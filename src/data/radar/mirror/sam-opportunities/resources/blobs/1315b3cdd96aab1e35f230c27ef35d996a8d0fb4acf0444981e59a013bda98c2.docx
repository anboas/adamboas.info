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0A0" w:firstRow="1" w:lastRow="0" w:firstColumn="1" w:lastColumn="0" w:noHBand="0" w:noVBand="0"/>
      </w:tblPr>
      <w:tblGrid>
        <w:gridCol w:w="9360"/>
      </w:tblGrid>
      <w:tr w:rsidR="00351E4D" w14:paraId="5CE3FEBD" w14:textId="77777777">
        <w:trPr>
          <w:trHeight w:val="2880"/>
          <w:jc w:val="center"/>
        </w:trPr>
        <w:tc>
          <w:tcPr>
            <w:tcW w:w="5000" w:type="pct"/>
          </w:tcPr>
          <w:p w14:paraId="5CE3FEBC" w14:textId="77777777" w:rsidR="00351E4D" w:rsidRDefault="00351E4D" w:rsidP="00C06681">
            <w:pPr>
              <w:pStyle w:val="Heading1"/>
              <w:numPr>
                <w:ilvl w:val="0"/>
                <w:numId w:val="0"/>
              </w:numPr>
              <w:ind w:left="360"/>
            </w:pPr>
            <w:bookmarkStart w:id="0" w:name="_Toc233017255"/>
          </w:p>
        </w:tc>
      </w:tr>
      <w:tr w:rsidR="00351E4D" w14:paraId="5CE3FEBF" w14:textId="77777777" w:rsidTr="79E8DF24">
        <w:trPr>
          <w:trHeight w:val="1440"/>
          <w:jc w:val="center"/>
        </w:trPr>
        <w:tc>
          <w:tcPr>
            <w:tcW w:w="5000" w:type="pct"/>
            <w:tcBorders>
              <w:bottom w:val="single" w:sz="4" w:space="0" w:color="4F81BD" w:themeColor="accent1"/>
            </w:tcBorders>
            <w:vAlign w:val="center"/>
          </w:tcPr>
          <w:p w14:paraId="5CE3FEBE" w14:textId="3B87AA33" w:rsidR="00351E4D" w:rsidRDefault="00F76317" w:rsidP="00AF156B">
            <w:pPr>
              <w:pStyle w:val="NoSpacing"/>
              <w:suppressAutoHyphens/>
              <w:jc w:val="center"/>
              <w:rPr>
                <w:rFonts w:ascii="Cambria" w:hAnsi="Cambria"/>
                <w:sz w:val="80"/>
                <w:szCs w:val="80"/>
              </w:rPr>
            </w:pPr>
            <w:r>
              <w:rPr>
                <w:rFonts w:ascii="Cambria" w:hAnsi="Cambria"/>
                <w:b/>
                <w:sz w:val="52"/>
                <w:szCs w:val="52"/>
              </w:rPr>
              <w:t>Shore</w:t>
            </w:r>
            <w:r w:rsidR="002F1BCC">
              <w:rPr>
                <w:rFonts w:ascii="Cambria" w:hAnsi="Cambria"/>
                <w:b/>
                <w:sz w:val="52"/>
                <w:szCs w:val="52"/>
              </w:rPr>
              <w:t xml:space="preserve"> T</w:t>
            </w:r>
            <w:r w:rsidR="00A02520">
              <w:rPr>
                <w:rFonts w:ascii="Cambria" w:hAnsi="Cambria"/>
                <w:b/>
                <w:sz w:val="52"/>
                <w:szCs w:val="52"/>
              </w:rPr>
              <w:t>actical Air Navigation (TACAN)</w:t>
            </w:r>
            <w:r w:rsidRPr="79E8DF24">
              <w:rPr>
                <w:rFonts w:ascii="Cambria" w:hAnsi="Cambria"/>
                <w:b/>
                <w:bCs/>
                <w:sz w:val="52"/>
                <w:szCs w:val="52"/>
              </w:rPr>
              <w:t xml:space="preserve"> </w:t>
            </w:r>
            <w:r>
              <w:rPr>
                <w:rFonts w:ascii="Cambria" w:hAnsi="Cambria"/>
                <w:b/>
                <w:sz w:val="52"/>
                <w:szCs w:val="52"/>
              </w:rPr>
              <w:t>Antenna Group</w:t>
            </w:r>
          </w:p>
        </w:tc>
      </w:tr>
      <w:tr w:rsidR="00351E4D" w14:paraId="5CE3FEC1" w14:textId="77777777" w:rsidTr="79E8DF24">
        <w:trPr>
          <w:trHeight w:val="720"/>
          <w:jc w:val="center"/>
        </w:trPr>
        <w:tc>
          <w:tcPr>
            <w:tcW w:w="5000" w:type="pct"/>
            <w:tcBorders>
              <w:top w:val="single" w:sz="4" w:space="0" w:color="4F81BD" w:themeColor="accent1"/>
            </w:tcBorders>
            <w:vAlign w:val="center"/>
          </w:tcPr>
          <w:p w14:paraId="5CE3FEC0" w14:textId="77777777" w:rsidR="00351E4D" w:rsidRDefault="00351E4D" w:rsidP="003F7A36">
            <w:pPr>
              <w:pStyle w:val="NoSpacing"/>
              <w:suppressAutoHyphens/>
              <w:jc w:val="center"/>
              <w:rPr>
                <w:rFonts w:ascii="Cambria" w:hAnsi="Cambria"/>
                <w:sz w:val="44"/>
                <w:szCs w:val="44"/>
              </w:rPr>
            </w:pPr>
            <w:r w:rsidRPr="0070084B">
              <w:rPr>
                <w:rFonts w:ascii="Cambria" w:hAnsi="Cambria"/>
                <w:b/>
                <w:sz w:val="44"/>
                <w:szCs w:val="44"/>
              </w:rPr>
              <w:t xml:space="preserve">STATEMENT OF </w:t>
            </w:r>
            <w:r w:rsidR="00782855" w:rsidRPr="00782855">
              <w:rPr>
                <w:rFonts w:ascii="Cambria" w:hAnsi="Cambria"/>
                <w:b/>
                <w:color w:val="000000" w:themeColor="text1"/>
                <w:sz w:val="44"/>
                <w:szCs w:val="44"/>
              </w:rPr>
              <w:t>WORK</w:t>
            </w:r>
          </w:p>
        </w:tc>
      </w:tr>
      <w:tr w:rsidR="00351E4D" w14:paraId="5CE3FEC3" w14:textId="77777777">
        <w:trPr>
          <w:trHeight w:val="360"/>
          <w:jc w:val="center"/>
        </w:trPr>
        <w:tc>
          <w:tcPr>
            <w:tcW w:w="5000" w:type="pct"/>
            <w:vAlign w:val="center"/>
          </w:tcPr>
          <w:p w14:paraId="5CE3FEC2" w14:textId="77777777" w:rsidR="00351E4D" w:rsidRPr="00AC50E6" w:rsidRDefault="00351E4D" w:rsidP="0030099A">
            <w:pPr>
              <w:pStyle w:val="NoSpacing"/>
              <w:suppressAutoHyphens/>
              <w:jc w:val="both"/>
            </w:pPr>
          </w:p>
        </w:tc>
      </w:tr>
      <w:tr w:rsidR="00351E4D" w14:paraId="5CE3FEC5" w14:textId="77777777">
        <w:trPr>
          <w:trHeight w:val="360"/>
          <w:jc w:val="center"/>
        </w:trPr>
        <w:tc>
          <w:tcPr>
            <w:tcW w:w="5000" w:type="pct"/>
            <w:vAlign w:val="center"/>
          </w:tcPr>
          <w:p w14:paraId="5CE3FEC4" w14:textId="77777777" w:rsidR="00351E4D" w:rsidRPr="00AC50E6" w:rsidRDefault="00351E4D" w:rsidP="0030099A">
            <w:pPr>
              <w:pStyle w:val="NoSpacing"/>
              <w:suppressAutoHyphens/>
              <w:jc w:val="both"/>
              <w:rPr>
                <w:b/>
                <w:bCs/>
              </w:rPr>
            </w:pPr>
          </w:p>
        </w:tc>
      </w:tr>
      <w:tr w:rsidR="00351E4D" w14:paraId="5CE3FEC7" w14:textId="77777777">
        <w:trPr>
          <w:trHeight w:val="360"/>
          <w:jc w:val="center"/>
        </w:trPr>
        <w:tc>
          <w:tcPr>
            <w:tcW w:w="5000" w:type="pct"/>
            <w:vAlign w:val="center"/>
          </w:tcPr>
          <w:p w14:paraId="5CE3FEC6" w14:textId="77777777" w:rsidR="00351E4D" w:rsidRPr="00AC50E6" w:rsidRDefault="00351E4D" w:rsidP="0030099A">
            <w:pPr>
              <w:pStyle w:val="NoSpacing"/>
              <w:suppressAutoHyphens/>
              <w:jc w:val="both"/>
              <w:rPr>
                <w:b/>
                <w:bCs/>
              </w:rPr>
            </w:pPr>
          </w:p>
        </w:tc>
      </w:tr>
    </w:tbl>
    <w:p w14:paraId="24C645F8" w14:textId="37E28C59" w:rsidR="00F70934" w:rsidRDefault="00A130FB" w:rsidP="00CC4771">
      <w:pPr>
        <w:jc w:val="center"/>
        <w:rPr>
          <w:b/>
          <w:sz w:val="28"/>
        </w:rPr>
      </w:pPr>
      <w:r>
        <w:rPr>
          <w:b/>
          <w:sz w:val="28"/>
        </w:rPr>
        <w:t>2 April</w:t>
      </w:r>
      <w:r w:rsidR="00B443E8">
        <w:rPr>
          <w:b/>
          <w:sz w:val="28"/>
        </w:rPr>
        <w:t xml:space="preserve"> 2026</w:t>
      </w:r>
    </w:p>
    <w:p w14:paraId="1DF0DEDB" w14:textId="6774E7E8" w:rsidR="00F70934" w:rsidRDefault="00F70934" w:rsidP="00A130FB">
      <w:pPr>
        <w:rPr>
          <w:b/>
          <w:sz w:val="28"/>
        </w:rPr>
      </w:pPr>
    </w:p>
    <w:p w14:paraId="0AF19975" w14:textId="07180E34" w:rsidR="00F70934" w:rsidRDefault="00F70934" w:rsidP="00CC4771">
      <w:pPr>
        <w:jc w:val="center"/>
        <w:rPr>
          <w:b/>
          <w:sz w:val="28"/>
        </w:rPr>
      </w:pPr>
    </w:p>
    <w:p w14:paraId="40E58E39" w14:textId="1003A972" w:rsidR="00F70934" w:rsidRDefault="00F70934" w:rsidP="00CC4771">
      <w:pPr>
        <w:jc w:val="center"/>
        <w:rPr>
          <w:b/>
          <w:sz w:val="28"/>
        </w:rPr>
      </w:pPr>
    </w:p>
    <w:p w14:paraId="6CABA58B" w14:textId="0A6FF01D" w:rsidR="006E03C6" w:rsidRDefault="006E03C6" w:rsidP="00A130FB">
      <w:pPr>
        <w:spacing w:before="0" w:after="0"/>
        <w:jc w:val="right"/>
      </w:pPr>
      <w:r>
        <w:t xml:space="preserve">Controlled by: </w:t>
      </w:r>
      <w:r w:rsidR="001156DF">
        <w:t>Department of Navy</w:t>
      </w:r>
      <w:r>
        <w:t xml:space="preserve"> </w:t>
      </w:r>
    </w:p>
    <w:p w14:paraId="2273F84F" w14:textId="19B91898" w:rsidR="00BB1046" w:rsidRDefault="00BB1046" w:rsidP="00A130FB">
      <w:pPr>
        <w:spacing w:before="0" w:after="0"/>
        <w:jc w:val="right"/>
      </w:pPr>
      <w:r>
        <w:t>Controlled by: Commander, N</w:t>
      </w:r>
      <w:r w:rsidR="001156DF">
        <w:t>AVAIRSYSCOM; PMA-21</w:t>
      </w:r>
      <w:r w:rsidR="0056785E">
        <w:t>3</w:t>
      </w:r>
    </w:p>
    <w:p w14:paraId="1CFB0F07" w14:textId="118D7FAA" w:rsidR="00122493" w:rsidRDefault="001156DF" w:rsidP="00A130FB">
      <w:pPr>
        <w:spacing w:before="0" w:after="0"/>
        <w:jc w:val="right"/>
      </w:pPr>
      <w:r>
        <w:t>CUI Category</w:t>
      </w:r>
      <w:r w:rsidR="006E03C6">
        <w:t xml:space="preserve">: </w:t>
      </w:r>
      <w:r>
        <w:t>CTI</w:t>
      </w:r>
    </w:p>
    <w:p w14:paraId="1B6ADA49" w14:textId="4A9A7313" w:rsidR="001156DF" w:rsidRDefault="00794010" w:rsidP="00A130FB">
      <w:pPr>
        <w:spacing w:before="0" w:after="0"/>
        <w:jc w:val="right"/>
      </w:pPr>
      <w:r>
        <w:t>Distribution: Distribution D, FEDCON</w:t>
      </w:r>
    </w:p>
    <w:p w14:paraId="45B6C4E3" w14:textId="092F0282" w:rsidR="009E40A6" w:rsidRDefault="006E03C6" w:rsidP="00A130FB">
      <w:pPr>
        <w:spacing w:before="0" w:after="0"/>
        <w:jc w:val="right"/>
        <w:rPr>
          <w:b/>
          <w:sz w:val="28"/>
        </w:rPr>
      </w:pPr>
      <w:r>
        <w:t>POC:</w:t>
      </w:r>
    </w:p>
    <w:p w14:paraId="795C3E69" w14:textId="0FAF2C83" w:rsidR="00F70934" w:rsidRDefault="00F70934" w:rsidP="00A130FB">
      <w:pPr>
        <w:spacing w:before="0" w:after="0"/>
        <w:jc w:val="right"/>
        <w:rPr>
          <w:b/>
          <w:sz w:val="28"/>
        </w:rPr>
      </w:pPr>
    </w:p>
    <w:p w14:paraId="5142F03A" w14:textId="346A6E4E" w:rsidR="00F70934" w:rsidRPr="00B3330D" w:rsidRDefault="00F70934" w:rsidP="00F70934">
      <w:pPr>
        <w:spacing w:after="0"/>
        <w:jc w:val="center"/>
        <w:rPr>
          <w:rFonts w:cs="Arial"/>
          <w:szCs w:val="24"/>
        </w:rPr>
      </w:pPr>
      <w:r>
        <w:rPr>
          <w:rFonts w:cs="Arial"/>
          <w:szCs w:val="24"/>
        </w:rPr>
        <w:t xml:space="preserve">DISTRIBUTION STATEMENT </w:t>
      </w:r>
      <w:r w:rsidR="00BB1046">
        <w:rPr>
          <w:rFonts w:cs="Arial"/>
          <w:szCs w:val="24"/>
        </w:rPr>
        <w:t>D</w:t>
      </w:r>
    </w:p>
    <w:p w14:paraId="1006B452" w14:textId="28B624B2" w:rsidR="00F70934" w:rsidRDefault="00F70934" w:rsidP="00F70934">
      <w:pPr>
        <w:spacing w:after="0"/>
        <w:rPr>
          <w:rFonts w:cs="Arial"/>
          <w:szCs w:val="24"/>
        </w:rPr>
      </w:pPr>
      <w:r>
        <w:rPr>
          <w:rFonts w:cs="Arial"/>
          <w:szCs w:val="24"/>
        </w:rPr>
        <w:t xml:space="preserve">Distribution authorized to the Department of </w:t>
      </w:r>
      <w:r w:rsidR="00C93960">
        <w:rPr>
          <w:rFonts w:cs="Arial"/>
          <w:szCs w:val="24"/>
        </w:rPr>
        <w:t>War</w:t>
      </w:r>
      <w:r>
        <w:rPr>
          <w:rFonts w:cs="Arial"/>
          <w:szCs w:val="24"/>
        </w:rPr>
        <w:t xml:space="preserve"> and U.S. </w:t>
      </w:r>
      <w:proofErr w:type="spellStart"/>
      <w:r>
        <w:rPr>
          <w:rFonts w:cs="Arial"/>
          <w:szCs w:val="24"/>
        </w:rPr>
        <w:t>Do</w:t>
      </w:r>
      <w:r w:rsidR="00C93960">
        <w:rPr>
          <w:rFonts w:cs="Arial"/>
          <w:szCs w:val="24"/>
        </w:rPr>
        <w:t>W</w:t>
      </w:r>
      <w:proofErr w:type="spellEnd"/>
      <w:r>
        <w:rPr>
          <w:rFonts w:cs="Arial"/>
          <w:szCs w:val="24"/>
        </w:rPr>
        <w:t xml:space="preserve"> contractors only (Critical Technology) (</w:t>
      </w:r>
      <w:r w:rsidR="00A23612">
        <w:rPr>
          <w:rFonts w:cs="Arial"/>
          <w:szCs w:val="24"/>
        </w:rPr>
        <w:t>15 January 2026</w:t>
      </w:r>
      <w:r>
        <w:rPr>
          <w:rFonts w:cs="Arial"/>
          <w:szCs w:val="24"/>
        </w:rPr>
        <w:t>). Other requests for this document shall be referred to</w:t>
      </w:r>
      <w:r w:rsidR="00573C72">
        <w:rPr>
          <w:rFonts w:cs="Arial"/>
          <w:szCs w:val="24"/>
        </w:rPr>
        <w:t xml:space="preserve"> PEO(T)</w:t>
      </w:r>
      <w:r>
        <w:rPr>
          <w:rFonts w:cs="Arial"/>
          <w:szCs w:val="24"/>
        </w:rPr>
        <w:t xml:space="preserve">, Naval Air Systems Command (PMA-213) </w:t>
      </w:r>
      <w:r w:rsidRPr="00EE69C0">
        <w:rPr>
          <w:rFonts w:cs="Arial"/>
          <w:szCs w:val="24"/>
        </w:rPr>
        <w:t>46579 Expedition Dr., Expedition Bldg. IV, Suite 301</w:t>
      </w:r>
      <w:r>
        <w:rPr>
          <w:rFonts w:cs="Arial"/>
          <w:szCs w:val="24"/>
        </w:rPr>
        <w:t xml:space="preserve"> Lexington Park, MD.</w:t>
      </w:r>
    </w:p>
    <w:p w14:paraId="6C4059B2" w14:textId="77777777" w:rsidR="00F70934" w:rsidRPr="00B3330D" w:rsidRDefault="00F70934" w:rsidP="00F70934">
      <w:pPr>
        <w:spacing w:after="0"/>
        <w:rPr>
          <w:rFonts w:cs="Arial"/>
          <w:szCs w:val="24"/>
        </w:rPr>
      </w:pPr>
    </w:p>
    <w:p w14:paraId="6A8362E6" w14:textId="6EAA7DCE" w:rsidR="00351E4D" w:rsidRDefault="00F70934" w:rsidP="00A130FB">
      <w:pPr>
        <w:jc w:val="center"/>
      </w:pPr>
      <w:r>
        <w:rPr>
          <w:rFonts w:cs="Arial"/>
          <w:szCs w:val="24"/>
          <w:u w:val="single"/>
        </w:rPr>
        <w:t>DESTRUCTION NOTICE</w:t>
      </w:r>
      <w:proofErr w:type="gramStart"/>
      <w:r>
        <w:rPr>
          <w:rFonts w:cs="Arial"/>
          <w:szCs w:val="24"/>
          <w:u w:val="single"/>
        </w:rPr>
        <w:t>:</w:t>
      </w:r>
      <w:r>
        <w:rPr>
          <w:rFonts w:cs="Arial"/>
          <w:szCs w:val="24"/>
        </w:rPr>
        <w:t xml:space="preserve">  For</w:t>
      </w:r>
      <w:proofErr w:type="gramEnd"/>
      <w:r>
        <w:rPr>
          <w:rFonts w:cs="Arial"/>
          <w:szCs w:val="24"/>
        </w:rPr>
        <w:t xml:space="preserve"> unclassified, limited documents, destroy by any means that will prevent disclosure or reconstruction of this document.</w:t>
      </w:r>
    </w:p>
    <w:tbl>
      <w:tblPr>
        <w:tblpPr w:leftFromText="187" w:rightFromText="187" w:horzAnchor="margin" w:tblpXSpec="center" w:tblpYSpec="bottom"/>
        <w:tblW w:w="5000" w:type="pct"/>
        <w:tblLook w:val="00A0" w:firstRow="1" w:lastRow="0" w:firstColumn="1" w:lastColumn="0" w:noHBand="0" w:noVBand="0"/>
      </w:tblPr>
      <w:tblGrid>
        <w:gridCol w:w="9360"/>
      </w:tblGrid>
      <w:tr w:rsidR="00351E4D" w14:paraId="5CE3FECB" w14:textId="77777777">
        <w:tc>
          <w:tcPr>
            <w:tcW w:w="5000" w:type="pct"/>
          </w:tcPr>
          <w:p w14:paraId="5CE3FECA" w14:textId="77777777" w:rsidR="00351E4D" w:rsidRPr="00AC50E6" w:rsidRDefault="00351E4D" w:rsidP="0030099A">
            <w:pPr>
              <w:pStyle w:val="NoSpacing"/>
              <w:suppressAutoHyphens/>
              <w:jc w:val="both"/>
            </w:pPr>
          </w:p>
        </w:tc>
      </w:tr>
    </w:tbl>
    <w:sdt>
      <w:sdtPr>
        <w:rPr>
          <w:b w:val="0"/>
        </w:rPr>
        <w:id w:val="-709337787"/>
        <w:docPartObj>
          <w:docPartGallery w:val="Table of Contents"/>
          <w:docPartUnique/>
        </w:docPartObj>
      </w:sdtPr>
      <w:sdtEndPr>
        <w:rPr>
          <w:sz w:val="22"/>
          <w:szCs w:val="22"/>
        </w:rPr>
      </w:sdtEndPr>
      <w:sdtContent>
        <w:p w14:paraId="6B04E811" w14:textId="7D2835C0" w:rsidR="0056785E" w:rsidRPr="0056785E" w:rsidRDefault="007D2DDD">
          <w:pPr>
            <w:pStyle w:val="TOC1"/>
            <w:tabs>
              <w:tab w:val="left" w:pos="440"/>
            </w:tabs>
            <w:rPr>
              <w:rFonts w:asciiTheme="minorHAnsi" w:eastAsiaTheme="minorEastAsia" w:hAnsiTheme="minorHAnsi" w:cstheme="minorBidi"/>
              <w:b w:val="0"/>
              <w:noProof/>
              <w:sz w:val="22"/>
              <w:szCs w:val="22"/>
            </w:rPr>
          </w:pPr>
          <w:r w:rsidRPr="00A130FB">
            <w:rPr>
              <w:sz w:val="22"/>
              <w:szCs w:val="22"/>
            </w:rPr>
            <w:fldChar w:fldCharType="begin"/>
          </w:r>
          <w:r w:rsidRPr="00A130FB">
            <w:rPr>
              <w:sz w:val="22"/>
              <w:szCs w:val="22"/>
            </w:rPr>
            <w:instrText xml:space="preserve"> TOC \o "1-3" \h \z \u </w:instrText>
          </w:r>
          <w:r w:rsidRPr="00A130FB">
            <w:rPr>
              <w:sz w:val="22"/>
              <w:szCs w:val="22"/>
            </w:rPr>
            <w:fldChar w:fldCharType="separate"/>
          </w:r>
          <w:hyperlink w:anchor="_Toc225860587" w:history="1">
            <w:r w:rsidR="0056785E" w:rsidRPr="00A130FB">
              <w:rPr>
                <w:rStyle w:val="Hyperlink"/>
                <w:noProof/>
                <w:sz w:val="22"/>
                <w:szCs w:val="22"/>
              </w:rPr>
              <w:t>1.</w:t>
            </w:r>
            <w:r w:rsidR="0056785E" w:rsidRPr="0056785E">
              <w:rPr>
                <w:rFonts w:asciiTheme="minorHAnsi" w:eastAsiaTheme="minorEastAsia" w:hAnsiTheme="minorHAnsi" w:cstheme="minorBidi"/>
                <w:b w:val="0"/>
                <w:noProof/>
                <w:sz w:val="22"/>
                <w:szCs w:val="22"/>
              </w:rPr>
              <w:tab/>
            </w:r>
            <w:r w:rsidR="0056785E" w:rsidRPr="00A130FB">
              <w:rPr>
                <w:rStyle w:val="Hyperlink"/>
                <w:noProof/>
                <w:sz w:val="22"/>
                <w:szCs w:val="22"/>
              </w:rPr>
              <w:t>Scope</w:t>
            </w:r>
            <w:r w:rsidR="0056785E" w:rsidRPr="00A130FB">
              <w:rPr>
                <w:noProof/>
                <w:webHidden/>
                <w:sz w:val="22"/>
                <w:szCs w:val="22"/>
              </w:rPr>
              <w:tab/>
            </w:r>
            <w:r w:rsidR="0056785E" w:rsidRPr="00A130FB">
              <w:rPr>
                <w:noProof/>
                <w:webHidden/>
                <w:sz w:val="22"/>
                <w:szCs w:val="22"/>
              </w:rPr>
              <w:fldChar w:fldCharType="begin"/>
            </w:r>
            <w:r w:rsidR="0056785E" w:rsidRPr="00A130FB">
              <w:rPr>
                <w:noProof/>
                <w:webHidden/>
                <w:sz w:val="22"/>
                <w:szCs w:val="22"/>
              </w:rPr>
              <w:instrText xml:space="preserve"> PAGEREF _Toc225860587 \h </w:instrText>
            </w:r>
            <w:r w:rsidR="0056785E" w:rsidRPr="00A130FB">
              <w:rPr>
                <w:noProof/>
                <w:webHidden/>
                <w:sz w:val="22"/>
                <w:szCs w:val="22"/>
              </w:rPr>
            </w:r>
            <w:r w:rsidR="0056785E" w:rsidRPr="00A130FB">
              <w:rPr>
                <w:noProof/>
                <w:webHidden/>
                <w:sz w:val="22"/>
                <w:szCs w:val="22"/>
              </w:rPr>
              <w:fldChar w:fldCharType="separate"/>
            </w:r>
            <w:r w:rsidR="0056785E" w:rsidRPr="00A130FB">
              <w:rPr>
                <w:noProof/>
                <w:webHidden/>
                <w:sz w:val="22"/>
                <w:szCs w:val="22"/>
              </w:rPr>
              <w:t>4</w:t>
            </w:r>
            <w:r w:rsidR="0056785E" w:rsidRPr="00A130FB">
              <w:rPr>
                <w:noProof/>
                <w:webHidden/>
                <w:sz w:val="22"/>
                <w:szCs w:val="22"/>
              </w:rPr>
              <w:fldChar w:fldCharType="end"/>
            </w:r>
          </w:hyperlink>
        </w:p>
        <w:p w14:paraId="3647C6AB" w14:textId="2457DA63" w:rsidR="0056785E" w:rsidRPr="0056785E" w:rsidRDefault="0056785E">
          <w:pPr>
            <w:pStyle w:val="TOC2"/>
            <w:tabs>
              <w:tab w:val="left" w:pos="660"/>
            </w:tabs>
            <w:rPr>
              <w:rFonts w:asciiTheme="minorHAnsi" w:eastAsiaTheme="minorEastAsia" w:hAnsiTheme="minorHAnsi" w:cstheme="minorBidi"/>
              <w:noProof/>
              <w:sz w:val="22"/>
              <w:szCs w:val="22"/>
            </w:rPr>
          </w:pPr>
          <w:hyperlink w:anchor="_Toc225860588" w:history="1">
            <w:r w:rsidRPr="00A130FB">
              <w:rPr>
                <w:rStyle w:val="Hyperlink"/>
                <w:noProof/>
                <w:sz w:val="22"/>
                <w:szCs w:val="22"/>
              </w:rPr>
              <w:t>1.1</w:t>
            </w:r>
            <w:r w:rsidRPr="0056785E">
              <w:rPr>
                <w:rFonts w:asciiTheme="minorHAnsi" w:eastAsiaTheme="minorEastAsia" w:hAnsiTheme="minorHAnsi" w:cstheme="minorBidi"/>
                <w:noProof/>
                <w:sz w:val="22"/>
                <w:szCs w:val="22"/>
              </w:rPr>
              <w:tab/>
            </w:r>
            <w:r w:rsidRPr="00A130FB">
              <w:rPr>
                <w:rStyle w:val="Hyperlink"/>
                <w:noProof/>
                <w:sz w:val="22"/>
                <w:szCs w:val="22"/>
              </w:rPr>
              <w:t>Background.</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_Toc225860588 \h </w:instrText>
            </w:r>
            <w:r w:rsidRPr="00A130FB">
              <w:rPr>
                <w:noProof/>
                <w:webHidden/>
                <w:sz w:val="22"/>
                <w:szCs w:val="22"/>
              </w:rPr>
            </w:r>
            <w:r w:rsidRPr="00A130FB">
              <w:rPr>
                <w:noProof/>
                <w:webHidden/>
                <w:sz w:val="22"/>
                <w:szCs w:val="22"/>
              </w:rPr>
              <w:fldChar w:fldCharType="separate"/>
            </w:r>
            <w:r w:rsidRPr="00A130FB">
              <w:rPr>
                <w:noProof/>
                <w:webHidden/>
                <w:sz w:val="22"/>
                <w:szCs w:val="22"/>
              </w:rPr>
              <w:t>4</w:t>
            </w:r>
            <w:r w:rsidRPr="00A130FB">
              <w:rPr>
                <w:noProof/>
                <w:webHidden/>
                <w:sz w:val="22"/>
                <w:szCs w:val="22"/>
              </w:rPr>
              <w:fldChar w:fldCharType="end"/>
            </w:r>
          </w:hyperlink>
        </w:p>
        <w:p w14:paraId="7A9D5693" w14:textId="437DBD3E" w:rsidR="0056785E" w:rsidRPr="0056785E" w:rsidRDefault="0056785E">
          <w:pPr>
            <w:pStyle w:val="TOC2"/>
            <w:tabs>
              <w:tab w:val="left" w:pos="660"/>
            </w:tabs>
            <w:rPr>
              <w:rFonts w:asciiTheme="minorHAnsi" w:eastAsiaTheme="minorEastAsia" w:hAnsiTheme="minorHAnsi" w:cstheme="minorBidi"/>
              <w:noProof/>
              <w:sz w:val="22"/>
              <w:szCs w:val="22"/>
            </w:rPr>
          </w:pPr>
          <w:hyperlink w:anchor="_Toc225860589" w:history="1">
            <w:r w:rsidRPr="00A130FB">
              <w:rPr>
                <w:rStyle w:val="Hyperlink"/>
                <w:noProof/>
                <w:sz w:val="22"/>
                <w:szCs w:val="22"/>
              </w:rPr>
              <w:t>1.2</w:t>
            </w:r>
            <w:r w:rsidRPr="0056785E">
              <w:rPr>
                <w:rFonts w:asciiTheme="minorHAnsi" w:eastAsiaTheme="minorEastAsia" w:hAnsiTheme="minorHAnsi" w:cstheme="minorBidi"/>
                <w:noProof/>
                <w:sz w:val="22"/>
                <w:szCs w:val="22"/>
              </w:rPr>
              <w:tab/>
            </w:r>
            <w:r w:rsidRPr="00A130FB">
              <w:rPr>
                <w:rStyle w:val="Hyperlink"/>
                <w:noProof/>
                <w:sz w:val="22"/>
                <w:szCs w:val="22"/>
              </w:rPr>
              <w:t>System Description.</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_Toc225860589 \h </w:instrText>
            </w:r>
            <w:r w:rsidRPr="00A130FB">
              <w:rPr>
                <w:noProof/>
                <w:webHidden/>
                <w:sz w:val="22"/>
                <w:szCs w:val="22"/>
              </w:rPr>
            </w:r>
            <w:r w:rsidRPr="00A130FB">
              <w:rPr>
                <w:noProof/>
                <w:webHidden/>
                <w:sz w:val="22"/>
                <w:szCs w:val="22"/>
              </w:rPr>
              <w:fldChar w:fldCharType="separate"/>
            </w:r>
            <w:r w:rsidRPr="00A130FB">
              <w:rPr>
                <w:noProof/>
                <w:webHidden/>
                <w:sz w:val="22"/>
                <w:szCs w:val="22"/>
              </w:rPr>
              <w:t>4</w:t>
            </w:r>
            <w:r w:rsidRPr="00A130FB">
              <w:rPr>
                <w:noProof/>
                <w:webHidden/>
                <w:sz w:val="22"/>
                <w:szCs w:val="22"/>
              </w:rPr>
              <w:fldChar w:fldCharType="end"/>
            </w:r>
          </w:hyperlink>
        </w:p>
        <w:p w14:paraId="010F380C" w14:textId="1E14F916" w:rsidR="0056785E" w:rsidRPr="0056785E" w:rsidRDefault="0056785E">
          <w:pPr>
            <w:pStyle w:val="TOC1"/>
            <w:tabs>
              <w:tab w:val="left" w:pos="440"/>
            </w:tabs>
            <w:rPr>
              <w:rFonts w:asciiTheme="minorHAnsi" w:eastAsiaTheme="minorEastAsia" w:hAnsiTheme="minorHAnsi" w:cstheme="minorBidi"/>
              <w:b w:val="0"/>
              <w:noProof/>
              <w:sz w:val="22"/>
              <w:szCs w:val="22"/>
            </w:rPr>
          </w:pPr>
          <w:hyperlink w:anchor="_Toc225860590" w:history="1">
            <w:r w:rsidRPr="00A130FB">
              <w:rPr>
                <w:rStyle w:val="Hyperlink"/>
                <w:noProof/>
                <w:sz w:val="22"/>
                <w:szCs w:val="22"/>
              </w:rPr>
              <w:t>2</w:t>
            </w:r>
            <w:r w:rsidRPr="0056785E">
              <w:rPr>
                <w:rFonts w:asciiTheme="minorHAnsi" w:eastAsiaTheme="minorEastAsia" w:hAnsiTheme="minorHAnsi" w:cstheme="minorBidi"/>
                <w:b w:val="0"/>
                <w:noProof/>
                <w:sz w:val="22"/>
                <w:szCs w:val="22"/>
              </w:rPr>
              <w:tab/>
            </w:r>
            <w:r w:rsidRPr="00A130FB">
              <w:rPr>
                <w:rStyle w:val="Hyperlink"/>
                <w:noProof/>
                <w:sz w:val="22"/>
                <w:szCs w:val="22"/>
              </w:rPr>
              <w:t>Applicable Documents</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_Toc225860590 \h </w:instrText>
            </w:r>
            <w:r w:rsidRPr="00A130FB">
              <w:rPr>
                <w:noProof/>
                <w:webHidden/>
                <w:sz w:val="22"/>
                <w:szCs w:val="22"/>
              </w:rPr>
            </w:r>
            <w:r w:rsidRPr="00A130FB">
              <w:rPr>
                <w:noProof/>
                <w:webHidden/>
                <w:sz w:val="22"/>
                <w:szCs w:val="22"/>
              </w:rPr>
              <w:fldChar w:fldCharType="separate"/>
            </w:r>
            <w:r w:rsidRPr="00A130FB">
              <w:rPr>
                <w:noProof/>
                <w:webHidden/>
                <w:sz w:val="22"/>
                <w:szCs w:val="22"/>
              </w:rPr>
              <w:t>4</w:t>
            </w:r>
            <w:r w:rsidRPr="00A130FB">
              <w:rPr>
                <w:noProof/>
                <w:webHidden/>
                <w:sz w:val="22"/>
                <w:szCs w:val="22"/>
              </w:rPr>
              <w:fldChar w:fldCharType="end"/>
            </w:r>
          </w:hyperlink>
        </w:p>
        <w:p w14:paraId="3FE5D48A" w14:textId="03745C26" w:rsidR="0056785E" w:rsidRPr="0056785E" w:rsidRDefault="0056785E">
          <w:pPr>
            <w:pStyle w:val="TOC2"/>
            <w:tabs>
              <w:tab w:val="left" w:pos="660"/>
            </w:tabs>
            <w:rPr>
              <w:rFonts w:asciiTheme="minorHAnsi" w:eastAsiaTheme="minorEastAsia" w:hAnsiTheme="minorHAnsi" w:cstheme="minorBidi"/>
              <w:noProof/>
              <w:sz w:val="22"/>
              <w:szCs w:val="22"/>
            </w:rPr>
          </w:pPr>
          <w:hyperlink w:anchor="_Toc225860591" w:history="1">
            <w:r w:rsidRPr="00A130FB">
              <w:rPr>
                <w:rStyle w:val="Hyperlink"/>
                <w:noProof/>
                <w:sz w:val="22"/>
                <w:szCs w:val="22"/>
              </w:rPr>
              <w:t>2.1</w:t>
            </w:r>
            <w:r w:rsidRPr="0056785E">
              <w:rPr>
                <w:rFonts w:asciiTheme="minorHAnsi" w:eastAsiaTheme="minorEastAsia" w:hAnsiTheme="minorHAnsi" w:cstheme="minorBidi"/>
                <w:noProof/>
                <w:sz w:val="22"/>
                <w:szCs w:val="22"/>
              </w:rPr>
              <w:tab/>
            </w:r>
            <w:r w:rsidRPr="00A130FB">
              <w:rPr>
                <w:rStyle w:val="Hyperlink"/>
                <w:noProof/>
                <w:sz w:val="22"/>
                <w:szCs w:val="22"/>
              </w:rPr>
              <w:t>Precedence of Documents</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_Toc225860591 \h </w:instrText>
            </w:r>
            <w:r w:rsidRPr="00A130FB">
              <w:rPr>
                <w:noProof/>
                <w:webHidden/>
                <w:sz w:val="22"/>
                <w:szCs w:val="22"/>
              </w:rPr>
            </w:r>
            <w:r w:rsidRPr="00A130FB">
              <w:rPr>
                <w:noProof/>
                <w:webHidden/>
                <w:sz w:val="22"/>
                <w:szCs w:val="22"/>
              </w:rPr>
              <w:fldChar w:fldCharType="separate"/>
            </w:r>
            <w:r w:rsidRPr="00A130FB">
              <w:rPr>
                <w:noProof/>
                <w:webHidden/>
                <w:sz w:val="22"/>
                <w:szCs w:val="22"/>
              </w:rPr>
              <w:t>4</w:t>
            </w:r>
            <w:r w:rsidRPr="00A130FB">
              <w:rPr>
                <w:noProof/>
                <w:webHidden/>
                <w:sz w:val="22"/>
                <w:szCs w:val="22"/>
              </w:rPr>
              <w:fldChar w:fldCharType="end"/>
            </w:r>
          </w:hyperlink>
        </w:p>
        <w:p w14:paraId="6F17841A" w14:textId="08BAE1F3" w:rsidR="0056785E" w:rsidRPr="0056785E" w:rsidRDefault="0056785E">
          <w:pPr>
            <w:pStyle w:val="TOC1"/>
            <w:tabs>
              <w:tab w:val="left" w:pos="440"/>
            </w:tabs>
            <w:rPr>
              <w:rFonts w:asciiTheme="minorHAnsi" w:eastAsiaTheme="minorEastAsia" w:hAnsiTheme="minorHAnsi" w:cstheme="minorBidi"/>
              <w:b w:val="0"/>
              <w:noProof/>
              <w:sz w:val="22"/>
              <w:szCs w:val="22"/>
            </w:rPr>
          </w:pPr>
          <w:hyperlink w:anchor="_Toc225860592" w:history="1">
            <w:r w:rsidRPr="00A130FB">
              <w:rPr>
                <w:rStyle w:val="Hyperlink"/>
                <w:noProof/>
                <w:sz w:val="22"/>
                <w:szCs w:val="22"/>
              </w:rPr>
              <w:t>3</w:t>
            </w:r>
            <w:r w:rsidRPr="0056785E">
              <w:rPr>
                <w:rFonts w:asciiTheme="minorHAnsi" w:eastAsiaTheme="minorEastAsia" w:hAnsiTheme="minorHAnsi" w:cstheme="minorBidi"/>
                <w:b w:val="0"/>
                <w:noProof/>
                <w:sz w:val="22"/>
                <w:szCs w:val="22"/>
              </w:rPr>
              <w:tab/>
            </w:r>
            <w:r w:rsidRPr="00A130FB">
              <w:rPr>
                <w:rStyle w:val="Hyperlink"/>
                <w:noProof/>
                <w:sz w:val="22"/>
                <w:szCs w:val="22"/>
              </w:rPr>
              <w:t>Requirements</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_Toc225860592 \h </w:instrText>
            </w:r>
            <w:r w:rsidRPr="00A130FB">
              <w:rPr>
                <w:noProof/>
                <w:webHidden/>
                <w:sz w:val="22"/>
                <w:szCs w:val="22"/>
              </w:rPr>
            </w:r>
            <w:r w:rsidRPr="00A130FB">
              <w:rPr>
                <w:noProof/>
                <w:webHidden/>
                <w:sz w:val="22"/>
                <w:szCs w:val="22"/>
              </w:rPr>
              <w:fldChar w:fldCharType="separate"/>
            </w:r>
            <w:r w:rsidRPr="00A130FB">
              <w:rPr>
                <w:noProof/>
                <w:webHidden/>
                <w:sz w:val="22"/>
                <w:szCs w:val="22"/>
              </w:rPr>
              <w:t>6</w:t>
            </w:r>
            <w:r w:rsidRPr="00A130FB">
              <w:rPr>
                <w:noProof/>
                <w:webHidden/>
                <w:sz w:val="22"/>
                <w:szCs w:val="22"/>
              </w:rPr>
              <w:fldChar w:fldCharType="end"/>
            </w:r>
          </w:hyperlink>
        </w:p>
        <w:p w14:paraId="7433DA2B" w14:textId="47CCA938" w:rsidR="0056785E" w:rsidRPr="0056785E" w:rsidRDefault="0056785E">
          <w:pPr>
            <w:pStyle w:val="TOC2"/>
            <w:tabs>
              <w:tab w:val="left" w:pos="660"/>
            </w:tabs>
            <w:rPr>
              <w:rFonts w:asciiTheme="minorHAnsi" w:eastAsiaTheme="minorEastAsia" w:hAnsiTheme="minorHAnsi" w:cstheme="minorBidi"/>
              <w:noProof/>
              <w:sz w:val="22"/>
              <w:szCs w:val="22"/>
            </w:rPr>
          </w:pPr>
          <w:hyperlink w:anchor="_Toc225860593" w:history="1">
            <w:r w:rsidRPr="00A130FB">
              <w:rPr>
                <w:rStyle w:val="Hyperlink"/>
                <w:noProof/>
                <w:sz w:val="22"/>
                <w:szCs w:val="22"/>
              </w:rPr>
              <w:t>3.1</w:t>
            </w:r>
            <w:r w:rsidRPr="0056785E">
              <w:rPr>
                <w:rFonts w:asciiTheme="minorHAnsi" w:eastAsiaTheme="minorEastAsia" w:hAnsiTheme="minorHAnsi" w:cstheme="minorBidi"/>
                <w:noProof/>
                <w:sz w:val="22"/>
                <w:szCs w:val="22"/>
              </w:rPr>
              <w:tab/>
            </w:r>
            <w:r w:rsidRPr="00A130FB">
              <w:rPr>
                <w:rStyle w:val="Hyperlink"/>
                <w:noProof/>
                <w:sz w:val="22"/>
                <w:szCs w:val="22"/>
              </w:rPr>
              <w:t>Frequency Certification</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_Toc225860593 \h </w:instrText>
            </w:r>
            <w:r w:rsidRPr="00A130FB">
              <w:rPr>
                <w:noProof/>
                <w:webHidden/>
                <w:sz w:val="22"/>
                <w:szCs w:val="22"/>
              </w:rPr>
            </w:r>
            <w:r w:rsidRPr="00A130FB">
              <w:rPr>
                <w:noProof/>
                <w:webHidden/>
                <w:sz w:val="22"/>
                <w:szCs w:val="22"/>
              </w:rPr>
              <w:fldChar w:fldCharType="separate"/>
            </w:r>
            <w:r w:rsidRPr="00A130FB">
              <w:rPr>
                <w:noProof/>
                <w:webHidden/>
                <w:sz w:val="22"/>
                <w:szCs w:val="22"/>
              </w:rPr>
              <w:t>7</w:t>
            </w:r>
            <w:r w:rsidRPr="00A130FB">
              <w:rPr>
                <w:noProof/>
                <w:webHidden/>
                <w:sz w:val="22"/>
                <w:szCs w:val="22"/>
              </w:rPr>
              <w:fldChar w:fldCharType="end"/>
            </w:r>
          </w:hyperlink>
        </w:p>
        <w:p w14:paraId="0445A63A" w14:textId="22822B88" w:rsidR="0056785E" w:rsidRPr="0056785E" w:rsidRDefault="0056785E">
          <w:pPr>
            <w:pStyle w:val="TOC2"/>
            <w:tabs>
              <w:tab w:val="left" w:pos="660"/>
            </w:tabs>
            <w:rPr>
              <w:rFonts w:asciiTheme="minorHAnsi" w:eastAsiaTheme="minorEastAsia" w:hAnsiTheme="minorHAnsi" w:cstheme="minorBidi"/>
              <w:noProof/>
              <w:sz w:val="22"/>
              <w:szCs w:val="22"/>
            </w:rPr>
          </w:pPr>
          <w:hyperlink w:anchor="_Toc225860594" w:history="1">
            <w:r w:rsidRPr="00A130FB">
              <w:rPr>
                <w:rStyle w:val="Hyperlink"/>
                <w:noProof/>
                <w:sz w:val="22"/>
                <w:szCs w:val="22"/>
              </w:rPr>
              <w:t>3.2</w:t>
            </w:r>
            <w:r w:rsidRPr="0056785E">
              <w:rPr>
                <w:rFonts w:asciiTheme="minorHAnsi" w:eastAsiaTheme="minorEastAsia" w:hAnsiTheme="minorHAnsi" w:cstheme="minorBidi"/>
                <w:noProof/>
                <w:sz w:val="22"/>
                <w:szCs w:val="22"/>
              </w:rPr>
              <w:tab/>
            </w:r>
            <w:r w:rsidRPr="00A130FB">
              <w:rPr>
                <w:rStyle w:val="Hyperlink"/>
                <w:noProof/>
                <w:sz w:val="22"/>
                <w:szCs w:val="22"/>
              </w:rPr>
              <w:t>Performance / Operational Requirements</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_Toc225860594 \h </w:instrText>
            </w:r>
            <w:r w:rsidRPr="00A130FB">
              <w:rPr>
                <w:noProof/>
                <w:webHidden/>
                <w:sz w:val="22"/>
                <w:szCs w:val="22"/>
              </w:rPr>
            </w:r>
            <w:r w:rsidRPr="00A130FB">
              <w:rPr>
                <w:noProof/>
                <w:webHidden/>
                <w:sz w:val="22"/>
                <w:szCs w:val="22"/>
              </w:rPr>
              <w:fldChar w:fldCharType="separate"/>
            </w:r>
            <w:r w:rsidRPr="00A130FB">
              <w:rPr>
                <w:noProof/>
                <w:webHidden/>
                <w:sz w:val="22"/>
                <w:szCs w:val="22"/>
              </w:rPr>
              <w:t>7</w:t>
            </w:r>
            <w:r w:rsidRPr="00A130FB">
              <w:rPr>
                <w:noProof/>
                <w:webHidden/>
                <w:sz w:val="22"/>
                <w:szCs w:val="22"/>
              </w:rPr>
              <w:fldChar w:fldCharType="end"/>
            </w:r>
          </w:hyperlink>
        </w:p>
        <w:p w14:paraId="7F06A342" w14:textId="595B81E5"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595" w:history="1">
            <w:r w:rsidRPr="00A130FB">
              <w:rPr>
                <w:rStyle w:val="Hyperlink"/>
                <w:noProof/>
                <w:sz w:val="22"/>
                <w:szCs w:val="22"/>
              </w:rPr>
              <w:t>3.2.1</w:t>
            </w:r>
            <w:r w:rsidRPr="0056785E">
              <w:rPr>
                <w:rFonts w:asciiTheme="minorHAnsi" w:eastAsiaTheme="minorEastAsia" w:hAnsiTheme="minorHAnsi" w:cstheme="minorBidi"/>
                <w:noProof/>
                <w:sz w:val="22"/>
                <w:szCs w:val="22"/>
              </w:rPr>
              <w:tab/>
            </w:r>
            <w:r w:rsidRPr="00A130FB">
              <w:rPr>
                <w:rStyle w:val="Hyperlink"/>
                <w:noProof/>
                <w:sz w:val="22"/>
                <w:szCs w:val="22"/>
              </w:rPr>
              <w:t>Environmental</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_Toc225860595 \h </w:instrText>
            </w:r>
            <w:r w:rsidRPr="00A130FB">
              <w:rPr>
                <w:noProof/>
                <w:webHidden/>
                <w:sz w:val="22"/>
                <w:szCs w:val="22"/>
              </w:rPr>
            </w:r>
            <w:r w:rsidRPr="00A130FB">
              <w:rPr>
                <w:noProof/>
                <w:webHidden/>
                <w:sz w:val="22"/>
                <w:szCs w:val="22"/>
              </w:rPr>
              <w:fldChar w:fldCharType="separate"/>
            </w:r>
            <w:r w:rsidRPr="00A130FB">
              <w:rPr>
                <w:noProof/>
                <w:webHidden/>
                <w:sz w:val="22"/>
                <w:szCs w:val="22"/>
              </w:rPr>
              <w:t>7</w:t>
            </w:r>
            <w:r w:rsidRPr="00A130FB">
              <w:rPr>
                <w:noProof/>
                <w:webHidden/>
                <w:sz w:val="22"/>
                <w:szCs w:val="22"/>
              </w:rPr>
              <w:fldChar w:fldCharType="end"/>
            </w:r>
          </w:hyperlink>
        </w:p>
        <w:p w14:paraId="3CB210EA" w14:textId="17B21687"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599" w:history="1">
            <w:r w:rsidRPr="00A130FB">
              <w:rPr>
                <w:rStyle w:val="Hyperlink"/>
                <w:noProof/>
                <w:sz w:val="22"/>
                <w:szCs w:val="22"/>
              </w:rPr>
              <w:t>3.2.2</w:t>
            </w:r>
            <w:r w:rsidRPr="0056785E">
              <w:rPr>
                <w:rFonts w:asciiTheme="minorHAnsi" w:eastAsiaTheme="minorEastAsia" w:hAnsiTheme="minorHAnsi" w:cstheme="minorBidi"/>
                <w:noProof/>
                <w:sz w:val="22"/>
                <w:szCs w:val="22"/>
              </w:rPr>
              <w:tab/>
            </w:r>
            <w:r w:rsidRPr="00A130FB">
              <w:rPr>
                <w:rStyle w:val="Hyperlink"/>
                <w:noProof/>
                <w:sz w:val="22"/>
                <w:szCs w:val="22"/>
              </w:rPr>
              <w:t>Electromagnetic Environmental Effects (E3)</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_Toc225860599 \h </w:instrText>
            </w:r>
            <w:r w:rsidRPr="00A130FB">
              <w:rPr>
                <w:noProof/>
                <w:webHidden/>
                <w:sz w:val="22"/>
                <w:szCs w:val="22"/>
              </w:rPr>
            </w:r>
            <w:r w:rsidRPr="00A130FB">
              <w:rPr>
                <w:noProof/>
                <w:webHidden/>
                <w:sz w:val="22"/>
                <w:szCs w:val="22"/>
              </w:rPr>
              <w:fldChar w:fldCharType="separate"/>
            </w:r>
            <w:r w:rsidRPr="00A130FB">
              <w:rPr>
                <w:noProof/>
                <w:webHidden/>
                <w:sz w:val="22"/>
                <w:szCs w:val="22"/>
              </w:rPr>
              <w:t>7</w:t>
            </w:r>
            <w:r w:rsidRPr="00A130FB">
              <w:rPr>
                <w:noProof/>
                <w:webHidden/>
                <w:sz w:val="22"/>
                <w:szCs w:val="22"/>
              </w:rPr>
              <w:fldChar w:fldCharType="end"/>
            </w:r>
          </w:hyperlink>
        </w:p>
        <w:p w14:paraId="163FB741" w14:textId="1DCFEE06" w:rsidR="0056785E" w:rsidRPr="0056785E" w:rsidRDefault="0056785E">
          <w:pPr>
            <w:pStyle w:val="TOC2"/>
            <w:tabs>
              <w:tab w:val="left" w:pos="660"/>
            </w:tabs>
            <w:rPr>
              <w:rFonts w:asciiTheme="minorHAnsi" w:eastAsiaTheme="minorEastAsia" w:hAnsiTheme="minorHAnsi" w:cstheme="minorBidi"/>
              <w:noProof/>
              <w:sz w:val="22"/>
              <w:szCs w:val="22"/>
            </w:rPr>
          </w:pPr>
          <w:hyperlink w:anchor="_Toc225860600" w:history="1">
            <w:r w:rsidRPr="00A130FB">
              <w:rPr>
                <w:rStyle w:val="Hyperlink"/>
                <w:noProof/>
                <w:sz w:val="22"/>
                <w:szCs w:val="22"/>
              </w:rPr>
              <w:t>3.3</w:t>
            </w:r>
            <w:r w:rsidRPr="0056785E">
              <w:rPr>
                <w:rFonts w:asciiTheme="minorHAnsi" w:eastAsiaTheme="minorEastAsia" w:hAnsiTheme="minorHAnsi" w:cstheme="minorBidi"/>
                <w:noProof/>
                <w:sz w:val="22"/>
                <w:szCs w:val="22"/>
              </w:rPr>
              <w:tab/>
            </w:r>
            <w:r w:rsidRPr="00A130FB">
              <w:rPr>
                <w:rStyle w:val="Hyperlink"/>
                <w:noProof/>
                <w:sz w:val="22"/>
                <w:szCs w:val="22"/>
              </w:rPr>
              <w:t>Detail</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_Toc225860600 \h </w:instrText>
            </w:r>
            <w:r w:rsidRPr="00A130FB">
              <w:rPr>
                <w:noProof/>
                <w:webHidden/>
                <w:sz w:val="22"/>
                <w:szCs w:val="22"/>
              </w:rPr>
            </w:r>
            <w:r w:rsidRPr="00A130FB">
              <w:rPr>
                <w:noProof/>
                <w:webHidden/>
                <w:sz w:val="22"/>
                <w:szCs w:val="22"/>
              </w:rPr>
              <w:fldChar w:fldCharType="separate"/>
            </w:r>
            <w:r w:rsidRPr="00A130FB">
              <w:rPr>
                <w:noProof/>
                <w:webHidden/>
                <w:sz w:val="22"/>
                <w:szCs w:val="22"/>
              </w:rPr>
              <w:t>7</w:t>
            </w:r>
            <w:r w:rsidRPr="00A130FB">
              <w:rPr>
                <w:noProof/>
                <w:webHidden/>
                <w:sz w:val="22"/>
                <w:szCs w:val="22"/>
              </w:rPr>
              <w:fldChar w:fldCharType="end"/>
            </w:r>
          </w:hyperlink>
        </w:p>
        <w:p w14:paraId="2565EEB7" w14:textId="11D40A61"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01" w:history="1">
            <w:r w:rsidRPr="00A130FB">
              <w:rPr>
                <w:rStyle w:val="Hyperlink"/>
                <w:noProof/>
                <w:sz w:val="22"/>
                <w:szCs w:val="22"/>
              </w:rPr>
              <w:t>3.3.1</w:t>
            </w:r>
            <w:r w:rsidRPr="0056785E">
              <w:rPr>
                <w:rFonts w:asciiTheme="minorHAnsi" w:eastAsiaTheme="minorEastAsia" w:hAnsiTheme="minorHAnsi" w:cstheme="minorBidi"/>
                <w:noProof/>
                <w:sz w:val="22"/>
                <w:szCs w:val="22"/>
              </w:rPr>
              <w:tab/>
            </w:r>
            <w:r w:rsidRPr="00A130FB">
              <w:rPr>
                <w:rStyle w:val="Hyperlink"/>
                <w:noProof/>
                <w:sz w:val="22"/>
                <w:szCs w:val="22"/>
              </w:rPr>
              <w:t>Production</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_Toc225860601 \h </w:instrText>
            </w:r>
            <w:r w:rsidRPr="00A130FB">
              <w:rPr>
                <w:noProof/>
                <w:webHidden/>
                <w:sz w:val="22"/>
                <w:szCs w:val="22"/>
              </w:rPr>
            </w:r>
            <w:r w:rsidRPr="00A130FB">
              <w:rPr>
                <w:noProof/>
                <w:webHidden/>
                <w:sz w:val="22"/>
                <w:szCs w:val="22"/>
              </w:rPr>
              <w:fldChar w:fldCharType="separate"/>
            </w:r>
            <w:r w:rsidRPr="00A130FB">
              <w:rPr>
                <w:noProof/>
                <w:webHidden/>
                <w:sz w:val="22"/>
                <w:szCs w:val="22"/>
              </w:rPr>
              <w:t>7</w:t>
            </w:r>
            <w:r w:rsidRPr="00A130FB">
              <w:rPr>
                <w:noProof/>
                <w:webHidden/>
                <w:sz w:val="22"/>
                <w:szCs w:val="22"/>
              </w:rPr>
              <w:fldChar w:fldCharType="end"/>
            </w:r>
          </w:hyperlink>
        </w:p>
        <w:p w14:paraId="52839B80" w14:textId="793ADBCD"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02" w:history="1">
            <w:r w:rsidRPr="00A130FB">
              <w:rPr>
                <w:rStyle w:val="Hyperlink"/>
                <w:noProof/>
                <w:sz w:val="22"/>
                <w:szCs w:val="22"/>
              </w:rPr>
              <w:t>3.3.2</w:t>
            </w:r>
            <w:r w:rsidRPr="0056785E">
              <w:rPr>
                <w:rFonts w:asciiTheme="minorHAnsi" w:eastAsiaTheme="minorEastAsia" w:hAnsiTheme="minorHAnsi" w:cstheme="minorBidi"/>
                <w:noProof/>
                <w:sz w:val="22"/>
                <w:szCs w:val="22"/>
              </w:rPr>
              <w:tab/>
            </w:r>
            <w:r w:rsidRPr="00A130FB">
              <w:rPr>
                <w:rStyle w:val="Hyperlink"/>
                <w:noProof/>
                <w:sz w:val="22"/>
                <w:szCs w:val="22"/>
              </w:rPr>
              <w:t>First Article Test (FAT)/Inspection/Acceptance</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_Toc225860602 \h </w:instrText>
            </w:r>
            <w:r w:rsidRPr="00A130FB">
              <w:rPr>
                <w:noProof/>
                <w:webHidden/>
                <w:sz w:val="22"/>
                <w:szCs w:val="22"/>
              </w:rPr>
            </w:r>
            <w:r w:rsidRPr="00A130FB">
              <w:rPr>
                <w:noProof/>
                <w:webHidden/>
                <w:sz w:val="22"/>
                <w:szCs w:val="22"/>
              </w:rPr>
              <w:fldChar w:fldCharType="separate"/>
            </w:r>
            <w:r w:rsidRPr="00A130FB">
              <w:rPr>
                <w:noProof/>
                <w:webHidden/>
                <w:sz w:val="22"/>
                <w:szCs w:val="22"/>
              </w:rPr>
              <w:t>8</w:t>
            </w:r>
            <w:r w:rsidRPr="00A130FB">
              <w:rPr>
                <w:noProof/>
                <w:webHidden/>
                <w:sz w:val="22"/>
                <w:szCs w:val="22"/>
              </w:rPr>
              <w:fldChar w:fldCharType="end"/>
            </w:r>
          </w:hyperlink>
        </w:p>
        <w:p w14:paraId="1DF1601C" w14:textId="08669DBD"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03" w:history="1">
            <w:r w:rsidRPr="00A130FB">
              <w:rPr>
                <w:rStyle w:val="Hyperlink"/>
                <w:noProof/>
                <w:sz w:val="22"/>
                <w:szCs w:val="22"/>
              </w:rPr>
              <w:t>3.3.3</w:t>
            </w:r>
            <w:r w:rsidRPr="0056785E">
              <w:rPr>
                <w:rFonts w:asciiTheme="minorHAnsi" w:eastAsiaTheme="minorEastAsia" w:hAnsiTheme="minorHAnsi" w:cstheme="minorBidi"/>
                <w:noProof/>
                <w:sz w:val="22"/>
                <w:szCs w:val="22"/>
              </w:rPr>
              <w:tab/>
            </w:r>
            <w:r w:rsidRPr="00A130FB">
              <w:rPr>
                <w:rStyle w:val="Hyperlink"/>
                <w:noProof/>
                <w:sz w:val="22"/>
                <w:szCs w:val="22"/>
              </w:rPr>
              <w:t>Production Unit Testing/Inspection/Acceptance</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_Toc225860603 \h </w:instrText>
            </w:r>
            <w:r w:rsidRPr="00A130FB">
              <w:rPr>
                <w:noProof/>
                <w:webHidden/>
                <w:sz w:val="22"/>
                <w:szCs w:val="22"/>
              </w:rPr>
            </w:r>
            <w:r w:rsidRPr="00A130FB">
              <w:rPr>
                <w:noProof/>
                <w:webHidden/>
                <w:sz w:val="22"/>
                <w:szCs w:val="22"/>
              </w:rPr>
              <w:fldChar w:fldCharType="separate"/>
            </w:r>
            <w:r w:rsidRPr="00A130FB">
              <w:rPr>
                <w:noProof/>
                <w:webHidden/>
                <w:sz w:val="22"/>
                <w:szCs w:val="22"/>
              </w:rPr>
              <w:t>8</w:t>
            </w:r>
            <w:r w:rsidRPr="00A130FB">
              <w:rPr>
                <w:noProof/>
                <w:webHidden/>
                <w:sz w:val="22"/>
                <w:szCs w:val="22"/>
              </w:rPr>
              <w:fldChar w:fldCharType="end"/>
            </w:r>
          </w:hyperlink>
        </w:p>
        <w:p w14:paraId="5000C725" w14:textId="3A01B64F" w:rsidR="0056785E" w:rsidRPr="0056785E" w:rsidRDefault="0056785E">
          <w:pPr>
            <w:pStyle w:val="TOC2"/>
            <w:tabs>
              <w:tab w:val="left" w:pos="660"/>
            </w:tabs>
            <w:rPr>
              <w:rFonts w:asciiTheme="minorHAnsi" w:eastAsiaTheme="minorEastAsia" w:hAnsiTheme="minorHAnsi" w:cstheme="minorBidi"/>
              <w:noProof/>
              <w:sz w:val="22"/>
              <w:szCs w:val="22"/>
            </w:rPr>
          </w:pPr>
          <w:hyperlink w:anchor="_Toc225860604" w:history="1">
            <w:r w:rsidRPr="00A130FB">
              <w:rPr>
                <w:rStyle w:val="Hyperlink"/>
                <w:noProof/>
                <w:sz w:val="22"/>
                <w:szCs w:val="22"/>
              </w:rPr>
              <w:t>3.4</w:t>
            </w:r>
            <w:r w:rsidRPr="0056785E">
              <w:rPr>
                <w:rFonts w:asciiTheme="minorHAnsi" w:eastAsiaTheme="minorEastAsia" w:hAnsiTheme="minorHAnsi" w:cstheme="minorBidi"/>
                <w:noProof/>
                <w:sz w:val="22"/>
                <w:szCs w:val="22"/>
              </w:rPr>
              <w:tab/>
            </w:r>
            <w:r w:rsidRPr="00A130FB">
              <w:rPr>
                <w:rStyle w:val="Hyperlink"/>
                <w:noProof/>
                <w:sz w:val="22"/>
                <w:szCs w:val="22"/>
              </w:rPr>
              <w:t>Program Planning</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_Toc225860604 \h </w:instrText>
            </w:r>
            <w:r w:rsidRPr="00A130FB">
              <w:rPr>
                <w:noProof/>
                <w:webHidden/>
                <w:sz w:val="22"/>
                <w:szCs w:val="22"/>
              </w:rPr>
            </w:r>
            <w:r w:rsidRPr="00A130FB">
              <w:rPr>
                <w:noProof/>
                <w:webHidden/>
                <w:sz w:val="22"/>
                <w:szCs w:val="22"/>
              </w:rPr>
              <w:fldChar w:fldCharType="separate"/>
            </w:r>
            <w:r w:rsidRPr="00A130FB">
              <w:rPr>
                <w:noProof/>
                <w:webHidden/>
                <w:sz w:val="22"/>
                <w:szCs w:val="22"/>
              </w:rPr>
              <w:t>8</w:t>
            </w:r>
            <w:r w:rsidRPr="00A130FB">
              <w:rPr>
                <w:noProof/>
                <w:webHidden/>
                <w:sz w:val="22"/>
                <w:szCs w:val="22"/>
              </w:rPr>
              <w:fldChar w:fldCharType="end"/>
            </w:r>
          </w:hyperlink>
        </w:p>
        <w:p w14:paraId="48E4C064" w14:textId="7B32FCEA"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05" w:history="1">
            <w:r w:rsidRPr="00A130FB">
              <w:rPr>
                <w:rStyle w:val="Hyperlink"/>
                <w:noProof/>
                <w:sz w:val="22"/>
                <w:szCs w:val="22"/>
              </w:rPr>
              <w:t>3.4.1</w:t>
            </w:r>
            <w:r w:rsidRPr="0056785E">
              <w:rPr>
                <w:rFonts w:asciiTheme="minorHAnsi" w:eastAsiaTheme="minorEastAsia" w:hAnsiTheme="minorHAnsi" w:cstheme="minorBidi"/>
                <w:noProof/>
                <w:sz w:val="22"/>
                <w:szCs w:val="22"/>
              </w:rPr>
              <w:tab/>
            </w:r>
            <w:r w:rsidRPr="00A130FB">
              <w:rPr>
                <w:rStyle w:val="Hyperlink"/>
                <w:noProof/>
                <w:sz w:val="22"/>
                <w:szCs w:val="22"/>
              </w:rPr>
              <w:t>Program Management</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_Toc225860605 \h </w:instrText>
            </w:r>
            <w:r w:rsidRPr="00A130FB">
              <w:rPr>
                <w:noProof/>
                <w:webHidden/>
                <w:sz w:val="22"/>
                <w:szCs w:val="22"/>
              </w:rPr>
            </w:r>
            <w:r w:rsidRPr="00A130FB">
              <w:rPr>
                <w:noProof/>
                <w:webHidden/>
                <w:sz w:val="22"/>
                <w:szCs w:val="22"/>
              </w:rPr>
              <w:fldChar w:fldCharType="separate"/>
            </w:r>
            <w:r w:rsidRPr="00A130FB">
              <w:rPr>
                <w:noProof/>
                <w:webHidden/>
                <w:sz w:val="22"/>
                <w:szCs w:val="22"/>
              </w:rPr>
              <w:t>8</w:t>
            </w:r>
            <w:r w:rsidRPr="00A130FB">
              <w:rPr>
                <w:noProof/>
                <w:webHidden/>
                <w:sz w:val="22"/>
                <w:szCs w:val="22"/>
              </w:rPr>
              <w:fldChar w:fldCharType="end"/>
            </w:r>
          </w:hyperlink>
        </w:p>
        <w:p w14:paraId="0AB59007" w14:textId="5F9F91A8"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06" w:history="1">
            <w:r w:rsidRPr="00A130FB">
              <w:rPr>
                <w:rStyle w:val="Hyperlink"/>
                <w:noProof/>
                <w:sz w:val="22"/>
                <w:szCs w:val="22"/>
              </w:rPr>
              <w:t>3.4.2</w:t>
            </w:r>
            <w:r w:rsidRPr="0056785E">
              <w:rPr>
                <w:rFonts w:asciiTheme="minorHAnsi" w:eastAsiaTheme="minorEastAsia" w:hAnsiTheme="minorHAnsi" w:cstheme="minorBidi"/>
                <w:noProof/>
                <w:sz w:val="22"/>
                <w:szCs w:val="22"/>
              </w:rPr>
              <w:tab/>
            </w:r>
            <w:r w:rsidRPr="00A130FB">
              <w:rPr>
                <w:rStyle w:val="Hyperlink"/>
                <w:noProof/>
                <w:sz w:val="22"/>
                <w:szCs w:val="22"/>
              </w:rPr>
              <w:t>Post-Award Conference</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_Toc225860606 \h </w:instrText>
            </w:r>
            <w:r w:rsidRPr="00A130FB">
              <w:rPr>
                <w:noProof/>
                <w:webHidden/>
                <w:sz w:val="22"/>
                <w:szCs w:val="22"/>
              </w:rPr>
            </w:r>
            <w:r w:rsidRPr="00A130FB">
              <w:rPr>
                <w:noProof/>
                <w:webHidden/>
                <w:sz w:val="22"/>
                <w:szCs w:val="22"/>
              </w:rPr>
              <w:fldChar w:fldCharType="separate"/>
            </w:r>
            <w:r w:rsidRPr="00A130FB">
              <w:rPr>
                <w:noProof/>
                <w:webHidden/>
                <w:sz w:val="22"/>
                <w:szCs w:val="22"/>
              </w:rPr>
              <w:t>9</w:t>
            </w:r>
            <w:r w:rsidRPr="00A130FB">
              <w:rPr>
                <w:noProof/>
                <w:webHidden/>
                <w:sz w:val="22"/>
                <w:szCs w:val="22"/>
              </w:rPr>
              <w:fldChar w:fldCharType="end"/>
            </w:r>
          </w:hyperlink>
        </w:p>
        <w:p w14:paraId="72630BE5" w14:textId="73849655"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07" w:history="1">
            <w:r w:rsidRPr="00A130FB">
              <w:rPr>
                <w:rStyle w:val="Hyperlink"/>
                <w:noProof/>
                <w:sz w:val="22"/>
                <w:szCs w:val="22"/>
              </w:rPr>
              <w:t>3.4.3</w:t>
            </w:r>
            <w:r w:rsidRPr="0056785E">
              <w:rPr>
                <w:rFonts w:asciiTheme="minorHAnsi" w:eastAsiaTheme="minorEastAsia" w:hAnsiTheme="minorHAnsi" w:cstheme="minorBidi"/>
                <w:noProof/>
                <w:sz w:val="22"/>
                <w:szCs w:val="22"/>
              </w:rPr>
              <w:tab/>
            </w:r>
            <w:r w:rsidRPr="00A130FB">
              <w:rPr>
                <w:rStyle w:val="Hyperlink"/>
                <w:noProof/>
                <w:sz w:val="22"/>
                <w:szCs w:val="22"/>
              </w:rPr>
              <w:t>Program Reviews (PR)</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_Toc225860607 \h </w:instrText>
            </w:r>
            <w:r w:rsidRPr="00A130FB">
              <w:rPr>
                <w:noProof/>
                <w:webHidden/>
                <w:sz w:val="22"/>
                <w:szCs w:val="22"/>
              </w:rPr>
            </w:r>
            <w:r w:rsidRPr="00A130FB">
              <w:rPr>
                <w:noProof/>
                <w:webHidden/>
                <w:sz w:val="22"/>
                <w:szCs w:val="22"/>
              </w:rPr>
              <w:fldChar w:fldCharType="separate"/>
            </w:r>
            <w:r w:rsidRPr="00A130FB">
              <w:rPr>
                <w:noProof/>
                <w:webHidden/>
                <w:sz w:val="22"/>
                <w:szCs w:val="22"/>
              </w:rPr>
              <w:t>9</w:t>
            </w:r>
            <w:r w:rsidRPr="00A130FB">
              <w:rPr>
                <w:noProof/>
                <w:webHidden/>
                <w:sz w:val="22"/>
                <w:szCs w:val="22"/>
              </w:rPr>
              <w:fldChar w:fldCharType="end"/>
            </w:r>
          </w:hyperlink>
        </w:p>
        <w:p w14:paraId="5CCC489A" w14:textId="65AAA35E"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08" w:history="1">
            <w:r w:rsidRPr="00A130FB">
              <w:rPr>
                <w:rStyle w:val="Hyperlink"/>
                <w:noProof/>
                <w:sz w:val="22"/>
                <w:szCs w:val="22"/>
              </w:rPr>
              <w:t>3.4.4</w:t>
            </w:r>
            <w:r w:rsidRPr="0056785E">
              <w:rPr>
                <w:rFonts w:asciiTheme="minorHAnsi" w:eastAsiaTheme="minorEastAsia" w:hAnsiTheme="minorHAnsi" w:cstheme="minorBidi"/>
                <w:noProof/>
                <w:sz w:val="22"/>
                <w:szCs w:val="22"/>
              </w:rPr>
              <w:tab/>
            </w:r>
            <w:r w:rsidRPr="00A130FB">
              <w:rPr>
                <w:rStyle w:val="Hyperlink"/>
                <w:noProof/>
                <w:sz w:val="22"/>
                <w:szCs w:val="22"/>
              </w:rPr>
              <w:t>Quality Assurance (QA) Program Plan</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_Toc225860608 \h </w:instrText>
            </w:r>
            <w:r w:rsidRPr="00A130FB">
              <w:rPr>
                <w:noProof/>
                <w:webHidden/>
                <w:sz w:val="22"/>
                <w:szCs w:val="22"/>
              </w:rPr>
            </w:r>
            <w:r w:rsidRPr="00A130FB">
              <w:rPr>
                <w:noProof/>
                <w:webHidden/>
                <w:sz w:val="22"/>
                <w:szCs w:val="22"/>
              </w:rPr>
              <w:fldChar w:fldCharType="separate"/>
            </w:r>
            <w:r w:rsidRPr="00A130FB">
              <w:rPr>
                <w:noProof/>
                <w:webHidden/>
                <w:sz w:val="22"/>
                <w:szCs w:val="22"/>
              </w:rPr>
              <w:t>9</w:t>
            </w:r>
            <w:r w:rsidRPr="00A130FB">
              <w:rPr>
                <w:noProof/>
                <w:webHidden/>
                <w:sz w:val="22"/>
                <w:szCs w:val="22"/>
              </w:rPr>
              <w:fldChar w:fldCharType="end"/>
            </w:r>
          </w:hyperlink>
        </w:p>
        <w:p w14:paraId="240A11E4" w14:textId="1541FF32"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09" w:history="1">
            <w:r w:rsidRPr="00A130FB">
              <w:rPr>
                <w:rStyle w:val="Hyperlink"/>
                <w:noProof/>
                <w:sz w:val="22"/>
                <w:szCs w:val="22"/>
              </w:rPr>
              <w:t>3.4.5</w:t>
            </w:r>
            <w:r w:rsidRPr="0056785E">
              <w:rPr>
                <w:rFonts w:asciiTheme="minorHAnsi" w:eastAsiaTheme="minorEastAsia" w:hAnsiTheme="minorHAnsi" w:cstheme="minorBidi"/>
                <w:noProof/>
                <w:sz w:val="22"/>
                <w:szCs w:val="22"/>
              </w:rPr>
              <w:tab/>
            </w:r>
            <w:r w:rsidRPr="00A130FB">
              <w:rPr>
                <w:rStyle w:val="Hyperlink"/>
                <w:noProof/>
                <w:sz w:val="22"/>
                <w:szCs w:val="22"/>
              </w:rPr>
              <w:t>Warranty</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_Toc225860609 \h </w:instrText>
            </w:r>
            <w:r w:rsidRPr="00A130FB">
              <w:rPr>
                <w:noProof/>
                <w:webHidden/>
                <w:sz w:val="22"/>
                <w:szCs w:val="22"/>
              </w:rPr>
            </w:r>
            <w:r w:rsidRPr="00A130FB">
              <w:rPr>
                <w:noProof/>
                <w:webHidden/>
                <w:sz w:val="22"/>
                <w:szCs w:val="22"/>
              </w:rPr>
              <w:fldChar w:fldCharType="separate"/>
            </w:r>
            <w:r w:rsidRPr="00A130FB">
              <w:rPr>
                <w:noProof/>
                <w:webHidden/>
                <w:sz w:val="22"/>
                <w:szCs w:val="22"/>
              </w:rPr>
              <w:t>10</w:t>
            </w:r>
            <w:r w:rsidRPr="00A130FB">
              <w:rPr>
                <w:noProof/>
                <w:webHidden/>
                <w:sz w:val="22"/>
                <w:szCs w:val="22"/>
              </w:rPr>
              <w:fldChar w:fldCharType="end"/>
            </w:r>
          </w:hyperlink>
        </w:p>
        <w:p w14:paraId="315D186B" w14:textId="263529E3"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10" w:history="1">
            <w:r w:rsidRPr="00A130FB">
              <w:rPr>
                <w:rStyle w:val="Hyperlink"/>
                <w:noProof/>
                <w:sz w:val="22"/>
                <w:szCs w:val="22"/>
              </w:rPr>
              <w:t>3.4.6</w:t>
            </w:r>
            <w:r w:rsidRPr="0056785E">
              <w:rPr>
                <w:rFonts w:asciiTheme="minorHAnsi" w:eastAsiaTheme="minorEastAsia" w:hAnsiTheme="minorHAnsi" w:cstheme="minorBidi"/>
                <w:noProof/>
                <w:sz w:val="22"/>
                <w:szCs w:val="22"/>
              </w:rPr>
              <w:tab/>
            </w:r>
            <w:r w:rsidRPr="00A130FB">
              <w:rPr>
                <w:rStyle w:val="Hyperlink"/>
                <w:noProof/>
                <w:sz w:val="22"/>
                <w:szCs w:val="22"/>
              </w:rPr>
              <w:t>Safety</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_Toc225860610 \h </w:instrText>
            </w:r>
            <w:r w:rsidRPr="00A130FB">
              <w:rPr>
                <w:noProof/>
                <w:webHidden/>
                <w:sz w:val="22"/>
                <w:szCs w:val="22"/>
              </w:rPr>
            </w:r>
            <w:r w:rsidRPr="00A130FB">
              <w:rPr>
                <w:noProof/>
                <w:webHidden/>
                <w:sz w:val="22"/>
                <w:szCs w:val="22"/>
              </w:rPr>
              <w:fldChar w:fldCharType="separate"/>
            </w:r>
            <w:r w:rsidRPr="00A130FB">
              <w:rPr>
                <w:noProof/>
                <w:webHidden/>
                <w:sz w:val="22"/>
                <w:szCs w:val="22"/>
              </w:rPr>
              <w:t>10</w:t>
            </w:r>
            <w:r w:rsidRPr="00A130FB">
              <w:rPr>
                <w:noProof/>
                <w:webHidden/>
                <w:sz w:val="22"/>
                <w:szCs w:val="22"/>
              </w:rPr>
              <w:fldChar w:fldCharType="end"/>
            </w:r>
          </w:hyperlink>
        </w:p>
        <w:p w14:paraId="5B7E8A60" w14:textId="3ED776E7"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11" w:history="1">
            <w:r w:rsidRPr="00A130FB">
              <w:rPr>
                <w:rStyle w:val="Hyperlink"/>
                <w:noProof/>
                <w:sz w:val="22"/>
                <w:szCs w:val="22"/>
              </w:rPr>
              <w:t>3.4.7</w:t>
            </w:r>
            <w:r w:rsidRPr="0056785E">
              <w:rPr>
                <w:rFonts w:asciiTheme="minorHAnsi" w:eastAsiaTheme="minorEastAsia" w:hAnsiTheme="minorHAnsi" w:cstheme="minorBidi"/>
                <w:noProof/>
                <w:sz w:val="22"/>
                <w:szCs w:val="22"/>
              </w:rPr>
              <w:tab/>
            </w:r>
            <w:r w:rsidRPr="00A130FB">
              <w:rPr>
                <w:rStyle w:val="Hyperlink"/>
                <w:noProof/>
                <w:sz w:val="22"/>
                <w:szCs w:val="22"/>
              </w:rPr>
              <w:t>Cybersecurity Plan</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_Toc225860611 \h </w:instrText>
            </w:r>
            <w:r w:rsidRPr="00A130FB">
              <w:rPr>
                <w:noProof/>
                <w:webHidden/>
                <w:sz w:val="22"/>
                <w:szCs w:val="22"/>
              </w:rPr>
            </w:r>
            <w:r w:rsidRPr="00A130FB">
              <w:rPr>
                <w:noProof/>
                <w:webHidden/>
                <w:sz w:val="22"/>
                <w:szCs w:val="22"/>
              </w:rPr>
              <w:fldChar w:fldCharType="separate"/>
            </w:r>
            <w:r w:rsidRPr="00A130FB">
              <w:rPr>
                <w:noProof/>
                <w:webHidden/>
                <w:sz w:val="22"/>
                <w:szCs w:val="22"/>
              </w:rPr>
              <w:t>10</w:t>
            </w:r>
            <w:r w:rsidRPr="00A130FB">
              <w:rPr>
                <w:noProof/>
                <w:webHidden/>
                <w:sz w:val="22"/>
                <w:szCs w:val="22"/>
              </w:rPr>
              <w:fldChar w:fldCharType="end"/>
            </w:r>
          </w:hyperlink>
        </w:p>
        <w:p w14:paraId="208F65FC" w14:textId="1F3047E3"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12" w:history="1">
            <w:r w:rsidRPr="00A130FB">
              <w:rPr>
                <w:rStyle w:val="Hyperlink"/>
                <w:noProof/>
                <w:sz w:val="22"/>
                <w:szCs w:val="22"/>
              </w:rPr>
              <w:t>3.4.8</w:t>
            </w:r>
            <w:r w:rsidRPr="0056785E">
              <w:rPr>
                <w:rFonts w:asciiTheme="minorHAnsi" w:eastAsiaTheme="minorEastAsia" w:hAnsiTheme="minorHAnsi" w:cstheme="minorBidi"/>
                <w:noProof/>
                <w:sz w:val="22"/>
                <w:szCs w:val="22"/>
              </w:rPr>
              <w:tab/>
            </w:r>
            <w:r w:rsidRPr="00A130FB">
              <w:rPr>
                <w:rStyle w:val="Hyperlink"/>
                <w:noProof/>
                <w:sz w:val="22"/>
                <w:szCs w:val="22"/>
              </w:rPr>
              <w:t>Information Security Requirements for Protection of Unclassified DOW Information on Non DOW Systems</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_Toc225860612 \h </w:instrText>
            </w:r>
            <w:r w:rsidRPr="00A130FB">
              <w:rPr>
                <w:noProof/>
                <w:webHidden/>
                <w:sz w:val="22"/>
                <w:szCs w:val="22"/>
              </w:rPr>
            </w:r>
            <w:r w:rsidRPr="00A130FB">
              <w:rPr>
                <w:noProof/>
                <w:webHidden/>
                <w:sz w:val="22"/>
                <w:szCs w:val="22"/>
              </w:rPr>
              <w:fldChar w:fldCharType="separate"/>
            </w:r>
            <w:r w:rsidRPr="00A130FB">
              <w:rPr>
                <w:noProof/>
                <w:webHidden/>
                <w:sz w:val="22"/>
                <w:szCs w:val="22"/>
              </w:rPr>
              <w:t>10</w:t>
            </w:r>
            <w:r w:rsidRPr="00A130FB">
              <w:rPr>
                <w:noProof/>
                <w:webHidden/>
                <w:sz w:val="22"/>
                <w:szCs w:val="22"/>
              </w:rPr>
              <w:fldChar w:fldCharType="end"/>
            </w:r>
          </w:hyperlink>
        </w:p>
        <w:p w14:paraId="3848379C" w14:textId="617528B5"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13" w:history="1">
            <w:r w:rsidRPr="00A130FB">
              <w:rPr>
                <w:rStyle w:val="Hyperlink"/>
                <w:noProof/>
                <w:sz w:val="22"/>
                <w:szCs w:val="22"/>
              </w:rPr>
              <w:t>3.4.9</w:t>
            </w:r>
            <w:r w:rsidRPr="0056785E">
              <w:rPr>
                <w:rFonts w:asciiTheme="minorHAnsi" w:eastAsiaTheme="minorEastAsia" w:hAnsiTheme="minorHAnsi" w:cstheme="minorBidi"/>
                <w:noProof/>
                <w:sz w:val="22"/>
                <w:szCs w:val="22"/>
              </w:rPr>
              <w:tab/>
            </w:r>
            <w:r w:rsidRPr="00A130FB">
              <w:rPr>
                <w:rStyle w:val="Hyperlink"/>
                <w:noProof/>
                <w:sz w:val="22"/>
                <w:szCs w:val="22"/>
              </w:rPr>
              <w:t>Human Engineering Program</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_Toc225860613 \h </w:instrText>
            </w:r>
            <w:r w:rsidRPr="00A130FB">
              <w:rPr>
                <w:noProof/>
                <w:webHidden/>
                <w:sz w:val="22"/>
                <w:szCs w:val="22"/>
              </w:rPr>
            </w:r>
            <w:r w:rsidRPr="00A130FB">
              <w:rPr>
                <w:noProof/>
                <w:webHidden/>
                <w:sz w:val="22"/>
                <w:szCs w:val="22"/>
              </w:rPr>
              <w:fldChar w:fldCharType="separate"/>
            </w:r>
            <w:r w:rsidRPr="00A130FB">
              <w:rPr>
                <w:noProof/>
                <w:webHidden/>
                <w:sz w:val="22"/>
                <w:szCs w:val="22"/>
              </w:rPr>
              <w:t>11</w:t>
            </w:r>
            <w:r w:rsidRPr="00A130FB">
              <w:rPr>
                <w:noProof/>
                <w:webHidden/>
                <w:sz w:val="22"/>
                <w:szCs w:val="22"/>
              </w:rPr>
              <w:fldChar w:fldCharType="end"/>
            </w:r>
          </w:hyperlink>
        </w:p>
        <w:p w14:paraId="458A24F4" w14:textId="78D9DB55"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14" w:history="1">
            <w:r w:rsidRPr="00A130FB">
              <w:rPr>
                <w:rStyle w:val="Hyperlink"/>
                <w:noProof/>
                <w:sz w:val="22"/>
                <w:szCs w:val="22"/>
              </w:rPr>
              <w:t>3.4.10</w:t>
            </w:r>
            <w:r w:rsidRPr="0056785E">
              <w:rPr>
                <w:rFonts w:asciiTheme="minorHAnsi" w:eastAsiaTheme="minorEastAsia" w:hAnsiTheme="minorHAnsi" w:cstheme="minorBidi"/>
                <w:noProof/>
                <w:sz w:val="22"/>
                <w:szCs w:val="22"/>
              </w:rPr>
              <w:tab/>
            </w:r>
            <w:r w:rsidRPr="00A130FB">
              <w:rPr>
                <w:rStyle w:val="Hyperlink"/>
                <w:noProof/>
                <w:sz w:val="22"/>
                <w:szCs w:val="22"/>
              </w:rPr>
              <w:t>Cost Reporting</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_Toc225860614 \h </w:instrText>
            </w:r>
            <w:r w:rsidRPr="00A130FB">
              <w:rPr>
                <w:noProof/>
                <w:webHidden/>
                <w:sz w:val="22"/>
                <w:szCs w:val="22"/>
              </w:rPr>
            </w:r>
            <w:r w:rsidRPr="00A130FB">
              <w:rPr>
                <w:noProof/>
                <w:webHidden/>
                <w:sz w:val="22"/>
                <w:szCs w:val="22"/>
              </w:rPr>
              <w:fldChar w:fldCharType="separate"/>
            </w:r>
            <w:r w:rsidRPr="00A130FB">
              <w:rPr>
                <w:noProof/>
                <w:webHidden/>
                <w:sz w:val="22"/>
                <w:szCs w:val="22"/>
              </w:rPr>
              <w:t>11</w:t>
            </w:r>
            <w:r w:rsidRPr="00A130FB">
              <w:rPr>
                <w:noProof/>
                <w:webHidden/>
                <w:sz w:val="22"/>
                <w:szCs w:val="22"/>
              </w:rPr>
              <w:fldChar w:fldCharType="end"/>
            </w:r>
          </w:hyperlink>
        </w:p>
        <w:p w14:paraId="5FB870D7" w14:textId="1A8DC91A"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15" w:history="1">
            <w:r w:rsidRPr="00A130FB">
              <w:rPr>
                <w:rStyle w:val="Hyperlink"/>
                <w:noProof/>
                <w:sz w:val="22"/>
                <w:szCs w:val="22"/>
              </w:rPr>
              <w:t>3.4.11</w:t>
            </w:r>
            <w:r w:rsidRPr="0056785E">
              <w:rPr>
                <w:rFonts w:asciiTheme="minorHAnsi" w:eastAsiaTheme="minorEastAsia" w:hAnsiTheme="minorHAnsi" w:cstheme="minorBidi"/>
                <w:noProof/>
                <w:sz w:val="22"/>
                <w:szCs w:val="22"/>
              </w:rPr>
              <w:tab/>
            </w:r>
            <w:r w:rsidRPr="00A130FB">
              <w:rPr>
                <w:rStyle w:val="Hyperlink"/>
                <w:noProof/>
                <w:sz w:val="22"/>
                <w:szCs w:val="22"/>
              </w:rPr>
              <w:t>Common Access Cards (CAC)</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_Toc225860615 \h </w:instrText>
            </w:r>
            <w:r w:rsidRPr="00A130FB">
              <w:rPr>
                <w:noProof/>
                <w:webHidden/>
                <w:sz w:val="22"/>
                <w:szCs w:val="22"/>
              </w:rPr>
            </w:r>
            <w:r w:rsidRPr="00A130FB">
              <w:rPr>
                <w:noProof/>
                <w:webHidden/>
                <w:sz w:val="22"/>
                <w:szCs w:val="22"/>
              </w:rPr>
              <w:fldChar w:fldCharType="separate"/>
            </w:r>
            <w:r w:rsidRPr="00A130FB">
              <w:rPr>
                <w:noProof/>
                <w:webHidden/>
                <w:sz w:val="22"/>
                <w:szCs w:val="22"/>
              </w:rPr>
              <w:t>11</w:t>
            </w:r>
            <w:r w:rsidRPr="00A130FB">
              <w:rPr>
                <w:noProof/>
                <w:webHidden/>
                <w:sz w:val="22"/>
                <w:szCs w:val="22"/>
              </w:rPr>
              <w:fldChar w:fldCharType="end"/>
            </w:r>
          </w:hyperlink>
        </w:p>
        <w:p w14:paraId="41CDDDE5" w14:textId="68365CFD" w:rsidR="0056785E" w:rsidRPr="0056785E" w:rsidRDefault="0056785E">
          <w:pPr>
            <w:pStyle w:val="TOC2"/>
            <w:tabs>
              <w:tab w:val="left" w:pos="660"/>
            </w:tabs>
            <w:rPr>
              <w:rFonts w:asciiTheme="minorHAnsi" w:eastAsiaTheme="minorEastAsia" w:hAnsiTheme="minorHAnsi" w:cstheme="minorBidi"/>
              <w:noProof/>
              <w:sz w:val="22"/>
              <w:szCs w:val="22"/>
            </w:rPr>
          </w:pPr>
          <w:hyperlink w:anchor="_Toc225860616" w:history="1">
            <w:r w:rsidRPr="00A130FB">
              <w:rPr>
                <w:rStyle w:val="Hyperlink"/>
                <w:noProof/>
                <w:sz w:val="22"/>
                <w:szCs w:val="22"/>
              </w:rPr>
              <w:t>3.5</w:t>
            </w:r>
            <w:r w:rsidRPr="0056785E">
              <w:rPr>
                <w:rFonts w:asciiTheme="minorHAnsi" w:eastAsiaTheme="minorEastAsia" w:hAnsiTheme="minorHAnsi" w:cstheme="minorBidi"/>
                <w:noProof/>
                <w:sz w:val="22"/>
                <w:szCs w:val="22"/>
              </w:rPr>
              <w:tab/>
            </w:r>
            <w:r w:rsidRPr="00A130FB">
              <w:rPr>
                <w:rStyle w:val="Hyperlink"/>
                <w:noProof/>
                <w:sz w:val="22"/>
                <w:szCs w:val="22"/>
              </w:rPr>
              <w:t>Logistics</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_Toc225860616 \h </w:instrText>
            </w:r>
            <w:r w:rsidRPr="00A130FB">
              <w:rPr>
                <w:noProof/>
                <w:webHidden/>
                <w:sz w:val="22"/>
                <w:szCs w:val="22"/>
              </w:rPr>
            </w:r>
            <w:r w:rsidRPr="00A130FB">
              <w:rPr>
                <w:noProof/>
                <w:webHidden/>
                <w:sz w:val="22"/>
                <w:szCs w:val="22"/>
              </w:rPr>
              <w:fldChar w:fldCharType="separate"/>
            </w:r>
            <w:r w:rsidRPr="00A130FB">
              <w:rPr>
                <w:noProof/>
                <w:webHidden/>
                <w:sz w:val="22"/>
                <w:szCs w:val="22"/>
              </w:rPr>
              <w:t>11</w:t>
            </w:r>
            <w:r w:rsidRPr="00A130FB">
              <w:rPr>
                <w:noProof/>
                <w:webHidden/>
                <w:sz w:val="22"/>
                <w:szCs w:val="22"/>
              </w:rPr>
              <w:fldChar w:fldCharType="end"/>
            </w:r>
          </w:hyperlink>
        </w:p>
        <w:p w14:paraId="11C6625A" w14:textId="13EF9768"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17" w:history="1">
            <w:r w:rsidRPr="00A130FB">
              <w:rPr>
                <w:rStyle w:val="Hyperlink"/>
                <w:noProof/>
                <w:sz w:val="22"/>
                <w:szCs w:val="22"/>
              </w:rPr>
              <w:t>3.5.1</w:t>
            </w:r>
            <w:r w:rsidRPr="0056785E">
              <w:rPr>
                <w:rFonts w:asciiTheme="minorHAnsi" w:eastAsiaTheme="minorEastAsia" w:hAnsiTheme="minorHAnsi" w:cstheme="minorBidi"/>
                <w:noProof/>
                <w:sz w:val="22"/>
                <w:szCs w:val="22"/>
              </w:rPr>
              <w:tab/>
            </w:r>
            <w:r w:rsidRPr="00A130FB">
              <w:rPr>
                <w:rStyle w:val="Hyperlink"/>
                <w:noProof/>
                <w:sz w:val="22"/>
                <w:szCs w:val="22"/>
              </w:rPr>
              <w:t>Bill of Materials (BOM)</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_Toc225860617 \h </w:instrText>
            </w:r>
            <w:r w:rsidRPr="00A130FB">
              <w:rPr>
                <w:noProof/>
                <w:webHidden/>
                <w:sz w:val="22"/>
                <w:szCs w:val="22"/>
              </w:rPr>
            </w:r>
            <w:r w:rsidRPr="00A130FB">
              <w:rPr>
                <w:noProof/>
                <w:webHidden/>
                <w:sz w:val="22"/>
                <w:szCs w:val="22"/>
              </w:rPr>
              <w:fldChar w:fldCharType="separate"/>
            </w:r>
            <w:r w:rsidRPr="00A130FB">
              <w:rPr>
                <w:noProof/>
                <w:webHidden/>
                <w:sz w:val="22"/>
                <w:szCs w:val="22"/>
              </w:rPr>
              <w:t>11</w:t>
            </w:r>
            <w:r w:rsidRPr="00A130FB">
              <w:rPr>
                <w:noProof/>
                <w:webHidden/>
                <w:sz w:val="22"/>
                <w:szCs w:val="22"/>
              </w:rPr>
              <w:fldChar w:fldCharType="end"/>
            </w:r>
          </w:hyperlink>
        </w:p>
        <w:p w14:paraId="02B7C71A" w14:textId="5B6E6648"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18" w:history="1">
            <w:r w:rsidRPr="00A130FB">
              <w:rPr>
                <w:rStyle w:val="Hyperlink"/>
                <w:noProof/>
                <w:sz w:val="22"/>
                <w:szCs w:val="22"/>
              </w:rPr>
              <w:t>3.5.2</w:t>
            </w:r>
            <w:r w:rsidRPr="0056785E">
              <w:rPr>
                <w:rFonts w:asciiTheme="minorHAnsi" w:eastAsiaTheme="minorEastAsia" w:hAnsiTheme="minorHAnsi" w:cstheme="minorBidi"/>
                <w:noProof/>
                <w:sz w:val="22"/>
                <w:szCs w:val="22"/>
              </w:rPr>
              <w:tab/>
            </w:r>
            <w:r w:rsidRPr="00A130FB">
              <w:rPr>
                <w:rStyle w:val="Hyperlink"/>
                <w:noProof/>
                <w:sz w:val="22"/>
                <w:szCs w:val="22"/>
              </w:rPr>
              <w:t>Provisioning Technical Documentation (PTD)</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_Toc225860618 \h </w:instrText>
            </w:r>
            <w:r w:rsidRPr="00A130FB">
              <w:rPr>
                <w:noProof/>
                <w:webHidden/>
                <w:sz w:val="22"/>
                <w:szCs w:val="22"/>
              </w:rPr>
            </w:r>
            <w:r w:rsidRPr="00A130FB">
              <w:rPr>
                <w:noProof/>
                <w:webHidden/>
                <w:sz w:val="22"/>
                <w:szCs w:val="22"/>
              </w:rPr>
              <w:fldChar w:fldCharType="separate"/>
            </w:r>
            <w:r w:rsidRPr="00A130FB">
              <w:rPr>
                <w:noProof/>
                <w:webHidden/>
                <w:sz w:val="22"/>
                <w:szCs w:val="22"/>
              </w:rPr>
              <w:t>11</w:t>
            </w:r>
            <w:r w:rsidRPr="00A130FB">
              <w:rPr>
                <w:noProof/>
                <w:webHidden/>
                <w:sz w:val="22"/>
                <w:szCs w:val="22"/>
              </w:rPr>
              <w:fldChar w:fldCharType="end"/>
            </w:r>
          </w:hyperlink>
        </w:p>
        <w:p w14:paraId="5F5DF0F5" w14:textId="513BCEF2"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19" w:history="1">
            <w:r w:rsidRPr="00A130FB">
              <w:rPr>
                <w:rStyle w:val="Hyperlink"/>
                <w:noProof/>
                <w:sz w:val="22"/>
                <w:szCs w:val="22"/>
              </w:rPr>
              <w:t>3.5.3</w:t>
            </w:r>
            <w:r w:rsidRPr="0056785E">
              <w:rPr>
                <w:rFonts w:asciiTheme="minorHAnsi" w:eastAsiaTheme="minorEastAsia" w:hAnsiTheme="minorHAnsi" w:cstheme="minorBidi"/>
                <w:noProof/>
                <w:sz w:val="22"/>
                <w:szCs w:val="22"/>
              </w:rPr>
              <w:tab/>
            </w:r>
            <w:r w:rsidRPr="00A130FB">
              <w:rPr>
                <w:rStyle w:val="Hyperlink"/>
                <w:noProof/>
                <w:sz w:val="22"/>
                <w:szCs w:val="22"/>
              </w:rPr>
              <w:t>Supply Chain Risk Management</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_Toc225860619 \h </w:instrText>
            </w:r>
            <w:r w:rsidRPr="00A130FB">
              <w:rPr>
                <w:noProof/>
                <w:webHidden/>
                <w:sz w:val="22"/>
                <w:szCs w:val="22"/>
              </w:rPr>
            </w:r>
            <w:r w:rsidRPr="00A130FB">
              <w:rPr>
                <w:noProof/>
                <w:webHidden/>
                <w:sz w:val="22"/>
                <w:szCs w:val="22"/>
              </w:rPr>
              <w:fldChar w:fldCharType="separate"/>
            </w:r>
            <w:r w:rsidRPr="00A130FB">
              <w:rPr>
                <w:noProof/>
                <w:webHidden/>
                <w:sz w:val="22"/>
                <w:szCs w:val="22"/>
              </w:rPr>
              <w:t>12</w:t>
            </w:r>
            <w:r w:rsidRPr="00A130FB">
              <w:rPr>
                <w:noProof/>
                <w:webHidden/>
                <w:sz w:val="22"/>
                <w:szCs w:val="22"/>
              </w:rPr>
              <w:fldChar w:fldCharType="end"/>
            </w:r>
          </w:hyperlink>
        </w:p>
        <w:p w14:paraId="31F1CFE8" w14:textId="65AA577B"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20" w:history="1">
            <w:r w:rsidRPr="00A130FB">
              <w:rPr>
                <w:rStyle w:val="Hyperlink"/>
                <w:noProof/>
                <w:sz w:val="22"/>
                <w:szCs w:val="22"/>
              </w:rPr>
              <w:t>3.5.4</w:t>
            </w:r>
            <w:r w:rsidRPr="0056785E">
              <w:rPr>
                <w:rFonts w:asciiTheme="minorHAnsi" w:eastAsiaTheme="minorEastAsia" w:hAnsiTheme="minorHAnsi" w:cstheme="minorBidi"/>
                <w:noProof/>
                <w:sz w:val="22"/>
                <w:szCs w:val="22"/>
              </w:rPr>
              <w:tab/>
            </w:r>
            <w:r w:rsidRPr="00A130FB">
              <w:rPr>
                <w:rStyle w:val="Hyperlink"/>
                <w:noProof/>
                <w:sz w:val="22"/>
                <w:szCs w:val="22"/>
              </w:rPr>
              <w:t>Diminishing Manufacturing Sources Material Shortages (DMSMS) Management</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_Toc225860620 \h </w:instrText>
            </w:r>
            <w:r w:rsidRPr="00A130FB">
              <w:rPr>
                <w:noProof/>
                <w:webHidden/>
                <w:sz w:val="22"/>
                <w:szCs w:val="22"/>
              </w:rPr>
            </w:r>
            <w:r w:rsidRPr="00A130FB">
              <w:rPr>
                <w:noProof/>
                <w:webHidden/>
                <w:sz w:val="22"/>
                <w:szCs w:val="22"/>
              </w:rPr>
              <w:fldChar w:fldCharType="separate"/>
            </w:r>
            <w:r w:rsidRPr="00A130FB">
              <w:rPr>
                <w:noProof/>
                <w:webHidden/>
                <w:sz w:val="22"/>
                <w:szCs w:val="22"/>
              </w:rPr>
              <w:t>12</w:t>
            </w:r>
            <w:r w:rsidRPr="00A130FB">
              <w:rPr>
                <w:noProof/>
                <w:webHidden/>
                <w:sz w:val="22"/>
                <w:szCs w:val="22"/>
              </w:rPr>
              <w:fldChar w:fldCharType="end"/>
            </w:r>
          </w:hyperlink>
        </w:p>
        <w:p w14:paraId="24C1CD27" w14:textId="2F897C34"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23" w:history="1">
            <w:r w:rsidRPr="00A130FB">
              <w:rPr>
                <w:rStyle w:val="Hyperlink"/>
                <w:noProof/>
                <w:sz w:val="22"/>
                <w:szCs w:val="22"/>
              </w:rPr>
              <w:t>3.5.5</w:t>
            </w:r>
            <w:r w:rsidRPr="0056785E">
              <w:rPr>
                <w:rFonts w:asciiTheme="minorHAnsi" w:eastAsiaTheme="minorEastAsia" w:hAnsiTheme="minorHAnsi" w:cstheme="minorBidi"/>
                <w:noProof/>
                <w:sz w:val="22"/>
                <w:szCs w:val="22"/>
              </w:rPr>
              <w:tab/>
            </w:r>
            <w:r w:rsidRPr="00A130FB">
              <w:rPr>
                <w:rStyle w:val="Hyperlink"/>
                <w:noProof/>
                <w:sz w:val="22"/>
                <w:szCs w:val="22"/>
              </w:rPr>
              <w:t>Logistics Product Data (LPD) Database</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_Toc225860623 \h </w:instrText>
            </w:r>
            <w:r w:rsidRPr="00A130FB">
              <w:rPr>
                <w:noProof/>
                <w:webHidden/>
                <w:sz w:val="22"/>
                <w:szCs w:val="22"/>
              </w:rPr>
            </w:r>
            <w:r w:rsidRPr="00A130FB">
              <w:rPr>
                <w:noProof/>
                <w:webHidden/>
                <w:sz w:val="22"/>
                <w:szCs w:val="22"/>
              </w:rPr>
              <w:fldChar w:fldCharType="separate"/>
            </w:r>
            <w:r w:rsidRPr="00A130FB">
              <w:rPr>
                <w:noProof/>
                <w:webHidden/>
                <w:sz w:val="22"/>
                <w:szCs w:val="22"/>
              </w:rPr>
              <w:t>13</w:t>
            </w:r>
            <w:r w:rsidRPr="00A130FB">
              <w:rPr>
                <w:noProof/>
                <w:webHidden/>
                <w:sz w:val="22"/>
                <w:szCs w:val="22"/>
              </w:rPr>
              <w:fldChar w:fldCharType="end"/>
            </w:r>
          </w:hyperlink>
        </w:p>
        <w:p w14:paraId="39E80ACA" w14:textId="4469D75E"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24" w:history="1">
            <w:r w:rsidRPr="00A130FB">
              <w:rPr>
                <w:rStyle w:val="Hyperlink"/>
                <w:noProof/>
                <w:sz w:val="22"/>
                <w:szCs w:val="22"/>
              </w:rPr>
              <w:t>3.5.6</w:t>
            </w:r>
            <w:r w:rsidRPr="0056785E">
              <w:rPr>
                <w:rFonts w:asciiTheme="minorHAnsi" w:eastAsiaTheme="minorEastAsia" w:hAnsiTheme="minorHAnsi" w:cstheme="minorBidi"/>
                <w:noProof/>
                <w:sz w:val="22"/>
                <w:szCs w:val="22"/>
              </w:rPr>
              <w:tab/>
            </w:r>
            <w:r w:rsidRPr="00A130FB">
              <w:rPr>
                <w:rStyle w:val="Hyperlink"/>
                <w:noProof/>
                <w:sz w:val="22"/>
                <w:szCs w:val="22"/>
              </w:rPr>
              <w:t>Level of Repair Analysis (LORA)</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_Toc225860624 \h </w:instrText>
            </w:r>
            <w:r w:rsidRPr="00A130FB">
              <w:rPr>
                <w:noProof/>
                <w:webHidden/>
                <w:sz w:val="22"/>
                <w:szCs w:val="22"/>
              </w:rPr>
            </w:r>
            <w:r w:rsidRPr="00A130FB">
              <w:rPr>
                <w:noProof/>
                <w:webHidden/>
                <w:sz w:val="22"/>
                <w:szCs w:val="22"/>
              </w:rPr>
              <w:fldChar w:fldCharType="separate"/>
            </w:r>
            <w:r w:rsidRPr="00A130FB">
              <w:rPr>
                <w:noProof/>
                <w:webHidden/>
                <w:sz w:val="22"/>
                <w:szCs w:val="22"/>
              </w:rPr>
              <w:t>14</w:t>
            </w:r>
            <w:r w:rsidRPr="00A130FB">
              <w:rPr>
                <w:noProof/>
                <w:webHidden/>
                <w:sz w:val="22"/>
                <w:szCs w:val="22"/>
              </w:rPr>
              <w:fldChar w:fldCharType="end"/>
            </w:r>
          </w:hyperlink>
        </w:p>
        <w:p w14:paraId="15F2B503" w14:textId="16B53327"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25" w:history="1">
            <w:r w:rsidRPr="00A130FB">
              <w:rPr>
                <w:rStyle w:val="Hyperlink"/>
                <w:bCs/>
                <w:noProof/>
                <w:sz w:val="22"/>
                <w:szCs w:val="22"/>
              </w:rPr>
              <w:t>3.5.7</w:t>
            </w:r>
            <w:r w:rsidRPr="0056785E">
              <w:rPr>
                <w:rFonts w:asciiTheme="minorHAnsi" w:eastAsiaTheme="minorEastAsia" w:hAnsiTheme="minorHAnsi" w:cstheme="minorBidi"/>
                <w:noProof/>
                <w:sz w:val="22"/>
                <w:szCs w:val="22"/>
              </w:rPr>
              <w:tab/>
            </w:r>
            <w:r w:rsidRPr="00A130FB">
              <w:rPr>
                <w:rStyle w:val="Hyperlink"/>
                <w:bCs/>
                <w:noProof/>
                <w:sz w:val="22"/>
                <w:szCs w:val="22"/>
              </w:rPr>
              <w:t>Failure Reporting, Analysis, and Corrective Actions System (FRACAS)</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_Toc225860625 \h </w:instrText>
            </w:r>
            <w:r w:rsidRPr="00A130FB">
              <w:rPr>
                <w:noProof/>
                <w:webHidden/>
                <w:sz w:val="22"/>
                <w:szCs w:val="22"/>
              </w:rPr>
            </w:r>
            <w:r w:rsidRPr="00A130FB">
              <w:rPr>
                <w:noProof/>
                <w:webHidden/>
                <w:sz w:val="22"/>
                <w:szCs w:val="22"/>
              </w:rPr>
              <w:fldChar w:fldCharType="separate"/>
            </w:r>
            <w:r w:rsidRPr="00A130FB">
              <w:rPr>
                <w:noProof/>
                <w:webHidden/>
                <w:sz w:val="22"/>
                <w:szCs w:val="22"/>
              </w:rPr>
              <w:t>14</w:t>
            </w:r>
            <w:r w:rsidRPr="00A130FB">
              <w:rPr>
                <w:noProof/>
                <w:webHidden/>
                <w:sz w:val="22"/>
                <w:szCs w:val="22"/>
              </w:rPr>
              <w:fldChar w:fldCharType="end"/>
            </w:r>
          </w:hyperlink>
        </w:p>
        <w:p w14:paraId="1B16EE76" w14:textId="3BBCC9C1"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26" w:history="1">
            <w:r w:rsidRPr="00A130FB">
              <w:rPr>
                <w:rStyle w:val="Hyperlink"/>
                <w:bCs/>
                <w:noProof/>
                <w:sz w:val="22"/>
                <w:szCs w:val="22"/>
              </w:rPr>
              <w:t>3.5.8</w:t>
            </w:r>
            <w:r w:rsidRPr="0056785E">
              <w:rPr>
                <w:rFonts w:asciiTheme="minorHAnsi" w:eastAsiaTheme="minorEastAsia" w:hAnsiTheme="minorHAnsi" w:cstheme="minorBidi"/>
                <w:noProof/>
                <w:sz w:val="22"/>
                <w:szCs w:val="22"/>
              </w:rPr>
              <w:tab/>
            </w:r>
            <w:r w:rsidRPr="00A130FB">
              <w:rPr>
                <w:rStyle w:val="Hyperlink"/>
                <w:bCs/>
                <w:noProof/>
                <w:sz w:val="22"/>
                <w:szCs w:val="22"/>
              </w:rPr>
              <w:t>Nomenclature, Identification Plates, and Serial Numbers</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_Toc225860626 \h </w:instrText>
            </w:r>
            <w:r w:rsidRPr="00A130FB">
              <w:rPr>
                <w:noProof/>
                <w:webHidden/>
                <w:sz w:val="22"/>
                <w:szCs w:val="22"/>
              </w:rPr>
            </w:r>
            <w:r w:rsidRPr="00A130FB">
              <w:rPr>
                <w:noProof/>
                <w:webHidden/>
                <w:sz w:val="22"/>
                <w:szCs w:val="22"/>
              </w:rPr>
              <w:fldChar w:fldCharType="separate"/>
            </w:r>
            <w:r w:rsidRPr="00A130FB">
              <w:rPr>
                <w:noProof/>
                <w:webHidden/>
                <w:sz w:val="22"/>
                <w:szCs w:val="22"/>
              </w:rPr>
              <w:t>14</w:t>
            </w:r>
            <w:r w:rsidRPr="00A130FB">
              <w:rPr>
                <w:noProof/>
                <w:webHidden/>
                <w:sz w:val="22"/>
                <w:szCs w:val="22"/>
              </w:rPr>
              <w:fldChar w:fldCharType="end"/>
            </w:r>
          </w:hyperlink>
        </w:p>
        <w:p w14:paraId="59C6EB73" w14:textId="4AE3D9A7"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27" w:history="1">
            <w:r w:rsidRPr="00A130FB">
              <w:rPr>
                <w:rStyle w:val="Hyperlink"/>
                <w:noProof/>
                <w:sz w:val="22"/>
                <w:szCs w:val="22"/>
              </w:rPr>
              <w:t>3.5.9</w:t>
            </w:r>
            <w:r w:rsidRPr="0056785E">
              <w:rPr>
                <w:rFonts w:asciiTheme="minorHAnsi" w:eastAsiaTheme="minorEastAsia" w:hAnsiTheme="minorHAnsi" w:cstheme="minorBidi"/>
                <w:noProof/>
                <w:sz w:val="22"/>
                <w:szCs w:val="22"/>
              </w:rPr>
              <w:tab/>
            </w:r>
            <w:r w:rsidRPr="00A130FB">
              <w:rPr>
                <w:rStyle w:val="Hyperlink"/>
                <w:noProof/>
                <w:sz w:val="22"/>
                <w:szCs w:val="22"/>
              </w:rPr>
              <w:t>Item Unique Identification (IUID) Program</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_Toc225860627 \h </w:instrText>
            </w:r>
            <w:r w:rsidRPr="00A130FB">
              <w:rPr>
                <w:noProof/>
                <w:webHidden/>
                <w:sz w:val="22"/>
                <w:szCs w:val="22"/>
              </w:rPr>
            </w:r>
            <w:r w:rsidRPr="00A130FB">
              <w:rPr>
                <w:noProof/>
                <w:webHidden/>
                <w:sz w:val="22"/>
                <w:szCs w:val="22"/>
              </w:rPr>
              <w:fldChar w:fldCharType="separate"/>
            </w:r>
            <w:r w:rsidRPr="00A130FB">
              <w:rPr>
                <w:noProof/>
                <w:webHidden/>
                <w:sz w:val="22"/>
                <w:szCs w:val="22"/>
              </w:rPr>
              <w:t>15</w:t>
            </w:r>
            <w:r w:rsidRPr="00A130FB">
              <w:rPr>
                <w:noProof/>
                <w:webHidden/>
                <w:sz w:val="22"/>
                <w:szCs w:val="22"/>
              </w:rPr>
              <w:fldChar w:fldCharType="end"/>
            </w:r>
          </w:hyperlink>
        </w:p>
        <w:p w14:paraId="3F4378AA" w14:textId="121CB5F8"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28" w:history="1">
            <w:r w:rsidRPr="00A130FB">
              <w:rPr>
                <w:rStyle w:val="Hyperlink"/>
                <w:bCs/>
                <w:noProof/>
                <w:sz w:val="22"/>
                <w:szCs w:val="22"/>
              </w:rPr>
              <w:t>3.5.10</w:t>
            </w:r>
            <w:r w:rsidRPr="0056785E">
              <w:rPr>
                <w:rFonts w:asciiTheme="minorHAnsi" w:eastAsiaTheme="minorEastAsia" w:hAnsiTheme="minorHAnsi" w:cstheme="minorBidi"/>
                <w:noProof/>
                <w:sz w:val="22"/>
                <w:szCs w:val="22"/>
              </w:rPr>
              <w:tab/>
            </w:r>
            <w:r w:rsidRPr="00A130FB">
              <w:rPr>
                <w:rStyle w:val="Hyperlink"/>
                <w:bCs/>
                <w:noProof/>
                <w:sz w:val="22"/>
                <w:szCs w:val="22"/>
              </w:rPr>
              <w:t>Packaging, Handling, Storage, and Transportation (PHS&amp;T):</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_Toc225860628 \h </w:instrText>
            </w:r>
            <w:r w:rsidRPr="00A130FB">
              <w:rPr>
                <w:noProof/>
                <w:webHidden/>
                <w:sz w:val="22"/>
                <w:szCs w:val="22"/>
              </w:rPr>
            </w:r>
            <w:r w:rsidRPr="00A130FB">
              <w:rPr>
                <w:noProof/>
                <w:webHidden/>
                <w:sz w:val="22"/>
                <w:szCs w:val="22"/>
              </w:rPr>
              <w:fldChar w:fldCharType="separate"/>
            </w:r>
            <w:r w:rsidRPr="00A130FB">
              <w:rPr>
                <w:noProof/>
                <w:webHidden/>
                <w:sz w:val="22"/>
                <w:szCs w:val="22"/>
              </w:rPr>
              <w:t>15</w:t>
            </w:r>
            <w:r w:rsidRPr="00A130FB">
              <w:rPr>
                <w:noProof/>
                <w:webHidden/>
                <w:sz w:val="22"/>
                <w:szCs w:val="22"/>
              </w:rPr>
              <w:fldChar w:fldCharType="end"/>
            </w:r>
          </w:hyperlink>
        </w:p>
        <w:p w14:paraId="1A78DC17" w14:textId="6C53B423"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29" w:history="1">
            <w:r w:rsidRPr="00A130FB">
              <w:rPr>
                <w:rStyle w:val="Hyperlink"/>
                <w:noProof/>
                <w:sz w:val="22"/>
                <w:szCs w:val="22"/>
              </w:rPr>
              <w:t>3.5.11</w:t>
            </w:r>
            <w:r w:rsidRPr="0056785E">
              <w:rPr>
                <w:rFonts w:asciiTheme="minorHAnsi" w:eastAsiaTheme="minorEastAsia" w:hAnsiTheme="minorHAnsi" w:cstheme="minorBidi"/>
                <w:noProof/>
                <w:sz w:val="22"/>
                <w:szCs w:val="22"/>
              </w:rPr>
              <w:tab/>
            </w:r>
            <w:r w:rsidRPr="00A130FB">
              <w:rPr>
                <w:rStyle w:val="Hyperlink"/>
                <w:noProof/>
                <w:sz w:val="22"/>
                <w:szCs w:val="22"/>
              </w:rPr>
              <w:t>Training, Maintenance, and Courseware</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_Toc225860629 \h </w:instrText>
            </w:r>
            <w:r w:rsidRPr="00A130FB">
              <w:rPr>
                <w:noProof/>
                <w:webHidden/>
                <w:sz w:val="22"/>
                <w:szCs w:val="22"/>
              </w:rPr>
            </w:r>
            <w:r w:rsidRPr="00A130FB">
              <w:rPr>
                <w:noProof/>
                <w:webHidden/>
                <w:sz w:val="22"/>
                <w:szCs w:val="22"/>
              </w:rPr>
              <w:fldChar w:fldCharType="separate"/>
            </w:r>
            <w:r w:rsidRPr="00A130FB">
              <w:rPr>
                <w:noProof/>
                <w:webHidden/>
                <w:sz w:val="22"/>
                <w:szCs w:val="22"/>
              </w:rPr>
              <w:t>15</w:t>
            </w:r>
            <w:r w:rsidRPr="00A130FB">
              <w:rPr>
                <w:noProof/>
                <w:webHidden/>
                <w:sz w:val="22"/>
                <w:szCs w:val="22"/>
              </w:rPr>
              <w:fldChar w:fldCharType="end"/>
            </w:r>
          </w:hyperlink>
        </w:p>
        <w:p w14:paraId="29A01907" w14:textId="5D4D4584" w:rsidR="0056785E" w:rsidRPr="0056785E" w:rsidRDefault="0056785E">
          <w:pPr>
            <w:pStyle w:val="TOC2"/>
            <w:tabs>
              <w:tab w:val="left" w:pos="660"/>
            </w:tabs>
            <w:rPr>
              <w:rFonts w:asciiTheme="minorHAnsi" w:eastAsiaTheme="minorEastAsia" w:hAnsiTheme="minorHAnsi" w:cstheme="minorBidi"/>
              <w:noProof/>
              <w:sz w:val="22"/>
              <w:szCs w:val="22"/>
            </w:rPr>
          </w:pPr>
          <w:hyperlink w:anchor="_Toc225860630" w:history="1">
            <w:r w:rsidRPr="00A130FB">
              <w:rPr>
                <w:rStyle w:val="Hyperlink"/>
                <w:noProof/>
                <w:sz w:val="22"/>
                <w:szCs w:val="22"/>
              </w:rPr>
              <w:t>3.6</w:t>
            </w:r>
            <w:r w:rsidRPr="0056785E">
              <w:rPr>
                <w:rFonts w:asciiTheme="minorHAnsi" w:eastAsiaTheme="minorEastAsia" w:hAnsiTheme="minorHAnsi" w:cstheme="minorBidi"/>
                <w:noProof/>
                <w:sz w:val="22"/>
                <w:szCs w:val="22"/>
              </w:rPr>
              <w:tab/>
            </w:r>
            <w:r w:rsidRPr="00A130FB">
              <w:rPr>
                <w:rStyle w:val="Hyperlink"/>
                <w:noProof/>
                <w:sz w:val="22"/>
                <w:szCs w:val="22"/>
              </w:rPr>
              <w:t>Data Rights</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_Toc225860630 \h </w:instrText>
            </w:r>
            <w:r w:rsidRPr="00A130FB">
              <w:rPr>
                <w:noProof/>
                <w:webHidden/>
                <w:sz w:val="22"/>
                <w:szCs w:val="22"/>
              </w:rPr>
            </w:r>
            <w:r w:rsidRPr="00A130FB">
              <w:rPr>
                <w:noProof/>
                <w:webHidden/>
                <w:sz w:val="22"/>
                <w:szCs w:val="22"/>
              </w:rPr>
              <w:fldChar w:fldCharType="separate"/>
            </w:r>
            <w:r w:rsidRPr="00A130FB">
              <w:rPr>
                <w:noProof/>
                <w:webHidden/>
                <w:sz w:val="22"/>
                <w:szCs w:val="22"/>
              </w:rPr>
              <w:t>17</w:t>
            </w:r>
            <w:r w:rsidRPr="00A130FB">
              <w:rPr>
                <w:noProof/>
                <w:webHidden/>
                <w:sz w:val="22"/>
                <w:szCs w:val="22"/>
              </w:rPr>
              <w:fldChar w:fldCharType="end"/>
            </w:r>
          </w:hyperlink>
        </w:p>
        <w:p w14:paraId="7DECDDA2" w14:textId="326BFC4D"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31" w:history="1">
            <w:r w:rsidRPr="00A130FB">
              <w:rPr>
                <w:rStyle w:val="Hyperlink"/>
                <w:noProof/>
                <w:sz w:val="22"/>
                <w:szCs w:val="22"/>
              </w:rPr>
              <w:t>3.6.1</w:t>
            </w:r>
            <w:r w:rsidRPr="0056785E">
              <w:rPr>
                <w:rFonts w:asciiTheme="minorHAnsi" w:eastAsiaTheme="minorEastAsia" w:hAnsiTheme="minorHAnsi" w:cstheme="minorBidi"/>
                <w:noProof/>
                <w:sz w:val="22"/>
                <w:szCs w:val="22"/>
              </w:rPr>
              <w:tab/>
            </w:r>
            <w:r w:rsidRPr="00A130FB">
              <w:rPr>
                <w:rStyle w:val="Hyperlink"/>
                <w:noProof/>
                <w:sz w:val="22"/>
                <w:szCs w:val="22"/>
              </w:rPr>
              <w:t>Total Ownership Cost (TOC)</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_Toc225860631 \h </w:instrText>
            </w:r>
            <w:r w:rsidRPr="00A130FB">
              <w:rPr>
                <w:noProof/>
                <w:webHidden/>
                <w:sz w:val="22"/>
                <w:szCs w:val="22"/>
              </w:rPr>
            </w:r>
            <w:r w:rsidRPr="00A130FB">
              <w:rPr>
                <w:noProof/>
                <w:webHidden/>
                <w:sz w:val="22"/>
                <w:szCs w:val="22"/>
              </w:rPr>
              <w:fldChar w:fldCharType="separate"/>
            </w:r>
            <w:r w:rsidRPr="00A130FB">
              <w:rPr>
                <w:noProof/>
                <w:webHidden/>
                <w:sz w:val="22"/>
                <w:szCs w:val="22"/>
              </w:rPr>
              <w:t>17</w:t>
            </w:r>
            <w:r w:rsidRPr="00A130FB">
              <w:rPr>
                <w:noProof/>
                <w:webHidden/>
                <w:sz w:val="22"/>
                <w:szCs w:val="22"/>
              </w:rPr>
              <w:fldChar w:fldCharType="end"/>
            </w:r>
          </w:hyperlink>
        </w:p>
        <w:p w14:paraId="02FF839F" w14:textId="0469AB58"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32" w:history="1">
            <w:r w:rsidRPr="00A130FB">
              <w:rPr>
                <w:rStyle w:val="Hyperlink"/>
                <w:bCs/>
                <w:noProof/>
                <w:sz w:val="22"/>
                <w:szCs w:val="22"/>
              </w:rPr>
              <w:t>3.6.2</w:t>
            </w:r>
            <w:r w:rsidRPr="0056785E">
              <w:rPr>
                <w:rFonts w:asciiTheme="minorHAnsi" w:eastAsiaTheme="minorEastAsia" w:hAnsiTheme="minorHAnsi" w:cstheme="minorBidi"/>
                <w:noProof/>
                <w:sz w:val="22"/>
                <w:szCs w:val="22"/>
              </w:rPr>
              <w:tab/>
            </w:r>
            <w:r w:rsidRPr="00A130FB">
              <w:rPr>
                <w:rStyle w:val="Hyperlink"/>
                <w:bCs/>
                <w:noProof/>
                <w:sz w:val="22"/>
                <w:szCs w:val="22"/>
              </w:rPr>
              <w:t>Technical Manual</w:t>
            </w:r>
            <w:r w:rsidRPr="00A130FB">
              <w:rPr>
                <w:rStyle w:val="Hyperlink"/>
                <w:noProof/>
                <w:sz w:val="22"/>
                <w:szCs w:val="22"/>
              </w:rPr>
              <w:t xml:space="preserve"> (TM)</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_Toc225860632 \h </w:instrText>
            </w:r>
            <w:r w:rsidRPr="00A130FB">
              <w:rPr>
                <w:noProof/>
                <w:webHidden/>
                <w:sz w:val="22"/>
                <w:szCs w:val="22"/>
              </w:rPr>
            </w:r>
            <w:r w:rsidRPr="00A130FB">
              <w:rPr>
                <w:noProof/>
                <w:webHidden/>
                <w:sz w:val="22"/>
                <w:szCs w:val="22"/>
              </w:rPr>
              <w:fldChar w:fldCharType="separate"/>
            </w:r>
            <w:r w:rsidRPr="00A130FB">
              <w:rPr>
                <w:noProof/>
                <w:webHidden/>
                <w:sz w:val="22"/>
                <w:szCs w:val="22"/>
              </w:rPr>
              <w:t>17</w:t>
            </w:r>
            <w:r w:rsidRPr="00A130FB">
              <w:rPr>
                <w:noProof/>
                <w:webHidden/>
                <w:sz w:val="22"/>
                <w:szCs w:val="22"/>
              </w:rPr>
              <w:fldChar w:fldCharType="end"/>
            </w:r>
          </w:hyperlink>
        </w:p>
        <w:p w14:paraId="1F69104E" w14:textId="7D73ADE2" w:rsidR="0056785E" w:rsidRPr="0056785E" w:rsidRDefault="0056785E">
          <w:pPr>
            <w:pStyle w:val="TOC3"/>
            <w:tabs>
              <w:tab w:val="left" w:pos="1100"/>
            </w:tabs>
            <w:rPr>
              <w:rFonts w:asciiTheme="minorHAnsi" w:eastAsiaTheme="minorEastAsia" w:hAnsiTheme="minorHAnsi" w:cstheme="minorBidi"/>
              <w:noProof/>
              <w:sz w:val="22"/>
              <w:szCs w:val="22"/>
            </w:rPr>
          </w:pPr>
          <w:hyperlink w:anchor="_Toc225860633" w:history="1">
            <w:r w:rsidRPr="00A130FB">
              <w:rPr>
                <w:rStyle w:val="Hyperlink"/>
                <w:noProof/>
                <w:sz w:val="22"/>
                <w:szCs w:val="22"/>
              </w:rPr>
              <w:t>3.6.3</w:t>
            </w:r>
            <w:r w:rsidRPr="0056785E">
              <w:rPr>
                <w:rFonts w:asciiTheme="minorHAnsi" w:eastAsiaTheme="minorEastAsia" w:hAnsiTheme="minorHAnsi" w:cstheme="minorBidi"/>
                <w:noProof/>
                <w:sz w:val="22"/>
                <w:szCs w:val="22"/>
              </w:rPr>
              <w:tab/>
            </w:r>
            <w:r w:rsidRPr="00A130FB">
              <w:rPr>
                <w:rStyle w:val="Hyperlink"/>
                <w:noProof/>
                <w:sz w:val="22"/>
                <w:szCs w:val="22"/>
              </w:rPr>
              <w:t>Configuration Management</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_Toc225860633 \h </w:instrText>
            </w:r>
            <w:r w:rsidRPr="00A130FB">
              <w:rPr>
                <w:noProof/>
                <w:webHidden/>
                <w:sz w:val="22"/>
                <w:szCs w:val="22"/>
              </w:rPr>
            </w:r>
            <w:r w:rsidRPr="00A130FB">
              <w:rPr>
                <w:noProof/>
                <w:webHidden/>
                <w:sz w:val="22"/>
                <w:szCs w:val="22"/>
              </w:rPr>
              <w:fldChar w:fldCharType="separate"/>
            </w:r>
            <w:r w:rsidRPr="00A130FB">
              <w:rPr>
                <w:noProof/>
                <w:webHidden/>
                <w:sz w:val="22"/>
                <w:szCs w:val="22"/>
              </w:rPr>
              <w:t>18</w:t>
            </w:r>
            <w:r w:rsidRPr="00A130FB">
              <w:rPr>
                <w:noProof/>
                <w:webHidden/>
                <w:sz w:val="22"/>
                <w:szCs w:val="22"/>
              </w:rPr>
              <w:fldChar w:fldCharType="end"/>
            </w:r>
          </w:hyperlink>
        </w:p>
        <w:p w14:paraId="1CA333E4" w14:textId="3FBFC8CD" w:rsidR="0056785E" w:rsidRPr="0056785E" w:rsidRDefault="0056785E">
          <w:pPr>
            <w:pStyle w:val="TOC1"/>
            <w:tabs>
              <w:tab w:val="left" w:pos="440"/>
            </w:tabs>
            <w:rPr>
              <w:rFonts w:asciiTheme="minorHAnsi" w:eastAsiaTheme="minorEastAsia" w:hAnsiTheme="minorHAnsi" w:cstheme="minorBidi"/>
              <w:b w:val="0"/>
              <w:noProof/>
              <w:sz w:val="22"/>
              <w:szCs w:val="22"/>
            </w:rPr>
          </w:pPr>
          <w:hyperlink w:anchor="_Toc225860634" w:history="1">
            <w:r w:rsidRPr="00A130FB">
              <w:rPr>
                <w:rStyle w:val="Hyperlink"/>
                <w:noProof/>
                <w:sz w:val="22"/>
                <w:szCs w:val="22"/>
              </w:rPr>
              <w:t>4</w:t>
            </w:r>
            <w:r w:rsidRPr="0056785E">
              <w:rPr>
                <w:rFonts w:asciiTheme="minorHAnsi" w:eastAsiaTheme="minorEastAsia" w:hAnsiTheme="minorHAnsi" w:cstheme="minorBidi"/>
                <w:b w:val="0"/>
                <w:noProof/>
                <w:sz w:val="22"/>
                <w:szCs w:val="22"/>
              </w:rPr>
              <w:tab/>
            </w:r>
            <w:r w:rsidRPr="00A130FB">
              <w:rPr>
                <w:rStyle w:val="Hyperlink"/>
                <w:noProof/>
                <w:sz w:val="22"/>
                <w:szCs w:val="22"/>
              </w:rPr>
              <w:t>Acronyms and Definitions</w:t>
            </w:r>
            <w:r w:rsidRPr="00A130FB">
              <w:rPr>
                <w:noProof/>
                <w:webHidden/>
                <w:sz w:val="22"/>
                <w:szCs w:val="22"/>
              </w:rPr>
              <w:tab/>
            </w:r>
            <w:r w:rsidRPr="00A130FB">
              <w:rPr>
                <w:noProof/>
                <w:webHidden/>
                <w:sz w:val="22"/>
                <w:szCs w:val="22"/>
              </w:rPr>
              <w:fldChar w:fldCharType="begin"/>
            </w:r>
            <w:r w:rsidRPr="00A130FB">
              <w:rPr>
                <w:noProof/>
                <w:webHidden/>
                <w:sz w:val="22"/>
                <w:szCs w:val="22"/>
              </w:rPr>
              <w:instrText xml:space="preserve"> PAGEREF _Toc225860634 \h </w:instrText>
            </w:r>
            <w:r w:rsidRPr="00A130FB">
              <w:rPr>
                <w:noProof/>
                <w:webHidden/>
                <w:sz w:val="22"/>
                <w:szCs w:val="22"/>
              </w:rPr>
            </w:r>
            <w:r w:rsidRPr="00A130FB">
              <w:rPr>
                <w:noProof/>
                <w:webHidden/>
                <w:sz w:val="22"/>
                <w:szCs w:val="22"/>
              </w:rPr>
              <w:fldChar w:fldCharType="separate"/>
            </w:r>
            <w:r w:rsidRPr="00A130FB">
              <w:rPr>
                <w:noProof/>
                <w:webHidden/>
                <w:sz w:val="22"/>
                <w:szCs w:val="22"/>
              </w:rPr>
              <w:t>18</w:t>
            </w:r>
            <w:r w:rsidRPr="00A130FB">
              <w:rPr>
                <w:noProof/>
                <w:webHidden/>
                <w:sz w:val="22"/>
                <w:szCs w:val="22"/>
              </w:rPr>
              <w:fldChar w:fldCharType="end"/>
            </w:r>
          </w:hyperlink>
        </w:p>
        <w:p w14:paraId="5CE3FEE3" w14:textId="487CA246" w:rsidR="00351E4D" w:rsidRPr="00A130FB" w:rsidRDefault="007D2DDD" w:rsidP="0030099A">
          <w:pPr>
            <w:spacing w:before="0" w:after="0"/>
            <w:rPr>
              <w:sz w:val="22"/>
              <w:szCs w:val="22"/>
            </w:rPr>
          </w:pPr>
          <w:r w:rsidRPr="00A130FB">
            <w:rPr>
              <w:b/>
              <w:bCs/>
              <w:noProof/>
              <w:sz w:val="22"/>
              <w:szCs w:val="22"/>
            </w:rPr>
            <w:fldChar w:fldCharType="end"/>
          </w:r>
        </w:p>
      </w:sdtContent>
    </w:sdt>
    <w:p w14:paraId="1320CF4B" w14:textId="77777777" w:rsidR="000F0735" w:rsidRDefault="000F0735" w:rsidP="00C84433">
      <w:pPr>
        <w:pStyle w:val="Subtitle"/>
      </w:pPr>
      <w:r>
        <w:br w:type="page"/>
      </w:r>
    </w:p>
    <w:p w14:paraId="5CE3FEE4" w14:textId="65734B68" w:rsidR="00351E4D" w:rsidRPr="00C84433" w:rsidRDefault="00F76317" w:rsidP="00C84433">
      <w:pPr>
        <w:pStyle w:val="Subtitle"/>
      </w:pPr>
      <w:r>
        <w:lastRenderedPageBreak/>
        <w:t>Shore TACAN Antenna Group</w:t>
      </w:r>
    </w:p>
    <w:p w14:paraId="5CE3FEE5" w14:textId="77777777" w:rsidR="00351E4D" w:rsidRPr="00C84433" w:rsidRDefault="00351E4D" w:rsidP="00C84433">
      <w:pPr>
        <w:pStyle w:val="Subtitle"/>
      </w:pPr>
      <w:r w:rsidRPr="00C84433">
        <w:t xml:space="preserve">Statement of </w:t>
      </w:r>
      <w:r w:rsidR="004E2BF6" w:rsidRPr="00C84433">
        <w:t xml:space="preserve">Work </w:t>
      </w:r>
      <w:r w:rsidRPr="00C84433">
        <w:t>(SO</w:t>
      </w:r>
      <w:r w:rsidR="004E2BF6" w:rsidRPr="00C84433">
        <w:t>W</w:t>
      </w:r>
      <w:r w:rsidRPr="00C84433">
        <w:t>)</w:t>
      </w:r>
    </w:p>
    <w:p w14:paraId="5CE3FEE6" w14:textId="77777777" w:rsidR="00351E4D" w:rsidRDefault="00351E4D" w:rsidP="0030099A">
      <w:pPr>
        <w:keepLines/>
        <w:rPr>
          <w:b/>
        </w:rPr>
      </w:pPr>
    </w:p>
    <w:p w14:paraId="5CE3FEE7" w14:textId="196F1503" w:rsidR="00D04DC4" w:rsidRDefault="00351E4D" w:rsidP="00A761F8">
      <w:pPr>
        <w:pStyle w:val="Heading1"/>
        <w:numPr>
          <w:ilvl w:val="0"/>
          <w:numId w:val="23"/>
        </w:numPr>
      </w:pPr>
      <w:bookmarkStart w:id="1" w:name="_Toc447793110"/>
      <w:bookmarkStart w:id="2" w:name="_Toc225860587"/>
      <w:r w:rsidRPr="00685E79">
        <w:t>S</w:t>
      </w:r>
      <w:r w:rsidR="00DF6A4B" w:rsidRPr="00685E79">
        <w:t>cope</w:t>
      </w:r>
      <w:bookmarkEnd w:id="1"/>
      <w:bookmarkEnd w:id="2"/>
    </w:p>
    <w:p w14:paraId="220C8FFC" w14:textId="4A1EB5D2" w:rsidR="00AE0FA0" w:rsidRDefault="00E57173" w:rsidP="00B803B9">
      <w:r w:rsidRPr="00E57173">
        <w:t>The following SOW represents the Government’s requirement for a Non-Developmental Item to replace the shore OE-258A Tactical Air Navigation (TACAN) antenna group to be used with the AN/URN-32 TACAN</w:t>
      </w:r>
      <w:r w:rsidR="003D52FE">
        <w:t xml:space="preserve"> </w:t>
      </w:r>
      <w:proofErr w:type="gramStart"/>
      <w:r w:rsidR="003D52FE">
        <w:t>transponder</w:t>
      </w:r>
      <w:r w:rsidRPr="00E57173">
        <w:t>.</w:t>
      </w:r>
      <w:r w:rsidR="00762FF1" w:rsidRPr="00762FF1">
        <w:t>.</w:t>
      </w:r>
      <w:proofErr w:type="gramEnd"/>
      <w:r w:rsidR="00762FF1" w:rsidRPr="00762FF1">
        <w:t xml:space="preserve"> The OE-258A antenna</w:t>
      </w:r>
      <w:r w:rsidR="00662C0F">
        <w:t xml:space="preserve"> group</w:t>
      </w:r>
      <w:r w:rsidR="00762FF1" w:rsidRPr="00762FF1">
        <w:t xml:space="preserve"> is no longer supported, necessitating the procurement of a replacement that meets the TACAN Shore Based Antenna</w:t>
      </w:r>
      <w:r w:rsidR="001061C5">
        <w:t xml:space="preserve"> Group</w:t>
      </w:r>
      <w:r w:rsidR="00762FF1" w:rsidRPr="00762FF1">
        <w:t xml:space="preserve"> Specification and the requirements outlined. </w:t>
      </w:r>
      <w:bookmarkStart w:id="3" w:name="_Toc447793111"/>
    </w:p>
    <w:p w14:paraId="5CE3FEE9" w14:textId="23BB4304" w:rsidR="00D04DC4" w:rsidRDefault="00B77C0F" w:rsidP="00965138">
      <w:pPr>
        <w:pStyle w:val="Heading2"/>
        <w:ind w:left="720"/>
      </w:pPr>
      <w:bookmarkStart w:id="4" w:name="_Toc222988046"/>
      <w:bookmarkStart w:id="5" w:name="_Toc223015814"/>
      <w:bookmarkStart w:id="6" w:name="_Toc225860588"/>
      <w:bookmarkEnd w:id="3"/>
      <w:bookmarkEnd w:id="4"/>
      <w:bookmarkEnd w:id="5"/>
      <w:r>
        <w:t>Background.</w:t>
      </w:r>
      <w:bookmarkEnd w:id="6"/>
    </w:p>
    <w:p w14:paraId="71B719FE" w14:textId="57377245" w:rsidR="00C70D18" w:rsidRDefault="00350A68" w:rsidP="00965138">
      <w:pPr>
        <w:ind w:left="360"/>
      </w:pPr>
      <w:r w:rsidRPr="00350A68">
        <w:t>The Naval Air Systems Command Air Traffic Management Systems Program Office (PMA-213) is the Naval Aviation Enterprise’s Program Office for all Navy and Marine Corps Air Traffic Management Systems.  Within PMA-213,</w:t>
      </w:r>
      <w:r w:rsidR="072EC18F">
        <w:t xml:space="preserve"> </w:t>
      </w:r>
      <w:r w:rsidR="4BBD49C3">
        <w:t>the</w:t>
      </w:r>
      <w:r w:rsidRPr="00350A68">
        <w:t xml:space="preserve"> </w:t>
      </w:r>
      <w:r>
        <w:t xml:space="preserve">TACAN Integrated Product Team provides management and acquisition lifecycle support for the </w:t>
      </w:r>
      <w:r w:rsidR="00652EF1">
        <w:t xml:space="preserve">ship and </w:t>
      </w:r>
      <w:r w:rsidR="770CD859">
        <w:t>shore-based</w:t>
      </w:r>
      <w:r w:rsidR="00652EF1">
        <w:t xml:space="preserve"> </w:t>
      </w:r>
      <w:r w:rsidR="009F57EA">
        <w:t xml:space="preserve">TACAN </w:t>
      </w:r>
      <w:r w:rsidR="008A1C9D">
        <w:t>transponders</w:t>
      </w:r>
      <w:r w:rsidR="009F57EA">
        <w:t xml:space="preserve">. </w:t>
      </w:r>
    </w:p>
    <w:p w14:paraId="3EBD2ED1" w14:textId="6A43FA05" w:rsidR="009F57EA" w:rsidRDefault="009F57EA" w:rsidP="00965138">
      <w:pPr>
        <w:ind w:left="360"/>
      </w:pPr>
      <w:r w:rsidRPr="006D3D08">
        <w:rPr>
          <w:rFonts w:cstheme="minorHAnsi"/>
          <w:szCs w:val="24"/>
        </w:rPr>
        <w:t xml:space="preserve">The TACAN </w:t>
      </w:r>
      <w:r w:rsidR="008A1C9D">
        <w:rPr>
          <w:rFonts w:cstheme="minorHAnsi"/>
          <w:szCs w:val="24"/>
        </w:rPr>
        <w:t>transponder</w:t>
      </w:r>
      <w:r w:rsidR="008A1C9D" w:rsidRPr="006D3D08">
        <w:rPr>
          <w:rFonts w:cstheme="minorHAnsi"/>
          <w:szCs w:val="24"/>
        </w:rPr>
        <w:t xml:space="preserve"> </w:t>
      </w:r>
      <w:r w:rsidR="00662C0F">
        <w:rPr>
          <w:rFonts w:cstheme="minorHAnsi"/>
          <w:szCs w:val="24"/>
        </w:rPr>
        <w:t xml:space="preserve">is </w:t>
      </w:r>
      <w:r w:rsidRPr="006D3D08">
        <w:rPr>
          <w:rFonts w:cstheme="minorHAnsi"/>
          <w:szCs w:val="24"/>
        </w:rPr>
        <w:t xml:space="preserve">designed to assist </w:t>
      </w:r>
      <w:proofErr w:type="gramStart"/>
      <w:r w:rsidRPr="006D3D08">
        <w:rPr>
          <w:rFonts w:cstheme="minorHAnsi"/>
          <w:szCs w:val="24"/>
        </w:rPr>
        <w:t>aircrews</w:t>
      </w:r>
      <w:proofErr w:type="gramEnd"/>
      <w:r w:rsidRPr="006D3D08">
        <w:rPr>
          <w:rFonts w:cstheme="minorHAnsi"/>
          <w:szCs w:val="24"/>
        </w:rPr>
        <w:t xml:space="preserve"> in locating the ship or airfield where the system is installed.</w:t>
      </w:r>
      <w:r>
        <w:rPr>
          <w:rFonts w:cstheme="minorHAnsi"/>
          <w:szCs w:val="24"/>
        </w:rPr>
        <w:t xml:space="preserve"> </w:t>
      </w:r>
      <w:r w:rsidRPr="00472290">
        <w:t xml:space="preserve">For the </w:t>
      </w:r>
      <w:r>
        <w:t xml:space="preserve">shore based </w:t>
      </w:r>
      <w:r w:rsidRPr="00472290">
        <w:t>AN/URN-32 to be made operational, it</w:t>
      </w:r>
      <w:r>
        <w:t xml:space="preserve"> </w:t>
      </w:r>
      <w:r w:rsidRPr="00472290">
        <w:t>must be connected to an</w:t>
      </w:r>
      <w:r>
        <w:t xml:space="preserve"> antenna</w:t>
      </w:r>
      <w:r w:rsidR="00662C0F">
        <w:t xml:space="preserve"> group</w:t>
      </w:r>
      <w:r w:rsidR="00572517">
        <w:t xml:space="preserve">, which provides </w:t>
      </w:r>
      <w:r w:rsidR="00572517" w:rsidRPr="00D17B34">
        <w:rPr>
          <w:rFonts w:cstheme="minorHAnsi"/>
          <w:color w:val="000000" w:themeColor="text1"/>
          <w:szCs w:val="24"/>
        </w:rPr>
        <w:t xml:space="preserve">an all-band, solid-state, electronically modulated </w:t>
      </w:r>
      <w:r w:rsidR="00572517">
        <w:rPr>
          <w:rFonts w:cstheme="minorHAnsi"/>
          <w:color w:val="000000" w:themeColor="text1"/>
          <w:szCs w:val="24"/>
        </w:rPr>
        <w:t>antenna for</w:t>
      </w:r>
      <w:r w:rsidR="00572517" w:rsidRPr="00D17B34">
        <w:rPr>
          <w:rFonts w:cstheme="minorHAnsi"/>
          <w:color w:val="000000" w:themeColor="text1"/>
          <w:szCs w:val="24"/>
        </w:rPr>
        <w:t xml:space="preserve"> both transmit and receive modes.</w:t>
      </w:r>
    </w:p>
    <w:p w14:paraId="09DBAFE3" w14:textId="70D2D982" w:rsidR="00350A68" w:rsidRDefault="0082486B" w:rsidP="00965138">
      <w:pPr>
        <w:keepLines/>
        <w:ind w:left="360"/>
      </w:pPr>
      <w:r>
        <w:t>T</w:t>
      </w:r>
      <w:r w:rsidR="009F57EA">
        <w:t>he OE-258A</w:t>
      </w:r>
      <w:r w:rsidR="00C70D18">
        <w:t xml:space="preserve"> TACAN shore antenna</w:t>
      </w:r>
      <w:r w:rsidR="00662C0F">
        <w:t xml:space="preserve"> group</w:t>
      </w:r>
      <w:r w:rsidR="009F57EA">
        <w:t xml:space="preserve"> is no longer supported and can no longer be procured. The Navy intends to award a contract to purchase</w:t>
      </w:r>
      <w:r w:rsidR="00C70D18">
        <w:t xml:space="preserve"> an</w:t>
      </w:r>
      <w:r w:rsidR="009F57EA">
        <w:t xml:space="preserve"> antenna</w:t>
      </w:r>
      <w:r w:rsidR="00662C0F">
        <w:t xml:space="preserve"> group</w:t>
      </w:r>
      <w:r w:rsidR="009F57EA">
        <w:t xml:space="preserve"> replacement that meet</w:t>
      </w:r>
      <w:r>
        <w:t>s</w:t>
      </w:r>
      <w:r w:rsidR="009F57EA">
        <w:t xml:space="preserve"> the TACAN Shore Based Antenna</w:t>
      </w:r>
      <w:r w:rsidR="001061C5">
        <w:t xml:space="preserve"> Group</w:t>
      </w:r>
      <w:r w:rsidR="009F57EA">
        <w:t xml:space="preserve"> Specification and the requirements of this SOW.</w:t>
      </w:r>
    </w:p>
    <w:p w14:paraId="276CA893" w14:textId="28FAD51F" w:rsidR="00F82C73" w:rsidRDefault="135BFE50" w:rsidP="00965138">
      <w:pPr>
        <w:pStyle w:val="Heading2"/>
        <w:ind w:left="720"/>
      </w:pPr>
      <w:bookmarkStart w:id="7" w:name="_Toc225860589"/>
      <w:r>
        <w:t>System Description.</w:t>
      </w:r>
      <w:bookmarkEnd w:id="7"/>
      <w:r>
        <w:t xml:space="preserve"> </w:t>
      </w:r>
      <w:r w:rsidR="3E03DD59">
        <w:t xml:space="preserve"> </w:t>
      </w:r>
    </w:p>
    <w:p w14:paraId="7F1F9C00" w14:textId="16450C78" w:rsidR="00F82C73" w:rsidRPr="00F82C73" w:rsidRDefault="00F76317" w:rsidP="00965138">
      <w:pPr>
        <w:ind w:left="360"/>
      </w:pPr>
      <w:r>
        <w:t>The shore</w:t>
      </w:r>
      <w:r w:rsidR="009D7858" w:rsidRPr="009D7858">
        <w:t xml:space="preserve"> antenna group </w:t>
      </w:r>
      <w:r>
        <w:t xml:space="preserve">shall </w:t>
      </w:r>
      <w:r w:rsidR="009D7858" w:rsidRPr="009D7858">
        <w:t xml:space="preserve">consist of the antenna and the antenna control unit. </w:t>
      </w:r>
    </w:p>
    <w:p w14:paraId="5CE3FEEB" w14:textId="57205617" w:rsidR="00351E4D" w:rsidRPr="006457D4" w:rsidRDefault="00351E4D">
      <w:pPr>
        <w:pStyle w:val="Heading1"/>
      </w:pPr>
      <w:bookmarkStart w:id="8" w:name="_Toc447793113"/>
      <w:bookmarkStart w:id="9" w:name="_Toc225860590"/>
      <w:r>
        <w:t>A</w:t>
      </w:r>
      <w:r w:rsidR="005E3CB3">
        <w:t>pplicable</w:t>
      </w:r>
      <w:r>
        <w:t xml:space="preserve"> </w:t>
      </w:r>
      <w:r w:rsidRPr="000851E1">
        <w:t>D</w:t>
      </w:r>
      <w:r w:rsidR="005E3CB3" w:rsidRPr="000851E1">
        <w:t>ocuments</w:t>
      </w:r>
      <w:bookmarkEnd w:id="8"/>
      <w:bookmarkEnd w:id="9"/>
    </w:p>
    <w:p w14:paraId="5CE3FEEC" w14:textId="4CDB7758" w:rsidR="00D94504" w:rsidRDefault="00351E4D" w:rsidP="006457D4">
      <w:r w:rsidRPr="002A58AB">
        <w:t xml:space="preserve">The </w:t>
      </w:r>
      <w:r w:rsidR="00E66AAB">
        <w:t xml:space="preserve">requirements specified in this SOW shall be fulfilled in </w:t>
      </w:r>
      <w:r w:rsidR="0086253F">
        <w:t>conjunction</w:t>
      </w:r>
      <w:r w:rsidR="00E66AAB">
        <w:t xml:space="preserve"> with the documents listed in this section. These documents provide supplemental technical details, standar</w:t>
      </w:r>
      <w:r w:rsidR="00CF75DA">
        <w:t>d</w:t>
      </w:r>
      <w:r w:rsidR="00E66AAB">
        <w:t xml:space="preserve">s, and specifications. </w:t>
      </w:r>
    </w:p>
    <w:p w14:paraId="5CE3FEED" w14:textId="6E7CE0E1" w:rsidR="00351E4D" w:rsidRPr="006457D4" w:rsidRDefault="00351E4D" w:rsidP="00965138">
      <w:pPr>
        <w:pStyle w:val="Heading2"/>
        <w:ind w:left="720"/>
      </w:pPr>
      <w:bookmarkStart w:id="10" w:name="_Toc447793114"/>
      <w:bookmarkStart w:id="11" w:name="_Toc225860591"/>
      <w:r>
        <w:t>P</w:t>
      </w:r>
      <w:r w:rsidR="005E3CB3">
        <w:t>recedence</w:t>
      </w:r>
      <w:r>
        <w:t xml:space="preserve"> </w:t>
      </w:r>
      <w:r w:rsidR="005E3CB3">
        <w:t>of</w:t>
      </w:r>
      <w:r>
        <w:t xml:space="preserve"> D</w:t>
      </w:r>
      <w:r w:rsidR="005E3CB3">
        <w:t>ocuments</w:t>
      </w:r>
      <w:bookmarkEnd w:id="10"/>
      <w:bookmarkEnd w:id="11"/>
    </w:p>
    <w:p w14:paraId="5CE3FEEE" w14:textId="6EAD803E" w:rsidR="00351E4D" w:rsidRDefault="00351E4D" w:rsidP="00965138">
      <w:pPr>
        <w:ind w:left="360"/>
      </w:pPr>
      <w:r>
        <w:t xml:space="preserve">In the event a conflict arises between the text of this </w:t>
      </w:r>
      <w:r w:rsidR="00CC3A4F">
        <w:t>SOW</w:t>
      </w:r>
      <w:r>
        <w:t xml:space="preserve"> and the references or drawings </w:t>
      </w:r>
      <w:r w:rsidR="009A33D0">
        <w:t>cited</w:t>
      </w:r>
      <w:r>
        <w:t xml:space="preserve"> herein, the text of this </w:t>
      </w:r>
      <w:r w:rsidR="00CC3A4F">
        <w:t>SOW</w:t>
      </w:r>
      <w:r>
        <w:t xml:space="preserve"> shall take precedence.  Nothing in this </w:t>
      </w:r>
      <w:r w:rsidR="00CC3A4F">
        <w:t>SOW</w:t>
      </w:r>
      <w:r>
        <w:t xml:space="preserve">, however, shall supersede applicable laws and regulations unless a specific exemption has been obtained. </w:t>
      </w:r>
      <w:r w:rsidRPr="002A58AB">
        <w:t xml:space="preserve">  </w:t>
      </w:r>
    </w:p>
    <w:p w14:paraId="56CFFBC0" w14:textId="77777777" w:rsidR="00DC42DD" w:rsidRDefault="00DC42DD" w:rsidP="00965138">
      <w:pPr>
        <w:ind w:firstLine="360"/>
        <w:rPr>
          <w:b/>
        </w:rPr>
      </w:pPr>
    </w:p>
    <w:p w14:paraId="07090ACB" w14:textId="6FB90C64" w:rsidR="00DC42DD" w:rsidRDefault="00DC42DD" w:rsidP="00965138">
      <w:pPr>
        <w:ind w:firstLine="360"/>
        <w:rPr>
          <w:b/>
        </w:rPr>
      </w:pPr>
    </w:p>
    <w:p w14:paraId="291D4833" w14:textId="77777777" w:rsidR="000F0735" w:rsidRDefault="000F0735" w:rsidP="00965138">
      <w:pPr>
        <w:ind w:firstLine="360"/>
        <w:rPr>
          <w:b/>
        </w:rPr>
      </w:pPr>
    </w:p>
    <w:p w14:paraId="6FF86E66" w14:textId="77777777" w:rsidR="00DC42DD" w:rsidRDefault="00DC42DD" w:rsidP="00965138">
      <w:pPr>
        <w:ind w:firstLine="360"/>
        <w:rPr>
          <w:b/>
        </w:rPr>
      </w:pPr>
    </w:p>
    <w:p w14:paraId="25D76B17" w14:textId="77777777" w:rsidR="0082486B" w:rsidRDefault="0082486B" w:rsidP="00B803B9">
      <w:pPr>
        <w:rPr>
          <w:b/>
        </w:rPr>
      </w:pPr>
    </w:p>
    <w:p w14:paraId="5CE3FEEF" w14:textId="4F08F623" w:rsidR="00223DB5" w:rsidRDefault="00351E4D" w:rsidP="00B803B9">
      <w:pPr>
        <w:rPr>
          <w:b/>
        </w:rPr>
      </w:pPr>
      <w:r w:rsidRPr="00A761F8">
        <w:rPr>
          <w:b/>
        </w:rPr>
        <w:t>Specifications:</w:t>
      </w:r>
    </w:p>
    <w:tbl>
      <w:tblPr>
        <w:tblStyle w:val="TableGrid"/>
        <w:tblW w:w="0" w:type="auto"/>
        <w:tblLook w:val="04A0" w:firstRow="1" w:lastRow="0" w:firstColumn="1" w:lastColumn="0" w:noHBand="0" w:noVBand="1"/>
      </w:tblPr>
      <w:tblGrid>
        <w:gridCol w:w="4675"/>
        <w:gridCol w:w="4675"/>
      </w:tblGrid>
      <w:tr w:rsidR="00727A8E" w14:paraId="2A8935FC" w14:textId="77777777" w:rsidTr="00727A8E">
        <w:tc>
          <w:tcPr>
            <w:tcW w:w="4675" w:type="dxa"/>
          </w:tcPr>
          <w:p w14:paraId="49935F54" w14:textId="5DD5D290" w:rsidR="00727A8E" w:rsidRDefault="0056456B" w:rsidP="00965138">
            <w:pPr>
              <w:ind w:firstLine="0"/>
              <w:jc w:val="left"/>
              <w:rPr>
                <w:b/>
              </w:rPr>
            </w:pPr>
            <w:r w:rsidRPr="007D37E3">
              <w:t>SAE AS5553D</w:t>
            </w:r>
          </w:p>
        </w:tc>
        <w:tc>
          <w:tcPr>
            <w:tcW w:w="4675" w:type="dxa"/>
          </w:tcPr>
          <w:p w14:paraId="35BCE425" w14:textId="1A7E4988" w:rsidR="00727A8E" w:rsidRDefault="0056456B" w:rsidP="00965138">
            <w:pPr>
              <w:ind w:firstLine="0"/>
              <w:jc w:val="left"/>
              <w:rPr>
                <w:b/>
              </w:rPr>
            </w:pPr>
            <w:r w:rsidRPr="007D37E3">
              <w:t>Counterfeit Electrical, Electronic, and Electromechanical Parts;</w:t>
            </w:r>
            <w:r>
              <w:t xml:space="preserve"> </w:t>
            </w:r>
            <w:r w:rsidRPr="007D37E3">
              <w:t>Avoidance, Detection, Mitigation, and Disposition</w:t>
            </w:r>
          </w:p>
        </w:tc>
      </w:tr>
      <w:tr w:rsidR="00727A8E" w14:paraId="64D5D128" w14:textId="77777777" w:rsidTr="00727A8E">
        <w:tc>
          <w:tcPr>
            <w:tcW w:w="4675" w:type="dxa"/>
          </w:tcPr>
          <w:p w14:paraId="6CE8D684" w14:textId="5D55F3CA" w:rsidR="00727A8E" w:rsidRDefault="0056456B" w:rsidP="00965138">
            <w:pPr>
              <w:ind w:firstLine="0"/>
              <w:jc w:val="left"/>
              <w:rPr>
                <w:b/>
              </w:rPr>
            </w:pPr>
            <w:r w:rsidRPr="007D37E3">
              <w:t>SAE AS6174A</w:t>
            </w:r>
          </w:p>
        </w:tc>
        <w:tc>
          <w:tcPr>
            <w:tcW w:w="4675" w:type="dxa"/>
          </w:tcPr>
          <w:p w14:paraId="3B7A7B37" w14:textId="05F5F225" w:rsidR="00727A8E" w:rsidRDefault="0056456B" w:rsidP="00965138">
            <w:pPr>
              <w:ind w:firstLine="0"/>
              <w:jc w:val="left"/>
              <w:rPr>
                <w:b/>
              </w:rPr>
            </w:pPr>
            <w:r w:rsidRPr="007D37E3">
              <w:t>Counterfeit Materiel; Assuring Acquisition of Authentic and Conforming Materiel</w:t>
            </w:r>
          </w:p>
        </w:tc>
      </w:tr>
      <w:tr w:rsidR="00727A8E" w14:paraId="453C8D39" w14:textId="77777777" w:rsidTr="00727A8E">
        <w:tc>
          <w:tcPr>
            <w:tcW w:w="4675" w:type="dxa"/>
          </w:tcPr>
          <w:p w14:paraId="3C9FD477" w14:textId="3D943886" w:rsidR="00727A8E" w:rsidRDefault="0056456B" w:rsidP="00965138">
            <w:pPr>
              <w:ind w:firstLine="0"/>
              <w:jc w:val="left"/>
              <w:rPr>
                <w:b/>
              </w:rPr>
            </w:pPr>
            <w:r w:rsidRPr="007D37E3">
              <w:t>SAE GEIA-STD-0007B</w:t>
            </w:r>
            <w:r>
              <w:tab/>
            </w:r>
          </w:p>
        </w:tc>
        <w:tc>
          <w:tcPr>
            <w:tcW w:w="4675" w:type="dxa"/>
          </w:tcPr>
          <w:p w14:paraId="5AA69F5D" w14:textId="7AE724CC" w:rsidR="00727A8E" w:rsidRDefault="0056456B" w:rsidP="00965138">
            <w:pPr>
              <w:ind w:firstLine="0"/>
              <w:jc w:val="left"/>
              <w:rPr>
                <w:b/>
              </w:rPr>
            </w:pPr>
            <w:r>
              <w:t>Logistics Product Data Handbook</w:t>
            </w:r>
          </w:p>
        </w:tc>
      </w:tr>
      <w:tr w:rsidR="00727A8E" w14:paraId="007B7C5A" w14:textId="77777777" w:rsidTr="00727A8E">
        <w:tc>
          <w:tcPr>
            <w:tcW w:w="4675" w:type="dxa"/>
          </w:tcPr>
          <w:p w14:paraId="3F02A6C3" w14:textId="31857C9D" w:rsidR="00727A8E" w:rsidRDefault="0056456B" w:rsidP="00965138">
            <w:pPr>
              <w:ind w:firstLine="0"/>
              <w:jc w:val="left"/>
              <w:rPr>
                <w:b/>
              </w:rPr>
            </w:pPr>
            <w:r w:rsidRPr="007D37E3">
              <w:t>SAE GEIA-HB-0007B</w:t>
            </w:r>
          </w:p>
        </w:tc>
        <w:tc>
          <w:tcPr>
            <w:tcW w:w="4675" w:type="dxa"/>
          </w:tcPr>
          <w:p w14:paraId="63C4659F" w14:textId="6B8382A4" w:rsidR="00727A8E" w:rsidRDefault="0056456B" w:rsidP="00965138">
            <w:pPr>
              <w:ind w:firstLine="0"/>
              <w:jc w:val="left"/>
              <w:rPr>
                <w:b/>
              </w:rPr>
            </w:pPr>
            <w:r>
              <w:t>Logistics Product Data Handbook</w:t>
            </w:r>
          </w:p>
        </w:tc>
      </w:tr>
      <w:tr w:rsidR="00727A8E" w14:paraId="08C4D09D" w14:textId="77777777" w:rsidTr="00727A8E">
        <w:tc>
          <w:tcPr>
            <w:tcW w:w="4675" w:type="dxa"/>
          </w:tcPr>
          <w:p w14:paraId="1C5E3847" w14:textId="291C379E" w:rsidR="00727A8E" w:rsidRDefault="0056456B" w:rsidP="00965138">
            <w:pPr>
              <w:ind w:firstLine="0"/>
              <w:jc w:val="left"/>
              <w:rPr>
                <w:b/>
              </w:rPr>
            </w:pPr>
            <w:r w:rsidRPr="00371E68">
              <w:t>MIL-STD-130</w:t>
            </w:r>
            <w:r>
              <w:tab/>
            </w:r>
          </w:p>
        </w:tc>
        <w:tc>
          <w:tcPr>
            <w:tcW w:w="4675" w:type="dxa"/>
          </w:tcPr>
          <w:p w14:paraId="65A1BC61" w14:textId="5AB7BAF6" w:rsidR="00727A8E" w:rsidRDefault="0056456B" w:rsidP="00965138">
            <w:pPr>
              <w:ind w:firstLine="0"/>
              <w:jc w:val="left"/>
              <w:rPr>
                <w:b/>
              </w:rPr>
            </w:pPr>
            <w:r w:rsidRPr="00FD3523">
              <w:t>Identification Marking of U.S. Military Property</w:t>
            </w:r>
          </w:p>
        </w:tc>
      </w:tr>
      <w:tr w:rsidR="00727A8E" w14:paraId="2351AEAD" w14:textId="77777777" w:rsidTr="00727A8E">
        <w:tc>
          <w:tcPr>
            <w:tcW w:w="4675" w:type="dxa"/>
          </w:tcPr>
          <w:p w14:paraId="0183BA1B" w14:textId="5ED91C4D" w:rsidR="00727A8E" w:rsidRDefault="0056456B" w:rsidP="00965138">
            <w:pPr>
              <w:ind w:firstLine="0"/>
              <w:jc w:val="left"/>
              <w:rPr>
                <w:b/>
              </w:rPr>
            </w:pPr>
            <w:r w:rsidRPr="00FD4510">
              <w:t>EKMS 5A</w:t>
            </w:r>
            <w:r>
              <w:tab/>
            </w:r>
            <w:r>
              <w:tab/>
            </w:r>
          </w:p>
        </w:tc>
        <w:tc>
          <w:tcPr>
            <w:tcW w:w="4675" w:type="dxa"/>
          </w:tcPr>
          <w:p w14:paraId="35875196" w14:textId="64A195B8" w:rsidR="00727A8E" w:rsidRPr="00965138" w:rsidRDefault="0056456B" w:rsidP="00965138">
            <w:pPr>
              <w:ind w:firstLine="0"/>
              <w:jc w:val="left"/>
            </w:pPr>
            <w:r w:rsidRPr="00FD4510">
              <w:t>Cryptographic</w:t>
            </w:r>
            <w:r>
              <w:t xml:space="preserve"> </w:t>
            </w:r>
            <w:r w:rsidRPr="00FD4510">
              <w:t xml:space="preserve">Equipment Information/Guidance Manual </w:t>
            </w:r>
          </w:p>
        </w:tc>
      </w:tr>
      <w:tr w:rsidR="00727A8E" w14:paraId="46DEF718" w14:textId="77777777" w:rsidTr="00727A8E">
        <w:tc>
          <w:tcPr>
            <w:tcW w:w="4675" w:type="dxa"/>
          </w:tcPr>
          <w:p w14:paraId="606B16A7" w14:textId="79D7A2B8" w:rsidR="00727A8E" w:rsidRPr="00965138" w:rsidRDefault="0056456B" w:rsidP="00965138">
            <w:pPr>
              <w:ind w:firstLine="0"/>
              <w:jc w:val="left"/>
            </w:pPr>
            <w:proofErr w:type="spellStart"/>
            <w:r w:rsidRPr="0004663E">
              <w:t>Do</w:t>
            </w:r>
            <w:r w:rsidR="00C93960">
              <w:t>W</w:t>
            </w:r>
            <w:proofErr w:type="spellEnd"/>
            <w:r w:rsidRPr="0004663E">
              <w:t xml:space="preserve"> Directive 5230.24</w:t>
            </w:r>
          </w:p>
        </w:tc>
        <w:tc>
          <w:tcPr>
            <w:tcW w:w="4675" w:type="dxa"/>
          </w:tcPr>
          <w:p w14:paraId="0750EE9F" w14:textId="61C9D929" w:rsidR="00727A8E" w:rsidRDefault="0056456B" w:rsidP="00965138">
            <w:pPr>
              <w:ind w:firstLine="0"/>
              <w:jc w:val="left"/>
              <w:rPr>
                <w:b/>
              </w:rPr>
            </w:pPr>
            <w:r w:rsidRPr="00C527DD">
              <w:t>Distribution Statements on Technical Documents</w:t>
            </w:r>
          </w:p>
        </w:tc>
      </w:tr>
      <w:tr w:rsidR="00727A8E" w14:paraId="7535253D" w14:textId="77777777" w:rsidTr="00727A8E">
        <w:tc>
          <w:tcPr>
            <w:tcW w:w="4675" w:type="dxa"/>
          </w:tcPr>
          <w:p w14:paraId="72BA296F" w14:textId="3A7626F0" w:rsidR="00727A8E" w:rsidRPr="00965138" w:rsidRDefault="0004663E" w:rsidP="00965138">
            <w:pPr>
              <w:ind w:firstLine="0"/>
              <w:jc w:val="left"/>
            </w:pPr>
            <w:r w:rsidRPr="00965138">
              <w:t>MIL-PRF-32216B</w:t>
            </w:r>
          </w:p>
        </w:tc>
        <w:tc>
          <w:tcPr>
            <w:tcW w:w="4675" w:type="dxa"/>
          </w:tcPr>
          <w:p w14:paraId="6AD47FBB" w14:textId="7A7460B6" w:rsidR="00727A8E" w:rsidRPr="00965138" w:rsidRDefault="0004663E" w:rsidP="00965138">
            <w:pPr>
              <w:ind w:firstLine="0"/>
              <w:jc w:val="left"/>
              <w:rPr>
                <w:bCs/>
              </w:rPr>
            </w:pPr>
            <w:r>
              <w:rPr>
                <w:bCs/>
              </w:rPr>
              <w:t>Military Performance Specification: Evaluation of Co</w:t>
            </w:r>
            <w:r w:rsidR="00F66024">
              <w:rPr>
                <w:bCs/>
              </w:rPr>
              <w:t>m</w:t>
            </w:r>
            <w:r>
              <w:rPr>
                <w:bCs/>
              </w:rPr>
              <w:t xml:space="preserve">mercial-Off-The-Shelf (COTS) Manuals and Preparation of Supplemental Data </w:t>
            </w:r>
          </w:p>
        </w:tc>
      </w:tr>
      <w:tr w:rsidR="00C96EC3" w14:paraId="54957A82" w14:textId="77777777" w:rsidTr="00727A8E">
        <w:tc>
          <w:tcPr>
            <w:tcW w:w="4675" w:type="dxa"/>
          </w:tcPr>
          <w:p w14:paraId="00C35D66" w14:textId="3ACB086B" w:rsidR="00C96EC3" w:rsidRDefault="00C96EC3" w:rsidP="00A130FB">
            <w:pPr>
              <w:ind w:firstLine="0"/>
              <w:jc w:val="left"/>
            </w:pPr>
            <w:r w:rsidRPr="00482896">
              <w:t>MIL-A-29505</w:t>
            </w:r>
          </w:p>
        </w:tc>
        <w:tc>
          <w:tcPr>
            <w:tcW w:w="4675" w:type="dxa"/>
          </w:tcPr>
          <w:p w14:paraId="61E2CB13" w14:textId="63DBFBD3" w:rsidR="00C96EC3" w:rsidRDefault="00C96EC3" w:rsidP="00A130FB">
            <w:pPr>
              <w:ind w:firstLine="0"/>
              <w:jc w:val="left"/>
            </w:pPr>
            <w:proofErr w:type="spellStart"/>
            <w:r>
              <w:t>Tacan</w:t>
            </w:r>
            <w:proofErr w:type="spellEnd"/>
            <w:r>
              <w:t xml:space="preserve"> Shore Based Antenna Group</w:t>
            </w:r>
            <w:r w:rsidR="009417AF">
              <w:t xml:space="preserve"> Specification</w:t>
            </w:r>
          </w:p>
        </w:tc>
      </w:tr>
      <w:tr w:rsidR="00D422D7" w14:paraId="12770241" w14:textId="77777777" w:rsidTr="00727A8E">
        <w:tc>
          <w:tcPr>
            <w:tcW w:w="4675" w:type="dxa"/>
          </w:tcPr>
          <w:p w14:paraId="00210CA9" w14:textId="53499BBA" w:rsidR="00D422D7" w:rsidRPr="00D422D7" w:rsidDel="009E591B" w:rsidRDefault="00D422D7" w:rsidP="00A130FB">
            <w:pPr>
              <w:ind w:firstLine="0"/>
              <w:jc w:val="left"/>
              <w:rPr>
                <w:highlight w:val="yellow"/>
              </w:rPr>
            </w:pPr>
            <w:r w:rsidRPr="00434E4F">
              <w:t>MIL-DTL-21981B</w:t>
            </w:r>
            <w:r>
              <w:tab/>
            </w:r>
          </w:p>
        </w:tc>
        <w:tc>
          <w:tcPr>
            <w:tcW w:w="4675" w:type="dxa"/>
          </w:tcPr>
          <w:p w14:paraId="0EEF6EB6" w14:textId="10136656" w:rsidR="00D422D7" w:rsidRDefault="00D422D7" w:rsidP="00A130FB">
            <w:pPr>
              <w:ind w:firstLine="0"/>
              <w:jc w:val="left"/>
            </w:pPr>
            <w:r w:rsidRPr="00A738FA">
              <w:t>Connector, Electrical, Multi-Pin, Circular, Anti-Corrosion, Mating, and High-Reliability, General Specification</w:t>
            </w:r>
          </w:p>
        </w:tc>
      </w:tr>
    </w:tbl>
    <w:p w14:paraId="0A9B78F3" w14:textId="134CA20D" w:rsidR="00A738FA" w:rsidRDefault="00A738FA" w:rsidP="00965138">
      <w:pPr>
        <w:jc w:val="left"/>
      </w:pPr>
      <w:r>
        <w:tab/>
      </w:r>
    </w:p>
    <w:p w14:paraId="493E19CA" w14:textId="1E1B0C88" w:rsidR="0056456B" w:rsidRDefault="00351E4D" w:rsidP="00965138">
      <w:pPr>
        <w:jc w:val="left"/>
      </w:pPr>
      <w:r w:rsidRPr="00A761F8">
        <w:rPr>
          <w:b/>
        </w:rPr>
        <w:t>Reference Documents:</w:t>
      </w:r>
    </w:p>
    <w:tbl>
      <w:tblPr>
        <w:tblStyle w:val="TableGrid"/>
        <w:tblW w:w="0" w:type="auto"/>
        <w:tblLook w:val="04A0" w:firstRow="1" w:lastRow="0" w:firstColumn="1" w:lastColumn="0" w:noHBand="0" w:noVBand="1"/>
      </w:tblPr>
      <w:tblGrid>
        <w:gridCol w:w="4675"/>
        <w:gridCol w:w="4675"/>
      </w:tblGrid>
      <w:tr w:rsidR="0056456B" w14:paraId="7B16FF8F" w14:textId="77777777" w:rsidTr="0056456B">
        <w:tc>
          <w:tcPr>
            <w:tcW w:w="4675" w:type="dxa"/>
          </w:tcPr>
          <w:p w14:paraId="0A2D6202" w14:textId="692B8249" w:rsidR="0056456B" w:rsidRDefault="0056456B" w:rsidP="00965138">
            <w:pPr>
              <w:ind w:firstLine="0"/>
              <w:jc w:val="left"/>
            </w:pPr>
            <w:r>
              <w:rPr>
                <w:szCs w:val="24"/>
              </w:rPr>
              <w:t xml:space="preserve">PMA-213 </w:t>
            </w:r>
            <w:r w:rsidR="00F66024">
              <w:rPr>
                <w:szCs w:val="24"/>
              </w:rPr>
              <w:t>Configuration Management (</w:t>
            </w:r>
            <w:r>
              <w:rPr>
                <w:szCs w:val="24"/>
              </w:rPr>
              <w:t>CM</w:t>
            </w:r>
            <w:r w:rsidR="00F66024">
              <w:rPr>
                <w:szCs w:val="24"/>
              </w:rPr>
              <w:t>)</w:t>
            </w:r>
            <w:r>
              <w:rPr>
                <w:szCs w:val="24"/>
              </w:rPr>
              <w:t xml:space="preserve"> Plan</w:t>
            </w:r>
          </w:p>
        </w:tc>
        <w:tc>
          <w:tcPr>
            <w:tcW w:w="4675" w:type="dxa"/>
          </w:tcPr>
          <w:p w14:paraId="0A15A2E6" w14:textId="0F8E3079" w:rsidR="0056456B" w:rsidRDefault="0056456B" w:rsidP="00965138">
            <w:pPr>
              <w:ind w:firstLine="0"/>
              <w:jc w:val="left"/>
            </w:pPr>
            <w:r>
              <w:rPr>
                <w:szCs w:val="24"/>
              </w:rPr>
              <w:t>PMA-213 Naval Air Traffic Management Systems Office of Primary Responsibility Configuration Management Plan</w:t>
            </w:r>
          </w:p>
        </w:tc>
      </w:tr>
      <w:tr w:rsidR="0056456B" w14:paraId="4E6695D3" w14:textId="77777777" w:rsidTr="0056456B">
        <w:tc>
          <w:tcPr>
            <w:tcW w:w="4675" w:type="dxa"/>
          </w:tcPr>
          <w:p w14:paraId="3C56FF05" w14:textId="5772B7A7" w:rsidR="0056456B" w:rsidRDefault="00F66024" w:rsidP="00965138">
            <w:pPr>
              <w:ind w:firstLine="0"/>
              <w:jc w:val="left"/>
            </w:pPr>
            <w:r>
              <w:rPr>
                <w:szCs w:val="24"/>
              </w:rPr>
              <w:lastRenderedPageBreak/>
              <w:t>National Telecommunications and Information Administration (</w:t>
            </w:r>
            <w:proofErr w:type="gramStart"/>
            <w:r>
              <w:rPr>
                <w:szCs w:val="24"/>
              </w:rPr>
              <w:t xml:space="preserve">NTIA) </w:t>
            </w:r>
            <w:r w:rsidR="00540BD6">
              <w:rPr>
                <w:szCs w:val="24"/>
              </w:rPr>
              <w:t xml:space="preserve"> Regulation</w:t>
            </w:r>
            <w:proofErr w:type="gramEnd"/>
            <w:r w:rsidR="00540BD6">
              <w:rPr>
                <w:szCs w:val="24"/>
              </w:rPr>
              <w:t xml:space="preserve"> Manual</w:t>
            </w:r>
          </w:p>
        </w:tc>
        <w:tc>
          <w:tcPr>
            <w:tcW w:w="4675" w:type="dxa"/>
          </w:tcPr>
          <w:p w14:paraId="70823635" w14:textId="79582704" w:rsidR="0056456B" w:rsidRDefault="00540BD6" w:rsidP="00965138">
            <w:pPr>
              <w:ind w:firstLine="0"/>
              <w:jc w:val="left"/>
            </w:pPr>
            <w:r>
              <w:rPr>
                <w:szCs w:val="24"/>
              </w:rPr>
              <w:t>NTIA Manual of Regulation and Procedures for Federal Radio Frequency Management Chapter 5</w:t>
            </w:r>
          </w:p>
        </w:tc>
      </w:tr>
      <w:tr w:rsidR="0056456B" w14:paraId="5007121F" w14:textId="77777777" w:rsidTr="0056456B">
        <w:tc>
          <w:tcPr>
            <w:tcW w:w="4675" w:type="dxa"/>
          </w:tcPr>
          <w:p w14:paraId="508EA22F" w14:textId="0BF3310B" w:rsidR="0056456B" w:rsidRDefault="00F66024" w:rsidP="00965138">
            <w:pPr>
              <w:ind w:firstLine="0"/>
              <w:jc w:val="left"/>
            </w:pPr>
            <w:r>
              <w:rPr>
                <w:szCs w:val="24"/>
              </w:rPr>
              <w:t>Test Requirements Review (</w:t>
            </w:r>
            <w:r w:rsidR="00540BD6">
              <w:rPr>
                <w:szCs w:val="24"/>
              </w:rPr>
              <w:t>TRR</w:t>
            </w:r>
            <w:r>
              <w:rPr>
                <w:szCs w:val="24"/>
              </w:rPr>
              <w:t>)</w:t>
            </w:r>
            <w:r w:rsidR="00540BD6">
              <w:rPr>
                <w:szCs w:val="24"/>
              </w:rPr>
              <w:t xml:space="preserve"> Requirements</w:t>
            </w:r>
          </w:p>
        </w:tc>
        <w:tc>
          <w:tcPr>
            <w:tcW w:w="4675" w:type="dxa"/>
          </w:tcPr>
          <w:p w14:paraId="0AF0B972" w14:textId="6466D7F7" w:rsidR="0056456B" w:rsidRDefault="00F66024" w:rsidP="00F66024">
            <w:pPr>
              <w:ind w:firstLine="0"/>
              <w:jc w:val="left"/>
            </w:pPr>
            <w:r>
              <w:rPr>
                <w:szCs w:val="24"/>
              </w:rPr>
              <w:t xml:space="preserve">TRR </w:t>
            </w:r>
            <w:r w:rsidR="00540BD6">
              <w:rPr>
                <w:szCs w:val="24"/>
              </w:rPr>
              <w:t>Requirements for the OE-273A(V) TACAN Antenna Group Modernization</w:t>
            </w:r>
          </w:p>
        </w:tc>
      </w:tr>
      <w:tr w:rsidR="0056456B" w14:paraId="32FCCE42" w14:textId="77777777" w:rsidTr="0056456B">
        <w:tc>
          <w:tcPr>
            <w:tcW w:w="4675" w:type="dxa"/>
          </w:tcPr>
          <w:p w14:paraId="34A443EB" w14:textId="794FBE8D" w:rsidR="0056456B" w:rsidRDefault="00540BD6" w:rsidP="00965138">
            <w:pPr>
              <w:ind w:firstLine="0"/>
              <w:jc w:val="left"/>
            </w:pPr>
            <w:r>
              <w:rPr>
                <w:szCs w:val="24"/>
              </w:rPr>
              <w:t>MIL-STD-882D</w:t>
            </w:r>
            <w:r>
              <w:rPr>
                <w:szCs w:val="24"/>
              </w:rPr>
              <w:tab/>
            </w:r>
            <w:r>
              <w:rPr>
                <w:szCs w:val="24"/>
              </w:rPr>
              <w:tab/>
            </w:r>
          </w:p>
        </w:tc>
        <w:tc>
          <w:tcPr>
            <w:tcW w:w="4675" w:type="dxa"/>
          </w:tcPr>
          <w:p w14:paraId="1CCE576E" w14:textId="2BF2662D" w:rsidR="0056456B" w:rsidRDefault="00540BD6" w:rsidP="00965138">
            <w:pPr>
              <w:ind w:firstLine="0"/>
              <w:jc w:val="left"/>
            </w:pPr>
            <w:r>
              <w:rPr>
                <w:szCs w:val="24"/>
              </w:rPr>
              <w:t>Standard Practice for System Safety</w:t>
            </w:r>
          </w:p>
        </w:tc>
      </w:tr>
      <w:tr w:rsidR="0056456B" w14:paraId="15C8AA22" w14:textId="77777777" w:rsidTr="0056456B">
        <w:tc>
          <w:tcPr>
            <w:tcW w:w="4675" w:type="dxa"/>
          </w:tcPr>
          <w:p w14:paraId="278195C4" w14:textId="2661A8E4" w:rsidR="0056456B" w:rsidRDefault="00540BD6" w:rsidP="00965138">
            <w:pPr>
              <w:ind w:firstLine="0"/>
              <w:jc w:val="left"/>
            </w:pPr>
            <w:r>
              <w:t>EIA-649-1</w:t>
            </w:r>
          </w:p>
        </w:tc>
        <w:tc>
          <w:tcPr>
            <w:tcW w:w="4675" w:type="dxa"/>
          </w:tcPr>
          <w:p w14:paraId="315B473D" w14:textId="6B086805" w:rsidR="0056456B" w:rsidRDefault="00540BD6" w:rsidP="00965138">
            <w:pPr>
              <w:ind w:firstLine="0"/>
              <w:jc w:val="left"/>
            </w:pPr>
            <w:r>
              <w:t>Configuration Management Requirements for Defense Contracts</w:t>
            </w:r>
          </w:p>
        </w:tc>
      </w:tr>
      <w:tr w:rsidR="0056456B" w14:paraId="7C50150F" w14:textId="77777777" w:rsidTr="0056456B">
        <w:tc>
          <w:tcPr>
            <w:tcW w:w="4675" w:type="dxa"/>
          </w:tcPr>
          <w:p w14:paraId="4E338BF4" w14:textId="57EDBF67" w:rsidR="0056456B" w:rsidRDefault="00540BD6" w:rsidP="00965138">
            <w:pPr>
              <w:ind w:firstLine="0"/>
              <w:jc w:val="left"/>
            </w:pPr>
            <w:r w:rsidRPr="007D37E3">
              <w:t>MIL-HDBK-1390</w:t>
            </w:r>
          </w:p>
        </w:tc>
        <w:tc>
          <w:tcPr>
            <w:tcW w:w="4675" w:type="dxa"/>
          </w:tcPr>
          <w:p w14:paraId="2A8CF2EC" w14:textId="6FCF2976" w:rsidR="0056456B" w:rsidRDefault="00540BD6" w:rsidP="00965138">
            <w:pPr>
              <w:ind w:firstLine="0"/>
              <w:jc w:val="left"/>
            </w:pPr>
            <w:r w:rsidRPr="007D37E3">
              <w:t>Level of Repair Analysis (LORA</w:t>
            </w:r>
            <w:r>
              <w:t>)</w:t>
            </w:r>
          </w:p>
        </w:tc>
      </w:tr>
      <w:tr w:rsidR="0056456B" w14:paraId="475C497B" w14:textId="77777777" w:rsidTr="0056456B">
        <w:tc>
          <w:tcPr>
            <w:tcW w:w="4675" w:type="dxa"/>
          </w:tcPr>
          <w:p w14:paraId="2744CBAC" w14:textId="0952BAE7" w:rsidR="0056456B" w:rsidRDefault="00540BD6" w:rsidP="00965138">
            <w:pPr>
              <w:ind w:firstLine="0"/>
              <w:jc w:val="left"/>
            </w:pPr>
            <w:r w:rsidRPr="007D37E3">
              <w:t>SAE-AS1390</w:t>
            </w:r>
            <w:r>
              <w:tab/>
            </w:r>
          </w:p>
        </w:tc>
        <w:tc>
          <w:tcPr>
            <w:tcW w:w="4675" w:type="dxa"/>
          </w:tcPr>
          <w:p w14:paraId="15465CA1" w14:textId="11AF5ADD" w:rsidR="0056456B" w:rsidRDefault="00F66024" w:rsidP="00965138">
            <w:pPr>
              <w:ind w:firstLine="0"/>
              <w:jc w:val="left"/>
            </w:pPr>
            <w:r>
              <w:t>LORA</w:t>
            </w:r>
          </w:p>
        </w:tc>
      </w:tr>
      <w:tr w:rsidR="0056456B" w14:paraId="3C643D2D" w14:textId="77777777" w:rsidTr="0056456B">
        <w:tc>
          <w:tcPr>
            <w:tcW w:w="4675" w:type="dxa"/>
          </w:tcPr>
          <w:p w14:paraId="3A7BC7FB" w14:textId="3A6396F3" w:rsidR="0056456B" w:rsidRDefault="00540BD6" w:rsidP="00965138">
            <w:pPr>
              <w:ind w:firstLine="0"/>
              <w:jc w:val="left"/>
            </w:pPr>
            <w:r w:rsidRPr="007D37E3">
              <w:t>SAE GEIA-STD-0007</w:t>
            </w:r>
          </w:p>
        </w:tc>
        <w:tc>
          <w:tcPr>
            <w:tcW w:w="4675" w:type="dxa"/>
          </w:tcPr>
          <w:p w14:paraId="39B3A8EC" w14:textId="38694A69" w:rsidR="0056456B" w:rsidRDefault="00540BD6" w:rsidP="00965138">
            <w:pPr>
              <w:ind w:firstLine="0"/>
              <w:jc w:val="left"/>
            </w:pPr>
            <w:r w:rsidRPr="007D37E3">
              <w:t>Logistics Product Data</w:t>
            </w:r>
          </w:p>
        </w:tc>
      </w:tr>
      <w:tr w:rsidR="0056456B" w14:paraId="366C4B0F" w14:textId="77777777" w:rsidTr="0056456B">
        <w:tc>
          <w:tcPr>
            <w:tcW w:w="4675" w:type="dxa"/>
          </w:tcPr>
          <w:p w14:paraId="6C8BC036" w14:textId="095EFE5B" w:rsidR="0056456B" w:rsidRDefault="00540BD6" w:rsidP="00965138">
            <w:pPr>
              <w:ind w:firstLine="0"/>
              <w:jc w:val="left"/>
            </w:pPr>
            <w:r w:rsidRPr="007D37E3">
              <w:t>SAE GEIA-HB-0007</w:t>
            </w:r>
            <w:r>
              <w:tab/>
            </w:r>
          </w:p>
        </w:tc>
        <w:tc>
          <w:tcPr>
            <w:tcW w:w="4675" w:type="dxa"/>
          </w:tcPr>
          <w:p w14:paraId="4859C1CA" w14:textId="39828990" w:rsidR="0056456B" w:rsidRDefault="00540BD6" w:rsidP="00965138">
            <w:pPr>
              <w:ind w:firstLine="0"/>
              <w:jc w:val="left"/>
            </w:pPr>
            <w:r w:rsidRPr="007D37E3">
              <w:t>Logistics Product Data Handbook</w:t>
            </w:r>
          </w:p>
        </w:tc>
      </w:tr>
      <w:tr w:rsidR="0056456B" w14:paraId="67E5668E" w14:textId="77777777" w:rsidTr="0056456B">
        <w:tc>
          <w:tcPr>
            <w:tcW w:w="4675" w:type="dxa"/>
          </w:tcPr>
          <w:p w14:paraId="6E6A2A06" w14:textId="45056A6C" w:rsidR="0056456B" w:rsidRDefault="00540BD6" w:rsidP="00965138">
            <w:pPr>
              <w:ind w:firstLine="0"/>
              <w:jc w:val="left"/>
            </w:pPr>
            <w:r w:rsidRPr="007D37E3">
              <w:t>SAE TA-STD-0017</w:t>
            </w:r>
          </w:p>
        </w:tc>
        <w:tc>
          <w:tcPr>
            <w:tcW w:w="4675" w:type="dxa"/>
          </w:tcPr>
          <w:p w14:paraId="79DB29F4" w14:textId="5F7929B7" w:rsidR="0056456B" w:rsidRDefault="00540BD6" w:rsidP="00965138">
            <w:pPr>
              <w:ind w:firstLine="0"/>
              <w:jc w:val="left"/>
            </w:pPr>
            <w:r w:rsidRPr="007D37E3">
              <w:t>Product Support Analysis</w:t>
            </w:r>
          </w:p>
        </w:tc>
      </w:tr>
      <w:tr w:rsidR="0056456B" w14:paraId="4E102DBC" w14:textId="77777777" w:rsidTr="0056456B">
        <w:tc>
          <w:tcPr>
            <w:tcW w:w="4675" w:type="dxa"/>
          </w:tcPr>
          <w:p w14:paraId="67341CF8" w14:textId="3B2CE6EB" w:rsidR="0056456B" w:rsidRDefault="00540BD6" w:rsidP="00965138">
            <w:pPr>
              <w:ind w:firstLine="0"/>
              <w:jc w:val="left"/>
            </w:pPr>
            <w:r w:rsidRPr="00434E4F">
              <w:t>MIL-DTL-18307H(AS)</w:t>
            </w:r>
          </w:p>
        </w:tc>
        <w:tc>
          <w:tcPr>
            <w:tcW w:w="4675" w:type="dxa"/>
          </w:tcPr>
          <w:p w14:paraId="5548346D" w14:textId="2F5B45A1" w:rsidR="0056456B" w:rsidRDefault="00540BD6" w:rsidP="00965138">
            <w:pPr>
              <w:ind w:firstLine="0"/>
              <w:jc w:val="left"/>
            </w:pPr>
            <w:r w:rsidRPr="00325F47">
              <w:t>Defense Logistics Information Service (DLIS) Cataloging</w:t>
            </w:r>
          </w:p>
        </w:tc>
      </w:tr>
      <w:tr w:rsidR="00911A5B" w14:paraId="05D8C796" w14:textId="77777777" w:rsidTr="0056456B">
        <w:tc>
          <w:tcPr>
            <w:tcW w:w="4675" w:type="dxa"/>
          </w:tcPr>
          <w:p w14:paraId="2B7183E0" w14:textId="222AD77C" w:rsidR="00911A5B" w:rsidRPr="00434E4F" w:rsidRDefault="00482896" w:rsidP="00A130FB">
            <w:pPr>
              <w:ind w:firstLine="0"/>
              <w:jc w:val="left"/>
            </w:pPr>
            <w:r w:rsidRPr="00482896">
              <w:t>MIL-A-29505</w:t>
            </w:r>
          </w:p>
        </w:tc>
        <w:tc>
          <w:tcPr>
            <w:tcW w:w="4675" w:type="dxa"/>
          </w:tcPr>
          <w:p w14:paraId="3CDD036A" w14:textId="02096774" w:rsidR="00911A5B" w:rsidRPr="00325F47" w:rsidRDefault="00C51FA4" w:rsidP="00A130FB">
            <w:pPr>
              <w:ind w:firstLine="0"/>
              <w:jc w:val="left"/>
            </w:pPr>
            <w:proofErr w:type="spellStart"/>
            <w:r>
              <w:t>Tacan</w:t>
            </w:r>
            <w:proofErr w:type="spellEnd"/>
            <w:r>
              <w:t xml:space="preserve"> Shore Based Antenna Group</w:t>
            </w:r>
          </w:p>
        </w:tc>
      </w:tr>
      <w:tr w:rsidR="00D00E9C" w14:paraId="67B61549" w14:textId="77777777" w:rsidTr="0056456B">
        <w:tc>
          <w:tcPr>
            <w:tcW w:w="4675" w:type="dxa"/>
          </w:tcPr>
          <w:p w14:paraId="7B9FABF6" w14:textId="67552AC5" w:rsidR="00D00E9C" w:rsidRDefault="009E591B" w:rsidP="00A130FB">
            <w:pPr>
              <w:ind w:firstLine="0"/>
              <w:jc w:val="left"/>
            </w:pPr>
            <w:r>
              <w:t>DTM 08-003</w:t>
            </w:r>
          </w:p>
        </w:tc>
        <w:tc>
          <w:tcPr>
            <w:tcW w:w="4675" w:type="dxa"/>
          </w:tcPr>
          <w:p w14:paraId="3794EF88" w14:textId="044D75AB" w:rsidR="00D00E9C" w:rsidRDefault="008C05B0" w:rsidP="00A130FB">
            <w:pPr>
              <w:ind w:firstLine="0"/>
              <w:jc w:val="left"/>
            </w:pPr>
            <w:r>
              <w:t>Next Generation CAC Implementation Guidance</w:t>
            </w:r>
          </w:p>
        </w:tc>
      </w:tr>
      <w:tr w:rsidR="00D00E9C" w14:paraId="599C2B96" w14:textId="77777777" w:rsidTr="0056456B">
        <w:tc>
          <w:tcPr>
            <w:tcW w:w="4675" w:type="dxa"/>
          </w:tcPr>
          <w:p w14:paraId="7E26E8CE" w14:textId="4CC1005A" w:rsidR="00D00E9C" w:rsidRDefault="008C05B0" w:rsidP="00A130FB">
            <w:pPr>
              <w:ind w:firstLine="0"/>
              <w:jc w:val="left"/>
            </w:pPr>
            <w:r>
              <w:t>DI-PSS</w:t>
            </w:r>
            <w:r w:rsidR="002E3072">
              <w:t>S</w:t>
            </w:r>
            <w:r>
              <w:t>-81545A NOT 1</w:t>
            </w:r>
          </w:p>
        </w:tc>
        <w:tc>
          <w:tcPr>
            <w:tcW w:w="4675" w:type="dxa"/>
          </w:tcPr>
          <w:p w14:paraId="35BE1E46" w14:textId="1B434982" w:rsidR="00D00E9C" w:rsidRDefault="008C05B0" w:rsidP="00A130FB">
            <w:pPr>
              <w:ind w:firstLine="0"/>
              <w:jc w:val="left"/>
            </w:pPr>
            <w:r w:rsidRPr="008C05B0">
              <w:t>NAVSUP Weapon Systems Support (WSS) Interactive Computer Aided Providing Syst</w:t>
            </w:r>
            <w:r>
              <w:t>em (ICAPS) Data Exchange Report</w:t>
            </w:r>
            <w:r w:rsidRPr="008C05B0">
              <w:t>.</w:t>
            </w:r>
          </w:p>
        </w:tc>
      </w:tr>
      <w:tr w:rsidR="00D00E9C" w14:paraId="6758FA0F" w14:textId="77777777" w:rsidTr="0056456B">
        <w:tc>
          <w:tcPr>
            <w:tcW w:w="4675" w:type="dxa"/>
          </w:tcPr>
          <w:p w14:paraId="1382FBA9" w14:textId="4E534C31" w:rsidR="00D00E9C" w:rsidRPr="00482896" w:rsidRDefault="009E591B" w:rsidP="00A130FB">
            <w:pPr>
              <w:ind w:firstLine="0"/>
              <w:jc w:val="left"/>
            </w:pPr>
            <w:r>
              <w:rPr>
                <w:color w:val="000000" w:themeColor="text1"/>
              </w:rPr>
              <w:t xml:space="preserve">MIL-STD-2073-1E </w:t>
            </w:r>
            <w:r w:rsidR="00B0171E" w:rsidRPr="00965138">
              <w:rPr>
                <w:color w:val="000000" w:themeColor="text1"/>
              </w:rPr>
              <w:t>(level B)</w:t>
            </w:r>
          </w:p>
        </w:tc>
        <w:tc>
          <w:tcPr>
            <w:tcW w:w="4675" w:type="dxa"/>
          </w:tcPr>
          <w:p w14:paraId="22FD37F8" w14:textId="49559CF5" w:rsidR="00D00E9C" w:rsidRDefault="009E591B" w:rsidP="00A130FB">
            <w:pPr>
              <w:ind w:firstLine="0"/>
              <w:jc w:val="left"/>
            </w:pPr>
            <w:r>
              <w:t>Standard Practice for Military Packaging</w:t>
            </w:r>
          </w:p>
        </w:tc>
      </w:tr>
      <w:tr w:rsidR="00EF2F75" w14:paraId="5F9354EE" w14:textId="77777777" w:rsidTr="0056456B">
        <w:tc>
          <w:tcPr>
            <w:tcW w:w="4675" w:type="dxa"/>
          </w:tcPr>
          <w:p w14:paraId="3DCB9B2F" w14:textId="45252A94" w:rsidR="00EF2F75" w:rsidRDefault="009417AF" w:rsidP="00A130FB">
            <w:pPr>
              <w:ind w:firstLine="0"/>
              <w:jc w:val="left"/>
              <w:rPr>
                <w:color w:val="000000" w:themeColor="text1"/>
              </w:rPr>
            </w:pPr>
            <w:r>
              <w:rPr>
                <w:color w:val="000000" w:themeColor="text1"/>
              </w:rPr>
              <w:t>MIL-HDBK-29612/2A</w:t>
            </w:r>
          </w:p>
        </w:tc>
        <w:tc>
          <w:tcPr>
            <w:tcW w:w="4675" w:type="dxa"/>
          </w:tcPr>
          <w:p w14:paraId="470D2D65" w14:textId="6232F031" w:rsidR="00EF2F75" w:rsidRDefault="00083FB4" w:rsidP="00A130FB">
            <w:pPr>
              <w:ind w:firstLine="0"/>
              <w:jc w:val="left"/>
            </w:pPr>
            <w:r w:rsidRPr="00083FB4">
              <w:t>Instructional Systems Development/Systems Approach to Training and Education (Part 2 of 5 Parts)</w:t>
            </w:r>
          </w:p>
        </w:tc>
      </w:tr>
      <w:tr w:rsidR="00EF2F75" w14:paraId="5BF381FE" w14:textId="77777777" w:rsidTr="0056456B">
        <w:tc>
          <w:tcPr>
            <w:tcW w:w="4675" w:type="dxa"/>
          </w:tcPr>
          <w:p w14:paraId="72CFECA8" w14:textId="49C5CE80" w:rsidR="00EF2F75" w:rsidRDefault="00B678CE" w:rsidP="00A130FB">
            <w:pPr>
              <w:ind w:firstLine="0"/>
              <w:jc w:val="left"/>
              <w:rPr>
                <w:color w:val="000000" w:themeColor="text1"/>
              </w:rPr>
            </w:pPr>
            <w:r w:rsidRPr="00965138">
              <w:t xml:space="preserve">MIL-PRF-29612B </w:t>
            </w:r>
          </w:p>
        </w:tc>
        <w:tc>
          <w:tcPr>
            <w:tcW w:w="4675" w:type="dxa"/>
          </w:tcPr>
          <w:p w14:paraId="2DB6E171" w14:textId="6859D4ED" w:rsidR="00EF2F75" w:rsidRDefault="00136E44" w:rsidP="00A130FB">
            <w:pPr>
              <w:ind w:firstLine="0"/>
              <w:jc w:val="left"/>
            </w:pPr>
            <w:r>
              <w:t>Training Data P</w:t>
            </w:r>
            <w:r w:rsidR="00BA3319">
              <w:t>roducts</w:t>
            </w:r>
          </w:p>
        </w:tc>
      </w:tr>
      <w:tr w:rsidR="00D422D7" w14:paraId="25FA577E" w14:textId="77777777" w:rsidTr="0056456B">
        <w:tc>
          <w:tcPr>
            <w:tcW w:w="4675" w:type="dxa"/>
          </w:tcPr>
          <w:p w14:paraId="19240017" w14:textId="261093D7" w:rsidR="00D422D7" w:rsidRDefault="00D422D7" w:rsidP="00A130FB">
            <w:pPr>
              <w:ind w:firstLine="0"/>
              <w:jc w:val="left"/>
            </w:pPr>
            <w:r>
              <w:t>PMA-213 Cybersecurity Plan (CSP)</w:t>
            </w:r>
          </w:p>
        </w:tc>
        <w:tc>
          <w:tcPr>
            <w:tcW w:w="4675" w:type="dxa"/>
          </w:tcPr>
          <w:p w14:paraId="1524205D" w14:textId="0E4B786A" w:rsidR="00D422D7" w:rsidRDefault="00D422D7" w:rsidP="00A130FB">
            <w:pPr>
              <w:ind w:firstLine="0"/>
              <w:jc w:val="left"/>
            </w:pPr>
            <w:r>
              <w:t xml:space="preserve">PMA-213 Air Traffic Management </w:t>
            </w:r>
            <w:proofErr w:type="gramStart"/>
            <w:r>
              <w:t>systems</w:t>
            </w:r>
            <w:proofErr w:type="gramEnd"/>
            <w:r>
              <w:t xml:space="preserve"> Cyber Security Plan</w:t>
            </w:r>
          </w:p>
        </w:tc>
      </w:tr>
    </w:tbl>
    <w:p w14:paraId="0C3A5B50" w14:textId="666970EE" w:rsidR="0056456B" w:rsidRDefault="0056456B" w:rsidP="00965138">
      <w:pPr>
        <w:ind w:firstLine="360"/>
      </w:pPr>
    </w:p>
    <w:p w14:paraId="5CE3FEFA" w14:textId="78BDA78D" w:rsidR="00CA5D0C" w:rsidRDefault="00CA5D0C">
      <w:pPr>
        <w:pStyle w:val="Heading1"/>
      </w:pPr>
      <w:bookmarkStart w:id="12" w:name="_Toc222227901"/>
      <w:bookmarkStart w:id="13" w:name="_Toc222404651"/>
      <w:bookmarkStart w:id="14" w:name="_Toc222404866"/>
      <w:bookmarkStart w:id="15" w:name="_Toc222406719"/>
      <w:bookmarkStart w:id="16" w:name="_Toc222988051"/>
      <w:bookmarkStart w:id="17" w:name="_Toc223015819"/>
      <w:bookmarkStart w:id="18" w:name="_Toc225860592"/>
      <w:bookmarkEnd w:id="12"/>
      <w:bookmarkEnd w:id="13"/>
      <w:bookmarkEnd w:id="14"/>
      <w:bookmarkEnd w:id="15"/>
      <w:bookmarkEnd w:id="16"/>
      <w:bookmarkEnd w:id="17"/>
      <w:r>
        <w:lastRenderedPageBreak/>
        <w:t>R</w:t>
      </w:r>
      <w:r w:rsidR="00DF6A4B">
        <w:t>equirements</w:t>
      </w:r>
      <w:bookmarkEnd w:id="18"/>
    </w:p>
    <w:p w14:paraId="5CE3FEFC" w14:textId="06776F55" w:rsidR="0046081E" w:rsidRDefault="0065313C" w:rsidP="00B803B9">
      <w:r>
        <w:t xml:space="preserve">The </w:t>
      </w:r>
      <w:r w:rsidR="00AF156B">
        <w:t>C</w:t>
      </w:r>
      <w:r>
        <w:t>ontractor</w:t>
      </w:r>
      <w:r w:rsidR="0046081E">
        <w:t xml:space="preserve"> shall produce, test, and deliver </w:t>
      </w:r>
      <w:r w:rsidR="00307D27">
        <w:t>an</w:t>
      </w:r>
      <w:r w:rsidR="00CA6E02">
        <w:t xml:space="preserve"> </w:t>
      </w:r>
      <w:r w:rsidR="009D7858">
        <w:t>antenna group</w:t>
      </w:r>
      <w:r w:rsidR="0046081E">
        <w:t xml:space="preserve"> </w:t>
      </w:r>
      <w:r w:rsidR="00307D27">
        <w:t>that</w:t>
      </w:r>
      <w:r w:rsidR="006D4CC3">
        <w:t xml:space="preserve"> </w:t>
      </w:r>
      <w:r w:rsidR="0046081E">
        <w:t>meet</w:t>
      </w:r>
      <w:r w:rsidR="00307D27">
        <w:t>s</w:t>
      </w:r>
      <w:r w:rsidR="0046081E">
        <w:t xml:space="preserve"> the performance criteria specified</w:t>
      </w:r>
      <w:r w:rsidR="006D4CC3">
        <w:t xml:space="preserve"> in </w:t>
      </w:r>
      <w:r w:rsidR="00F76317">
        <w:t>the TACAN Shore Based Antenna</w:t>
      </w:r>
      <w:r w:rsidR="00911A5B">
        <w:t xml:space="preserve"> Group</w:t>
      </w:r>
      <w:r w:rsidR="00F76317">
        <w:t xml:space="preserve"> Specification</w:t>
      </w:r>
      <w:r w:rsidR="00307D27">
        <w:t>.</w:t>
      </w:r>
      <w:r w:rsidR="006D4CC3">
        <w:t xml:space="preserve"> The antenna group performance shall </w:t>
      </w:r>
      <w:r w:rsidR="009D7858">
        <w:t>b</w:t>
      </w:r>
      <w:r w:rsidR="00F76317">
        <w:t xml:space="preserve">e compatible with the </w:t>
      </w:r>
      <w:r w:rsidR="00FB022B">
        <w:t>AN/</w:t>
      </w:r>
      <w:r w:rsidR="009D7858">
        <w:t xml:space="preserve">URN-32 </w:t>
      </w:r>
      <w:r w:rsidR="00D71E2D">
        <w:t xml:space="preserve">TACAN </w:t>
      </w:r>
      <w:r w:rsidR="009D7858">
        <w:t>interfaces and controls</w:t>
      </w:r>
      <w:r w:rsidR="009E591B">
        <w:t xml:space="preserve"> as shown in </w:t>
      </w:r>
      <w:proofErr w:type="spellStart"/>
      <w:r w:rsidR="009E591B">
        <w:t>attachement</w:t>
      </w:r>
      <w:proofErr w:type="spellEnd"/>
      <w:r w:rsidR="009E591B">
        <w:t xml:space="preserve"> one in the TACAN Shore Based Antenna Group Specification</w:t>
      </w:r>
      <w:r w:rsidR="009D7858">
        <w:t xml:space="preserve">.  </w:t>
      </w:r>
    </w:p>
    <w:p w14:paraId="5CE3FEFE" w14:textId="5C5D9AEB" w:rsidR="00B92690" w:rsidRDefault="00AF156B" w:rsidP="00B803B9">
      <w:pPr>
        <w:pStyle w:val="Heading2"/>
      </w:pPr>
      <w:bookmarkStart w:id="19" w:name="_Toc225860593"/>
      <w:r>
        <w:t>F</w:t>
      </w:r>
      <w:r w:rsidR="005E3CB3">
        <w:t>requency Certification</w:t>
      </w:r>
      <w:bookmarkEnd w:id="19"/>
    </w:p>
    <w:p w14:paraId="5CE3FF00" w14:textId="43A623BF" w:rsidR="00B92690" w:rsidRDefault="00B92690" w:rsidP="00965138">
      <w:pPr>
        <w:pStyle w:val="ListParagraph"/>
        <w:keepLines/>
        <w:spacing w:before="0" w:after="0"/>
        <w:ind w:left="360"/>
      </w:pPr>
      <w:r>
        <w:t xml:space="preserve">The </w:t>
      </w:r>
      <w:r w:rsidR="009D7858">
        <w:t>antenna group</w:t>
      </w:r>
      <w:r>
        <w:t xml:space="preserve"> shall operate </w:t>
      </w:r>
      <w:r w:rsidR="00AD7550">
        <w:t xml:space="preserve">In Accordance With (IAW) </w:t>
      </w:r>
      <w:r>
        <w:t>Radar Spectrum Engineering Criteria B</w:t>
      </w:r>
      <w:r w:rsidR="005F4510">
        <w:t xml:space="preserve"> </w:t>
      </w:r>
      <w:r>
        <w:t>requirements, as specified in Chapter 5 of the National Telecommunications and Information Administration Manual of Regulation and Procedures for Fed</w:t>
      </w:r>
      <w:r w:rsidR="009D7858">
        <w:t>eral Radio Frequency Management.</w:t>
      </w:r>
    </w:p>
    <w:p w14:paraId="5CE3FF01" w14:textId="75688E94" w:rsidR="00B92690" w:rsidRDefault="00B92690" w:rsidP="00965138">
      <w:pPr>
        <w:ind w:left="360"/>
      </w:pPr>
      <w:r>
        <w:t xml:space="preserve">The </w:t>
      </w:r>
      <w:r w:rsidR="004E67FD">
        <w:t>C</w:t>
      </w:r>
      <w:r>
        <w:t xml:space="preserve">ontractor shall prepare and submit data to reflect that it meets the frequency requirements stated above </w:t>
      </w:r>
      <w:r w:rsidR="00AD7550">
        <w:t xml:space="preserve">IAW </w:t>
      </w:r>
      <w:r w:rsidR="00045CE8">
        <w:rPr>
          <w:b/>
        </w:rPr>
        <w:t>CDRL A001</w:t>
      </w:r>
      <w:r w:rsidR="00774FAD">
        <w:rPr>
          <w:b/>
        </w:rPr>
        <w:t>:</w:t>
      </w:r>
      <w:r w:rsidRPr="00CC0CC2">
        <w:rPr>
          <w:b/>
        </w:rPr>
        <w:t xml:space="preserve"> Frequency Certification Data</w:t>
      </w:r>
      <w:r w:rsidRPr="00CC0CC2">
        <w:t>.</w:t>
      </w:r>
    </w:p>
    <w:p w14:paraId="183ED674" w14:textId="04B2C2FE" w:rsidR="00542949" w:rsidRDefault="00542949" w:rsidP="00542949">
      <w:pPr>
        <w:pStyle w:val="Heading2"/>
      </w:pPr>
      <w:bookmarkStart w:id="20" w:name="_Toc447793118"/>
      <w:bookmarkStart w:id="21" w:name="_Toc225860594"/>
      <w:r>
        <w:t>P</w:t>
      </w:r>
      <w:r w:rsidR="007C62FB">
        <w:t>erformance</w:t>
      </w:r>
      <w:r w:rsidR="00DB79CF">
        <w:t xml:space="preserve"> /</w:t>
      </w:r>
      <w:r>
        <w:t xml:space="preserve"> O</w:t>
      </w:r>
      <w:r w:rsidR="007C62FB">
        <w:t>perational</w:t>
      </w:r>
      <w:r>
        <w:t xml:space="preserve"> R</w:t>
      </w:r>
      <w:r w:rsidR="007C62FB">
        <w:t>equirements</w:t>
      </w:r>
      <w:bookmarkEnd w:id="20"/>
      <w:bookmarkEnd w:id="21"/>
    </w:p>
    <w:p w14:paraId="39106BAF" w14:textId="0F48E821" w:rsidR="00951191" w:rsidRDefault="006D2A03" w:rsidP="00B803B9">
      <w:pPr>
        <w:ind w:left="360"/>
      </w:pPr>
      <w:r w:rsidRPr="006D2A03">
        <w:t xml:space="preserve">The </w:t>
      </w:r>
      <w:r w:rsidR="00482896">
        <w:t>s</w:t>
      </w:r>
      <w:r w:rsidR="00662C0F">
        <w:t xml:space="preserve">hore TACAN </w:t>
      </w:r>
      <w:r w:rsidRPr="006D2A03">
        <w:t xml:space="preserve">antenna </w:t>
      </w:r>
      <w:proofErr w:type="gramStart"/>
      <w:r w:rsidRPr="006D2A03">
        <w:t>group shall</w:t>
      </w:r>
      <w:proofErr w:type="gramEnd"/>
      <w:r w:rsidRPr="006D2A03">
        <w:t xml:space="preserve"> meet or exceed environmental requirements, withstand shock and vibration stresses, and comply with </w:t>
      </w:r>
      <w:r w:rsidR="00536AE4">
        <w:t>E</w:t>
      </w:r>
      <w:r w:rsidRPr="006D2A03">
        <w:t xml:space="preserve">lectromagnetic </w:t>
      </w:r>
      <w:r w:rsidR="00536AE4">
        <w:t>E</w:t>
      </w:r>
      <w:r w:rsidRPr="006D2A03">
        <w:t xml:space="preserve">nvironmental </w:t>
      </w:r>
      <w:r w:rsidR="00536AE4">
        <w:t>E</w:t>
      </w:r>
      <w:r w:rsidRPr="006D2A03">
        <w:t xml:space="preserve">ffects (E3) standards as outlined in the TACAN Shore Based Antenna </w:t>
      </w:r>
      <w:r w:rsidR="00911A5B">
        <w:t xml:space="preserve">Group </w:t>
      </w:r>
      <w:r w:rsidRPr="006D2A03">
        <w:t xml:space="preserve">Specification. </w:t>
      </w:r>
    </w:p>
    <w:p w14:paraId="0023B6CB" w14:textId="7AFDF541" w:rsidR="00D3382C" w:rsidRPr="00D3382C" w:rsidRDefault="006D2A03" w:rsidP="00B803B9">
      <w:pPr>
        <w:ind w:left="360"/>
      </w:pPr>
      <w:r w:rsidRPr="006D2A03">
        <w:t xml:space="preserve">The </w:t>
      </w:r>
      <w:r w:rsidR="00951191">
        <w:t>C</w:t>
      </w:r>
      <w:r w:rsidRPr="006D2A03">
        <w:t xml:space="preserve">ontractor is responsible for providing detailed test reports to validate compliance with these requirements </w:t>
      </w:r>
      <w:r w:rsidR="00267F81">
        <w:t>to</w:t>
      </w:r>
      <w:r w:rsidRPr="006D2A03">
        <w:t xml:space="preserve"> ensure the system's durability, resilience, and operational integrity.</w:t>
      </w:r>
    </w:p>
    <w:p w14:paraId="27B9A36C" w14:textId="15888064" w:rsidR="001D02E8" w:rsidRDefault="00DB79CF" w:rsidP="00965138">
      <w:pPr>
        <w:pStyle w:val="Heading3"/>
      </w:pPr>
      <w:bookmarkStart w:id="22" w:name="_Toc447793119"/>
      <w:bookmarkStart w:id="23" w:name="_Toc225860595"/>
      <w:r>
        <w:t>E</w:t>
      </w:r>
      <w:r w:rsidR="005E3CB3">
        <w:t>nvironmental</w:t>
      </w:r>
      <w:bookmarkEnd w:id="22"/>
      <w:bookmarkEnd w:id="23"/>
    </w:p>
    <w:p w14:paraId="296DF5CE" w14:textId="5196E8CD" w:rsidR="00951191" w:rsidRDefault="00542949" w:rsidP="00965138">
      <w:pPr>
        <w:ind w:left="360"/>
      </w:pPr>
      <w:r>
        <w:t xml:space="preserve">The antenna group shall meet or exceed all environmental requirements as described in </w:t>
      </w:r>
      <w:r w:rsidR="00665AE4">
        <w:t xml:space="preserve">the TACAN Shore Based Antenna </w:t>
      </w:r>
      <w:r w:rsidR="00911A5B">
        <w:t xml:space="preserve">Group </w:t>
      </w:r>
      <w:r w:rsidR="00665AE4">
        <w:t>Specification</w:t>
      </w:r>
      <w:r>
        <w:t>.</w:t>
      </w:r>
      <w:r w:rsidR="00DE7CFA">
        <w:t xml:space="preserve"> </w:t>
      </w:r>
    </w:p>
    <w:p w14:paraId="0F5B7E19" w14:textId="1D3329F3" w:rsidR="00542949" w:rsidRDefault="00DE7CFA">
      <w:pPr>
        <w:ind w:left="360"/>
      </w:pPr>
      <w:r>
        <w:t xml:space="preserve">The </w:t>
      </w:r>
      <w:r w:rsidR="004E67FD">
        <w:t>C</w:t>
      </w:r>
      <w:r>
        <w:t>ontractor shall provide</w:t>
      </w:r>
      <w:r w:rsidR="00951191">
        <w:t xml:space="preserve"> </w:t>
      </w:r>
      <w:r>
        <w:t xml:space="preserve">a test report supporting compliance with environmental requirements </w:t>
      </w:r>
      <w:r w:rsidR="00AD7550">
        <w:t xml:space="preserve">IAW </w:t>
      </w:r>
      <w:r w:rsidRPr="00DE7CFA">
        <w:rPr>
          <w:b/>
        </w:rPr>
        <w:t>CDRL A002</w:t>
      </w:r>
      <w:r w:rsidR="00774FAD">
        <w:rPr>
          <w:b/>
        </w:rPr>
        <w:t>:</w:t>
      </w:r>
      <w:r w:rsidRPr="00DE7CFA">
        <w:rPr>
          <w:b/>
        </w:rPr>
        <w:t xml:space="preserve"> Environmental Stress Screening (ESS) Report</w:t>
      </w:r>
      <w:r>
        <w:t>.</w:t>
      </w:r>
    </w:p>
    <w:p w14:paraId="3DAD3EEA" w14:textId="7CF2024E" w:rsidR="00542949" w:rsidRDefault="00DB79CF" w:rsidP="00965138">
      <w:pPr>
        <w:pStyle w:val="Heading3"/>
        <w:jc w:val="left"/>
      </w:pPr>
      <w:bookmarkStart w:id="24" w:name="_Toc225860596"/>
      <w:bookmarkStart w:id="25" w:name="_Toc225860597"/>
      <w:bookmarkStart w:id="26" w:name="_Toc225860598"/>
      <w:bookmarkStart w:id="27" w:name="_Toc447793121"/>
      <w:bookmarkStart w:id="28" w:name="_Toc225860599"/>
      <w:bookmarkEnd w:id="24"/>
      <w:bookmarkEnd w:id="25"/>
      <w:bookmarkEnd w:id="26"/>
      <w:r>
        <w:t>E</w:t>
      </w:r>
      <w:r w:rsidR="007C62FB">
        <w:t>lectromagnetic</w:t>
      </w:r>
      <w:r>
        <w:t xml:space="preserve"> </w:t>
      </w:r>
      <w:bookmarkEnd w:id="27"/>
      <w:r w:rsidR="006D639A">
        <w:t>E</w:t>
      </w:r>
      <w:r w:rsidR="007C62FB">
        <w:t>nvironmental</w:t>
      </w:r>
      <w:r w:rsidR="006D639A">
        <w:t xml:space="preserve"> E</w:t>
      </w:r>
      <w:r w:rsidR="007C62FB">
        <w:t>ffects</w:t>
      </w:r>
      <w:r w:rsidR="006D639A">
        <w:t xml:space="preserve"> (E3)</w:t>
      </w:r>
      <w:bookmarkEnd w:id="28"/>
    </w:p>
    <w:p w14:paraId="2B8BBD32" w14:textId="3F7CAD77" w:rsidR="00951191" w:rsidRDefault="006D639A" w:rsidP="00965138">
      <w:pPr>
        <w:ind w:left="360"/>
      </w:pPr>
      <w:r>
        <w:t>The antenna</w:t>
      </w:r>
      <w:r w:rsidR="00662C0F">
        <w:t xml:space="preserve"> group</w:t>
      </w:r>
      <w:r>
        <w:t xml:space="preserve"> shall meet E3</w:t>
      </w:r>
      <w:r w:rsidR="00490CD4">
        <w:t xml:space="preserve"> requirements per </w:t>
      </w:r>
      <w:r>
        <w:t xml:space="preserve">the TACAN Shore Based Antenna </w:t>
      </w:r>
      <w:r w:rsidR="00911A5B">
        <w:t xml:space="preserve">Group </w:t>
      </w:r>
      <w:r>
        <w:t>Specification</w:t>
      </w:r>
      <w:r w:rsidR="00542949">
        <w:t>.</w:t>
      </w:r>
      <w:r w:rsidR="00DE7CFA">
        <w:t xml:space="preserve">  </w:t>
      </w:r>
    </w:p>
    <w:p w14:paraId="1EC7FF0C" w14:textId="612C2EAE" w:rsidR="00542949" w:rsidRDefault="00DE7CFA" w:rsidP="00965138">
      <w:pPr>
        <w:ind w:left="360"/>
      </w:pPr>
      <w:r>
        <w:t xml:space="preserve">The </w:t>
      </w:r>
      <w:r w:rsidR="004E67FD">
        <w:t>C</w:t>
      </w:r>
      <w:r>
        <w:t xml:space="preserve">ontractor shall provide a test report detailing compliance with </w:t>
      </w:r>
      <w:commentRangeStart w:id="29"/>
      <w:r>
        <w:t>E</w:t>
      </w:r>
      <w:r w:rsidR="00911A5B">
        <w:t xml:space="preserve">lectromagnetic </w:t>
      </w:r>
      <w:r>
        <w:t>I</w:t>
      </w:r>
      <w:r w:rsidR="00911A5B">
        <w:t>nterference</w:t>
      </w:r>
      <w:r>
        <w:t>/E</w:t>
      </w:r>
      <w:r w:rsidR="00911A5B">
        <w:t xml:space="preserve">lectromagnetic </w:t>
      </w:r>
      <w:r>
        <w:t>C</w:t>
      </w:r>
      <w:r w:rsidR="00911A5B">
        <w:t>apability</w:t>
      </w:r>
      <w:r>
        <w:t xml:space="preserve"> </w:t>
      </w:r>
      <w:commentRangeEnd w:id="29"/>
      <w:r w:rsidR="00662C0F">
        <w:rPr>
          <w:rStyle w:val="CommentReference"/>
        </w:rPr>
        <w:commentReference w:id="29"/>
      </w:r>
      <w:r>
        <w:t>requirements</w:t>
      </w:r>
      <w:r w:rsidR="00AD7550">
        <w:t xml:space="preserve"> IAW </w:t>
      </w:r>
      <w:r w:rsidRPr="00DE7CFA">
        <w:rPr>
          <w:b/>
        </w:rPr>
        <w:t xml:space="preserve">CDRL </w:t>
      </w:r>
      <w:r w:rsidRPr="12B6DDAD">
        <w:rPr>
          <w:b/>
          <w:bCs/>
        </w:rPr>
        <w:t>A00</w:t>
      </w:r>
      <w:r w:rsidR="0B50FBE0" w:rsidRPr="12B6DDAD">
        <w:rPr>
          <w:b/>
          <w:bCs/>
        </w:rPr>
        <w:t>3</w:t>
      </w:r>
      <w:r w:rsidR="00774FAD">
        <w:rPr>
          <w:b/>
        </w:rPr>
        <w:t>:</w:t>
      </w:r>
      <w:r w:rsidRPr="00DE7CFA">
        <w:rPr>
          <w:b/>
        </w:rPr>
        <w:t xml:space="preserve"> Electromagnetic Environmental Effect</w:t>
      </w:r>
      <w:r w:rsidR="004F4530">
        <w:rPr>
          <w:b/>
        </w:rPr>
        <w:t>s (E3) Verification Report (E3VR</w:t>
      </w:r>
      <w:r w:rsidRPr="00DE7CFA">
        <w:rPr>
          <w:b/>
        </w:rPr>
        <w:t>)</w:t>
      </w:r>
      <w:r w:rsidRPr="00DE7CFA">
        <w:t>.</w:t>
      </w:r>
    </w:p>
    <w:p w14:paraId="5CE3FF02" w14:textId="54089654" w:rsidR="0046081E" w:rsidRDefault="001D1DE5" w:rsidP="0046081E">
      <w:pPr>
        <w:pStyle w:val="Heading2"/>
      </w:pPr>
      <w:bookmarkStart w:id="30" w:name="_Toc447793131"/>
      <w:bookmarkStart w:id="31" w:name="_Toc225860600"/>
      <w:r>
        <w:t>D</w:t>
      </w:r>
      <w:r w:rsidR="000851E1">
        <w:t>etail</w:t>
      </w:r>
      <w:bookmarkEnd w:id="30"/>
      <w:bookmarkEnd w:id="31"/>
    </w:p>
    <w:p w14:paraId="3DFB59C6" w14:textId="7707AE96" w:rsidR="0079516A" w:rsidRPr="0079516A" w:rsidRDefault="0079516A" w:rsidP="00B803B9">
      <w:r w:rsidRPr="0079516A">
        <w:t xml:space="preserve">The </w:t>
      </w:r>
      <w:r w:rsidR="00951191">
        <w:t>C</w:t>
      </w:r>
      <w:r w:rsidRPr="0079516A">
        <w:t xml:space="preserve">ontractor is responsible for manufacturing antenna groups compatible with the AN/URN-32 TACAN </w:t>
      </w:r>
      <w:r w:rsidR="00662C0F">
        <w:t>transponder</w:t>
      </w:r>
      <w:r w:rsidRPr="0079516A">
        <w:t xml:space="preserve"> and ensuring compliance with the TACAN Shore Based Antenna</w:t>
      </w:r>
      <w:r w:rsidR="00C51FA4">
        <w:t xml:space="preserve"> Grou</w:t>
      </w:r>
      <w:r w:rsidR="003D52FE">
        <w:t>p</w:t>
      </w:r>
      <w:r w:rsidRPr="0079516A">
        <w:t xml:space="preserve"> Specification. Rigorous testing processes, including First Article Testing (FAT) and Production Acceptance Testing (PAT), are required to validate system performance, identify manufacturing defects, and ensure operational reliability.</w:t>
      </w:r>
      <w:r w:rsidR="00FF736F">
        <w:t xml:space="preserve"> </w:t>
      </w:r>
      <w:r w:rsidRPr="0079516A">
        <w:t>Test results and reports</w:t>
      </w:r>
      <w:r w:rsidR="00FF736F">
        <w:t xml:space="preserve"> </w:t>
      </w:r>
      <w:r w:rsidRPr="0079516A">
        <w:t>will be provided to the Government to confirm compliance and readiness for deployment.</w:t>
      </w:r>
    </w:p>
    <w:p w14:paraId="5CE3FF04" w14:textId="2DDBA847" w:rsidR="00096E3E" w:rsidRDefault="001D1DE5" w:rsidP="00B803B9">
      <w:pPr>
        <w:pStyle w:val="Heading3"/>
      </w:pPr>
      <w:bookmarkStart w:id="32" w:name="_Toc222404660"/>
      <w:bookmarkStart w:id="33" w:name="_Toc222404875"/>
      <w:bookmarkStart w:id="34" w:name="_Toc222406728"/>
      <w:bookmarkStart w:id="35" w:name="_Toc222988059"/>
      <w:bookmarkStart w:id="36" w:name="_Toc223015827"/>
      <w:bookmarkStart w:id="37" w:name="_Toc447793133"/>
      <w:bookmarkStart w:id="38" w:name="_Toc225860601"/>
      <w:bookmarkEnd w:id="32"/>
      <w:bookmarkEnd w:id="33"/>
      <w:bookmarkEnd w:id="34"/>
      <w:bookmarkEnd w:id="35"/>
      <w:bookmarkEnd w:id="36"/>
      <w:r>
        <w:lastRenderedPageBreak/>
        <w:t>P</w:t>
      </w:r>
      <w:r w:rsidR="007C62FB">
        <w:t>roduction</w:t>
      </w:r>
      <w:bookmarkEnd w:id="37"/>
      <w:bookmarkEnd w:id="38"/>
    </w:p>
    <w:p w14:paraId="5CE3FF06" w14:textId="7CC1A77A" w:rsidR="00096E3E" w:rsidRDefault="0065313C" w:rsidP="00B803B9">
      <w:pPr>
        <w:ind w:left="288"/>
      </w:pPr>
      <w:r>
        <w:t xml:space="preserve">The </w:t>
      </w:r>
      <w:r w:rsidR="004E67FD">
        <w:t>C</w:t>
      </w:r>
      <w:r>
        <w:t>ontractor</w:t>
      </w:r>
      <w:r w:rsidR="00096E3E">
        <w:t xml:space="preserve"> shall produce </w:t>
      </w:r>
      <w:r w:rsidR="009D7858">
        <w:t xml:space="preserve">new </w:t>
      </w:r>
      <w:r w:rsidR="00C67F6C">
        <w:t>antenna groups that are compatible with the AN/URN-32</w:t>
      </w:r>
      <w:r w:rsidR="00334813">
        <w:t xml:space="preserve"> </w:t>
      </w:r>
      <w:r w:rsidR="00D71E2D">
        <w:t>TACAN</w:t>
      </w:r>
      <w:r w:rsidR="00662C0F">
        <w:t xml:space="preserve"> transponder</w:t>
      </w:r>
      <w:r w:rsidR="00F96EA7">
        <w:t xml:space="preserve"> </w:t>
      </w:r>
      <w:r w:rsidR="004679C1">
        <w:t xml:space="preserve">and meet the requirements of this SOW and the TACAN Shore Based Antenna </w:t>
      </w:r>
      <w:r w:rsidR="00662C0F">
        <w:t xml:space="preserve">Group </w:t>
      </w:r>
      <w:r w:rsidR="00F66024">
        <w:t xml:space="preserve">Specification. </w:t>
      </w:r>
    </w:p>
    <w:p w14:paraId="39C2B71E" w14:textId="67DC037F" w:rsidR="00334813" w:rsidRPr="00334813" w:rsidRDefault="001D1DE5" w:rsidP="00B803B9">
      <w:pPr>
        <w:pStyle w:val="Heading3"/>
        <w:ind w:left="648"/>
      </w:pPr>
      <w:bookmarkStart w:id="39" w:name="_Toc225860602"/>
      <w:r>
        <w:t>F</w:t>
      </w:r>
      <w:r w:rsidR="007C62FB">
        <w:t>irst</w:t>
      </w:r>
      <w:r>
        <w:t xml:space="preserve"> A</w:t>
      </w:r>
      <w:r w:rsidR="007C62FB">
        <w:t>rticle</w:t>
      </w:r>
      <w:r>
        <w:t xml:space="preserve"> T</w:t>
      </w:r>
      <w:r w:rsidR="007C62FB">
        <w:t>est</w:t>
      </w:r>
      <w:r>
        <w:t xml:space="preserve"> (FAT)/I</w:t>
      </w:r>
      <w:r w:rsidR="007C62FB">
        <w:t>nspection</w:t>
      </w:r>
      <w:r>
        <w:t>/A</w:t>
      </w:r>
      <w:r w:rsidR="007C62FB">
        <w:t>cceptance</w:t>
      </w:r>
      <w:bookmarkEnd w:id="39"/>
    </w:p>
    <w:p w14:paraId="6316F968" w14:textId="4F6358BD" w:rsidR="00951191" w:rsidRDefault="00334813" w:rsidP="00B803B9">
      <w:pPr>
        <w:ind w:left="288"/>
      </w:pPr>
      <w:r>
        <w:t xml:space="preserve">The </w:t>
      </w:r>
      <w:r w:rsidR="00B33E43">
        <w:t>C</w:t>
      </w:r>
      <w:r>
        <w:t>ontractor shall develop a test plan and procedures to demonstrate the capability of the antenna group to meet the requirements of this SOW and the TAC</w:t>
      </w:r>
      <w:r w:rsidR="00D71E2D">
        <w:t>AN Shore Based Antenna</w:t>
      </w:r>
      <w:r w:rsidR="00662C0F">
        <w:t xml:space="preserve"> Group</w:t>
      </w:r>
      <w:r w:rsidR="00D71E2D">
        <w:t xml:space="preserve"> Specific</w:t>
      </w:r>
      <w:r>
        <w:t xml:space="preserve">ation.  </w:t>
      </w:r>
    </w:p>
    <w:p w14:paraId="5CE3FF08" w14:textId="2C42DE3F" w:rsidR="005307E1" w:rsidRDefault="0065313C" w:rsidP="00B803B9">
      <w:pPr>
        <w:ind w:left="288"/>
      </w:pPr>
      <w:r>
        <w:t xml:space="preserve">The </w:t>
      </w:r>
      <w:r w:rsidR="00B33E43">
        <w:t>C</w:t>
      </w:r>
      <w:r>
        <w:t>ontractor</w:t>
      </w:r>
      <w:r w:rsidR="005307E1">
        <w:t xml:space="preserve"> shall perform a </w:t>
      </w:r>
      <w:r w:rsidR="00FF2B95">
        <w:t>FAT</w:t>
      </w:r>
      <w:r w:rsidR="005307E1">
        <w:t xml:space="preserve"> on the first production unit </w:t>
      </w:r>
      <w:r w:rsidR="00AD7550">
        <w:t xml:space="preserve">IAW </w:t>
      </w:r>
      <w:r w:rsidR="004244E3">
        <w:t xml:space="preserve">the </w:t>
      </w:r>
      <w:r w:rsidR="00B33E43">
        <w:t>C</w:t>
      </w:r>
      <w:r w:rsidR="004244E3">
        <w:t>ontractor developed and</w:t>
      </w:r>
      <w:r w:rsidR="005307E1">
        <w:t xml:space="preserve"> </w:t>
      </w:r>
      <w:r w:rsidR="00CD3156">
        <w:t>G</w:t>
      </w:r>
      <w:r w:rsidR="005307E1">
        <w:t xml:space="preserve">overnment approved </w:t>
      </w:r>
      <w:r w:rsidR="000341A8">
        <w:t>test plan</w:t>
      </w:r>
      <w:r w:rsidR="005307E1">
        <w:t xml:space="preserve"> as described in </w:t>
      </w:r>
      <w:r w:rsidR="005307E1" w:rsidRPr="003106A7">
        <w:rPr>
          <w:b/>
        </w:rPr>
        <w:t>CD</w:t>
      </w:r>
      <w:r w:rsidR="0069666D">
        <w:rPr>
          <w:b/>
        </w:rPr>
        <w:t xml:space="preserve">RL </w:t>
      </w:r>
      <w:r w:rsidR="43937763" w:rsidRPr="12B6DDAD">
        <w:rPr>
          <w:b/>
          <w:bCs/>
        </w:rPr>
        <w:t>A00</w:t>
      </w:r>
      <w:r w:rsidR="2B9237FF" w:rsidRPr="12B6DDAD">
        <w:rPr>
          <w:b/>
          <w:bCs/>
        </w:rPr>
        <w:t>4</w:t>
      </w:r>
      <w:r w:rsidR="00774FAD">
        <w:rPr>
          <w:b/>
        </w:rPr>
        <w:t>:</w:t>
      </w:r>
      <w:r w:rsidR="003106A7" w:rsidRPr="003106A7">
        <w:rPr>
          <w:b/>
        </w:rPr>
        <w:t xml:space="preserve"> </w:t>
      </w:r>
      <w:r w:rsidR="00045CE8">
        <w:rPr>
          <w:b/>
        </w:rPr>
        <w:t xml:space="preserve">First Article </w:t>
      </w:r>
      <w:r w:rsidR="00B36063">
        <w:rPr>
          <w:b/>
        </w:rPr>
        <w:t>Qualification</w:t>
      </w:r>
      <w:r w:rsidR="00045CE8">
        <w:rPr>
          <w:b/>
        </w:rPr>
        <w:t xml:space="preserve"> </w:t>
      </w:r>
      <w:r w:rsidR="003106A7" w:rsidRPr="003106A7">
        <w:rPr>
          <w:b/>
        </w:rPr>
        <w:t>Test Plan and Procedures</w:t>
      </w:r>
      <w:r w:rsidR="00334813">
        <w:t>.</w:t>
      </w:r>
    </w:p>
    <w:p w14:paraId="5CE3FF09" w14:textId="1F956C95" w:rsidR="005307E1" w:rsidRDefault="0065313C" w:rsidP="00B803B9">
      <w:pPr>
        <w:ind w:left="288"/>
      </w:pPr>
      <w:r>
        <w:t xml:space="preserve">The </w:t>
      </w:r>
      <w:r w:rsidR="00B33E43">
        <w:t>C</w:t>
      </w:r>
      <w:r>
        <w:t>ontractor</w:t>
      </w:r>
      <w:r w:rsidR="005307E1">
        <w:t xml:space="preserve"> shall </w:t>
      </w:r>
      <w:r w:rsidR="0086253F">
        <w:t>conduct Test</w:t>
      </w:r>
      <w:r w:rsidR="005307E1">
        <w:t xml:space="preserve"> Readiness Review</w:t>
      </w:r>
      <w:r w:rsidR="000C7F56">
        <w:t>s</w:t>
      </w:r>
      <w:r w:rsidR="005307E1">
        <w:t xml:space="preserve"> (TRR</w:t>
      </w:r>
      <w:r w:rsidR="000C7F56">
        <w:t>s</w:t>
      </w:r>
      <w:r w:rsidR="005307E1">
        <w:t>)</w:t>
      </w:r>
      <w:r w:rsidR="000C7F56">
        <w:t xml:space="preserve"> </w:t>
      </w:r>
      <w:r w:rsidR="00AD7550">
        <w:t xml:space="preserve">IAW </w:t>
      </w:r>
      <w:r w:rsidR="000C7F56">
        <w:t>the TRR Requirements document</w:t>
      </w:r>
      <w:r w:rsidR="005307E1">
        <w:t xml:space="preserve"> at the </w:t>
      </w:r>
      <w:r w:rsidR="00B33E43">
        <w:t>C</w:t>
      </w:r>
      <w:r w:rsidR="005307E1">
        <w:t>ontractor’s facility</w:t>
      </w:r>
      <w:r w:rsidR="000C7F56">
        <w:t>. The TRR shall be</w:t>
      </w:r>
      <w:r w:rsidR="005307E1">
        <w:t xml:space="preserve"> no later than 30 </w:t>
      </w:r>
      <w:r w:rsidR="00CD3156">
        <w:t xml:space="preserve">calendar </w:t>
      </w:r>
      <w:r w:rsidR="005307E1">
        <w:t>days prior to t</w:t>
      </w:r>
      <w:r w:rsidR="00B36063">
        <w:t>he First Article Unit Testing</w:t>
      </w:r>
      <w:r w:rsidR="00CD3156" w:rsidRPr="00CD3156">
        <w:t xml:space="preserve"> </w:t>
      </w:r>
      <w:r w:rsidR="00CD3156">
        <w:t xml:space="preserve">(FAT) </w:t>
      </w:r>
      <w:r w:rsidR="00334813">
        <w:t>of</w:t>
      </w:r>
      <w:r w:rsidR="00CD3156">
        <w:t xml:space="preserve"> the first production unit</w:t>
      </w:r>
      <w:r w:rsidR="00334813">
        <w:t>.</w:t>
      </w:r>
    </w:p>
    <w:p w14:paraId="5BFED33D" w14:textId="34B27728" w:rsidR="00951191" w:rsidRDefault="0065313C" w:rsidP="00B803B9">
      <w:pPr>
        <w:ind w:left="288"/>
      </w:pPr>
      <w:r>
        <w:t xml:space="preserve">The </w:t>
      </w:r>
      <w:r w:rsidR="00B33E43">
        <w:t>C</w:t>
      </w:r>
      <w:r>
        <w:t>ontractor</w:t>
      </w:r>
      <w:r w:rsidR="005307E1">
        <w:t xml:space="preserve"> shall conduct </w:t>
      </w:r>
      <w:r w:rsidR="004244E3">
        <w:t xml:space="preserve">and document the results of a Government witnessed, Contractor </w:t>
      </w:r>
      <w:r w:rsidR="005E3CB3">
        <w:t>c</w:t>
      </w:r>
      <w:r w:rsidR="004244E3">
        <w:t xml:space="preserve">onducted FAT at the Contractor’s Facility. The FAT shall be conducted to identify any manufacturing defects and validate the </w:t>
      </w:r>
      <w:r w:rsidR="009D7858">
        <w:t xml:space="preserve">antenna </w:t>
      </w:r>
      <w:proofErr w:type="gramStart"/>
      <w:r w:rsidR="009D7858">
        <w:t>group</w:t>
      </w:r>
      <w:proofErr w:type="gramEnd"/>
      <w:r w:rsidR="004244E3">
        <w:t xml:space="preserve"> </w:t>
      </w:r>
      <w:r w:rsidR="00334813">
        <w:t>meets the requirements of this SOW and the TACAN Shore Based Antenna</w:t>
      </w:r>
      <w:r w:rsidR="003D52FE">
        <w:t xml:space="preserve"> Group</w:t>
      </w:r>
      <w:r w:rsidR="00334813">
        <w:t xml:space="preserve"> Spe</w:t>
      </w:r>
      <w:r w:rsidR="00FB022B">
        <w:t>cification</w:t>
      </w:r>
      <w:r w:rsidR="009D7858">
        <w:t>.</w:t>
      </w:r>
      <w:r w:rsidR="004244E3">
        <w:t xml:space="preserve"> </w:t>
      </w:r>
    </w:p>
    <w:p w14:paraId="5CE3FF0A" w14:textId="3001F74D" w:rsidR="005307E1" w:rsidRDefault="00E43B85" w:rsidP="003D52FE">
      <w:pPr>
        <w:ind w:left="288"/>
      </w:pPr>
      <w:r>
        <w:t xml:space="preserve">Furthermore, the Contractor shall conduct testing during the </w:t>
      </w:r>
      <w:r w:rsidR="00D71E2D">
        <w:t>FAT</w:t>
      </w:r>
      <w:r>
        <w:t xml:space="preserve"> that verifies compliance with the fault detection, fault isolation, and false alarm rate requirements specified in </w:t>
      </w:r>
      <w:r w:rsidR="00334813">
        <w:t xml:space="preserve">the TACAN Shore Based Antenna </w:t>
      </w:r>
      <w:r w:rsidR="003D52FE">
        <w:t xml:space="preserve">Group </w:t>
      </w:r>
      <w:r w:rsidR="00334813">
        <w:t>Specification.</w:t>
      </w:r>
    </w:p>
    <w:p w14:paraId="5CE3FF0B" w14:textId="42734DDF" w:rsidR="004244E3" w:rsidRDefault="004244E3" w:rsidP="00B803B9">
      <w:pPr>
        <w:ind w:left="288"/>
      </w:pPr>
      <w:r>
        <w:t xml:space="preserve">The results of </w:t>
      </w:r>
      <w:r w:rsidR="00334813">
        <w:t>the</w:t>
      </w:r>
      <w:r w:rsidR="000D7964">
        <w:t xml:space="preserve"> </w:t>
      </w:r>
      <w:r>
        <w:t xml:space="preserve">FAT shall be provided to the Government </w:t>
      </w:r>
      <w:r w:rsidR="00AD7550">
        <w:t xml:space="preserve">IAW </w:t>
      </w:r>
      <w:r w:rsidRPr="003106A7">
        <w:rPr>
          <w:b/>
        </w:rPr>
        <w:t xml:space="preserve">CDRL </w:t>
      </w:r>
      <w:r w:rsidR="6C0061A7" w:rsidRPr="42F5513C">
        <w:rPr>
          <w:b/>
          <w:bCs/>
        </w:rPr>
        <w:t>A00</w:t>
      </w:r>
      <w:r w:rsidR="3378DDF8" w:rsidRPr="42F5513C">
        <w:rPr>
          <w:b/>
          <w:bCs/>
        </w:rPr>
        <w:t>5</w:t>
      </w:r>
      <w:r w:rsidR="00774FAD">
        <w:rPr>
          <w:b/>
        </w:rPr>
        <w:t>:</w:t>
      </w:r>
      <w:r w:rsidR="003106A7" w:rsidRPr="003106A7">
        <w:rPr>
          <w:b/>
        </w:rPr>
        <w:t xml:space="preserve"> First Article Unit Test Report</w:t>
      </w:r>
      <w:r>
        <w:t>.</w:t>
      </w:r>
    </w:p>
    <w:p w14:paraId="5CE3FF13" w14:textId="13E395CB" w:rsidR="004244E3" w:rsidRDefault="001D1DE5" w:rsidP="00B803B9">
      <w:pPr>
        <w:pStyle w:val="Heading3"/>
        <w:ind w:left="648"/>
      </w:pPr>
      <w:bookmarkStart w:id="40" w:name="_Toc225860603"/>
      <w:r>
        <w:t>P</w:t>
      </w:r>
      <w:r w:rsidR="007C62FB">
        <w:t>roduction Unit Testing/Inspection/Acceptance</w:t>
      </w:r>
      <w:bookmarkEnd w:id="40"/>
    </w:p>
    <w:p w14:paraId="6D40CA6D" w14:textId="15951ECC" w:rsidR="006E5F29" w:rsidRDefault="0065313C" w:rsidP="00B803B9">
      <w:pPr>
        <w:ind w:left="288"/>
      </w:pPr>
      <w:r>
        <w:t xml:space="preserve">The </w:t>
      </w:r>
      <w:r w:rsidR="004E67FD">
        <w:t>C</w:t>
      </w:r>
      <w:r>
        <w:t>ontractor</w:t>
      </w:r>
      <w:r w:rsidR="009A35C2">
        <w:t xml:space="preserve"> shall provide a </w:t>
      </w:r>
      <w:r w:rsidR="00A01423">
        <w:t>PAT</w:t>
      </w:r>
      <w:r w:rsidR="009A35C2">
        <w:t xml:space="preserve"> Plan</w:t>
      </w:r>
      <w:r w:rsidR="006E5F29">
        <w:t xml:space="preserve">. </w:t>
      </w:r>
      <w:r w:rsidR="00A01423">
        <w:t xml:space="preserve">The PAT plan shall </w:t>
      </w:r>
      <w:r w:rsidR="00474E57">
        <w:t>include</w:t>
      </w:r>
      <w:r w:rsidR="00CD3156">
        <w:t xml:space="preserve"> all testing</w:t>
      </w:r>
      <w:r w:rsidR="00474E57">
        <w:t xml:space="preserve"> and </w:t>
      </w:r>
      <w:r w:rsidR="00A01423">
        <w:t>a 50-hour burn-in test to verify the</w:t>
      </w:r>
      <w:r w:rsidR="00662C0F">
        <w:t xml:space="preserve"> antenna group</w:t>
      </w:r>
      <w:r w:rsidR="00A01423">
        <w:t xml:space="preserve"> is fully operational and free from manufacturing defects. </w:t>
      </w:r>
      <w:r w:rsidR="006E5F29">
        <w:t>The Production Unit Acceptance Test/Inspection Report shall contain a serialized list of all replaceable assets.</w:t>
      </w:r>
    </w:p>
    <w:p w14:paraId="5CE3FF14" w14:textId="51A4678B" w:rsidR="009A35C2" w:rsidRDefault="006E5F29" w:rsidP="00B803B9">
      <w:pPr>
        <w:ind w:left="288"/>
      </w:pPr>
      <w:r>
        <w:t>The Contra</w:t>
      </w:r>
      <w:r w:rsidR="00C51FA4">
        <w:t>c</w:t>
      </w:r>
      <w:r>
        <w:t xml:space="preserve">tor shall provide a PAT plan </w:t>
      </w:r>
      <w:r w:rsidR="00AD7550">
        <w:t xml:space="preserve">IAW </w:t>
      </w:r>
      <w:r w:rsidRPr="003106A7">
        <w:rPr>
          <w:b/>
        </w:rPr>
        <w:t xml:space="preserve">CDRL </w:t>
      </w:r>
      <w:r w:rsidR="57A9D586" w:rsidRPr="42F5513C">
        <w:rPr>
          <w:b/>
          <w:bCs/>
        </w:rPr>
        <w:t>A00</w:t>
      </w:r>
      <w:r w:rsidR="26FDC858" w:rsidRPr="42F5513C">
        <w:rPr>
          <w:b/>
          <w:bCs/>
        </w:rPr>
        <w:t>6</w:t>
      </w:r>
      <w:r>
        <w:rPr>
          <w:b/>
        </w:rPr>
        <w:t>:</w:t>
      </w:r>
      <w:r w:rsidRPr="003106A7">
        <w:rPr>
          <w:b/>
        </w:rPr>
        <w:t xml:space="preserve"> </w:t>
      </w:r>
      <w:r>
        <w:rPr>
          <w:b/>
        </w:rPr>
        <w:t>Production Acceptance Test Plan</w:t>
      </w:r>
      <w:r>
        <w:t xml:space="preserve">.  </w:t>
      </w:r>
      <w:r w:rsidR="00A01423">
        <w:t xml:space="preserve">Test results shall be documented </w:t>
      </w:r>
      <w:r w:rsidR="00AD7550">
        <w:t xml:space="preserve">IAW </w:t>
      </w:r>
      <w:r w:rsidR="00A01423" w:rsidRPr="001A610E">
        <w:rPr>
          <w:b/>
        </w:rPr>
        <w:t xml:space="preserve">CDRL </w:t>
      </w:r>
      <w:r w:rsidR="10EB2D0F" w:rsidRPr="42F5513C">
        <w:rPr>
          <w:b/>
          <w:bCs/>
        </w:rPr>
        <w:t>A00</w:t>
      </w:r>
      <w:r w:rsidR="1C42280C" w:rsidRPr="42F5513C">
        <w:rPr>
          <w:b/>
          <w:bCs/>
        </w:rPr>
        <w:t>7</w:t>
      </w:r>
      <w:r w:rsidR="00774FAD">
        <w:rPr>
          <w:b/>
        </w:rPr>
        <w:t>:</w:t>
      </w:r>
      <w:r w:rsidR="00A01423" w:rsidRPr="001A610E">
        <w:rPr>
          <w:b/>
        </w:rPr>
        <w:t xml:space="preserve"> Production Unit Acceptance Test/Inspection Report</w:t>
      </w:r>
      <w:r w:rsidR="00A01423">
        <w:t>.</w:t>
      </w:r>
      <w:r w:rsidR="00474E57">
        <w:t xml:space="preserve"> </w:t>
      </w:r>
    </w:p>
    <w:p w14:paraId="5CE3FF19" w14:textId="43CA2C68" w:rsidR="00351E4D" w:rsidRDefault="00D67C60">
      <w:pPr>
        <w:pStyle w:val="Heading2"/>
      </w:pPr>
      <w:bookmarkStart w:id="41" w:name="_Toc447793135"/>
      <w:bookmarkStart w:id="42" w:name="_Toc225860604"/>
      <w:proofErr w:type="gramStart"/>
      <w:r>
        <w:t>P</w:t>
      </w:r>
      <w:r w:rsidR="0098671A">
        <w:t>rogram</w:t>
      </w:r>
      <w:proofErr w:type="gramEnd"/>
      <w:r>
        <w:t xml:space="preserve"> P</w:t>
      </w:r>
      <w:r w:rsidR="0098671A">
        <w:t>lanning</w:t>
      </w:r>
      <w:bookmarkEnd w:id="41"/>
      <w:bookmarkEnd w:id="42"/>
    </w:p>
    <w:p w14:paraId="6B502BC1" w14:textId="7298C840" w:rsidR="00822D3F" w:rsidRPr="00822D3F" w:rsidRDefault="00A54123" w:rsidP="00B803B9">
      <w:r>
        <w:t>T</w:t>
      </w:r>
      <w:r w:rsidR="00822D3F" w:rsidRPr="00822D3F">
        <w:t xml:space="preserve">he </w:t>
      </w:r>
      <w:r w:rsidR="00C51FA4">
        <w:t>C</w:t>
      </w:r>
      <w:r w:rsidR="00822D3F" w:rsidRPr="00822D3F">
        <w:t>ontractor</w:t>
      </w:r>
      <w:r>
        <w:t xml:space="preserve"> i</w:t>
      </w:r>
      <w:r w:rsidR="00822D3F" w:rsidRPr="00822D3F">
        <w:t>s responsib</w:t>
      </w:r>
      <w:r>
        <w:t>le</w:t>
      </w:r>
      <w:r w:rsidR="00822D3F" w:rsidRPr="00822D3F">
        <w:t xml:space="preserve"> for effectively managing all aspects of the contract. This includes appointing a Point of Contact (POC), ensuring compliance with security and cybersecurity requirements, maintaining quality assurance, and adhering to safety standards. The contractor must conduct post-award conferences, </w:t>
      </w:r>
      <w:r w:rsidR="001061C5">
        <w:t>P</w:t>
      </w:r>
      <w:r w:rsidR="00822D3F" w:rsidRPr="00822D3F">
        <w:t xml:space="preserve">rogram </w:t>
      </w:r>
      <w:r w:rsidR="001061C5">
        <w:t>R</w:t>
      </w:r>
      <w:r w:rsidR="00822D3F" w:rsidRPr="00822D3F">
        <w:t>eviews</w:t>
      </w:r>
      <w:r w:rsidR="001061C5">
        <w:t xml:space="preserve"> (PRs)</w:t>
      </w:r>
      <w:r w:rsidR="00822D3F" w:rsidRPr="00822D3F">
        <w:t xml:space="preserve">, and provide regular progress reports, schedules, and cost reporting. </w:t>
      </w:r>
      <w:r w:rsidR="003C0CC0">
        <w:t xml:space="preserve">The contractor is </w:t>
      </w:r>
      <w:r w:rsidR="00FF42E6">
        <w:t xml:space="preserve">responsible </w:t>
      </w:r>
      <w:proofErr w:type="gramStart"/>
      <w:r w:rsidR="00FF42E6">
        <w:t>to</w:t>
      </w:r>
      <w:r w:rsidR="00822D3F" w:rsidRPr="00822D3F">
        <w:t xml:space="preserve"> safeguard</w:t>
      </w:r>
      <w:proofErr w:type="gramEnd"/>
      <w:r w:rsidR="00822D3F" w:rsidRPr="00822D3F">
        <w:t xml:space="preserve"> sensitive information, </w:t>
      </w:r>
      <w:proofErr w:type="gramStart"/>
      <w:r w:rsidR="00822D3F" w:rsidRPr="00822D3F">
        <w:t>support</w:t>
      </w:r>
      <w:proofErr w:type="gramEnd"/>
      <w:r w:rsidR="00822D3F" w:rsidRPr="00822D3F">
        <w:t xml:space="preserve"> human engineering compliance, and </w:t>
      </w:r>
      <w:proofErr w:type="gramStart"/>
      <w:r w:rsidR="00822D3F" w:rsidRPr="00822D3F">
        <w:t>ensur</w:t>
      </w:r>
      <w:r w:rsidR="007648BA">
        <w:t>e</w:t>
      </w:r>
      <w:proofErr w:type="gramEnd"/>
      <w:r w:rsidR="00822D3F" w:rsidRPr="00822D3F">
        <w:t xml:space="preserve"> warranty coverage. These measures collectively ensure the successful execution, oversight, and security of the program.</w:t>
      </w:r>
    </w:p>
    <w:p w14:paraId="5CE3FF1A" w14:textId="5B282486" w:rsidR="002D3753" w:rsidRDefault="00D67C60" w:rsidP="00B803B9">
      <w:pPr>
        <w:pStyle w:val="Heading3"/>
        <w:ind w:left="648"/>
      </w:pPr>
      <w:bookmarkStart w:id="43" w:name="_Toc447793136"/>
      <w:bookmarkStart w:id="44" w:name="_Toc225860605"/>
      <w:r>
        <w:lastRenderedPageBreak/>
        <w:t>P</w:t>
      </w:r>
      <w:r w:rsidR="007C62FB">
        <w:t xml:space="preserve">rogram </w:t>
      </w:r>
      <w:r>
        <w:t>M</w:t>
      </w:r>
      <w:r w:rsidR="007C62FB">
        <w:t>anagement</w:t>
      </w:r>
      <w:bookmarkEnd w:id="43"/>
      <w:bookmarkEnd w:id="44"/>
    </w:p>
    <w:p w14:paraId="5CE3FF1B" w14:textId="23839E49" w:rsidR="005C3E90" w:rsidRPr="00811247" w:rsidRDefault="005C3E90" w:rsidP="00B803B9">
      <w:pPr>
        <w:pStyle w:val="ListParagraph"/>
        <w:ind w:left="288"/>
        <w:rPr>
          <w:b/>
        </w:rPr>
      </w:pPr>
      <w:r>
        <w:t xml:space="preserve">The </w:t>
      </w:r>
      <w:r w:rsidR="004E67FD">
        <w:t>C</w:t>
      </w:r>
      <w:r>
        <w:t xml:space="preserve">ontractor shall appoint a </w:t>
      </w:r>
      <w:r w:rsidR="008E03C4">
        <w:t>POC</w:t>
      </w:r>
      <w:r>
        <w:t xml:space="preserve"> for all work related to this contract.  The </w:t>
      </w:r>
      <w:r w:rsidR="004E67FD">
        <w:t>C</w:t>
      </w:r>
      <w:r>
        <w:t xml:space="preserve">ontractor shall manage and protect identified sensitive program information through compliance with the applicable Security Classification Guides, if required, and established Security </w:t>
      </w:r>
      <w:r w:rsidR="004E67FD">
        <w:t>Exchange Conventions</w:t>
      </w:r>
      <w:r>
        <w:t xml:space="preserve">. The </w:t>
      </w:r>
      <w:r w:rsidR="004E67FD">
        <w:t>C</w:t>
      </w:r>
      <w:r>
        <w:t>ontractor shall defin</w:t>
      </w:r>
      <w:r w:rsidR="004F3DF9">
        <w:t>e</w:t>
      </w:r>
      <w:r>
        <w:t xml:space="preserve"> their integration of security into the overall systems engineering process.</w:t>
      </w:r>
    </w:p>
    <w:p w14:paraId="5CE3FF1C" w14:textId="3141E8DC" w:rsidR="002D3753" w:rsidRDefault="002D3753" w:rsidP="00B803B9">
      <w:pPr>
        <w:ind w:left="288"/>
      </w:pPr>
      <w:r>
        <w:t xml:space="preserve">The </w:t>
      </w:r>
      <w:r w:rsidR="004E67FD">
        <w:t>C</w:t>
      </w:r>
      <w:r>
        <w:t>ontractor shall establish and maintain management operations that shall include the following areas:</w:t>
      </w:r>
    </w:p>
    <w:p w14:paraId="5CE3FF1D" w14:textId="77777777" w:rsidR="002D3753" w:rsidRDefault="002D3753" w:rsidP="002D3753">
      <w:pPr>
        <w:pStyle w:val="ListParagraph"/>
        <w:numPr>
          <w:ilvl w:val="0"/>
          <w:numId w:val="22"/>
        </w:numPr>
      </w:pPr>
      <w:r>
        <w:t>Program Planning and Control</w:t>
      </w:r>
    </w:p>
    <w:p w14:paraId="5CE3FF1E" w14:textId="77777777" w:rsidR="002D3753" w:rsidRDefault="002D3753" w:rsidP="002D3753">
      <w:pPr>
        <w:pStyle w:val="ListParagraph"/>
        <w:numPr>
          <w:ilvl w:val="0"/>
          <w:numId w:val="22"/>
        </w:numPr>
      </w:pPr>
      <w:r>
        <w:t>Subcontractor Control</w:t>
      </w:r>
    </w:p>
    <w:p w14:paraId="226E64BD" w14:textId="59078742" w:rsidR="00DF660E" w:rsidRDefault="002D3753" w:rsidP="00DF660E">
      <w:pPr>
        <w:pStyle w:val="ListParagraph"/>
        <w:numPr>
          <w:ilvl w:val="0"/>
          <w:numId w:val="22"/>
        </w:numPr>
      </w:pPr>
      <w:r>
        <w:t>Financial Management</w:t>
      </w:r>
    </w:p>
    <w:p w14:paraId="5CE3FF20" w14:textId="06F569C4" w:rsidR="002D3753" w:rsidRDefault="00DF660E" w:rsidP="002D3753">
      <w:pPr>
        <w:pStyle w:val="ListParagraph"/>
        <w:numPr>
          <w:ilvl w:val="0"/>
          <w:numId w:val="22"/>
        </w:numPr>
      </w:pPr>
      <w:r>
        <w:t xml:space="preserve">Configuration </w:t>
      </w:r>
      <w:r w:rsidR="002D3753">
        <w:t>Management</w:t>
      </w:r>
    </w:p>
    <w:p w14:paraId="5CE3FF21" w14:textId="7C6521E2" w:rsidR="002D3753" w:rsidRDefault="002D3753" w:rsidP="002D3753">
      <w:pPr>
        <w:pStyle w:val="ListParagraph"/>
        <w:numPr>
          <w:ilvl w:val="0"/>
          <w:numId w:val="22"/>
        </w:numPr>
      </w:pPr>
      <w:r>
        <w:t>Risk Management</w:t>
      </w:r>
    </w:p>
    <w:p w14:paraId="4ED1CB32" w14:textId="55E38F14" w:rsidR="004605CF" w:rsidRDefault="004605CF" w:rsidP="002D3753">
      <w:pPr>
        <w:pStyle w:val="ListParagraph"/>
        <w:numPr>
          <w:ilvl w:val="0"/>
          <w:numId w:val="22"/>
        </w:numPr>
      </w:pPr>
      <w:r>
        <w:t>Schedule Management</w:t>
      </w:r>
    </w:p>
    <w:p w14:paraId="2C7E2895" w14:textId="6FB37505" w:rsidR="6076CE7F" w:rsidRDefault="6076CE7F" w:rsidP="3F30EE81">
      <w:pPr>
        <w:pStyle w:val="ListParagraph"/>
        <w:numPr>
          <w:ilvl w:val="0"/>
          <w:numId w:val="22"/>
        </w:numPr>
      </w:pPr>
      <w:r>
        <w:t>Technical Management</w:t>
      </w:r>
    </w:p>
    <w:p w14:paraId="15F4C836" w14:textId="675C91C3" w:rsidR="004605CF" w:rsidRPr="004605CF" w:rsidRDefault="004605CF" w:rsidP="00B803B9">
      <w:pPr>
        <w:ind w:left="288"/>
      </w:pPr>
      <w:r>
        <w:t>The Contractor shall develop</w:t>
      </w:r>
      <w:r w:rsidR="00927162">
        <w:t xml:space="preserve">, maintain, and deliver a monthly </w:t>
      </w:r>
      <w:r>
        <w:t xml:space="preserve">Integrated Master Schedule </w:t>
      </w:r>
      <w:r w:rsidR="00AD7550">
        <w:t xml:space="preserve">IAW </w:t>
      </w:r>
      <w:r w:rsidR="00927162">
        <w:rPr>
          <w:b/>
        </w:rPr>
        <w:t>CDRL</w:t>
      </w:r>
      <w:r w:rsidR="009C7AB6">
        <w:rPr>
          <w:b/>
        </w:rPr>
        <w:t xml:space="preserve"> </w:t>
      </w:r>
      <w:r w:rsidR="3E8019BE" w:rsidRPr="42F5513C">
        <w:rPr>
          <w:b/>
          <w:bCs/>
        </w:rPr>
        <w:t>A00</w:t>
      </w:r>
      <w:r w:rsidR="7B94C18F" w:rsidRPr="42F5513C">
        <w:rPr>
          <w:b/>
          <w:bCs/>
        </w:rPr>
        <w:t>8</w:t>
      </w:r>
      <w:r w:rsidR="009C7AB6">
        <w:rPr>
          <w:b/>
        </w:rPr>
        <w:t xml:space="preserve">: </w:t>
      </w:r>
      <w:r w:rsidR="00927162">
        <w:rPr>
          <w:b/>
        </w:rPr>
        <w:t xml:space="preserve">Program </w:t>
      </w:r>
      <w:r>
        <w:rPr>
          <w:b/>
        </w:rPr>
        <w:t>Schedule</w:t>
      </w:r>
      <w:r>
        <w:t xml:space="preserve">.  The Contractor shall provide a monthly progress status report </w:t>
      </w:r>
      <w:r w:rsidR="00621DFD">
        <w:t xml:space="preserve">IAW </w:t>
      </w:r>
      <w:r w:rsidR="00927162">
        <w:rPr>
          <w:b/>
        </w:rPr>
        <w:t xml:space="preserve">CDRL </w:t>
      </w:r>
      <w:r w:rsidR="3E8019BE" w:rsidRPr="42F5513C">
        <w:rPr>
          <w:b/>
          <w:bCs/>
        </w:rPr>
        <w:t>A0</w:t>
      </w:r>
      <w:r w:rsidR="0E12C4CF" w:rsidRPr="42F5513C">
        <w:rPr>
          <w:b/>
          <w:bCs/>
        </w:rPr>
        <w:t>09</w:t>
      </w:r>
      <w:r w:rsidR="00774FAD">
        <w:rPr>
          <w:b/>
        </w:rPr>
        <w:t>:</w:t>
      </w:r>
      <w:r w:rsidR="00927162">
        <w:rPr>
          <w:b/>
        </w:rPr>
        <w:t xml:space="preserve"> Status Report</w:t>
      </w:r>
      <w:r>
        <w:t>.</w:t>
      </w:r>
    </w:p>
    <w:p w14:paraId="113C0F04" w14:textId="45F811B7" w:rsidR="007D2DDD" w:rsidRDefault="002D3753" w:rsidP="00B803B9">
      <w:pPr>
        <w:pStyle w:val="Heading3"/>
        <w:ind w:left="648"/>
      </w:pPr>
      <w:bookmarkStart w:id="45" w:name="_Toc225860606"/>
      <w:r>
        <w:t>P</w:t>
      </w:r>
      <w:r w:rsidR="007C62FB">
        <w:t xml:space="preserve">ost-Award </w:t>
      </w:r>
      <w:r>
        <w:t>C</w:t>
      </w:r>
      <w:r w:rsidR="007C62FB">
        <w:t>onference</w:t>
      </w:r>
      <w:bookmarkEnd w:id="45"/>
    </w:p>
    <w:p w14:paraId="72AA98C9" w14:textId="38764B2F" w:rsidR="006E5F29" w:rsidRDefault="000341A8" w:rsidP="00B803B9">
      <w:pPr>
        <w:ind w:left="288"/>
      </w:pPr>
      <w:r w:rsidRPr="007D2DDD">
        <w:t>The Contractor</w:t>
      </w:r>
      <w:r w:rsidR="004E67FD" w:rsidRPr="007D2DDD">
        <w:t xml:space="preserve"> shall host a one-day post-</w:t>
      </w:r>
      <w:r w:rsidRPr="007D2DDD">
        <w:t xml:space="preserve">award conference </w:t>
      </w:r>
      <w:r w:rsidR="002A342D">
        <w:t>within 45 calendar days after contract award</w:t>
      </w:r>
      <w:r w:rsidR="00774FAD">
        <w:t>,</w:t>
      </w:r>
      <w:r w:rsidR="002A342D">
        <w:t xml:space="preserve"> </w:t>
      </w:r>
      <w:r w:rsidR="00474E57">
        <w:t>either virtually or at a mutually agreed to location</w:t>
      </w:r>
      <w:r w:rsidRPr="007D2DDD">
        <w:t xml:space="preserve"> that addresses the requirements of</w:t>
      </w:r>
      <w:r w:rsidR="004E67FD" w:rsidRPr="007D2DDD">
        <w:t xml:space="preserve"> Federal </w:t>
      </w:r>
      <w:r w:rsidR="00F66024" w:rsidRPr="007D2DDD">
        <w:t>Acquisition</w:t>
      </w:r>
      <w:r w:rsidR="004E67FD" w:rsidRPr="007D2DDD">
        <w:t xml:space="preserve"> Regulation</w:t>
      </w:r>
      <w:r w:rsidRPr="007D2DDD">
        <w:t xml:space="preserve"> </w:t>
      </w:r>
      <w:r w:rsidR="004E67FD" w:rsidRPr="007D2DDD">
        <w:t>(</w:t>
      </w:r>
      <w:r w:rsidRPr="007D2DDD">
        <w:t>FAR</w:t>
      </w:r>
      <w:r w:rsidR="004E67FD" w:rsidRPr="007D2DDD">
        <w:t>)</w:t>
      </w:r>
      <w:r w:rsidRPr="007D2DDD">
        <w:t xml:space="preserve"> 42.5. </w:t>
      </w:r>
    </w:p>
    <w:p w14:paraId="41AB6114" w14:textId="0281F0B4" w:rsidR="006E5F29" w:rsidRDefault="000341A8" w:rsidP="00B803B9">
      <w:pPr>
        <w:ind w:left="288"/>
      </w:pPr>
      <w:r w:rsidRPr="007D2DDD">
        <w:t>The Contractor shall provide personnel in the following functional areas to support this post</w:t>
      </w:r>
      <w:r w:rsidR="00774FAD">
        <w:t>-</w:t>
      </w:r>
      <w:r w:rsidRPr="007D2DDD">
        <w:t xml:space="preserve">award conference: Program Management, Contracts, Engineering, Manufacturing, Subcontract Management, and Test and Evaluation.   </w:t>
      </w:r>
    </w:p>
    <w:p w14:paraId="06D8A011" w14:textId="6550C3CC" w:rsidR="00550A84" w:rsidRDefault="000341A8" w:rsidP="00B803B9">
      <w:pPr>
        <w:ind w:left="288"/>
      </w:pPr>
      <w:r w:rsidRPr="007D2DDD">
        <w:t>The Contractor s</w:t>
      </w:r>
      <w:r w:rsidR="004E67FD" w:rsidRPr="007D2DDD">
        <w:t>hall submit minutes of the post-</w:t>
      </w:r>
      <w:r w:rsidRPr="007D2DDD">
        <w:t xml:space="preserve">award conference </w:t>
      </w:r>
      <w:r w:rsidR="00AD7550">
        <w:t xml:space="preserve">IAW </w:t>
      </w:r>
      <w:r w:rsidR="004605CF">
        <w:rPr>
          <w:b/>
        </w:rPr>
        <w:t xml:space="preserve">CDRL </w:t>
      </w:r>
      <w:r w:rsidR="2228C009" w:rsidRPr="42F5513C">
        <w:rPr>
          <w:b/>
          <w:bCs/>
        </w:rPr>
        <w:t>A01</w:t>
      </w:r>
      <w:r w:rsidR="188C0063" w:rsidRPr="42F5513C">
        <w:rPr>
          <w:b/>
          <w:bCs/>
        </w:rPr>
        <w:t>0</w:t>
      </w:r>
      <w:r w:rsidR="00774FAD">
        <w:rPr>
          <w:b/>
        </w:rPr>
        <w:t>:</w:t>
      </w:r>
      <w:r w:rsidRPr="00025326">
        <w:rPr>
          <w:b/>
        </w:rPr>
        <w:t xml:space="preserve"> Meeting Minutes</w:t>
      </w:r>
      <w:r w:rsidRPr="000341A8">
        <w:t>.</w:t>
      </w:r>
    </w:p>
    <w:p w14:paraId="5CE3FF28" w14:textId="7ACDAD87" w:rsidR="00D67C60" w:rsidRPr="003E5910" w:rsidRDefault="00BA7FCF" w:rsidP="00B803B9">
      <w:pPr>
        <w:pStyle w:val="Heading3"/>
        <w:ind w:left="648"/>
      </w:pPr>
      <w:bookmarkStart w:id="46" w:name="_Toc225860607"/>
      <w:r>
        <w:t>P</w:t>
      </w:r>
      <w:r w:rsidR="007C62FB">
        <w:t>rogram</w:t>
      </w:r>
      <w:r>
        <w:t xml:space="preserve"> R</w:t>
      </w:r>
      <w:r w:rsidR="007C62FB">
        <w:t>eviews</w:t>
      </w:r>
      <w:r>
        <w:t xml:space="preserve"> (PR)</w:t>
      </w:r>
      <w:bookmarkEnd w:id="46"/>
    </w:p>
    <w:p w14:paraId="3ED996DD" w14:textId="7E7DE51E" w:rsidR="00AD7550" w:rsidRPr="00811247" w:rsidRDefault="00774FAD" w:rsidP="00AD7550">
      <w:pPr>
        <w:ind w:left="288"/>
        <w:rPr>
          <w:b/>
        </w:rPr>
      </w:pPr>
      <w:r>
        <w:t xml:space="preserve">The Contractor </w:t>
      </w:r>
      <w:r w:rsidR="00474E57">
        <w:t>shall conduct quarterly</w:t>
      </w:r>
      <w:r>
        <w:t xml:space="preserve"> PRs</w:t>
      </w:r>
      <w:r w:rsidR="00474E57">
        <w:t xml:space="preserve"> </w:t>
      </w:r>
      <w:r w:rsidR="00D67C60">
        <w:t>t</w:t>
      </w:r>
      <w:r w:rsidR="00474E57">
        <w:t xml:space="preserve">o </w:t>
      </w:r>
      <w:r w:rsidR="00B7194E">
        <w:t>review overall contract status</w:t>
      </w:r>
      <w:r>
        <w:t xml:space="preserve"> and</w:t>
      </w:r>
      <w:r w:rsidR="00B7194E">
        <w:t xml:space="preserve"> </w:t>
      </w:r>
      <w:r w:rsidR="00474E57">
        <w:t>implement</w:t>
      </w:r>
      <w:r w:rsidR="00D67C60">
        <w:t xml:space="preserve"> timely resolution of technical risks</w:t>
      </w:r>
      <w:r w:rsidR="00474E57">
        <w:t xml:space="preserve">.  </w:t>
      </w:r>
      <w:r w:rsidR="00AD7550">
        <w:t xml:space="preserve">PRs shall be conducted virtually or at a mutually agreed upon location.  </w:t>
      </w:r>
    </w:p>
    <w:p w14:paraId="5CE3FF29" w14:textId="24FBC9F3" w:rsidR="00D67C60" w:rsidRPr="00811247" w:rsidRDefault="00D67C60" w:rsidP="00B803B9">
      <w:pPr>
        <w:ind w:left="288"/>
        <w:rPr>
          <w:b/>
        </w:rPr>
      </w:pPr>
      <w:r>
        <w:t xml:space="preserve">. </w:t>
      </w:r>
      <w:r w:rsidR="006A623B">
        <w:t xml:space="preserve"> </w:t>
      </w:r>
      <w:r>
        <w:t xml:space="preserve">The </w:t>
      </w:r>
      <w:r w:rsidR="004E67FD">
        <w:t>C</w:t>
      </w:r>
      <w:r>
        <w:t xml:space="preserve">ontractor shall provide meeting minutes </w:t>
      </w:r>
      <w:r w:rsidR="00AD7550">
        <w:t xml:space="preserve">IAW </w:t>
      </w:r>
      <w:r w:rsidR="003451BA" w:rsidRPr="00AA324F">
        <w:rPr>
          <w:b/>
        </w:rPr>
        <w:t xml:space="preserve">CDRL </w:t>
      </w:r>
      <w:r w:rsidR="004605CF">
        <w:rPr>
          <w:b/>
        </w:rPr>
        <w:t>A011</w:t>
      </w:r>
      <w:r w:rsidR="00774FAD">
        <w:rPr>
          <w:b/>
        </w:rPr>
        <w:t>:</w:t>
      </w:r>
      <w:r w:rsidR="00F67DFD" w:rsidRPr="00AA324F">
        <w:rPr>
          <w:b/>
        </w:rPr>
        <w:t xml:space="preserve"> Meeting Minutes</w:t>
      </w:r>
      <w:r>
        <w:t xml:space="preserve">.   </w:t>
      </w:r>
      <w:r w:rsidR="00171761">
        <w:t xml:space="preserve">The Contractor shall release an agenda IAW </w:t>
      </w:r>
      <w:r w:rsidR="00171761" w:rsidRPr="00AA324F">
        <w:rPr>
          <w:b/>
        </w:rPr>
        <w:t xml:space="preserve">CDRL </w:t>
      </w:r>
      <w:r w:rsidR="45BAACFB" w:rsidRPr="42F5513C">
        <w:rPr>
          <w:b/>
          <w:bCs/>
        </w:rPr>
        <w:t>A01</w:t>
      </w:r>
      <w:r w:rsidR="63DA5086" w:rsidRPr="42F5513C">
        <w:rPr>
          <w:b/>
          <w:bCs/>
        </w:rPr>
        <w:t>1</w:t>
      </w:r>
      <w:r w:rsidR="00171761">
        <w:rPr>
          <w:b/>
        </w:rPr>
        <w:t xml:space="preserve">: Meeting </w:t>
      </w:r>
      <w:r w:rsidR="00171761" w:rsidRPr="00AA324F">
        <w:rPr>
          <w:b/>
        </w:rPr>
        <w:t>Agenda</w:t>
      </w:r>
    </w:p>
    <w:p w14:paraId="5CE3FF2A" w14:textId="25833933" w:rsidR="00351E4D" w:rsidRPr="00ED2E73" w:rsidRDefault="00351E4D" w:rsidP="00505200">
      <w:pPr>
        <w:pStyle w:val="Heading3"/>
      </w:pPr>
      <w:bookmarkStart w:id="47" w:name="_Toc225860608"/>
      <w:r>
        <w:t>Q</w:t>
      </w:r>
      <w:r w:rsidR="007C62FB">
        <w:t>uality</w:t>
      </w:r>
      <w:r>
        <w:t xml:space="preserve"> A</w:t>
      </w:r>
      <w:r w:rsidR="007C62FB">
        <w:t>ssurance</w:t>
      </w:r>
      <w:r>
        <w:t xml:space="preserve"> (QA)</w:t>
      </w:r>
      <w:r w:rsidR="00D03A51">
        <w:t xml:space="preserve"> Program Plan</w:t>
      </w:r>
      <w:bookmarkEnd w:id="47"/>
    </w:p>
    <w:p w14:paraId="2AECCE57" w14:textId="10EFD421" w:rsidR="00AD7550" w:rsidRDefault="00351E4D" w:rsidP="00B803B9">
      <w:pPr>
        <w:ind w:left="360"/>
      </w:pPr>
      <w:r>
        <w:t xml:space="preserve">The </w:t>
      </w:r>
      <w:r w:rsidR="00B33E43">
        <w:t>C</w:t>
      </w:r>
      <w:r>
        <w:t xml:space="preserve">ontractor shall have </w:t>
      </w:r>
      <w:r w:rsidR="00665941">
        <w:t xml:space="preserve">and maintain </w:t>
      </w:r>
      <w:r>
        <w:t xml:space="preserve">a </w:t>
      </w:r>
      <w:r w:rsidR="00D03A51">
        <w:t>QA Program Plan</w:t>
      </w:r>
      <w:r w:rsidR="00AD7550">
        <w:t>. This program shall detail all methods and procedures to ensure all work performed under this contract meets or ex</w:t>
      </w:r>
      <w:r w:rsidR="00B30178">
        <w:t>ceeds required quality standards.</w:t>
      </w:r>
      <w:r w:rsidR="00AD7550">
        <w:t xml:space="preserve"> </w:t>
      </w:r>
    </w:p>
    <w:p w14:paraId="3BB497B0" w14:textId="77777777" w:rsidR="00B30178" w:rsidRDefault="00B30178" w:rsidP="00B803B9">
      <w:pPr>
        <w:pStyle w:val="ListParagraph"/>
        <w:keepLines/>
        <w:ind w:left="360"/>
        <w:rPr>
          <w:szCs w:val="24"/>
        </w:rPr>
      </w:pPr>
    </w:p>
    <w:p w14:paraId="5CE3FF2B" w14:textId="6A7F45BE" w:rsidR="00351E4D" w:rsidRDefault="00AD7550" w:rsidP="00B803B9">
      <w:pPr>
        <w:pStyle w:val="ListParagraph"/>
        <w:keepLines/>
        <w:ind w:left="360"/>
      </w:pPr>
      <w:r>
        <w:lastRenderedPageBreak/>
        <w:t>The Contractor shall</w:t>
      </w:r>
      <w:r w:rsidR="00B30178">
        <w:t xml:space="preserve"> have and maintain the QA Program Plan</w:t>
      </w:r>
      <w:r w:rsidR="00D03A51">
        <w:t xml:space="preserve"> </w:t>
      </w:r>
      <w:r w:rsidR="00B30178">
        <w:t>IAW</w:t>
      </w:r>
      <w:r w:rsidR="00D03A51">
        <w:t xml:space="preserve"> </w:t>
      </w:r>
      <w:r w:rsidR="004605CF" w:rsidRPr="42F5513C">
        <w:rPr>
          <w:b/>
        </w:rPr>
        <w:t xml:space="preserve">CDRL </w:t>
      </w:r>
      <w:r w:rsidR="2228C009" w:rsidRPr="42F5513C">
        <w:rPr>
          <w:b/>
          <w:bCs/>
        </w:rPr>
        <w:t>A01</w:t>
      </w:r>
      <w:r w:rsidR="034463DB" w:rsidRPr="42F5513C">
        <w:rPr>
          <w:b/>
          <w:bCs/>
        </w:rPr>
        <w:t>2</w:t>
      </w:r>
      <w:r w:rsidR="00774FAD" w:rsidRPr="42F5513C">
        <w:rPr>
          <w:b/>
        </w:rPr>
        <w:t xml:space="preserve">: </w:t>
      </w:r>
      <w:r w:rsidR="00D03A51" w:rsidRPr="42F5513C">
        <w:rPr>
          <w:b/>
        </w:rPr>
        <w:t>Quality Assurance Program Plan</w:t>
      </w:r>
      <w:r w:rsidR="00D03A51">
        <w:t>.</w:t>
      </w:r>
    </w:p>
    <w:p w14:paraId="5CE3FF2E" w14:textId="48498F9C" w:rsidR="002E6307" w:rsidRDefault="002E6307" w:rsidP="00505200">
      <w:pPr>
        <w:pStyle w:val="Heading3"/>
      </w:pPr>
      <w:bookmarkStart w:id="48" w:name="_Toc414520242"/>
      <w:bookmarkStart w:id="49" w:name="_Toc225860609"/>
      <w:r>
        <w:t>W</w:t>
      </w:r>
      <w:bookmarkEnd w:id="48"/>
      <w:r w:rsidR="00224905">
        <w:t>arranty</w:t>
      </w:r>
      <w:bookmarkEnd w:id="49"/>
    </w:p>
    <w:p w14:paraId="5CE3FF2F" w14:textId="17E0C311" w:rsidR="002E6307" w:rsidRPr="00FB5B1A" w:rsidRDefault="00384B7D" w:rsidP="00B803B9">
      <w:pPr>
        <w:spacing w:before="0" w:after="0"/>
        <w:ind w:left="360"/>
      </w:pPr>
      <w:r>
        <w:t>All warranties</w:t>
      </w:r>
      <w:r w:rsidR="00A17490">
        <w:t xml:space="preserve"> received for components shall </w:t>
      </w:r>
      <w:proofErr w:type="gramStart"/>
      <w:r w:rsidR="00A17490">
        <w:t>convey</w:t>
      </w:r>
      <w:proofErr w:type="gramEnd"/>
      <w:r w:rsidR="00A17490">
        <w:t xml:space="preserve"> to the Government.  </w:t>
      </w:r>
      <w:r w:rsidR="004E67FD">
        <w:t>The w</w:t>
      </w:r>
      <w:r w:rsidR="002E6307">
        <w:t xml:space="preserve">arranty period of the </w:t>
      </w:r>
      <w:r w:rsidR="0065313C">
        <w:t>antenna group</w:t>
      </w:r>
      <w:r w:rsidR="002E6307">
        <w:t xml:space="preserve"> shall </w:t>
      </w:r>
      <w:r w:rsidR="00A02D9E">
        <w:t>not be less than one year</w:t>
      </w:r>
      <w:r w:rsidR="00CE7898">
        <w:t xml:space="preserve"> after installation</w:t>
      </w:r>
      <w:r w:rsidR="00FF2E36">
        <w:t>.</w:t>
      </w:r>
    </w:p>
    <w:p w14:paraId="5CE3FF30" w14:textId="14BEB2D8" w:rsidR="00351E4D" w:rsidRPr="00ED2E73" w:rsidRDefault="00351E4D" w:rsidP="00505200">
      <w:pPr>
        <w:pStyle w:val="Heading3"/>
      </w:pPr>
      <w:bookmarkStart w:id="50" w:name="_Toc225860610"/>
      <w:r w:rsidRPr="00185EAA">
        <w:t>S</w:t>
      </w:r>
      <w:r w:rsidR="00224905" w:rsidRPr="00185EAA">
        <w:t>afety</w:t>
      </w:r>
      <w:bookmarkEnd w:id="50"/>
    </w:p>
    <w:p w14:paraId="5CE3FF31" w14:textId="71247F8F" w:rsidR="002E6307" w:rsidRDefault="00351E4D" w:rsidP="00B803B9">
      <w:pPr>
        <w:ind w:left="360"/>
      </w:pPr>
      <w:r>
        <w:t xml:space="preserve">The </w:t>
      </w:r>
      <w:r w:rsidR="0065313C">
        <w:t>antenna group</w:t>
      </w:r>
      <w:r w:rsidR="00134F64">
        <w:t xml:space="preserve"> </w:t>
      </w:r>
      <w:r>
        <w:t xml:space="preserve">shall not be comprised of toxic chemicals, hazardous materials, or ozone-depleting substances, and shall not be produced using manufacturing processes that have a detrimental impact upon the environment, from the time of design and manufacture through its </w:t>
      </w:r>
      <w:proofErr w:type="gramStart"/>
      <w:r>
        <w:t>life-cycle</w:t>
      </w:r>
      <w:proofErr w:type="gramEnd"/>
      <w:r w:rsidR="007F29AF">
        <w:t xml:space="preserve"> using </w:t>
      </w:r>
      <w:r w:rsidR="007F29AF" w:rsidRPr="001A610E">
        <w:t>MIL-STD-882D</w:t>
      </w:r>
      <w:r w:rsidR="007F29AF">
        <w:t xml:space="preserve"> as a guide</w:t>
      </w:r>
      <w:r>
        <w:t>.</w:t>
      </w:r>
      <w:r w:rsidR="00284D5E">
        <w:t xml:space="preserve">   </w:t>
      </w:r>
    </w:p>
    <w:p w14:paraId="5CE3FF32" w14:textId="2FA37B64" w:rsidR="003106A7" w:rsidRPr="003106A7" w:rsidRDefault="003106A7" w:rsidP="00B803B9">
      <w:pPr>
        <w:ind w:left="360"/>
      </w:pPr>
      <w:r w:rsidRPr="00CC0CC2">
        <w:t xml:space="preserve">The </w:t>
      </w:r>
      <w:r w:rsidR="004E67FD">
        <w:t>C</w:t>
      </w:r>
      <w:r w:rsidRPr="00CC0CC2">
        <w:t xml:space="preserve">ontractor shall provide </w:t>
      </w:r>
      <w:r w:rsidRPr="42F5513C">
        <w:rPr>
          <w:rStyle w:val="Strong"/>
          <w:b w:val="0"/>
          <w:color w:val="000000" w:themeColor="text1"/>
        </w:rPr>
        <w:t>Hazards of Electromagnetic Radiation to Ordnance (</w:t>
      </w:r>
      <w:r w:rsidRPr="00CC0CC2">
        <w:t xml:space="preserve">HERO), </w:t>
      </w:r>
      <w:r w:rsidRPr="42F5513C">
        <w:rPr>
          <w:rStyle w:val="Strong"/>
          <w:b w:val="0"/>
          <w:color w:val="000000" w:themeColor="text1"/>
        </w:rPr>
        <w:t>Hazard of Electromagnetic Radiation to Personnel (</w:t>
      </w:r>
      <w:r w:rsidRPr="00CC0CC2">
        <w:t xml:space="preserve">HERP), and </w:t>
      </w:r>
      <w:r w:rsidRPr="42F5513C">
        <w:rPr>
          <w:rStyle w:val="Strong"/>
          <w:b w:val="0"/>
          <w:color w:val="000000" w:themeColor="text1"/>
        </w:rPr>
        <w:t>Hazard of Electromagnetic Radiation</w:t>
      </w:r>
      <w:r w:rsidR="00B30178" w:rsidRPr="42F5513C">
        <w:rPr>
          <w:rStyle w:val="Strong"/>
          <w:b w:val="0"/>
          <w:color w:val="000000" w:themeColor="text1"/>
        </w:rPr>
        <w:t xml:space="preserve"> </w:t>
      </w:r>
      <w:r w:rsidRPr="42F5513C">
        <w:rPr>
          <w:rStyle w:val="Strong"/>
          <w:b w:val="0"/>
          <w:color w:val="000000" w:themeColor="text1"/>
        </w:rPr>
        <w:t>to Fuel (</w:t>
      </w:r>
      <w:r w:rsidRPr="00CC0CC2">
        <w:t xml:space="preserve">HERF) analysis to the Government </w:t>
      </w:r>
      <w:r w:rsidR="00B30178">
        <w:t xml:space="preserve">IAW </w:t>
      </w:r>
      <w:r w:rsidRPr="00CC0CC2">
        <w:rPr>
          <w:b/>
        </w:rPr>
        <w:t xml:space="preserve">CDRL </w:t>
      </w:r>
      <w:r w:rsidR="02CD78D6" w:rsidRPr="42F5513C">
        <w:rPr>
          <w:b/>
          <w:bCs/>
        </w:rPr>
        <w:t>A01</w:t>
      </w:r>
      <w:r w:rsidR="179CE1C5" w:rsidRPr="42F5513C">
        <w:rPr>
          <w:b/>
          <w:bCs/>
        </w:rPr>
        <w:t>3</w:t>
      </w:r>
      <w:r w:rsidR="00774FAD">
        <w:rPr>
          <w:b/>
        </w:rPr>
        <w:t>:</w:t>
      </w:r>
      <w:r w:rsidRPr="00CC0CC2">
        <w:rPr>
          <w:b/>
        </w:rPr>
        <w:t xml:space="preserve"> HERO/HERP/HERF Analysis Report</w:t>
      </w:r>
      <w:r>
        <w:t>.</w:t>
      </w:r>
    </w:p>
    <w:p w14:paraId="6F8B4E3F" w14:textId="7405F91F" w:rsidR="00505200" w:rsidRDefault="00B60D4C" w:rsidP="00B803B9">
      <w:pPr>
        <w:pStyle w:val="Heading3"/>
      </w:pPr>
      <w:bookmarkStart w:id="51" w:name="_Toc222404666"/>
      <w:bookmarkStart w:id="52" w:name="_Toc222404881"/>
      <w:bookmarkStart w:id="53" w:name="_Toc222406739"/>
      <w:bookmarkStart w:id="54" w:name="_Toc222988070"/>
      <w:bookmarkStart w:id="55" w:name="_Toc223015838"/>
      <w:bookmarkStart w:id="56" w:name="_Toc225860611"/>
      <w:bookmarkEnd w:id="51"/>
      <w:bookmarkEnd w:id="52"/>
      <w:bookmarkEnd w:id="53"/>
      <w:bookmarkEnd w:id="54"/>
      <w:bookmarkEnd w:id="55"/>
      <w:r>
        <w:t>C</w:t>
      </w:r>
      <w:r w:rsidR="00224905">
        <w:t>ybersecurity Plan</w:t>
      </w:r>
      <w:bookmarkEnd w:id="56"/>
    </w:p>
    <w:p w14:paraId="755386CB" w14:textId="2DC17E5A" w:rsidR="00621DFD" w:rsidRDefault="00505200" w:rsidP="00B803B9">
      <w:pPr>
        <w:ind w:left="360"/>
      </w:pPr>
      <w:r>
        <w:t>The Contractor shall develop a Program Security Implementation Plan (</w:t>
      </w:r>
      <w:r w:rsidR="00B33E43">
        <w:t>P</w:t>
      </w:r>
      <w:r>
        <w:t xml:space="preserve">SIP) </w:t>
      </w:r>
      <w:r w:rsidR="00621DFD">
        <w:t xml:space="preserve">IAW </w:t>
      </w:r>
      <w:r>
        <w:t xml:space="preserve">the PMA-213 Cybersecurity Plan (CSP), provided by the Government with Attachment 4, Government Furnished Information. Specific policies in the CSP can be accessed via the Cybersecurity Policy Chart at the following link: </w:t>
      </w:r>
      <w:r w:rsidR="001311EC">
        <w:t>https://dodiac.dtic.mil/dod-cybersecurity-policy-chart</w:t>
      </w:r>
      <w:r>
        <w:t xml:space="preserve">.  </w:t>
      </w:r>
    </w:p>
    <w:p w14:paraId="74087223" w14:textId="7319000F" w:rsidR="00505200" w:rsidRDefault="00505200" w:rsidP="00B803B9">
      <w:pPr>
        <w:ind w:left="360"/>
        <w:rPr>
          <w:b/>
        </w:rPr>
      </w:pPr>
      <w:r>
        <w:t xml:space="preserve">The </w:t>
      </w:r>
      <w:r w:rsidR="00621DFD">
        <w:t xml:space="preserve">Contractor shall provide a PSIP </w:t>
      </w:r>
      <w:r w:rsidR="001F6343">
        <w:t>IAW</w:t>
      </w:r>
      <w:r>
        <w:t xml:space="preserve"> </w:t>
      </w:r>
      <w:r w:rsidR="004605CF">
        <w:rPr>
          <w:b/>
        </w:rPr>
        <w:t xml:space="preserve">CDRL </w:t>
      </w:r>
      <w:r w:rsidR="2228C009" w:rsidRPr="42F5513C">
        <w:rPr>
          <w:b/>
          <w:bCs/>
        </w:rPr>
        <w:t>A01</w:t>
      </w:r>
      <w:r w:rsidR="46957C5B" w:rsidRPr="42F5513C">
        <w:rPr>
          <w:b/>
          <w:bCs/>
        </w:rPr>
        <w:t>4</w:t>
      </w:r>
      <w:r w:rsidR="00774FAD">
        <w:rPr>
          <w:b/>
        </w:rPr>
        <w:t>:</w:t>
      </w:r>
      <w:r>
        <w:rPr>
          <w:b/>
        </w:rPr>
        <w:t xml:space="preserve"> NAVAIR Cybersecurity Implementation Plan.</w:t>
      </w:r>
    </w:p>
    <w:p w14:paraId="64C03F9C" w14:textId="2E019997" w:rsidR="00505200" w:rsidRDefault="00B60D4C" w:rsidP="00505200">
      <w:pPr>
        <w:pStyle w:val="Heading4"/>
      </w:pPr>
      <w:r>
        <w:t>C</w:t>
      </w:r>
      <w:r w:rsidR="00224905">
        <w:t>ybersecurity</w:t>
      </w:r>
      <w:r>
        <w:t xml:space="preserve"> S</w:t>
      </w:r>
      <w:r w:rsidR="00224905">
        <w:t>ystem</w:t>
      </w:r>
      <w:r>
        <w:t>/S</w:t>
      </w:r>
      <w:r w:rsidR="00224905">
        <w:t>oftware</w:t>
      </w:r>
      <w:r>
        <w:t xml:space="preserve"> A</w:t>
      </w:r>
      <w:r w:rsidR="00224905">
        <w:t>ssurance</w:t>
      </w:r>
      <w:r>
        <w:t xml:space="preserve"> R</w:t>
      </w:r>
      <w:r w:rsidR="00224905">
        <w:t>eport</w:t>
      </w:r>
    </w:p>
    <w:p w14:paraId="1C7F2DF6" w14:textId="6B1CDEE9" w:rsidR="00621DFD" w:rsidRDefault="00505200" w:rsidP="00B803B9">
      <w:pPr>
        <w:ind w:left="360"/>
      </w:pPr>
      <w:r>
        <w:t xml:space="preserve">The Contractor shall utilize the Assured Compliance Assessment Solution (ACAS) tool to scan a representative system to identify vulnerabilities associated with the product being delivered to the Government.  The ACAS tool is available for download at </w:t>
      </w:r>
      <w:hyperlink r:id="rId15" w:history="1">
        <w:r w:rsidRPr="00E654EA">
          <w:rPr>
            <w:rStyle w:val="Hyperlink"/>
          </w:rPr>
          <w:t>https://patches.csd.disa.mil</w:t>
        </w:r>
      </w:hyperlink>
      <w:r>
        <w:t xml:space="preserve"> and the associated license will be provided separately by the Government. </w:t>
      </w:r>
      <w:r w:rsidR="00621DFD">
        <w:t>The Contractor shall prepare a Cybersecurity Test Plan as guidance for specific testing and reporting requirements</w:t>
      </w:r>
    </w:p>
    <w:p w14:paraId="2890C2F7" w14:textId="65BCDD1B" w:rsidR="00505200" w:rsidRDefault="00A96488" w:rsidP="00B803B9">
      <w:pPr>
        <w:ind w:left="360"/>
        <w:rPr>
          <w:b/>
        </w:rPr>
      </w:pPr>
      <w:r>
        <w:t>The Contractor shall deliver a</w:t>
      </w:r>
      <w:r w:rsidR="00505200">
        <w:t xml:space="preserve"> Cybersecurity Vulnerability Report </w:t>
      </w:r>
      <w:r w:rsidR="00621DFD">
        <w:t xml:space="preserve">IAW </w:t>
      </w:r>
      <w:r w:rsidR="004605CF">
        <w:rPr>
          <w:b/>
        </w:rPr>
        <w:t xml:space="preserve">CDRL </w:t>
      </w:r>
      <w:r w:rsidR="2228C009" w:rsidRPr="42F5513C">
        <w:rPr>
          <w:b/>
          <w:bCs/>
        </w:rPr>
        <w:t>A01</w:t>
      </w:r>
      <w:r w:rsidR="0B1A8D79" w:rsidRPr="42F5513C">
        <w:rPr>
          <w:b/>
          <w:bCs/>
        </w:rPr>
        <w:t>5</w:t>
      </w:r>
      <w:r w:rsidR="00774FAD">
        <w:rPr>
          <w:b/>
        </w:rPr>
        <w:t>:</w:t>
      </w:r>
      <w:r w:rsidR="00505200">
        <w:rPr>
          <w:b/>
        </w:rPr>
        <w:t xml:space="preserve"> Cyb</w:t>
      </w:r>
      <w:r w:rsidR="007727C2">
        <w:rPr>
          <w:b/>
        </w:rPr>
        <w:t xml:space="preserve">ersecurity Vulnerability </w:t>
      </w:r>
      <w:r w:rsidR="00505200">
        <w:rPr>
          <w:b/>
        </w:rPr>
        <w:t>Report.</w:t>
      </w:r>
      <w:r w:rsidR="00621DFD">
        <w:t xml:space="preserve"> </w:t>
      </w:r>
      <w:r>
        <w:t xml:space="preserve">The Contractor shall deliver a Cybersecurity </w:t>
      </w:r>
      <w:r w:rsidR="00505200">
        <w:t xml:space="preserve">Test </w:t>
      </w:r>
      <w:r w:rsidR="0086253F">
        <w:t>Plan IAW</w:t>
      </w:r>
      <w:r w:rsidR="00505200">
        <w:t xml:space="preserve"> </w:t>
      </w:r>
      <w:r w:rsidR="004605CF">
        <w:rPr>
          <w:b/>
        </w:rPr>
        <w:t xml:space="preserve">CDRL </w:t>
      </w:r>
      <w:r w:rsidR="2228C009" w:rsidRPr="42F5513C">
        <w:rPr>
          <w:b/>
          <w:bCs/>
        </w:rPr>
        <w:t>A01</w:t>
      </w:r>
      <w:r w:rsidR="0B23A5F2" w:rsidRPr="42F5513C">
        <w:rPr>
          <w:b/>
          <w:bCs/>
        </w:rPr>
        <w:t>6</w:t>
      </w:r>
      <w:r w:rsidR="00774FAD">
        <w:rPr>
          <w:b/>
        </w:rPr>
        <w:t>:</w:t>
      </w:r>
      <w:r w:rsidR="00505200">
        <w:rPr>
          <w:b/>
        </w:rPr>
        <w:t xml:space="preserve"> Naval Aviation Cybersecurity Test Plan.</w:t>
      </w:r>
    </w:p>
    <w:p w14:paraId="3386E191" w14:textId="40691207" w:rsidR="00505200" w:rsidRDefault="00B60D4C" w:rsidP="00B60D4C">
      <w:pPr>
        <w:pStyle w:val="Heading4"/>
      </w:pPr>
      <w:r>
        <w:t>C</w:t>
      </w:r>
      <w:r w:rsidR="00224905">
        <w:t>ybersecurity</w:t>
      </w:r>
      <w:r>
        <w:t xml:space="preserve"> POC</w:t>
      </w:r>
    </w:p>
    <w:p w14:paraId="3B902704" w14:textId="102F6722" w:rsidR="00505200" w:rsidRDefault="00B60D4C" w:rsidP="00B803B9">
      <w:pPr>
        <w:ind w:left="360"/>
      </w:pPr>
      <w:r>
        <w:t xml:space="preserve">The </w:t>
      </w:r>
      <w:r w:rsidR="00B33E43">
        <w:t>C</w:t>
      </w:r>
      <w:r>
        <w:t>ontractor shall provide a counterpart POC to the Program Information Systems Secu</w:t>
      </w:r>
      <w:r w:rsidR="003D260C">
        <w:t>rity Engineer (PISSE). The Con</w:t>
      </w:r>
      <w:r>
        <w:t xml:space="preserve">tractor POC shall ensure the Contractor team adheres to all Cybersecurity requirements.  The PISSE shall coordinate with the Contractor POC in all </w:t>
      </w:r>
      <w:proofErr w:type="gramStart"/>
      <w:r>
        <w:t>matter</w:t>
      </w:r>
      <w:proofErr w:type="gramEnd"/>
      <w:r>
        <w:t xml:space="preserve"> related to Cybersecurity.</w:t>
      </w:r>
    </w:p>
    <w:p w14:paraId="06B83CF1" w14:textId="2A1795AC" w:rsidR="00B60D4C" w:rsidRDefault="00B60D4C">
      <w:pPr>
        <w:pStyle w:val="Heading3"/>
      </w:pPr>
      <w:bookmarkStart w:id="57" w:name="_Toc225860612"/>
      <w:r>
        <w:lastRenderedPageBreak/>
        <w:t>I</w:t>
      </w:r>
      <w:r w:rsidR="005A6607">
        <w:t>nformation</w:t>
      </w:r>
      <w:r>
        <w:t xml:space="preserve"> S</w:t>
      </w:r>
      <w:r w:rsidR="005A6607">
        <w:t>ecurity</w:t>
      </w:r>
      <w:r>
        <w:t xml:space="preserve"> R</w:t>
      </w:r>
      <w:r w:rsidR="005A6607">
        <w:t>equirements</w:t>
      </w:r>
      <w:r>
        <w:t xml:space="preserve"> </w:t>
      </w:r>
      <w:r w:rsidR="00B33E43">
        <w:t>for</w:t>
      </w:r>
      <w:r>
        <w:t xml:space="preserve"> P</w:t>
      </w:r>
      <w:r w:rsidR="005A6607">
        <w:t>rotection</w:t>
      </w:r>
      <w:r>
        <w:t xml:space="preserve"> </w:t>
      </w:r>
      <w:r w:rsidR="005A6607">
        <w:t>of</w:t>
      </w:r>
      <w:r>
        <w:t xml:space="preserve"> U</w:t>
      </w:r>
      <w:r w:rsidR="005A6607">
        <w:t>nclassified</w:t>
      </w:r>
      <w:r>
        <w:t xml:space="preserve"> DO</w:t>
      </w:r>
      <w:r w:rsidR="001061C5">
        <w:t>W</w:t>
      </w:r>
      <w:r>
        <w:t xml:space="preserve"> I</w:t>
      </w:r>
      <w:r w:rsidR="005A6607">
        <w:t>nformation</w:t>
      </w:r>
      <w:r>
        <w:t xml:space="preserve"> </w:t>
      </w:r>
      <w:r w:rsidR="005A6607">
        <w:t>on</w:t>
      </w:r>
      <w:r>
        <w:t xml:space="preserve"> </w:t>
      </w:r>
      <w:proofErr w:type="gramStart"/>
      <w:r>
        <w:t>N</w:t>
      </w:r>
      <w:r w:rsidR="005A6607">
        <w:t>on</w:t>
      </w:r>
      <w:r>
        <w:t xml:space="preserve"> DO</w:t>
      </w:r>
      <w:r w:rsidR="001061C5">
        <w:t>W</w:t>
      </w:r>
      <w:proofErr w:type="gramEnd"/>
      <w:r>
        <w:t xml:space="preserve"> S</w:t>
      </w:r>
      <w:r w:rsidR="005A6607">
        <w:t>ystems</w:t>
      </w:r>
      <w:bookmarkEnd w:id="57"/>
    </w:p>
    <w:p w14:paraId="6A1B27DF" w14:textId="05102B5F" w:rsidR="00B60D4C" w:rsidRDefault="00A61651" w:rsidP="00B803B9">
      <w:pPr>
        <w:ind w:left="360"/>
      </w:pPr>
      <w:r>
        <w:t xml:space="preserve">The Contractor shall be certified at a minimum of Cybersecurity Maturity Model </w:t>
      </w:r>
      <w:r w:rsidR="0086253F">
        <w:t>Certification Level</w:t>
      </w:r>
      <w:r>
        <w:t xml:space="preserve"> 2. </w:t>
      </w:r>
      <w:r w:rsidR="00B60D4C">
        <w:t xml:space="preserve">The Contractor shall safeguard unclassified </w:t>
      </w:r>
      <w:proofErr w:type="spellStart"/>
      <w:r w:rsidR="00B60D4C">
        <w:t>Do</w:t>
      </w:r>
      <w:r w:rsidR="001061C5">
        <w:t>W</w:t>
      </w:r>
      <w:proofErr w:type="spellEnd"/>
      <w:r w:rsidR="00B60D4C">
        <w:t xml:space="preserve"> information stored on non-</w:t>
      </w:r>
      <w:proofErr w:type="spellStart"/>
      <w:r w:rsidR="00B60D4C">
        <w:t>Do</w:t>
      </w:r>
      <w:r w:rsidR="00C51FA4">
        <w:t>W</w:t>
      </w:r>
      <w:proofErr w:type="spellEnd"/>
      <w:r w:rsidR="00B60D4C">
        <w:t xml:space="preserve"> information systems to prevent loss, misuse, unauthorized access</w:t>
      </w:r>
      <w:r w:rsidR="00B33E43">
        <w:t xml:space="preserve">, or </w:t>
      </w:r>
      <w:r w:rsidR="00B60D4C">
        <w:t>modification of this information.  The Contractor shall:</w:t>
      </w:r>
    </w:p>
    <w:p w14:paraId="0A9A3DE4" w14:textId="585C9295" w:rsidR="00B60D4C" w:rsidRDefault="00B60D4C" w:rsidP="00B60D4C">
      <w:pPr>
        <w:pStyle w:val="ListParagraph"/>
        <w:numPr>
          <w:ilvl w:val="0"/>
          <w:numId w:val="27"/>
        </w:numPr>
      </w:pPr>
      <w:r>
        <w:t xml:space="preserve">Not process </w:t>
      </w:r>
      <w:proofErr w:type="spellStart"/>
      <w:r>
        <w:t>Do</w:t>
      </w:r>
      <w:r w:rsidR="001061C5">
        <w:t>W</w:t>
      </w:r>
      <w:proofErr w:type="spellEnd"/>
      <w:r>
        <w:t xml:space="preserve"> information on public computers (e.g. those available for use by the </w:t>
      </w:r>
      <w:proofErr w:type="gramStart"/>
      <w:r>
        <w:t>general public</w:t>
      </w:r>
      <w:proofErr w:type="gramEnd"/>
      <w:r>
        <w:t xml:space="preserve"> in kiosks or hotel business centers) or computers that do not have access control.</w:t>
      </w:r>
    </w:p>
    <w:p w14:paraId="4EEF1411" w14:textId="668DD24E" w:rsidR="00B60D4C" w:rsidRDefault="00B60D4C" w:rsidP="00B60D4C">
      <w:pPr>
        <w:pStyle w:val="ListParagraph"/>
        <w:numPr>
          <w:ilvl w:val="0"/>
          <w:numId w:val="27"/>
        </w:numPr>
      </w:pPr>
      <w:r>
        <w:t>Limit information transfer to sub-contractors or teaming partners with a need to know and a commitment to at least the same level of protection.</w:t>
      </w:r>
    </w:p>
    <w:p w14:paraId="5CE3FF57" w14:textId="24E76E5C" w:rsidR="000075B6" w:rsidRDefault="000075B6" w:rsidP="000075B6">
      <w:pPr>
        <w:pStyle w:val="Heading3"/>
      </w:pPr>
      <w:bookmarkStart w:id="58" w:name="_Toc447793137"/>
      <w:bookmarkStart w:id="59" w:name="_Toc225860613"/>
      <w:r>
        <w:t>H</w:t>
      </w:r>
      <w:r w:rsidR="00224905">
        <w:t xml:space="preserve">uman </w:t>
      </w:r>
      <w:r>
        <w:t>E</w:t>
      </w:r>
      <w:r w:rsidR="00224905">
        <w:t xml:space="preserve">ngineering </w:t>
      </w:r>
      <w:r>
        <w:t>P</w:t>
      </w:r>
      <w:r w:rsidR="00224905">
        <w:t>rogram</w:t>
      </w:r>
      <w:bookmarkEnd w:id="58"/>
      <w:bookmarkEnd w:id="59"/>
    </w:p>
    <w:p w14:paraId="5CE3FF58" w14:textId="72704B5F" w:rsidR="000075B6" w:rsidRPr="000075B6" w:rsidRDefault="00236C78" w:rsidP="00B803B9">
      <w:pPr>
        <w:ind w:left="360"/>
      </w:pPr>
      <w:r>
        <w:t>Compliance with MIL-STD-1472</w:t>
      </w:r>
      <w:r w:rsidR="002D377B">
        <w:t>H</w:t>
      </w:r>
      <w:r>
        <w:t xml:space="preserve"> paragraphs 5.1 and 5.2 shall be </w:t>
      </w:r>
      <w:r w:rsidR="00DF6924">
        <w:t xml:space="preserve">provided </w:t>
      </w:r>
      <w:proofErr w:type="gramStart"/>
      <w:r w:rsidR="00DF6924">
        <w:t xml:space="preserve">for </w:t>
      </w:r>
      <w:r>
        <w:t>in</w:t>
      </w:r>
      <w:proofErr w:type="gramEnd"/>
      <w:r>
        <w:t xml:space="preserve"> </w:t>
      </w:r>
      <w:r w:rsidR="009C7AB6" w:rsidRPr="001A610E">
        <w:rPr>
          <w:b/>
        </w:rPr>
        <w:t xml:space="preserve">CDRL </w:t>
      </w:r>
      <w:r w:rsidR="1FF87BDB" w:rsidRPr="42F5513C">
        <w:rPr>
          <w:b/>
          <w:bCs/>
        </w:rPr>
        <w:t>A00</w:t>
      </w:r>
      <w:r w:rsidR="35B7C6F9" w:rsidRPr="42F5513C">
        <w:rPr>
          <w:b/>
          <w:bCs/>
        </w:rPr>
        <w:t>4</w:t>
      </w:r>
      <w:r w:rsidR="009C7AB6">
        <w:t xml:space="preserve">: </w:t>
      </w:r>
      <w:r w:rsidRPr="007D2DDD">
        <w:rPr>
          <w:b/>
        </w:rPr>
        <w:t>First Article Qualification Test Plan and Procedures</w:t>
      </w:r>
      <w:r w:rsidR="009C7AB6">
        <w:t>.</w:t>
      </w:r>
    </w:p>
    <w:p w14:paraId="70044308" w14:textId="7E3708EB" w:rsidR="005C14A4" w:rsidRPr="005C14A4" w:rsidRDefault="005C14A4" w:rsidP="000312F1">
      <w:pPr>
        <w:pStyle w:val="Heading3"/>
      </w:pPr>
      <w:bookmarkStart w:id="60" w:name="_Toc225860614"/>
      <w:r w:rsidRPr="005C14A4">
        <w:t>C</w:t>
      </w:r>
      <w:r w:rsidR="00224905" w:rsidRPr="005C14A4">
        <w:t>ost</w:t>
      </w:r>
      <w:r w:rsidRPr="005C14A4">
        <w:t xml:space="preserve"> R</w:t>
      </w:r>
      <w:r w:rsidR="00224905" w:rsidRPr="005C14A4">
        <w:t>eporting</w:t>
      </w:r>
      <w:bookmarkEnd w:id="60"/>
    </w:p>
    <w:p w14:paraId="57E603A3" w14:textId="59087545" w:rsidR="005C14A4" w:rsidRDefault="005C14A4" w:rsidP="00B803B9">
      <w:pPr>
        <w:pStyle w:val="PlainText"/>
        <w:ind w:left="360"/>
        <w:rPr>
          <w:rFonts w:ascii="Times New Roman" w:hAnsi="Times New Roman" w:cs="Times New Roman"/>
          <w:sz w:val="24"/>
          <w:szCs w:val="24"/>
        </w:rPr>
      </w:pPr>
      <w:r w:rsidRPr="005C14A4">
        <w:rPr>
          <w:rFonts w:ascii="Times New Roman" w:hAnsi="Times New Roman" w:cs="Times New Roman"/>
          <w:sz w:val="24"/>
          <w:szCs w:val="24"/>
        </w:rPr>
        <w:t>The Contractor shall provide an annual report of co</w:t>
      </w:r>
      <w:r w:rsidR="00611871">
        <w:rPr>
          <w:rFonts w:ascii="Times New Roman" w:hAnsi="Times New Roman" w:cs="Times New Roman"/>
          <w:sz w:val="24"/>
          <w:szCs w:val="24"/>
        </w:rPr>
        <w:t>ntract costs incurred and</w:t>
      </w:r>
      <w:r w:rsidRPr="005C14A4">
        <w:rPr>
          <w:rFonts w:ascii="Times New Roman" w:hAnsi="Times New Roman" w:cs="Times New Roman"/>
          <w:sz w:val="24"/>
          <w:szCs w:val="24"/>
        </w:rPr>
        <w:t xml:space="preserve"> profit. This report shall be in </w:t>
      </w:r>
      <w:r w:rsidR="00B33E43">
        <w:rPr>
          <w:rFonts w:ascii="Times New Roman" w:hAnsi="Times New Roman" w:cs="Times New Roman"/>
          <w:sz w:val="24"/>
          <w:szCs w:val="24"/>
        </w:rPr>
        <w:t>C</w:t>
      </w:r>
      <w:r w:rsidRPr="005C14A4">
        <w:rPr>
          <w:rFonts w:ascii="Times New Roman" w:hAnsi="Times New Roman" w:cs="Times New Roman"/>
          <w:sz w:val="24"/>
          <w:szCs w:val="24"/>
        </w:rPr>
        <w:t xml:space="preserve">ontractor format and </w:t>
      </w:r>
      <w:r w:rsidR="00611871">
        <w:rPr>
          <w:rFonts w:ascii="Times New Roman" w:hAnsi="Times New Roman" w:cs="Times New Roman"/>
          <w:sz w:val="24"/>
          <w:szCs w:val="24"/>
        </w:rPr>
        <w:t>provided upon request of the P</w:t>
      </w:r>
      <w:r w:rsidR="00BF7746">
        <w:rPr>
          <w:rFonts w:ascii="Times New Roman" w:hAnsi="Times New Roman" w:cs="Times New Roman"/>
          <w:sz w:val="24"/>
          <w:szCs w:val="24"/>
        </w:rPr>
        <w:t>OC</w:t>
      </w:r>
      <w:r w:rsidR="00611871">
        <w:rPr>
          <w:rFonts w:ascii="Times New Roman" w:hAnsi="Times New Roman" w:cs="Times New Roman"/>
          <w:sz w:val="24"/>
          <w:szCs w:val="24"/>
        </w:rPr>
        <w:t xml:space="preserve"> at no additional cost</w:t>
      </w:r>
      <w:r w:rsidRPr="005C14A4">
        <w:rPr>
          <w:rFonts w:ascii="Times New Roman" w:hAnsi="Times New Roman" w:cs="Times New Roman"/>
          <w:sz w:val="24"/>
          <w:szCs w:val="24"/>
        </w:rPr>
        <w:t>.</w:t>
      </w:r>
    </w:p>
    <w:p w14:paraId="3816D61E" w14:textId="30BAC486" w:rsidR="00611871" w:rsidRDefault="00611871" w:rsidP="00611871">
      <w:pPr>
        <w:pStyle w:val="Heading3"/>
      </w:pPr>
      <w:bookmarkStart w:id="61" w:name="_Toc225860615"/>
      <w:r>
        <w:t>C</w:t>
      </w:r>
      <w:r w:rsidR="00224905">
        <w:t>ommon</w:t>
      </w:r>
      <w:r>
        <w:t xml:space="preserve"> A</w:t>
      </w:r>
      <w:r w:rsidR="00224905">
        <w:t>ccess</w:t>
      </w:r>
      <w:r>
        <w:t xml:space="preserve"> C</w:t>
      </w:r>
      <w:r w:rsidR="00224905">
        <w:t>ards</w:t>
      </w:r>
      <w:r>
        <w:t xml:space="preserve"> (CAC)</w:t>
      </w:r>
      <w:bookmarkEnd w:id="61"/>
    </w:p>
    <w:p w14:paraId="716CCD3D" w14:textId="46B93ED6" w:rsidR="00AA11EA" w:rsidRPr="00965138" w:rsidRDefault="00611871" w:rsidP="00B803B9">
      <w:pPr>
        <w:ind w:left="360"/>
        <w:rPr>
          <w:sz w:val="20"/>
        </w:rPr>
      </w:pPr>
      <w:r>
        <w:t xml:space="preserve">The Government </w:t>
      </w:r>
      <w:r w:rsidR="002B75DE">
        <w:t xml:space="preserve">shall </w:t>
      </w:r>
      <w:r>
        <w:t>approve and issue</w:t>
      </w:r>
      <w:r w:rsidR="009C6A85">
        <w:t xml:space="preserve"> C</w:t>
      </w:r>
      <w:r>
        <w:t xml:space="preserve">ommon </w:t>
      </w:r>
      <w:r w:rsidR="009C6A85">
        <w:t>A</w:t>
      </w:r>
      <w:r>
        <w:t xml:space="preserve">ccess </w:t>
      </w:r>
      <w:r w:rsidR="009C6A85">
        <w:t>C</w:t>
      </w:r>
      <w:r>
        <w:t xml:space="preserve">ards (CAC), or an approved </w:t>
      </w:r>
      <w:proofErr w:type="spellStart"/>
      <w:r>
        <w:t>Do</w:t>
      </w:r>
      <w:r w:rsidR="00C51FA4">
        <w:t>W</w:t>
      </w:r>
      <w:proofErr w:type="spellEnd"/>
      <w:r>
        <w:t xml:space="preserve"> follow-on capability, to personnel supporting this contract on a </w:t>
      </w:r>
      <w:proofErr w:type="gramStart"/>
      <w:r>
        <w:t>case by case</w:t>
      </w:r>
      <w:proofErr w:type="gramEnd"/>
      <w:r>
        <w:t xml:space="preserve"> basis.  A Trusted Agent will be identified by the Government to the Contractor for CAC issuance.  Per the Next Generation CAC Implementation Guidance document (DTM 08-003), initial CAC issuance requires, at a minimum, the completion of FBI fingerprint check with favorable results and submission of a National Agency Check with Inquiries</w:t>
      </w:r>
      <w:r w:rsidR="00D05E09">
        <w:t xml:space="preserve"> </w:t>
      </w:r>
      <w:r>
        <w:t xml:space="preserve">to the Office of Personnel Management, or a </w:t>
      </w:r>
      <w:proofErr w:type="spellStart"/>
      <w:r>
        <w:t>Do</w:t>
      </w:r>
      <w:r w:rsidR="0015513C">
        <w:t>W</w:t>
      </w:r>
      <w:proofErr w:type="spellEnd"/>
      <w:r>
        <w:t>-determined equivalent investigation.</w:t>
      </w:r>
      <w:bookmarkEnd w:id="0"/>
    </w:p>
    <w:p w14:paraId="59376B65" w14:textId="3637E2E0" w:rsidR="00DC2B25" w:rsidRDefault="005574D2">
      <w:pPr>
        <w:pStyle w:val="Heading2"/>
      </w:pPr>
      <w:bookmarkStart w:id="62" w:name="_Toc225860616"/>
      <w:r>
        <w:t>L</w:t>
      </w:r>
      <w:r w:rsidR="00224905">
        <w:t>ogistics</w:t>
      </w:r>
      <w:bookmarkEnd w:id="62"/>
      <w:r w:rsidR="00DC2B25">
        <w:t xml:space="preserve"> </w:t>
      </w:r>
    </w:p>
    <w:p w14:paraId="3DE3157E" w14:textId="3132CFDE" w:rsidR="005574D2" w:rsidRPr="00700AB7" w:rsidRDefault="000851E1">
      <w:r>
        <w:rPr>
          <w:shd w:val="clear" w:color="auto" w:fill="FFFFFF"/>
        </w:rPr>
        <w:t xml:space="preserve">This section establishes </w:t>
      </w:r>
      <w:proofErr w:type="gramStart"/>
      <w:r>
        <w:rPr>
          <w:shd w:val="clear" w:color="auto" w:fill="FFFFFF"/>
        </w:rPr>
        <w:t>the comprehensive</w:t>
      </w:r>
      <w:proofErr w:type="gramEnd"/>
      <w:r>
        <w:rPr>
          <w:shd w:val="clear" w:color="auto" w:fill="FFFFFF"/>
        </w:rPr>
        <w:t xml:space="preserve"> logistics and product support requirements integral to the scope of work. It addresses the full lifecycle of the system, encompassing planning and analysis, data management, supply chain risk mitigation, and the physical handling of all materials.</w:t>
      </w:r>
      <w:r w:rsidR="00700AB7">
        <w:t xml:space="preserve"> </w:t>
      </w:r>
      <w:r w:rsidR="00DC2B25" w:rsidRPr="00700AB7">
        <w:rPr>
          <w:bCs/>
        </w:rPr>
        <w:t xml:space="preserve"> </w:t>
      </w:r>
    </w:p>
    <w:p w14:paraId="0955350C" w14:textId="3C5FB1B7" w:rsidR="00451E6F" w:rsidRDefault="00451E6F" w:rsidP="00965138">
      <w:pPr>
        <w:pStyle w:val="Heading3"/>
      </w:pPr>
      <w:bookmarkStart w:id="63" w:name="_Toc225860617"/>
      <w:r>
        <w:t>Bill of Materials (BOM)</w:t>
      </w:r>
      <w:bookmarkEnd w:id="63"/>
      <w:r>
        <w:t xml:space="preserve"> </w:t>
      </w:r>
    </w:p>
    <w:p w14:paraId="7843BF8D" w14:textId="47466C96" w:rsidR="00451E6F" w:rsidRDefault="00263B04" w:rsidP="00965138">
      <w:pPr>
        <w:ind w:left="360"/>
      </w:pPr>
      <w:r w:rsidRPr="007D37E3">
        <w:t xml:space="preserve">The </w:t>
      </w:r>
      <w:r w:rsidR="00B33E43">
        <w:t>C</w:t>
      </w:r>
      <w:r w:rsidRPr="007D37E3">
        <w:t xml:space="preserve">ontractor shall attend </w:t>
      </w:r>
      <w:r w:rsidR="001F6343" w:rsidRPr="00F35B56">
        <w:t xml:space="preserve">Diminishing Manufacturing Sources Material Shortages </w:t>
      </w:r>
      <w:r w:rsidR="001F6343">
        <w:t>(</w:t>
      </w:r>
      <w:r w:rsidRPr="007D37E3">
        <w:t>DMSMS</w:t>
      </w:r>
      <w:r w:rsidR="001F6343">
        <w:t>)</w:t>
      </w:r>
      <w:r w:rsidRPr="007D37E3">
        <w:t xml:space="preserve"> Management Team meetings to provide information and support as required by the government DMSMS lead either by teleconference or in person.  </w:t>
      </w:r>
      <w:r w:rsidRPr="00821902">
        <w:t>Meetings are expected to be held (semi- annual) by teleconference.</w:t>
      </w:r>
    </w:p>
    <w:p w14:paraId="7908EEAF" w14:textId="5DB7D5F1" w:rsidR="001F6343" w:rsidRPr="00821902" w:rsidRDefault="001F6343" w:rsidP="00A03748">
      <w:pPr>
        <w:ind w:left="360"/>
      </w:pPr>
      <w:r w:rsidRPr="007D37E3">
        <w:t>The Contractor shall update the BOM submitted with the proposal and deliver</w:t>
      </w:r>
      <w:r>
        <w:t xml:space="preserve"> </w:t>
      </w:r>
      <w:r w:rsidRPr="007D37E3">
        <w:t xml:space="preserve">IAW </w:t>
      </w:r>
      <w:r w:rsidRPr="00B803B9">
        <w:rPr>
          <w:b/>
        </w:rPr>
        <w:t>CDRL A01</w:t>
      </w:r>
      <w:r w:rsidR="00171761">
        <w:rPr>
          <w:b/>
        </w:rPr>
        <w:t>7</w:t>
      </w:r>
      <w:r w:rsidRPr="00B803B9">
        <w:rPr>
          <w:b/>
        </w:rPr>
        <w:t xml:space="preserve">: </w:t>
      </w:r>
      <w:r w:rsidR="0047025E">
        <w:rPr>
          <w:b/>
        </w:rPr>
        <w:t>Bill of Material</w:t>
      </w:r>
      <w:r w:rsidRPr="00B803B9">
        <w:rPr>
          <w:b/>
        </w:rPr>
        <w:t xml:space="preserve"> for Logistics and Supply Chain Risk Management. </w:t>
      </w:r>
    </w:p>
    <w:p w14:paraId="52CB9643" w14:textId="77777777" w:rsidR="00A9436A" w:rsidRPr="00965138" w:rsidRDefault="00A9436A" w:rsidP="00A9436A">
      <w:pPr>
        <w:pStyle w:val="Heading3"/>
      </w:pPr>
      <w:bookmarkStart w:id="64" w:name="_Toc225860618"/>
      <w:r w:rsidRPr="00965138">
        <w:lastRenderedPageBreak/>
        <w:t>Provisioning Technical Documentation (PTD)</w:t>
      </w:r>
      <w:bookmarkEnd w:id="64"/>
      <w:r w:rsidRPr="00965138">
        <w:t xml:space="preserve"> </w:t>
      </w:r>
    </w:p>
    <w:p w14:paraId="5FBC318A" w14:textId="00D25035" w:rsidR="0015513C" w:rsidRDefault="00A9436A">
      <w:pPr>
        <w:ind w:left="360"/>
        <w:rPr>
          <w:b/>
        </w:rPr>
      </w:pPr>
      <w:r w:rsidRPr="00821902">
        <w:t>The Contractor shall provide the PTD required to provision spare/repairable assets for all changed</w:t>
      </w:r>
      <w:r w:rsidRPr="00832790">
        <w:t xml:space="preserve"> systems/subsystems</w:t>
      </w:r>
      <w:r w:rsidR="00E44DC2">
        <w:t>.</w:t>
      </w:r>
      <w:r w:rsidR="0015513C">
        <w:t xml:space="preserve"> The Contractor </w:t>
      </w:r>
      <w:r w:rsidR="0086253F">
        <w:t xml:space="preserve">shall </w:t>
      </w:r>
      <w:r w:rsidR="0086253F" w:rsidRPr="00832790">
        <w:t xml:space="preserve">deliver </w:t>
      </w:r>
      <w:r w:rsidR="0086253F">
        <w:t>the</w:t>
      </w:r>
      <w:r w:rsidR="0015513C">
        <w:t xml:space="preserve"> PTD </w:t>
      </w:r>
      <w:r w:rsidR="0015513C" w:rsidRPr="00832790">
        <w:t xml:space="preserve">IAW </w:t>
      </w:r>
      <w:r w:rsidR="00171761">
        <w:rPr>
          <w:b/>
        </w:rPr>
        <w:t>CDRL A018</w:t>
      </w:r>
      <w:r w:rsidR="0015513C" w:rsidRPr="005C549E">
        <w:rPr>
          <w:b/>
        </w:rPr>
        <w:t>: Supplementary Provisioning Technical Documentation</w:t>
      </w:r>
      <w:r w:rsidR="0015513C">
        <w:rPr>
          <w:b/>
        </w:rPr>
        <w:t>.</w:t>
      </w:r>
    </w:p>
    <w:p w14:paraId="6750797B" w14:textId="09496534" w:rsidR="00A9436A" w:rsidRPr="00832790" w:rsidRDefault="00E44DC2">
      <w:pPr>
        <w:ind w:left="360"/>
      </w:pPr>
      <w:r>
        <w:t xml:space="preserve"> </w:t>
      </w:r>
      <w:r w:rsidR="00A9436A" w:rsidRPr="00832790">
        <w:t xml:space="preserve">This PTD shall consist of: </w:t>
      </w:r>
    </w:p>
    <w:p w14:paraId="1551482A" w14:textId="709760C7" w:rsidR="00A9436A" w:rsidRPr="00832790" w:rsidRDefault="00A9436A" w:rsidP="00A9436A">
      <w:pPr>
        <w:pStyle w:val="ListParagraph"/>
        <w:numPr>
          <w:ilvl w:val="0"/>
          <w:numId w:val="32"/>
        </w:numPr>
      </w:pPr>
      <w:r w:rsidRPr="00832790">
        <w:t xml:space="preserve">A Provisioning Parts List (PPL/LSA-036) that is reflective of the system’s product baseline and in alignment with the Program’s Maintenance Planning shall be delivered IAW </w:t>
      </w:r>
      <w:r w:rsidRPr="00B803B9">
        <w:rPr>
          <w:b/>
        </w:rPr>
        <w:t xml:space="preserve">CDRL </w:t>
      </w:r>
      <w:r w:rsidR="0A376883" w:rsidRPr="42F5513C">
        <w:rPr>
          <w:b/>
          <w:bCs/>
        </w:rPr>
        <w:t>A0</w:t>
      </w:r>
      <w:r w:rsidR="5A02236F" w:rsidRPr="42F5513C">
        <w:rPr>
          <w:b/>
          <w:bCs/>
        </w:rPr>
        <w:t>19</w:t>
      </w:r>
      <w:r w:rsidR="0047025E">
        <w:rPr>
          <w:b/>
        </w:rPr>
        <w:t>:</w:t>
      </w:r>
      <w:r w:rsidRPr="00B803B9">
        <w:rPr>
          <w:b/>
        </w:rPr>
        <w:t xml:space="preserve"> Provisioning Parts List</w:t>
      </w:r>
      <w:r w:rsidR="0047025E">
        <w:t>.</w:t>
      </w:r>
      <w:r w:rsidR="00FE56F7">
        <w:t xml:space="preserve"> </w:t>
      </w:r>
    </w:p>
    <w:p w14:paraId="6A4A3CFC" w14:textId="7A68B783" w:rsidR="00A9436A" w:rsidRPr="00832790" w:rsidRDefault="00A9436A" w:rsidP="00A9436A">
      <w:pPr>
        <w:pStyle w:val="ListParagraph"/>
        <w:numPr>
          <w:ilvl w:val="0"/>
          <w:numId w:val="32"/>
        </w:numPr>
      </w:pPr>
      <w:r w:rsidRPr="00832790">
        <w:t xml:space="preserve">Engineering Data for Provisioning (EDFP) shall be submitted in Top-Down Breakdown sequence and shall include all repairable assemblies and maintenance significant </w:t>
      </w:r>
      <w:proofErr w:type="gramStart"/>
      <w:r w:rsidRPr="00832790">
        <w:t>consumables,</w:t>
      </w:r>
      <w:proofErr w:type="gramEnd"/>
      <w:r w:rsidRPr="00832790">
        <w:t xml:space="preserve"> The Contractor shall deliver IAW </w:t>
      </w:r>
      <w:r w:rsidRPr="00B803B9">
        <w:rPr>
          <w:b/>
        </w:rPr>
        <w:t xml:space="preserve">CDRL </w:t>
      </w:r>
      <w:r w:rsidR="107DC8F3" w:rsidRPr="42F5513C">
        <w:rPr>
          <w:b/>
          <w:bCs/>
        </w:rPr>
        <w:t>A02</w:t>
      </w:r>
      <w:r w:rsidR="606873E6" w:rsidRPr="42F5513C">
        <w:rPr>
          <w:b/>
          <w:bCs/>
        </w:rPr>
        <w:t>0</w:t>
      </w:r>
      <w:r w:rsidR="0047025E" w:rsidRPr="00B803B9">
        <w:rPr>
          <w:b/>
        </w:rPr>
        <w:t xml:space="preserve">: </w:t>
      </w:r>
      <w:r w:rsidRPr="00B803B9">
        <w:rPr>
          <w:b/>
        </w:rPr>
        <w:t>Engineering Data for Provisioning (EDFP)</w:t>
      </w:r>
      <w:r w:rsidR="0047025E">
        <w:t>.</w:t>
      </w:r>
      <w:r w:rsidRPr="00832790">
        <w:t>  </w:t>
      </w:r>
    </w:p>
    <w:p w14:paraId="3D12858F" w14:textId="57F68966" w:rsidR="00A9436A" w:rsidRDefault="00A9436A" w:rsidP="00A9436A">
      <w:pPr>
        <w:pStyle w:val="ListParagraph"/>
        <w:numPr>
          <w:ilvl w:val="0"/>
          <w:numId w:val="32"/>
        </w:numPr>
      </w:pPr>
      <w:r w:rsidRPr="00832790">
        <w:t xml:space="preserve">Design Change Notice (DCN) shall not be submitted until 30 days after completion of processing the provisioning baseline file, approval of an </w:t>
      </w:r>
      <w:r w:rsidR="438C2DA4">
        <w:t>E</w:t>
      </w:r>
      <w:r w:rsidR="35FEE379">
        <w:t xml:space="preserve">ngineering </w:t>
      </w:r>
      <w:r w:rsidR="438C2DA4">
        <w:t>C</w:t>
      </w:r>
      <w:r w:rsidR="5EB80B11">
        <w:t xml:space="preserve">hange </w:t>
      </w:r>
      <w:r w:rsidR="438C2DA4">
        <w:t>P</w:t>
      </w:r>
      <w:r w:rsidR="0066EC7C">
        <w:t>roposal (</w:t>
      </w:r>
      <w:r w:rsidRPr="00832790">
        <w:t>ECP</w:t>
      </w:r>
      <w:r w:rsidR="0066EC7C">
        <w:t>)</w:t>
      </w:r>
      <w:r w:rsidR="438C2DA4">
        <w:t>,</w:t>
      </w:r>
      <w:r w:rsidRPr="00832790">
        <w:t xml:space="preserve"> and/or </w:t>
      </w:r>
      <w:r w:rsidR="001F6343">
        <w:t>IAW</w:t>
      </w:r>
      <w:r w:rsidRPr="00832790">
        <w:t xml:space="preserve"> the sustainability contract. Submission shall be through Interactive Computer Aided Provisioning System (ICAPS). DCNs shall be submitted via the LSA-036 change file format. For further guidance, </w:t>
      </w:r>
      <w:r w:rsidR="00FE56F7">
        <w:t xml:space="preserve">reference </w:t>
      </w:r>
      <w:r w:rsidRPr="00832790">
        <w:t>NAVSUP Weapon Systems Support (WSS)</w:t>
      </w:r>
      <w:r w:rsidRPr="00641E39">
        <w:t xml:space="preserve"> (DI-PSS</w:t>
      </w:r>
      <w:r w:rsidR="002E3072">
        <w:t>S</w:t>
      </w:r>
      <w:r w:rsidRPr="00641E39">
        <w:t>-81545A NOT 1, ICAPS Data Exchange Report)</w:t>
      </w:r>
      <w:r>
        <w:t>.</w:t>
      </w:r>
    </w:p>
    <w:p w14:paraId="056E7233" w14:textId="2801FA41" w:rsidR="00E44DC2" w:rsidRPr="00832790" w:rsidRDefault="002B75DE" w:rsidP="00A9436A">
      <w:pPr>
        <w:pStyle w:val="ListParagraph"/>
        <w:numPr>
          <w:ilvl w:val="0"/>
          <w:numId w:val="32"/>
        </w:numPr>
        <w:rPr>
          <w:b/>
        </w:rPr>
      </w:pPr>
      <w:r>
        <w:t xml:space="preserve">A level 3 </w:t>
      </w:r>
      <w:r w:rsidR="005A6607">
        <w:t>T</w:t>
      </w:r>
      <w:r>
        <w:t xml:space="preserve">echnical </w:t>
      </w:r>
      <w:r w:rsidR="005A6607">
        <w:t>D</w:t>
      </w:r>
      <w:r>
        <w:t xml:space="preserve">ata </w:t>
      </w:r>
      <w:r w:rsidR="005A6607">
        <w:t>P</w:t>
      </w:r>
      <w:r>
        <w:t xml:space="preserve">ackage (TDP) is required for the proposed system.  The TDP shall include, but is not limited to, detailed specifications for all external and </w:t>
      </w:r>
      <w:r w:rsidR="00F66024">
        <w:t>internal</w:t>
      </w:r>
      <w:r>
        <w:t xml:space="preserve"> electrical interfaces, connectors, and pins</w:t>
      </w:r>
      <w:r w:rsidR="7EDE82E9">
        <w:t xml:space="preserve"> IAW </w:t>
      </w:r>
      <w:r w:rsidR="7EDE82E9" w:rsidRPr="568D62F6">
        <w:rPr>
          <w:b/>
          <w:bCs/>
        </w:rPr>
        <w:t xml:space="preserve">CDRL </w:t>
      </w:r>
      <w:r w:rsidR="0AB0F35F" w:rsidRPr="42F5513C">
        <w:rPr>
          <w:b/>
          <w:bCs/>
        </w:rPr>
        <w:t>A02</w:t>
      </w:r>
      <w:r w:rsidR="4E6109DC" w:rsidRPr="42F5513C">
        <w:rPr>
          <w:b/>
          <w:bCs/>
        </w:rPr>
        <w:t>1</w:t>
      </w:r>
      <w:r w:rsidR="7EDE82E9" w:rsidRPr="6EEF7420">
        <w:rPr>
          <w:b/>
          <w:bCs/>
        </w:rPr>
        <w:t>: Technical Data Package.</w:t>
      </w:r>
    </w:p>
    <w:p w14:paraId="0A9A9C04" w14:textId="367CABDE" w:rsidR="00A9436A" w:rsidRPr="00F7159E" w:rsidRDefault="00E44DC2" w:rsidP="00B803B9">
      <w:pPr>
        <w:ind w:left="360"/>
      </w:pPr>
      <w:r w:rsidRPr="00832790">
        <w:t>.</w:t>
      </w:r>
    </w:p>
    <w:p w14:paraId="6D36D314" w14:textId="40B547B2" w:rsidR="00640AEF" w:rsidRDefault="00451E6F" w:rsidP="00965138">
      <w:pPr>
        <w:pStyle w:val="Heading3"/>
      </w:pPr>
      <w:bookmarkStart w:id="65" w:name="_Toc225860619"/>
      <w:r>
        <w:t>Supply Chain Risk Management</w:t>
      </w:r>
      <w:bookmarkEnd w:id="65"/>
      <w:r>
        <w:t xml:space="preserve"> </w:t>
      </w:r>
    </w:p>
    <w:p w14:paraId="106A6C06" w14:textId="257F8CB4" w:rsidR="0047025E" w:rsidRDefault="00640AEF" w:rsidP="00965138">
      <w:pPr>
        <w:ind w:left="360"/>
      </w:pPr>
      <w:r>
        <w:t xml:space="preserve"> </w:t>
      </w:r>
      <w:r w:rsidR="00DF6A4B">
        <w:t>T</w:t>
      </w:r>
      <w:r>
        <w:t>he Contractor shall</w:t>
      </w:r>
      <w:r w:rsidR="00DF6A4B">
        <w:t xml:space="preserve">, </w:t>
      </w:r>
      <w:r w:rsidR="001F6343">
        <w:t>IAW</w:t>
      </w:r>
      <w:r w:rsidR="008F12C0">
        <w:t xml:space="preserve"> DFARS 246-8,</w:t>
      </w:r>
      <w:r>
        <w:t xml:space="preserve"> establish and implement an overall counterfeit electronic part detection and avoidance system to prevent the inclusion of counterfeit parts and materiel intended for end use by the Government including any Program Protection Plan specific concerns.  </w:t>
      </w:r>
    </w:p>
    <w:p w14:paraId="30EEA69A" w14:textId="67DA43DB" w:rsidR="00640AEF" w:rsidRDefault="005428B5" w:rsidP="00965138">
      <w:pPr>
        <w:ind w:left="360"/>
      </w:pPr>
      <w:r>
        <w:t>The Contractor shall record a</w:t>
      </w:r>
      <w:r w:rsidR="00640AEF">
        <w:t>ny changes made to the system</w:t>
      </w:r>
      <w:r>
        <w:t>. All changes shall</w:t>
      </w:r>
      <w:r w:rsidR="00640AEF">
        <w:t xml:space="preserve"> be reported in the Contractor’s Progress, Status and Management Report and deliver</w:t>
      </w:r>
      <w:r>
        <w:t>ed</w:t>
      </w:r>
      <w:r w:rsidR="00640AEF">
        <w:t xml:space="preserve"> IAW </w:t>
      </w:r>
      <w:r w:rsidR="00640AEF" w:rsidRPr="00B803B9">
        <w:rPr>
          <w:b/>
        </w:rPr>
        <w:t xml:space="preserve">CDRL </w:t>
      </w:r>
      <w:r w:rsidR="69A9441B" w:rsidRPr="5AFB6961">
        <w:rPr>
          <w:b/>
          <w:bCs/>
        </w:rPr>
        <w:t>A02</w:t>
      </w:r>
      <w:r w:rsidR="00171761">
        <w:rPr>
          <w:b/>
          <w:bCs/>
        </w:rPr>
        <w:t>2</w:t>
      </w:r>
      <w:r w:rsidR="0047025E" w:rsidRPr="00B803B9">
        <w:rPr>
          <w:b/>
        </w:rPr>
        <w:t>:</w:t>
      </w:r>
      <w:r w:rsidR="00640AEF" w:rsidRPr="00B803B9">
        <w:rPr>
          <w:b/>
        </w:rPr>
        <w:t xml:space="preserve"> Counterfeit Prevention Plan</w:t>
      </w:r>
      <w:r w:rsidR="00640AEF">
        <w:t xml:space="preserve">. </w:t>
      </w:r>
    </w:p>
    <w:p w14:paraId="4E7A357D" w14:textId="7732F1A8" w:rsidR="00640AEF" w:rsidRPr="0098671A" w:rsidRDefault="00640AEF" w:rsidP="00965138">
      <w:pPr>
        <w:ind w:left="360"/>
      </w:pPr>
      <w:r>
        <w:t xml:space="preserve">The Contractor shall flow down </w:t>
      </w:r>
      <w:r w:rsidRPr="0098671A">
        <w:t>these requirements to all its suppliers.  For electronic parts, the Contracto</w:t>
      </w:r>
      <w:r w:rsidR="009C7AB6">
        <w:t xml:space="preserve">r </w:t>
      </w:r>
      <w:r w:rsidRPr="0098671A">
        <w:t>shall</w:t>
      </w:r>
      <w:r w:rsidR="009C7AB6">
        <w:t xml:space="preserve"> </w:t>
      </w:r>
      <w:r w:rsidRPr="0098671A">
        <w:t>use SAE AS5553D,</w:t>
      </w:r>
      <w:r w:rsidR="0098671A">
        <w:t xml:space="preserve"> </w:t>
      </w:r>
      <w:r w:rsidRPr="0098671A">
        <w:t xml:space="preserve">"Counterfeit Electrical, Electronic, and Electromechanical Parts; Avoidance, Detection, Mitigation, and Disposition", for guidance.  </w:t>
      </w:r>
    </w:p>
    <w:p w14:paraId="60B2EFEF" w14:textId="4162EA8E" w:rsidR="00640AEF" w:rsidRPr="00640AEF" w:rsidRDefault="00640AEF" w:rsidP="00965138">
      <w:pPr>
        <w:ind w:left="360"/>
      </w:pPr>
      <w:r>
        <w:t xml:space="preserve">For </w:t>
      </w:r>
      <w:proofErr w:type="gramStart"/>
      <w:r>
        <w:t>material</w:t>
      </w:r>
      <w:proofErr w:type="gramEnd"/>
      <w:r>
        <w:t xml:space="preserve"> other than electronic parts, the Contractor shall utilize SAE AS6174A, "Counterfeit </w:t>
      </w:r>
      <w:proofErr w:type="gramStart"/>
      <w:r>
        <w:t>Materiel;</w:t>
      </w:r>
      <w:proofErr w:type="gramEnd"/>
      <w:r>
        <w:t xml:space="preserve"> Assuring Acquisition of Authentic and Conforming Materiel" as a guide.</w:t>
      </w:r>
    </w:p>
    <w:p w14:paraId="18F6E244" w14:textId="11C93596" w:rsidR="00B95AAA" w:rsidRPr="00F35B56" w:rsidRDefault="0015513C" w:rsidP="00B803B9">
      <w:pPr>
        <w:pStyle w:val="Heading3"/>
        <w:ind w:left="648"/>
      </w:pPr>
      <w:bookmarkStart w:id="66" w:name="_Toc225860620"/>
      <w:r w:rsidRPr="00F35B56">
        <w:t xml:space="preserve">Diminishing Manufacturing Sources Material Shortages </w:t>
      </w:r>
      <w:r>
        <w:t>(</w:t>
      </w:r>
      <w:r w:rsidR="00B95AAA" w:rsidRPr="00F35B56">
        <w:t>DMSMS</w:t>
      </w:r>
      <w:r>
        <w:t>)</w:t>
      </w:r>
      <w:r w:rsidR="00B95AAA" w:rsidRPr="00F35B56">
        <w:t xml:space="preserve"> Management</w:t>
      </w:r>
      <w:bookmarkEnd w:id="66"/>
      <w:r w:rsidR="00B95AAA" w:rsidRPr="00F35B56">
        <w:t xml:space="preserve"> </w:t>
      </w:r>
    </w:p>
    <w:p w14:paraId="5252F9C2" w14:textId="5917F037" w:rsidR="00B95AAA" w:rsidRDefault="00B95AAA" w:rsidP="00B95AAA">
      <w:pPr>
        <w:ind w:left="360"/>
        <w:rPr>
          <w:szCs w:val="22"/>
        </w:rPr>
      </w:pPr>
      <w:r w:rsidRPr="007D37E3">
        <w:rPr>
          <w:szCs w:val="22"/>
        </w:rPr>
        <w:t>The Contractor shall identify all parts obsolescence and/or diminishing manufacturing issues that arise with respect to the hardware and software to be delivered under this contract and shall notify the P</w:t>
      </w:r>
      <w:r w:rsidR="00BF7746">
        <w:rPr>
          <w:szCs w:val="22"/>
        </w:rPr>
        <w:t>OC</w:t>
      </w:r>
      <w:r w:rsidRPr="007D37E3">
        <w:rPr>
          <w:szCs w:val="22"/>
        </w:rPr>
        <w:t xml:space="preserve"> and IPTL with issues within three (3) working days via e-mail.  </w:t>
      </w:r>
    </w:p>
    <w:p w14:paraId="54446403" w14:textId="46547144" w:rsidR="00B95AAA" w:rsidRDefault="00B95AAA" w:rsidP="00B95AAA">
      <w:pPr>
        <w:ind w:left="360"/>
      </w:pPr>
      <w:r>
        <w:lastRenderedPageBreak/>
        <w:t xml:space="preserve">The Contractor shall develop and maintain a plan for managing the loss, or impending loss, of manufacturers or suppliers of components, assemblies, or materials used in the system. Contractor shall deliver the plan IAW </w:t>
      </w:r>
      <w:r w:rsidRPr="55CE8A4C">
        <w:rPr>
          <w:b/>
        </w:rPr>
        <w:t xml:space="preserve">CDRL </w:t>
      </w:r>
      <w:r w:rsidR="694D2365" w:rsidRPr="55CE8A4C">
        <w:rPr>
          <w:b/>
          <w:bCs/>
        </w:rPr>
        <w:t>A02</w:t>
      </w:r>
      <w:r w:rsidR="00171761">
        <w:rPr>
          <w:b/>
          <w:bCs/>
        </w:rPr>
        <w:t>3</w:t>
      </w:r>
      <w:r w:rsidR="005428B5" w:rsidRPr="55CE8A4C">
        <w:rPr>
          <w:b/>
        </w:rPr>
        <w:t xml:space="preserve">: </w:t>
      </w:r>
      <w:r w:rsidRPr="55CE8A4C">
        <w:rPr>
          <w:b/>
        </w:rPr>
        <w:t>DMSMS Management Plan</w:t>
      </w:r>
      <w:r>
        <w:t xml:space="preserve"> and </w:t>
      </w:r>
      <w:r w:rsidRPr="55CE8A4C">
        <w:rPr>
          <w:b/>
        </w:rPr>
        <w:t xml:space="preserve">CDRL </w:t>
      </w:r>
      <w:r w:rsidR="72C411D7" w:rsidRPr="42F5513C">
        <w:rPr>
          <w:b/>
          <w:bCs/>
        </w:rPr>
        <w:t>A02</w:t>
      </w:r>
      <w:r w:rsidR="0861A921" w:rsidRPr="42F5513C">
        <w:rPr>
          <w:b/>
          <w:bCs/>
        </w:rPr>
        <w:t>4</w:t>
      </w:r>
      <w:r w:rsidR="005428B5" w:rsidRPr="55CE8A4C">
        <w:rPr>
          <w:b/>
        </w:rPr>
        <w:t>:</w:t>
      </w:r>
      <w:r w:rsidRPr="55CE8A4C">
        <w:rPr>
          <w:b/>
        </w:rPr>
        <w:t xml:space="preserve"> DMSMS Implementation Plan</w:t>
      </w:r>
      <w:r>
        <w:t xml:space="preserve">.  </w:t>
      </w:r>
    </w:p>
    <w:p w14:paraId="2F9C4D89" w14:textId="308A2495" w:rsidR="00B95AAA" w:rsidRDefault="19487D44" w:rsidP="3F30EE81">
      <w:pPr>
        <w:ind w:left="360"/>
      </w:pPr>
      <w:r>
        <w:t xml:space="preserve">The Contractor shall provide DMSMS updates immediately upon discovery </w:t>
      </w:r>
      <w:r w:rsidR="5E593A41">
        <w:t>of</w:t>
      </w:r>
      <w:r>
        <w:t xml:space="preserve"> a potential DMSMS issue</w:t>
      </w:r>
      <w:r w:rsidR="265E4430">
        <w:t xml:space="preserve"> that</w:t>
      </w:r>
      <w:r>
        <w:t xml:space="preserve"> may affect the price of any future production contract</w:t>
      </w:r>
      <w:r w:rsidR="2A8F8062">
        <w:t>, system life cycle support, sustainment</w:t>
      </w:r>
      <w:r w:rsidR="3F505D82">
        <w:t>,</w:t>
      </w:r>
      <w:r w:rsidR="2A8F8062">
        <w:t xml:space="preserve"> or readiness</w:t>
      </w:r>
      <w:r>
        <w:t xml:space="preserve">. </w:t>
      </w:r>
      <w:r w:rsidR="3A5CE996">
        <w:t>D</w:t>
      </w:r>
      <w:r>
        <w:t>uring technical meetings and</w:t>
      </w:r>
      <w:r w:rsidR="35B147E9">
        <w:t xml:space="preserve"> </w:t>
      </w:r>
      <w:r w:rsidR="001061C5">
        <w:t>q</w:t>
      </w:r>
      <w:r w:rsidR="35B147E9">
        <w:t>ua</w:t>
      </w:r>
      <w:r w:rsidR="002941E1">
        <w:t>r</w:t>
      </w:r>
      <w:r w:rsidR="35B147E9">
        <w:t>terly</w:t>
      </w:r>
      <w:r>
        <w:t xml:space="preserve"> Program Management Reviews (PMRs)</w:t>
      </w:r>
      <w:r w:rsidR="75A9ED9F">
        <w:t>, the Contractor shall provide DMSMS tracking and status.</w:t>
      </w:r>
    </w:p>
    <w:p w14:paraId="7BB1AF33" w14:textId="77777777" w:rsidR="00A9436A" w:rsidRDefault="00A9436A" w:rsidP="00B803B9">
      <w:pPr>
        <w:pStyle w:val="Heading3"/>
        <w:ind w:left="648"/>
      </w:pPr>
      <w:bookmarkStart w:id="67" w:name="_Toc224807109"/>
      <w:bookmarkStart w:id="68" w:name="_Toc225860621"/>
      <w:bookmarkStart w:id="69" w:name="_Toc224807110"/>
      <w:bookmarkStart w:id="70" w:name="_Toc225860622"/>
      <w:bookmarkStart w:id="71" w:name="_Toc225860623"/>
      <w:bookmarkEnd w:id="67"/>
      <w:bookmarkEnd w:id="68"/>
      <w:bookmarkEnd w:id="69"/>
      <w:bookmarkEnd w:id="70"/>
      <w:r>
        <w:t>Logistics Product Data (LPD) Database</w:t>
      </w:r>
      <w:bookmarkEnd w:id="71"/>
      <w:r>
        <w:t xml:space="preserve"> </w:t>
      </w:r>
    </w:p>
    <w:p w14:paraId="6A9B2CA3" w14:textId="77FA94A5" w:rsidR="00A9436A" w:rsidRDefault="00A9436A" w:rsidP="00A9436A">
      <w:pPr>
        <w:suppressAutoHyphens w:val="0"/>
        <w:spacing w:before="0" w:after="160" w:line="278" w:lineRule="auto"/>
        <w:ind w:left="360"/>
        <w:jc w:val="left"/>
      </w:pPr>
      <w:r w:rsidRPr="00263B04">
        <w:t xml:space="preserve">The Contractor shall update and maintain the latest Government-approved </w:t>
      </w:r>
      <w:r w:rsidRPr="00BD5B45">
        <w:t xml:space="preserve">Shore TACAN Antenna </w:t>
      </w:r>
      <w:r w:rsidR="002941E1">
        <w:t xml:space="preserve">Group </w:t>
      </w:r>
      <w:r w:rsidRPr="00263B04">
        <w:t xml:space="preserve">LPD utilizing LPD repository software, compliant with the requirements of SAE GEIA-STD-0007B utilizing the companion document SAE GEIA-HB-0007B.  Enter all information IAW data elements identified in the </w:t>
      </w:r>
      <w:r w:rsidRPr="00B803B9">
        <w:t>Data Attribute Selection Sheet (GEIA-HB-0007-B Appendix A)</w:t>
      </w:r>
      <w:r w:rsidRPr="00263B04">
        <w:t>.</w:t>
      </w:r>
      <w:r w:rsidR="00B266EC">
        <w:t xml:space="preserve"> </w:t>
      </w:r>
    </w:p>
    <w:p w14:paraId="5E0C65D2" w14:textId="3877AF7B" w:rsidR="00A9436A" w:rsidRDefault="00A9436A" w:rsidP="00A9436A">
      <w:pPr>
        <w:suppressAutoHyphens w:val="0"/>
        <w:spacing w:before="0" w:after="160" w:line="278" w:lineRule="auto"/>
        <w:ind w:left="360"/>
        <w:jc w:val="left"/>
      </w:pPr>
      <w:r w:rsidRPr="00263B04">
        <w:t xml:space="preserve">The Contractor shall document the results of </w:t>
      </w:r>
      <w:r w:rsidRPr="00BD5B45">
        <w:t>Shore TACAN Antenna</w:t>
      </w:r>
      <w:r w:rsidR="002941E1">
        <w:t xml:space="preserve"> Group</w:t>
      </w:r>
      <w:r w:rsidRPr="00BD5B45">
        <w:t xml:space="preserve"> </w:t>
      </w:r>
      <w:r w:rsidRPr="00263B04">
        <w:t xml:space="preserve">Product Support Analysis including efforts for Support Equipment in the </w:t>
      </w:r>
      <w:r w:rsidRPr="00BD5B45">
        <w:t>Shore TACAN Antenna</w:t>
      </w:r>
      <w:r w:rsidR="002941E1">
        <w:t xml:space="preserve"> Group </w:t>
      </w:r>
      <w:r w:rsidR="5BCFE9DC">
        <w:t>L</w:t>
      </w:r>
      <w:r w:rsidR="438C2DA4">
        <w:t>PD</w:t>
      </w:r>
      <w:r w:rsidRPr="00263B04">
        <w:t xml:space="preserve"> and deliver IAW </w:t>
      </w:r>
      <w:r w:rsidRPr="00B803B9">
        <w:rPr>
          <w:b/>
        </w:rPr>
        <w:t xml:space="preserve">CDRL </w:t>
      </w:r>
      <w:r w:rsidR="007B114E" w:rsidRPr="00B803B9">
        <w:rPr>
          <w:b/>
        </w:rPr>
        <w:t>A02</w:t>
      </w:r>
      <w:r w:rsidR="00171761">
        <w:rPr>
          <w:b/>
        </w:rPr>
        <w:t>5</w:t>
      </w:r>
      <w:r w:rsidR="005428B5" w:rsidRPr="00B803B9">
        <w:rPr>
          <w:b/>
        </w:rPr>
        <w:t xml:space="preserve">: </w:t>
      </w:r>
      <w:r w:rsidRPr="00B803B9">
        <w:rPr>
          <w:b/>
        </w:rPr>
        <w:t>Logistics Product Data</w:t>
      </w:r>
      <w:r w:rsidRPr="00263B04">
        <w:t xml:space="preserve">. </w:t>
      </w:r>
    </w:p>
    <w:p w14:paraId="1CAB05C1" w14:textId="6293CE55" w:rsidR="00A9436A" w:rsidRDefault="00A9436A" w:rsidP="00A9436A">
      <w:pPr>
        <w:suppressAutoHyphens w:val="0"/>
        <w:spacing w:before="0" w:after="160" w:line="278" w:lineRule="auto"/>
        <w:ind w:left="360"/>
        <w:jc w:val="left"/>
      </w:pPr>
      <w:r w:rsidRPr="00263B04">
        <w:t xml:space="preserve">The Contractor shall perform LPD Database Activity 12.3, New/Critical Resources, and document the results in the LPD and deliver IAW </w:t>
      </w:r>
      <w:r w:rsidRPr="00B803B9">
        <w:rPr>
          <w:b/>
        </w:rPr>
        <w:t xml:space="preserve">CDRL </w:t>
      </w:r>
      <w:r w:rsidR="00A51C68" w:rsidRPr="00B803B9">
        <w:rPr>
          <w:b/>
        </w:rPr>
        <w:t>A02</w:t>
      </w:r>
      <w:r w:rsidR="00171761">
        <w:rPr>
          <w:b/>
        </w:rPr>
        <w:t>5</w:t>
      </w:r>
      <w:r w:rsidR="005428B5" w:rsidRPr="00B803B9">
        <w:rPr>
          <w:b/>
        </w:rPr>
        <w:t>:</w:t>
      </w:r>
      <w:r w:rsidRPr="00263B04">
        <w:t xml:space="preserve"> </w:t>
      </w:r>
      <w:r w:rsidRPr="00B803B9">
        <w:rPr>
          <w:b/>
        </w:rPr>
        <w:t>Logistics Product Data</w:t>
      </w:r>
      <w:r w:rsidRPr="00263B04">
        <w:t xml:space="preserve">. </w:t>
      </w:r>
    </w:p>
    <w:p w14:paraId="68087622" w14:textId="0D9F5ECD" w:rsidR="00A9436A" w:rsidRDefault="00A9436A" w:rsidP="00A9436A">
      <w:pPr>
        <w:suppressAutoHyphens w:val="0"/>
        <w:spacing w:before="0" w:after="160" w:line="278" w:lineRule="auto"/>
        <w:ind w:left="360"/>
        <w:jc w:val="left"/>
      </w:pPr>
      <w:r w:rsidRPr="00263B04">
        <w:t xml:space="preserve">The Contractor shall perform a data integrity check of the </w:t>
      </w:r>
      <w:r w:rsidRPr="00BD5B45">
        <w:t>Shore TACAN Antenna</w:t>
      </w:r>
      <w:r w:rsidR="002941E1">
        <w:t xml:space="preserve"> Group</w:t>
      </w:r>
      <w:r w:rsidRPr="00BD5B45">
        <w:t xml:space="preserve"> </w:t>
      </w:r>
      <w:r w:rsidRPr="00263B04">
        <w:t xml:space="preserve">LPD prior to delivering the data to the Government to ensure the data is error free. </w:t>
      </w:r>
    </w:p>
    <w:p w14:paraId="27A8D8F6" w14:textId="045299F2" w:rsidR="00A9436A" w:rsidRDefault="00A9436A" w:rsidP="00A9436A">
      <w:pPr>
        <w:suppressAutoHyphens w:val="0"/>
        <w:spacing w:before="0" w:after="160" w:line="278" w:lineRule="auto"/>
        <w:ind w:left="360"/>
        <w:jc w:val="left"/>
      </w:pPr>
      <w:r w:rsidRPr="00263B04">
        <w:t xml:space="preserve">The Contractor shall populate the LPD Database to a level commensurate with the </w:t>
      </w:r>
      <w:r w:rsidRPr="00BD5B45">
        <w:t>Shore TACAN Antenna</w:t>
      </w:r>
      <w:r w:rsidR="002941E1">
        <w:t xml:space="preserve"> Group</w:t>
      </w:r>
      <w:r w:rsidRPr="00BD5B45">
        <w:t xml:space="preserve"> </w:t>
      </w:r>
      <w:r w:rsidRPr="00263B04">
        <w:t xml:space="preserve">and Support Equipment designs and concurrent with the </w:t>
      </w:r>
      <w:r w:rsidRPr="00BD5B45">
        <w:t>Shore TACAN Antenna</w:t>
      </w:r>
      <w:r w:rsidR="002941E1">
        <w:t xml:space="preserve"> Group</w:t>
      </w:r>
      <w:r w:rsidRPr="00BD5B45">
        <w:t xml:space="preserve"> </w:t>
      </w:r>
      <w:r w:rsidRPr="00263B04">
        <w:t xml:space="preserve">and Support Equipment engineering data. </w:t>
      </w:r>
    </w:p>
    <w:p w14:paraId="13980A58" w14:textId="69398023" w:rsidR="00A9436A" w:rsidRDefault="00A9436A" w:rsidP="00A9436A">
      <w:pPr>
        <w:suppressAutoHyphens w:val="0"/>
        <w:spacing w:before="0" w:after="160" w:line="278" w:lineRule="auto"/>
        <w:ind w:left="360"/>
        <w:jc w:val="left"/>
      </w:pPr>
      <w:r w:rsidRPr="00263B04">
        <w:t xml:space="preserve">The Contractor shall ensure the </w:t>
      </w:r>
      <w:r w:rsidRPr="00BD5B45">
        <w:t>Shore TACAN Antenna</w:t>
      </w:r>
      <w:r w:rsidR="002941E1">
        <w:t xml:space="preserve"> Group</w:t>
      </w:r>
      <w:r w:rsidRPr="00BD5B45">
        <w:t xml:space="preserve"> </w:t>
      </w:r>
      <w:r w:rsidRPr="00263B04">
        <w:t>LPD Database has the capability to receive and transfer data compliant to SAE GEIA-STD-0007B utilizing the companion document SAE GEIA-HB-0007B as reference.</w:t>
      </w:r>
    </w:p>
    <w:p w14:paraId="4AD1958E" w14:textId="77777777" w:rsidR="00A9436A" w:rsidRDefault="00A9436A" w:rsidP="000F0735">
      <w:pPr>
        <w:pStyle w:val="Heading4"/>
      </w:pPr>
      <w:r>
        <w:t xml:space="preserve">LPD Reviews </w:t>
      </w:r>
    </w:p>
    <w:p w14:paraId="639B80BE" w14:textId="3839B102" w:rsidR="005428B5" w:rsidRDefault="00A9436A" w:rsidP="00A9436A">
      <w:pPr>
        <w:ind w:left="360"/>
      </w:pPr>
      <w:r w:rsidRPr="00F34EBD">
        <w:t>The Contractor shall conduct LPD reviews</w:t>
      </w:r>
      <w:r w:rsidR="00774FAD">
        <w:t xml:space="preserve"> </w:t>
      </w:r>
      <w:r w:rsidR="00774FAD" w:rsidRPr="00BD5B45">
        <w:t xml:space="preserve">quarterly </w:t>
      </w:r>
      <w:r w:rsidR="00774FAD" w:rsidRPr="00F34EBD">
        <w:t>via telecom</w:t>
      </w:r>
      <w:r w:rsidRPr="00F34EBD">
        <w:t xml:space="preserve"> when</w:t>
      </w:r>
      <w:r w:rsidR="00774FAD">
        <w:t>ever</w:t>
      </w:r>
      <w:r w:rsidRPr="00F34EBD">
        <w:t xml:space="preserve"> updates are made to the LPD.</w:t>
      </w:r>
      <w:r w:rsidR="00774FAD">
        <w:t xml:space="preserve"> These reviews shall last no longer than two hours. At these reviews, </w:t>
      </w:r>
      <w:r w:rsidRPr="00F34EBD">
        <w:t xml:space="preserve">the Government will evaluate the adequacy and timeliness of data contained in the LPD. </w:t>
      </w:r>
      <w:r w:rsidRPr="00F35B56">
        <w:t xml:space="preserve">The Contractor shall address progress on all LPD tasks identified in the SOW </w:t>
      </w:r>
      <w:r w:rsidR="00774FAD">
        <w:t>during</w:t>
      </w:r>
      <w:r w:rsidRPr="00B803B9">
        <w:t xml:space="preserve"> LPD Reviews. </w:t>
      </w:r>
    </w:p>
    <w:p w14:paraId="65633C47" w14:textId="4D896027" w:rsidR="00A9436A" w:rsidRPr="00AB144B" w:rsidRDefault="00A9436A" w:rsidP="00A9436A">
      <w:pPr>
        <w:ind w:left="360"/>
      </w:pPr>
      <w:r w:rsidRPr="00B803B9">
        <w:t>During</w:t>
      </w:r>
      <w:r w:rsidR="00774FAD">
        <w:t xml:space="preserve"> these r</w:t>
      </w:r>
      <w:r w:rsidRPr="00B803B9">
        <w:t>eviews, the Contractor shall allow the Government real</w:t>
      </w:r>
      <w:r w:rsidR="00774FAD">
        <w:t>-</w:t>
      </w:r>
      <w:r w:rsidRPr="00B803B9">
        <w:t>time access to the data used to develop LPD</w:t>
      </w:r>
      <w:r w:rsidR="00774FAD">
        <w:t>,</w:t>
      </w:r>
      <w:r w:rsidRPr="00B803B9">
        <w:t xml:space="preserve"> </w:t>
      </w:r>
      <w:r w:rsidR="00774FAD">
        <w:t>even if</w:t>
      </w:r>
      <w:r w:rsidRPr="00B803B9">
        <w:t xml:space="preserve"> not documented in the data tables</w:t>
      </w:r>
      <w:r w:rsidR="00774FAD">
        <w:t>. This includes</w:t>
      </w:r>
      <w:r w:rsidRPr="00B803B9">
        <w:t xml:space="preserve"> Logistics Control </w:t>
      </w:r>
      <w:r w:rsidR="0086253F" w:rsidRPr="00B803B9">
        <w:t>Number Work</w:t>
      </w:r>
      <w:r w:rsidRPr="00B803B9">
        <w:t xml:space="preserve"> Packages, drawings, and engineering support (for example, failure mode and damage mode analysis data, reliability predictions reports, testability analysis data, </w:t>
      </w:r>
      <w:r w:rsidRPr="00B803B9">
        <w:lastRenderedPageBreak/>
        <w:t xml:space="preserve">maintainability analysis data, safety analysis, and </w:t>
      </w:r>
      <w:r w:rsidR="438C2DA4">
        <w:t>E</w:t>
      </w:r>
      <w:r w:rsidR="071DD1D1">
        <w:t>nvironmental</w:t>
      </w:r>
      <w:r w:rsidR="449D439A">
        <w:t>,</w:t>
      </w:r>
      <w:r w:rsidR="071DD1D1">
        <w:t xml:space="preserve"> </w:t>
      </w:r>
      <w:r w:rsidR="438C2DA4">
        <w:t>S</w:t>
      </w:r>
      <w:r w:rsidR="05AA88E7">
        <w:t>afety</w:t>
      </w:r>
      <w:r w:rsidR="7320B64D">
        <w:t>,</w:t>
      </w:r>
      <w:r w:rsidR="05AA88E7">
        <w:t xml:space="preserve"> </w:t>
      </w:r>
      <w:r w:rsidR="438C2DA4">
        <w:t>O</w:t>
      </w:r>
      <w:r w:rsidR="032DC795">
        <w:t xml:space="preserve">ccupational </w:t>
      </w:r>
      <w:r w:rsidR="438C2DA4">
        <w:t>H</w:t>
      </w:r>
      <w:r w:rsidR="5B1F799F">
        <w:t>ealth</w:t>
      </w:r>
      <w:r w:rsidRPr="00B803B9">
        <w:t xml:space="preserve"> data).</w:t>
      </w:r>
    </w:p>
    <w:p w14:paraId="290E1FED" w14:textId="77777777" w:rsidR="00B95AAA" w:rsidRDefault="00B95AAA" w:rsidP="00B803B9">
      <w:pPr>
        <w:pStyle w:val="Heading3"/>
        <w:ind w:left="648"/>
      </w:pPr>
      <w:bookmarkStart w:id="72" w:name="_Toc225860624"/>
      <w:r>
        <w:t>Level of Repair Analysis (LORA)</w:t>
      </w:r>
      <w:bookmarkEnd w:id="72"/>
      <w:r>
        <w:t xml:space="preserve"> </w:t>
      </w:r>
    </w:p>
    <w:p w14:paraId="6E2BE6AD" w14:textId="26C8B767" w:rsidR="00B95AAA" w:rsidRDefault="00B95AAA" w:rsidP="00B95AAA">
      <w:pPr>
        <w:ind w:left="360"/>
      </w:pPr>
      <w:r w:rsidRPr="007D37E3">
        <w:t xml:space="preserve">The </w:t>
      </w:r>
      <w:r w:rsidR="00B33E43">
        <w:t>C</w:t>
      </w:r>
      <w:r w:rsidRPr="007D37E3">
        <w:t>ontractor</w:t>
      </w:r>
      <w:r w:rsidR="37ED85A1">
        <w:t xml:space="preserve"> </w:t>
      </w:r>
      <w:r w:rsidR="577D5F66">
        <w:t>shall</w:t>
      </w:r>
      <w:r w:rsidRPr="007D37E3">
        <w:t xml:space="preserve"> </w:t>
      </w:r>
      <w:r w:rsidR="00C36182">
        <w:t xml:space="preserve">develop a LORA and </w:t>
      </w:r>
      <w:r w:rsidRPr="007D37E3">
        <w:t xml:space="preserve">shall use the following reference material for development: MIL-HDBK-1390 LORA, SAE-AS1390 </w:t>
      </w:r>
      <w:r w:rsidR="00106A40">
        <w:t>LORA</w:t>
      </w:r>
      <w:r w:rsidRPr="007D37E3">
        <w:t>, SAE GEIA-STD-0007 L</w:t>
      </w:r>
      <w:r w:rsidR="00106A40">
        <w:t>PD</w:t>
      </w:r>
      <w:r w:rsidRPr="007D37E3">
        <w:t>, SAE GEIA-HB-0007 Logistics Product Data Handbook, and SAE TA-STD-0017 Product Support Analysis.</w:t>
      </w:r>
    </w:p>
    <w:p w14:paraId="5994CBA7" w14:textId="24FA3D26" w:rsidR="00C36182" w:rsidRPr="00263B04" w:rsidRDefault="00C36182" w:rsidP="00A03748">
      <w:pPr>
        <w:ind w:left="360"/>
      </w:pPr>
      <w:r w:rsidRPr="007D37E3">
        <w:t>The Contractor shall</w:t>
      </w:r>
      <w:r>
        <w:t xml:space="preserve"> provide</w:t>
      </w:r>
      <w:r w:rsidRPr="007D37E3">
        <w:t xml:space="preserve"> a </w:t>
      </w:r>
      <w:r>
        <w:t>LORA</w:t>
      </w:r>
      <w:r w:rsidRPr="007D37E3">
        <w:t xml:space="preserve"> IAW </w:t>
      </w:r>
      <w:r w:rsidRPr="005C549E">
        <w:rPr>
          <w:b/>
        </w:rPr>
        <w:t>CDRL A02</w:t>
      </w:r>
      <w:r w:rsidR="00171761">
        <w:rPr>
          <w:b/>
        </w:rPr>
        <w:t>6</w:t>
      </w:r>
      <w:r w:rsidRPr="005C549E">
        <w:rPr>
          <w:b/>
        </w:rPr>
        <w:t>: Level of Repair Analysis Input Data</w:t>
      </w:r>
      <w:r w:rsidRPr="007D37E3">
        <w:t xml:space="preserve">.  </w:t>
      </w:r>
    </w:p>
    <w:p w14:paraId="3CB41483" w14:textId="77777777" w:rsidR="00B95AAA" w:rsidRDefault="00B95AAA" w:rsidP="00B803B9">
      <w:pPr>
        <w:pStyle w:val="Heading3"/>
        <w:ind w:left="648"/>
        <w:rPr>
          <w:bCs/>
        </w:rPr>
      </w:pPr>
      <w:bookmarkStart w:id="73" w:name="_Toc225860625"/>
      <w:r w:rsidRPr="00371E68">
        <w:rPr>
          <w:bCs/>
        </w:rPr>
        <w:t>Failure Reporting, Analysis, and Corrective Actions System (FRACAS</w:t>
      </w:r>
      <w:r>
        <w:rPr>
          <w:bCs/>
        </w:rPr>
        <w:t>)</w:t>
      </w:r>
      <w:bookmarkEnd w:id="73"/>
    </w:p>
    <w:p w14:paraId="5195A226" w14:textId="2949F79F" w:rsidR="00B95AAA" w:rsidRDefault="00B95AAA" w:rsidP="00B95AAA">
      <w:pPr>
        <w:ind w:left="360"/>
      </w:pPr>
      <w:r w:rsidRPr="00371E68">
        <w:t>The Contractor shall define and describe the implementation of a closed</w:t>
      </w:r>
      <w:r w:rsidR="009612D8">
        <w:t>-</w:t>
      </w:r>
      <w:r w:rsidRPr="00371E68">
        <w:t>loop</w:t>
      </w:r>
      <w:r w:rsidR="009612D8">
        <w:t xml:space="preserve"> system for</w:t>
      </w:r>
      <w:r w:rsidRPr="00371E68">
        <w:t xml:space="preserve"> failure and fault reporting, analysis, and corrective action</w:t>
      </w:r>
      <w:r w:rsidR="009612D8">
        <w:t xml:space="preserve">. This plan shall define the required formal failure notification, reporting, analysis, and </w:t>
      </w:r>
      <w:r w:rsidR="0086253F">
        <w:t>timeframes</w:t>
      </w:r>
      <w:r w:rsidR="009612D8">
        <w:t xml:space="preserve"> for addressing all failures and faults discovered during qualification, reliability, and acceptance testing. </w:t>
      </w:r>
    </w:p>
    <w:p w14:paraId="165AFF76" w14:textId="15AD5DAA" w:rsidR="00B95AAA" w:rsidRPr="00B803B9" w:rsidRDefault="00B95AAA" w:rsidP="00B95AAA">
      <w:pPr>
        <w:ind w:left="360"/>
        <w:rPr>
          <w:b/>
        </w:rPr>
      </w:pPr>
      <w:r w:rsidRPr="00371E68">
        <w:t xml:space="preserve">The Contractor’s Program Plan shall </w:t>
      </w:r>
      <w:r w:rsidR="009612D8">
        <w:t>ensure</w:t>
      </w:r>
      <w:r w:rsidRPr="00371E68">
        <w:t xml:space="preserve"> visibility and traceability of all reported failures and faults from discovery to </w:t>
      </w:r>
      <w:proofErr w:type="gramStart"/>
      <w:r w:rsidRPr="00371E68">
        <w:t>close-out, or</w:t>
      </w:r>
      <w:proofErr w:type="gramEnd"/>
      <w:r w:rsidRPr="00371E68">
        <w:t xml:space="preserve"> provide rational for any extensions IAW </w:t>
      </w:r>
      <w:r w:rsidRPr="00B803B9">
        <w:rPr>
          <w:b/>
        </w:rPr>
        <w:t xml:space="preserve">CDRL </w:t>
      </w:r>
      <w:r w:rsidR="00FF7F31" w:rsidRPr="00B803B9">
        <w:rPr>
          <w:b/>
        </w:rPr>
        <w:t>A02</w:t>
      </w:r>
      <w:r w:rsidR="00171761">
        <w:rPr>
          <w:b/>
        </w:rPr>
        <w:t>7</w:t>
      </w:r>
      <w:r w:rsidR="00C36182" w:rsidRPr="00B803B9">
        <w:rPr>
          <w:b/>
        </w:rPr>
        <w:t>:</w:t>
      </w:r>
      <w:r w:rsidRPr="00B803B9">
        <w:rPr>
          <w:b/>
        </w:rPr>
        <w:t xml:space="preserve"> Failure Summary and Analysis Report.</w:t>
      </w:r>
    </w:p>
    <w:p w14:paraId="0383F7C8" w14:textId="77777777" w:rsidR="00B95AAA" w:rsidRDefault="00B95AAA" w:rsidP="00B803B9">
      <w:pPr>
        <w:pStyle w:val="Heading3"/>
        <w:ind w:left="648"/>
        <w:rPr>
          <w:bCs/>
        </w:rPr>
      </w:pPr>
      <w:bookmarkStart w:id="74" w:name="_Toc225860626"/>
      <w:r w:rsidRPr="00434E4F">
        <w:rPr>
          <w:bCs/>
        </w:rPr>
        <w:t>Nomenclature, Identification Plates, and Serial Numbers</w:t>
      </w:r>
      <w:bookmarkEnd w:id="74"/>
    </w:p>
    <w:p w14:paraId="78C5554C" w14:textId="5B0F8968" w:rsidR="00B95AAA" w:rsidRDefault="00B95AAA" w:rsidP="00B95AAA">
      <w:pPr>
        <w:ind w:left="360"/>
      </w:pPr>
      <w:r>
        <w:t xml:space="preserve">The Contractor shall update and maintain the current identification plates and serial numbers as </w:t>
      </w:r>
      <w:proofErr w:type="gramStart"/>
      <w:r>
        <w:t>necessary</w:t>
      </w:r>
      <w:r w:rsidR="00BE3E21">
        <w:t>,</w:t>
      </w:r>
      <w:r>
        <w:t xml:space="preserve"> and</w:t>
      </w:r>
      <w:proofErr w:type="gramEnd"/>
      <w:r>
        <w:t xml:space="preserve"> using MIL-DTL-21981B </w:t>
      </w:r>
      <w:r w:rsidR="00BE3E21">
        <w:t>for</w:t>
      </w:r>
      <w:r>
        <w:t xml:space="preserve"> guidance. </w:t>
      </w:r>
    </w:p>
    <w:p w14:paraId="456633CE" w14:textId="49B0D901" w:rsidR="00B95AAA" w:rsidRDefault="00B95AAA" w:rsidP="00B95AAA">
      <w:pPr>
        <w:ind w:left="360"/>
      </w:pPr>
      <w:r>
        <w:t xml:space="preserve">The Government will own the configuration of the nomenclature. For </w:t>
      </w:r>
      <w:r w:rsidR="00BE3E21">
        <w:t xml:space="preserve">export control </w:t>
      </w:r>
      <w:r>
        <w:t xml:space="preserve">marking the International Traffic in Arms statement shall be used </w:t>
      </w:r>
      <w:proofErr w:type="gramStart"/>
      <w:r>
        <w:t>per</w:t>
      </w:r>
      <w:proofErr w:type="gramEnd"/>
      <w:r>
        <w:t xml:space="preserve"> </w:t>
      </w:r>
      <w:proofErr w:type="spellStart"/>
      <w:r>
        <w:t>Do</w:t>
      </w:r>
      <w:r w:rsidR="002941E1">
        <w:t>W</w:t>
      </w:r>
      <w:proofErr w:type="spellEnd"/>
      <w:r>
        <w:t xml:space="preserve"> Directive 5230.24.  A report </w:t>
      </w:r>
      <w:proofErr w:type="gramStart"/>
      <w:r>
        <w:t>of</w:t>
      </w:r>
      <w:proofErr w:type="gramEnd"/>
      <w:r>
        <w:t xml:space="preserve"> Assignment of Serial Number and Serial Number Prefix Letters shall be delivered IAW </w:t>
      </w:r>
      <w:r w:rsidRPr="00B803B9">
        <w:rPr>
          <w:b/>
        </w:rPr>
        <w:t xml:space="preserve">CDRL </w:t>
      </w:r>
      <w:r w:rsidR="004B5DDA" w:rsidRPr="00B803B9">
        <w:rPr>
          <w:b/>
        </w:rPr>
        <w:t>A02</w:t>
      </w:r>
      <w:r w:rsidR="00171761">
        <w:rPr>
          <w:b/>
        </w:rPr>
        <w:t>8</w:t>
      </w:r>
      <w:r w:rsidR="00C36182" w:rsidRPr="00B803B9">
        <w:rPr>
          <w:b/>
        </w:rPr>
        <w:t xml:space="preserve">: </w:t>
      </w:r>
      <w:r w:rsidRPr="00B803B9">
        <w:rPr>
          <w:b/>
        </w:rPr>
        <w:t xml:space="preserve">Request for Serial Number Assignment for MARK and MOD </w:t>
      </w:r>
      <w:r w:rsidR="00F66024" w:rsidRPr="00B803B9">
        <w:rPr>
          <w:b/>
        </w:rPr>
        <w:t>Nomenclature</w:t>
      </w:r>
      <w:r w:rsidRPr="00B803B9">
        <w:rPr>
          <w:b/>
        </w:rPr>
        <w:t xml:space="preserve"> Equipment</w:t>
      </w:r>
      <w:r>
        <w:t xml:space="preserve">. </w:t>
      </w:r>
    </w:p>
    <w:p w14:paraId="3FC51C09" w14:textId="48EE75E6" w:rsidR="00BE3E21" w:rsidRDefault="00B95AAA" w:rsidP="00B803B9">
      <w:pPr>
        <w:pStyle w:val="Heading4"/>
      </w:pPr>
      <w:r>
        <w:t xml:space="preserve">Request for Approval of Identification Plate Drawings </w:t>
      </w:r>
    </w:p>
    <w:p w14:paraId="7CDE2E97" w14:textId="4C80A944" w:rsidR="00B95AAA" w:rsidRPr="00965138" w:rsidRDefault="00B95AAA" w:rsidP="00B95AAA">
      <w:pPr>
        <w:ind w:left="360"/>
        <w:rPr>
          <w:color w:val="000000" w:themeColor="text1"/>
        </w:rPr>
      </w:pPr>
      <w:r>
        <w:t xml:space="preserve">The Contractor shall update and maintain the </w:t>
      </w:r>
      <w:r w:rsidRPr="00965138">
        <w:rPr>
          <w:color w:val="000000" w:themeColor="text1"/>
        </w:rPr>
        <w:t xml:space="preserve">identification plate drawings using MIL-DTL-18307H(AS) as guidance. The Contractor shall deliver Identification Plate Drawings IAW </w:t>
      </w:r>
      <w:r w:rsidR="00C36182" w:rsidRPr="005C549E">
        <w:rPr>
          <w:b/>
          <w:color w:val="000000" w:themeColor="text1"/>
        </w:rPr>
        <w:t xml:space="preserve">CDRL </w:t>
      </w:r>
      <w:r w:rsidR="250B1F76" w:rsidRPr="42F5513C">
        <w:rPr>
          <w:b/>
          <w:bCs/>
          <w:color w:val="000000" w:themeColor="text1"/>
        </w:rPr>
        <w:t>A0</w:t>
      </w:r>
      <w:r w:rsidR="7B5E9B5E" w:rsidRPr="42F5513C">
        <w:rPr>
          <w:b/>
          <w:bCs/>
          <w:color w:val="000000" w:themeColor="text1"/>
        </w:rPr>
        <w:t>2</w:t>
      </w:r>
      <w:r w:rsidR="644C72FD" w:rsidRPr="42F5513C">
        <w:rPr>
          <w:b/>
          <w:bCs/>
          <w:color w:val="000000" w:themeColor="text1"/>
        </w:rPr>
        <w:t>1</w:t>
      </w:r>
      <w:r w:rsidR="00C36182" w:rsidRPr="005C549E">
        <w:rPr>
          <w:b/>
          <w:color w:val="000000" w:themeColor="text1"/>
        </w:rPr>
        <w:t xml:space="preserve">: </w:t>
      </w:r>
      <w:r w:rsidR="00E5688C">
        <w:rPr>
          <w:b/>
          <w:color w:val="000000" w:themeColor="text1"/>
        </w:rPr>
        <w:t>Technical Data Package.</w:t>
      </w:r>
    </w:p>
    <w:p w14:paraId="36DECE0F" w14:textId="194AEBED" w:rsidR="00BE3E21" w:rsidRDefault="00B95AAA" w:rsidP="00B803B9">
      <w:pPr>
        <w:pStyle w:val="Heading4"/>
      </w:pPr>
      <w:r w:rsidRPr="00965138">
        <w:t>Production Level Drawings and Installation Control Drawings</w:t>
      </w:r>
    </w:p>
    <w:p w14:paraId="3505A4B5" w14:textId="7EEA6ECA" w:rsidR="00343989" w:rsidRDefault="00B95AAA" w:rsidP="00B95AAA">
      <w:pPr>
        <w:ind w:left="360"/>
        <w:rPr>
          <w:color w:val="000000" w:themeColor="text1"/>
        </w:rPr>
      </w:pPr>
      <w:r w:rsidRPr="00965138">
        <w:rPr>
          <w:color w:val="000000" w:themeColor="text1"/>
        </w:rPr>
        <w:t>The Contractor shall produce and deliver Production Level Drawings and Installation Control Drawings adequate to support testing and installation of the updated hardware</w:t>
      </w:r>
      <w:r w:rsidR="00343989">
        <w:rPr>
          <w:color w:val="000000" w:themeColor="text1"/>
        </w:rPr>
        <w:t xml:space="preserve">. </w:t>
      </w:r>
    </w:p>
    <w:p w14:paraId="72AE3F01" w14:textId="4A7BDF4A" w:rsidR="00B95AAA" w:rsidRPr="00965138" w:rsidRDefault="00B95AAA" w:rsidP="00B95AAA">
      <w:pPr>
        <w:ind w:left="360"/>
        <w:rPr>
          <w:color w:val="000000" w:themeColor="text1"/>
        </w:rPr>
      </w:pPr>
      <w:r w:rsidRPr="00965138">
        <w:rPr>
          <w:color w:val="000000" w:themeColor="text1"/>
        </w:rPr>
        <w:t xml:space="preserve">Source control drawings shall be provided for all commercially available components. The Contractor shall generate new </w:t>
      </w:r>
      <w:r w:rsidR="001B0F3B">
        <w:rPr>
          <w:color w:val="000000" w:themeColor="text1"/>
        </w:rPr>
        <w:t xml:space="preserve">and update existing </w:t>
      </w:r>
      <w:r w:rsidRPr="00965138">
        <w:rPr>
          <w:color w:val="000000" w:themeColor="text1"/>
        </w:rPr>
        <w:t xml:space="preserve">engineering production drawings and deliver </w:t>
      </w:r>
      <w:r w:rsidR="00343989">
        <w:rPr>
          <w:color w:val="000000" w:themeColor="text1"/>
        </w:rPr>
        <w:t xml:space="preserve">all drawings </w:t>
      </w:r>
      <w:r w:rsidRPr="00965138">
        <w:rPr>
          <w:color w:val="000000" w:themeColor="text1"/>
        </w:rPr>
        <w:t xml:space="preserve">IAW </w:t>
      </w:r>
      <w:r w:rsidR="00343989" w:rsidRPr="005C549E">
        <w:rPr>
          <w:b/>
          <w:color w:val="000000" w:themeColor="text1"/>
        </w:rPr>
        <w:t xml:space="preserve">CDRL </w:t>
      </w:r>
      <w:r w:rsidR="21E60D63" w:rsidRPr="42F5513C">
        <w:rPr>
          <w:b/>
          <w:bCs/>
          <w:color w:val="000000" w:themeColor="text1"/>
        </w:rPr>
        <w:t>A0</w:t>
      </w:r>
      <w:r w:rsidR="7B5E9B5E" w:rsidRPr="42F5513C">
        <w:rPr>
          <w:b/>
          <w:bCs/>
          <w:color w:val="000000" w:themeColor="text1"/>
        </w:rPr>
        <w:t>2</w:t>
      </w:r>
      <w:r w:rsidR="50852334" w:rsidRPr="42F5513C">
        <w:rPr>
          <w:b/>
          <w:bCs/>
          <w:color w:val="000000" w:themeColor="text1"/>
        </w:rPr>
        <w:t>1</w:t>
      </w:r>
      <w:r w:rsidR="00343989" w:rsidRPr="005C549E">
        <w:rPr>
          <w:b/>
          <w:color w:val="000000" w:themeColor="text1"/>
        </w:rPr>
        <w:t xml:space="preserve">: </w:t>
      </w:r>
      <w:r w:rsidR="00E5688C">
        <w:rPr>
          <w:b/>
          <w:color w:val="000000" w:themeColor="text1"/>
        </w:rPr>
        <w:t>Technical Data Package</w:t>
      </w:r>
      <w:r w:rsidR="00343989">
        <w:rPr>
          <w:b/>
          <w:color w:val="000000" w:themeColor="text1"/>
        </w:rPr>
        <w:t>.</w:t>
      </w:r>
      <w:r w:rsidR="00343989" w:rsidRPr="00343989" w:rsidDel="00343989">
        <w:rPr>
          <w:b/>
          <w:color w:val="000000" w:themeColor="text1"/>
        </w:rPr>
        <w:t xml:space="preserve"> </w:t>
      </w:r>
    </w:p>
    <w:p w14:paraId="0FE8F391" w14:textId="1AC1D8B6" w:rsidR="00B95AAA" w:rsidRPr="00965138" w:rsidRDefault="00B95AAA" w:rsidP="000F0735">
      <w:pPr>
        <w:ind w:left="360"/>
        <w:rPr>
          <w:color w:val="000000" w:themeColor="text1"/>
        </w:rPr>
      </w:pPr>
      <w:r w:rsidRPr="00965138">
        <w:rPr>
          <w:color w:val="000000" w:themeColor="text1"/>
        </w:rPr>
        <w:t xml:space="preserve">Revision of drawings due to a superseded specification or standard (i.e. QQ-A-268 by QQ-A-225/6) is not required until the drawing is revised for some other reason.  When a specification or standard has been canceled and no superseding document is specified in the cancellation </w:t>
      </w:r>
      <w:r w:rsidRPr="00965138">
        <w:rPr>
          <w:color w:val="000000" w:themeColor="text1"/>
        </w:rPr>
        <w:lastRenderedPageBreak/>
        <w:t xml:space="preserve">notice, the drawing shall be revised to delete references to the canceled specification or standard, or both.  </w:t>
      </w:r>
    </w:p>
    <w:p w14:paraId="040C8F36" w14:textId="77777777" w:rsidR="00B95AAA" w:rsidRPr="00965138" w:rsidRDefault="00B95AAA" w:rsidP="00B803B9">
      <w:pPr>
        <w:pStyle w:val="Heading3"/>
        <w:ind w:left="648"/>
        <w:rPr>
          <w:color w:val="000000" w:themeColor="text1"/>
        </w:rPr>
      </w:pPr>
      <w:bookmarkStart w:id="75" w:name="_Toc225860627"/>
      <w:r w:rsidRPr="00965138">
        <w:rPr>
          <w:color w:val="000000" w:themeColor="text1"/>
        </w:rPr>
        <w:t>Item Unique Identification (IUID) Program</w:t>
      </w:r>
      <w:bookmarkEnd w:id="75"/>
      <w:r w:rsidRPr="00965138">
        <w:rPr>
          <w:color w:val="000000" w:themeColor="text1"/>
        </w:rPr>
        <w:t xml:space="preserve"> </w:t>
      </w:r>
    </w:p>
    <w:p w14:paraId="27B13F0C" w14:textId="323157B6" w:rsidR="00343989" w:rsidRDefault="00B95AAA" w:rsidP="00B95AAA">
      <w:pPr>
        <w:ind w:left="360"/>
        <w:rPr>
          <w:color w:val="000000" w:themeColor="text1"/>
        </w:rPr>
      </w:pPr>
      <w:r w:rsidRPr="00965138">
        <w:rPr>
          <w:color w:val="000000" w:themeColor="text1"/>
        </w:rPr>
        <w:t>The Contractor shall maintain the current IUID program</w:t>
      </w:r>
      <w:r w:rsidR="00351AF0">
        <w:rPr>
          <w:color w:val="000000" w:themeColor="text1"/>
        </w:rPr>
        <w:t xml:space="preserve">. </w:t>
      </w:r>
      <w:r w:rsidRPr="00965138">
        <w:rPr>
          <w:color w:val="000000" w:themeColor="text1"/>
        </w:rPr>
        <w:t xml:space="preserve">An IUID shall be attached to the hardware items delivered under this contract, which includes each Weapon Replaceable Assembly, chassis, </w:t>
      </w:r>
      <w:r w:rsidR="0086253F" w:rsidRPr="00965138">
        <w:rPr>
          <w:color w:val="000000" w:themeColor="text1"/>
        </w:rPr>
        <w:t>and Shop</w:t>
      </w:r>
      <w:r w:rsidRPr="00965138">
        <w:rPr>
          <w:color w:val="000000" w:themeColor="text1"/>
        </w:rPr>
        <w:t xml:space="preserve"> Replaceable Assembly IAW MIL-STD-130 Series and approved Installation Control Drawings.  </w:t>
      </w:r>
    </w:p>
    <w:p w14:paraId="70DEB313" w14:textId="292C7F26" w:rsidR="00B95AAA" w:rsidRPr="00965138" w:rsidRDefault="00B95AAA" w:rsidP="00B95AAA">
      <w:pPr>
        <w:ind w:left="360"/>
        <w:rPr>
          <w:color w:val="000000" w:themeColor="text1"/>
        </w:rPr>
      </w:pPr>
      <w:r w:rsidRPr="00965138">
        <w:rPr>
          <w:color w:val="000000" w:themeColor="text1"/>
        </w:rPr>
        <w:t xml:space="preserve">The Contractor shall also update the </w:t>
      </w:r>
      <w:proofErr w:type="spellStart"/>
      <w:r w:rsidRPr="00965138">
        <w:rPr>
          <w:color w:val="000000" w:themeColor="text1"/>
        </w:rPr>
        <w:t>Do</w:t>
      </w:r>
      <w:r w:rsidR="00150412">
        <w:rPr>
          <w:color w:val="000000" w:themeColor="text1"/>
        </w:rPr>
        <w:t>W</w:t>
      </w:r>
      <w:proofErr w:type="spellEnd"/>
      <w:r w:rsidRPr="00965138">
        <w:rPr>
          <w:color w:val="000000" w:themeColor="text1"/>
        </w:rPr>
        <w:t xml:space="preserve"> Unique Identification (UID) registry.</w:t>
      </w:r>
      <w:r w:rsidR="00343989" w:rsidRPr="00343989">
        <w:rPr>
          <w:color w:val="000000" w:themeColor="text1"/>
        </w:rPr>
        <w:t xml:space="preserve"> </w:t>
      </w:r>
      <w:r w:rsidR="00343989" w:rsidRPr="00965138">
        <w:rPr>
          <w:color w:val="000000" w:themeColor="text1"/>
        </w:rPr>
        <w:t xml:space="preserve">Updates to the </w:t>
      </w:r>
      <w:r w:rsidR="00343989">
        <w:rPr>
          <w:color w:val="000000" w:themeColor="text1"/>
        </w:rPr>
        <w:t xml:space="preserve">IUID </w:t>
      </w:r>
      <w:r w:rsidR="00343989" w:rsidRPr="00965138">
        <w:rPr>
          <w:color w:val="000000" w:themeColor="text1"/>
        </w:rPr>
        <w:t xml:space="preserve">plan shall be submitted </w:t>
      </w:r>
      <w:r w:rsidR="00343989" w:rsidRPr="005C549E">
        <w:rPr>
          <w:b/>
          <w:color w:val="000000" w:themeColor="text1"/>
        </w:rPr>
        <w:t xml:space="preserve">IAW CDRL </w:t>
      </w:r>
      <w:r w:rsidR="21E60D63" w:rsidRPr="42F5513C">
        <w:rPr>
          <w:b/>
          <w:bCs/>
          <w:color w:val="000000" w:themeColor="text1"/>
        </w:rPr>
        <w:t>A0</w:t>
      </w:r>
      <w:r w:rsidR="1E4B8A4B" w:rsidRPr="42F5513C">
        <w:rPr>
          <w:b/>
          <w:bCs/>
          <w:color w:val="000000" w:themeColor="text1"/>
        </w:rPr>
        <w:t>29</w:t>
      </w:r>
      <w:r w:rsidR="00343989" w:rsidRPr="005C549E">
        <w:rPr>
          <w:b/>
          <w:color w:val="000000" w:themeColor="text1"/>
        </w:rPr>
        <w:t>: IUID Marking Plan.</w:t>
      </w:r>
    </w:p>
    <w:p w14:paraId="0859AD40" w14:textId="447E8823" w:rsidR="00451E6F" w:rsidRPr="00965138" w:rsidRDefault="00451E6F" w:rsidP="00965138">
      <w:pPr>
        <w:pStyle w:val="Heading3"/>
        <w:rPr>
          <w:bCs/>
          <w:color w:val="000000" w:themeColor="text1"/>
        </w:rPr>
      </w:pPr>
      <w:bookmarkStart w:id="76" w:name="_Toc225860628"/>
      <w:r w:rsidRPr="00965138">
        <w:rPr>
          <w:bCs/>
          <w:color w:val="000000" w:themeColor="text1"/>
        </w:rPr>
        <w:t>Packaging, Handling, Storage, and Transportation (PHS&amp;T):</w:t>
      </w:r>
      <w:bookmarkEnd w:id="76"/>
    </w:p>
    <w:p w14:paraId="5D545FF7" w14:textId="1C14F135" w:rsidR="000D25AA" w:rsidRPr="00965138" w:rsidRDefault="00B33E43" w:rsidP="00965138">
      <w:pPr>
        <w:ind w:left="360"/>
        <w:rPr>
          <w:color w:val="000000" w:themeColor="text1"/>
        </w:rPr>
      </w:pPr>
      <w:r>
        <w:rPr>
          <w:color w:val="000000" w:themeColor="text1"/>
        </w:rPr>
        <w:t xml:space="preserve">The </w:t>
      </w:r>
      <w:r w:rsidR="000D25AA" w:rsidRPr="00965138">
        <w:rPr>
          <w:color w:val="000000" w:themeColor="text1"/>
        </w:rPr>
        <w:t xml:space="preserve">Contractor shall ship </w:t>
      </w:r>
      <w:r w:rsidR="001B0F3B">
        <w:rPr>
          <w:color w:val="000000" w:themeColor="text1"/>
        </w:rPr>
        <w:t>all</w:t>
      </w:r>
      <w:r w:rsidR="000D25AA" w:rsidRPr="00965138">
        <w:rPr>
          <w:color w:val="000000" w:themeColor="text1"/>
        </w:rPr>
        <w:t xml:space="preserve"> units using best commercial practices via an approved, traceable</w:t>
      </w:r>
      <w:r w:rsidR="001B0F3B">
        <w:rPr>
          <w:color w:val="000000" w:themeColor="text1"/>
        </w:rPr>
        <w:t>,</w:t>
      </w:r>
      <w:r w:rsidR="000D25AA" w:rsidRPr="00965138">
        <w:rPr>
          <w:color w:val="000000" w:themeColor="text1"/>
        </w:rPr>
        <w:t xml:space="preserve"> and conventional mode of transportation. Packaging shall comply with MIL-STD-2073-1E (level B) for PHS&amp;T methods of preservation and packing. Packaging data shall be maintained IAW SAE GEIA-STD-0007B and MIL-STD-2073-1</w:t>
      </w:r>
      <w:proofErr w:type="gramStart"/>
      <w:r w:rsidR="000D25AA" w:rsidRPr="00965138">
        <w:rPr>
          <w:color w:val="000000" w:themeColor="text1"/>
        </w:rPr>
        <w:t>E(</w:t>
      </w:r>
      <w:proofErr w:type="gramEnd"/>
      <w:r w:rsidR="000D25AA" w:rsidRPr="00965138">
        <w:rPr>
          <w:color w:val="000000" w:themeColor="text1"/>
        </w:rPr>
        <w:t>level B). The Contractor shall assign existing reusable, multi-application containers for packaging</w:t>
      </w:r>
      <w:r w:rsidR="001B0F3B">
        <w:rPr>
          <w:color w:val="000000" w:themeColor="text1"/>
        </w:rPr>
        <w:t xml:space="preserve"> to the maximum extent possible</w:t>
      </w:r>
      <w:r w:rsidR="000D25AA" w:rsidRPr="00965138">
        <w:rPr>
          <w:color w:val="000000" w:themeColor="text1"/>
        </w:rPr>
        <w:t>.</w:t>
      </w:r>
    </w:p>
    <w:p w14:paraId="6D705BD1" w14:textId="565B4234" w:rsidR="000D25AA" w:rsidRPr="00965138" w:rsidRDefault="00F7159E" w:rsidP="00965138">
      <w:pPr>
        <w:ind w:left="360"/>
        <w:rPr>
          <w:color w:val="000000" w:themeColor="text1"/>
        </w:rPr>
      </w:pPr>
      <w:r w:rsidRPr="00965138">
        <w:rPr>
          <w:color w:val="000000" w:themeColor="text1"/>
        </w:rPr>
        <w:t xml:space="preserve">Contractor shall identify any special PHS&amp;T requirements or any changes to existing PHS&amp;T requirements and shall deliver IAW </w:t>
      </w:r>
      <w:r w:rsidRPr="00B803B9">
        <w:rPr>
          <w:b/>
          <w:color w:val="000000" w:themeColor="text1"/>
        </w:rPr>
        <w:t xml:space="preserve">CDRL </w:t>
      </w:r>
      <w:r w:rsidR="498A4182" w:rsidRPr="42F5513C">
        <w:rPr>
          <w:b/>
          <w:bCs/>
          <w:color w:val="000000" w:themeColor="text1"/>
        </w:rPr>
        <w:t>A0</w:t>
      </w:r>
      <w:r w:rsidR="4B3EA7EF" w:rsidRPr="42F5513C">
        <w:rPr>
          <w:b/>
          <w:bCs/>
          <w:color w:val="000000" w:themeColor="text1"/>
        </w:rPr>
        <w:t>09</w:t>
      </w:r>
      <w:r w:rsidR="55FA457B" w:rsidRPr="7B018363">
        <w:rPr>
          <w:b/>
          <w:bCs/>
          <w:color w:val="000000" w:themeColor="text1"/>
        </w:rPr>
        <w:t xml:space="preserve"> </w:t>
      </w:r>
      <w:r w:rsidR="69261DAC" w:rsidRPr="7B018363">
        <w:rPr>
          <w:b/>
          <w:bCs/>
          <w:color w:val="000000" w:themeColor="text1"/>
        </w:rPr>
        <w:t>Status</w:t>
      </w:r>
      <w:r w:rsidRPr="00B803B9">
        <w:rPr>
          <w:b/>
          <w:color w:val="000000" w:themeColor="text1"/>
        </w:rPr>
        <w:t xml:space="preserve"> Report</w:t>
      </w:r>
      <w:r w:rsidRPr="00965138">
        <w:rPr>
          <w:color w:val="000000" w:themeColor="text1"/>
        </w:rPr>
        <w:t xml:space="preserve">.  </w:t>
      </w:r>
    </w:p>
    <w:p w14:paraId="1FC9E45B" w14:textId="0607AE9E" w:rsidR="00F7159E" w:rsidRPr="00965138" w:rsidRDefault="00F7159E" w:rsidP="00965138">
      <w:pPr>
        <w:ind w:left="360"/>
        <w:rPr>
          <w:color w:val="000000" w:themeColor="text1"/>
        </w:rPr>
      </w:pPr>
      <w:r w:rsidRPr="00965138">
        <w:rPr>
          <w:color w:val="000000" w:themeColor="text1"/>
        </w:rPr>
        <w:t xml:space="preserve">Cryptographic Control Items (CCI) shall be handled </w:t>
      </w:r>
      <w:r w:rsidR="001F6343">
        <w:rPr>
          <w:color w:val="000000" w:themeColor="text1"/>
        </w:rPr>
        <w:t xml:space="preserve">IAW </w:t>
      </w:r>
      <w:r w:rsidRPr="00965138">
        <w:rPr>
          <w:color w:val="000000" w:themeColor="text1"/>
        </w:rPr>
        <w:t>the CCI handling instruction per COMSEC Material System policy and procedures documented in Cryptographic Equipment Information/Guidance Manual EKMS 5A. (EKMS 5A Amendment 6, Cryptographic Equipment Information/Guidance Manual, 29 Jun 2012)</w:t>
      </w:r>
    </w:p>
    <w:p w14:paraId="2B3765FE" w14:textId="6FC2A230" w:rsidR="00451E6F" w:rsidRPr="00965138" w:rsidRDefault="00451E6F">
      <w:pPr>
        <w:pStyle w:val="Heading3"/>
      </w:pPr>
      <w:bookmarkStart w:id="77" w:name="_Toc225860629"/>
      <w:r w:rsidRPr="00965138">
        <w:t>Training</w:t>
      </w:r>
      <w:r w:rsidR="009C6A85">
        <w:t xml:space="preserve">, </w:t>
      </w:r>
      <w:r w:rsidR="4332D461">
        <w:t>Maintenance</w:t>
      </w:r>
      <w:r w:rsidR="009C6A85">
        <w:t>, and Courseware</w:t>
      </w:r>
      <w:bookmarkEnd w:id="77"/>
    </w:p>
    <w:p w14:paraId="55CA82F6" w14:textId="77777777" w:rsidR="001866EE" w:rsidRPr="00B803B9" w:rsidRDefault="001866EE" w:rsidP="00B803B9">
      <w:pPr>
        <w:pStyle w:val="Heading4"/>
        <w:rPr>
          <w:b w:val="0"/>
        </w:rPr>
      </w:pPr>
      <w:bookmarkStart w:id="78" w:name="_Toc470178732"/>
      <w:r w:rsidRPr="00B803B9">
        <w:t>Training Program Structure</w:t>
      </w:r>
      <w:bookmarkEnd w:id="78"/>
    </w:p>
    <w:p w14:paraId="550EEDE9" w14:textId="46FCB037" w:rsidR="001866EE" w:rsidRPr="00965138" w:rsidRDefault="001866EE">
      <w:pPr>
        <w:ind w:left="360"/>
      </w:pPr>
      <w:r w:rsidRPr="00965138">
        <w:t xml:space="preserve">The Contractor shall provide a Training Development Program </w:t>
      </w:r>
      <w:r w:rsidR="64E1CE51">
        <w:t>for operational and</w:t>
      </w:r>
      <w:r w:rsidRPr="00965138">
        <w:t xml:space="preserve"> maintenance personnel</w:t>
      </w:r>
      <w:r w:rsidR="5417090B">
        <w:t>.</w:t>
      </w:r>
      <w:r w:rsidRPr="00965138">
        <w:t xml:space="preserve">  </w:t>
      </w:r>
      <w:r w:rsidR="00C55092">
        <w:t>The Contractor shall place all r</w:t>
      </w:r>
      <w:r w:rsidRPr="00965138">
        <w:t xml:space="preserve">esulting technical data, documentation, or reports from </w:t>
      </w:r>
      <w:r w:rsidR="0086253F" w:rsidRPr="00965138">
        <w:t>the</w:t>
      </w:r>
      <w:r w:rsidR="0086253F">
        <w:t xml:space="preserve"> </w:t>
      </w:r>
      <w:r w:rsidR="0086253F" w:rsidRPr="00965138">
        <w:t>Training</w:t>
      </w:r>
      <w:r w:rsidRPr="00965138">
        <w:t xml:space="preserve"> </w:t>
      </w:r>
      <w:r w:rsidR="001061C5">
        <w:t>D</w:t>
      </w:r>
      <w:r w:rsidRPr="00965138">
        <w:t xml:space="preserve">evelopment </w:t>
      </w:r>
      <w:r w:rsidR="001061C5">
        <w:t>P</w:t>
      </w:r>
      <w:r w:rsidRPr="00965138">
        <w:t>rogram</w:t>
      </w:r>
      <w:r w:rsidR="00C55092">
        <w:t xml:space="preserve"> </w:t>
      </w:r>
      <w:r w:rsidRPr="00965138">
        <w:t>within the L P D</w:t>
      </w:r>
      <w:r w:rsidR="00A72505" w:rsidRPr="00965138">
        <w:t xml:space="preserve"> IAW </w:t>
      </w:r>
      <w:r w:rsidR="00A72505" w:rsidRPr="00B803B9">
        <w:rPr>
          <w:b/>
        </w:rPr>
        <w:t xml:space="preserve">CDRL </w:t>
      </w:r>
      <w:r w:rsidR="00F00773" w:rsidRPr="00B803B9">
        <w:rPr>
          <w:b/>
        </w:rPr>
        <w:t>A02</w:t>
      </w:r>
      <w:r w:rsidR="00171761">
        <w:rPr>
          <w:b/>
        </w:rPr>
        <w:t>5</w:t>
      </w:r>
      <w:r w:rsidR="00343989" w:rsidRPr="00B803B9">
        <w:rPr>
          <w:b/>
        </w:rPr>
        <w:t xml:space="preserve">: </w:t>
      </w:r>
      <w:r w:rsidR="00F957C5" w:rsidRPr="00B803B9">
        <w:rPr>
          <w:b/>
        </w:rPr>
        <w:t>Logistics Product Data</w:t>
      </w:r>
      <w:r w:rsidRPr="00965138">
        <w:t xml:space="preserve">.  </w:t>
      </w:r>
    </w:p>
    <w:p w14:paraId="40B93103" w14:textId="2CEC480F" w:rsidR="00820F53" w:rsidRPr="00965138" w:rsidRDefault="00343989">
      <w:pPr>
        <w:ind w:left="360"/>
      </w:pPr>
      <w:r>
        <w:t>The Contractor shall ensure t</w:t>
      </w:r>
      <w:r w:rsidR="001866EE" w:rsidRPr="00965138">
        <w:t>he Training Development Program shall include all the</w:t>
      </w:r>
      <w:r w:rsidR="00C55092">
        <w:t xml:space="preserve"> necessary</w:t>
      </w:r>
      <w:r w:rsidR="001866EE" w:rsidRPr="00965138">
        <w:t xml:space="preserve"> hardware, software, courseware, technical and training documentation</w:t>
      </w:r>
      <w:r w:rsidR="00C55092">
        <w:t xml:space="preserve"> </w:t>
      </w:r>
      <w:r w:rsidR="001866EE" w:rsidRPr="00965138">
        <w:t>to train Fleet-experienced instructors, maintainers and support personnel</w:t>
      </w:r>
      <w:r w:rsidR="00CF0260" w:rsidRPr="00965138">
        <w:t xml:space="preserve">, </w:t>
      </w:r>
      <w:r w:rsidR="00CF0260" w:rsidRPr="00343989">
        <w:t>IAW</w:t>
      </w:r>
      <w:r w:rsidR="00CF0260" w:rsidRPr="00B803B9">
        <w:rPr>
          <w:b/>
        </w:rPr>
        <w:t xml:space="preserve"> CDRL </w:t>
      </w:r>
      <w:r w:rsidR="084C087A" w:rsidRPr="42F5513C">
        <w:rPr>
          <w:b/>
          <w:bCs/>
        </w:rPr>
        <w:t>A03</w:t>
      </w:r>
      <w:r w:rsidR="2A6E9486" w:rsidRPr="42F5513C">
        <w:rPr>
          <w:b/>
          <w:bCs/>
        </w:rPr>
        <w:t>0</w:t>
      </w:r>
      <w:r w:rsidRPr="00B803B9">
        <w:rPr>
          <w:b/>
        </w:rPr>
        <w:t xml:space="preserve">: </w:t>
      </w:r>
      <w:r w:rsidR="00CF0260" w:rsidRPr="00B803B9">
        <w:rPr>
          <w:b/>
        </w:rPr>
        <w:t xml:space="preserve">Training Program Structure </w:t>
      </w:r>
      <w:r w:rsidR="27E89E9D" w:rsidRPr="7B018363">
        <w:rPr>
          <w:b/>
          <w:bCs/>
        </w:rPr>
        <w:t>D</w:t>
      </w:r>
      <w:r w:rsidR="43115433" w:rsidRPr="7B018363">
        <w:rPr>
          <w:b/>
          <w:bCs/>
        </w:rPr>
        <w:t>ocument</w:t>
      </w:r>
      <w:r w:rsidR="00CF0260" w:rsidRPr="00965138">
        <w:t>.</w:t>
      </w:r>
    </w:p>
    <w:p w14:paraId="5D1510B1" w14:textId="16E34003" w:rsidR="00343989" w:rsidRDefault="00C55092">
      <w:pPr>
        <w:ind w:left="360"/>
      </w:pPr>
      <w:r>
        <w:t xml:space="preserve">The Contractor shall select </w:t>
      </w:r>
      <w:r w:rsidR="001866EE" w:rsidRPr="00965138">
        <w:t>Technical Training Equipment</w:t>
      </w:r>
      <w:r>
        <w:t xml:space="preserve"> </w:t>
      </w:r>
      <w:r w:rsidR="001866EE" w:rsidRPr="00965138">
        <w:t>sufficient to meet training program goals and objectives defined by the NTSP</w:t>
      </w:r>
      <w:r w:rsidR="00820F53" w:rsidRPr="00965138">
        <w:t xml:space="preserve">, IAW </w:t>
      </w:r>
      <w:r w:rsidR="00820F53" w:rsidRPr="00B803B9">
        <w:rPr>
          <w:b/>
        </w:rPr>
        <w:t xml:space="preserve">CDRL </w:t>
      </w:r>
      <w:r w:rsidR="6ED6F581" w:rsidRPr="42F5513C">
        <w:rPr>
          <w:b/>
          <w:bCs/>
        </w:rPr>
        <w:t>A03</w:t>
      </w:r>
      <w:r w:rsidR="194AD6F6" w:rsidRPr="42F5513C">
        <w:rPr>
          <w:b/>
          <w:bCs/>
        </w:rPr>
        <w:t>1</w:t>
      </w:r>
      <w:r w:rsidR="00343989" w:rsidRPr="00B803B9">
        <w:rPr>
          <w:b/>
        </w:rPr>
        <w:t>:</w:t>
      </w:r>
      <w:r w:rsidR="00820F53" w:rsidRPr="00B803B9">
        <w:rPr>
          <w:b/>
        </w:rPr>
        <w:t xml:space="preserve"> Training Equipment Summary</w:t>
      </w:r>
      <w:r w:rsidR="001866EE" w:rsidRPr="00965138">
        <w:t xml:space="preserve">.  </w:t>
      </w:r>
    </w:p>
    <w:p w14:paraId="4F87F977" w14:textId="3D43F31C" w:rsidR="00D7771F" w:rsidRPr="00637326" w:rsidRDefault="00C55092">
      <w:pPr>
        <w:ind w:left="360"/>
      </w:pPr>
      <w:r>
        <w:t>The Contractor shall ensure a</w:t>
      </w:r>
      <w:r w:rsidR="001866EE" w:rsidRPr="00965138">
        <w:t xml:space="preserve">ny courseware or software developed shall meet Navy Marine Corps </w:t>
      </w:r>
      <w:proofErr w:type="gramStart"/>
      <w:r w:rsidR="001866EE" w:rsidRPr="00965138">
        <w:t>Intranet  certifications</w:t>
      </w:r>
      <w:proofErr w:type="gramEnd"/>
      <w:r w:rsidR="001866EE" w:rsidRPr="00965138">
        <w:t xml:space="preserve"> and requirements</w:t>
      </w:r>
      <w:r w:rsidR="00D7771F" w:rsidRPr="00965138">
        <w:t xml:space="preserve">, IAW </w:t>
      </w:r>
      <w:r w:rsidR="00D7771F" w:rsidRPr="00B803B9">
        <w:rPr>
          <w:b/>
        </w:rPr>
        <w:t>CDRL</w:t>
      </w:r>
      <w:r w:rsidR="00303064" w:rsidRPr="00B803B9">
        <w:rPr>
          <w:b/>
        </w:rPr>
        <w:t xml:space="preserve"> </w:t>
      </w:r>
      <w:r w:rsidR="5EEFD11B" w:rsidRPr="42F5513C">
        <w:rPr>
          <w:b/>
          <w:bCs/>
        </w:rPr>
        <w:t>A03</w:t>
      </w:r>
      <w:r w:rsidR="2B0E15EF" w:rsidRPr="42F5513C">
        <w:rPr>
          <w:b/>
          <w:bCs/>
        </w:rPr>
        <w:t>2</w:t>
      </w:r>
      <w:r w:rsidR="00343989" w:rsidRPr="00B803B9">
        <w:rPr>
          <w:b/>
        </w:rPr>
        <w:t xml:space="preserve">: </w:t>
      </w:r>
      <w:r w:rsidR="00256A00" w:rsidRPr="00B803B9">
        <w:rPr>
          <w:b/>
        </w:rPr>
        <w:t>Training System Support Document</w:t>
      </w:r>
      <w:r w:rsidR="00256A00" w:rsidRPr="00637326">
        <w:t xml:space="preserve">. </w:t>
      </w:r>
    </w:p>
    <w:p w14:paraId="3214DD4D" w14:textId="0682F166" w:rsidR="001866EE" w:rsidRPr="00965138" w:rsidRDefault="001866EE">
      <w:pPr>
        <w:ind w:left="360"/>
      </w:pPr>
      <w:r w:rsidRPr="00965138">
        <w:lastRenderedPageBreak/>
        <w:t>The Contractor and Government shall perform informal and formal periodic In-Process-Reviews of the curriculum</w:t>
      </w:r>
      <w:r w:rsidR="00C55092">
        <w:t>. Findin</w:t>
      </w:r>
      <w:r w:rsidR="00C148C5">
        <w:t>gs</w:t>
      </w:r>
      <w:r w:rsidR="00C55092">
        <w:t xml:space="preserve"> shall be addressed </w:t>
      </w:r>
      <w:r w:rsidRPr="00965138">
        <w:t>through the Contractor</w:t>
      </w:r>
      <w:r w:rsidR="00C55092">
        <w:t>’s</w:t>
      </w:r>
      <w:r w:rsidRPr="00965138">
        <w:t xml:space="preserve"> problem reporting processes. </w:t>
      </w:r>
    </w:p>
    <w:p w14:paraId="2A0E89BC" w14:textId="65292D64" w:rsidR="001866EE" w:rsidRPr="00965138" w:rsidRDefault="001866EE">
      <w:pPr>
        <w:ind w:left="360"/>
        <w:rPr>
          <w:color w:val="000000" w:themeColor="text1"/>
          <w:sz w:val="22"/>
          <w:szCs w:val="22"/>
        </w:rPr>
      </w:pPr>
      <w:r w:rsidRPr="00965138">
        <w:t>The Contractor shall support the development and reporting of the system training metrics</w:t>
      </w:r>
      <w:r w:rsidR="00C55092">
        <w:t xml:space="preserve">. These metrics shall </w:t>
      </w:r>
      <w:r w:rsidRPr="00965138">
        <w:t>assess the job tasks, curriculum material, classroom aids, training devices, simulator/stimulators, technical training equipment and other equipment used in the Training Development Program.</w:t>
      </w:r>
    </w:p>
    <w:p w14:paraId="0AC6AF31" w14:textId="77777777" w:rsidR="001866EE" w:rsidRPr="00B803B9" w:rsidRDefault="001866EE" w:rsidP="00B803B9">
      <w:pPr>
        <w:pStyle w:val="Heading4"/>
        <w:rPr>
          <w:b w:val="0"/>
        </w:rPr>
      </w:pPr>
      <w:bookmarkStart w:id="79" w:name="_Toc470178733"/>
      <w:r w:rsidRPr="00B803B9">
        <w:t>Maintenance Task and Skills Analysis</w:t>
      </w:r>
      <w:bookmarkEnd w:id="79"/>
    </w:p>
    <w:p w14:paraId="033B9FA1" w14:textId="00C2FC8B" w:rsidR="001866EE" w:rsidRPr="00965138" w:rsidRDefault="00B33E43">
      <w:pPr>
        <w:ind w:left="360"/>
      </w:pPr>
      <w:r w:rsidRPr="00965138">
        <w:t>Th</w:t>
      </w:r>
      <w:r>
        <w:t>e</w:t>
      </w:r>
      <w:r w:rsidR="001866EE" w:rsidRPr="00965138">
        <w:t xml:space="preserve"> Contractor shall perform and document trade studies and analyses to determine the skill sets and tasks necessary to support the system.</w:t>
      </w:r>
    </w:p>
    <w:p w14:paraId="21679924" w14:textId="34DFE786" w:rsidR="001866EE" w:rsidRPr="00965138" w:rsidRDefault="001866EE">
      <w:pPr>
        <w:ind w:left="360"/>
      </w:pPr>
      <w:r w:rsidRPr="00965138">
        <w:t>The Contractor shall support the development of the Training Task</w:t>
      </w:r>
      <w:r w:rsidR="00F94268">
        <w:t xml:space="preserve"> </w:t>
      </w:r>
      <w:r w:rsidRPr="00965138">
        <w:t>List</w:t>
      </w:r>
      <w:r w:rsidR="00F94268">
        <w:t xml:space="preserve"> </w:t>
      </w:r>
      <w:r w:rsidRPr="00965138">
        <w:t>derived from a Fleet validated Job Task Analysis (</w:t>
      </w:r>
      <w:proofErr w:type="spellStart"/>
      <w:r w:rsidRPr="00965138">
        <w:t>Do</w:t>
      </w:r>
      <w:r w:rsidR="00150412">
        <w:t>W</w:t>
      </w:r>
      <w:proofErr w:type="spellEnd"/>
      <w:r w:rsidRPr="00965138">
        <w:t xml:space="preserve"> Handbook 29612-2A)</w:t>
      </w:r>
      <w:r w:rsidR="00F94268">
        <w:t>. This list shall be</w:t>
      </w:r>
      <w:r w:rsidRPr="00965138">
        <w:t xml:space="preserve"> based on the Fleet Project Team Front End Analysis</w:t>
      </w:r>
      <w:r w:rsidR="00F94268">
        <w:t xml:space="preserve"> and</w:t>
      </w:r>
      <w:r w:rsidRPr="00965138">
        <w:t xml:space="preserve"> the procedures identified in (OPNAVINST 1500.76A) and Department of </w:t>
      </w:r>
      <w:r w:rsidR="00C93960">
        <w:t>War</w:t>
      </w:r>
      <w:r w:rsidRPr="00965138">
        <w:t xml:space="preserve"> Handbook 29612-2A.  </w:t>
      </w:r>
    </w:p>
    <w:p w14:paraId="7DE185A3" w14:textId="1CE20A4D" w:rsidR="001866EE" w:rsidRPr="00965138" w:rsidRDefault="001866EE">
      <w:pPr>
        <w:ind w:left="360"/>
        <w:rPr>
          <w:color w:val="00B050"/>
          <w:sz w:val="22"/>
          <w:szCs w:val="22"/>
        </w:rPr>
      </w:pPr>
      <w:r w:rsidRPr="00965138">
        <w:t xml:space="preserve">The Contractor shall support the development and reporting of verifiable training performance measures and associated metrics required to evaluate the </w:t>
      </w:r>
      <w:r w:rsidR="00F94268">
        <w:t xml:space="preserve">Air Traffic </w:t>
      </w:r>
      <w:proofErr w:type="gramStart"/>
      <w:r w:rsidR="00F94268">
        <w:t xml:space="preserve">Control </w:t>
      </w:r>
      <w:r w:rsidRPr="00965138">
        <w:t xml:space="preserve"> maintainer</w:t>
      </w:r>
      <w:proofErr w:type="gramEnd"/>
      <w:r w:rsidRPr="00965138">
        <w:t xml:space="preserve"> performance on the system,</w:t>
      </w:r>
      <w:r w:rsidR="00F94268">
        <w:t xml:space="preserve"> its </w:t>
      </w:r>
      <w:r w:rsidRPr="00965138">
        <w:t>applications, corrective fault maintenance systems, and interoperability system requirements</w:t>
      </w:r>
      <w:r w:rsidR="00637326" w:rsidRPr="00965138">
        <w:t xml:space="preserve">, IAW </w:t>
      </w:r>
      <w:r w:rsidR="00637326" w:rsidRPr="00B803B9">
        <w:rPr>
          <w:b/>
        </w:rPr>
        <w:t xml:space="preserve">CDRL </w:t>
      </w:r>
      <w:r w:rsidR="63F1625E" w:rsidRPr="42F5513C">
        <w:rPr>
          <w:b/>
          <w:bCs/>
        </w:rPr>
        <w:t>A03</w:t>
      </w:r>
      <w:r w:rsidR="09FBB945" w:rsidRPr="42F5513C">
        <w:rPr>
          <w:b/>
          <w:bCs/>
        </w:rPr>
        <w:t>3</w:t>
      </w:r>
      <w:r w:rsidR="00F25728" w:rsidRPr="00B803B9">
        <w:rPr>
          <w:b/>
        </w:rPr>
        <w:t xml:space="preserve">: </w:t>
      </w:r>
      <w:r w:rsidR="00637326" w:rsidRPr="00B803B9">
        <w:rPr>
          <w:b/>
        </w:rPr>
        <w:t>Training Aids, Devices, Simulators, and Simulations (TADSS) Materiel Component List (MCL)</w:t>
      </w:r>
      <w:r w:rsidR="00637326" w:rsidRPr="00965138">
        <w:t>.</w:t>
      </w:r>
      <w:r w:rsidR="00637326" w:rsidRPr="00637326">
        <w:t xml:space="preserve"> </w:t>
      </w:r>
    </w:p>
    <w:p w14:paraId="4FD0B49A" w14:textId="77777777" w:rsidR="001866EE" w:rsidRPr="00B803B9" w:rsidRDefault="001866EE" w:rsidP="00B803B9">
      <w:pPr>
        <w:pStyle w:val="Heading4"/>
        <w:rPr>
          <w:b w:val="0"/>
        </w:rPr>
      </w:pPr>
      <w:bookmarkStart w:id="80" w:name="_Toc470178734"/>
      <w:r w:rsidRPr="00B803B9">
        <w:t>Courseware</w:t>
      </w:r>
      <w:bookmarkEnd w:id="80"/>
    </w:p>
    <w:p w14:paraId="48BC66B7" w14:textId="26B1E3B9" w:rsidR="005C472F" w:rsidRDefault="001866EE">
      <w:pPr>
        <w:ind w:left="360"/>
      </w:pPr>
      <w:r w:rsidRPr="00965138">
        <w:t>The Contractor shall develop training courseware in</w:t>
      </w:r>
      <w:r w:rsidR="00F94268">
        <w:t xml:space="preserve"> an electronic format </w:t>
      </w:r>
      <w:r w:rsidR="001F6343">
        <w:t xml:space="preserve">IAW </w:t>
      </w:r>
      <w:r w:rsidRPr="00965138">
        <w:t xml:space="preserve">MIL-PRF-29612B performance specification, following the guidelines set forth by the Navy Integrated Learning Environment.  </w:t>
      </w:r>
    </w:p>
    <w:p w14:paraId="71298BAD" w14:textId="1A2FE102" w:rsidR="005C472F" w:rsidRPr="00B803B9" w:rsidRDefault="005C472F">
      <w:pPr>
        <w:ind w:left="360"/>
        <w:rPr>
          <w:szCs w:val="24"/>
        </w:rPr>
      </w:pPr>
      <w:r w:rsidRPr="00965138">
        <w:t xml:space="preserve">The Contractor shall provide a complete set of all Remove/Replace procedures for the </w:t>
      </w:r>
      <w:r>
        <w:t>a</w:t>
      </w:r>
      <w:r w:rsidRPr="00965138">
        <w:t xml:space="preserve">ntenna </w:t>
      </w:r>
      <w:r w:rsidR="001061C5">
        <w:t xml:space="preserve">group </w:t>
      </w:r>
      <w:r w:rsidRPr="00965138">
        <w:t>assembly and associated subassemblies, along with lab exercises detailing these procedures.</w:t>
      </w:r>
    </w:p>
    <w:p w14:paraId="14AD517D" w14:textId="020F2C24" w:rsidR="001866EE" w:rsidRPr="00965138" w:rsidRDefault="005C472F">
      <w:pPr>
        <w:ind w:left="360"/>
      </w:pPr>
      <w:r>
        <w:t>The Contractor shall ensure this</w:t>
      </w:r>
      <w:r w:rsidR="00F94268">
        <w:t xml:space="preserve"> </w:t>
      </w:r>
      <w:r w:rsidR="001866EE" w:rsidRPr="00965138">
        <w:t xml:space="preserve">courseware shall be compliant with the most recent version of the </w:t>
      </w:r>
      <w:proofErr w:type="spellStart"/>
      <w:r w:rsidR="37970620">
        <w:t>Do</w:t>
      </w:r>
      <w:r w:rsidR="7FDB0C5E">
        <w:t>W</w:t>
      </w:r>
      <w:proofErr w:type="spellEnd"/>
      <w:r w:rsidR="37970620">
        <w:t xml:space="preserve"> S</w:t>
      </w:r>
      <w:r w:rsidR="50B4AA3C">
        <w:t xml:space="preserve">harable </w:t>
      </w:r>
      <w:r w:rsidR="37970620">
        <w:t>C</w:t>
      </w:r>
      <w:r w:rsidR="0DD8DF51">
        <w:t xml:space="preserve">ontent </w:t>
      </w:r>
      <w:r w:rsidR="37970620">
        <w:t>O</w:t>
      </w:r>
      <w:r w:rsidR="46A9FA6A">
        <w:t xml:space="preserve">bject </w:t>
      </w:r>
      <w:r w:rsidR="0086253F">
        <w:t>Reference</w:t>
      </w:r>
      <w:r w:rsidR="55442C78">
        <w:t xml:space="preserve"> </w:t>
      </w:r>
      <w:r w:rsidR="37970620">
        <w:t>M</w:t>
      </w:r>
      <w:r w:rsidR="73177725">
        <w:t>odel</w:t>
      </w:r>
      <w:r w:rsidR="001866EE" w:rsidRPr="00965138">
        <w:t xml:space="preserve"> in place at the time of contract award</w:t>
      </w:r>
      <w:r w:rsidR="00D7771F" w:rsidRPr="00965138">
        <w:t xml:space="preserve">, </w:t>
      </w:r>
      <w:r w:rsidR="00D7771F" w:rsidRPr="00B803B9">
        <w:t xml:space="preserve">IAW </w:t>
      </w:r>
      <w:r w:rsidR="00D7771F" w:rsidRPr="00B803B9">
        <w:rPr>
          <w:b/>
        </w:rPr>
        <w:t xml:space="preserve">CDRL </w:t>
      </w:r>
      <w:r w:rsidR="3B0D0E95" w:rsidRPr="42F5513C">
        <w:rPr>
          <w:b/>
          <w:bCs/>
        </w:rPr>
        <w:t>A03</w:t>
      </w:r>
      <w:r w:rsidR="5B3182C4" w:rsidRPr="42F5513C">
        <w:rPr>
          <w:b/>
          <w:bCs/>
        </w:rPr>
        <w:t>4</w:t>
      </w:r>
      <w:r w:rsidR="00CD1CD3">
        <w:rPr>
          <w:b/>
        </w:rPr>
        <w:t>:</w:t>
      </w:r>
      <w:r w:rsidR="00D7771F" w:rsidRPr="00B803B9">
        <w:rPr>
          <w:b/>
        </w:rPr>
        <w:t xml:space="preserve"> Instructional Performance Requirements and Instructional Media </w:t>
      </w:r>
      <w:r w:rsidR="00F66024" w:rsidRPr="00B803B9">
        <w:rPr>
          <w:b/>
        </w:rPr>
        <w:t>Package</w:t>
      </w:r>
      <w:r w:rsidR="001866EE" w:rsidRPr="00965138">
        <w:t xml:space="preserve">. </w:t>
      </w:r>
    </w:p>
    <w:p w14:paraId="581BDE35" w14:textId="45797F75" w:rsidR="001866EE" w:rsidRPr="00965138" w:rsidRDefault="001866EE">
      <w:pPr>
        <w:ind w:left="360"/>
      </w:pPr>
      <w:r w:rsidRPr="00965138">
        <w:t>The Contractor shall provide a complete Outline of Instruction</w:t>
      </w:r>
      <w:r w:rsidR="00F94268">
        <w:t xml:space="preserve"> that</w:t>
      </w:r>
      <w:r w:rsidRPr="00965138">
        <w:t xml:space="preserve"> include</w:t>
      </w:r>
      <w:r w:rsidR="00F94268">
        <w:t>s</w:t>
      </w:r>
      <w:r w:rsidRPr="00965138">
        <w:t xml:space="preserve"> all classroom and laboratory lessons</w:t>
      </w:r>
      <w:r w:rsidR="00F94268">
        <w:t xml:space="preserve"> with</w:t>
      </w:r>
      <w:r w:rsidRPr="00965138">
        <w:t xml:space="preserve"> an estimation of time allotted per lesson</w:t>
      </w:r>
      <w:r w:rsidR="00422565" w:rsidRPr="009C6A85">
        <w:t xml:space="preserve">, </w:t>
      </w:r>
      <w:r w:rsidR="00422565" w:rsidRPr="00B803B9">
        <w:t xml:space="preserve">IAW </w:t>
      </w:r>
      <w:r w:rsidR="00422565" w:rsidRPr="00B803B9">
        <w:rPr>
          <w:b/>
        </w:rPr>
        <w:t xml:space="preserve">CDRL </w:t>
      </w:r>
      <w:r w:rsidR="5813FAA4" w:rsidRPr="42F5513C">
        <w:rPr>
          <w:b/>
          <w:bCs/>
        </w:rPr>
        <w:t>A03</w:t>
      </w:r>
      <w:r w:rsidR="68E122AF" w:rsidRPr="42F5513C">
        <w:rPr>
          <w:b/>
          <w:bCs/>
        </w:rPr>
        <w:t>5</w:t>
      </w:r>
      <w:r w:rsidR="00CD1CD3" w:rsidRPr="00B803B9">
        <w:rPr>
          <w:b/>
        </w:rPr>
        <w:t>:</w:t>
      </w:r>
      <w:r w:rsidR="00422565" w:rsidRPr="00B803B9">
        <w:rPr>
          <w:b/>
        </w:rPr>
        <w:t xml:space="preserve"> Syllabus</w:t>
      </w:r>
      <w:r w:rsidR="00422565" w:rsidRPr="00965138">
        <w:t xml:space="preserve">. </w:t>
      </w:r>
    </w:p>
    <w:p w14:paraId="40288121" w14:textId="7A38B738" w:rsidR="001866EE" w:rsidRPr="00965138" w:rsidRDefault="001866EE">
      <w:pPr>
        <w:ind w:left="360"/>
      </w:pPr>
      <w:r w:rsidRPr="00965138">
        <w:t>The Contractor shall provide Student Guide material with all applicable schematic drawings and other technical information as appropriate</w:t>
      </w:r>
      <w:r w:rsidR="00422565" w:rsidRPr="00965138">
        <w:t xml:space="preserve">, </w:t>
      </w:r>
      <w:r w:rsidR="00422565" w:rsidRPr="00B803B9">
        <w:t xml:space="preserve">IAW </w:t>
      </w:r>
      <w:r w:rsidR="00422565" w:rsidRPr="00B803B9">
        <w:rPr>
          <w:b/>
        </w:rPr>
        <w:t xml:space="preserve">CDRL </w:t>
      </w:r>
      <w:r w:rsidR="282CE1C7" w:rsidRPr="42F5513C">
        <w:rPr>
          <w:b/>
          <w:bCs/>
        </w:rPr>
        <w:t>A03</w:t>
      </w:r>
      <w:r w:rsidR="460823C1" w:rsidRPr="42F5513C">
        <w:rPr>
          <w:b/>
          <w:bCs/>
        </w:rPr>
        <w:t>6</w:t>
      </w:r>
      <w:r w:rsidR="00CD1CD3" w:rsidRPr="00B803B9">
        <w:rPr>
          <w:b/>
        </w:rPr>
        <w:t>:</w:t>
      </w:r>
      <w:r w:rsidR="00D7771F" w:rsidRPr="00B803B9">
        <w:rPr>
          <w:b/>
        </w:rPr>
        <w:t xml:space="preserve"> </w:t>
      </w:r>
      <w:r w:rsidR="00422565" w:rsidRPr="00B803B9">
        <w:rPr>
          <w:b/>
        </w:rPr>
        <w:t>Student Guide</w:t>
      </w:r>
      <w:r w:rsidR="00422565" w:rsidRPr="00965138">
        <w:t>.</w:t>
      </w:r>
    </w:p>
    <w:p w14:paraId="6CEE9BB6" w14:textId="7E9E0160" w:rsidR="001866EE" w:rsidRPr="00965138" w:rsidRDefault="001866EE">
      <w:pPr>
        <w:ind w:left="360"/>
      </w:pPr>
      <w:r w:rsidRPr="00965138">
        <w:t xml:space="preserve">The Contractor shall provide engineering notes to any training </w:t>
      </w:r>
      <w:r w:rsidR="00F94268">
        <w:t>P</w:t>
      </w:r>
      <w:r w:rsidRPr="00965138">
        <w:t>ower</w:t>
      </w:r>
      <w:r w:rsidR="00F94268">
        <w:t>P</w:t>
      </w:r>
      <w:r w:rsidRPr="00965138">
        <w:t xml:space="preserve">oint media </w:t>
      </w:r>
      <w:r w:rsidR="00F94268">
        <w:t>that detail the</w:t>
      </w:r>
      <w:r w:rsidRPr="00965138">
        <w:t xml:space="preserve"> technical information</w:t>
      </w:r>
      <w:r w:rsidR="00F94268">
        <w:t xml:space="preserve"> presented</w:t>
      </w:r>
      <w:r w:rsidR="00CF0260" w:rsidRPr="00965138">
        <w:t xml:space="preserve">, IAW </w:t>
      </w:r>
      <w:r w:rsidR="00CF0260" w:rsidRPr="00B803B9">
        <w:rPr>
          <w:b/>
        </w:rPr>
        <w:t>CDRL</w:t>
      </w:r>
      <w:r w:rsidR="00CD1CD3">
        <w:t xml:space="preserve"> </w:t>
      </w:r>
      <w:r w:rsidR="03841886" w:rsidRPr="42F5513C">
        <w:rPr>
          <w:b/>
          <w:bCs/>
        </w:rPr>
        <w:t>A03</w:t>
      </w:r>
      <w:r w:rsidR="283DE5F4" w:rsidRPr="42F5513C">
        <w:rPr>
          <w:b/>
          <w:bCs/>
        </w:rPr>
        <w:t>7</w:t>
      </w:r>
      <w:r w:rsidR="00CD1CD3">
        <w:rPr>
          <w:b/>
        </w:rPr>
        <w:t xml:space="preserve">: </w:t>
      </w:r>
      <w:r w:rsidR="00422565" w:rsidRPr="00B803B9">
        <w:rPr>
          <w:b/>
        </w:rPr>
        <w:t>Engineering Documentation Product Drawings, Modified (Maintenance)</w:t>
      </w:r>
      <w:r w:rsidR="00422565" w:rsidRPr="00965138">
        <w:t xml:space="preserve">. </w:t>
      </w:r>
    </w:p>
    <w:p w14:paraId="40503421" w14:textId="568BB979" w:rsidR="001866EE" w:rsidRPr="00AB144B" w:rsidRDefault="001866EE">
      <w:pPr>
        <w:ind w:left="360"/>
      </w:pPr>
      <w:r w:rsidRPr="00965138">
        <w:t xml:space="preserve">The Contractor shall provide a complete list of all Preventative Maintenance </w:t>
      </w:r>
      <w:r w:rsidR="00F94268">
        <w:t xml:space="preserve">tasks </w:t>
      </w:r>
      <w:r w:rsidRPr="00965138">
        <w:t>with manpower estimates, including all</w:t>
      </w:r>
      <w:r w:rsidR="00F94268">
        <w:t xml:space="preserve"> associated</w:t>
      </w:r>
      <w:r w:rsidRPr="00965138">
        <w:t xml:space="preserve"> </w:t>
      </w:r>
      <w:r w:rsidR="00F94268">
        <w:t>t</w:t>
      </w:r>
      <w:r w:rsidRPr="00965138">
        <w:t xml:space="preserve">est </w:t>
      </w:r>
      <w:r w:rsidR="00F94268">
        <w:t>e</w:t>
      </w:r>
      <w:r w:rsidRPr="00965138">
        <w:t>quipment</w:t>
      </w:r>
      <w:r w:rsidR="00F94268">
        <w:t xml:space="preserve">, </w:t>
      </w:r>
      <w:r w:rsidRPr="00965138">
        <w:t>tools</w:t>
      </w:r>
      <w:r w:rsidR="00F94268">
        <w:t xml:space="preserve">, and </w:t>
      </w:r>
      <w:r w:rsidRPr="00965138">
        <w:t>material</w:t>
      </w:r>
      <w:r w:rsidR="00FA7B94" w:rsidRPr="00965138">
        <w:t xml:space="preserve">, </w:t>
      </w:r>
      <w:r w:rsidR="00FA7B94" w:rsidRPr="00B803B9">
        <w:t xml:space="preserve">IAW </w:t>
      </w:r>
      <w:r w:rsidR="00FA7B94" w:rsidRPr="00B803B9">
        <w:rPr>
          <w:b/>
        </w:rPr>
        <w:t xml:space="preserve">CDRL </w:t>
      </w:r>
      <w:r w:rsidR="5E4232C4" w:rsidRPr="42F5513C">
        <w:rPr>
          <w:b/>
          <w:bCs/>
        </w:rPr>
        <w:t>A0</w:t>
      </w:r>
      <w:r w:rsidR="01EAFE12" w:rsidRPr="42F5513C">
        <w:rPr>
          <w:b/>
          <w:bCs/>
        </w:rPr>
        <w:t>3</w:t>
      </w:r>
      <w:r w:rsidR="70893ECE" w:rsidRPr="42F5513C">
        <w:rPr>
          <w:b/>
          <w:bCs/>
        </w:rPr>
        <w:t>8</w:t>
      </w:r>
      <w:r w:rsidR="00CD1CD3" w:rsidRPr="00B803B9">
        <w:rPr>
          <w:b/>
        </w:rPr>
        <w:t>:</w:t>
      </w:r>
      <w:r w:rsidR="00FA7B94" w:rsidRPr="00B803B9">
        <w:rPr>
          <w:b/>
        </w:rPr>
        <w:t xml:space="preserve"> Technical Training Plan</w:t>
      </w:r>
      <w:r w:rsidRPr="00965138">
        <w:t xml:space="preserve">.  </w:t>
      </w:r>
    </w:p>
    <w:p w14:paraId="5FECA017" w14:textId="77777777" w:rsidR="001866EE" w:rsidRPr="00B803B9" w:rsidRDefault="001866EE" w:rsidP="00B803B9">
      <w:pPr>
        <w:pStyle w:val="Heading4"/>
        <w:rPr>
          <w:b w:val="0"/>
        </w:rPr>
      </w:pPr>
      <w:bookmarkStart w:id="81" w:name="_Toc470178735"/>
      <w:r w:rsidRPr="00B803B9">
        <w:lastRenderedPageBreak/>
        <w:t>Personnel Training</w:t>
      </w:r>
      <w:bookmarkEnd w:id="81"/>
    </w:p>
    <w:p w14:paraId="742E8B1E" w14:textId="34870AC9" w:rsidR="001866EE" w:rsidRDefault="001866EE" w:rsidP="00B803B9">
      <w:pPr>
        <w:ind w:left="360"/>
      </w:pPr>
      <w:r w:rsidRPr="00965138">
        <w:t xml:space="preserve">The Contractor shall conduct training </w:t>
      </w:r>
      <w:proofErr w:type="gramStart"/>
      <w:r w:rsidRPr="00965138">
        <w:t>event</w:t>
      </w:r>
      <w:proofErr w:type="gramEnd"/>
      <w:r w:rsidRPr="00965138">
        <w:t xml:space="preserve">(s) for equipment operation and maintenance for a maximum of eight (8) Government and </w:t>
      </w:r>
      <w:r w:rsidR="00B33E43">
        <w:t>C</w:t>
      </w:r>
      <w:r w:rsidRPr="00965138">
        <w:t xml:space="preserve">ontractor </w:t>
      </w:r>
      <w:r w:rsidR="37970620">
        <w:t>I</w:t>
      </w:r>
      <w:r w:rsidR="09560E2B">
        <w:t xml:space="preserve">n-Service </w:t>
      </w:r>
      <w:r w:rsidR="0E13E23D">
        <w:t xml:space="preserve">Engineering </w:t>
      </w:r>
      <w:r w:rsidR="37970620">
        <w:t>A</w:t>
      </w:r>
      <w:r w:rsidR="7F14DED0">
        <w:t>ctivity</w:t>
      </w:r>
      <w:r w:rsidRPr="00965138">
        <w:t xml:space="preserve"> Electronic Technicians and Engineering personnel</w:t>
      </w:r>
      <w:r w:rsidR="00F94268">
        <w:t xml:space="preserve">. This training </w:t>
      </w:r>
      <w:proofErr w:type="gramStart"/>
      <w:r w:rsidR="00F94268">
        <w:t>shall</w:t>
      </w:r>
      <w:proofErr w:type="gramEnd"/>
      <w:r w:rsidR="00F94268">
        <w:t xml:space="preserve"> </w:t>
      </w:r>
      <w:proofErr w:type="gramStart"/>
      <w:r w:rsidR="00F94268">
        <w:t>occur</w:t>
      </w:r>
      <w:proofErr w:type="gramEnd"/>
      <w:r w:rsidRPr="00965138">
        <w:t xml:space="preserve"> at a mutually agreed upon facility, within 90 days after delivery of the production FAT unit</w:t>
      </w:r>
      <w:r w:rsidR="00F94268">
        <w:t>,</w:t>
      </w:r>
      <w:r w:rsidRPr="00965138">
        <w:t xml:space="preserve"> at a time mutually agreeable with the Government. </w:t>
      </w:r>
    </w:p>
    <w:p w14:paraId="5652080E" w14:textId="77777777" w:rsidR="00A9436A" w:rsidRDefault="00A9436A" w:rsidP="00B803B9">
      <w:pPr>
        <w:pStyle w:val="Heading2"/>
      </w:pPr>
      <w:bookmarkStart w:id="82" w:name="_Toc225860630"/>
      <w:r>
        <w:t>Data Rights</w:t>
      </w:r>
      <w:bookmarkEnd w:id="82"/>
      <w:r>
        <w:t xml:space="preserve"> </w:t>
      </w:r>
    </w:p>
    <w:p w14:paraId="76B21E11" w14:textId="3BB59863" w:rsidR="00A9436A" w:rsidRDefault="00A9436A" w:rsidP="00B803B9">
      <w:pPr>
        <w:rPr>
          <w:rFonts w:cstheme="minorBidi"/>
        </w:rPr>
      </w:pPr>
      <w:r w:rsidRPr="3F30EE81">
        <w:rPr>
          <w:rFonts w:cstheme="minorBidi"/>
        </w:rPr>
        <w:t xml:space="preserve">The Government requires unlimited rights in any material first produced in the performance of </w:t>
      </w:r>
      <w:proofErr w:type="gramStart"/>
      <w:r w:rsidRPr="3F30EE81">
        <w:rPr>
          <w:rFonts w:cstheme="minorBidi"/>
        </w:rPr>
        <w:t>this task</w:t>
      </w:r>
      <w:proofErr w:type="gramEnd"/>
      <w:r w:rsidRPr="3F30EE81">
        <w:rPr>
          <w:rFonts w:cstheme="minorBidi"/>
        </w:rPr>
        <w:t xml:space="preserve"> order, </w:t>
      </w:r>
      <w:r w:rsidR="001F6343" w:rsidRPr="3F30EE81">
        <w:rPr>
          <w:rFonts w:cstheme="minorBidi"/>
        </w:rPr>
        <w:t xml:space="preserve">IAW </w:t>
      </w:r>
      <w:r w:rsidRPr="3F30EE81">
        <w:rPr>
          <w:rFonts w:cstheme="minorBidi"/>
        </w:rPr>
        <w:t xml:space="preserve">the FAR clause at 52.217-14. </w:t>
      </w:r>
      <w:r w:rsidR="00F94268" w:rsidRPr="3F30EE81">
        <w:rPr>
          <w:rFonts w:cstheme="minorBidi"/>
        </w:rPr>
        <w:t xml:space="preserve">This includes the right to share these materials with other </w:t>
      </w:r>
      <w:r w:rsidR="7E34FAC5" w:rsidRPr="3F30EE81">
        <w:rPr>
          <w:rFonts w:cstheme="minorBidi"/>
        </w:rPr>
        <w:t>agencies</w:t>
      </w:r>
      <w:r w:rsidR="00F94268" w:rsidRPr="3F30EE81">
        <w:rPr>
          <w:rFonts w:cstheme="minorBidi"/>
        </w:rPr>
        <w:t xml:space="preserve"> or contracto</w:t>
      </w:r>
      <w:r w:rsidR="00D67A75" w:rsidRPr="3F30EE81">
        <w:rPr>
          <w:rFonts w:cstheme="minorBidi"/>
        </w:rPr>
        <w:t>r</w:t>
      </w:r>
      <w:r w:rsidR="00F94268" w:rsidRPr="3F30EE81">
        <w:rPr>
          <w:rFonts w:cstheme="minorBidi"/>
        </w:rPr>
        <w:t xml:space="preserve">s during or after the period of performance. </w:t>
      </w:r>
    </w:p>
    <w:p w14:paraId="2A386FC2" w14:textId="77777777" w:rsidR="00A9436A" w:rsidRPr="00F34EBD" w:rsidRDefault="00A9436A" w:rsidP="00B803B9">
      <w:pPr>
        <w:rPr>
          <w:rFonts w:cstheme="minorHAnsi"/>
        </w:rPr>
      </w:pPr>
      <w:r w:rsidRPr="007D37E3">
        <w:rPr>
          <w:rFonts w:cstheme="minorHAnsi"/>
        </w:rPr>
        <w:t>For any subcontractors or teaming partners, the Contractor shall ensure at proposal submission that the subcontractors and /or teaming partners are willing to provide the data rights required under this task order.</w:t>
      </w:r>
    </w:p>
    <w:p w14:paraId="52242970" w14:textId="682BF66A" w:rsidR="00A9436A" w:rsidRDefault="00A9436A" w:rsidP="00B803B9">
      <w:pPr>
        <w:pStyle w:val="Heading3"/>
      </w:pPr>
      <w:bookmarkStart w:id="83" w:name="_Toc225860631"/>
      <w:r>
        <w:t xml:space="preserve">Total Ownership Cost </w:t>
      </w:r>
      <w:r w:rsidR="009C6A85">
        <w:t>(TOC)</w:t>
      </w:r>
      <w:bookmarkEnd w:id="83"/>
    </w:p>
    <w:p w14:paraId="50567DDC" w14:textId="479D5ADC" w:rsidR="00A9436A" w:rsidRDefault="00A9436A" w:rsidP="00A9436A">
      <w:pPr>
        <w:ind w:left="360"/>
      </w:pPr>
      <w:r w:rsidRPr="008E1A96">
        <w:t>The Contractor shall identify</w:t>
      </w:r>
      <w:r w:rsidR="00AF6D8C">
        <w:t xml:space="preserve"> and document </w:t>
      </w:r>
      <w:r w:rsidRPr="008E1A96">
        <w:t>any data rights impacting factors</w:t>
      </w:r>
      <w:r w:rsidR="00AF6D8C">
        <w:t xml:space="preserve"> </w:t>
      </w:r>
      <w:r w:rsidR="00AF6D8C" w:rsidRPr="008E1A96">
        <w:t xml:space="preserve">as part of all proffered design decisions and </w:t>
      </w:r>
      <w:r w:rsidR="00AF6D8C">
        <w:t>TOC</w:t>
      </w:r>
      <w:r w:rsidR="00AF6D8C" w:rsidRPr="008E1A96">
        <w:t xml:space="preserve"> provisions</w:t>
      </w:r>
      <w:r w:rsidR="00AF6D8C">
        <w:t xml:space="preserve">. This includes all boundary conditions, </w:t>
      </w:r>
      <w:r w:rsidR="79ABFBEF">
        <w:t>constraints</w:t>
      </w:r>
      <w:r w:rsidR="00AF6D8C">
        <w:t xml:space="preserve">, or </w:t>
      </w:r>
      <w:r w:rsidR="099E35BD">
        <w:t>exclusions</w:t>
      </w:r>
      <w:r w:rsidR="00AF6D8C">
        <w:t xml:space="preserve"> that could affect</w:t>
      </w:r>
      <w:r w:rsidRPr="008E1A96">
        <w:t xml:space="preserve">: (i) design disclosure technical and configuration data impacting potential organic core logistics capability </w:t>
      </w:r>
      <w:r w:rsidR="00AF6D8C">
        <w:t>(</w:t>
      </w:r>
      <w:r w:rsidRPr="008E1A96">
        <w:t>as set forth in Title 10 U.S.C., Section 2464</w:t>
      </w:r>
      <w:r w:rsidR="00AF6D8C">
        <w:t>)</w:t>
      </w:r>
      <w:r w:rsidRPr="008E1A96">
        <w:t>;</w:t>
      </w:r>
      <w:r w:rsidR="00AF6D8C">
        <w:t xml:space="preserve"> </w:t>
      </w:r>
      <w:r w:rsidRPr="008E1A96">
        <w:t xml:space="preserve"> (ii) Performance Based Logistics support environment usage- whether centered on organic or competitively selected Contractor Logistics Support and regardless of identified level of the support strategy or constraints; and (iii) for Government competitive development or sustainment of the </w:t>
      </w:r>
      <w:r w:rsidRPr="0012414A">
        <w:t>shore antenna</w:t>
      </w:r>
      <w:r w:rsidR="002B34F6">
        <w:t xml:space="preserve"> group</w:t>
      </w:r>
      <w:r w:rsidRPr="0012414A">
        <w:t xml:space="preserve"> replacement</w:t>
      </w:r>
      <w:r w:rsidRPr="008E1A96">
        <w:t>.</w:t>
      </w:r>
    </w:p>
    <w:p w14:paraId="6107B5AC" w14:textId="0E525465" w:rsidR="00A9436A" w:rsidRPr="00965138" w:rsidRDefault="00A9436A" w:rsidP="00A9436A">
      <w:pPr>
        <w:pStyle w:val="Heading3"/>
        <w:rPr>
          <w:bCs/>
        </w:rPr>
      </w:pPr>
      <w:bookmarkStart w:id="84" w:name="_Toc225860632"/>
      <w:r w:rsidRPr="00965138">
        <w:rPr>
          <w:bCs/>
        </w:rPr>
        <w:t>Technical Manual</w:t>
      </w:r>
      <w:r w:rsidR="68225507">
        <w:t xml:space="preserve"> (TM)</w:t>
      </w:r>
      <w:bookmarkEnd w:id="84"/>
    </w:p>
    <w:p w14:paraId="7FD17B65" w14:textId="37BA1777" w:rsidR="00A9436A" w:rsidRDefault="00A9436A" w:rsidP="00A9436A">
      <w:pPr>
        <w:ind w:left="360"/>
      </w:pPr>
      <w:r w:rsidRPr="00DB238A">
        <w:t>The</w:t>
      </w:r>
      <w:r w:rsidR="00B33E43">
        <w:t xml:space="preserve"> </w:t>
      </w:r>
      <w:r w:rsidRPr="003F66F1">
        <w:t>C</w:t>
      </w:r>
      <w:r w:rsidRPr="00DB238A">
        <w:t xml:space="preserve">ontractor shall </w:t>
      </w:r>
      <w:r w:rsidRPr="003F66F1">
        <w:t xml:space="preserve">provide </w:t>
      </w:r>
      <w:r>
        <w:t>applicable</w:t>
      </w:r>
      <w:r w:rsidRPr="003F66F1">
        <w:t xml:space="preserve"> Commercial</w:t>
      </w:r>
      <w:r>
        <w:t xml:space="preserve"> O</w:t>
      </w:r>
      <w:r w:rsidRPr="003F66F1">
        <w:t xml:space="preserve">ff-the-Shelf (COTS) </w:t>
      </w:r>
      <w:r>
        <w:t>TM</w:t>
      </w:r>
      <w:r w:rsidR="00AF6D8C">
        <w:t>s</w:t>
      </w:r>
      <w:r>
        <w:t xml:space="preserve"> that </w:t>
      </w:r>
      <w:r w:rsidR="00AF6D8C">
        <w:t xml:space="preserve">are </w:t>
      </w:r>
      <w:r w:rsidRPr="003F66F1">
        <w:t>acceptable</w:t>
      </w:r>
      <w:r>
        <w:t xml:space="preserve"> by the Government</w:t>
      </w:r>
      <w:r w:rsidRPr="003F66F1">
        <w:t xml:space="preserve"> IAW </w:t>
      </w:r>
      <w:r w:rsidRPr="0004663E">
        <w:t>MIL-PRF-32216B.</w:t>
      </w:r>
      <w:r>
        <w:t xml:space="preserve"> </w:t>
      </w:r>
    </w:p>
    <w:p w14:paraId="2277D1D2" w14:textId="15AD2B5C" w:rsidR="00A9436A" w:rsidRPr="003004C6" w:rsidRDefault="00A9436A" w:rsidP="00A9436A">
      <w:pPr>
        <w:ind w:left="360"/>
      </w:pPr>
      <w:r w:rsidRPr="003004C6">
        <w:t>The TM shall precisely reflect the hardware configuration of the</w:t>
      </w:r>
      <w:r w:rsidR="00AF6D8C">
        <w:t xml:space="preserve"> acquired</w:t>
      </w:r>
      <w:r w:rsidRPr="003004C6">
        <w:t xml:space="preserve"> equipment/system. The TM shall consist of all data required for </w:t>
      </w:r>
      <w:r w:rsidRPr="001A367B">
        <w:t xml:space="preserve">operation and organizational/intermediate/depot </w:t>
      </w:r>
      <w:r w:rsidRPr="003004C6">
        <w:t>maintenance of the equipment/system as determined by the acquiring activity.</w:t>
      </w:r>
    </w:p>
    <w:p w14:paraId="69B93024" w14:textId="77777777" w:rsidR="00A9436A" w:rsidRPr="003004C6" w:rsidRDefault="00A9436A" w:rsidP="00A9436A">
      <w:pPr>
        <w:ind w:left="360"/>
      </w:pPr>
      <w:r w:rsidRPr="003004C6">
        <w:t>Acceptable manuals shall contain, but not be limited to, the following data:</w:t>
      </w:r>
    </w:p>
    <w:p w14:paraId="0078C088" w14:textId="77777777" w:rsidR="00A9436A" w:rsidRPr="001A367B" w:rsidRDefault="00A9436A" w:rsidP="00A9436A">
      <w:pPr>
        <w:pStyle w:val="ListParagraph"/>
        <w:numPr>
          <w:ilvl w:val="0"/>
          <w:numId w:val="30"/>
        </w:numPr>
        <w:suppressAutoHyphens w:val="0"/>
        <w:spacing w:before="0" w:after="160" w:line="278" w:lineRule="auto"/>
        <w:ind w:left="1080"/>
        <w:jc w:val="left"/>
      </w:pPr>
      <w:r w:rsidRPr="001A367B">
        <w:t>Front matter: Cover or title page, table of contents, and safety precautions.</w:t>
      </w:r>
    </w:p>
    <w:p w14:paraId="337EC0A7" w14:textId="77777777" w:rsidR="00A9436A" w:rsidRPr="001A367B" w:rsidRDefault="00A9436A" w:rsidP="00A9436A">
      <w:pPr>
        <w:pStyle w:val="ListParagraph"/>
        <w:numPr>
          <w:ilvl w:val="0"/>
          <w:numId w:val="30"/>
        </w:numPr>
        <w:suppressAutoHyphens w:val="0"/>
        <w:spacing w:before="0" w:after="160" w:line="278" w:lineRule="auto"/>
        <w:ind w:left="1080"/>
        <w:jc w:val="left"/>
        <w:rPr>
          <w:rFonts w:ascii="Arial" w:hAnsi="Arial" w:cs="Arial"/>
        </w:rPr>
      </w:pPr>
      <w:r w:rsidRPr="001A367B">
        <w:t>Introduction.</w:t>
      </w:r>
    </w:p>
    <w:p w14:paraId="20B196B2" w14:textId="77777777" w:rsidR="00A9436A" w:rsidRPr="001A367B" w:rsidRDefault="00A9436A" w:rsidP="00A9436A">
      <w:pPr>
        <w:pStyle w:val="ListParagraph"/>
        <w:numPr>
          <w:ilvl w:val="0"/>
          <w:numId w:val="30"/>
        </w:numPr>
        <w:suppressAutoHyphens w:val="0"/>
        <w:spacing w:before="0" w:after="160" w:line="278" w:lineRule="auto"/>
        <w:ind w:left="1080"/>
        <w:jc w:val="left"/>
      </w:pPr>
      <w:r w:rsidRPr="001A367B">
        <w:t>Preparation for use and installation.</w:t>
      </w:r>
    </w:p>
    <w:p w14:paraId="57EEE957" w14:textId="77777777" w:rsidR="00A9436A" w:rsidRPr="001A367B" w:rsidRDefault="00A9436A" w:rsidP="00A9436A">
      <w:pPr>
        <w:pStyle w:val="ListParagraph"/>
        <w:numPr>
          <w:ilvl w:val="0"/>
          <w:numId w:val="30"/>
        </w:numPr>
        <w:suppressAutoHyphens w:val="0"/>
        <w:spacing w:before="0" w:after="160" w:line="278" w:lineRule="auto"/>
        <w:ind w:left="1080"/>
        <w:jc w:val="left"/>
      </w:pPr>
      <w:r w:rsidRPr="001A367B">
        <w:t>Theory of Operation (Principles of operation).</w:t>
      </w:r>
    </w:p>
    <w:p w14:paraId="037A996B" w14:textId="77777777" w:rsidR="00A9436A" w:rsidRPr="001A367B" w:rsidRDefault="00A9436A" w:rsidP="00A9436A">
      <w:pPr>
        <w:pStyle w:val="ListParagraph"/>
        <w:numPr>
          <w:ilvl w:val="0"/>
          <w:numId w:val="30"/>
        </w:numPr>
        <w:suppressAutoHyphens w:val="0"/>
        <w:spacing w:before="0" w:after="160" w:line="278" w:lineRule="auto"/>
        <w:ind w:left="1080"/>
        <w:jc w:val="left"/>
      </w:pPr>
      <w:r w:rsidRPr="001A367B">
        <w:t>Operating instructions.</w:t>
      </w:r>
    </w:p>
    <w:p w14:paraId="115C61C2" w14:textId="77777777" w:rsidR="00A9436A" w:rsidRPr="001A367B" w:rsidRDefault="00A9436A" w:rsidP="00A9436A">
      <w:pPr>
        <w:pStyle w:val="ListParagraph"/>
        <w:numPr>
          <w:ilvl w:val="0"/>
          <w:numId w:val="30"/>
        </w:numPr>
        <w:suppressAutoHyphens w:val="0"/>
        <w:spacing w:before="0" w:after="160" w:line="278" w:lineRule="auto"/>
        <w:ind w:left="1080"/>
        <w:jc w:val="left"/>
      </w:pPr>
      <w:r w:rsidRPr="001A367B">
        <w:t>Maintenance and servicing instructions (preventive and corrective).</w:t>
      </w:r>
    </w:p>
    <w:p w14:paraId="201F18AF" w14:textId="77777777" w:rsidR="00A9436A" w:rsidRPr="001A367B" w:rsidRDefault="00A9436A" w:rsidP="00A9436A">
      <w:pPr>
        <w:pStyle w:val="ListParagraph"/>
        <w:numPr>
          <w:ilvl w:val="0"/>
          <w:numId w:val="30"/>
        </w:numPr>
        <w:suppressAutoHyphens w:val="0"/>
        <w:spacing w:before="0" w:after="160" w:line="278" w:lineRule="auto"/>
        <w:ind w:left="1080"/>
        <w:jc w:val="left"/>
      </w:pPr>
      <w:r w:rsidRPr="001A367B">
        <w:t>Reprogramming.</w:t>
      </w:r>
    </w:p>
    <w:p w14:paraId="6402B6CE" w14:textId="77777777" w:rsidR="00A9436A" w:rsidRPr="001A367B" w:rsidRDefault="00A9436A" w:rsidP="00A9436A">
      <w:pPr>
        <w:pStyle w:val="ListParagraph"/>
        <w:numPr>
          <w:ilvl w:val="0"/>
          <w:numId w:val="30"/>
        </w:numPr>
        <w:suppressAutoHyphens w:val="0"/>
        <w:spacing w:before="0" w:after="160" w:line="278" w:lineRule="auto"/>
        <w:ind w:left="1080"/>
        <w:jc w:val="left"/>
      </w:pPr>
      <w:r w:rsidRPr="001A367B">
        <w:t>Preparation for shipment.</w:t>
      </w:r>
    </w:p>
    <w:p w14:paraId="572BF6BE" w14:textId="77777777" w:rsidR="00A9436A" w:rsidRPr="001A367B" w:rsidRDefault="00A9436A" w:rsidP="00A9436A">
      <w:pPr>
        <w:pStyle w:val="ListParagraph"/>
        <w:numPr>
          <w:ilvl w:val="0"/>
          <w:numId w:val="30"/>
        </w:numPr>
        <w:suppressAutoHyphens w:val="0"/>
        <w:spacing w:before="0" w:after="160" w:line="278" w:lineRule="auto"/>
        <w:ind w:left="1080"/>
        <w:jc w:val="left"/>
      </w:pPr>
      <w:r w:rsidRPr="001A367B">
        <w:t>Storage.</w:t>
      </w:r>
    </w:p>
    <w:p w14:paraId="4CA5C52B" w14:textId="77777777" w:rsidR="00A9436A" w:rsidRPr="001A367B" w:rsidRDefault="00A9436A" w:rsidP="00A9436A">
      <w:pPr>
        <w:pStyle w:val="ListParagraph"/>
        <w:numPr>
          <w:ilvl w:val="0"/>
          <w:numId w:val="30"/>
        </w:numPr>
        <w:suppressAutoHyphens w:val="0"/>
        <w:spacing w:before="0" w:after="160" w:line="278" w:lineRule="auto"/>
        <w:ind w:left="1080"/>
        <w:jc w:val="left"/>
      </w:pPr>
      <w:r w:rsidRPr="001A367B">
        <w:t>Parts list.</w:t>
      </w:r>
    </w:p>
    <w:p w14:paraId="0E89DCEA" w14:textId="77777777" w:rsidR="00A9436A" w:rsidRPr="001A367B" w:rsidRDefault="00A9436A" w:rsidP="00A9436A">
      <w:pPr>
        <w:pStyle w:val="ListParagraph"/>
        <w:numPr>
          <w:ilvl w:val="0"/>
          <w:numId w:val="30"/>
        </w:numPr>
        <w:suppressAutoHyphens w:val="0"/>
        <w:spacing w:before="0" w:after="160" w:line="278" w:lineRule="auto"/>
        <w:ind w:left="1080"/>
        <w:jc w:val="left"/>
      </w:pPr>
      <w:r w:rsidRPr="001A367B">
        <w:lastRenderedPageBreak/>
        <w:t>Operational and maintenance illustrations.</w:t>
      </w:r>
    </w:p>
    <w:p w14:paraId="59ECABC3" w14:textId="77777777" w:rsidR="00A9436A" w:rsidRPr="001A367B" w:rsidRDefault="00A9436A" w:rsidP="00A9436A">
      <w:pPr>
        <w:pStyle w:val="ListParagraph"/>
        <w:numPr>
          <w:ilvl w:val="0"/>
          <w:numId w:val="30"/>
        </w:numPr>
        <w:suppressAutoHyphens w:val="0"/>
        <w:spacing w:before="0" w:after="160" w:line="278" w:lineRule="auto"/>
        <w:ind w:left="1080"/>
        <w:jc w:val="left"/>
      </w:pPr>
      <w:r w:rsidRPr="001A367B">
        <w:t>Overhaul instructions (as applicable).</w:t>
      </w:r>
    </w:p>
    <w:p w14:paraId="34E8D55B" w14:textId="34CF2E81" w:rsidR="00CD1CD3" w:rsidRDefault="00A9436A" w:rsidP="00A9436A">
      <w:pPr>
        <w:ind w:left="360"/>
      </w:pPr>
      <w:r w:rsidRPr="001A367B">
        <w:t>The Contractor shall submit revisions to the technical data within the TM. Updates and revisions may be necessary after contractual implementation of any approved</w:t>
      </w:r>
      <w:r w:rsidR="00AF6D8C">
        <w:t xml:space="preserve"> </w:t>
      </w:r>
      <w:r w:rsidRPr="001A367B">
        <w:t>ECP, Class I, or Class II. The costs associated with the technical data</w:t>
      </w:r>
      <w:r w:rsidR="00C77DAE">
        <w:t xml:space="preserve"> </w:t>
      </w:r>
      <w:r w:rsidRPr="001A367B">
        <w:t xml:space="preserve">revisions resulting from an ECP shall be </w:t>
      </w:r>
      <w:r w:rsidR="00AF6D8C">
        <w:t xml:space="preserve">handled </w:t>
      </w:r>
      <w:r w:rsidR="001F6343">
        <w:t>IAW</w:t>
      </w:r>
      <w:r w:rsidRPr="001A367B">
        <w:t xml:space="preserve"> </w:t>
      </w:r>
      <w:r w:rsidRPr="009E1EB1">
        <w:t>paragraph</w:t>
      </w:r>
      <w:r w:rsidR="00C77DAE">
        <w:t xml:space="preserve"> </w:t>
      </w:r>
      <w:r w:rsidR="00C77DAE" w:rsidRPr="00B803B9">
        <w:t xml:space="preserve">3.5.3 </w:t>
      </w:r>
      <w:r w:rsidR="00DE5BC3" w:rsidRPr="00965138">
        <w:t>Configuration Management Section</w:t>
      </w:r>
      <w:r w:rsidRPr="00965138">
        <w:t xml:space="preserve"> of this SOW.</w:t>
      </w:r>
    </w:p>
    <w:p w14:paraId="0E33F0B3" w14:textId="0ACFFFDD" w:rsidR="00A9436A" w:rsidRPr="00B803B9" w:rsidRDefault="00CD1CD3">
      <w:pPr>
        <w:ind w:left="360"/>
      </w:pPr>
      <w:r w:rsidRPr="001A367B">
        <w:t>The Contractor shall provide all COTS TM text, illustration, schematic, and diagram source data files in their native, editable format</w:t>
      </w:r>
      <w:r>
        <w:t xml:space="preserve">, and shall deliver </w:t>
      </w:r>
      <w:r w:rsidRPr="00F7159E">
        <w:t xml:space="preserve">IAW </w:t>
      </w:r>
      <w:r w:rsidRPr="005C549E">
        <w:rPr>
          <w:b/>
        </w:rPr>
        <w:t xml:space="preserve">CDRL </w:t>
      </w:r>
      <w:r w:rsidR="60CC3CB3" w:rsidRPr="42F5513C">
        <w:rPr>
          <w:b/>
          <w:bCs/>
        </w:rPr>
        <w:t>A0</w:t>
      </w:r>
      <w:r w:rsidR="0BEAD836" w:rsidRPr="42F5513C">
        <w:rPr>
          <w:b/>
          <w:bCs/>
        </w:rPr>
        <w:t>39</w:t>
      </w:r>
      <w:r w:rsidRPr="005C549E">
        <w:rPr>
          <w:b/>
        </w:rPr>
        <w:t>: COTS Manuals and Associated Supplemental Data</w:t>
      </w:r>
      <w:r w:rsidRPr="00B23D07">
        <w:t>.</w:t>
      </w:r>
      <w:r w:rsidRPr="00F7159E">
        <w:t xml:space="preserve">  </w:t>
      </w:r>
    </w:p>
    <w:p w14:paraId="106D5BCF" w14:textId="45D6039A" w:rsidR="00D41201" w:rsidRDefault="00D41201">
      <w:pPr>
        <w:pStyle w:val="Heading3"/>
      </w:pPr>
      <w:bookmarkStart w:id="85" w:name="_Configuration_Management"/>
      <w:bookmarkStart w:id="86" w:name="_Toc225860633"/>
      <w:bookmarkEnd w:id="85"/>
      <w:r>
        <w:t>Configuration Management</w:t>
      </w:r>
      <w:bookmarkEnd w:id="86"/>
      <w:r>
        <w:t xml:space="preserve"> </w:t>
      </w:r>
    </w:p>
    <w:p w14:paraId="10A66E43" w14:textId="47D8721C" w:rsidR="00CD1CD3" w:rsidRDefault="00D41201" w:rsidP="00B803B9">
      <w:pPr>
        <w:ind w:left="360"/>
        <w:rPr>
          <w:color w:val="000000" w:themeColor="text1"/>
        </w:rPr>
      </w:pPr>
      <w:r w:rsidRPr="00965138">
        <w:rPr>
          <w:color w:val="000000" w:themeColor="text1"/>
        </w:rPr>
        <w:t xml:space="preserve">The Contractor shall maintain a Configuration Management (CM) program </w:t>
      </w:r>
      <w:r w:rsidR="001F6343">
        <w:rPr>
          <w:color w:val="000000" w:themeColor="text1"/>
        </w:rPr>
        <w:t>IAW</w:t>
      </w:r>
      <w:r w:rsidR="00AF6D8C">
        <w:rPr>
          <w:color w:val="000000" w:themeColor="text1"/>
        </w:rPr>
        <w:t xml:space="preserve"> </w:t>
      </w:r>
      <w:r w:rsidRPr="00965138">
        <w:rPr>
          <w:color w:val="000000" w:themeColor="text1"/>
        </w:rPr>
        <w:t xml:space="preserve">EIA-649-1, and the PMA-213 CM Plan. </w:t>
      </w:r>
      <w:r w:rsidR="00AF6D8C">
        <w:rPr>
          <w:color w:val="000000" w:themeColor="text1"/>
        </w:rPr>
        <w:t>This program shall</w:t>
      </w:r>
      <w:r w:rsidR="00AF6D8C" w:rsidRPr="00965138">
        <w:rPr>
          <w:color w:val="000000" w:themeColor="text1"/>
        </w:rPr>
        <w:t xml:space="preserve"> control products, processes</w:t>
      </w:r>
      <w:r w:rsidR="00C77DAE">
        <w:rPr>
          <w:color w:val="000000" w:themeColor="text1"/>
        </w:rPr>
        <w:t>,</w:t>
      </w:r>
      <w:r w:rsidR="00AF6D8C" w:rsidRPr="00965138">
        <w:rPr>
          <w:color w:val="000000" w:themeColor="text1"/>
        </w:rPr>
        <w:t xml:space="preserve"> and related documentation to ensure the integrity of design and supportability for both Hardware and Softw</w:t>
      </w:r>
      <w:r w:rsidR="00C77DAE">
        <w:rPr>
          <w:color w:val="000000" w:themeColor="text1"/>
        </w:rPr>
        <w:t>are Configuration Items.</w:t>
      </w:r>
      <w:r w:rsidR="00AF6D8C" w:rsidRPr="00965138">
        <w:rPr>
          <w:color w:val="000000" w:themeColor="text1"/>
        </w:rPr>
        <w:t xml:space="preserve"> </w:t>
      </w:r>
    </w:p>
    <w:p w14:paraId="32595CB2" w14:textId="7AB6B5A4" w:rsidR="00CD1CD3" w:rsidRDefault="00B33E43" w:rsidP="00B803B9">
      <w:pPr>
        <w:ind w:left="360"/>
        <w:rPr>
          <w:color w:val="000000" w:themeColor="text1"/>
        </w:rPr>
      </w:pPr>
      <w:r>
        <w:rPr>
          <w:color w:val="000000" w:themeColor="text1"/>
        </w:rPr>
        <w:t xml:space="preserve">The </w:t>
      </w:r>
      <w:r w:rsidR="00D41201" w:rsidRPr="00965138">
        <w:rPr>
          <w:color w:val="000000" w:themeColor="text1"/>
        </w:rPr>
        <w:t>Contractor shall</w:t>
      </w:r>
      <w:r w:rsidR="00CD1CD3">
        <w:rPr>
          <w:color w:val="000000" w:themeColor="text1"/>
        </w:rPr>
        <w:t xml:space="preserve"> </w:t>
      </w:r>
      <w:r w:rsidR="00637326" w:rsidRPr="00965138">
        <w:rPr>
          <w:color w:val="000000" w:themeColor="text1"/>
        </w:rPr>
        <w:t>includ</w:t>
      </w:r>
      <w:r w:rsidR="00CD1CD3">
        <w:rPr>
          <w:color w:val="000000" w:themeColor="text1"/>
        </w:rPr>
        <w:t>e</w:t>
      </w:r>
      <w:r w:rsidR="00637326" w:rsidRPr="00965138">
        <w:rPr>
          <w:color w:val="000000" w:themeColor="text1"/>
        </w:rPr>
        <w:t xml:space="preserve"> an organizational structure with configuration control methods, audits, and status accounting procedures for hardware, firmware, and software.  The CM program shall be maintained throughout the duration of this contract.</w:t>
      </w:r>
      <w:r w:rsidR="00CD1CD3">
        <w:rPr>
          <w:color w:val="000000" w:themeColor="text1"/>
        </w:rPr>
        <w:t xml:space="preserve"> </w:t>
      </w:r>
    </w:p>
    <w:p w14:paraId="3066496A" w14:textId="3B478115" w:rsidR="00CE2618" w:rsidRPr="00966B6D" w:rsidRDefault="00CD1CD3" w:rsidP="00B803B9">
      <w:pPr>
        <w:ind w:left="360"/>
        <w:rPr>
          <w:b/>
          <w:color w:val="000000" w:themeColor="text1"/>
        </w:rPr>
      </w:pPr>
      <w:r>
        <w:rPr>
          <w:color w:val="000000" w:themeColor="text1"/>
        </w:rPr>
        <w:t xml:space="preserve">The Contractor shall </w:t>
      </w:r>
      <w:r w:rsidRPr="00965138">
        <w:rPr>
          <w:color w:val="000000" w:themeColor="text1"/>
        </w:rPr>
        <w:t>document</w:t>
      </w:r>
      <w:r>
        <w:rPr>
          <w:color w:val="000000" w:themeColor="text1"/>
        </w:rPr>
        <w:t xml:space="preserve"> the </w:t>
      </w:r>
      <w:r w:rsidRPr="00965138">
        <w:rPr>
          <w:color w:val="000000" w:themeColor="text1"/>
        </w:rPr>
        <w:t xml:space="preserve">CM program </w:t>
      </w:r>
      <w:r>
        <w:rPr>
          <w:color w:val="000000" w:themeColor="text1"/>
        </w:rPr>
        <w:t>IAW</w:t>
      </w:r>
      <w:r w:rsidRPr="00965138">
        <w:rPr>
          <w:color w:val="000000" w:themeColor="text1"/>
        </w:rPr>
        <w:t xml:space="preserve"> </w:t>
      </w:r>
      <w:r w:rsidRPr="00966B6D">
        <w:rPr>
          <w:b/>
          <w:color w:val="000000" w:themeColor="text1"/>
        </w:rPr>
        <w:t xml:space="preserve">CDRL </w:t>
      </w:r>
      <w:r w:rsidR="60CC3CB3" w:rsidRPr="42F5513C">
        <w:rPr>
          <w:b/>
          <w:bCs/>
          <w:color w:val="000000" w:themeColor="text1"/>
        </w:rPr>
        <w:t>A04</w:t>
      </w:r>
      <w:r w:rsidR="2104424E" w:rsidRPr="42F5513C">
        <w:rPr>
          <w:b/>
          <w:bCs/>
          <w:color w:val="000000" w:themeColor="text1"/>
        </w:rPr>
        <w:t>0</w:t>
      </w:r>
      <w:r w:rsidRPr="00966B6D">
        <w:rPr>
          <w:b/>
          <w:color w:val="000000" w:themeColor="text1"/>
        </w:rPr>
        <w:t>: Supplier’s Configuration Management Plan.</w:t>
      </w:r>
    </w:p>
    <w:p w14:paraId="410B5F00" w14:textId="77777777" w:rsidR="00CE2618" w:rsidRDefault="00CE2618" w:rsidP="00D41201">
      <w:pPr>
        <w:rPr>
          <w:color w:val="0070C0"/>
        </w:rPr>
      </w:pPr>
    </w:p>
    <w:p w14:paraId="020C4430" w14:textId="5E4D7A86" w:rsidR="00D41201" w:rsidRDefault="005B7D49" w:rsidP="00B803B9">
      <w:pPr>
        <w:pStyle w:val="Heading1"/>
      </w:pPr>
      <w:bookmarkStart w:id="87" w:name="_Toc225860634"/>
      <w:r>
        <w:t>Acronyms and Definitions</w:t>
      </w:r>
      <w:bookmarkEnd w:id="87"/>
    </w:p>
    <w:p w14:paraId="5D623D25" w14:textId="5965C500" w:rsidR="000851E1" w:rsidRDefault="000851E1">
      <w:pPr>
        <w:rPr>
          <w:shd w:val="clear" w:color="auto" w:fill="FFFFFF"/>
        </w:rPr>
      </w:pPr>
      <w:r>
        <w:rPr>
          <w:shd w:val="clear" w:color="auto" w:fill="FFFFFF"/>
        </w:rPr>
        <w:t>This section provides a list of the acronyms, abbreviations, and definitions for specialized terms used throughout this document to ensure clarity and consistency.</w:t>
      </w:r>
    </w:p>
    <w:p w14:paraId="30437A80" w14:textId="77777777" w:rsidR="000851E1" w:rsidRPr="000851E1" w:rsidRDefault="000851E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6390"/>
      </w:tblGrid>
      <w:tr w:rsidR="004E6ECC" w:rsidRPr="004E6ECC" w14:paraId="30EDD13A" w14:textId="77777777" w:rsidTr="00B803B9">
        <w:tc>
          <w:tcPr>
            <w:tcW w:w="2155" w:type="dxa"/>
            <w:hideMark/>
          </w:tcPr>
          <w:p w14:paraId="1FA8C692" w14:textId="4F15248E" w:rsidR="004E6ECC" w:rsidRPr="00B803B9" w:rsidRDefault="004E6ECC" w:rsidP="004E6ECC">
            <w:pPr>
              <w:suppressAutoHyphens w:val="0"/>
              <w:spacing w:before="0" w:after="0"/>
              <w:jc w:val="left"/>
              <w:rPr>
                <w:color w:val="1F1F1F"/>
                <w:szCs w:val="24"/>
              </w:rPr>
            </w:pPr>
            <w:r w:rsidRPr="004E6ECC">
              <w:rPr>
                <w:szCs w:val="24"/>
              </w:rPr>
              <w:t>A</w:t>
            </w:r>
            <w:r w:rsidRPr="00B803B9">
              <w:rPr>
                <w:color w:val="1F1F1F"/>
                <w:szCs w:val="24"/>
              </w:rPr>
              <w:t>CAS</w:t>
            </w:r>
          </w:p>
        </w:tc>
        <w:tc>
          <w:tcPr>
            <w:tcW w:w="6390" w:type="dxa"/>
            <w:hideMark/>
          </w:tcPr>
          <w:p w14:paraId="28D6873D" w14:textId="77777777" w:rsidR="004E6ECC" w:rsidRPr="00B803B9" w:rsidRDefault="004E6ECC" w:rsidP="004E6ECC">
            <w:pPr>
              <w:suppressAutoHyphens w:val="0"/>
              <w:spacing w:before="0" w:after="0"/>
              <w:jc w:val="left"/>
              <w:rPr>
                <w:color w:val="1F1F1F"/>
                <w:szCs w:val="24"/>
              </w:rPr>
            </w:pPr>
            <w:r w:rsidRPr="00B803B9">
              <w:rPr>
                <w:color w:val="1F1F1F"/>
                <w:szCs w:val="24"/>
              </w:rPr>
              <w:t>Assured Compliance Assessment Solution</w:t>
            </w:r>
          </w:p>
        </w:tc>
      </w:tr>
      <w:tr w:rsidR="004E6ECC" w:rsidRPr="004E6ECC" w14:paraId="2973FCBA" w14:textId="77777777" w:rsidTr="00B803B9">
        <w:tc>
          <w:tcPr>
            <w:tcW w:w="2155" w:type="dxa"/>
            <w:hideMark/>
          </w:tcPr>
          <w:p w14:paraId="5FDF01EC" w14:textId="77777777" w:rsidR="004E6ECC" w:rsidRPr="00B803B9" w:rsidRDefault="004E6ECC" w:rsidP="004E6ECC">
            <w:pPr>
              <w:suppressAutoHyphens w:val="0"/>
              <w:spacing w:before="0" w:after="0"/>
              <w:jc w:val="left"/>
              <w:rPr>
                <w:color w:val="1F1F1F"/>
                <w:szCs w:val="24"/>
              </w:rPr>
            </w:pPr>
            <w:r w:rsidRPr="00B803B9">
              <w:rPr>
                <w:color w:val="1F1F1F"/>
                <w:szCs w:val="24"/>
              </w:rPr>
              <w:t>BOM</w:t>
            </w:r>
          </w:p>
        </w:tc>
        <w:tc>
          <w:tcPr>
            <w:tcW w:w="6390" w:type="dxa"/>
            <w:hideMark/>
          </w:tcPr>
          <w:p w14:paraId="0959A164" w14:textId="77777777" w:rsidR="004E6ECC" w:rsidRPr="00B803B9" w:rsidRDefault="004E6ECC" w:rsidP="004E6ECC">
            <w:pPr>
              <w:suppressAutoHyphens w:val="0"/>
              <w:spacing w:before="0" w:after="0"/>
              <w:jc w:val="left"/>
              <w:rPr>
                <w:color w:val="1F1F1F"/>
                <w:szCs w:val="24"/>
              </w:rPr>
            </w:pPr>
            <w:r w:rsidRPr="00B803B9">
              <w:rPr>
                <w:color w:val="1F1F1F"/>
                <w:szCs w:val="24"/>
              </w:rPr>
              <w:t>Bill of Materials</w:t>
            </w:r>
          </w:p>
        </w:tc>
      </w:tr>
      <w:tr w:rsidR="004E6ECC" w:rsidRPr="004E6ECC" w14:paraId="6B848A58" w14:textId="77777777" w:rsidTr="00B803B9">
        <w:tc>
          <w:tcPr>
            <w:tcW w:w="2155" w:type="dxa"/>
            <w:hideMark/>
          </w:tcPr>
          <w:p w14:paraId="31907699" w14:textId="77777777" w:rsidR="004E6ECC" w:rsidRPr="00B803B9" w:rsidRDefault="004E6ECC" w:rsidP="004E6ECC">
            <w:pPr>
              <w:suppressAutoHyphens w:val="0"/>
              <w:spacing w:before="0" w:after="0"/>
              <w:jc w:val="left"/>
              <w:rPr>
                <w:color w:val="1F1F1F"/>
                <w:szCs w:val="24"/>
              </w:rPr>
            </w:pPr>
            <w:r w:rsidRPr="00B803B9">
              <w:rPr>
                <w:color w:val="1F1F1F"/>
                <w:szCs w:val="24"/>
              </w:rPr>
              <w:t>CAC</w:t>
            </w:r>
          </w:p>
        </w:tc>
        <w:tc>
          <w:tcPr>
            <w:tcW w:w="6390" w:type="dxa"/>
            <w:hideMark/>
          </w:tcPr>
          <w:p w14:paraId="0E228D26" w14:textId="77777777" w:rsidR="004E6ECC" w:rsidRPr="00B803B9" w:rsidRDefault="004E6ECC" w:rsidP="004E6ECC">
            <w:pPr>
              <w:suppressAutoHyphens w:val="0"/>
              <w:spacing w:before="0" w:after="0"/>
              <w:jc w:val="left"/>
              <w:rPr>
                <w:color w:val="1F1F1F"/>
                <w:szCs w:val="24"/>
              </w:rPr>
            </w:pPr>
            <w:r w:rsidRPr="00B803B9">
              <w:rPr>
                <w:color w:val="1F1F1F"/>
                <w:szCs w:val="24"/>
              </w:rPr>
              <w:t>Common Access Cards</w:t>
            </w:r>
          </w:p>
        </w:tc>
      </w:tr>
      <w:tr w:rsidR="004E6ECC" w:rsidRPr="004E6ECC" w14:paraId="4B500D42" w14:textId="77777777" w:rsidTr="00B803B9">
        <w:tc>
          <w:tcPr>
            <w:tcW w:w="2155" w:type="dxa"/>
            <w:hideMark/>
          </w:tcPr>
          <w:p w14:paraId="799F2618" w14:textId="77777777" w:rsidR="004E6ECC" w:rsidRPr="00B803B9" w:rsidRDefault="004E6ECC" w:rsidP="004E6ECC">
            <w:pPr>
              <w:suppressAutoHyphens w:val="0"/>
              <w:spacing w:before="0" w:after="0"/>
              <w:jc w:val="left"/>
              <w:rPr>
                <w:color w:val="1F1F1F"/>
                <w:szCs w:val="24"/>
              </w:rPr>
            </w:pPr>
            <w:r w:rsidRPr="00B803B9">
              <w:rPr>
                <w:color w:val="1F1F1F"/>
                <w:szCs w:val="24"/>
              </w:rPr>
              <w:t>CCI</w:t>
            </w:r>
          </w:p>
        </w:tc>
        <w:tc>
          <w:tcPr>
            <w:tcW w:w="6390" w:type="dxa"/>
            <w:hideMark/>
          </w:tcPr>
          <w:p w14:paraId="69855503" w14:textId="77777777" w:rsidR="004E6ECC" w:rsidRPr="00B803B9" w:rsidRDefault="004E6ECC" w:rsidP="004E6ECC">
            <w:pPr>
              <w:suppressAutoHyphens w:val="0"/>
              <w:spacing w:before="0" w:after="0"/>
              <w:jc w:val="left"/>
              <w:rPr>
                <w:color w:val="1F1F1F"/>
                <w:szCs w:val="24"/>
              </w:rPr>
            </w:pPr>
            <w:r w:rsidRPr="00B803B9">
              <w:rPr>
                <w:color w:val="1F1F1F"/>
                <w:szCs w:val="24"/>
              </w:rPr>
              <w:t>Cryptographic Control Items</w:t>
            </w:r>
          </w:p>
        </w:tc>
      </w:tr>
      <w:tr w:rsidR="004E6ECC" w:rsidRPr="004E6ECC" w14:paraId="0D705E94" w14:textId="77777777" w:rsidTr="00B803B9">
        <w:tc>
          <w:tcPr>
            <w:tcW w:w="2155" w:type="dxa"/>
            <w:hideMark/>
          </w:tcPr>
          <w:p w14:paraId="7719153D" w14:textId="77777777" w:rsidR="004E6ECC" w:rsidRPr="00B803B9" w:rsidRDefault="004E6ECC" w:rsidP="004E6ECC">
            <w:pPr>
              <w:suppressAutoHyphens w:val="0"/>
              <w:spacing w:before="0" w:after="0"/>
              <w:jc w:val="left"/>
              <w:rPr>
                <w:color w:val="1F1F1F"/>
                <w:szCs w:val="24"/>
              </w:rPr>
            </w:pPr>
            <w:r w:rsidRPr="00B803B9">
              <w:rPr>
                <w:color w:val="1F1F1F"/>
                <w:szCs w:val="24"/>
              </w:rPr>
              <w:t>CM</w:t>
            </w:r>
          </w:p>
        </w:tc>
        <w:tc>
          <w:tcPr>
            <w:tcW w:w="6390" w:type="dxa"/>
            <w:hideMark/>
          </w:tcPr>
          <w:p w14:paraId="1850B029" w14:textId="77777777" w:rsidR="004E6ECC" w:rsidRPr="00B803B9" w:rsidRDefault="004E6ECC" w:rsidP="004E6ECC">
            <w:pPr>
              <w:suppressAutoHyphens w:val="0"/>
              <w:spacing w:before="0" w:after="0"/>
              <w:jc w:val="left"/>
              <w:rPr>
                <w:color w:val="1F1F1F"/>
                <w:szCs w:val="24"/>
              </w:rPr>
            </w:pPr>
            <w:r w:rsidRPr="00B803B9">
              <w:rPr>
                <w:color w:val="1F1F1F"/>
                <w:szCs w:val="24"/>
              </w:rPr>
              <w:t>Configuration Management</w:t>
            </w:r>
          </w:p>
        </w:tc>
      </w:tr>
      <w:tr w:rsidR="004E6ECC" w:rsidRPr="004E6ECC" w14:paraId="57AF6C23" w14:textId="77777777" w:rsidTr="00B803B9">
        <w:tc>
          <w:tcPr>
            <w:tcW w:w="2155" w:type="dxa"/>
          </w:tcPr>
          <w:p w14:paraId="331298BE" w14:textId="2EA64B3C" w:rsidR="004E6ECC" w:rsidRPr="004E6ECC" w:rsidRDefault="004E6ECC" w:rsidP="004E6ECC">
            <w:pPr>
              <w:suppressAutoHyphens w:val="0"/>
              <w:spacing w:before="0" w:after="0"/>
              <w:jc w:val="left"/>
              <w:rPr>
                <w:color w:val="1F1F1F"/>
                <w:szCs w:val="24"/>
              </w:rPr>
            </w:pPr>
            <w:r>
              <w:rPr>
                <w:color w:val="1F1F1F"/>
                <w:szCs w:val="24"/>
              </w:rPr>
              <w:t>COMSEC</w:t>
            </w:r>
          </w:p>
        </w:tc>
        <w:tc>
          <w:tcPr>
            <w:tcW w:w="6390" w:type="dxa"/>
          </w:tcPr>
          <w:p w14:paraId="6B7A8E3B" w14:textId="4B066238" w:rsidR="004E6ECC" w:rsidRPr="004E6ECC" w:rsidRDefault="00B33E43" w:rsidP="004E6ECC">
            <w:pPr>
              <w:suppressAutoHyphens w:val="0"/>
              <w:spacing w:before="0" w:after="0"/>
              <w:jc w:val="left"/>
              <w:rPr>
                <w:color w:val="1F1F1F"/>
                <w:szCs w:val="24"/>
              </w:rPr>
            </w:pPr>
            <w:r>
              <w:rPr>
                <w:color w:val="1F1F1F"/>
                <w:szCs w:val="24"/>
              </w:rPr>
              <w:t>Communications</w:t>
            </w:r>
            <w:r w:rsidR="00416562">
              <w:rPr>
                <w:color w:val="1F1F1F"/>
                <w:szCs w:val="24"/>
              </w:rPr>
              <w:t xml:space="preserve"> Security</w:t>
            </w:r>
          </w:p>
        </w:tc>
      </w:tr>
      <w:tr w:rsidR="004E6ECC" w:rsidRPr="004E6ECC" w14:paraId="7D7665DF" w14:textId="77777777" w:rsidTr="00B803B9">
        <w:tc>
          <w:tcPr>
            <w:tcW w:w="2155" w:type="dxa"/>
            <w:hideMark/>
          </w:tcPr>
          <w:p w14:paraId="6A3D0194" w14:textId="77777777" w:rsidR="004E6ECC" w:rsidRPr="00B803B9" w:rsidRDefault="004E6ECC" w:rsidP="004E6ECC">
            <w:pPr>
              <w:suppressAutoHyphens w:val="0"/>
              <w:spacing w:before="0" w:after="0"/>
              <w:jc w:val="left"/>
              <w:rPr>
                <w:color w:val="1F1F1F"/>
                <w:szCs w:val="24"/>
              </w:rPr>
            </w:pPr>
            <w:r w:rsidRPr="00B803B9">
              <w:rPr>
                <w:color w:val="1F1F1F"/>
                <w:szCs w:val="24"/>
              </w:rPr>
              <w:t>COTS</w:t>
            </w:r>
          </w:p>
        </w:tc>
        <w:tc>
          <w:tcPr>
            <w:tcW w:w="6390" w:type="dxa"/>
            <w:hideMark/>
          </w:tcPr>
          <w:p w14:paraId="4172729E" w14:textId="77777777" w:rsidR="004E6ECC" w:rsidRPr="00B803B9" w:rsidRDefault="004E6ECC" w:rsidP="004E6ECC">
            <w:pPr>
              <w:suppressAutoHyphens w:val="0"/>
              <w:spacing w:before="0" w:after="0"/>
              <w:jc w:val="left"/>
              <w:rPr>
                <w:color w:val="1F1F1F"/>
                <w:szCs w:val="24"/>
              </w:rPr>
            </w:pPr>
            <w:r w:rsidRPr="00B803B9">
              <w:rPr>
                <w:color w:val="1F1F1F"/>
                <w:szCs w:val="24"/>
              </w:rPr>
              <w:t>Commercial-Off-The-Shelf</w:t>
            </w:r>
          </w:p>
        </w:tc>
      </w:tr>
      <w:tr w:rsidR="004E6ECC" w:rsidRPr="004E6ECC" w14:paraId="4B7F722B" w14:textId="77777777" w:rsidTr="00B803B9">
        <w:tc>
          <w:tcPr>
            <w:tcW w:w="2155" w:type="dxa"/>
            <w:hideMark/>
          </w:tcPr>
          <w:p w14:paraId="1531CC02" w14:textId="77777777" w:rsidR="004E6ECC" w:rsidRPr="00B803B9" w:rsidRDefault="004E6ECC" w:rsidP="004E6ECC">
            <w:pPr>
              <w:suppressAutoHyphens w:val="0"/>
              <w:spacing w:before="0" w:after="0"/>
              <w:jc w:val="left"/>
              <w:rPr>
                <w:color w:val="1F1F1F"/>
                <w:szCs w:val="24"/>
              </w:rPr>
            </w:pPr>
            <w:r w:rsidRPr="00B803B9">
              <w:rPr>
                <w:color w:val="1F1F1F"/>
                <w:szCs w:val="24"/>
              </w:rPr>
              <w:t>CSP</w:t>
            </w:r>
          </w:p>
        </w:tc>
        <w:tc>
          <w:tcPr>
            <w:tcW w:w="6390" w:type="dxa"/>
            <w:hideMark/>
          </w:tcPr>
          <w:p w14:paraId="326C2844" w14:textId="77777777" w:rsidR="004E6ECC" w:rsidRPr="00B803B9" w:rsidRDefault="004E6ECC" w:rsidP="004E6ECC">
            <w:pPr>
              <w:suppressAutoHyphens w:val="0"/>
              <w:spacing w:before="0" w:after="0"/>
              <w:jc w:val="left"/>
              <w:rPr>
                <w:color w:val="1F1F1F"/>
                <w:szCs w:val="24"/>
              </w:rPr>
            </w:pPr>
            <w:r w:rsidRPr="00B803B9">
              <w:rPr>
                <w:color w:val="1F1F1F"/>
                <w:szCs w:val="24"/>
              </w:rPr>
              <w:t>Cybersecurity Plan</w:t>
            </w:r>
          </w:p>
        </w:tc>
      </w:tr>
      <w:tr w:rsidR="004E6ECC" w:rsidRPr="004E6ECC" w14:paraId="35035D96" w14:textId="77777777" w:rsidTr="00B803B9">
        <w:tc>
          <w:tcPr>
            <w:tcW w:w="2155" w:type="dxa"/>
            <w:hideMark/>
          </w:tcPr>
          <w:p w14:paraId="269DAE1A" w14:textId="77777777" w:rsidR="004E6ECC" w:rsidRPr="00B803B9" w:rsidRDefault="004E6ECC" w:rsidP="004E6ECC">
            <w:pPr>
              <w:suppressAutoHyphens w:val="0"/>
              <w:spacing w:before="0" w:after="0"/>
              <w:jc w:val="left"/>
              <w:rPr>
                <w:color w:val="1F1F1F"/>
                <w:szCs w:val="24"/>
              </w:rPr>
            </w:pPr>
            <w:r w:rsidRPr="00B803B9">
              <w:rPr>
                <w:color w:val="1F1F1F"/>
                <w:szCs w:val="24"/>
              </w:rPr>
              <w:t>DCN</w:t>
            </w:r>
          </w:p>
        </w:tc>
        <w:tc>
          <w:tcPr>
            <w:tcW w:w="6390" w:type="dxa"/>
            <w:hideMark/>
          </w:tcPr>
          <w:p w14:paraId="0A2CD96A" w14:textId="77777777" w:rsidR="004E6ECC" w:rsidRPr="00B803B9" w:rsidRDefault="004E6ECC" w:rsidP="004E6ECC">
            <w:pPr>
              <w:suppressAutoHyphens w:val="0"/>
              <w:spacing w:before="0" w:after="0"/>
              <w:jc w:val="left"/>
              <w:rPr>
                <w:color w:val="1F1F1F"/>
                <w:szCs w:val="24"/>
              </w:rPr>
            </w:pPr>
            <w:r w:rsidRPr="00B803B9">
              <w:rPr>
                <w:color w:val="1F1F1F"/>
                <w:szCs w:val="24"/>
              </w:rPr>
              <w:t>Design Change Notice</w:t>
            </w:r>
          </w:p>
        </w:tc>
      </w:tr>
      <w:tr w:rsidR="0030218B" w:rsidRPr="004E6ECC" w14:paraId="3BCB5F88" w14:textId="77777777" w:rsidTr="00B803B9">
        <w:tc>
          <w:tcPr>
            <w:tcW w:w="2155" w:type="dxa"/>
          </w:tcPr>
          <w:p w14:paraId="69A04C12" w14:textId="50C1BC37" w:rsidR="0030218B" w:rsidRPr="00B803B9" w:rsidRDefault="0030218B" w:rsidP="004E6ECC">
            <w:pPr>
              <w:suppressAutoHyphens w:val="0"/>
              <w:spacing w:before="0" w:after="0"/>
              <w:jc w:val="left"/>
              <w:rPr>
                <w:color w:val="1F1F1F"/>
                <w:szCs w:val="24"/>
              </w:rPr>
            </w:pPr>
            <w:r>
              <w:rPr>
                <w:color w:val="1F1F1F"/>
                <w:szCs w:val="24"/>
              </w:rPr>
              <w:t>DLIS</w:t>
            </w:r>
          </w:p>
        </w:tc>
        <w:tc>
          <w:tcPr>
            <w:tcW w:w="6390" w:type="dxa"/>
          </w:tcPr>
          <w:p w14:paraId="459337AA" w14:textId="2304FA6C" w:rsidR="0030218B" w:rsidRPr="00B803B9" w:rsidRDefault="0030218B" w:rsidP="004E6ECC">
            <w:pPr>
              <w:suppressAutoHyphens w:val="0"/>
              <w:spacing w:before="0" w:after="0"/>
              <w:jc w:val="left"/>
              <w:rPr>
                <w:color w:val="1F1F1F"/>
                <w:szCs w:val="24"/>
              </w:rPr>
            </w:pPr>
            <w:r w:rsidRPr="00325F47">
              <w:t>Defense Logistics Information Service</w:t>
            </w:r>
          </w:p>
        </w:tc>
      </w:tr>
      <w:tr w:rsidR="00B96D2D" w:rsidRPr="004E6ECC" w14:paraId="6D0AEA8A" w14:textId="77777777" w:rsidTr="00B803B9">
        <w:tc>
          <w:tcPr>
            <w:tcW w:w="2155" w:type="dxa"/>
          </w:tcPr>
          <w:p w14:paraId="3222C80F" w14:textId="4222D171" w:rsidR="00B96D2D" w:rsidRPr="00B803B9" w:rsidRDefault="00B96D2D" w:rsidP="004E6ECC">
            <w:pPr>
              <w:suppressAutoHyphens w:val="0"/>
              <w:spacing w:before="0" w:after="0"/>
              <w:jc w:val="left"/>
              <w:rPr>
                <w:color w:val="1F1F1F"/>
                <w:szCs w:val="24"/>
              </w:rPr>
            </w:pPr>
            <w:r>
              <w:rPr>
                <w:color w:val="1F1F1F"/>
                <w:szCs w:val="24"/>
              </w:rPr>
              <w:t>DMSMS</w:t>
            </w:r>
          </w:p>
        </w:tc>
        <w:tc>
          <w:tcPr>
            <w:tcW w:w="6390" w:type="dxa"/>
          </w:tcPr>
          <w:p w14:paraId="7B61ABDB" w14:textId="7DF15496" w:rsidR="00B96D2D" w:rsidRPr="00B803B9" w:rsidRDefault="00B96D2D" w:rsidP="004E6ECC">
            <w:pPr>
              <w:suppressAutoHyphens w:val="0"/>
              <w:spacing w:before="0" w:after="0"/>
              <w:jc w:val="left"/>
              <w:rPr>
                <w:color w:val="1F1F1F"/>
                <w:szCs w:val="24"/>
              </w:rPr>
            </w:pPr>
            <w:r w:rsidRPr="00F35B56">
              <w:t>Diminishing Manufacturing Sources Material Shortages</w:t>
            </w:r>
          </w:p>
        </w:tc>
      </w:tr>
      <w:tr w:rsidR="004E6ECC" w:rsidRPr="004E6ECC" w14:paraId="2ABF0551" w14:textId="77777777" w:rsidTr="00B803B9">
        <w:tc>
          <w:tcPr>
            <w:tcW w:w="2155" w:type="dxa"/>
            <w:hideMark/>
          </w:tcPr>
          <w:p w14:paraId="345D28DD" w14:textId="77777777" w:rsidR="004E6ECC" w:rsidRPr="00B803B9" w:rsidRDefault="004E6ECC" w:rsidP="00B803B9">
            <w:pPr>
              <w:suppressAutoHyphens w:val="0"/>
              <w:spacing w:before="0" w:after="0"/>
              <w:ind w:left="360" w:firstLine="0"/>
              <w:jc w:val="left"/>
              <w:rPr>
                <w:color w:val="1F1F1F"/>
                <w:szCs w:val="24"/>
              </w:rPr>
            </w:pPr>
            <w:r w:rsidRPr="00B803B9">
              <w:rPr>
                <w:color w:val="1F1F1F"/>
                <w:szCs w:val="24"/>
              </w:rPr>
              <w:t>E3</w:t>
            </w:r>
          </w:p>
        </w:tc>
        <w:tc>
          <w:tcPr>
            <w:tcW w:w="6390" w:type="dxa"/>
            <w:hideMark/>
          </w:tcPr>
          <w:p w14:paraId="74F582AB" w14:textId="77777777" w:rsidR="004E6ECC" w:rsidRPr="00B803B9" w:rsidRDefault="004E6ECC" w:rsidP="004E6ECC">
            <w:pPr>
              <w:suppressAutoHyphens w:val="0"/>
              <w:spacing w:before="0" w:after="0"/>
              <w:jc w:val="left"/>
              <w:rPr>
                <w:color w:val="1F1F1F"/>
                <w:szCs w:val="24"/>
              </w:rPr>
            </w:pPr>
            <w:r w:rsidRPr="00B803B9">
              <w:rPr>
                <w:color w:val="1F1F1F"/>
                <w:szCs w:val="24"/>
              </w:rPr>
              <w:t>Electromagnetic Environmental Effects</w:t>
            </w:r>
          </w:p>
        </w:tc>
      </w:tr>
      <w:tr w:rsidR="004E6ECC" w:rsidRPr="004E6ECC" w14:paraId="000D05BC" w14:textId="77777777" w:rsidTr="00B803B9">
        <w:tc>
          <w:tcPr>
            <w:tcW w:w="2155" w:type="dxa"/>
            <w:hideMark/>
          </w:tcPr>
          <w:p w14:paraId="4767D648" w14:textId="77777777" w:rsidR="004E6ECC" w:rsidRPr="00B803B9" w:rsidRDefault="004E6ECC" w:rsidP="004E6ECC">
            <w:pPr>
              <w:suppressAutoHyphens w:val="0"/>
              <w:spacing w:before="0" w:after="0"/>
              <w:jc w:val="left"/>
              <w:rPr>
                <w:color w:val="1F1F1F"/>
                <w:szCs w:val="24"/>
              </w:rPr>
            </w:pPr>
            <w:r w:rsidRPr="00B803B9">
              <w:rPr>
                <w:color w:val="1F1F1F"/>
                <w:szCs w:val="24"/>
              </w:rPr>
              <w:t>E3VR</w:t>
            </w:r>
          </w:p>
        </w:tc>
        <w:tc>
          <w:tcPr>
            <w:tcW w:w="6390" w:type="dxa"/>
            <w:hideMark/>
          </w:tcPr>
          <w:p w14:paraId="7594631E" w14:textId="77777777" w:rsidR="004E6ECC" w:rsidRPr="00B803B9" w:rsidRDefault="004E6ECC" w:rsidP="004E6ECC">
            <w:pPr>
              <w:suppressAutoHyphens w:val="0"/>
              <w:spacing w:before="0" w:after="0"/>
              <w:jc w:val="left"/>
              <w:rPr>
                <w:color w:val="1F1F1F"/>
                <w:szCs w:val="24"/>
              </w:rPr>
            </w:pPr>
            <w:r w:rsidRPr="00B803B9">
              <w:rPr>
                <w:color w:val="1F1F1F"/>
                <w:szCs w:val="24"/>
              </w:rPr>
              <w:t>Verification Report</w:t>
            </w:r>
          </w:p>
        </w:tc>
      </w:tr>
      <w:tr w:rsidR="00AF6D8C" w:rsidRPr="004E6ECC" w14:paraId="20F2C369" w14:textId="77777777" w:rsidTr="004E6ECC">
        <w:tc>
          <w:tcPr>
            <w:tcW w:w="2155" w:type="dxa"/>
          </w:tcPr>
          <w:p w14:paraId="0922B44D" w14:textId="38660DDF" w:rsidR="00AF6D8C" w:rsidRPr="00AF6D8C" w:rsidRDefault="00AF6D8C" w:rsidP="004E6ECC">
            <w:pPr>
              <w:suppressAutoHyphens w:val="0"/>
              <w:spacing w:before="0" w:after="0"/>
              <w:jc w:val="left"/>
              <w:rPr>
                <w:color w:val="1F1F1F"/>
                <w:szCs w:val="24"/>
              </w:rPr>
            </w:pPr>
            <w:r>
              <w:rPr>
                <w:color w:val="1F1F1F"/>
                <w:szCs w:val="24"/>
              </w:rPr>
              <w:t>ECP</w:t>
            </w:r>
          </w:p>
        </w:tc>
        <w:tc>
          <w:tcPr>
            <w:tcW w:w="6390" w:type="dxa"/>
          </w:tcPr>
          <w:p w14:paraId="136B92FE" w14:textId="6BBD5473" w:rsidR="00AF6D8C" w:rsidRPr="00AF6D8C" w:rsidRDefault="00AF6D8C" w:rsidP="004E6ECC">
            <w:pPr>
              <w:suppressAutoHyphens w:val="0"/>
              <w:spacing w:before="0" w:after="0"/>
              <w:jc w:val="left"/>
              <w:rPr>
                <w:color w:val="1F1F1F"/>
                <w:szCs w:val="24"/>
              </w:rPr>
            </w:pPr>
            <w:r>
              <w:rPr>
                <w:color w:val="1F1F1F"/>
                <w:szCs w:val="24"/>
              </w:rPr>
              <w:t>Engineering Change Proposal</w:t>
            </w:r>
          </w:p>
        </w:tc>
      </w:tr>
      <w:tr w:rsidR="004E6ECC" w:rsidRPr="004E6ECC" w14:paraId="79B9402E" w14:textId="77777777" w:rsidTr="00B803B9">
        <w:tc>
          <w:tcPr>
            <w:tcW w:w="2155" w:type="dxa"/>
            <w:hideMark/>
          </w:tcPr>
          <w:p w14:paraId="420FF586" w14:textId="77777777" w:rsidR="004E6ECC" w:rsidRPr="00B803B9" w:rsidRDefault="004E6ECC" w:rsidP="004E6ECC">
            <w:pPr>
              <w:suppressAutoHyphens w:val="0"/>
              <w:spacing w:before="0" w:after="0"/>
              <w:jc w:val="left"/>
              <w:rPr>
                <w:color w:val="1F1F1F"/>
                <w:szCs w:val="24"/>
              </w:rPr>
            </w:pPr>
            <w:r w:rsidRPr="00B803B9">
              <w:rPr>
                <w:color w:val="1F1F1F"/>
                <w:szCs w:val="24"/>
              </w:rPr>
              <w:t>EDFP</w:t>
            </w:r>
          </w:p>
        </w:tc>
        <w:tc>
          <w:tcPr>
            <w:tcW w:w="6390" w:type="dxa"/>
            <w:hideMark/>
          </w:tcPr>
          <w:p w14:paraId="794AF07D" w14:textId="77777777" w:rsidR="004E6ECC" w:rsidRPr="00B803B9" w:rsidRDefault="004E6ECC" w:rsidP="004E6ECC">
            <w:pPr>
              <w:suppressAutoHyphens w:val="0"/>
              <w:spacing w:before="0" w:after="0"/>
              <w:jc w:val="left"/>
              <w:rPr>
                <w:color w:val="1F1F1F"/>
                <w:szCs w:val="24"/>
              </w:rPr>
            </w:pPr>
            <w:r w:rsidRPr="00B803B9">
              <w:rPr>
                <w:color w:val="1F1F1F"/>
                <w:szCs w:val="24"/>
              </w:rPr>
              <w:t>Engineering Data for Provisioning</w:t>
            </w:r>
          </w:p>
        </w:tc>
      </w:tr>
      <w:tr w:rsidR="004E6ECC" w:rsidRPr="004E6ECC" w14:paraId="58A87056" w14:textId="77777777" w:rsidTr="00B803B9">
        <w:tc>
          <w:tcPr>
            <w:tcW w:w="2155" w:type="dxa"/>
            <w:hideMark/>
          </w:tcPr>
          <w:p w14:paraId="4B4E2DF4" w14:textId="77777777" w:rsidR="004E6ECC" w:rsidRPr="00B803B9" w:rsidRDefault="004E6ECC" w:rsidP="004E6ECC">
            <w:pPr>
              <w:suppressAutoHyphens w:val="0"/>
              <w:spacing w:before="0" w:after="0"/>
              <w:jc w:val="left"/>
              <w:rPr>
                <w:color w:val="1F1F1F"/>
                <w:szCs w:val="24"/>
              </w:rPr>
            </w:pPr>
            <w:r w:rsidRPr="00B803B9">
              <w:rPr>
                <w:color w:val="1F1F1F"/>
                <w:szCs w:val="24"/>
              </w:rPr>
              <w:lastRenderedPageBreak/>
              <w:t>ESS</w:t>
            </w:r>
          </w:p>
        </w:tc>
        <w:tc>
          <w:tcPr>
            <w:tcW w:w="6390" w:type="dxa"/>
            <w:hideMark/>
          </w:tcPr>
          <w:p w14:paraId="1145C3B5" w14:textId="77777777" w:rsidR="004E6ECC" w:rsidRPr="00B803B9" w:rsidRDefault="004E6ECC" w:rsidP="004E6ECC">
            <w:pPr>
              <w:suppressAutoHyphens w:val="0"/>
              <w:spacing w:before="0" w:after="0"/>
              <w:jc w:val="left"/>
              <w:rPr>
                <w:color w:val="1F1F1F"/>
                <w:szCs w:val="24"/>
              </w:rPr>
            </w:pPr>
            <w:r w:rsidRPr="00B803B9">
              <w:rPr>
                <w:color w:val="1F1F1F"/>
                <w:szCs w:val="24"/>
              </w:rPr>
              <w:t>Environmental Stress Screening</w:t>
            </w:r>
          </w:p>
        </w:tc>
      </w:tr>
      <w:tr w:rsidR="004E6ECC" w:rsidRPr="004E6ECC" w14:paraId="064F5F81" w14:textId="77777777" w:rsidTr="00B803B9">
        <w:tc>
          <w:tcPr>
            <w:tcW w:w="2155" w:type="dxa"/>
            <w:hideMark/>
          </w:tcPr>
          <w:p w14:paraId="7185151E" w14:textId="77777777" w:rsidR="004E6ECC" w:rsidRPr="00B803B9" w:rsidRDefault="004E6ECC" w:rsidP="004E6ECC">
            <w:pPr>
              <w:suppressAutoHyphens w:val="0"/>
              <w:spacing w:before="0" w:after="0"/>
              <w:jc w:val="left"/>
              <w:rPr>
                <w:color w:val="1F1F1F"/>
                <w:szCs w:val="24"/>
              </w:rPr>
            </w:pPr>
            <w:r w:rsidRPr="00B803B9">
              <w:rPr>
                <w:color w:val="1F1F1F"/>
                <w:szCs w:val="24"/>
              </w:rPr>
              <w:t>FAR</w:t>
            </w:r>
          </w:p>
        </w:tc>
        <w:tc>
          <w:tcPr>
            <w:tcW w:w="6390" w:type="dxa"/>
            <w:hideMark/>
          </w:tcPr>
          <w:p w14:paraId="1988159D" w14:textId="77777777" w:rsidR="004E6ECC" w:rsidRPr="00B803B9" w:rsidRDefault="004E6ECC" w:rsidP="004E6ECC">
            <w:pPr>
              <w:suppressAutoHyphens w:val="0"/>
              <w:spacing w:before="0" w:after="0"/>
              <w:jc w:val="left"/>
              <w:rPr>
                <w:color w:val="1F1F1F"/>
                <w:szCs w:val="24"/>
              </w:rPr>
            </w:pPr>
            <w:r w:rsidRPr="00B803B9">
              <w:rPr>
                <w:color w:val="1F1F1F"/>
                <w:szCs w:val="24"/>
              </w:rPr>
              <w:t>Federal Acquisition Regulation</w:t>
            </w:r>
          </w:p>
        </w:tc>
      </w:tr>
      <w:tr w:rsidR="004E6ECC" w:rsidRPr="004E6ECC" w14:paraId="2ACA16C3" w14:textId="77777777" w:rsidTr="00B803B9">
        <w:tc>
          <w:tcPr>
            <w:tcW w:w="2155" w:type="dxa"/>
            <w:hideMark/>
          </w:tcPr>
          <w:p w14:paraId="084FEA78" w14:textId="77777777" w:rsidR="004E6ECC" w:rsidRPr="00B803B9" w:rsidRDefault="004E6ECC" w:rsidP="004E6ECC">
            <w:pPr>
              <w:suppressAutoHyphens w:val="0"/>
              <w:spacing w:before="0" w:after="0"/>
              <w:jc w:val="left"/>
              <w:rPr>
                <w:color w:val="1F1F1F"/>
                <w:szCs w:val="24"/>
              </w:rPr>
            </w:pPr>
            <w:r w:rsidRPr="00B803B9">
              <w:rPr>
                <w:color w:val="1F1F1F"/>
                <w:szCs w:val="24"/>
              </w:rPr>
              <w:t>FAT</w:t>
            </w:r>
          </w:p>
        </w:tc>
        <w:tc>
          <w:tcPr>
            <w:tcW w:w="6390" w:type="dxa"/>
            <w:hideMark/>
          </w:tcPr>
          <w:p w14:paraId="7CE2B99C" w14:textId="77777777" w:rsidR="004E6ECC" w:rsidRPr="00B803B9" w:rsidRDefault="004E6ECC" w:rsidP="004E6ECC">
            <w:pPr>
              <w:suppressAutoHyphens w:val="0"/>
              <w:spacing w:before="0" w:after="0"/>
              <w:jc w:val="left"/>
              <w:rPr>
                <w:color w:val="1F1F1F"/>
                <w:szCs w:val="24"/>
              </w:rPr>
            </w:pPr>
            <w:r w:rsidRPr="00B803B9">
              <w:rPr>
                <w:color w:val="1F1F1F"/>
                <w:szCs w:val="24"/>
              </w:rPr>
              <w:t>First Article Test</w:t>
            </w:r>
          </w:p>
        </w:tc>
      </w:tr>
      <w:tr w:rsidR="004E6ECC" w:rsidRPr="004E6ECC" w14:paraId="001D46C8" w14:textId="77777777" w:rsidTr="00B803B9">
        <w:tc>
          <w:tcPr>
            <w:tcW w:w="2155" w:type="dxa"/>
            <w:hideMark/>
          </w:tcPr>
          <w:p w14:paraId="5255058B" w14:textId="77777777" w:rsidR="004E6ECC" w:rsidRPr="00B803B9" w:rsidRDefault="004E6ECC" w:rsidP="004E6ECC">
            <w:pPr>
              <w:suppressAutoHyphens w:val="0"/>
              <w:spacing w:before="0" w:after="0"/>
              <w:jc w:val="left"/>
              <w:rPr>
                <w:color w:val="1F1F1F"/>
                <w:szCs w:val="24"/>
              </w:rPr>
            </w:pPr>
            <w:r w:rsidRPr="00B803B9">
              <w:rPr>
                <w:color w:val="1F1F1F"/>
                <w:szCs w:val="24"/>
              </w:rPr>
              <w:t>FRACAS</w:t>
            </w:r>
          </w:p>
        </w:tc>
        <w:tc>
          <w:tcPr>
            <w:tcW w:w="6390" w:type="dxa"/>
            <w:hideMark/>
          </w:tcPr>
          <w:p w14:paraId="22C27812" w14:textId="77777777" w:rsidR="004E6ECC" w:rsidRPr="00B803B9" w:rsidRDefault="004E6ECC" w:rsidP="004E6ECC">
            <w:pPr>
              <w:suppressAutoHyphens w:val="0"/>
              <w:spacing w:before="0" w:after="0"/>
              <w:jc w:val="left"/>
              <w:rPr>
                <w:color w:val="1F1F1F"/>
                <w:szCs w:val="24"/>
              </w:rPr>
            </w:pPr>
            <w:r w:rsidRPr="00B803B9">
              <w:rPr>
                <w:color w:val="1F1F1F"/>
                <w:szCs w:val="24"/>
              </w:rPr>
              <w:t>Failure Reporting, Analysis, and Corrective Actions System</w:t>
            </w:r>
          </w:p>
        </w:tc>
      </w:tr>
      <w:tr w:rsidR="004E6ECC" w:rsidRPr="004E6ECC" w14:paraId="07E573B0" w14:textId="77777777" w:rsidTr="00B803B9">
        <w:tc>
          <w:tcPr>
            <w:tcW w:w="2155" w:type="dxa"/>
            <w:hideMark/>
          </w:tcPr>
          <w:p w14:paraId="54A3A5B2" w14:textId="77777777" w:rsidR="004E6ECC" w:rsidRPr="00B803B9" w:rsidRDefault="004E6ECC" w:rsidP="004E6ECC">
            <w:pPr>
              <w:suppressAutoHyphens w:val="0"/>
              <w:spacing w:before="0" w:after="0"/>
              <w:jc w:val="left"/>
              <w:rPr>
                <w:color w:val="1F1F1F"/>
                <w:szCs w:val="24"/>
              </w:rPr>
            </w:pPr>
            <w:r w:rsidRPr="00B803B9">
              <w:rPr>
                <w:color w:val="1F1F1F"/>
                <w:szCs w:val="24"/>
              </w:rPr>
              <w:t>HERF</w:t>
            </w:r>
          </w:p>
        </w:tc>
        <w:tc>
          <w:tcPr>
            <w:tcW w:w="6390" w:type="dxa"/>
            <w:hideMark/>
          </w:tcPr>
          <w:p w14:paraId="251888AA" w14:textId="77777777" w:rsidR="004E6ECC" w:rsidRPr="00B803B9" w:rsidRDefault="004E6ECC" w:rsidP="004E6ECC">
            <w:pPr>
              <w:suppressAutoHyphens w:val="0"/>
              <w:spacing w:before="0" w:after="0"/>
              <w:jc w:val="left"/>
              <w:rPr>
                <w:color w:val="1F1F1F"/>
                <w:szCs w:val="24"/>
              </w:rPr>
            </w:pPr>
            <w:r w:rsidRPr="00B803B9">
              <w:rPr>
                <w:color w:val="1F1F1F"/>
                <w:szCs w:val="24"/>
              </w:rPr>
              <w:t>Hazard of Electromagnetic Radiation to Fuel</w:t>
            </w:r>
          </w:p>
        </w:tc>
      </w:tr>
      <w:tr w:rsidR="004E6ECC" w:rsidRPr="004E6ECC" w14:paraId="22185C70" w14:textId="77777777" w:rsidTr="00B803B9">
        <w:tc>
          <w:tcPr>
            <w:tcW w:w="2155" w:type="dxa"/>
            <w:hideMark/>
          </w:tcPr>
          <w:p w14:paraId="5980571F" w14:textId="77777777" w:rsidR="004E6ECC" w:rsidRPr="00B803B9" w:rsidRDefault="004E6ECC" w:rsidP="004E6ECC">
            <w:pPr>
              <w:suppressAutoHyphens w:val="0"/>
              <w:spacing w:before="0" w:after="0"/>
              <w:jc w:val="left"/>
              <w:rPr>
                <w:color w:val="1F1F1F"/>
                <w:szCs w:val="24"/>
              </w:rPr>
            </w:pPr>
            <w:r w:rsidRPr="00B803B9">
              <w:rPr>
                <w:color w:val="1F1F1F"/>
                <w:szCs w:val="24"/>
              </w:rPr>
              <w:t>HERO</w:t>
            </w:r>
          </w:p>
        </w:tc>
        <w:tc>
          <w:tcPr>
            <w:tcW w:w="6390" w:type="dxa"/>
            <w:hideMark/>
          </w:tcPr>
          <w:p w14:paraId="2B9B178E" w14:textId="77777777" w:rsidR="004E6ECC" w:rsidRPr="00B803B9" w:rsidRDefault="004E6ECC" w:rsidP="004E6ECC">
            <w:pPr>
              <w:suppressAutoHyphens w:val="0"/>
              <w:spacing w:before="0" w:after="0"/>
              <w:jc w:val="left"/>
              <w:rPr>
                <w:color w:val="1F1F1F"/>
                <w:szCs w:val="24"/>
              </w:rPr>
            </w:pPr>
            <w:r w:rsidRPr="00B803B9">
              <w:rPr>
                <w:color w:val="1F1F1F"/>
                <w:szCs w:val="24"/>
              </w:rPr>
              <w:t>Hazards of Electromagnetic Radiation to Ordnance</w:t>
            </w:r>
          </w:p>
        </w:tc>
      </w:tr>
      <w:tr w:rsidR="004E6ECC" w:rsidRPr="004E6ECC" w14:paraId="2662648B" w14:textId="77777777" w:rsidTr="00B803B9">
        <w:tc>
          <w:tcPr>
            <w:tcW w:w="2155" w:type="dxa"/>
            <w:hideMark/>
          </w:tcPr>
          <w:p w14:paraId="6AED2D01" w14:textId="77777777" w:rsidR="004E6ECC" w:rsidRPr="00B803B9" w:rsidRDefault="004E6ECC" w:rsidP="004E6ECC">
            <w:pPr>
              <w:suppressAutoHyphens w:val="0"/>
              <w:spacing w:before="0" w:after="0"/>
              <w:jc w:val="left"/>
              <w:rPr>
                <w:color w:val="1F1F1F"/>
                <w:szCs w:val="24"/>
              </w:rPr>
            </w:pPr>
            <w:r w:rsidRPr="00B803B9">
              <w:rPr>
                <w:color w:val="1F1F1F"/>
                <w:szCs w:val="24"/>
              </w:rPr>
              <w:t>HERP</w:t>
            </w:r>
          </w:p>
        </w:tc>
        <w:tc>
          <w:tcPr>
            <w:tcW w:w="6390" w:type="dxa"/>
            <w:hideMark/>
          </w:tcPr>
          <w:p w14:paraId="27E4674A" w14:textId="77777777" w:rsidR="004E6ECC" w:rsidRPr="00B803B9" w:rsidRDefault="004E6ECC" w:rsidP="004E6ECC">
            <w:pPr>
              <w:suppressAutoHyphens w:val="0"/>
              <w:spacing w:before="0" w:after="0"/>
              <w:jc w:val="left"/>
              <w:rPr>
                <w:color w:val="1F1F1F"/>
                <w:szCs w:val="24"/>
              </w:rPr>
            </w:pPr>
            <w:r w:rsidRPr="00B803B9">
              <w:rPr>
                <w:color w:val="1F1F1F"/>
                <w:szCs w:val="24"/>
              </w:rPr>
              <w:t>Hazard of Electromagnetic Radiation to Personnel</w:t>
            </w:r>
          </w:p>
        </w:tc>
      </w:tr>
      <w:tr w:rsidR="009E1EB1" w:rsidRPr="004E6ECC" w14:paraId="62B98392" w14:textId="77777777" w:rsidTr="004E6ECC">
        <w:tc>
          <w:tcPr>
            <w:tcW w:w="2155" w:type="dxa"/>
          </w:tcPr>
          <w:p w14:paraId="62E29AE8" w14:textId="6BB84795" w:rsidR="009E1EB1" w:rsidRPr="004E6ECC" w:rsidRDefault="009E1EB1" w:rsidP="004E6ECC">
            <w:pPr>
              <w:suppressAutoHyphens w:val="0"/>
              <w:spacing w:before="0" w:after="0"/>
              <w:jc w:val="left"/>
              <w:rPr>
                <w:color w:val="1F1F1F"/>
                <w:szCs w:val="24"/>
              </w:rPr>
            </w:pPr>
            <w:r>
              <w:rPr>
                <w:color w:val="1F1F1F"/>
                <w:szCs w:val="24"/>
              </w:rPr>
              <w:t>IAW</w:t>
            </w:r>
          </w:p>
        </w:tc>
        <w:tc>
          <w:tcPr>
            <w:tcW w:w="6390" w:type="dxa"/>
          </w:tcPr>
          <w:p w14:paraId="2A5D9212" w14:textId="541FA48A" w:rsidR="009E1EB1" w:rsidRPr="004E6ECC" w:rsidRDefault="009E1EB1" w:rsidP="004E6ECC">
            <w:pPr>
              <w:suppressAutoHyphens w:val="0"/>
              <w:spacing w:before="0" w:after="0"/>
              <w:jc w:val="left"/>
              <w:rPr>
                <w:color w:val="1F1F1F"/>
                <w:szCs w:val="24"/>
              </w:rPr>
            </w:pPr>
            <w:r>
              <w:rPr>
                <w:color w:val="1F1F1F"/>
                <w:szCs w:val="24"/>
              </w:rPr>
              <w:t>In Accordance With</w:t>
            </w:r>
          </w:p>
        </w:tc>
      </w:tr>
      <w:tr w:rsidR="004E6ECC" w:rsidRPr="004E6ECC" w14:paraId="24AB9AB2" w14:textId="77777777" w:rsidTr="00B803B9">
        <w:tc>
          <w:tcPr>
            <w:tcW w:w="2155" w:type="dxa"/>
            <w:hideMark/>
          </w:tcPr>
          <w:p w14:paraId="4B7E9E04" w14:textId="77777777" w:rsidR="004E6ECC" w:rsidRPr="00B803B9" w:rsidRDefault="004E6ECC" w:rsidP="004E6ECC">
            <w:pPr>
              <w:suppressAutoHyphens w:val="0"/>
              <w:spacing w:before="0" w:after="0"/>
              <w:jc w:val="left"/>
              <w:rPr>
                <w:color w:val="1F1F1F"/>
                <w:szCs w:val="24"/>
              </w:rPr>
            </w:pPr>
            <w:r w:rsidRPr="00B803B9">
              <w:rPr>
                <w:color w:val="1F1F1F"/>
                <w:szCs w:val="24"/>
              </w:rPr>
              <w:t>ICAPS</w:t>
            </w:r>
          </w:p>
        </w:tc>
        <w:tc>
          <w:tcPr>
            <w:tcW w:w="6390" w:type="dxa"/>
            <w:hideMark/>
          </w:tcPr>
          <w:p w14:paraId="5380E9A1" w14:textId="77777777" w:rsidR="004E6ECC" w:rsidRPr="00B803B9" w:rsidRDefault="004E6ECC" w:rsidP="004E6ECC">
            <w:pPr>
              <w:suppressAutoHyphens w:val="0"/>
              <w:spacing w:before="0" w:after="0"/>
              <w:jc w:val="left"/>
              <w:rPr>
                <w:color w:val="1F1F1F"/>
                <w:szCs w:val="24"/>
              </w:rPr>
            </w:pPr>
            <w:r w:rsidRPr="00B803B9">
              <w:rPr>
                <w:color w:val="1F1F1F"/>
                <w:szCs w:val="24"/>
              </w:rPr>
              <w:t>Interactive Computer Aided Provisioning System</w:t>
            </w:r>
          </w:p>
        </w:tc>
      </w:tr>
      <w:tr w:rsidR="004E6ECC" w:rsidRPr="004E6ECC" w14:paraId="0B8618C6" w14:textId="77777777" w:rsidTr="00B803B9">
        <w:tc>
          <w:tcPr>
            <w:tcW w:w="2155" w:type="dxa"/>
            <w:hideMark/>
          </w:tcPr>
          <w:p w14:paraId="2ABEF1B3" w14:textId="77777777" w:rsidR="004E6ECC" w:rsidRPr="00B803B9" w:rsidRDefault="004E6ECC" w:rsidP="004E6ECC">
            <w:pPr>
              <w:suppressAutoHyphens w:val="0"/>
              <w:spacing w:before="0" w:after="0"/>
              <w:jc w:val="left"/>
              <w:rPr>
                <w:color w:val="1F1F1F"/>
                <w:szCs w:val="24"/>
              </w:rPr>
            </w:pPr>
            <w:r w:rsidRPr="00B803B9">
              <w:rPr>
                <w:color w:val="1F1F1F"/>
                <w:szCs w:val="24"/>
              </w:rPr>
              <w:t>IUID</w:t>
            </w:r>
          </w:p>
        </w:tc>
        <w:tc>
          <w:tcPr>
            <w:tcW w:w="6390" w:type="dxa"/>
            <w:hideMark/>
          </w:tcPr>
          <w:p w14:paraId="7A4B26E8" w14:textId="77777777" w:rsidR="004E6ECC" w:rsidRPr="00B803B9" w:rsidRDefault="004E6ECC" w:rsidP="004E6ECC">
            <w:pPr>
              <w:suppressAutoHyphens w:val="0"/>
              <w:spacing w:before="0" w:after="0"/>
              <w:jc w:val="left"/>
              <w:rPr>
                <w:color w:val="1F1F1F"/>
                <w:szCs w:val="24"/>
              </w:rPr>
            </w:pPr>
            <w:r w:rsidRPr="00B803B9">
              <w:rPr>
                <w:color w:val="1F1F1F"/>
                <w:szCs w:val="24"/>
              </w:rPr>
              <w:t>Item Unique Identification</w:t>
            </w:r>
          </w:p>
        </w:tc>
      </w:tr>
      <w:tr w:rsidR="004E6ECC" w:rsidRPr="004E6ECC" w14:paraId="4405E0B9" w14:textId="77777777" w:rsidTr="00B803B9">
        <w:tc>
          <w:tcPr>
            <w:tcW w:w="2155" w:type="dxa"/>
            <w:hideMark/>
          </w:tcPr>
          <w:p w14:paraId="7C9FC066" w14:textId="77777777" w:rsidR="004E6ECC" w:rsidRPr="00B803B9" w:rsidRDefault="004E6ECC" w:rsidP="004E6ECC">
            <w:pPr>
              <w:suppressAutoHyphens w:val="0"/>
              <w:spacing w:before="0" w:after="0"/>
              <w:jc w:val="left"/>
              <w:rPr>
                <w:color w:val="1F1F1F"/>
                <w:szCs w:val="24"/>
              </w:rPr>
            </w:pPr>
            <w:r w:rsidRPr="00B803B9">
              <w:rPr>
                <w:color w:val="1F1F1F"/>
                <w:szCs w:val="24"/>
              </w:rPr>
              <w:t>LORA</w:t>
            </w:r>
          </w:p>
        </w:tc>
        <w:tc>
          <w:tcPr>
            <w:tcW w:w="6390" w:type="dxa"/>
            <w:hideMark/>
          </w:tcPr>
          <w:p w14:paraId="17A4FF38" w14:textId="77777777" w:rsidR="004E6ECC" w:rsidRPr="00B803B9" w:rsidRDefault="004E6ECC" w:rsidP="004E6ECC">
            <w:pPr>
              <w:suppressAutoHyphens w:val="0"/>
              <w:spacing w:before="0" w:after="0"/>
              <w:jc w:val="left"/>
              <w:rPr>
                <w:color w:val="1F1F1F"/>
                <w:szCs w:val="24"/>
              </w:rPr>
            </w:pPr>
            <w:r w:rsidRPr="00B803B9">
              <w:rPr>
                <w:color w:val="1F1F1F"/>
                <w:szCs w:val="24"/>
              </w:rPr>
              <w:t>Level or Repair Analysis</w:t>
            </w:r>
          </w:p>
        </w:tc>
      </w:tr>
      <w:tr w:rsidR="004E6ECC" w:rsidRPr="004E6ECC" w14:paraId="1A322031" w14:textId="77777777" w:rsidTr="00B803B9">
        <w:tc>
          <w:tcPr>
            <w:tcW w:w="2155" w:type="dxa"/>
            <w:hideMark/>
          </w:tcPr>
          <w:p w14:paraId="37A3FE37" w14:textId="77777777" w:rsidR="004E6ECC" w:rsidRPr="00B803B9" w:rsidRDefault="004E6ECC" w:rsidP="004E6ECC">
            <w:pPr>
              <w:suppressAutoHyphens w:val="0"/>
              <w:spacing w:before="0" w:after="0"/>
              <w:jc w:val="left"/>
              <w:rPr>
                <w:color w:val="1F1F1F"/>
                <w:szCs w:val="24"/>
              </w:rPr>
            </w:pPr>
            <w:r w:rsidRPr="00B803B9">
              <w:rPr>
                <w:color w:val="1F1F1F"/>
                <w:szCs w:val="24"/>
              </w:rPr>
              <w:t>LPD</w:t>
            </w:r>
          </w:p>
        </w:tc>
        <w:tc>
          <w:tcPr>
            <w:tcW w:w="6390" w:type="dxa"/>
            <w:hideMark/>
          </w:tcPr>
          <w:p w14:paraId="295C689C" w14:textId="77777777" w:rsidR="004E6ECC" w:rsidRPr="00B803B9" w:rsidRDefault="004E6ECC" w:rsidP="004E6ECC">
            <w:pPr>
              <w:suppressAutoHyphens w:val="0"/>
              <w:spacing w:before="0" w:after="0"/>
              <w:jc w:val="left"/>
              <w:rPr>
                <w:color w:val="1F1F1F"/>
                <w:szCs w:val="24"/>
              </w:rPr>
            </w:pPr>
            <w:r w:rsidRPr="00B803B9">
              <w:rPr>
                <w:color w:val="1F1F1F"/>
                <w:szCs w:val="24"/>
              </w:rPr>
              <w:t>Logistics Product Data</w:t>
            </w:r>
          </w:p>
        </w:tc>
      </w:tr>
      <w:tr w:rsidR="004E6ECC" w:rsidRPr="004E6ECC" w14:paraId="789AC408" w14:textId="77777777" w:rsidTr="00B803B9">
        <w:tc>
          <w:tcPr>
            <w:tcW w:w="2155" w:type="dxa"/>
            <w:hideMark/>
          </w:tcPr>
          <w:p w14:paraId="21E7D104" w14:textId="77777777" w:rsidR="004E6ECC" w:rsidRPr="00B803B9" w:rsidRDefault="004E6ECC" w:rsidP="004E6ECC">
            <w:pPr>
              <w:suppressAutoHyphens w:val="0"/>
              <w:spacing w:before="0" w:after="0"/>
              <w:jc w:val="left"/>
              <w:rPr>
                <w:color w:val="1F1F1F"/>
                <w:szCs w:val="24"/>
              </w:rPr>
            </w:pPr>
            <w:r w:rsidRPr="00B803B9">
              <w:rPr>
                <w:color w:val="1F1F1F"/>
                <w:szCs w:val="24"/>
              </w:rPr>
              <w:t>MCL</w:t>
            </w:r>
          </w:p>
        </w:tc>
        <w:tc>
          <w:tcPr>
            <w:tcW w:w="6390" w:type="dxa"/>
            <w:hideMark/>
          </w:tcPr>
          <w:p w14:paraId="554A3DE6" w14:textId="77777777" w:rsidR="004E6ECC" w:rsidRPr="00B803B9" w:rsidRDefault="004E6ECC" w:rsidP="004E6ECC">
            <w:pPr>
              <w:suppressAutoHyphens w:val="0"/>
              <w:spacing w:before="0" w:after="0"/>
              <w:jc w:val="left"/>
              <w:rPr>
                <w:color w:val="1F1F1F"/>
                <w:szCs w:val="24"/>
              </w:rPr>
            </w:pPr>
            <w:r w:rsidRPr="00B803B9">
              <w:rPr>
                <w:color w:val="1F1F1F"/>
                <w:szCs w:val="24"/>
              </w:rPr>
              <w:t>Materiel Component List</w:t>
            </w:r>
          </w:p>
        </w:tc>
      </w:tr>
      <w:tr w:rsidR="004E6ECC" w:rsidRPr="004E6ECC" w14:paraId="28F515E0" w14:textId="77777777" w:rsidTr="00B803B9">
        <w:tc>
          <w:tcPr>
            <w:tcW w:w="2155" w:type="dxa"/>
            <w:hideMark/>
          </w:tcPr>
          <w:p w14:paraId="50F18DBD" w14:textId="77777777" w:rsidR="004E6ECC" w:rsidRPr="00B803B9" w:rsidRDefault="004E6ECC" w:rsidP="004E6ECC">
            <w:pPr>
              <w:suppressAutoHyphens w:val="0"/>
              <w:spacing w:before="0" w:after="0"/>
              <w:jc w:val="left"/>
              <w:rPr>
                <w:color w:val="1F1F1F"/>
                <w:szCs w:val="24"/>
              </w:rPr>
            </w:pPr>
            <w:r w:rsidRPr="00B803B9">
              <w:rPr>
                <w:color w:val="1F1F1F"/>
                <w:szCs w:val="24"/>
              </w:rPr>
              <w:t>PAT</w:t>
            </w:r>
          </w:p>
        </w:tc>
        <w:tc>
          <w:tcPr>
            <w:tcW w:w="6390" w:type="dxa"/>
            <w:hideMark/>
          </w:tcPr>
          <w:p w14:paraId="5DD77888" w14:textId="77777777" w:rsidR="004E6ECC" w:rsidRPr="00B803B9" w:rsidRDefault="004E6ECC" w:rsidP="004E6ECC">
            <w:pPr>
              <w:suppressAutoHyphens w:val="0"/>
              <w:spacing w:before="0" w:after="0"/>
              <w:jc w:val="left"/>
              <w:rPr>
                <w:color w:val="1F1F1F"/>
                <w:szCs w:val="24"/>
              </w:rPr>
            </w:pPr>
            <w:r w:rsidRPr="00B803B9">
              <w:rPr>
                <w:color w:val="1F1F1F"/>
                <w:szCs w:val="24"/>
              </w:rPr>
              <w:t>Production Acceptance Test</w:t>
            </w:r>
          </w:p>
        </w:tc>
      </w:tr>
      <w:tr w:rsidR="004E6ECC" w:rsidRPr="004E6ECC" w14:paraId="3E7B9360" w14:textId="77777777" w:rsidTr="00B803B9">
        <w:tc>
          <w:tcPr>
            <w:tcW w:w="2155" w:type="dxa"/>
            <w:hideMark/>
          </w:tcPr>
          <w:p w14:paraId="3EC54EBE" w14:textId="77777777" w:rsidR="004E6ECC" w:rsidRPr="00B803B9" w:rsidRDefault="004E6ECC" w:rsidP="004E6ECC">
            <w:pPr>
              <w:suppressAutoHyphens w:val="0"/>
              <w:spacing w:before="0" w:after="0"/>
              <w:jc w:val="left"/>
              <w:rPr>
                <w:color w:val="1F1F1F"/>
                <w:szCs w:val="24"/>
              </w:rPr>
            </w:pPr>
            <w:r w:rsidRPr="00B803B9">
              <w:rPr>
                <w:color w:val="1F1F1F"/>
                <w:szCs w:val="24"/>
              </w:rPr>
              <w:t>PHS&amp;T</w:t>
            </w:r>
          </w:p>
        </w:tc>
        <w:tc>
          <w:tcPr>
            <w:tcW w:w="6390" w:type="dxa"/>
            <w:hideMark/>
          </w:tcPr>
          <w:p w14:paraId="326A98FB" w14:textId="77777777" w:rsidR="004E6ECC" w:rsidRPr="00B803B9" w:rsidRDefault="004E6ECC" w:rsidP="004E6ECC">
            <w:pPr>
              <w:suppressAutoHyphens w:val="0"/>
              <w:spacing w:before="0" w:after="0"/>
              <w:jc w:val="left"/>
              <w:rPr>
                <w:color w:val="1F1F1F"/>
                <w:szCs w:val="24"/>
              </w:rPr>
            </w:pPr>
            <w:r w:rsidRPr="00B803B9">
              <w:rPr>
                <w:color w:val="1F1F1F"/>
                <w:szCs w:val="24"/>
              </w:rPr>
              <w:t>Packaging, Handling, Storage, and Transportation</w:t>
            </w:r>
          </w:p>
        </w:tc>
      </w:tr>
      <w:tr w:rsidR="004E6ECC" w:rsidRPr="004E6ECC" w14:paraId="7846BBE5" w14:textId="77777777" w:rsidTr="00B803B9">
        <w:tc>
          <w:tcPr>
            <w:tcW w:w="2155" w:type="dxa"/>
            <w:hideMark/>
          </w:tcPr>
          <w:p w14:paraId="25D19A93" w14:textId="77777777" w:rsidR="004E6ECC" w:rsidRPr="00B803B9" w:rsidRDefault="004E6ECC" w:rsidP="004E6ECC">
            <w:pPr>
              <w:suppressAutoHyphens w:val="0"/>
              <w:spacing w:before="0" w:after="0"/>
              <w:jc w:val="left"/>
              <w:rPr>
                <w:color w:val="1F1F1F"/>
                <w:szCs w:val="24"/>
              </w:rPr>
            </w:pPr>
            <w:r w:rsidRPr="00B803B9">
              <w:rPr>
                <w:color w:val="1F1F1F"/>
                <w:szCs w:val="24"/>
              </w:rPr>
              <w:t>PISSE</w:t>
            </w:r>
          </w:p>
        </w:tc>
        <w:tc>
          <w:tcPr>
            <w:tcW w:w="6390" w:type="dxa"/>
            <w:hideMark/>
          </w:tcPr>
          <w:p w14:paraId="7523C4ED" w14:textId="77777777" w:rsidR="004E6ECC" w:rsidRPr="00B803B9" w:rsidRDefault="004E6ECC" w:rsidP="004E6ECC">
            <w:pPr>
              <w:suppressAutoHyphens w:val="0"/>
              <w:spacing w:before="0" w:after="0"/>
              <w:jc w:val="left"/>
              <w:rPr>
                <w:color w:val="1F1F1F"/>
                <w:szCs w:val="24"/>
              </w:rPr>
            </w:pPr>
            <w:r w:rsidRPr="00B803B9">
              <w:rPr>
                <w:color w:val="1F1F1F"/>
                <w:szCs w:val="24"/>
              </w:rPr>
              <w:t>Program Information Systems Security Engineer</w:t>
            </w:r>
          </w:p>
        </w:tc>
      </w:tr>
      <w:tr w:rsidR="007A6713" w:rsidRPr="004E6ECC" w14:paraId="11E1E305" w14:textId="77777777" w:rsidTr="00B803B9">
        <w:tc>
          <w:tcPr>
            <w:tcW w:w="2155" w:type="dxa"/>
          </w:tcPr>
          <w:p w14:paraId="69B41C69" w14:textId="0466B23C" w:rsidR="007A6713" w:rsidRPr="00B803B9" w:rsidRDefault="007A6713" w:rsidP="004E6ECC">
            <w:pPr>
              <w:suppressAutoHyphens w:val="0"/>
              <w:spacing w:before="0" w:after="0"/>
              <w:jc w:val="left"/>
              <w:rPr>
                <w:color w:val="1F1F1F"/>
                <w:szCs w:val="24"/>
              </w:rPr>
            </w:pPr>
            <w:r>
              <w:rPr>
                <w:color w:val="1F1F1F"/>
                <w:szCs w:val="24"/>
              </w:rPr>
              <w:t>PMR</w:t>
            </w:r>
          </w:p>
        </w:tc>
        <w:tc>
          <w:tcPr>
            <w:tcW w:w="6390" w:type="dxa"/>
          </w:tcPr>
          <w:p w14:paraId="3DB2DD55" w14:textId="178CA7E0" w:rsidR="007A6713" w:rsidRPr="00B803B9" w:rsidRDefault="007A6713" w:rsidP="004E6ECC">
            <w:pPr>
              <w:suppressAutoHyphens w:val="0"/>
              <w:spacing w:before="0" w:after="0"/>
              <w:jc w:val="left"/>
              <w:rPr>
                <w:color w:val="1F1F1F"/>
                <w:szCs w:val="24"/>
              </w:rPr>
            </w:pPr>
            <w:r>
              <w:rPr>
                <w:color w:val="1F1F1F"/>
                <w:szCs w:val="24"/>
              </w:rPr>
              <w:t>Program Management Review</w:t>
            </w:r>
          </w:p>
        </w:tc>
      </w:tr>
      <w:tr w:rsidR="004E6ECC" w:rsidRPr="004E6ECC" w14:paraId="7F9A5098" w14:textId="77777777" w:rsidTr="00B803B9">
        <w:tc>
          <w:tcPr>
            <w:tcW w:w="2155" w:type="dxa"/>
            <w:hideMark/>
          </w:tcPr>
          <w:p w14:paraId="4CA32D83" w14:textId="77777777" w:rsidR="004E6ECC" w:rsidRPr="00B803B9" w:rsidRDefault="004E6ECC" w:rsidP="004E6ECC">
            <w:pPr>
              <w:suppressAutoHyphens w:val="0"/>
              <w:spacing w:before="0" w:after="0"/>
              <w:jc w:val="left"/>
              <w:rPr>
                <w:color w:val="1F1F1F"/>
                <w:szCs w:val="24"/>
              </w:rPr>
            </w:pPr>
            <w:r w:rsidRPr="00B803B9">
              <w:rPr>
                <w:color w:val="1F1F1F"/>
                <w:szCs w:val="24"/>
              </w:rPr>
              <w:t>POC</w:t>
            </w:r>
          </w:p>
        </w:tc>
        <w:tc>
          <w:tcPr>
            <w:tcW w:w="6390" w:type="dxa"/>
            <w:hideMark/>
          </w:tcPr>
          <w:p w14:paraId="2B15D508" w14:textId="77777777" w:rsidR="004E6ECC" w:rsidRPr="00B803B9" w:rsidRDefault="004E6ECC" w:rsidP="004E6ECC">
            <w:pPr>
              <w:suppressAutoHyphens w:val="0"/>
              <w:spacing w:before="0" w:after="0"/>
              <w:jc w:val="left"/>
              <w:rPr>
                <w:color w:val="1F1F1F"/>
                <w:szCs w:val="24"/>
              </w:rPr>
            </w:pPr>
            <w:r w:rsidRPr="00B803B9">
              <w:rPr>
                <w:color w:val="1F1F1F"/>
                <w:szCs w:val="24"/>
              </w:rPr>
              <w:t>Point of Contact</w:t>
            </w:r>
          </w:p>
        </w:tc>
      </w:tr>
      <w:tr w:rsidR="004E6ECC" w:rsidRPr="004E6ECC" w14:paraId="5F689953" w14:textId="77777777" w:rsidTr="00B803B9">
        <w:tc>
          <w:tcPr>
            <w:tcW w:w="2155" w:type="dxa"/>
            <w:hideMark/>
          </w:tcPr>
          <w:p w14:paraId="5E12DC5D" w14:textId="77777777" w:rsidR="004E6ECC" w:rsidRPr="00B803B9" w:rsidRDefault="004E6ECC" w:rsidP="004E6ECC">
            <w:pPr>
              <w:suppressAutoHyphens w:val="0"/>
              <w:spacing w:before="0" w:after="0"/>
              <w:jc w:val="left"/>
              <w:rPr>
                <w:color w:val="1F1F1F"/>
                <w:szCs w:val="24"/>
              </w:rPr>
            </w:pPr>
            <w:r w:rsidRPr="00B803B9">
              <w:rPr>
                <w:color w:val="1F1F1F"/>
                <w:szCs w:val="24"/>
              </w:rPr>
              <w:t>PPL</w:t>
            </w:r>
          </w:p>
        </w:tc>
        <w:tc>
          <w:tcPr>
            <w:tcW w:w="6390" w:type="dxa"/>
            <w:hideMark/>
          </w:tcPr>
          <w:p w14:paraId="149CD373" w14:textId="77777777" w:rsidR="004E6ECC" w:rsidRPr="00B803B9" w:rsidRDefault="004E6ECC" w:rsidP="004E6ECC">
            <w:pPr>
              <w:suppressAutoHyphens w:val="0"/>
              <w:spacing w:before="0" w:after="0"/>
              <w:jc w:val="left"/>
              <w:rPr>
                <w:color w:val="1F1F1F"/>
                <w:szCs w:val="24"/>
              </w:rPr>
            </w:pPr>
            <w:r w:rsidRPr="00B803B9">
              <w:rPr>
                <w:color w:val="1F1F1F"/>
                <w:szCs w:val="24"/>
              </w:rPr>
              <w:t>Provisioning Parts List</w:t>
            </w:r>
          </w:p>
        </w:tc>
      </w:tr>
      <w:tr w:rsidR="004E6ECC" w:rsidRPr="004E6ECC" w14:paraId="5366CB2F" w14:textId="77777777" w:rsidTr="00B803B9">
        <w:tc>
          <w:tcPr>
            <w:tcW w:w="2155" w:type="dxa"/>
            <w:hideMark/>
          </w:tcPr>
          <w:p w14:paraId="4ACEE7FC" w14:textId="77777777" w:rsidR="004E6ECC" w:rsidRPr="00B803B9" w:rsidRDefault="004E6ECC" w:rsidP="004E6ECC">
            <w:pPr>
              <w:suppressAutoHyphens w:val="0"/>
              <w:spacing w:before="0" w:after="0"/>
              <w:jc w:val="left"/>
              <w:rPr>
                <w:color w:val="1F1F1F"/>
                <w:szCs w:val="24"/>
              </w:rPr>
            </w:pPr>
            <w:r w:rsidRPr="00B803B9">
              <w:rPr>
                <w:color w:val="1F1F1F"/>
                <w:szCs w:val="24"/>
              </w:rPr>
              <w:t>PR</w:t>
            </w:r>
          </w:p>
        </w:tc>
        <w:tc>
          <w:tcPr>
            <w:tcW w:w="6390" w:type="dxa"/>
            <w:hideMark/>
          </w:tcPr>
          <w:p w14:paraId="7EA6786C" w14:textId="77777777" w:rsidR="004E6ECC" w:rsidRPr="00B803B9" w:rsidRDefault="004E6ECC" w:rsidP="004E6ECC">
            <w:pPr>
              <w:suppressAutoHyphens w:val="0"/>
              <w:spacing w:before="0" w:after="0"/>
              <w:jc w:val="left"/>
              <w:rPr>
                <w:color w:val="1F1F1F"/>
                <w:szCs w:val="24"/>
              </w:rPr>
            </w:pPr>
            <w:r w:rsidRPr="00B803B9">
              <w:rPr>
                <w:color w:val="1F1F1F"/>
                <w:szCs w:val="24"/>
              </w:rPr>
              <w:t>Program Reviews</w:t>
            </w:r>
          </w:p>
        </w:tc>
      </w:tr>
      <w:tr w:rsidR="004E6ECC" w:rsidRPr="004E6ECC" w14:paraId="777CB4D0" w14:textId="77777777" w:rsidTr="00B803B9">
        <w:tc>
          <w:tcPr>
            <w:tcW w:w="2155" w:type="dxa"/>
            <w:hideMark/>
          </w:tcPr>
          <w:p w14:paraId="298D9EF8" w14:textId="77777777" w:rsidR="004E6ECC" w:rsidRPr="00B803B9" w:rsidRDefault="004E6ECC" w:rsidP="004E6ECC">
            <w:pPr>
              <w:suppressAutoHyphens w:val="0"/>
              <w:spacing w:before="0" w:after="0"/>
              <w:jc w:val="left"/>
              <w:rPr>
                <w:color w:val="1F1F1F"/>
                <w:szCs w:val="24"/>
              </w:rPr>
            </w:pPr>
            <w:r w:rsidRPr="00B803B9">
              <w:rPr>
                <w:color w:val="1F1F1F"/>
                <w:szCs w:val="24"/>
              </w:rPr>
              <w:t>PSIP</w:t>
            </w:r>
          </w:p>
        </w:tc>
        <w:tc>
          <w:tcPr>
            <w:tcW w:w="6390" w:type="dxa"/>
            <w:hideMark/>
          </w:tcPr>
          <w:p w14:paraId="39186237" w14:textId="77777777" w:rsidR="004E6ECC" w:rsidRPr="00B803B9" w:rsidRDefault="004E6ECC" w:rsidP="004E6ECC">
            <w:pPr>
              <w:suppressAutoHyphens w:val="0"/>
              <w:spacing w:before="0" w:after="0"/>
              <w:jc w:val="left"/>
              <w:rPr>
                <w:color w:val="1F1F1F"/>
                <w:szCs w:val="24"/>
              </w:rPr>
            </w:pPr>
            <w:r w:rsidRPr="00B803B9">
              <w:rPr>
                <w:color w:val="1F1F1F"/>
                <w:szCs w:val="24"/>
              </w:rPr>
              <w:t>Program Security Implementation Plan</w:t>
            </w:r>
          </w:p>
        </w:tc>
      </w:tr>
      <w:tr w:rsidR="004E6ECC" w:rsidRPr="004E6ECC" w14:paraId="02910C8F" w14:textId="77777777" w:rsidTr="00B803B9">
        <w:tc>
          <w:tcPr>
            <w:tcW w:w="2155" w:type="dxa"/>
            <w:hideMark/>
          </w:tcPr>
          <w:p w14:paraId="063191CB" w14:textId="77777777" w:rsidR="004E6ECC" w:rsidRPr="00B803B9" w:rsidRDefault="004E6ECC" w:rsidP="004E6ECC">
            <w:pPr>
              <w:suppressAutoHyphens w:val="0"/>
              <w:spacing w:before="0" w:after="0"/>
              <w:jc w:val="left"/>
              <w:rPr>
                <w:color w:val="1F1F1F"/>
                <w:szCs w:val="24"/>
              </w:rPr>
            </w:pPr>
            <w:r w:rsidRPr="00B803B9">
              <w:rPr>
                <w:color w:val="1F1F1F"/>
                <w:szCs w:val="24"/>
              </w:rPr>
              <w:t>PTD</w:t>
            </w:r>
          </w:p>
        </w:tc>
        <w:tc>
          <w:tcPr>
            <w:tcW w:w="6390" w:type="dxa"/>
            <w:hideMark/>
          </w:tcPr>
          <w:p w14:paraId="36B2C089" w14:textId="77777777" w:rsidR="004E6ECC" w:rsidRPr="00B803B9" w:rsidRDefault="004E6ECC" w:rsidP="004E6ECC">
            <w:pPr>
              <w:suppressAutoHyphens w:val="0"/>
              <w:spacing w:before="0" w:after="0"/>
              <w:jc w:val="left"/>
              <w:rPr>
                <w:color w:val="1F1F1F"/>
                <w:szCs w:val="24"/>
              </w:rPr>
            </w:pPr>
            <w:r w:rsidRPr="00B803B9">
              <w:rPr>
                <w:color w:val="1F1F1F"/>
                <w:szCs w:val="24"/>
              </w:rPr>
              <w:t>Provisioning Technical Documentation</w:t>
            </w:r>
          </w:p>
        </w:tc>
      </w:tr>
      <w:tr w:rsidR="004E6ECC" w:rsidRPr="004E6ECC" w14:paraId="2A14D1AD" w14:textId="77777777" w:rsidTr="00B803B9">
        <w:tc>
          <w:tcPr>
            <w:tcW w:w="2155" w:type="dxa"/>
            <w:hideMark/>
          </w:tcPr>
          <w:p w14:paraId="119B73B0" w14:textId="77777777" w:rsidR="004E6ECC" w:rsidRPr="00B803B9" w:rsidRDefault="004E6ECC" w:rsidP="004E6ECC">
            <w:pPr>
              <w:suppressAutoHyphens w:val="0"/>
              <w:spacing w:before="0" w:after="0"/>
              <w:jc w:val="left"/>
              <w:rPr>
                <w:color w:val="1F1F1F"/>
                <w:szCs w:val="24"/>
              </w:rPr>
            </w:pPr>
            <w:r w:rsidRPr="00B803B9">
              <w:rPr>
                <w:color w:val="1F1F1F"/>
                <w:szCs w:val="24"/>
              </w:rPr>
              <w:t>QA</w:t>
            </w:r>
          </w:p>
        </w:tc>
        <w:tc>
          <w:tcPr>
            <w:tcW w:w="6390" w:type="dxa"/>
            <w:hideMark/>
          </w:tcPr>
          <w:p w14:paraId="13B1E116" w14:textId="77777777" w:rsidR="004E6ECC" w:rsidRPr="00B803B9" w:rsidRDefault="004E6ECC" w:rsidP="004E6ECC">
            <w:pPr>
              <w:suppressAutoHyphens w:val="0"/>
              <w:spacing w:before="0" w:after="0"/>
              <w:jc w:val="left"/>
              <w:rPr>
                <w:color w:val="1F1F1F"/>
                <w:szCs w:val="24"/>
              </w:rPr>
            </w:pPr>
            <w:r w:rsidRPr="00B803B9">
              <w:rPr>
                <w:color w:val="1F1F1F"/>
                <w:szCs w:val="24"/>
              </w:rPr>
              <w:t>Quality Assurance</w:t>
            </w:r>
          </w:p>
        </w:tc>
      </w:tr>
      <w:tr w:rsidR="004E6ECC" w:rsidRPr="004E6ECC" w14:paraId="100A344A" w14:textId="77777777" w:rsidTr="00B803B9">
        <w:tc>
          <w:tcPr>
            <w:tcW w:w="2155" w:type="dxa"/>
            <w:hideMark/>
          </w:tcPr>
          <w:p w14:paraId="63DA6A9B" w14:textId="77777777" w:rsidR="004E6ECC" w:rsidRPr="00B803B9" w:rsidRDefault="004E6ECC" w:rsidP="004E6ECC">
            <w:pPr>
              <w:suppressAutoHyphens w:val="0"/>
              <w:spacing w:before="0" w:after="0"/>
              <w:jc w:val="left"/>
              <w:rPr>
                <w:color w:val="1F1F1F"/>
                <w:szCs w:val="24"/>
              </w:rPr>
            </w:pPr>
            <w:r w:rsidRPr="00B803B9">
              <w:rPr>
                <w:color w:val="1F1F1F"/>
                <w:szCs w:val="24"/>
              </w:rPr>
              <w:t>SOW</w:t>
            </w:r>
          </w:p>
        </w:tc>
        <w:tc>
          <w:tcPr>
            <w:tcW w:w="6390" w:type="dxa"/>
            <w:hideMark/>
          </w:tcPr>
          <w:p w14:paraId="4D389DCA" w14:textId="77777777" w:rsidR="004E6ECC" w:rsidRPr="00B803B9" w:rsidRDefault="004E6ECC" w:rsidP="004E6ECC">
            <w:pPr>
              <w:suppressAutoHyphens w:val="0"/>
              <w:spacing w:before="0" w:after="0"/>
              <w:jc w:val="left"/>
              <w:rPr>
                <w:color w:val="1F1F1F"/>
                <w:szCs w:val="24"/>
              </w:rPr>
            </w:pPr>
            <w:r w:rsidRPr="00B803B9">
              <w:rPr>
                <w:color w:val="1F1F1F"/>
                <w:szCs w:val="24"/>
              </w:rPr>
              <w:t>Statement of Work</w:t>
            </w:r>
          </w:p>
        </w:tc>
      </w:tr>
      <w:tr w:rsidR="004E6ECC" w:rsidRPr="004E6ECC" w14:paraId="351BE84D" w14:textId="77777777" w:rsidTr="00B803B9">
        <w:tc>
          <w:tcPr>
            <w:tcW w:w="2155" w:type="dxa"/>
            <w:hideMark/>
          </w:tcPr>
          <w:p w14:paraId="295C3418" w14:textId="77777777" w:rsidR="004E6ECC" w:rsidRPr="00B803B9" w:rsidRDefault="004E6ECC" w:rsidP="004E6ECC">
            <w:pPr>
              <w:suppressAutoHyphens w:val="0"/>
              <w:spacing w:before="0" w:after="0"/>
              <w:jc w:val="left"/>
              <w:rPr>
                <w:color w:val="1F1F1F"/>
                <w:szCs w:val="24"/>
              </w:rPr>
            </w:pPr>
            <w:r w:rsidRPr="00B803B9">
              <w:rPr>
                <w:color w:val="1F1F1F"/>
                <w:szCs w:val="24"/>
              </w:rPr>
              <w:t>TACAN</w:t>
            </w:r>
          </w:p>
        </w:tc>
        <w:tc>
          <w:tcPr>
            <w:tcW w:w="6390" w:type="dxa"/>
            <w:hideMark/>
          </w:tcPr>
          <w:p w14:paraId="51473DD5" w14:textId="77777777" w:rsidR="004E6ECC" w:rsidRPr="00B803B9" w:rsidRDefault="004E6ECC" w:rsidP="004E6ECC">
            <w:pPr>
              <w:suppressAutoHyphens w:val="0"/>
              <w:spacing w:before="0" w:after="0"/>
              <w:jc w:val="left"/>
              <w:rPr>
                <w:color w:val="1F1F1F"/>
                <w:szCs w:val="24"/>
              </w:rPr>
            </w:pPr>
            <w:r w:rsidRPr="00B803B9">
              <w:rPr>
                <w:color w:val="1F1F1F"/>
                <w:szCs w:val="24"/>
              </w:rPr>
              <w:t>Tactical Air Navigation</w:t>
            </w:r>
          </w:p>
        </w:tc>
      </w:tr>
      <w:tr w:rsidR="004E6ECC" w:rsidRPr="004E6ECC" w14:paraId="256FE2AD" w14:textId="77777777" w:rsidTr="00B803B9">
        <w:tc>
          <w:tcPr>
            <w:tcW w:w="2155" w:type="dxa"/>
            <w:hideMark/>
          </w:tcPr>
          <w:p w14:paraId="0AAB963C" w14:textId="77777777" w:rsidR="004E6ECC" w:rsidRPr="00B803B9" w:rsidRDefault="004E6ECC" w:rsidP="004E6ECC">
            <w:pPr>
              <w:suppressAutoHyphens w:val="0"/>
              <w:spacing w:before="0" w:after="0"/>
              <w:jc w:val="left"/>
              <w:rPr>
                <w:color w:val="1F1F1F"/>
                <w:szCs w:val="24"/>
              </w:rPr>
            </w:pPr>
            <w:r w:rsidRPr="00B803B9">
              <w:rPr>
                <w:color w:val="1F1F1F"/>
                <w:szCs w:val="24"/>
              </w:rPr>
              <w:t>TADSS</w:t>
            </w:r>
          </w:p>
        </w:tc>
        <w:tc>
          <w:tcPr>
            <w:tcW w:w="6390" w:type="dxa"/>
            <w:hideMark/>
          </w:tcPr>
          <w:p w14:paraId="73AF417A" w14:textId="77777777" w:rsidR="004E6ECC" w:rsidRPr="00B803B9" w:rsidRDefault="004E6ECC" w:rsidP="004E6ECC">
            <w:pPr>
              <w:suppressAutoHyphens w:val="0"/>
              <w:spacing w:before="0" w:after="0"/>
              <w:jc w:val="left"/>
              <w:rPr>
                <w:color w:val="1F1F1F"/>
                <w:szCs w:val="24"/>
              </w:rPr>
            </w:pPr>
            <w:r w:rsidRPr="00B803B9">
              <w:rPr>
                <w:color w:val="1F1F1F"/>
                <w:szCs w:val="24"/>
              </w:rPr>
              <w:t>Training Aids, Devices, Simulators, and Simulations</w:t>
            </w:r>
          </w:p>
        </w:tc>
      </w:tr>
      <w:tr w:rsidR="004E6ECC" w:rsidRPr="004E6ECC" w14:paraId="6311E967" w14:textId="77777777" w:rsidTr="00B803B9">
        <w:tc>
          <w:tcPr>
            <w:tcW w:w="2155" w:type="dxa"/>
            <w:hideMark/>
          </w:tcPr>
          <w:p w14:paraId="5057DC57" w14:textId="77777777" w:rsidR="004E6ECC" w:rsidRPr="00B803B9" w:rsidRDefault="004E6ECC" w:rsidP="004E6ECC">
            <w:pPr>
              <w:suppressAutoHyphens w:val="0"/>
              <w:spacing w:before="0" w:after="0"/>
              <w:jc w:val="left"/>
              <w:rPr>
                <w:color w:val="1F1F1F"/>
                <w:szCs w:val="24"/>
              </w:rPr>
            </w:pPr>
            <w:r w:rsidRPr="00B803B9">
              <w:rPr>
                <w:color w:val="1F1F1F"/>
                <w:szCs w:val="24"/>
              </w:rPr>
              <w:t>TDP</w:t>
            </w:r>
          </w:p>
        </w:tc>
        <w:tc>
          <w:tcPr>
            <w:tcW w:w="6390" w:type="dxa"/>
            <w:hideMark/>
          </w:tcPr>
          <w:p w14:paraId="55ACD91C" w14:textId="77777777" w:rsidR="004E6ECC" w:rsidRPr="00B803B9" w:rsidRDefault="004E6ECC" w:rsidP="004E6ECC">
            <w:pPr>
              <w:suppressAutoHyphens w:val="0"/>
              <w:spacing w:before="0" w:after="0"/>
              <w:jc w:val="left"/>
              <w:rPr>
                <w:color w:val="1F1F1F"/>
                <w:szCs w:val="24"/>
              </w:rPr>
            </w:pPr>
            <w:r w:rsidRPr="00B803B9">
              <w:rPr>
                <w:color w:val="1F1F1F"/>
                <w:szCs w:val="24"/>
              </w:rPr>
              <w:t>Technical Data Package</w:t>
            </w:r>
          </w:p>
        </w:tc>
      </w:tr>
      <w:tr w:rsidR="004E6ECC" w:rsidRPr="004E6ECC" w14:paraId="482D0F5E" w14:textId="77777777" w:rsidTr="00B803B9">
        <w:tc>
          <w:tcPr>
            <w:tcW w:w="2155" w:type="dxa"/>
            <w:hideMark/>
          </w:tcPr>
          <w:p w14:paraId="4133F347" w14:textId="77777777" w:rsidR="004E6ECC" w:rsidRPr="00B803B9" w:rsidRDefault="004E6ECC" w:rsidP="004E6ECC">
            <w:pPr>
              <w:suppressAutoHyphens w:val="0"/>
              <w:spacing w:before="0" w:after="0"/>
              <w:jc w:val="left"/>
              <w:rPr>
                <w:color w:val="1F1F1F"/>
                <w:szCs w:val="24"/>
              </w:rPr>
            </w:pPr>
            <w:r w:rsidRPr="00B803B9">
              <w:rPr>
                <w:color w:val="1F1F1F"/>
                <w:szCs w:val="24"/>
              </w:rPr>
              <w:t>TM</w:t>
            </w:r>
          </w:p>
        </w:tc>
        <w:tc>
          <w:tcPr>
            <w:tcW w:w="6390" w:type="dxa"/>
            <w:hideMark/>
          </w:tcPr>
          <w:p w14:paraId="0108C2FD" w14:textId="77777777" w:rsidR="004E6ECC" w:rsidRPr="00B803B9" w:rsidRDefault="004E6ECC" w:rsidP="004E6ECC">
            <w:pPr>
              <w:suppressAutoHyphens w:val="0"/>
              <w:spacing w:before="0" w:after="0"/>
              <w:jc w:val="left"/>
              <w:rPr>
                <w:color w:val="1F1F1F"/>
                <w:szCs w:val="24"/>
              </w:rPr>
            </w:pPr>
            <w:r w:rsidRPr="00B803B9">
              <w:rPr>
                <w:color w:val="1F1F1F"/>
                <w:szCs w:val="24"/>
              </w:rPr>
              <w:t>Technical Manual(s)</w:t>
            </w:r>
          </w:p>
        </w:tc>
      </w:tr>
      <w:tr w:rsidR="00B33E43" w:rsidRPr="004E6ECC" w14:paraId="677524A1" w14:textId="77777777" w:rsidTr="004E6ECC">
        <w:tc>
          <w:tcPr>
            <w:tcW w:w="2155" w:type="dxa"/>
          </w:tcPr>
          <w:p w14:paraId="54BBBC34" w14:textId="6F0ECBEC" w:rsidR="00B33E43" w:rsidRPr="00B33E43" w:rsidRDefault="00B33E43" w:rsidP="00B33E43">
            <w:pPr>
              <w:suppressAutoHyphens w:val="0"/>
              <w:spacing w:before="0" w:after="0"/>
              <w:jc w:val="left"/>
              <w:rPr>
                <w:color w:val="1F1F1F"/>
                <w:szCs w:val="24"/>
              </w:rPr>
            </w:pPr>
            <w:r>
              <w:rPr>
                <w:color w:val="1F1F1F"/>
                <w:szCs w:val="24"/>
              </w:rPr>
              <w:t>TOC</w:t>
            </w:r>
          </w:p>
        </w:tc>
        <w:tc>
          <w:tcPr>
            <w:tcW w:w="6390" w:type="dxa"/>
          </w:tcPr>
          <w:p w14:paraId="412FF274" w14:textId="3EAB5020" w:rsidR="00B33E43" w:rsidRPr="00B33E43" w:rsidRDefault="00B33E43" w:rsidP="004E6ECC">
            <w:pPr>
              <w:suppressAutoHyphens w:val="0"/>
              <w:spacing w:before="0" w:after="0"/>
              <w:jc w:val="left"/>
              <w:rPr>
                <w:color w:val="1F1F1F"/>
                <w:szCs w:val="24"/>
              </w:rPr>
            </w:pPr>
            <w:r>
              <w:rPr>
                <w:color w:val="1F1F1F"/>
                <w:szCs w:val="24"/>
              </w:rPr>
              <w:t>Total Ownership Cost</w:t>
            </w:r>
          </w:p>
        </w:tc>
      </w:tr>
      <w:tr w:rsidR="004E6ECC" w:rsidRPr="004E6ECC" w14:paraId="04BF4F0E" w14:textId="77777777" w:rsidTr="00B803B9">
        <w:tc>
          <w:tcPr>
            <w:tcW w:w="2155" w:type="dxa"/>
            <w:hideMark/>
          </w:tcPr>
          <w:p w14:paraId="03B3707B" w14:textId="77777777" w:rsidR="004E6ECC" w:rsidRPr="00B803B9" w:rsidRDefault="004E6ECC" w:rsidP="004E6ECC">
            <w:pPr>
              <w:suppressAutoHyphens w:val="0"/>
              <w:spacing w:before="0" w:after="0"/>
              <w:jc w:val="left"/>
              <w:rPr>
                <w:color w:val="1F1F1F"/>
                <w:szCs w:val="24"/>
              </w:rPr>
            </w:pPr>
            <w:r w:rsidRPr="00B803B9">
              <w:rPr>
                <w:color w:val="1F1F1F"/>
                <w:szCs w:val="24"/>
              </w:rPr>
              <w:t>TRRs</w:t>
            </w:r>
          </w:p>
        </w:tc>
        <w:tc>
          <w:tcPr>
            <w:tcW w:w="6390" w:type="dxa"/>
            <w:hideMark/>
          </w:tcPr>
          <w:p w14:paraId="15EEC9C5" w14:textId="77777777" w:rsidR="004E6ECC" w:rsidRPr="00B803B9" w:rsidRDefault="004E6ECC" w:rsidP="004E6ECC">
            <w:pPr>
              <w:suppressAutoHyphens w:val="0"/>
              <w:spacing w:before="0" w:after="0"/>
              <w:jc w:val="left"/>
              <w:rPr>
                <w:color w:val="1F1F1F"/>
                <w:szCs w:val="24"/>
              </w:rPr>
            </w:pPr>
            <w:r w:rsidRPr="00B803B9">
              <w:rPr>
                <w:color w:val="1F1F1F"/>
                <w:szCs w:val="24"/>
              </w:rPr>
              <w:t>Test Readiness Reviews</w:t>
            </w:r>
          </w:p>
        </w:tc>
      </w:tr>
      <w:tr w:rsidR="004E6ECC" w:rsidRPr="004E6ECC" w14:paraId="6A1E27D7" w14:textId="77777777" w:rsidTr="00B803B9">
        <w:tc>
          <w:tcPr>
            <w:tcW w:w="2155" w:type="dxa"/>
            <w:hideMark/>
          </w:tcPr>
          <w:p w14:paraId="3A488050" w14:textId="77777777" w:rsidR="004E6ECC" w:rsidRPr="00B803B9" w:rsidRDefault="004E6ECC" w:rsidP="004E6ECC">
            <w:pPr>
              <w:suppressAutoHyphens w:val="0"/>
              <w:spacing w:before="0" w:after="0"/>
              <w:jc w:val="left"/>
              <w:rPr>
                <w:color w:val="1F1F1F"/>
                <w:szCs w:val="24"/>
              </w:rPr>
            </w:pPr>
            <w:r w:rsidRPr="00B803B9">
              <w:rPr>
                <w:color w:val="1F1F1F"/>
                <w:szCs w:val="24"/>
              </w:rPr>
              <w:t>UID</w:t>
            </w:r>
          </w:p>
        </w:tc>
        <w:tc>
          <w:tcPr>
            <w:tcW w:w="6390" w:type="dxa"/>
            <w:hideMark/>
          </w:tcPr>
          <w:p w14:paraId="0A6F47B2" w14:textId="77777777" w:rsidR="004E6ECC" w:rsidRPr="00B803B9" w:rsidRDefault="004E6ECC" w:rsidP="004E6ECC">
            <w:pPr>
              <w:suppressAutoHyphens w:val="0"/>
              <w:spacing w:before="0" w:after="0"/>
              <w:jc w:val="left"/>
              <w:rPr>
                <w:color w:val="1F1F1F"/>
                <w:szCs w:val="24"/>
              </w:rPr>
            </w:pPr>
            <w:r w:rsidRPr="00B803B9">
              <w:rPr>
                <w:color w:val="1F1F1F"/>
                <w:szCs w:val="24"/>
              </w:rPr>
              <w:t>Unique Identification</w:t>
            </w:r>
          </w:p>
        </w:tc>
      </w:tr>
      <w:tr w:rsidR="004E6ECC" w:rsidRPr="004E6ECC" w14:paraId="7DF577F6" w14:textId="77777777" w:rsidTr="00B803B9">
        <w:tc>
          <w:tcPr>
            <w:tcW w:w="2155" w:type="dxa"/>
            <w:hideMark/>
          </w:tcPr>
          <w:p w14:paraId="192BFEDB" w14:textId="77777777" w:rsidR="004E6ECC" w:rsidRPr="00B803B9" w:rsidRDefault="004E6ECC" w:rsidP="004E6ECC">
            <w:pPr>
              <w:suppressAutoHyphens w:val="0"/>
              <w:spacing w:before="0" w:after="0"/>
              <w:jc w:val="left"/>
              <w:rPr>
                <w:color w:val="1F1F1F"/>
                <w:szCs w:val="24"/>
              </w:rPr>
            </w:pPr>
            <w:r w:rsidRPr="00B803B9">
              <w:rPr>
                <w:color w:val="1F1F1F"/>
                <w:szCs w:val="24"/>
              </w:rPr>
              <w:t>WSS</w:t>
            </w:r>
          </w:p>
        </w:tc>
        <w:tc>
          <w:tcPr>
            <w:tcW w:w="6390" w:type="dxa"/>
            <w:hideMark/>
          </w:tcPr>
          <w:p w14:paraId="47DCD573" w14:textId="77777777" w:rsidR="004E6ECC" w:rsidRPr="00B803B9" w:rsidRDefault="004E6ECC" w:rsidP="004E6ECC">
            <w:pPr>
              <w:suppressAutoHyphens w:val="0"/>
              <w:spacing w:before="0" w:after="0"/>
              <w:jc w:val="left"/>
              <w:rPr>
                <w:color w:val="1F1F1F"/>
                <w:szCs w:val="24"/>
              </w:rPr>
            </w:pPr>
            <w:r w:rsidRPr="00B803B9">
              <w:rPr>
                <w:color w:val="1F1F1F"/>
                <w:szCs w:val="24"/>
              </w:rPr>
              <w:t>Weapon Systems Support</w:t>
            </w:r>
          </w:p>
        </w:tc>
      </w:tr>
    </w:tbl>
    <w:p w14:paraId="3A794164" w14:textId="5BC58DDE" w:rsidR="005B7D49" w:rsidRPr="005B7D49" w:rsidRDefault="005B7D49" w:rsidP="00AB144B"/>
    <w:p w14:paraId="21160E70" w14:textId="62B55E49" w:rsidR="00970D06" w:rsidRDefault="00970D06" w:rsidP="00965138">
      <w:pPr>
        <w:pStyle w:val="Heading3"/>
        <w:numPr>
          <w:ilvl w:val="0"/>
          <w:numId w:val="0"/>
        </w:numPr>
      </w:pPr>
    </w:p>
    <w:sectPr w:rsidR="00970D06" w:rsidSect="00EF560C">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NumType w:start="1"/>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Daviya Wheeler-Hamilton" w:date="2026-03-17T14:22:00Z" w:initials="WDAC(">
    <w:p w14:paraId="6DE469C0" w14:textId="7D88D66B" w:rsidR="00D05E09" w:rsidRDefault="00D05E09">
      <w:pPr>
        <w:pStyle w:val="CommentText"/>
      </w:pPr>
      <w:r>
        <w:rPr>
          <w:rStyle w:val="CommentReference"/>
        </w:rPr>
        <w:annotationRef/>
      </w:r>
      <w:r>
        <w:t xml:space="preserve">Spell it out interference/capability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E469C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E469C0" w16cid:durableId="6DE469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98DE2" w14:textId="77777777" w:rsidR="00737211" w:rsidRDefault="00737211">
      <w:r>
        <w:separator/>
      </w:r>
    </w:p>
  </w:endnote>
  <w:endnote w:type="continuationSeparator" w:id="0">
    <w:p w14:paraId="648349B2" w14:textId="77777777" w:rsidR="00737211" w:rsidRDefault="00737211">
      <w:r>
        <w:continuationSeparator/>
      </w:r>
    </w:p>
  </w:endnote>
  <w:endnote w:type="continuationNotice" w:id="1">
    <w:p w14:paraId="294FD7E3" w14:textId="77777777" w:rsidR="00737211" w:rsidRDefault="0073721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2EE8" w14:textId="77777777" w:rsidR="00AB53DC" w:rsidRDefault="00AB53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5EB6C" w14:textId="5C8055A6" w:rsidR="00D05E09" w:rsidRDefault="00D05E09" w:rsidP="00A130FB">
    <w:pPr>
      <w:pStyle w:val="Footer"/>
      <w:jc w:val="center"/>
    </w:pPr>
    <w:r>
      <w:t>CUI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851626"/>
      <w:docPartObj>
        <w:docPartGallery w:val="Page Numbers (Bottom of Page)"/>
        <w:docPartUnique/>
      </w:docPartObj>
    </w:sdtPr>
    <w:sdtEndPr>
      <w:rPr>
        <w:noProof/>
      </w:rPr>
    </w:sdtEndPr>
    <w:sdtContent>
      <w:p w14:paraId="5CE3FF7C" w14:textId="12D1AA56" w:rsidR="00D05E09" w:rsidRDefault="00D05E09">
        <w:pPr>
          <w:pStyle w:val="Footer"/>
          <w:jc w:val="center"/>
        </w:pPr>
        <w:r>
          <w:fldChar w:fldCharType="begin"/>
        </w:r>
        <w:r>
          <w:instrText xml:space="preserve"> PAGE   \* MERGEFORMAT </w:instrText>
        </w:r>
        <w:r>
          <w:fldChar w:fldCharType="separate"/>
        </w:r>
        <w:r w:rsidR="005F4510">
          <w:rPr>
            <w:noProof/>
          </w:rPr>
          <w:t>1</w:t>
        </w:r>
        <w:r>
          <w:rPr>
            <w:noProof/>
          </w:rPr>
          <w:fldChar w:fldCharType="end"/>
        </w:r>
      </w:p>
    </w:sdtContent>
  </w:sdt>
  <w:p w14:paraId="2A5692A6" w14:textId="1AB70848" w:rsidR="00D05E09" w:rsidRDefault="00D05E09" w:rsidP="00A130FB">
    <w:pPr>
      <w:pStyle w:val="Footer"/>
      <w:jc w:val="center"/>
    </w:pPr>
    <w:r>
      <w:t>CUI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9AEEA" w14:textId="77777777" w:rsidR="00737211" w:rsidRDefault="00737211">
      <w:r>
        <w:separator/>
      </w:r>
    </w:p>
  </w:footnote>
  <w:footnote w:type="continuationSeparator" w:id="0">
    <w:p w14:paraId="017F91ED" w14:textId="77777777" w:rsidR="00737211" w:rsidRDefault="00737211">
      <w:r>
        <w:continuationSeparator/>
      </w:r>
    </w:p>
  </w:footnote>
  <w:footnote w:type="continuationNotice" w:id="1">
    <w:p w14:paraId="2CA7FCDB" w14:textId="77777777" w:rsidR="00737211" w:rsidRDefault="0073721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96CF2" w14:textId="664B4DE7" w:rsidR="00AB53DC" w:rsidRDefault="00AB53DC">
    <w:pPr>
      <w:pStyle w:val="Header"/>
    </w:pPr>
    <w:ins w:id="88" w:author="Bill, Reannda L CIV USN NAS PAX MD (USA)" w:date="2026-04-06T09:25:00Z" w16du:dateUtc="2026-04-06T13:25:00Z">
      <w:r>
        <w:rPr>
          <w:noProof/>
        </w:rPr>
        <w:pict w14:anchorId="490F2D5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3845782" o:spid="_x0000_s1027"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Times New Roman&quot;;font-size:1pt" string="DRAFT"/>
          </v:shape>
        </w:pict>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50BF0" w14:textId="2CC8C81C" w:rsidR="00D05E09" w:rsidRPr="00A130FB" w:rsidRDefault="00AB53DC" w:rsidP="00A130FB">
    <w:pPr>
      <w:pStyle w:val="Header"/>
      <w:jc w:val="center"/>
      <w:rPr>
        <w:rFonts w:ascii="Times New Roman" w:hAnsi="Times New Roman"/>
        <w:b w:val="0"/>
        <w:i w:val="0"/>
        <w:sz w:val="24"/>
        <w:szCs w:val="24"/>
      </w:rPr>
    </w:pPr>
    <w:ins w:id="89" w:author="Bill, Reannda L CIV USN NAS PAX MD (USA)" w:date="2026-04-06T09:25:00Z" w16du:dateUtc="2026-04-06T13:25:00Z">
      <w:r>
        <w:rPr>
          <w:noProof/>
        </w:rPr>
        <w:pict w14:anchorId="53B6F4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3845783" o:spid="_x0000_s1028" type="#_x0000_t136" style="position:absolute;left:0;text-align:left;margin-left:0;margin-top:0;width:471.3pt;height:188.5pt;rotation:315;z-index:-251653120;mso-position-horizontal:center;mso-position-horizontal-relative:margin;mso-position-vertical:center;mso-position-vertical-relative:margin" o:allowincell="f" fillcolor="silver" stroked="f">
            <v:fill opacity=".5"/>
            <v:textpath style="font-family:&quot;Times New Roman&quot;;font-size:1pt" string="DRAFT"/>
          </v:shape>
        </w:pict>
      </w:r>
    </w:ins>
    <w:r w:rsidR="00D05E09" w:rsidRPr="00A130FB">
      <w:rPr>
        <w:rFonts w:ascii="Times New Roman" w:hAnsi="Times New Roman"/>
        <w:b w:val="0"/>
        <w:i w:val="0"/>
        <w:sz w:val="24"/>
        <w:szCs w:val="24"/>
      </w:rPr>
      <w:t>CUI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B5CF" w14:textId="22BAB98E" w:rsidR="00D05E09" w:rsidRPr="00A130FB" w:rsidRDefault="00AB53DC" w:rsidP="00A130FB">
    <w:pPr>
      <w:pStyle w:val="Header"/>
      <w:jc w:val="center"/>
      <w:rPr>
        <w:rFonts w:ascii="Times New Roman" w:hAnsi="Times New Roman"/>
        <w:b w:val="0"/>
        <w:i w:val="0"/>
        <w:sz w:val="24"/>
        <w:szCs w:val="24"/>
      </w:rPr>
    </w:pPr>
    <w:ins w:id="90" w:author="Bill, Reannda L CIV USN NAS PAX MD (USA)" w:date="2026-04-06T09:25:00Z" w16du:dateUtc="2026-04-06T13:25:00Z">
      <w:r>
        <w:rPr>
          <w:noProof/>
        </w:rPr>
        <w:pict w14:anchorId="73C334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43845781" o:spid="_x0000_s1026" type="#_x0000_t136" style="position:absolute;left:0;text-align:left;margin-left:0;margin-top:0;width:471.3pt;height:188.5pt;rotation:315;z-index:-251657216;mso-position-horizontal:center;mso-position-horizontal-relative:margin;mso-position-vertical:center;mso-position-vertical-relative:margin" o:allowincell="f" fillcolor="silver" stroked="f">
            <v:fill opacity=".5"/>
            <v:textpath style="font-family:&quot;Times New Roman&quot;;font-size:1pt" string="DRAFT"/>
          </v:shape>
        </w:pict>
      </w:r>
    </w:ins>
    <w:r w:rsidR="00D05E09" w:rsidRPr="00A130FB">
      <w:rPr>
        <w:rFonts w:ascii="Times New Roman" w:hAnsi="Times New Roman"/>
        <w:b w:val="0"/>
        <w:i w:val="0"/>
        <w:sz w:val="24"/>
        <w:szCs w:val="24"/>
      </w:rPr>
      <w:t>CUI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84C54A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EB56C88"/>
    <w:multiLevelType w:val="multilevel"/>
    <w:tmpl w:val="EA902D30"/>
    <w:lvl w:ilvl="0">
      <w:start w:val="13"/>
      <w:numFmt w:val="decimal"/>
      <w:lvlText w:val="%1"/>
      <w:lvlJc w:val="left"/>
      <w:pPr>
        <w:tabs>
          <w:tab w:val="num" w:pos="1440"/>
        </w:tabs>
        <w:ind w:left="1440" w:hanging="1440"/>
      </w:pPr>
      <w:rPr>
        <w:rFonts w:cs="Times New Roman" w:hint="default"/>
      </w:rPr>
    </w:lvl>
    <w:lvl w:ilvl="1">
      <w:start w:val="1"/>
      <w:numFmt w:val="decimal"/>
      <w:lvlText w:val="%1.%2"/>
      <w:lvlJc w:val="left"/>
      <w:pPr>
        <w:tabs>
          <w:tab w:val="num" w:pos="1800"/>
        </w:tabs>
        <w:ind w:left="1800" w:hanging="1440"/>
      </w:pPr>
      <w:rPr>
        <w:rFonts w:cs="Times New Roman" w:hint="default"/>
      </w:rPr>
    </w:lvl>
    <w:lvl w:ilvl="2">
      <w:start w:val="1"/>
      <w:numFmt w:val="decimal"/>
      <w:lvlText w:val="%1.%2.%3"/>
      <w:lvlJc w:val="left"/>
      <w:pPr>
        <w:tabs>
          <w:tab w:val="num" w:pos="2160"/>
        </w:tabs>
        <w:ind w:left="2160" w:hanging="1440"/>
      </w:pPr>
      <w:rPr>
        <w:rFonts w:cs="Times New Roman" w:hint="default"/>
      </w:rPr>
    </w:lvl>
    <w:lvl w:ilvl="3">
      <w:start w:val="1"/>
      <w:numFmt w:val="decimal"/>
      <w:lvlText w:val="%1.%2.%3.%4"/>
      <w:lvlJc w:val="left"/>
      <w:pPr>
        <w:tabs>
          <w:tab w:val="num" w:pos="2520"/>
        </w:tabs>
        <w:ind w:left="2520" w:hanging="1440"/>
      </w:pPr>
      <w:rPr>
        <w:rFonts w:cs="Times New Roman" w:hint="default"/>
      </w:rPr>
    </w:lvl>
    <w:lvl w:ilvl="4">
      <w:start w:val="1"/>
      <w:numFmt w:val="decimal"/>
      <w:lvlText w:val="%1.%2.%3.%4.%5"/>
      <w:lvlJc w:val="left"/>
      <w:pPr>
        <w:tabs>
          <w:tab w:val="num" w:pos="2880"/>
        </w:tabs>
        <w:ind w:left="2880" w:hanging="1440"/>
      </w:pPr>
      <w:rPr>
        <w:rFonts w:cs="Times New Roman" w:hint="default"/>
      </w:rPr>
    </w:lvl>
    <w:lvl w:ilvl="5">
      <w:start w:val="1"/>
      <w:numFmt w:val="decimal"/>
      <w:lvlText w:val="%1.%2.%3.%4.%5.%6"/>
      <w:lvlJc w:val="left"/>
      <w:pPr>
        <w:tabs>
          <w:tab w:val="num" w:pos="3240"/>
        </w:tabs>
        <w:ind w:left="3240" w:hanging="144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2" w15:restartNumberingAfterBreak="0">
    <w:nsid w:val="146C1CDB"/>
    <w:multiLevelType w:val="multilevel"/>
    <w:tmpl w:val="404046D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26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A875629"/>
    <w:multiLevelType w:val="hybridMultilevel"/>
    <w:tmpl w:val="5F34EC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D2559BA"/>
    <w:multiLevelType w:val="hybridMultilevel"/>
    <w:tmpl w:val="4D0C13F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3BE6891"/>
    <w:multiLevelType w:val="hybridMultilevel"/>
    <w:tmpl w:val="CEFAC42C"/>
    <w:lvl w:ilvl="0" w:tplc="0409000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1876A3"/>
    <w:multiLevelType w:val="hybridMultilevel"/>
    <w:tmpl w:val="4A02A2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1B4E14"/>
    <w:multiLevelType w:val="hybridMultilevel"/>
    <w:tmpl w:val="32E870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53A4904"/>
    <w:multiLevelType w:val="hybridMultilevel"/>
    <w:tmpl w:val="D8223DE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7383E2C"/>
    <w:multiLevelType w:val="multilevel"/>
    <w:tmpl w:val="B21C788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2BDC4230"/>
    <w:multiLevelType w:val="hybridMultilevel"/>
    <w:tmpl w:val="703ABF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BE4345"/>
    <w:multiLevelType w:val="hybridMultilevel"/>
    <w:tmpl w:val="F334A2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274980"/>
    <w:multiLevelType w:val="multilevel"/>
    <w:tmpl w:val="604497BA"/>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b/>
      </w:rPr>
    </w:lvl>
    <w:lvl w:ilvl="3">
      <w:start w:val="1"/>
      <w:numFmt w:val="decimal"/>
      <w:lvlText w:val="%1.%2.%3.%4."/>
      <w:lvlJc w:val="left"/>
      <w:pPr>
        <w:tabs>
          <w:tab w:val="num" w:pos="1800"/>
        </w:tabs>
        <w:ind w:left="1728" w:hanging="648"/>
      </w:pPr>
      <w:rPr>
        <w:rFonts w:cs="Times New Roman" w:hint="default"/>
        <w:b w:val="0"/>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3" w15:restartNumberingAfterBreak="0">
    <w:nsid w:val="3B9C03D3"/>
    <w:multiLevelType w:val="multilevel"/>
    <w:tmpl w:val="AB06B9E6"/>
    <w:lvl w:ilvl="0">
      <w:start w:val="1"/>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40233C19"/>
    <w:multiLevelType w:val="hybridMultilevel"/>
    <w:tmpl w:val="8B7484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D36EC0"/>
    <w:multiLevelType w:val="multilevel"/>
    <w:tmpl w:val="F39092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C3D06C2"/>
    <w:multiLevelType w:val="hybridMultilevel"/>
    <w:tmpl w:val="FE245D4C"/>
    <w:lvl w:ilvl="0" w:tplc="0409000F">
      <w:start w:val="1"/>
      <w:numFmt w:val="decimal"/>
      <w:lvlText w:val="%1."/>
      <w:lvlJc w:val="left"/>
      <w:pPr>
        <w:ind w:left="1444" w:hanging="360"/>
      </w:pPr>
    </w:lvl>
    <w:lvl w:ilvl="1" w:tplc="04090019" w:tentative="1">
      <w:start w:val="1"/>
      <w:numFmt w:val="lowerLetter"/>
      <w:lvlText w:val="%2."/>
      <w:lvlJc w:val="left"/>
      <w:pPr>
        <w:ind w:left="2164" w:hanging="360"/>
      </w:pPr>
    </w:lvl>
    <w:lvl w:ilvl="2" w:tplc="0409001B" w:tentative="1">
      <w:start w:val="1"/>
      <w:numFmt w:val="lowerRoman"/>
      <w:lvlText w:val="%3."/>
      <w:lvlJc w:val="right"/>
      <w:pPr>
        <w:ind w:left="2884" w:hanging="180"/>
      </w:pPr>
    </w:lvl>
    <w:lvl w:ilvl="3" w:tplc="0409000F" w:tentative="1">
      <w:start w:val="1"/>
      <w:numFmt w:val="decimal"/>
      <w:lvlText w:val="%4."/>
      <w:lvlJc w:val="left"/>
      <w:pPr>
        <w:ind w:left="3604" w:hanging="360"/>
      </w:pPr>
    </w:lvl>
    <w:lvl w:ilvl="4" w:tplc="04090019" w:tentative="1">
      <w:start w:val="1"/>
      <w:numFmt w:val="lowerLetter"/>
      <w:lvlText w:val="%5."/>
      <w:lvlJc w:val="left"/>
      <w:pPr>
        <w:ind w:left="4324" w:hanging="360"/>
      </w:pPr>
    </w:lvl>
    <w:lvl w:ilvl="5" w:tplc="0409001B" w:tentative="1">
      <w:start w:val="1"/>
      <w:numFmt w:val="lowerRoman"/>
      <w:lvlText w:val="%6."/>
      <w:lvlJc w:val="right"/>
      <w:pPr>
        <w:ind w:left="5044" w:hanging="180"/>
      </w:pPr>
    </w:lvl>
    <w:lvl w:ilvl="6" w:tplc="0409000F" w:tentative="1">
      <w:start w:val="1"/>
      <w:numFmt w:val="decimal"/>
      <w:lvlText w:val="%7."/>
      <w:lvlJc w:val="left"/>
      <w:pPr>
        <w:ind w:left="5764" w:hanging="360"/>
      </w:pPr>
    </w:lvl>
    <w:lvl w:ilvl="7" w:tplc="04090019" w:tentative="1">
      <w:start w:val="1"/>
      <w:numFmt w:val="lowerLetter"/>
      <w:lvlText w:val="%8."/>
      <w:lvlJc w:val="left"/>
      <w:pPr>
        <w:ind w:left="6484" w:hanging="360"/>
      </w:pPr>
    </w:lvl>
    <w:lvl w:ilvl="8" w:tplc="0409001B" w:tentative="1">
      <w:start w:val="1"/>
      <w:numFmt w:val="lowerRoman"/>
      <w:lvlText w:val="%9."/>
      <w:lvlJc w:val="right"/>
      <w:pPr>
        <w:ind w:left="7204" w:hanging="180"/>
      </w:pPr>
    </w:lvl>
  </w:abstractNum>
  <w:abstractNum w:abstractNumId="17" w15:restartNumberingAfterBreak="0">
    <w:nsid w:val="4CC329BB"/>
    <w:multiLevelType w:val="multilevel"/>
    <w:tmpl w:val="BBE6FD7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710" w:hanging="720"/>
      </w:pPr>
    </w:lvl>
    <w:lvl w:ilvl="3">
      <w:start w:val="1"/>
      <w:numFmt w:val="decimal"/>
      <w:pStyle w:val="Heading4"/>
      <w:lvlText w:val="%1.%2.%3.%4"/>
      <w:lvlJc w:val="left"/>
      <w:pPr>
        <w:ind w:left="864" w:hanging="864"/>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4DD40505"/>
    <w:multiLevelType w:val="hybridMultilevel"/>
    <w:tmpl w:val="649641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0D2EEA"/>
    <w:multiLevelType w:val="hybridMultilevel"/>
    <w:tmpl w:val="7CB00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F723FB"/>
    <w:multiLevelType w:val="multilevel"/>
    <w:tmpl w:val="1C380DC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6A0C12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A5350E0"/>
    <w:multiLevelType w:val="hybridMultilevel"/>
    <w:tmpl w:val="B86CA9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7C2165"/>
    <w:multiLevelType w:val="hybridMultilevel"/>
    <w:tmpl w:val="C1E4C6F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18F59BB"/>
    <w:multiLevelType w:val="hybridMultilevel"/>
    <w:tmpl w:val="5F3E2900"/>
    <w:lvl w:ilvl="0" w:tplc="0409000F">
      <w:start w:val="1"/>
      <w:numFmt w:val="decimal"/>
      <w:lvlText w:val="%1."/>
      <w:lvlJc w:val="left"/>
      <w:pPr>
        <w:ind w:left="1444" w:hanging="360"/>
      </w:pPr>
    </w:lvl>
    <w:lvl w:ilvl="1" w:tplc="04090019" w:tentative="1">
      <w:start w:val="1"/>
      <w:numFmt w:val="lowerLetter"/>
      <w:lvlText w:val="%2."/>
      <w:lvlJc w:val="left"/>
      <w:pPr>
        <w:ind w:left="2164" w:hanging="360"/>
      </w:pPr>
    </w:lvl>
    <w:lvl w:ilvl="2" w:tplc="0409001B" w:tentative="1">
      <w:start w:val="1"/>
      <w:numFmt w:val="lowerRoman"/>
      <w:lvlText w:val="%3."/>
      <w:lvlJc w:val="right"/>
      <w:pPr>
        <w:ind w:left="2884" w:hanging="180"/>
      </w:pPr>
    </w:lvl>
    <w:lvl w:ilvl="3" w:tplc="0409000F" w:tentative="1">
      <w:start w:val="1"/>
      <w:numFmt w:val="decimal"/>
      <w:lvlText w:val="%4."/>
      <w:lvlJc w:val="left"/>
      <w:pPr>
        <w:ind w:left="3604" w:hanging="360"/>
      </w:pPr>
    </w:lvl>
    <w:lvl w:ilvl="4" w:tplc="04090019" w:tentative="1">
      <w:start w:val="1"/>
      <w:numFmt w:val="lowerLetter"/>
      <w:lvlText w:val="%5."/>
      <w:lvlJc w:val="left"/>
      <w:pPr>
        <w:ind w:left="4324" w:hanging="360"/>
      </w:pPr>
    </w:lvl>
    <w:lvl w:ilvl="5" w:tplc="0409001B" w:tentative="1">
      <w:start w:val="1"/>
      <w:numFmt w:val="lowerRoman"/>
      <w:lvlText w:val="%6."/>
      <w:lvlJc w:val="right"/>
      <w:pPr>
        <w:ind w:left="5044" w:hanging="180"/>
      </w:pPr>
    </w:lvl>
    <w:lvl w:ilvl="6" w:tplc="0409000F" w:tentative="1">
      <w:start w:val="1"/>
      <w:numFmt w:val="decimal"/>
      <w:lvlText w:val="%7."/>
      <w:lvlJc w:val="left"/>
      <w:pPr>
        <w:ind w:left="5764" w:hanging="360"/>
      </w:pPr>
    </w:lvl>
    <w:lvl w:ilvl="7" w:tplc="04090019" w:tentative="1">
      <w:start w:val="1"/>
      <w:numFmt w:val="lowerLetter"/>
      <w:lvlText w:val="%8."/>
      <w:lvlJc w:val="left"/>
      <w:pPr>
        <w:ind w:left="6484" w:hanging="360"/>
      </w:pPr>
    </w:lvl>
    <w:lvl w:ilvl="8" w:tplc="0409001B" w:tentative="1">
      <w:start w:val="1"/>
      <w:numFmt w:val="lowerRoman"/>
      <w:lvlText w:val="%9."/>
      <w:lvlJc w:val="right"/>
      <w:pPr>
        <w:ind w:left="7204" w:hanging="180"/>
      </w:pPr>
    </w:lvl>
  </w:abstractNum>
  <w:abstractNum w:abstractNumId="25" w15:restartNumberingAfterBreak="0">
    <w:nsid w:val="739728BD"/>
    <w:multiLevelType w:val="hybridMultilevel"/>
    <w:tmpl w:val="0946FC7E"/>
    <w:lvl w:ilvl="0" w:tplc="04090001">
      <w:start w:val="1"/>
      <w:numFmt w:val="bullet"/>
      <w:lvlText w:val=""/>
      <w:lvlJc w:val="left"/>
      <w:pPr>
        <w:tabs>
          <w:tab w:val="num" w:pos="731"/>
        </w:tabs>
        <w:ind w:left="731" w:hanging="360"/>
      </w:pPr>
      <w:rPr>
        <w:rFonts w:ascii="Symbol" w:hAnsi="Symbol" w:hint="default"/>
      </w:rPr>
    </w:lvl>
    <w:lvl w:ilvl="1" w:tplc="04090003" w:tentative="1">
      <w:start w:val="1"/>
      <w:numFmt w:val="bullet"/>
      <w:lvlText w:val="o"/>
      <w:lvlJc w:val="left"/>
      <w:pPr>
        <w:tabs>
          <w:tab w:val="num" w:pos="1451"/>
        </w:tabs>
        <w:ind w:left="1451" w:hanging="360"/>
      </w:pPr>
      <w:rPr>
        <w:rFonts w:ascii="Courier New" w:hAnsi="Courier New" w:hint="default"/>
      </w:rPr>
    </w:lvl>
    <w:lvl w:ilvl="2" w:tplc="04090005" w:tentative="1">
      <w:start w:val="1"/>
      <w:numFmt w:val="bullet"/>
      <w:lvlText w:val=""/>
      <w:lvlJc w:val="left"/>
      <w:pPr>
        <w:tabs>
          <w:tab w:val="num" w:pos="2171"/>
        </w:tabs>
        <w:ind w:left="2171" w:hanging="360"/>
      </w:pPr>
      <w:rPr>
        <w:rFonts w:ascii="Wingdings" w:hAnsi="Wingdings" w:hint="default"/>
      </w:rPr>
    </w:lvl>
    <w:lvl w:ilvl="3" w:tplc="04090001" w:tentative="1">
      <w:start w:val="1"/>
      <w:numFmt w:val="bullet"/>
      <w:lvlText w:val=""/>
      <w:lvlJc w:val="left"/>
      <w:pPr>
        <w:tabs>
          <w:tab w:val="num" w:pos="2891"/>
        </w:tabs>
        <w:ind w:left="2891" w:hanging="360"/>
      </w:pPr>
      <w:rPr>
        <w:rFonts w:ascii="Symbol" w:hAnsi="Symbol" w:hint="default"/>
      </w:rPr>
    </w:lvl>
    <w:lvl w:ilvl="4" w:tplc="04090003" w:tentative="1">
      <w:start w:val="1"/>
      <w:numFmt w:val="bullet"/>
      <w:lvlText w:val="o"/>
      <w:lvlJc w:val="left"/>
      <w:pPr>
        <w:tabs>
          <w:tab w:val="num" w:pos="3611"/>
        </w:tabs>
        <w:ind w:left="3611" w:hanging="360"/>
      </w:pPr>
      <w:rPr>
        <w:rFonts w:ascii="Courier New" w:hAnsi="Courier New" w:hint="default"/>
      </w:rPr>
    </w:lvl>
    <w:lvl w:ilvl="5" w:tplc="04090005" w:tentative="1">
      <w:start w:val="1"/>
      <w:numFmt w:val="bullet"/>
      <w:lvlText w:val=""/>
      <w:lvlJc w:val="left"/>
      <w:pPr>
        <w:tabs>
          <w:tab w:val="num" w:pos="4331"/>
        </w:tabs>
        <w:ind w:left="4331" w:hanging="360"/>
      </w:pPr>
      <w:rPr>
        <w:rFonts w:ascii="Wingdings" w:hAnsi="Wingdings" w:hint="default"/>
      </w:rPr>
    </w:lvl>
    <w:lvl w:ilvl="6" w:tplc="04090001" w:tentative="1">
      <w:start w:val="1"/>
      <w:numFmt w:val="bullet"/>
      <w:lvlText w:val=""/>
      <w:lvlJc w:val="left"/>
      <w:pPr>
        <w:tabs>
          <w:tab w:val="num" w:pos="5051"/>
        </w:tabs>
        <w:ind w:left="5051" w:hanging="360"/>
      </w:pPr>
      <w:rPr>
        <w:rFonts w:ascii="Symbol" w:hAnsi="Symbol" w:hint="default"/>
      </w:rPr>
    </w:lvl>
    <w:lvl w:ilvl="7" w:tplc="04090003" w:tentative="1">
      <w:start w:val="1"/>
      <w:numFmt w:val="bullet"/>
      <w:lvlText w:val="o"/>
      <w:lvlJc w:val="left"/>
      <w:pPr>
        <w:tabs>
          <w:tab w:val="num" w:pos="5771"/>
        </w:tabs>
        <w:ind w:left="5771" w:hanging="360"/>
      </w:pPr>
      <w:rPr>
        <w:rFonts w:ascii="Courier New" w:hAnsi="Courier New" w:hint="default"/>
      </w:rPr>
    </w:lvl>
    <w:lvl w:ilvl="8" w:tplc="04090005" w:tentative="1">
      <w:start w:val="1"/>
      <w:numFmt w:val="bullet"/>
      <w:lvlText w:val=""/>
      <w:lvlJc w:val="left"/>
      <w:pPr>
        <w:tabs>
          <w:tab w:val="num" w:pos="6491"/>
        </w:tabs>
        <w:ind w:left="6491" w:hanging="360"/>
      </w:pPr>
      <w:rPr>
        <w:rFonts w:ascii="Wingdings" w:hAnsi="Wingdings" w:hint="default"/>
      </w:rPr>
    </w:lvl>
  </w:abstractNum>
  <w:abstractNum w:abstractNumId="26" w15:restartNumberingAfterBreak="0">
    <w:nsid w:val="758B1FC0"/>
    <w:multiLevelType w:val="multilevel"/>
    <w:tmpl w:val="8F58B4E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777210C6"/>
    <w:multiLevelType w:val="hybridMultilevel"/>
    <w:tmpl w:val="780E3A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8AF2348"/>
    <w:multiLevelType w:val="hybridMultilevel"/>
    <w:tmpl w:val="9AC4FFB8"/>
    <w:lvl w:ilvl="0" w:tplc="04090019">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A387735"/>
    <w:multiLevelType w:val="hybridMultilevel"/>
    <w:tmpl w:val="DE609032"/>
    <w:lvl w:ilvl="0" w:tplc="04090001">
      <w:start w:val="1"/>
      <w:numFmt w:val="bullet"/>
      <w:lvlText w:val=""/>
      <w:lvlJc w:val="left"/>
      <w:pPr>
        <w:tabs>
          <w:tab w:val="num" w:pos="731"/>
        </w:tabs>
        <w:ind w:left="731" w:hanging="360"/>
      </w:pPr>
      <w:rPr>
        <w:rFonts w:ascii="Symbol" w:hAnsi="Symbol" w:hint="default"/>
      </w:rPr>
    </w:lvl>
    <w:lvl w:ilvl="1" w:tplc="04090003" w:tentative="1">
      <w:start w:val="1"/>
      <w:numFmt w:val="bullet"/>
      <w:lvlText w:val="o"/>
      <w:lvlJc w:val="left"/>
      <w:pPr>
        <w:tabs>
          <w:tab w:val="num" w:pos="1451"/>
        </w:tabs>
        <w:ind w:left="1451" w:hanging="360"/>
      </w:pPr>
      <w:rPr>
        <w:rFonts w:ascii="Courier New" w:hAnsi="Courier New" w:hint="default"/>
      </w:rPr>
    </w:lvl>
    <w:lvl w:ilvl="2" w:tplc="04090005" w:tentative="1">
      <w:start w:val="1"/>
      <w:numFmt w:val="bullet"/>
      <w:lvlText w:val=""/>
      <w:lvlJc w:val="left"/>
      <w:pPr>
        <w:tabs>
          <w:tab w:val="num" w:pos="2171"/>
        </w:tabs>
        <w:ind w:left="2171" w:hanging="360"/>
      </w:pPr>
      <w:rPr>
        <w:rFonts w:ascii="Wingdings" w:hAnsi="Wingdings" w:hint="default"/>
      </w:rPr>
    </w:lvl>
    <w:lvl w:ilvl="3" w:tplc="04090001" w:tentative="1">
      <w:start w:val="1"/>
      <w:numFmt w:val="bullet"/>
      <w:lvlText w:val=""/>
      <w:lvlJc w:val="left"/>
      <w:pPr>
        <w:tabs>
          <w:tab w:val="num" w:pos="2891"/>
        </w:tabs>
        <w:ind w:left="2891" w:hanging="360"/>
      </w:pPr>
      <w:rPr>
        <w:rFonts w:ascii="Symbol" w:hAnsi="Symbol" w:hint="default"/>
      </w:rPr>
    </w:lvl>
    <w:lvl w:ilvl="4" w:tplc="04090003" w:tentative="1">
      <w:start w:val="1"/>
      <w:numFmt w:val="bullet"/>
      <w:lvlText w:val="o"/>
      <w:lvlJc w:val="left"/>
      <w:pPr>
        <w:tabs>
          <w:tab w:val="num" w:pos="3611"/>
        </w:tabs>
        <w:ind w:left="3611" w:hanging="360"/>
      </w:pPr>
      <w:rPr>
        <w:rFonts w:ascii="Courier New" w:hAnsi="Courier New" w:hint="default"/>
      </w:rPr>
    </w:lvl>
    <w:lvl w:ilvl="5" w:tplc="04090005" w:tentative="1">
      <w:start w:val="1"/>
      <w:numFmt w:val="bullet"/>
      <w:lvlText w:val=""/>
      <w:lvlJc w:val="left"/>
      <w:pPr>
        <w:tabs>
          <w:tab w:val="num" w:pos="4331"/>
        </w:tabs>
        <w:ind w:left="4331" w:hanging="360"/>
      </w:pPr>
      <w:rPr>
        <w:rFonts w:ascii="Wingdings" w:hAnsi="Wingdings" w:hint="default"/>
      </w:rPr>
    </w:lvl>
    <w:lvl w:ilvl="6" w:tplc="04090001" w:tentative="1">
      <w:start w:val="1"/>
      <w:numFmt w:val="bullet"/>
      <w:lvlText w:val=""/>
      <w:lvlJc w:val="left"/>
      <w:pPr>
        <w:tabs>
          <w:tab w:val="num" w:pos="5051"/>
        </w:tabs>
        <w:ind w:left="5051" w:hanging="360"/>
      </w:pPr>
      <w:rPr>
        <w:rFonts w:ascii="Symbol" w:hAnsi="Symbol" w:hint="default"/>
      </w:rPr>
    </w:lvl>
    <w:lvl w:ilvl="7" w:tplc="04090003" w:tentative="1">
      <w:start w:val="1"/>
      <w:numFmt w:val="bullet"/>
      <w:lvlText w:val="o"/>
      <w:lvlJc w:val="left"/>
      <w:pPr>
        <w:tabs>
          <w:tab w:val="num" w:pos="5771"/>
        </w:tabs>
        <w:ind w:left="5771" w:hanging="360"/>
      </w:pPr>
      <w:rPr>
        <w:rFonts w:ascii="Courier New" w:hAnsi="Courier New" w:hint="default"/>
      </w:rPr>
    </w:lvl>
    <w:lvl w:ilvl="8" w:tplc="04090005" w:tentative="1">
      <w:start w:val="1"/>
      <w:numFmt w:val="bullet"/>
      <w:lvlText w:val=""/>
      <w:lvlJc w:val="left"/>
      <w:pPr>
        <w:tabs>
          <w:tab w:val="num" w:pos="6491"/>
        </w:tabs>
        <w:ind w:left="6491" w:hanging="360"/>
      </w:pPr>
      <w:rPr>
        <w:rFonts w:ascii="Wingdings" w:hAnsi="Wingdings" w:hint="default"/>
      </w:rPr>
    </w:lvl>
  </w:abstractNum>
  <w:abstractNum w:abstractNumId="30" w15:restartNumberingAfterBreak="0">
    <w:nsid w:val="7C27338E"/>
    <w:multiLevelType w:val="hybridMultilevel"/>
    <w:tmpl w:val="79BEE28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86129E"/>
    <w:multiLevelType w:val="hybridMultilevel"/>
    <w:tmpl w:val="EB0AA4D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048339503">
    <w:abstractNumId w:val="0"/>
  </w:num>
  <w:num w:numId="2" w16cid:durableId="568350369">
    <w:abstractNumId w:val="29"/>
  </w:num>
  <w:num w:numId="3" w16cid:durableId="2092190608">
    <w:abstractNumId w:val="25"/>
  </w:num>
  <w:num w:numId="4" w16cid:durableId="1348094221">
    <w:abstractNumId w:val="12"/>
  </w:num>
  <w:num w:numId="5" w16cid:durableId="1539581955">
    <w:abstractNumId w:val="1"/>
  </w:num>
  <w:num w:numId="6" w16cid:durableId="1002776295">
    <w:abstractNumId w:val="15"/>
  </w:num>
  <w:num w:numId="7" w16cid:durableId="26177008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303725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5621595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45042841">
    <w:abstractNumId w:val="16"/>
  </w:num>
  <w:num w:numId="11" w16cid:durableId="1990478632">
    <w:abstractNumId w:val="24"/>
  </w:num>
  <w:num w:numId="12" w16cid:durableId="1740207937">
    <w:abstractNumId w:val="30"/>
  </w:num>
  <w:num w:numId="13" w16cid:durableId="959847046">
    <w:abstractNumId w:val="6"/>
  </w:num>
  <w:num w:numId="14" w16cid:durableId="2144276381">
    <w:abstractNumId w:val="22"/>
  </w:num>
  <w:num w:numId="15" w16cid:durableId="546719155">
    <w:abstractNumId w:val="7"/>
  </w:num>
  <w:num w:numId="16" w16cid:durableId="1205292363">
    <w:abstractNumId w:val="19"/>
  </w:num>
  <w:num w:numId="17" w16cid:durableId="1996254416">
    <w:abstractNumId w:val="3"/>
  </w:num>
  <w:num w:numId="18" w16cid:durableId="1601908854">
    <w:abstractNumId w:val="4"/>
  </w:num>
  <w:num w:numId="19" w16cid:durableId="1923486298">
    <w:abstractNumId w:val="23"/>
  </w:num>
  <w:num w:numId="20" w16cid:durableId="461189618">
    <w:abstractNumId w:val="31"/>
  </w:num>
  <w:num w:numId="21" w16cid:durableId="2123300923">
    <w:abstractNumId w:val="2"/>
  </w:num>
  <w:num w:numId="22" w16cid:durableId="1292129726">
    <w:abstractNumId w:val="18"/>
  </w:num>
  <w:num w:numId="23" w16cid:durableId="1162545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47598672">
    <w:abstractNumId w:val="21"/>
  </w:num>
  <w:num w:numId="25" w16cid:durableId="2114544942">
    <w:abstractNumId w:val="17"/>
  </w:num>
  <w:num w:numId="26" w16cid:durableId="1762753605">
    <w:abstractNumId w:val="11"/>
  </w:num>
  <w:num w:numId="27" w16cid:durableId="296568141">
    <w:abstractNumId w:val="14"/>
  </w:num>
  <w:num w:numId="28" w16cid:durableId="523783955">
    <w:abstractNumId w:val="13"/>
  </w:num>
  <w:num w:numId="29" w16cid:durableId="17395741">
    <w:abstractNumId w:val="5"/>
  </w:num>
  <w:num w:numId="30" w16cid:durableId="1970553312">
    <w:abstractNumId w:val="28"/>
  </w:num>
  <w:num w:numId="31" w16cid:durableId="1979719664">
    <w:abstractNumId w:val="10"/>
  </w:num>
  <w:num w:numId="32" w16cid:durableId="1383364776">
    <w:abstractNumId w:val="8"/>
  </w:num>
  <w:num w:numId="33" w16cid:durableId="26957542">
    <w:abstractNumId w:val="26"/>
  </w:num>
  <w:num w:numId="34" w16cid:durableId="508061895">
    <w:abstractNumId w:val="20"/>
  </w:num>
  <w:num w:numId="35" w16cid:durableId="1169172601">
    <w:abstractNumId w:val="9"/>
  </w:num>
  <w:num w:numId="36" w16cid:durableId="25555330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86030961">
    <w:abstractNumId w:val="27"/>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ya Wheeler-Hamilton">
    <w15:presenceInfo w15:providerId="None" w15:userId="Daviya Wheeler-Hamilton"/>
  </w15:person>
  <w15:person w15:author="Bill, Reannda L CIV USN NAS PAX MD (USA)">
    <w15:presenceInfo w15:providerId="AD" w15:userId="S::reannda.l.bill.civ@us.navy.mil::db2f9655-f7b4-43b9-8f53-2750694cac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360"/>
  <w:autoHyphenation/>
  <w:doNotHyphenateCaps/>
  <w:drawingGridHorizontalSpacing w:val="120"/>
  <w:displayHorizontalDrawingGridEvery w:val="0"/>
  <w:displayVerticalDrawingGridEvery w:val="0"/>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1A3"/>
    <w:rsid w:val="00001D3D"/>
    <w:rsid w:val="000032BB"/>
    <w:rsid w:val="0000399D"/>
    <w:rsid w:val="00005A14"/>
    <w:rsid w:val="000075B6"/>
    <w:rsid w:val="000102C3"/>
    <w:rsid w:val="000124F9"/>
    <w:rsid w:val="00013998"/>
    <w:rsid w:val="00014300"/>
    <w:rsid w:val="000143B4"/>
    <w:rsid w:val="00014A10"/>
    <w:rsid w:val="00016271"/>
    <w:rsid w:val="000166DA"/>
    <w:rsid w:val="00017670"/>
    <w:rsid w:val="00020C73"/>
    <w:rsid w:val="000228D4"/>
    <w:rsid w:val="00023428"/>
    <w:rsid w:val="000237DD"/>
    <w:rsid w:val="00025326"/>
    <w:rsid w:val="00025CD6"/>
    <w:rsid w:val="00026C7C"/>
    <w:rsid w:val="00027375"/>
    <w:rsid w:val="000312D1"/>
    <w:rsid w:val="000312F1"/>
    <w:rsid w:val="00031867"/>
    <w:rsid w:val="00031F89"/>
    <w:rsid w:val="000320A0"/>
    <w:rsid w:val="00032E3D"/>
    <w:rsid w:val="000341A8"/>
    <w:rsid w:val="000363B7"/>
    <w:rsid w:val="000367DB"/>
    <w:rsid w:val="00036EF3"/>
    <w:rsid w:val="00037300"/>
    <w:rsid w:val="00040523"/>
    <w:rsid w:val="00040DCF"/>
    <w:rsid w:val="00041784"/>
    <w:rsid w:val="00041B5A"/>
    <w:rsid w:val="00041C45"/>
    <w:rsid w:val="00042703"/>
    <w:rsid w:val="00042844"/>
    <w:rsid w:val="00042B55"/>
    <w:rsid w:val="00042C5C"/>
    <w:rsid w:val="00043427"/>
    <w:rsid w:val="00044459"/>
    <w:rsid w:val="00045CE8"/>
    <w:rsid w:val="00045E64"/>
    <w:rsid w:val="0004663E"/>
    <w:rsid w:val="0005009E"/>
    <w:rsid w:val="00050452"/>
    <w:rsid w:val="000515C9"/>
    <w:rsid w:val="0005211E"/>
    <w:rsid w:val="00053451"/>
    <w:rsid w:val="00056028"/>
    <w:rsid w:val="00056A13"/>
    <w:rsid w:val="000572A6"/>
    <w:rsid w:val="00060244"/>
    <w:rsid w:val="000608DF"/>
    <w:rsid w:val="00061BA6"/>
    <w:rsid w:val="00062526"/>
    <w:rsid w:val="00062D30"/>
    <w:rsid w:val="000634D8"/>
    <w:rsid w:val="00063846"/>
    <w:rsid w:val="000666DF"/>
    <w:rsid w:val="00067349"/>
    <w:rsid w:val="00067889"/>
    <w:rsid w:val="000704E2"/>
    <w:rsid w:val="000737DF"/>
    <w:rsid w:val="00082495"/>
    <w:rsid w:val="000832FD"/>
    <w:rsid w:val="00083FB4"/>
    <w:rsid w:val="00084072"/>
    <w:rsid w:val="00084F2E"/>
    <w:rsid w:val="000851E1"/>
    <w:rsid w:val="00090D71"/>
    <w:rsid w:val="000929E2"/>
    <w:rsid w:val="000942E8"/>
    <w:rsid w:val="00094A18"/>
    <w:rsid w:val="00096119"/>
    <w:rsid w:val="00096E3E"/>
    <w:rsid w:val="000A054B"/>
    <w:rsid w:val="000A08A1"/>
    <w:rsid w:val="000A0E18"/>
    <w:rsid w:val="000A43D1"/>
    <w:rsid w:val="000A6603"/>
    <w:rsid w:val="000A7745"/>
    <w:rsid w:val="000B2B45"/>
    <w:rsid w:val="000B3B4A"/>
    <w:rsid w:val="000B43AD"/>
    <w:rsid w:val="000B5398"/>
    <w:rsid w:val="000B68D2"/>
    <w:rsid w:val="000B7735"/>
    <w:rsid w:val="000C3446"/>
    <w:rsid w:val="000C348E"/>
    <w:rsid w:val="000C41E9"/>
    <w:rsid w:val="000C5B06"/>
    <w:rsid w:val="000C65B7"/>
    <w:rsid w:val="000C7F56"/>
    <w:rsid w:val="000D1148"/>
    <w:rsid w:val="000D25AA"/>
    <w:rsid w:val="000D2FD4"/>
    <w:rsid w:val="000D44E2"/>
    <w:rsid w:val="000D4EA9"/>
    <w:rsid w:val="000D5D89"/>
    <w:rsid w:val="000D673D"/>
    <w:rsid w:val="000D7964"/>
    <w:rsid w:val="000D7BEA"/>
    <w:rsid w:val="000D7C82"/>
    <w:rsid w:val="000E04A3"/>
    <w:rsid w:val="000E3993"/>
    <w:rsid w:val="000E5003"/>
    <w:rsid w:val="000E7FDE"/>
    <w:rsid w:val="000F0735"/>
    <w:rsid w:val="000F2661"/>
    <w:rsid w:val="000F26B9"/>
    <w:rsid w:val="000F44E3"/>
    <w:rsid w:val="000F48E4"/>
    <w:rsid w:val="000F4A5C"/>
    <w:rsid w:val="000F682A"/>
    <w:rsid w:val="000F6C06"/>
    <w:rsid w:val="0010099C"/>
    <w:rsid w:val="001009D4"/>
    <w:rsid w:val="001019E3"/>
    <w:rsid w:val="00103EB2"/>
    <w:rsid w:val="001054EE"/>
    <w:rsid w:val="001061C5"/>
    <w:rsid w:val="00106A40"/>
    <w:rsid w:val="00106FB3"/>
    <w:rsid w:val="00107759"/>
    <w:rsid w:val="00110766"/>
    <w:rsid w:val="00110883"/>
    <w:rsid w:val="00110B07"/>
    <w:rsid w:val="001119C4"/>
    <w:rsid w:val="001156DF"/>
    <w:rsid w:val="001203C3"/>
    <w:rsid w:val="00120828"/>
    <w:rsid w:val="00120D91"/>
    <w:rsid w:val="0012206E"/>
    <w:rsid w:val="00122493"/>
    <w:rsid w:val="00123DC7"/>
    <w:rsid w:val="00124AAD"/>
    <w:rsid w:val="00125758"/>
    <w:rsid w:val="00126EFF"/>
    <w:rsid w:val="00127932"/>
    <w:rsid w:val="00130E40"/>
    <w:rsid w:val="00130EE0"/>
    <w:rsid w:val="00130F14"/>
    <w:rsid w:val="001311EC"/>
    <w:rsid w:val="00133CD4"/>
    <w:rsid w:val="00134F64"/>
    <w:rsid w:val="001356C8"/>
    <w:rsid w:val="00136C18"/>
    <w:rsid w:val="00136E44"/>
    <w:rsid w:val="001425D6"/>
    <w:rsid w:val="00142ABC"/>
    <w:rsid w:val="0014541C"/>
    <w:rsid w:val="001455B9"/>
    <w:rsid w:val="00146507"/>
    <w:rsid w:val="00146DFF"/>
    <w:rsid w:val="00147452"/>
    <w:rsid w:val="00147968"/>
    <w:rsid w:val="00150412"/>
    <w:rsid w:val="0015154B"/>
    <w:rsid w:val="0015267A"/>
    <w:rsid w:val="00154024"/>
    <w:rsid w:val="001542CC"/>
    <w:rsid w:val="0015513C"/>
    <w:rsid w:val="00155B53"/>
    <w:rsid w:val="0015730A"/>
    <w:rsid w:val="00157731"/>
    <w:rsid w:val="0015775F"/>
    <w:rsid w:val="00157D10"/>
    <w:rsid w:val="001603B4"/>
    <w:rsid w:val="00160578"/>
    <w:rsid w:val="00160D78"/>
    <w:rsid w:val="001615B5"/>
    <w:rsid w:val="001622D5"/>
    <w:rsid w:val="001624CB"/>
    <w:rsid w:val="00162C72"/>
    <w:rsid w:val="001630B6"/>
    <w:rsid w:val="00164B0B"/>
    <w:rsid w:val="00166319"/>
    <w:rsid w:val="00166DC3"/>
    <w:rsid w:val="0016774E"/>
    <w:rsid w:val="00170854"/>
    <w:rsid w:val="001712D6"/>
    <w:rsid w:val="00171761"/>
    <w:rsid w:val="00172F4A"/>
    <w:rsid w:val="001735BB"/>
    <w:rsid w:val="00174341"/>
    <w:rsid w:val="00176D30"/>
    <w:rsid w:val="001774DC"/>
    <w:rsid w:val="0018071B"/>
    <w:rsid w:val="00181382"/>
    <w:rsid w:val="001835F2"/>
    <w:rsid w:val="0018435E"/>
    <w:rsid w:val="001855CA"/>
    <w:rsid w:val="001855FE"/>
    <w:rsid w:val="00185EAA"/>
    <w:rsid w:val="001866EE"/>
    <w:rsid w:val="00186867"/>
    <w:rsid w:val="00186C49"/>
    <w:rsid w:val="00187668"/>
    <w:rsid w:val="00191749"/>
    <w:rsid w:val="00193487"/>
    <w:rsid w:val="00194826"/>
    <w:rsid w:val="00195023"/>
    <w:rsid w:val="00196A0F"/>
    <w:rsid w:val="001A049A"/>
    <w:rsid w:val="001A0A76"/>
    <w:rsid w:val="001A1DD8"/>
    <w:rsid w:val="001A2ECB"/>
    <w:rsid w:val="001A3B9A"/>
    <w:rsid w:val="001A57C9"/>
    <w:rsid w:val="001A5B03"/>
    <w:rsid w:val="001A5F69"/>
    <w:rsid w:val="001A610E"/>
    <w:rsid w:val="001A64DC"/>
    <w:rsid w:val="001A7DB2"/>
    <w:rsid w:val="001B0953"/>
    <w:rsid w:val="001B0F3B"/>
    <w:rsid w:val="001B1BFE"/>
    <w:rsid w:val="001B1F71"/>
    <w:rsid w:val="001B2D78"/>
    <w:rsid w:val="001B4F3E"/>
    <w:rsid w:val="001B52E4"/>
    <w:rsid w:val="001B5B29"/>
    <w:rsid w:val="001C1674"/>
    <w:rsid w:val="001C16F2"/>
    <w:rsid w:val="001C1B18"/>
    <w:rsid w:val="001C3312"/>
    <w:rsid w:val="001C695D"/>
    <w:rsid w:val="001C7596"/>
    <w:rsid w:val="001C7727"/>
    <w:rsid w:val="001C7EA0"/>
    <w:rsid w:val="001D02E8"/>
    <w:rsid w:val="001D042F"/>
    <w:rsid w:val="001D0595"/>
    <w:rsid w:val="001D11DD"/>
    <w:rsid w:val="001D1DE5"/>
    <w:rsid w:val="001D3A2A"/>
    <w:rsid w:val="001D3AA0"/>
    <w:rsid w:val="001E18D8"/>
    <w:rsid w:val="001E43FF"/>
    <w:rsid w:val="001E5A76"/>
    <w:rsid w:val="001E69EA"/>
    <w:rsid w:val="001E6E97"/>
    <w:rsid w:val="001E7624"/>
    <w:rsid w:val="001E7B4C"/>
    <w:rsid w:val="001F085A"/>
    <w:rsid w:val="001F1FC8"/>
    <w:rsid w:val="001F2355"/>
    <w:rsid w:val="001F29EF"/>
    <w:rsid w:val="001F31D6"/>
    <w:rsid w:val="001F4BA3"/>
    <w:rsid w:val="001F4FFF"/>
    <w:rsid w:val="001F5846"/>
    <w:rsid w:val="001F6343"/>
    <w:rsid w:val="001F69F9"/>
    <w:rsid w:val="001F6AA4"/>
    <w:rsid w:val="002004AB"/>
    <w:rsid w:val="00201BCD"/>
    <w:rsid w:val="00202A88"/>
    <w:rsid w:val="00204689"/>
    <w:rsid w:val="00206F70"/>
    <w:rsid w:val="002078E5"/>
    <w:rsid w:val="00210E35"/>
    <w:rsid w:val="00211F0C"/>
    <w:rsid w:val="00213EB0"/>
    <w:rsid w:val="0021713D"/>
    <w:rsid w:val="00217AC9"/>
    <w:rsid w:val="00217CAF"/>
    <w:rsid w:val="00220215"/>
    <w:rsid w:val="00223DB5"/>
    <w:rsid w:val="00224905"/>
    <w:rsid w:val="00224E21"/>
    <w:rsid w:val="002255B7"/>
    <w:rsid w:val="002258F1"/>
    <w:rsid w:val="00225947"/>
    <w:rsid w:val="002259B3"/>
    <w:rsid w:val="002259E4"/>
    <w:rsid w:val="00227DEB"/>
    <w:rsid w:val="00230276"/>
    <w:rsid w:val="002304C5"/>
    <w:rsid w:val="002306F5"/>
    <w:rsid w:val="00231037"/>
    <w:rsid w:val="002313EB"/>
    <w:rsid w:val="002324B2"/>
    <w:rsid w:val="00236C78"/>
    <w:rsid w:val="00241A63"/>
    <w:rsid w:val="002426DC"/>
    <w:rsid w:val="002431E1"/>
    <w:rsid w:val="002432E6"/>
    <w:rsid w:val="00243F41"/>
    <w:rsid w:val="00244FB2"/>
    <w:rsid w:val="00245FDB"/>
    <w:rsid w:val="00247306"/>
    <w:rsid w:val="002517CE"/>
    <w:rsid w:val="0025251E"/>
    <w:rsid w:val="00252D6C"/>
    <w:rsid w:val="0025336E"/>
    <w:rsid w:val="00254126"/>
    <w:rsid w:val="00255580"/>
    <w:rsid w:val="002555AD"/>
    <w:rsid w:val="00255F29"/>
    <w:rsid w:val="00256021"/>
    <w:rsid w:val="00256A00"/>
    <w:rsid w:val="00260796"/>
    <w:rsid w:val="002609F0"/>
    <w:rsid w:val="00260AB7"/>
    <w:rsid w:val="00261B60"/>
    <w:rsid w:val="0026229D"/>
    <w:rsid w:val="00263B04"/>
    <w:rsid w:val="002679BA"/>
    <w:rsid w:val="00267F81"/>
    <w:rsid w:val="0027000D"/>
    <w:rsid w:val="002709F7"/>
    <w:rsid w:val="00270FB6"/>
    <w:rsid w:val="00271380"/>
    <w:rsid w:val="00272B1E"/>
    <w:rsid w:val="002737A3"/>
    <w:rsid w:val="0027416A"/>
    <w:rsid w:val="002753E3"/>
    <w:rsid w:val="00275958"/>
    <w:rsid w:val="00276390"/>
    <w:rsid w:val="0027756B"/>
    <w:rsid w:val="002778F2"/>
    <w:rsid w:val="00280595"/>
    <w:rsid w:val="00281911"/>
    <w:rsid w:val="00283F6E"/>
    <w:rsid w:val="0028446E"/>
    <w:rsid w:val="00284D5E"/>
    <w:rsid w:val="00286640"/>
    <w:rsid w:val="00286852"/>
    <w:rsid w:val="0028721B"/>
    <w:rsid w:val="00290545"/>
    <w:rsid w:val="00290D44"/>
    <w:rsid w:val="0029127E"/>
    <w:rsid w:val="00291A99"/>
    <w:rsid w:val="002941E1"/>
    <w:rsid w:val="00295506"/>
    <w:rsid w:val="00297CC5"/>
    <w:rsid w:val="002A2A21"/>
    <w:rsid w:val="002A342D"/>
    <w:rsid w:val="002A35EA"/>
    <w:rsid w:val="002A4D7F"/>
    <w:rsid w:val="002A58AB"/>
    <w:rsid w:val="002B043E"/>
    <w:rsid w:val="002B148D"/>
    <w:rsid w:val="002B28CD"/>
    <w:rsid w:val="002B34F6"/>
    <w:rsid w:val="002B4A94"/>
    <w:rsid w:val="002B598C"/>
    <w:rsid w:val="002B75DE"/>
    <w:rsid w:val="002C2031"/>
    <w:rsid w:val="002C20C3"/>
    <w:rsid w:val="002C21BF"/>
    <w:rsid w:val="002C2227"/>
    <w:rsid w:val="002C4CCB"/>
    <w:rsid w:val="002C5874"/>
    <w:rsid w:val="002C5AB8"/>
    <w:rsid w:val="002C5D62"/>
    <w:rsid w:val="002C637A"/>
    <w:rsid w:val="002C6C30"/>
    <w:rsid w:val="002D1214"/>
    <w:rsid w:val="002D1AAF"/>
    <w:rsid w:val="002D3753"/>
    <w:rsid w:val="002D377B"/>
    <w:rsid w:val="002D4D8C"/>
    <w:rsid w:val="002D5243"/>
    <w:rsid w:val="002D5273"/>
    <w:rsid w:val="002D56BB"/>
    <w:rsid w:val="002D5B82"/>
    <w:rsid w:val="002E250C"/>
    <w:rsid w:val="002E3072"/>
    <w:rsid w:val="002E3ED3"/>
    <w:rsid w:val="002E5AED"/>
    <w:rsid w:val="002E5C5D"/>
    <w:rsid w:val="002E6307"/>
    <w:rsid w:val="002E7F8B"/>
    <w:rsid w:val="002F0D1B"/>
    <w:rsid w:val="002F1BCC"/>
    <w:rsid w:val="002F4112"/>
    <w:rsid w:val="002F569F"/>
    <w:rsid w:val="002F6240"/>
    <w:rsid w:val="002F6F7E"/>
    <w:rsid w:val="002F74F3"/>
    <w:rsid w:val="002F7AA4"/>
    <w:rsid w:val="003004C6"/>
    <w:rsid w:val="0030099A"/>
    <w:rsid w:val="00301CE8"/>
    <w:rsid w:val="0030218B"/>
    <w:rsid w:val="00302F1A"/>
    <w:rsid w:val="00303064"/>
    <w:rsid w:val="003035A9"/>
    <w:rsid w:val="003057A7"/>
    <w:rsid w:val="00305A8B"/>
    <w:rsid w:val="0030637F"/>
    <w:rsid w:val="00307D27"/>
    <w:rsid w:val="0031053F"/>
    <w:rsid w:val="003106A7"/>
    <w:rsid w:val="00310D17"/>
    <w:rsid w:val="003118E4"/>
    <w:rsid w:val="00311A3F"/>
    <w:rsid w:val="00311F42"/>
    <w:rsid w:val="003121BE"/>
    <w:rsid w:val="003122D4"/>
    <w:rsid w:val="003130E0"/>
    <w:rsid w:val="00313115"/>
    <w:rsid w:val="00313820"/>
    <w:rsid w:val="00314C6A"/>
    <w:rsid w:val="003165D7"/>
    <w:rsid w:val="00316F38"/>
    <w:rsid w:val="00317CB6"/>
    <w:rsid w:val="00320C85"/>
    <w:rsid w:val="00324871"/>
    <w:rsid w:val="00324947"/>
    <w:rsid w:val="00324F8C"/>
    <w:rsid w:val="00325209"/>
    <w:rsid w:val="00325F47"/>
    <w:rsid w:val="0032684C"/>
    <w:rsid w:val="00326BFD"/>
    <w:rsid w:val="00330B3D"/>
    <w:rsid w:val="0033127C"/>
    <w:rsid w:val="00333A12"/>
    <w:rsid w:val="0033408A"/>
    <w:rsid w:val="00334813"/>
    <w:rsid w:val="00335742"/>
    <w:rsid w:val="00335B9C"/>
    <w:rsid w:val="00335C5B"/>
    <w:rsid w:val="00335F1A"/>
    <w:rsid w:val="00337A05"/>
    <w:rsid w:val="00341E6E"/>
    <w:rsid w:val="00342FA3"/>
    <w:rsid w:val="00343989"/>
    <w:rsid w:val="003441DA"/>
    <w:rsid w:val="003451BA"/>
    <w:rsid w:val="00345974"/>
    <w:rsid w:val="00347A98"/>
    <w:rsid w:val="00347B54"/>
    <w:rsid w:val="0035057C"/>
    <w:rsid w:val="003507BB"/>
    <w:rsid w:val="00350A68"/>
    <w:rsid w:val="00351AF0"/>
    <w:rsid w:val="00351E4D"/>
    <w:rsid w:val="003539B8"/>
    <w:rsid w:val="003541F1"/>
    <w:rsid w:val="00355091"/>
    <w:rsid w:val="003559A5"/>
    <w:rsid w:val="003607E1"/>
    <w:rsid w:val="0036109B"/>
    <w:rsid w:val="00361634"/>
    <w:rsid w:val="003618D8"/>
    <w:rsid w:val="0036238D"/>
    <w:rsid w:val="003654E9"/>
    <w:rsid w:val="00367BA3"/>
    <w:rsid w:val="003711CC"/>
    <w:rsid w:val="00371CD9"/>
    <w:rsid w:val="0037419F"/>
    <w:rsid w:val="003748DA"/>
    <w:rsid w:val="003751AA"/>
    <w:rsid w:val="00375AD4"/>
    <w:rsid w:val="00377FD5"/>
    <w:rsid w:val="00380D04"/>
    <w:rsid w:val="003824C9"/>
    <w:rsid w:val="003838A3"/>
    <w:rsid w:val="00383911"/>
    <w:rsid w:val="00383BA2"/>
    <w:rsid w:val="003847C0"/>
    <w:rsid w:val="00384B7D"/>
    <w:rsid w:val="0038644A"/>
    <w:rsid w:val="00386681"/>
    <w:rsid w:val="003866ED"/>
    <w:rsid w:val="00386EC2"/>
    <w:rsid w:val="00387048"/>
    <w:rsid w:val="003879B4"/>
    <w:rsid w:val="0039006F"/>
    <w:rsid w:val="00391729"/>
    <w:rsid w:val="00392953"/>
    <w:rsid w:val="003939DE"/>
    <w:rsid w:val="003946BC"/>
    <w:rsid w:val="00395D32"/>
    <w:rsid w:val="0039613A"/>
    <w:rsid w:val="00396EED"/>
    <w:rsid w:val="00397B9F"/>
    <w:rsid w:val="003A24B3"/>
    <w:rsid w:val="003A2D21"/>
    <w:rsid w:val="003A4419"/>
    <w:rsid w:val="003A55B4"/>
    <w:rsid w:val="003A569D"/>
    <w:rsid w:val="003A6C42"/>
    <w:rsid w:val="003A6E5C"/>
    <w:rsid w:val="003B0201"/>
    <w:rsid w:val="003B0863"/>
    <w:rsid w:val="003B15B1"/>
    <w:rsid w:val="003B41E0"/>
    <w:rsid w:val="003B4E48"/>
    <w:rsid w:val="003B6A4B"/>
    <w:rsid w:val="003B7BDC"/>
    <w:rsid w:val="003C0CC0"/>
    <w:rsid w:val="003C168D"/>
    <w:rsid w:val="003C1CF5"/>
    <w:rsid w:val="003C1E5B"/>
    <w:rsid w:val="003C25F2"/>
    <w:rsid w:val="003C46D6"/>
    <w:rsid w:val="003C69C7"/>
    <w:rsid w:val="003C751B"/>
    <w:rsid w:val="003C7DE2"/>
    <w:rsid w:val="003D260C"/>
    <w:rsid w:val="003D4389"/>
    <w:rsid w:val="003D50C7"/>
    <w:rsid w:val="003D52FE"/>
    <w:rsid w:val="003D59F6"/>
    <w:rsid w:val="003D7874"/>
    <w:rsid w:val="003D7EBA"/>
    <w:rsid w:val="003E112C"/>
    <w:rsid w:val="003E1405"/>
    <w:rsid w:val="003E1964"/>
    <w:rsid w:val="003E2002"/>
    <w:rsid w:val="003E2850"/>
    <w:rsid w:val="003E2FB9"/>
    <w:rsid w:val="003E3872"/>
    <w:rsid w:val="003E3F6B"/>
    <w:rsid w:val="003E3F7B"/>
    <w:rsid w:val="003E4F52"/>
    <w:rsid w:val="003E53DF"/>
    <w:rsid w:val="003E5910"/>
    <w:rsid w:val="003E63E9"/>
    <w:rsid w:val="003E64AC"/>
    <w:rsid w:val="003E6E6A"/>
    <w:rsid w:val="003E7AB0"/>
    <w:rsid w:val="003F0192"/>
    <w:rsid w:val="003F0398"/>
    <w:rsid w:val="003F0D2A"/>
    <w:rsid w:val="003F1413"/>
    <w:rsid w:val="003F1D49"/>
    <w:rsid w:val="003F2C12"/>
    <w:rsid w:val="003F4232"/>
    <w:rsid w:val="003F4A1C"/>
    <w:rsid w:val="003F5353"/>
    <w:rsid w:val="003F5CAC"/>
    <w:rsid w:val="003F672A"/>
    <w:rsid w:val="003F6BE0"/>
    <w:rsid w:val="003F71F4"/>
    <w:rsid w:val="003F789A"/>
    <w:rsid w:val="003F7A36"/>
    <w:rsid w:val="00401B13"/>
    <w:rsid w:val="00401B36"/>
    <w:rsid w:val="00402310"/>
    <w:rsid w:val="0040277E"/>
    <w:rsid w:val="0040326C"/>
    <w:rsid w:val="00403BCB"/>
    <w:rsid w:val="00404216"/>
    <w:rsid w:val="0040475A"/>
    <w:rsid w:val="00410298"/>
    <w:rsid w:val="00411756"/>
    <w:rsid w:val="00411796"/>
    <w:rsid w:val="00411B0F"/>
    <w:rsid w:val="00411D0E"/>
    <w:rsid w:val="004150F4"/>
    <w:rsid w:val="00415E48"/>
    <w:rsid w:val="00416562"/>
    <w:rsid w:val="00417519"/>
    <w:rsid w:val="00417E58"/>
    <w:rsid w:val="00422235"/>
    <w:rsid w:val="00422565"/>
    <w:rsid w:val="00422BDA"/>
    <w:rsid w:val="00424378"/>
    <w:rsid w:val="004244E3"/>
    <w:rsid w:val="00425C8A"/>
    <w:rsid w:val="00425D28"/>
    <w:rsid w:val="00425F52"/>
    <w:rsid w:val="0042663F"/>
    <w:rsid w:val="00426AE9"/>
    <w:rsid w:val="004271B3"/>
    <w:rsid w:val="00430B19"/>
    <w:rsid w:val="0043228E"/>
    <w:rsid w:val="00432C39"/>
    <w:rsid w:val="0043632B"/>
    <w:rsid w:val="00436866"/>
    <w:rsid w:val="00442BA7"/>
    <w:rsid w:val="0044353C"/>
    <w:rsid w:val="00444AB8"/>
    <w:rsid w:val="00445D9F"/>
    <w:rsid w:val="00450605"/>
    <w:rsid w:val="00450E27"/>
    <w:rsid w:val="00451E6F"/>
    <w:rsid w:val="00454101"/>
    <w:rsid w:val="004543D9"/>
    <w:rsid w:val="0045458E"/>
    <w:rsid w:val="00455D63"/>
    <w:rsid w:val="00455E38"/>
    <w:rsid w:val="004565E0"/>
    <w:rsid w:val="004567F7"/>
    <w:rsid w:val="00457C73"/>
    <w:rsid w:val="004605CF"/>
    <w:rsid w:val="0046081E"/>
    <w:rsid w:val="00461F35"/>
    <w:rsid w:val="00462845"/>
    <w:rsid w:val="004636A4"/>
    <w:rsid w:val="00464253"/>
    <w:rsid w:val="004651B3"/>
    <w:rsid w:val="004653F5"/>
    <w:rsid w:val="004677C8"/>
    <w:rsid w:val="004679C1"/>
    <w:rsid w:val="0047025E"/>
    <w:rsid w:val="00470372"/>
    <w:rsid w:val="00471341"/>
    <w:rsid w:val="00471D4B"/>
    <w:rsid w:val="00472083"/>
    <w:rsid w:val="00474B07"/>
    <w:rsid w:val="00474E57"/>
    <w:rsid w:val="00474EE1"/>
    <w:rsid w:val="004758E0"/>
    <w:rsid w:val="00476580"/>
    <w:rsid w:val="0047738D"/>
    <w:rsid w:val="00480A10"/>
    <w:rsid w:val="004817C5"/>
    <w:rsid w:val="004820E8"/>
    <w:rsid w:val="00482896"/>
    <w:rsid w:val="00484A3F"/>
    <w:rsid w:val="004854EB"/>
    <w:rsid w:val="00485873"/>
    <w:rsid w:val="0048601E"/>
    <w:rsid w:val="00486ACF"/>
    <w:rsid w:val="00490CD4"/>
    <w:rsid w:val="004910D4"/>
    <w:rsid w:val="00494D44"/>
    <w:rsid w:val="00496836"/>
    <w:rsid w:val="00496ACB"/>
    <w:rsid w:val="00496ED7"/>
    <w:rsid w:val="0049703C"/>
    <w:rsid w:val="004A0BB0"/>
    <w:rsid w:val="004A1753"/>
    <w:rsid w:val="004A1A60"/>
    <w:rsid w:val="004A41C8"/>
    <w:rsid w:val="004B0A04"/>
    <w:rsid w:val="004B182E"/>
    <w:rsid w:val="004B235B"/>
    <w:rsid w:val="004B2591"/>
    <w:rsid w:val="004B279B"/>
    <w:rsid w:val="004B2822"/>
    <w:rsid w:val="004B307C"/>
    <w:rsid w:val="004B33D3"/>
    <w:rsid w:val="004B35EF"/>
    <w:rsid w:val="004B3DCC"/>
    <w:rsid w:val="004B4CAE"/>
    <w:rsid w:val="004B5596"/>
    <w:rsid w:val="004B5DDA"/>
    <w:rsid w:val="004B6C23"/>
    <w:rsid w:val="004C1576"/>
    <w:rsid w:val="004C2D3E"/>
    <w:rsid w:val="004C585B"/>
    <w:rsid w:val="004C73CD"/>
    <w:rsid w:val="004C7E27"/>
    <w:rsid w:val="004C7F55"/>
    <w:rsid w:val="004D0225"/>
    <w:rsid w:val="004D08EB"/>
    <w:rsid w:val="004D11FB"/>
    <w:rsid w:val="004D18FB"/>
    <w:rsid w:val="004D1A3C"/>
    <w:rsid w:val="004D273A"/>
    <w:rsid w:val="004D27DB"/>
    <w:rsid w:val="004D3295"/>
    <w:rsid w:val="004D3BDA"/>
    <w:rsid w:val="004D47AC"/>
    <w:rsid w:val="004D4847"/>
    <w:rsid w:val="004D4EE1"/>
    <w:rsid w:val="004D5C9A"/>
    <w:rsid w:val="004D69C8"/>
    <w:rsid w:val="004E0F52"/>
    <w:rsid w:val="004E1352"/>
    <w:rsid w:val="004E1E79"/>
    <w:rsid w:val="004E2337"/>
    <w:rsid w:val="004E2BF6"/>
    <w:rsid w:val="004E3E6B"/>
    <w:rsid w:val="004E4861"/>
    <w:rsid w:val="004E4A8A"/>
    <w:rsid w:val="004E6043"/>
    <w:rsid w:val="004E67FD"/>
    <w:rsid w:val="004E6ECC"/>
    <w:rsid w:val="004F203A"/>
    <w:rsid w:val="004F3DF9"/>
    <w:rsid w:val="004F4530"/>
    <w:rsid w:val="004F50C2"/>
    <w:rsid w:val="004F66E9"/>
    <w:rsid w:val="005022FE"/>
    <w:rsid w:val="0050340B"/>
    <w:rsid w:val="00505200"/>
    <w:rsid w:val="005106FF"/>
    <w:rsid w:val="00511D55"/>
    <w:rsid w:val="00513A45"/>
    <w:rsid w:val="005153FF"/>
    <w:rsid w:val="005167D0"/>
    <w:rsid w:val="00522369"/>
    <w:rsid w:val="00523894"/>
    <w:rsid w:val="00524A42"/>
    <w:rsid w:val="00524B99"/>
    <w:rsid w:val="005257A3"/>
    <w:rsid w:val="005270FE"/>
    <w:rsid w:val="00527C0F"/>
    <w:rsid w:val="005301CC"/>
    <w:rsid w:val="005307E1"/>
    <w:rsid w:val="0053452E"/>
    <w:rsid w:val="00536AE4"/>
    <w:rsid w:val="005376FD"/>
    <w:rsid w:val="0054003F"/>
    <w:rsid w:val="00540A3A"/>
    <w:rsid w:val="00540BD6"/>
    <w:rsid w:val="00540E41"/>
    <w:rsid w:val="0054166F"/>
    <w:rsid w:val="005416A9"/>
    <w:rsid w:val="005428B5"/>
    <w:rsid w:val="00542949"/>
    <w:rsid w:val="005435D9"/>
    <w:rsid w:val="00545515"/>
    <w:rsid w:val="0054682D"/>
    <w:rsid w:val="005475F8"/>
    <w:rsid w:val="00550A84"/>
    <w:rsid w:val="00550D93"/>
    <w:rsid w:val="00551E7B"/>
    <w:rsid w:val="00553BD6"/>
    <w:rsid w:val="00553D85"/>
    <w:rsid w:val="00554D98"/>
    <w:rsid w:val="005553BE"/>
    <w:rsid w:val="005563A0"/>
    <w:rsid w:val="005574D2"/>
    <w:rsid w:val="00560077"/>
    <w:rsid w:val="00560CD6"/>
    <w:rsid w:val="0056285B"/>
    <w:rsid w:val="00562AE9"/>
    <w:rsid w:val="005636AA"/>
    <w:rsid w:val="005642EC"/>
    <w:rsid w:val="0056456B"/>
    <w:rsid w:val="00566EBD"/>
    <w:rsid w:val="0056785E"/>
    <w:rsid w:val="00567A8D"/>
    <w:rsid w:val="0057189F"/>
    <w:rsid w:val="00572517"/>
    <w:rsid w:val="0057395F"/>
    <w:rsid w:val="00573C72"/>
    <w:rsid w:val="00575809"/>
    <w:rsid w:val="00580485"/>
    <w:rsid w:val="0058360C"/>
    <w:rsid w:val="00583A16"/>
    <w:rsid w:val="00583F8F"/>
    <w:rsid w:val="00584D76"/>
    <w:rsid w:val="00585073"/>
    <w:rsid w:val="005853E9"/>
    <w:rsid w:val="0058726A"/>
    <w:rsid w:val="005873B5"/>
    <w:rsid w:val="005925A5"/>
    <w:rsid w:val="00592712"/>
    <w:rsid w:val="00592E4D"/>
    <w:rsid w:val="00594125"/>
    <w:rsid w:val="00594206"/>
    <w:rsid w:val="00597A95"/>
    <w:rsid w:val="005A1B4E"/>
    <w:rsid w:val="005A1D58"/>
    <w:rsid w:val="005A3B32"/>
    <w:rsid w:val="005A4566"/>
    <w:rsid w:val="005A58CD"/>
    <w:rsid w:val="005A5D97"/>
    <w:rsid w:val="005A630E"/>
    <w:rsid w:val="005A6607"/>
    <w:rsid w:val="005A76F9"/>
    <w:rsid w:val="005B021D"/>
    <w:rsid w:val="005B64C8"/>
    <w:rsid w:val="005B7C0D"/>
    <w:rsid w:val="005B7D49"/>
    <w:rsid w:val="005C14A4"/>
    <w:rsid w:val="005C197A"/>
    <w:rsid w:val="005C1A38"/>
    <w:rsid w:val="005C1D4E"/>
    <w:rsid w:val="005C1D97"/>
    <w:rsid w:val="005C2864"/>
    <w:rsid w:val="005C2C3B"/>
    <w:rsid w:val="005C2F8B"/>
    <w:rsid w:val="005C38B0"/>
    <w:rsid w:val="005C3E90"/>
    <w:rsid w:val="005C472F"/>
    <w:rsid w:val="005C5490"/>
    <w:rsid w:val="005C5691"/>
    <w:rsid w:val="005C7E73"/>
    <w:rsid w:val="005C7F1A"/>
    <w:rsid w:val="005D02B5"/>
    <w:rsid w:val="005D0715"/>
    <w:rsid w:val="005D1B24"/>
    <w:rsid w:val="005D3AD6"/>
    <w:rsid w:val="005D7221"/>
    <w:rsid w:val="005D77F1"/>
    <w:rsid w:val="005D7830"/>
    <w:rsid w:val="005D7B5D"/>
    <w:rsid w:val="005E12BB"/>
    <w:rsid w:val="005E166B"/>
    <w:rsid w:val="005E1891"/>
    <w:rsid w:val="005E39B3"/>
    <w:rsid w:val="005E3CB3"/>
    <w:rsid w:val="005E4186"/>
    <w:rsid w:val="005E49DB"/>
    <w:rsid w:val="005E4BE5"/>
    <w:rsid w:val="005E4E96"/>
    <w:rsid w:val="005E535A"/>
    <w:rsid w:val="005E732E"/>
    <w:rsid w:val="005E7D70"/>
    <w:rsid w:val="005F05D4"/>
    <w:rsid w:val="005F0EBB"/>
    <w:rsid w:val="005F2A3D"/>
    <w:rsid w:val="005F3A24"/>
    <w:rsid w:val="005F40DC"/>
    <w:rsid w:val="005F4212"/>
    <w:rsid w:val="005F4510"/>
    <w:rsid w:val="005F67D2"/>
    <w:rsid w:val="005F68F5"/>
    <w:rsid w:val="005F6E97"/>
    <w:rsid w:val="005F7435"/>
    <w:rsid w:val="005F7BB5"/>
    <w:rsid w:val="0060100F"/>
    <w:rsid w:val="00601CE5"/>
    <w:rsid w:val="00602AA1"/>
    <w:rsid w:val="00603661"/>
    <w:rsid w:val="00603BDD"/>
    <w:rsid w:val="00604043"/>
    <w:rsid w:val="00604CA5"/>
    <w:rsid w:val="006079C3"/>
    <w:rsid w:val="00607C75"/>
    <w:rsid w:val="00607D50"/>
    <w:rsid w:val="0061059B"/>
    <w:rsid w:val="0061138C"/>
    <w:rsid w:val="00611808"/>
    <w:rsid w:val="00611871"/>
    <w:rsid w:val="00612746"/>
    <w:rsid w:val="0061609A"/>
    <w:rsid w:val="006174C7"/>
    <w:rsid w:val="00620492"/>
    <w:rsid w:val="00620A09"/>
    <w:rsid w:val="00620AC1"/>
    <w:rsid w:val="00621DFD"/>
    <w:rsid w:val="006220DC"/>
    <w:rsid w:val="00622C4A"/>
    <w:rsid w:val="00624747"/>
    <w:rsid w:val="00626134"/>
    <w:rsid w:val="00626748"/>
    <w:rsid w:val="00630200"/>
    <w:rsid w:val="00630F42"/>
    <w:rsid w:val="00631D80"/>
    <w:rsid w:val="00633034"/>
    <w:rsid w:val="00633815"/>
    <w:rsid w:val="006340C5"/>
    <w:rsid w:val="00635499"/>
    <w:rsid w:val="0063685C"/>
    <w:rsid w:val="006369BF"/>
    <w:rsid w:val="00637326"/>
    <w:rsid w:val="00637463"/>
    <w:rsid w:val="006401C0"/>
    <w:rsid w:val="006408D2"/>
    <w:rsid w:val="00640AEF"/>
    <w:rsid w:val="00642827"/>
    <w:rsid w:val="00642853"/>
    <w:rsid w:val="0064330F"/>
    <w:rsid w:val="00643973"/>
    <w:rsid w:val="0064540C"/>
    <w:rsid w:val="00645753"/>
    <w:rsid w:val="0064577C"/>
    <w:rsid w:val="006457D4"/>
    <w:rsid w:val="00645AD7"/>
    <w:rsid w:val="0064646E"/>
    <w:rsid w:val="00646DCD"/>
    <w:rsid w:val="006503CF"/>
    <w:rsid w:val="00650403"/>
    <w:rsid w:val="00650BF6"/>
    <w:rsid w:val="00650C0C"/>
    <w:rsid w:val="00650C30"/>
    <w:rsid w:val="00650C5B"/>
    <w:rsid w:val="00651204"/>
    <w:rsid w:val="006515AC"/>
    <w:rsid w:val="0065160F"/>
    <w:rsid w:val="006517F5"/>
    <w:rsid w:val="00651C47"/>
    <w:rsid w:val="00652EF1"/>
    <w:rsid w:val="0065313C"/>
    <w:rsid w:val="0065479F"/>
    <w:rsid w:val="00654AA1"/>
    <w:rsid w:val="00660189"/>
    <w:rsid w:val="0066054A"/>
    <w:rsid w:val="00662184"/>
    <w:rsid w:val="00662C0F"/>
    <w:rsid w:val="00663517"/>
    <w:rsid w:val="006638CE"/>
    <w:rsid w:val="00665941"/>
    <w:rsid w:val="00665949"/>
    <w:rsid w:val="00665AE4"/>
    <w:rsid w:val="0066625D"/>
    <w:rsid w:val="0066EC7C"/>
    <w:rsid w:val="00671D3A"/>
    <w:rsid w:val="0067227F"/>
    <w:rsid w:val="006732ED"/>
    <w:rsid w:val="00673BE6"/>
    <w:rsid w:val="00675FD4"/>
    <w:rsid w:val="00677AA3"/>
    <w:rsid w:val="006803D1"/>
    <w:rsid w:val="006805C4"/>
    <w:rsid w:val="006805CA"/>
    <w:rsid w:val="006809D8"/>
    <w:rsid w:val="00680A55"/>
    <w:rsid w:val="00680F1B"/>
    <w:rsid w:val="006828D8"/>
    <w:rsid w:val="00682AE3"/>
    <w:rsid w:val="006830B9"/>
    <w:rsid w:val="00683AE9"/>
    <w:rsid w:val="006841AE"/>
    <w:rsid w:val="0068529D"/>
    <w:rsid w:val="00685E79"/>
    <w:rsid w:val="00687910"/>
    <w:rsid w:val="00690A4E"/>
    <w:rsid w:val="006930AC"/>
    <w:rsid w:val="00693735"/>
    <w:rsid w:val="00695C01"/>
    <w:rsid w:val="0069666D"/>
    <w:rsid w:val="0069788F"/>
    <w:rsid w:val="006A0DCF"/>
    <w:rsid w:val="006A0FB6"/>
    <w:rsid w:val="006A1550"/>
    <w:rsid w:val="006A2C9E"/>
    <w:rsid w:val="006A45C3"/>
    <w:rsid w:val="006A576E"/>
    <w:rsid w:val="006A623B"/>
    <w:rsid w:val="006A6387"/>
    <w:rsid w:val="006B1521"/>
    <w:rsid w:val="006B1C3A"/>
    <w:rsid w:val="006B2B22"/>
    <w:rsid w:val="006B2C7E"/>
    <w:rsid w:val="006B4552"/>
    <w:rsid w:val="006B45DD"/>
    <w:rsid w:val="006B7394"/>
    <w:rsid w:val="006B7EA6"/>
    <w:rsid w:val="006C07DD"/>
    <w:rsid w:val="006C1689"/>
    <w:rsid w:val="006C23FE"/>
    <w:rsid w:val="006C2631"/>
    <w:rsid w:val="006C266C"/>
    <w:rsid w:val="006C306A"/>
    <w:rsid w:val="006C44F5"/>
    <w:rsid w:val="006C5266"/>
    <w:rsid w:val="006C532C"/>
    <w:rsid w:val="006C67FA"/>
    <w:rsid w:val="006C6922"/>
    <w:rsid w:val="006C7FCB"/>
    <w:rsid w:val="006D28BF"/>
    <w:rsid w:val="006D2927"/>
    <w:rsid w:val="006D2A03"/>
    <w:rsid w:val="006D4B1A"/>
    <w:rsid w:val="006D4CC3"/>
    <w:rsid w:val="006D5B48"/>
    <w:rsid w:val="006D5DBF"/>
    <w:rsid w:val="006D639A"/>
    <w:rsid w:val="006D7B01"/>
    <w:rsid w:val="006E03C6"/>
    <w:rsid w:val="006E14C1"/>
    <w:rsid w:val="006E283A"/>
    <w:rsid w:val="006E3289"/>
    <w:rsid w:val="006E5F0E"/>
    <w:rsid w:val="006E5F29"/>
    <w:rsid w:val="006E77DA"/>
    <w:rsid w:val="006F091C"/>
    <w:rsid w:val="006F0990"/>
    <w:rsid w:val="006F2551"/>
    <w:rsid w:val="006F2B90"/>
    <w:rsid w:val="006F6650"/>
    <w:rsid w:val="006F732A"/>
    <w:rsid w:val="0070084B"/>
    <w:rsid w:val="00700AB7"/>
    <w:rsid w:val="007019BA"/>
    <w:rsid w:val="00703F61"/>
    <w:rsid w:val="00704B9A"/>
    <w:rsid w:val="00711D1B"/>
    <w:rsid w:val="007143A9"/>
    <w:rsid w:val="007146DE"/>
    <w:rsid w:val="00714930"/>
    <w:rsid w:val="00714AB5"/>
    <w:rsid w:val="007173D3"/>
    <w:rsid w:val="00721BF2"/>
    <w:rsid w:val="007249F5"/>
    <w:rsid w:val="00726460"/>
    <w:rsid w:val="00727603"/>
    <w:rsid w:val="00727A8E"/>
    <w:rsid w:val="00727B62"/>
    <w:rsid w:val="0073495C"/>
    <w:rsid w:val="007355F8"/>
    <w:rsid w:val="00735C8E"/>
    <w:rsid w:val="00737211"/>
    <w:rsid w:val="00737393"/>
    <w:rsid w:val="0073783B"/>
    <w:rsid w:val="00742BB9"/>
    <w:rsid w:val="007430EA"/>
    <w:rsid w:val="00744EC6"/>
    <w:rsid w:val="007459AE"/>
    <w:rsid w:val="00752CAC"/>
    <w:rsid w:val="0075410E"/>
    <w:rsid w:val="0075565C"/>
    <w:rsid w:val="007579AC"/>
    <w:rsid w:val="007606A5"/>
    <w:rsid w:val="00762FF1"/>
    <w:rsid w:val="007648BA"/>
    <w:rsid w:val="007655A5"/>
    <w:rsid w:val="007704D3"/>
    <w:rsid w:val="00771910"/>
    <w:rsid w:val="00771F12"/>
    <w:rsid w:val="007727C2"/>
    <w:rsid w:val="00772C55"/>
    <w:rsid w:val="00774FAD"/>
    <w:rsid w:val="00775E13"/>
    <w:rsid w:val="00775E28"/>
    <w:rsid w:val="00776BB4"/>
    <w:rsid w:val="00777BDF"/>
    <w:rsid w:val="00780631"/>
    <w:rsid w:val="00782855"/>
    <w:rsid w:val="007835D1"/>
    <w:rsid w:val="007900A0"/>
    <w:rsid w:val="0079078B"/>
    <w:rsid w:val="007909D9"/>
    <w:rsid w:val="00793A16"/>
    <w:rsid w:val="00793FFB"/>
    <w:rsid w:val="00794010"/>
    <w:rsid w:val="0079437A"/>
    <w:rsid w:val="0079516A"/>
    <w:rsid w:val="00797AAF"/>
    <w:rsid w:val="007A03C4"/>
    <w:rsid w:val="007A0790"/>
    <w:rsid w:val="007A4F6A"/>
    <w:rsid w:val="007A4FE3"/>
    <w:rsid w:val="007A51DC"/>
    <w:rsid w:val="007A6713"/>
    <w:rsid w:val="007A766B"/>
    <w:rsid w:val="007B114E"/>
    <w:rsid w:val="007B1321"/>
    <w:rsid w:val="007B588E"/>
    <w:rsid w:val="007B6F87"/>
    <w:rsid w:val="007B7DE0"/>
    <w:rsid w:val="007B7E3D"/>
    <w:rsid w:val="007C07FE"/>
    <w:rsid w:val="007C4494"/>
    <w:rsid w:val="007C51F7"/>
    <w:rsid w:val="007C56AE"/>
    <w:rsid w:val="007C62FB"/>
    <w:rsid w:val="007C681A"/>
    <w:rsid w:val="007C788E"/>
    <w:rsid w:val="007D0EFC"/>
    <w:rsid w:val="007D2DDD"/>
    <w:rsid w:val="007D2FD0"/>
    <w:rsid w:val="007D4776"/>
    <w:rsid w:val="007D570D"/>
    <w:rsid w:val="007D5AB0"/>
    <w:rsid w:val="007D5B16"/>
    <w:rsid w:val="007D766A"/>
    <w:rsid w:val="007E0CC0"/>
    <w:rsid w:val="007E1167"/>
    <w:rsid w:val="007E2AB9"/>
    <w:rsid w:val="007E3619"/>
    <w:rsid w:val="007E3A46"/>
    <w:rsid w:val="007E77DD"/>
    <w:rsid w:val="007F0497"/>
    <w:rsid w:val="007F087D"/>
    <w:rsid w:val="007F138D"/>
    <w:rsid w:val="007F14B8"/>
    <w:rsid w:val="007F29AF"/>
    <w:rsid w:val="007F2E88"/>
    <w:rsid w:val="007F6931"/>
    <w:rsid w:val="007F78A5"/>
    <w:rsid w:val="007F7D71"/>
    <w:rsid w:val="0080431E"/>
    <w:rsid w:val="008046C9"/>
    <w:rsid w:val="00804B2D"/>
    <w:rsid w:val="008067C9"/>
    <w:rsid w:val="00810E3B"/>
    <w:rsid w:val="00811247"/>
    <w:rsid w:val="0081187A"/>
    <w:rsid w:val="00812689"/>
    <w:rsid w:val="00816E19"/>
    <w:rsid w:val="00817667"/>
    <w:rsid w:val="008209D3"/>
    <w:rsid w:val="00820F53"/>
    <w:rsid w:val="0082158D"/>
    <w:rsid w:val="0082164C"/>
    <w:rsid w:val="0082167E"/>
    <w:rsid w:val="00821902"/>
    <w:rsid w:val="00822D3F"/>
    <w:rsid w:val="00823B85"/>
    <w:rsid w:val="0082486B"/>
    <w:rsid w:val="00824D56"/>
    <w:rsid w:val="00826F3C"/>
    <w:rsid w:val="0082711F"/>
    <w:rsid w:val="00827BCB"/>
    <w:rsid w:val="00830A78"/>
    <w:rsid w:val="00832790"/>
    <w:rsid w:val="00832A49"/>
    <w:rsid w:val="00832D2A"/>
    <w:rsid w:val="00832F62"/>
    <w:rsid w:val="00834656"/>
    <w:rsid w:val="0083477F"/>
    <w:rsid w:val="00835B10"/>
    <w:rsid w:val="00835E61"/>
    <w:rsid w:val="00836196"/>
    <w:rsid w:val="008362B5"/>
    <w:rsid w:val="00840045"/>
    <w:rsid w:val="00840D7E"/>
    <w:rsid w:val="00840ECA"/>
    <w:rsid w:val="00841AB9"/>
    <w:rsid w:val="00841E70"/>
    <w:rsid w:val="00842712"/>
    <w:rsid w:val="008445B7"/>
    <w:rsid w:val="008448A3"/>
    <w:rsid w:val="008451FB"/>
    <w:rsid w:val="00851C16"/>
    <w:rsid w:val="00855077"/>
    <w:rsid w:val="00857352"/>
    <w:rsid w:val="00857EDD"/>
    <w:rsid w:val="0086253F"/>
    <w:rsid w:val="008630EB"/>
    <w:rsid w:val="0086514C"/>
    <w:rsid w:val="00866071"/>
    <w:rsid w:val="00866616"/>
    <w:rsid w:val="008669B2"/>
    <w:rsid w:val="00867628"/>
    <w:rsid w:val="0087052E"/>
    <w:rsid w:val="00871792"/>
    <w:rsid w:val="00872664"/>
    <w:rsid w:val="00872DF7"/>
    <w:rsid w:val="00874602"/>
    <w:rsid w:val="00875D16"/>
    <w:rsid w:val="00875E80"/>
    <w:rsid w:val="00876553"/>
    <w:rsid w:val="00876A15"/>
    <w:rsid w:val="00877CA4"/>
    <w:rsid w:val="008806C9"/>
    <w:rsid w:val="008819D7"/>
    <w:rsid w:val="00881D00"/>
    <w:rsid w:val="00882A36"/>
    <w:rsid w:val="008849D7"/>
    <w:rsid w:val="00886573"/>
    <w:rsid w:val="00886AC2"/>
    <w:rsid w:val="00886B32"/>
    <w:rsid w:val="0089061C"/>
    <w:rsid w:val="00890D82"/>
    <w:rsid w:val="00890ECA"/>
    <w:rsid w:val="00891D05"/>
    <w:rsid w:val="00892542"/>
    <w:rsid w:val="00892668"/>
    <w:rsid w:val="00892C21"/>
    <w:rsid w:val="00892E15"/>
    <w:rsid w:val="00893037"/>
    <w:rsid w:val="008942B6"/>
    <w:rsid w:val="00894311"/>
    <w:rsid w:val="00894663"/>
    <w:rsid w:val="00894C9B"/>
    <w:rsid w:val="00896B74"/>
    <w:rsid w:val="008A0D8D"/>
    <w:rsid w:val="008A1C9D"/>
    <w:rsid w:val="008A20EA"/>
    <w:rsid w:val="008A360D"/>
    <w:rsid w:val="008A5472"/>
    <w:rsid w:val="008A59BD"/>
    <w:rsid w:val="008A760C"/>
    <w:rsid w:val="008A7B2C"/>
    <w:rsid w:val="008B1096"/>
    <w:rsid w:val="008B1EC0"/>
    <w:rsid w:val="008B27BE"/>
    <w:rsid w:val="008B2D80"/>
    <w:rsid w:val="008B459B"/>
    <w:rsid w:val="008B5C3E"/>
    <w:rsid w:val="008B676C"/>
    <w:rsid w:val="008B6E04"/>
    <w:rsid w:val="008B716D"/>
    <w:rsid w:val="008B79C8"/>
    <w:rsid w:val="008C02B1"/>
    <w:rsid w:val="008C0455"/>
    <w:rsid w:val="008C05B0"/>
    <w:rsid w:val="008C1EEA"/>
    <w:rsid w:val="008C22B4"/>
    <w:rsid w:val="008C3883"/>
    <w:rsid w:val="008C3AA4"/>
    <w:rsid w:val="008C54E3"/>
    <w:rsid w:val="008C59B0"/>
    <w:rsid w:val="008C5B6B"/>
    <w:rsid w:val="008C71CF"/>
    <w:rsid w:val="008C77D2"/>
    <w:rsid w:val="008D0481"/>
    <w:rsid w:val="008D068C"/>
    <w:rsid w:val="008D09B8"/>
    <w:rsid w:val="008D43A8"/>
    <w:rsid w:val="008D47CE"/>
    <w:rsid w:val="008D47DC"/>
    <w:rsid w:val="008D73CB"/>
    <w:rsid w:val="008D7E89"/>
    <w:rsid w:val="008D7F85"/>
    <w:rsid w:val="008E02FE"/>
    <w:rsid w:val="008E03C4"/>
    <w:rsid w:val="008E17A2"/>
    <w:rsid w:val="008E1A96"/>
    <w:rsid w:val="008E248E"/>
    <w:rsid w:val="008E4D86"/>
    <w:rsid w:val="008E6115"/>
    <w:rsid w:val="008E617C"/>
    <w:rsid w:val="008E637B"/>
    <w:rsid w:val="008E7184"/>
    <w:rsid w:val="008E75DD"/>
    <w:rsid w:val="008F01BC"/>
    <w:rsid w:val="008F0B1C"/>
    <w:rsid w:val="008F12C0"/>
    <w:rsid w:val="008F395C"/>
    <w:rsid w:val="008F4F78"/>
    <w:rsid w:val="008F5013"/>
    <w:rsid w:val="008F54B0"/>
    <w:rsid w:val="008F6D1C"/>
    <w:rsid w:val="008F7493"/>
    <w:rsid w:val="008F793F"/>
    <w:rsid w:val="008F7C34"/>
    <w:rsid w:val="00900667"/>
    <w:rsid w:val="00903576"/>
    <w:rsid w:val="009044B3"/>
    <w:rsid w:val="00904844"/>
    <w:rsid w:val="00904A6E"/>
    <w:rsid w:val="00904ACC"/>
    <w:rsid w:val="00905CEB"/>
    <w:rsid w:val="009077AC"/>
    <w:rsid w:val="00907EA2"/>
    <w:rsid w:val="00911A5B"/>
    <w:rsid w:val="00913689"/>
    <w:rsid w:val="00913CDD"/>
    <w:rsid w:val="00916931"/>
    <w:rsid w:val="00916BCD"/>
    <w:rsid w:val="0091710F"/>
    <w:rsid w:val="009205B4"/>
    <w:rsid w:val="00920D90"/>
    <w:rsid w:val="00921DDC"/>
    <w:rsid w:val="00922024"/>
    <w:rsid w:val="00925025"/>
    <w:rsid w:val="00925F0E"/>
    <w:rsid w:val="00927162"/>
    <w:rsid w:val="0093206D"/>
    <w:rsid w:val="009331C0"/>
    <w:rsid w:val="00934FF6"/>
    <w:rsid w:val="00935447"/>
    <w:rsid w:val="009366C1"/>
    <w:rsid w:val="00937899"/>
    <w:rsid w:val="00937A9A"/>
    <w:rsid w:val="0094089F"/>
    <w:rsid w:val="009417AF"/>
    <w:rsid w:val="00941951"/>
    <w:rsid w:val="00941DFF"/>
    <w:rsid w:val="009437B6"/>
    <w:rsid w:val="00943BAE"/>
    <w:rsid w:val="00943D84"/>
    <w:rsid w:val="00944ADF"/>
    <w:rsid w:val="00944E31"/>
    <w:rsid w:val="0094505A"/>
    <w:rsid w:val="009450EE"/>
    <w:rsid w:val="009476A8"/>
    <w:rsid w:val="00947A2C"/>
    <w:rsid w:val="0095088E"/>
    <w:rsid w:val="0095095C"/>
    <w:rsid w:val="00951191"/>
    <w:rsid w:val="009517AA"/>
    <w:rsid w:val="00951C2B"/>
    <w:rsid w:val="00952266"/>
    <w:rsid w:val="009522AE"/>
    <w:rsid w:val="00953047"/>
    <w:rsid w:val="00953655"/>
    <w:rsid w:val="0095451B"/>
    <w:rsid w:val="00955C99"/>
    <w:rsid w:val="009567F8"/>
    <w:rsid w:val="0095683D"/>
    <w:rsid w:val="00957235"/>
    <w:rsid w:val="00960609"/>
    <w:rsid w:val="009612D8"/>
    <w:rsid w:val="009615B6"/>
    <w:rsid w:val="00965138"/>
    <w:rsid w:val="00966246"/>
    <w:rsid w:val="00966B6D"/>
    <w:rsid w:val="00970AF8"/>
    <w:rsid w:val="00970D06"/>
    <w:rsid w:val="00970F91"/>
    <w:rsid w:val="009717AC"/>
    <w:rsid w:val="00971CAF"/>
    <w:rsid w:val="00972BEE"/>
    <w:rsid w:val="009739C8"/>
    <w:rsid w:val="00974496"/>
    <w:rsid w:val="00974EBD"/>
    <w:rsid w:val="00975293"/>
    <w:rsid w:val="00975E37"/>
    <w:rsid w:val="00976FF8"/>
    <w:rsid w:val="009772D8"/>
    <w:rsid w:val="0098285E"/>
    <w:rsid w:val="0098292B"/>
    <w:rsid w:val="00984096"/>
    <w:rsid w:val="00984C3F"/>
    <w:rsid w:val="00985873"/>
    <w:rsid w:val="0098671A"/>
    <w:rsid w:val="009871C8"/>
    <w:rsid w:val="00987915"/>
    <w:rsid w:val="00987B1E"/>
    <w:rsid w:val="00987BC8"/>
    <w:rsid w:val="0099414C"/>
    <w:rsid w:val="00994BAA"/>
    <w:rsid w:val="009974B5"/>
    <w:rsid w:val="009A16E5"/>
    <w:rsid w:val="009A2E0C"/>
    <w:rsid w:val="009A33D0"/>
    <w:rsid w:val="009A35C2"/>
    <w:rsid w:val="009A6F1E"/>
    <w:rsid w:val="009B31FD"/>
    <w:rsid w:val="009B5221"/>
    <w:rsid w:val="009C19D2"/>
    <w:rsid w:val="009C1E12"/>
    <w:rsid w:val="009C1FD6"/>
    <w:rsid w:val="009C1FF3"/>
    <w:rsid w:val="009C26BE"/>
    <w:rsid w:val="009C30CD"/>
    <w:rsid w:val="009C4462"/>
    <w:rsid w:val="009C45B7"/>
    <w:rsid w:val="009C5E35"/>
    <w:rsid w:val="009C6714"/>
    <w:rsid w:val="009C68C2"/>
    <w:rsid w:val="009C6A85"/>
    <w:rsid w:val="009C6BF2"/>
    <w:rsid w:val="009C7704"/>
    <w:rsid w:val="009C7AB6"/>
    <w:rsid w:val="009D70C6"/>
    <w:rsid w:val="009D77E5"/>
    <w:rsid w:val="009D7858"/>
    <w:rsid w:val="009E0FC6"/>
    <w:rsid w:val="009E18A6"/>
    <w:rsid w:val="009E1EB1"/>
    <w:rsid w:val="009E2AE1"/>
    <w:rsid w:val="009E40A6"/>
    <w:rsid w:val="009E591B"/>
    <w:rsid w:val="009E5D24"/>
    <w:rsid w:val="009E5EDB"/>
    <w:rsid w:val="009F1816"/>
    <w:rsid w:val="009F1EC1"/>
    <w:rsid w:val="009F275D"/>
    <w:rsid w:val="009F2B3E"/>
    <w:rsid w:val="009F2E68"/>
    <w:rsid w:val="009F38FE"/>
    <w:rsid w:val="009F57EA"/>
    <w:rsid w:val="009F63EB"/>
    <w:rsid w:val="009F6CAA"/>
    <w:rsid w:val="00A00522"/>
    <w:rsid w:val="00A00549"/>
    <w:rsid w:val="00A0083B"/>
    <w:rsid w:val="00A01423"/>
    <w:rsid w:val="00A02520"/>
    <w:rsid w:val="00A02D9E"/>
    <w:rsid w:val="00A02FAC"/>
    <w:rsid w:val="00A0358D"/>
    <w:rsid w:val="00A03748"/>
    <w:rsid w:val="00A04EFA"/>
    <w:rsid w:val="00A05334"/>
    <w:rsid w:val="00A05A78"/>
    <w:rsid w:val="00A06887"/>
    <w:rsid w:val="00A10D24"/>
    <w:rsid w:val="00A130FB"/>
    <w:rsid w:val="00A13E4D"/>
    <w:rsid w:val="00A1535B"/>
    <w:rsid w:val="00A15A2F"/>
    <w:rsid w:val="00A163AF"/>
    <w:rsid w:val="00A167D2"/>
    <w:rsid w:val="00A16FFF"/>
    <w:rsid w:val="00A17490"/>
    <w:rsid w:val="00A17A7D"/>
    <w:rsid w:val="00A20871"/>
    <w:rsid w:val="00A21293"/>
    <w:rsid w:val="00A21C74"/>
    <w:rsid w:val="00A2282D"/>
    <w:rsid w:val="00A22ED0"/>
    <w:rsid w:val="00A23612"/>
    <w:rsid w:val="00A24B15"/>
    <w:rsid w:val="00A25E0C"/>
    <w:rsid w:val="00A25F25"/>
    <w:rsid w:val="00A263DA"/>
    <w:rsid w:val="00A2669B"/>
    <w:rsid w:val="00A272C8"/>
    <w:rsid w:val="00A30F33"/>
    <w:rsid w:val="00A31FDB"/>
    <w:rsid w:val="00A32E33"/>
    <w:rsid w:val="00A34B29"/>
    <w:rsid w:val="00A34D3C"/>
    <w:rsid w:val="00A36972"/>
    <w:rsid w:val="00A41314"/>
    <w:rsid w:val="00A42519"/>
    <w:rsid w:val="00A42D5E"/>
    <w:rsid w:val="00A44AF0"/>
    <w:rsid w:val="00A45681"/>
    <w:rsid w:val="00A45994"/>
    <w:rsid w:val="00A472A7"/>
    <w:rsid w:val="00A47546"/>
    <w:rsid w:val="00A51C41"/>
    <w:rsid w:val="00A51C68"/>
    <w:rsid w:val="00A54123"/>
    <w:rsid w:val="00A554FC"/>
    <w:rsid w:val="00A55C3D"/>
    <w:rsid w:val="00A55D2E"/>
    <w:rsid w:val="00A6153F"/>
    <w:rsid w:val="00A61651"/>
    <w:rsid w:val="00A63823"/>
    <w:rsid w:val="00A63D1E"/>
    <w:rsid w:val="00A6411D"/>
    <w:rsid w:val="00A64617"/>
    <w:rsid w:val="00A652B3"/>
    <w:rsid w:val="00A65DCF"/>
    <w:rsid w:val="00A66F93"/>
    <w:rsid w:val="00A6745E"/>
    <w:rsid w:val="00A678DC"/>
    <w:rsid w:val="00A70CE1"/>
    <w:rsid w:val="00A711A3"/>
    <w:rsid w:val="00A71CD9"/>
    <w:rsid w:val="00A72505"/>
    <w:rsid w:val="00A738FA"/>
    <w:rsid w:val="00A74434"/>
    <w:rsid w:val="00A74B0E"/>
    <w:rsid w:val="00A74C47"/>
    <w:rsid w:val="00A75FFA"/>
    <w:rsid w:val="00A761F8"/>
    <w:rsid w:val="00A76B62"/>
    <w:rsid w:val="00A773FD"/>
    <w:rsid w:val="00A77B5D"/>
    <w:rsid w:val="00A80895"/>
    <w:rsid w:val="00A82649"/>
    <w:rsid w:val="00A86968"/>
    <w:rsid w:val="00A90C72"/>
    <w:rsid w:val="00A93A31"/>
    <w:rsid w:val="00A9436A"/>
    <w:rsid w:val="00A94FD4"/>
    <w:rsid w:val="00A95BB2"/>
    <w:rsid w:val="00A96488"/>
    <w:rsid w:val="00A96527"/>
    <w:rsid w:val="00A97741"/>
    <w:rsid w:val="00AA03DA"/>
    <w:rsid w:val="00AA0963"/>
    <w:rsid w:val="00AA0A95"/>
    <w:rsid w:val="00AA11EA"/>
    <w:rsid w:val="00AA324F"/>
    <w:rsid w:val="00AA3A25"/>
    <w:rsid w:val="00AA600C"/>
    <w:rsid w:val="00AA71D9"/>
    <w:rsid w:val="00AA74F6"/>
    <w:rsid w:val="00AB144B"/>
    <w:rsid w:val="00AB2F72"/>
    <w:rsid w:val="00AB3264"/>
    <w:rsid w:val="00AB53DC"/>
    <w:rsid w:val="00AB5A88"/>
    <w:rsid w:val="00AB663A"/>
    <w:rsid w:val="00AB7C28"/>
    <w:rsid w:val="00AC0667"/>
    <w:rsid w:val="00AC19C8"/>
    <w:rsid w:val="00AC43D0"/>
    <w:rsid w:val="00AC457B"/>
    <w:rsid w:val="00AC4B2B"/>
    <w:rsid w:val="00AC50E6"/>
    <w:rsid w:val="00AC51B8"/>
    <w:rsid w:val="00AC6757"/>
    <w:rsid w:val="00AC7E64"/>
    <w:rsid w:val="00AD0727"/>
    <w:rsid w:val="00AD1795"/>
    <w:rsid w:val="00AD262C"/>
    <w:rsid w:val="00AD2988"/>
    <w:rsid w:val="00AD7550"/>
    <w:rsid w:val="00AD7BEC"/>
    <w:rsid w:val="00AE0FA0"/>
    <w:rsid w:val="00AE1765"/>
    <w:rsid w:val="00AE19D2"/>
    <w:rsid w:val="00AE1C2E"/>
    <w:rsid w:val="00AE616E"/>
    <w:rsid w:val="00AE7D2F"/>
    <w:rsid w:val="00AF156B"/>
    <w:rsid w:val="00AF1C68"/>
    <w:rsid w:val="00AF302F"/>
    <w:rsid w:val="00AF4489"/>
    <w:rsid w:val="00AF624D"/>
    <w:rsid w:val="00AF6D1B"/>
    <w:rsid w:val="00AF6D8C"/>
    <w:rsid w:val="00AF757A"/>
    <w:rsid w:val="00B0171E"/>
    <w:rsid w:val="00B02A6B"/>
    <w:rsid w:val="00B02D95"/>
    <w:rsid w:val="00B053D8"/>
    <w:rsid w:val="00B056AB"/>
    <w:rsid w:val="00B05BE2"/>
    <w:rsid w:val="00B07038"/>
    <w:rsid w:val="00B07453"/>
    <w:rsid w:val="00B075AE"/>
    <w:rsid w:val="00B1478C"/>
    <w:rsid w:val="00B150E5"/>
    <w:rsid w:val="00B229F8"/>
    <w:rsid w:val="00B23D07"/>
    <w:rsid w:val="00B240C6"/>
    <w:rsid w:val="00B242E8"/>
    <w:rsid w:val="00B24937"/>
    <w:rsid w:val="00B24E63"/>
    <w:rsid w:val="00B266EC"/>
    <w:rsid w:val="00B27734"/>
    <w:rsid w:val="00B30178"/>
    <w:rsid w:val="00B31F15"/>
    <w:rsid w:val="00B336AA"/>
    <w:rsid w:val="00B33E43"/>
    <w:rsid w:val="00B3416E"/>
    <w:rsid w:val="00B348AB"/>
    <w:rsid w:val="00B3538C"/>
    <w:rsid w:val="00B353D6"/>
    <w:rsid w:val="00B36063"/>
    <w:rsid w:val="00B36413"/>
    <w:rsid w:val="00B40A46"/>
    <w:rsid w:val="00B42C18"/>
    <w:rsid w:val="00B43297"/>
    <w:rsid w:val="00B443E8"/>
    <w:rsid w:val="00B447CA"/>
    <w:rsid w:val="00B50179"/>
    <w:rsid w:val="00B50EEC"/>
    <w:rsid w:val="00B51D5E"/>
    <w:rsid w:val="00B52CFD"/>
    <w:rsid w:val="00B53B44"/>
    <w:rsid w:val="00B53C85"/>
    <w:rsid w:val="00B53E28"/>
    <w:rsid w:val="00B53F0B"/>
    <w:rsid w:val="00B545CC"/>
    <w:rsid w:val="00B54656"/>
    <w:rsid w:val="00B5549E"/>
    <w:rsid w:val="00B56A79"/>
    <w:rsid w:val="00B56C44"/>
    <w:rsid w:val="00B6000F"/>
    <w:rsid w:val="00B60011"/>
    <w:rsid w:val="00B60223"/>
    <w:rsid w:val="00B60C62"/>
    <w:rsid w:val="00B60D4C"/>
    <w:rsid w:val="00B63F8D"/>
    <w:rsid w:val="00B6484D"/>
    <w:rsid w:val="00B64DD6"/>
    <w:rsid w:val="00B64FE7"/>
    <w:rsid w:val="00B65DF9"/>
    <w:rsid w:val="00B6650A"/>
    <w:rsid w:val="00B678CE"/>
    <w:rsid w:val="00B7015E"/>
    <w:rsid w:val="00B7118A"/>
    <w:rsid w:val="00B714CE"/>
    <w:rsid w:val="00B7194E"/>
    <w:rsid w:val="00B71C49"/>
    <w:rsid w:val="00B7263E"/>
    <w:rsid w:val="00B72919"/>
    <w:rsid w:val="00B7313A"/>
    <w:rsid w:val="00B73B12"/>
    <w:rsid w:val="00B741F5"/>
    <w:rsid w:val="00B76BBD"/>
    <w:rsid w:val="00B76E3A"/>
    <w:rsid w:val="00B778A0"/>
    <w:rsid w:val="00B77C0F"/>
    <w:rsid w:val="00B77CFC"/>
    <w:rsid w:val="00B803B9"/>
    <w:rsid w:val="00B81229"/>
    <w:rsid w:val="00B831F8"/>
    <w:rsid w:val="00B83C3E"/>
    <w:rsid w:val="00B83EF6"/>
    <w:rsid w:val="00B84F59"/>
    <w:rsid w:val="00B8614A"/>
    <w:rsid w:val="00B862BA"/>
    <w:rsid w:val="00B901C4"/>
    <w:rsid w:val="00B90506"/>
    <w:rsid w:val="00B916D5"/>
    <w:rsid w:val="00B9259E"/>
    <w:rsid w:val="00B92690"/>
    <w:rsid w:val="00B94DE3"/>
    <w:rsid w:val="00B94F1D"/>
    <w:rsid w:val="00B9551E"/>
    <w:rsid w:val="00B95AAA"/>
    <w:rsid w:val="00B96D2D"/>
    <w:rsid w:val="00B979E9"/>
    <w:rsid w:val="00B97FC3"/>
    <w:rsid w:val="00BA043B"/>
    <w:rsid w:val="00BA3319"/>
    <w:rsid w:val="00BA4437"/>
    <w:rsid w:val="00BA5DF6"/>
    <w:rsid w:val="00BA5FF4"/>
    <w:rsid w:val="00BA770C"/>
    <w:rsid w:val="00BA78EB"/>
    <w:rsid w:val="00BA7FCF"/>
    <w:rsid w:val="00BB1046"/>
    <w:rsid w:val="00BB1EE9"/>
    <w:rsid w:val="00BB3970"/>
    <w:rsid w:val="00BB4810"/>
    <w:rsid w:val="00BB4B56"/>
    <w:rsid w:val="00BB5B36"/>
    <w:rsid w:val="00BB676E"/>
    <w:rsid w:val="00BC06B4"/>
    <w:rsid w:val="00BC308D"/>
    <w:rsid w:val="00BC679C"/>
    <w:rsid w:val="00BC7504"/>
    <w:rsid w:val="00BD0664"/>
    <w:rsid w:val="00BD087C"/>
    <w:rsid w:val="00BD1155"/>
    <w:rsid w:val="00BD1B56"/>
    <w:rsid w:val="00BD2309"/>
    <w:rsid w:val="00BD3B3E"/>
    <w:rsid w:val="00BD562A"/>
    <w:rsid w:val="00BD6DDA"/>
    <w:rsid w:val="00BD7185"/>
    <w:rsid w:val="00BD7F45"/>
    <w:rsid w:val="00BE0080"/>
    <w:rsid w:val="00BE0176"/>
    <w:rsid w:val="00BE110C"/>
    <w:rsid w:val="00BE13A6"/>
    <w:rsid w:val="00BE1C4D"/>
    <w:rsid w:val="00BE24A1"/>
    <w:rsid w:val="00BE2ED1"/>
    <w:rsid w:val="00BE3E21"/>
    <w:rsid w:val="00BE43E8"/>
    <w:rsid w:val="00BE6F6E"/>
    <w:rsid w:val="00BF1390"/>
    <w:rsid w:val="00BF1D9B"/>
    <w:rsid w:val="00BF3535"/>
    <w:rsid w:val="00BF3F95"/>
    <w:rsid w:val="00BF3FE9"/>
    <w:rsid w:val="00BF4087"/>
    <w:rsid w:val="00BF5830"/>
    <w:rsid w:val="00BF5E3E"/>
    <w:rsid w:val="00BF6A5E"/>
    <w:rsid w:val="00BF7746"/>
    <w:rsid w:val="00C00481"/>
    <w:rsid w:val="00C014D1"/>
    <w:rsid w:val="00C02E67"/>
    <w:rsid w:val="00C03364"/>
    <w:rsid w:val="00C0349A"/>
    <w:rsid w:val="00C036DB"/>
    <w:rsid w:val="00C055A3"/>
    <w:rsid w:val="00C06681"/>
    <w:rsid w:val="00C06CC5"/>
    <w:rsid w:val="00C102CB"/>
    <w:rsid w:val="00C11305"/>
    <w:rsid w:val="00C11334"/>
    <w:rsid w:val="00C12673"/>
    <w:rsid w:val="00C13791"/>
    <w:rsid w:val="00C13FF6"/>
    <w:rsid w:val="00C148C5"/>
    <w:rsid w:val="00C14A34"/>
    <w:rsid w:val="00C1606A"/>
    <w:rsid w:val="00C163B5"/>
    <w:rsid w:val="00C205A2"/>
    <w:rsid w:val="00C21D1D"/>
    <w:rsid w:val="00C22BD6"/>
    <w:rsid w:val="00C2326F"/>
    <w:rsid w:val="00C24DDA"/>
    <w:rsid w:val="00C26310"/>
    <w:rsid w:val="00C26D0B"/>
    <w:rsid w:val="00C275E9"/>
    <w:rsid w:val="00C27E8E"/>
    <w:rsid w:val="00C27FE2"/>
    <w:rsid w:val="00C302BC"/>
    <w:rsid w:val="00C33020"/>
    <w:rsid w:val="00C343D0"/>
    <w:rsid w:val="00C36182"/>
    <w:rsid w:val="00C36968"/>
    <w:rsid w:val="00C40236"/>
    <w:rsid w:val="00C44625"/>
    <w:rsid w:val="00C44F2F"/>
    <w:rsid w:val="00C46758"/>
    <w:rsid w:val="00C46AE6"/>
    <w:rsid w:val="00C503BF"/>
    <w:rsid w:val="00C50610"/>
    <w:rsid w:val="00C51123"/>
    <w:rsid w:val="00C51FA4"/>
    <w:rsid w:val="00C527DD"/>
    <w:rsid w:val="00C52B93"/>
    <w:rsid w:val="00C546D3"/>
    <w:rsid w:val="00C55092"/>
    <w:rsid w:val="00C5570E"/>
    <w:rsid w:val="00C55CFB"/>
    <w:rsid w:val="00C56076"/>
    <w:rsid w:val="00C56713"/>
    <w:rsid w:val="00C567BB"/>
    <w:rsid w:val="00C601D9"/>
    <w:rsid w:val="00C605B4"/>
    <w:rsid w:val="00C61391"/>
    <w:rsid w:val="00C61C0C"/>
    <w:rsid w:val="00C62635"/>
    <w:rsid w:val="00C6619A"/>
    <w:rsid w:val="00C6651E"/>
    <w:rsid w:val="00C67B40"/>
    <w:rsid w:val="00C67F6C"/>
    <w:rsid w:val="00C70AE8"/>
    <w:rsid w:val="00C70D18"/>
    <w:rsid w:val="00C70D6B"/>
    <w:rsid w:val="00C716FC"/>
    <w:rsid w:val="00C720AE"/>
    <w:rsid w:val="00C725B0"/>
    <w:rsid w:val="00C72AE5"/>
    <w:rsid w:val="00C73C6C"/>
    <w:rsid w:val="00C741D2"/>
    <w:rsid w:val="00C750D7"/>
    <w:rsid w:val="00C7658F"/>
    <w:rsid w:val="00C76C86"/>
    <w:rsid w:val="00C773FD"/>
    <w:rsid w:val="00C77DAE"/>
    <w:rsid w:val="00C80C96"/>
    <w:rsid w:val="00C83EE0"/>
    <w:rsid w:val="00C84433"/>
    <w:rsid w:val="00C8610D"/>
    <w:rsid w:val="00C870BA"/>
    <w:rsid w:val="00C87CFB"/>
    <w:rsid w:val="00C90E26"/>
    <w:rsid w:val="00C9193B"/>
    <w:rsid w:val="00C926D3"/>
    <w:rsid w:val="00C9302F"/>
    <w:rsid w:val="00C9307A"/>
    <w:rsid w:val="00C93960"/>
    <w:rsid w:val="00C962DF"/>
    <w:rsid w:val="00C96426"/>
    <w:rsid w:val="00C96A4F"/>
    <w:rsid w:val="00C96B90"/>
    <w:rsid w:val="00C96EC3"/>
    <w:rsid w:val="00C97214"/>
    <w:rsid w:val="00C9747A"/>
    <w:rsid w:val="00C97A25"/>
    <w:rsid w:val="00CA2657"/>
    <w:rsid w:val="00CA58AB"/>
    <w:rsid w:val="00CA5D0C"/>
    <w:rsid w:val="00CA6A4B"/>
    <w:rsid w:val="00CA6E02"/>
    <w:rsid w:val="00CA7218"/>
    <w:rsid w:val="00CA72EA"/>
    <w:rsid w:val="00CA7D1F"/>
    <w:rsid w:val="00CB4104"/>
    <w:rsid w:val="00CB4529"/>
    <w:rsid w:val="00CC0F19"/>
    <w:rsid w:val="00CC1F92"/>
    <w:rsid w:val="00CC2EC7"/>
    <w:rsid w:val="00CC2FD5"/>
    <w:rsid w:val="00CC3A4F"/>
    <w:rsid w:val="00CC46F3"/>
    <w:rsid w:val="00CC4771"/>
    <w:rsid w:val="00CC5974"/>
    <w:rsid w:val="00CD1CD3"/>
    <w:rsid w:val="00CD3156"/>
    <w:rsid w:val="00CD370F"/>
    <w:rsid w:val="00CD3D5F"/>
    <w:rsid w:val="00CD42C4"/>
    <w:rsid w:val="00CD4F9D"/>
    <w:rsid w:val="00CD6771"/>
    <w:rsid w:val="00CD7BD6"/>
    <w:rsid w:val="00CE095D"/>
    <w:rsid w:val="00CE1E57"/>
    <w:rsid w:val="00CE2618"/>
    <w:rsid w:val="00CE2BEF"/>
    <w:rsid w:val="00CE2DFE"/>
    <w:rsid w:val="00CE40A9"/>
    <w:rsid w:val="00CE40F9"/>
    <w:rsid w:val="00CE4DE4"/>
    <w:rsid w:val="00CE4E84"/>
    <w:rsid w:val="00CE5E60"/>
    <w:rsid w:val="00CE7898"/>
    <w:rsid w:val="00CE7A57"/>
    <w:rsid w:val="00CF0260"/>
    <w:rsid w:val="00CF23CE"/>
    <w:rsid w:val="00CF268E"/>
    <w:rsid w:val="00CF4B12"/>
    <w:rsid w:val="00CF75DA"/>
    <w:rsid w:val="00D00BB4"/>
    <w:rsid w:val="00D00E9C"/>
    <w:rsid w:val="00D011F2"/>
    <w:rsid w:val="00D03A51"/>
    <w:rsid w:val="00D045F5"/>
    <w:rsid w:val="00D04DC4"/>
    <w:rsid w:val="00D05736"/>
    <w:rsid w:val="00D05D3F"/>
    <w:rsid w:val="00D05E09"/>
    <w:rsid w:val="00D062E8"/>
    <w:rsid w:val="00D06BE1"/>
    <w:rsid w:val="00D06F78"/>
    <w:rsid w:val="00D07562"/>
    <w:rsid w:val="00D11786"/>
    <w:rsid w:val="00D11D10"/>
    <w:rsid w:val="00D1299E"/>
    <w:rsid w:val="00D12C7B"/>
    <w:rsid w:val="00D130B4"/>
    <w:rsid w:val="00D13272"/>
    <w:rsid w:val="00D13E52"/>
    <w:rsid w:val="00D1693E"/>
    <w:rsid w:val="00D16E8D"/>
    <w:rsid w:val="00D2055A"/>
    <w:rsid w:val="00D2080E"/>
    <w:rsid w:val="00D20D74"/>
    <w:rsid w:val="00D2226B"/>
    <w:rsid w:val="00D2260E"/>
    <w:rsid w:val="00D23438"/>
    <w:rsid w:val="00D240AC"/>
    <w:rsid w:val="00D246A3"/>
    <w:rsid w:val="00D253B2"/>
    <w:rsid w:val="00D261FB"/>
    <w:rsid w:val="00D26C93"/>
    <w:rsid w:val="00D2753F"/>
    <w:rsid w:val="00D27804"/>
    <w:rsid w:val="00D27C5D"/>
    <w:rsid w:val="00D32102"/>
    <w:rsid w:val="00D3382C"/>
    <w:rsid w:val="00D3608D"/>
    <w:rsid w:val="00D36EA8"/>
    <w:rsid w:val="00D40077"/>
    <w:rsid w:val="00D41201"/>
    <w:rsid w:val="00D41C8D"/>
    <w:rsid w:val="00D422D7"/>
    <w:rsid w:val="00D43509"/>
    <w:rsid w:val="00D4752E"/>
    <w:rsid w:val="00D4775F"/>
    <w:rsid w:val="00D52A42"/>
    <w:rsid w:val="00D531FB"/>
    <w:rsid w:val="00D536DC"/>
    <w:rsid w:val="00D555AB"/>
    <w:rsid w:val="00D57BB1"/>
    <w:rsid w:val="00D60CC9"/>
    <w:rsid w:val="00D623F3"/>
    <w:rsid w:val="00D62CDD"/>
    <w:rsid w:val="00D67838"/>
    <w:rsid w:val="00D67A75"/>
    <w:rsid w:val="00D67C60"/>
    <w:rsid w:val="00D67C8F"/>
    <w:rsid w:val="00D7001C"/>
    <w:rsid w:val="00D71E2D"/>
    <w:rsid w:val="00D72F98"/>
    <w:rsid w:val="00D73CBA"/>
    <w:rsid w:val="00D7713F"/>
    <w:rsid w:val="00D7771F"/>
    <w:rsid w:val="00D81C70"/>
    <w:rsid w:val="00D842B9"/>
    <w:rsid w:val="00D86CA0"/>
    <w:rsid w:val="00D86CEF"/>
    <w:rsid w:val="00D877FB"/>
    <w:rsid w:val="00D87B7E"/>
    <w:rsid w:val="00D910F6"/>
    <w:rsid w:val="00D91C87"/>
    <w:rsid w:val="00D91DCB"/>
    <w:rsid w:val="00D91ED2"/>
    <w:rsid w:val="00D933C8"/>
    <w:rsid w:val="00D9441E"/>
    <w:rsid w:val="00D94504"/>
    <w:rsid w:val="00D952E2"/>
    <w:rsid w:val="00D95C50"/>
    <w:rsid w:val="00D9747B"/>
    <w:rsid w:val="00DA1E30"/>
    <w:rsid w:val="00DA2C2A"/>
    <w:rsid w:val="00DA323E"/>
    <w:rsid w:val="00DA3409"/>
    <w:rsid w:val="00DA37D1"/>
    <w:rsid w:val="00DA3C23"/>
    <w:rsid w:val="00DA45DD"/>
    <w:rsid w:val="00DA6375"/>
    <w:rsid w:val="00DA69A0"/>
    <w:rsid w:val="00DA6B83"/>
    <w:rsid w:val="00DA6F05"/>
    <w:rsid w:val="00DA7E26"/>
    <w:rsid w:val="00DB0E27"/>
    <w:rsid w:val="00DB290F"/>
    <w:rsid w:val="00DB2D50"/>
    <w:rsid w:val="00DB2FAA"/>
    <w:rsid w:val="00DB5DD9"/>
    <w:rsid w:val="00DB6FE5"/>
    <w:rsid w:val="00DB748E"/>
    <w:rsid w:val="00DB79CF"/>
    <w:rsid w:val="00DB7D00"/>
    <w:rsid w:val="00DC2571"/>
    <w:rsid w:val="00DC2B25"/>
    <w:rsid w:val="00DC3D24"/>
    <w:rsid w:val="00DC42DD"/>
    <w:rsid w:val="00DC624A"/>
    <w:rsid w:val="00DC646D"/>
    <w:rsid w:val="00DC66A6"/>
    <w:rsid w:val="00DD04BB"/>
    <w:rsid w:val="00DD0C36"/>
    <w:rsid w:val="00DD4AD7"/>
    <w:rsid w:val="00DD7184"/>
    <w:rsid w:val="00DE3DED"/>
    <w:rsid w:val="00DE45BD"/>
    <w:rsid w:val="00DE4E07"/>
    <w:rsid w:val="00DE5BBE"/>
    <w:rsid w:val="00DE5BC3"/>
    <w:rsid w:val="00DE6F79"/>
    <w:rsid w:val="00DE73AB"/>
    <w:rsid w:val="00DE7CFA"/>
    <w:rsid w:val="00DF2977"/>
    <w:rsid w:val="00DF3E18"/>
    <w:rsid w:val="00DF46E1"/>
    <w:rsid w:val="00DF4C24"/>
    <w:rsid w:val="00DF54B5"/>
    <w:rsid w:val="00DF5700"/>
    <w:rsid w:val="00DF5DF6"/>
    <w:rsid w:val="00DF6218"/>
    <w:rsid w:val="00DF660E"/>
    <w:rsid w:val="00DF6924"/>
    <w:rsid w:val="00DF6A4B"/>
    <w:rsid w:val="00DF7015"/>
    <w:rsid w:val="00DF739A"/>
    <w:rsid w:val="00E01462"/>
    <w:rsid w:val="00E0229B"/>
    <w:rsid w:val="00E029E4"/>
    <w:rsid w:val="00E02EF4"/>
    <w:rsid w:val="00E0559E"/>
    <w:rsid w:val="00E0594A"/>
    <w:rsid w:val="00E0649D"/>
    <w:rsid w:val="00E06A0A"/>
    <w:rsid w:val="00E071AE"/>
    <w:rsid w:val="00E074F6"/>
    <w:rsid w:val="00E12DFE"/>
    <w:rsid w:val="00E1362A"/>
    <w:rsid w:val="00E14415"/>
    <w:rsid w:val="00E14C3F"/>
    <w:rsid w:val="00E1535A"/>
    <w:rsid w:val="00E16A91"/>
    <w:rsid w:val="00E1738B"/>
    <w:rsid w:val="00E17C8D"/>
    <w:rsid w:val="00E200BF"/>
    <w:rsid w:val="00E21486"/>
    <w:rsid w:val="00E21B2B"/>
    <w:rsid w:val="00E22600"/>
    <w:rsid w:val="00E26E22"/>
    <w:rsid w:val="00E27A91"/>
    <w:rsid w:val="00E30781"/>
    <w:rsid w:val="00E3103C"/>
    <w:rsid w:val="00E3179B"/>
    <w:rsid w:val="00E31F27"/>
    <w:rsid w:val="00E33B29"/>
    <w:rsid w:val="00E33E48"/>
    <w:rsid w:val="00E342E3"/>
    <w:rsid w:val="00E403FC"/>
    <w:rsid w:val="00E4144C"/>
    <w:rsid w:val="00E420BA"/>
    <w:rsid w:val="00E42486"/>
    <w:rsid w:val="00E42C3E"/>
    <w:rsid w:val="00E4360E"/>
    <w:rsid w:val="00E43B85"/>
    <w:rsid w:val="00E43ED5"/>
    <w:rsid w:val="00E44DC2"/>
    <w:rsid w:val="00E44DC8"/>
    <w:rsid w:val="00E50748"/>
    <w:rsid w:val="00E51D72"/>
    <w:rsid w:val="00E524A2"/>
    <w:rsid w:val="00E535D0"/>
    <w:rsid w:val="00E5688C"/>
    <w:rsid w:val="00E56C1E"/>
    <w:rsid w:val="00E57173"/>
    <w:rsid w:val="00E57220"/>
    <w:rsid w:val="00E572FC"/>
    <w:rsid w:val="00E60A68"/>
    <w:rsid w:val="00E610D3"/>
    <w:rsid w:val="00E6220A"/>
    <w:rsid w:val="00E624B6"/>
    <w:rsid w:val="00E62D39"/>
    <w:rsid w:val="00E62F3D"/>
    <w:rsid w:val="00E632ED"/>
    <w:rsid w:val="00E63574"/>
    <w:rsid w:val="00E64EA3"/>
    <w:rsid w:val="00E656ED"/>
    <w:rsid w:val="00E66AAB"/>
    <w:rsid w:val="00E70E69"/>
    <w:rsid w:val="00E76A9F"/>
    <w:rsid w:val="00E76E0D"/>
    <w:rsid w:val="00E7793D"/>
    <w:rsid w:val="00E80841"/>
    <w:rsid w:val="00E80A74"/>
    <w:rsid w:val="00E80AF4"/>
    <w:rsid w:val="00E816C5"/>
    <w:rsid w:val="00E81D67"/>
    <w:rsid w:val="00E85D7E"/>
    <w:rsid w:val="00E85EA3"/>
    <w:rsid w:val="00E86727"/>
    <w:rsid w:val="00E86874"/>
    <w:rsid w:val="00E90665"/>
    <w:rsid w:val="00E90727"/>
    <w:rsid w:val="00E92159"/>
    <w:rsid w:val="00E955AB"/>
    <w:rsid w:val="00E96E20"/>
    <w:rsid w:val="00E971FB"/>
    <w:rsid w:val="00E974DA"/>
    <w:rsid w:val="00EA12C6"/>
    <w:rsid w:val="00EA1958"/>
    <w:rsid w:val="00EA1B17"/>
    <w:rsid w:val="00EA2BDD"/>
    <w:rsid w:val="00EA364F"/>
    <w:rsid w:val="00EA3C54"/>
    <w:rsid w:val="00EA4AAF"/>
    <w:rsid w:val="00EA5D89"/>
    <w:rsid w:val="00EA63BF"/>
    <w:rsid w:val="00EA68DF"/>
    <w:rsid w:val="00EA6F1F"/>
    <w:rsid w:val="00EB04B9"/>
    <w:rsid w:val="00EB0890"/>
    <w:rsid w:val="00EB0B0E"/>
    <w:rsid w:val="00EB1AC1"/>
    <w:rsid w:val="00EB3B09"/>
    <w:rsid w:val="00EB5E2E"/>
    <w:rsid w:val="00EB6A61"/>
    <w:rsid w:val="00EB72ED"/>
    <w:rsid w:val="00EC085A"/>
    <w:rsid w:val="00EC16C1"/>
    <w:rsid w:val="00EC1A0C"/>
    <w:rsid w:val="00EC1ECC"/>
    <w:rsid w:val="00EC20C0"/>
    <w:rsid w:val="00EC2B39"/>
    <w:rsid w:val="00EC2F84"/>
    <w:rsid w:val="00EC4B70"/>
    <w:rsid w:val="00EC57DE"/>
    <w:rsid w:val="00EC678A"/>
    <w:rsid w:val="00ED0D0B"/>
    <w:rsid w:val="00ED1B61"/>
    <w:rsid w:val="00ED2724"/>
    <w:rsid w:val="00ED2E73"/>
    <w:rsid w:val="00ED30FE"/>
    <w:rsid w:val="00ED3906"/>
    <w:rsid w:val="00ED3B47"/>
    <w:rsid w:val="00EE07F4"/>
    <w:rsid w:val="00EE0985"/>
    <w:rsid w:val="00EE242B"/>
    <w:rsid w:val="00EE3688"/>
    <w:rsid w:val="00EE63CD"/>
    <w:rsid w:val="00EE7521"/>
    <w:rsid w:val="00EE7BFA"/>
    <w:rsid w:val="00EF1751"/>
    <w:rsid w:val="00EF2F75"/>
    <w:rsid w:val="00EF3C81"/>
    <w:rsid w:val="00EF420B"/>
    <w:rsid w:val="00EF5283"/>
    <w:rsid w:val="00EF5384"/>
    <w:rsid w:val="00EF560C"/>
    <w:rsid w:val="00EF5683"/>
    <w:rsid w:val="00F00773"/>
    <w:rsid w:val="00F0251F"/>
    <w:rsid w:val="00F057DE"/>
    <w:rsid w:val="00F061E0"/>
    <w:rsid w:val="00F07EE7"/>
    <w:rsid w:val="00F12F60"/>
    <w:rsid w:val="00F133AC"/>
    <w:rsid w:val="00F15B82"/>
    <w:rsid w:val="00F15DC2"/>
    <w:rsid w:val="00F15EB2"/>
    <w:rsid w:val="00F15FEB"/>
    <w:rsid w:val="00F2041A"/>
    <w:rsid w:val="00F204FD"/>
    <w:rsid w:val="00F22893"/>
    <w:rsid w:val="00F22CF4"/>
    <w:rsid w:val="00F24F9B"/>
    <w:rsid w:val="00F25728"/>
    <w:rsid w:val="00F25760"/>
    <w:rsid w:val="00F2576F"/>
    <w:rsid w:val="00F260A8"/>
    <w:rsid w:val="00F260C2"/>
    <w:rsid w:val="00F2700F"/>
    <w:rsid w:val="00F30F3B"/>
    <w:rsid w:val="00F31E1F"/>
    <w:rsid w:val="00F3360C"/>
    <w:rsid w:val="00F3398F"/>
    <w:rsid w:val="00F34158"/>
    <w:rsid w:val="00F34EBD"/>
    <w:rsid w:val="00F35B56"/>
    <w:rsid w:val="00F363C6"/>
    <w:rsid w:val="00F363CD"/>
    <w:rsid w:val="00F372EE"/>
    <w:rsid w:val="00F37A9E"/>
    <w:rsid w:val="00F40B94"/>
    <w:rsid w:val="00F40EBF"/>
    <w:rsid w:val="00F418BE"/>
    <w:rsid w:val="00F4338B"/>
    <w:rsid w:val="00F43D35"/>
    <w:rsid w:val="00F460D2"/>
    <w:rsid w:val="00F46C77"/>
    <w:rsid w:val="00F51848"/>
    <w:rsid w:val="00F51AA2"/>
    <w:rsid w:val="00F53F72"/>
    <w:rsid w:val="00F56D69"/>
    <w:rsid w:val="00F578C8"/>
    <w:rsid w:val="00F57B50"/>
    <w:rsid w:val="00F60B96"/>
    <w:rsid w:val="00F62921"/>
    <w:rsid w:val="00F645E3"/>
    <w:rsid w:val="00F6521F"/>
    <w:rsid w:val="00F66024"/>
    <w:rsid w:val="00F66246"/>
    <w:rsid w:val="00F672AF"/>
    <w:rsid w:val="00F67DFD"/>
    <w:rsid w:val="00F70819"/>
    <w:rsid w:val="00F70934"/>
    <w:rsid w:val="00F712CB"/>
    <w:rsid w:val="00F7155F"/>
    <w:rsid w:val="00F7159E"/>
    <w:rsid w:val="00F71DE3"/>
    <w:rsid w:val="00F72F9C"/>
    <w:rsid w:val="00F73159"/>
    <w:rsid w:val="00F732C9"/>
    <w:rsid w:val="00F73A4D"/>
    <w:rsid w:val="00F75CAD"/>
    <w:rsid w:val="00F76317"/>
    <w:rsid w:val="00F76628"/>
    <w:rsid w:val="00F777BF"/>
    <w:rsid w:val="00F810AB"/>
    <w:rsid w:val="00F81A84"/>
    <w:rsid w:val="00F82C73"/>
    <w:rsid w:val="00F85FBF"/>
    <w:rsid w:val="00F8734E"/>
    <w:rsid w:val="00F91AAB"/>
    <w:rsid w:val="00F930B4"/>
    <w:rsid w:val="00F94268"/>
    <w:rsid w:val="00F94CB3"/>
    <w:rsid w:val="00F957C5"/>
    <w:rsid w:val="00F96EA7"/>
    <w:rsid w:val="00F97BBE"/>
    <w:rsid w:val="00FA0332"/>
    <w:rsid w:val="00FA0669"/>
    <w:rsid w:val="00FA3828"/>
    <w:rsid w:val="00FA54EB"/>
    <w:rsid w:val="00FA5829"/>
    <w:rsid w:val="00FA6726"/>
    <w:rsid w:val="00FA6EC8"/>
    <w:rsid w:val="00FA7762"/>
    <w:rsid w:val="00FA7B94"/>
    <w:rsid w:val="00FB022B"/>
    <w:rsid w:val="00FB1107"/>
    <w:rsid w:val="00FB11D3"/>
    <w:rsid w:val="00FB197F"/>
    <w:rsid w:val="00FB19C7"/>
    <w:rsid w:val="00FB2A20"/>
    <w:rsid w:val="00FB4872"/>
    <w:rsid w:val="00FB7325"/>
    <w:rsid w:val="00FB77AE"/>
    <w:rsid w:val="00FB7EB2"/>
    <w:rsid w:val="00FC0938"/>
    <w:rsid w:val="00FC2323"/>
    <w:rsid w:val="00FC3CFA"/>
    <w:rsid w:val="00FC3D08"/>
    <w:rsid w:val="00FC46E6"/>
    <w:rsid w:val="00FC5B09"/>
    <w:rsid w:val="00FC5B6C"/>
    <w:rsid w:val="00FC6C5F"/>
    <w:rsid w:val="00FC7372"/>
    <w:rsid w:val="00FD1363"/>
    <w:rsid w:val="00FD2043"/>
    <w:rsid w:val="00FD3523"/>
    <w:rsid w:val="00FD4D62"/>
    <w:rsid w:val="00FD5195"/>
    <w:rsid w:val="00FD5EF1"/>
    <w:rsid w:val="00FD7F7E"/>
    <w:rsid w:val="00FE0AC7"/>
    <w:rsid w:val="00FE16B8"/>
    <w:rsid w:val="00FE1BC8"/>
    <w:rsid w:val="00FE2EEE"/>
    <w:rsid w:val="00FE3826"/>
    <w:rsid w:val="00FE56F7"/>
    <w:rsid w:val="00FF22D6"/>
    <w:rsid w:val="00FF279F"/>
    <w:rsid w:val="00FF2855"/>
    <w:rsid w:val="00FF2B95"/>
    <w:rsid w:val="00FF2E36"/>
    <w:rsid w:val="00FF42E6"/>
    <w:rsid w:val="00FF443E"/>
    <w:rsid w:val="00FF736F"/>
    <w:rsid w:val="00FF759B"/>
    <w:rsid w:val="00FF7AA7"/>
    <w:rsid w:val="00FF7F31"/>
    <w:rsid w:val="016D3915"/>
    <w:rsid w:val="01A8FB23"/>
    <w:rsid w:val="01EAFE12"/>
    <w:rsid w:val="029B607C"/>
    <w:rsid w:val="02CD78D6"/>
    <w:rsid w:val="032DC795"/>
    <w:rsid w:val="034463DB"/>
    <w:rsid w:val="03841886"/>
    <w:rsid w:val="03C1E09C"/>
    <w:rsid w:val="046ECF44"/>
    <w:rsid w:val="05AA88E7"/>
    <w:rsid w:val="0665B463"/>
    <w:rsid w:val="071DD1D1"/>
    <w:rsid w:val="072EC18F"/>
    <w:rsid w:val="07EE1ABD"/>
    <w:rsid w:val="084C087A"/>
    <w:rsid w:val="0861A921"/>
    <w:rsid w:val="087AC516"/>
    <w:rsid w:val="091797D0"/>
    <w:rsid w:val="09560E2B"/>
    <w:rsid w:val="099E35BD"/>
    <w:rsid w:val="09FBB945"/>
    <w:rsid w:val="0A376883"/>
    <w:rsid w:val="0A754D13"/>
    <w:rsid w:val="0A8A63C8"/>
    <w:rsid w:val="0AB0F35F"/>
    <w:rsid w:val="0B1A8D79"/>
    <w:rsid w:val="0B23A5F2"/>
    <w:rsid w:val="0B3F4879"/>
    <w:rsid w:val="0B50FBE0"/>
    <w:rsid w:val="0B76DBF8"/>
    <w:rsid w:val="0BEAD836"/>
    <w:rsid w:val="0C16B966"/>
    <w:rsid w:val="0CF1D233"/>
    <w:rsid w:val="0D4C6C55"/>
    <w:rsid w:val="0D75818F"/>
    <w:rsid w:val="0DCB436A"/>
    <w:rsid w:val="0DD8DF51"/>
    <w:rsid w:val="0E12C4CF"/>
    <w:rsid w:val="0E13E23D"/>
    <w:rsid w:val="0E145BCF"/>
    <w:rsid w:val="0E60A55E"/>
    <w:rsid w:val="0F0A7926"/>
    <w:rsid w:val="0F27B623"/>
    <w:rsid w:val="0F82B503"/>
    <w:rsid w:val="0F933B9A"/>
    <w:rsid w:val="0FAC4E84"/>
    <w:rsid w:val="1025F013"/>
    <w:rsid w:val="1039DE0A"/>
    <w:rsid w:val="1060A59A"/>
    <w:rsid w:val="107DC8F3"/>
    <w:rsid w:val="10CDB456"/>
    <w:rsid w:val="10EB2D0F"/>
    <w:rsid w:val="116686F9"/>
    <w:rsid w:val="117AB7D6"/>
    <w:rsid w:val="11AFA24C"/>
    <w:rsid w:val="11BE3793"/>
    <w:rsid w:val="12209CE4"/>
    <w:rsid w:val="12B6DDAD"/>
    <w:rsid w:val="1313C171"/>
    <w:rsid w:val="13565704"/>
    <w:rsid w:val="135BFE50"/>
    <w:rsid w:val="14C78F4D"/>
    <w:rsid w:val="1630A0EF"/>
    <w:rsid w:val="179CE1C5"/>
    <w:rsid w:val="1817875F"/>
    <w:rsid w:val="184C282A"/>
    <w:rsid w:val="188C0063"/>
    <w:rsid w:val="191B3846"/>
    <w:rsid w:val="19215B89"/>
    <w:rsid w:val="193074DD"/>
    <w:rsid w:val="19487D44"/>
    <w:rsid w:val="194AD6F6"/>
    <w:rsid w:val="19868566"/>
    <w:rsid w:val="1A836401"/>
    <w:rsid w:val="1ADED731"/>
    <w:rsid w:val="1C40F394"/>
    <w:rsid w:val="1C42280C"/>
    <w:rsid w:val="1C8DBA9B"/>
    <w:rsid w:val="1CACEB87"/>
    <w:rsid w:val="1D4C766D"/>
    <w:rsid w:val="1E4B8A4B"/>
    <w:rsid w:val="1E73109B"/>
    <w:rsid w:val="1E9B17B9"/>
    <w:rsid w:val="1F1CBC6B"/>
    <w:rsid w:val="1FF87BDB"/>
    <w:rsid w:val="1FFF4153"/>
    <w:rsid w:val="20516437"/>
    <w:rsid w:val="20771B6C"/>
    <w:rsid w:val="2092EF08"/>
    <w:rsid w:val="20D97ED2"/>
    <w:rsid w:val="2104424E"/>
    <w:rsid w:val="212138F6"/>
    <w:rsid w:val="2160FCE7"/>
    <w:rsid w:val="21E60D63"/>
    <w:rsid w:val="2228C009"/>
    <w:rsid w:val="22EF421A"/>
    <w:rsid w:val="24158C93"/>
    <w:rsid w:val="250B1F76"/>
    <w:rsid w:val="251EB95D"/>
    <w:rsid w:val="2634EE5C"/>
    <w:rsid w:val="265E4430"/>
    <w:rsid w:val="26FDC858"/>
    <w:rsid w:val="27E89E9D"/>
    <w:rsid w:val="282CE1C7"/>
    <w:rsid w:val="283DE5F4"/>
    <w:rsid w:val="287C3E16"/>
    <w:rsid w:val="29D4B808"/>
    <w:rsid w:val="29DDB303"/>
    <w:rsid w:val="2A6E9486"/>
    <w:rsid w:val="2A8F8062"/>
    <w:rsid w:val="2AC0DDB5"/>
    <w:rsid w:val="2ACBF249"/>
    <w:rsid w:val="2B0E15EF"/>
    <w:rsid w:val="2B4BB6AA"/>
    <w:rsid w:val="2B5CEE92"/>
    <w:rsid w:val="2B9237FF"/>
    <w:rsid w:val="2B9A5D34"/>
    <w:rsid w:val="2C2A8537"/>
    <w:rsid w:val="2C38BD87"/>
    <w:rsid w:val="2E5B6A76"/>
    <w:rsid w:val="2F5D10AA"/>
    <w:rsid w:val="2F65E770"/>
    <w:rsid w:val="2FFF1686"/>
    <w:rsid w:val="3001DDEB"/>
    <w:rsid w:val="3002793A"/>
    <w:rsid w:val="300E2A46"/>
    <w:rsid w:val="30A3865E"/>
    <w:rsid w:val="31A1B399"/>
    <w:rsid w:val="31C3ADED"/>
    <w:rsid w:val="31FBAFE0"/>
    <w:rsid w:val="320F39A9"/>
    <w:rsid w:val="32224BDD"/>
    <w:rsid w:val="32F3282F"/>
    <w:rsid w:val="33015284"/>
    <w:rsid w:val="334E83B4"/>
    <w:rsid w:val="335D27A3"/>
    <w:rsid w:val="337773D6"/>
    <w:rsid w:val="3378DDF8"/>
    <w:rsid w:val="3402B28E"/>
    <w:rsid w:val="347A9AE5"/>
    <w:rsid w:val="347D243F"/>
    <w:rsid w:val="34C10FD3"/>
    <w:rsid w:val="35B147E9"/>
    <w:rsid w:val="35B7C6F9"/>
    <w:rsid w:val="35FEE379"/>
    <w:rsid w:val="36CC5944"/>
    <w:rsid w:val="37970620"/>
    <w:rsid w:val="37A5BA9F"/>
    <w:rsid w:val="37ED85A1"/>
    <w:rsid w:val="38102BC1"/>
    <w:rsid w:val="3836F060"/>
    <w:rsid w:val="388F782F"/>
    <w:rsid w:val="38E87E6D"/>
    <w:rsid w:val="3A5CE996"/>
    <w:rsid w:val="3AB3475F"/>
    <w:rsid w:val="3AD6FC13"/>
    <w:rsid w:val="3B0D0E95"/>
    <w:rsid w:val="3B50B1DE"/>
    <w:rsid w:val="3B70D6DB"/>
    <w:rsid w:val="3BB85C2B"/>
    <w:rsid w:val="3BC674B2"/>
    <w:rsid w:val="3BF6F909"/>
    <w:rsid w:val="3D1C3CE0"/>
    <w:rsid w:val="3E03DD59"/>
    <w:rsid w:val="3E03F7D6"/>
    <w:rsid w:val="3E8019BE"/>
    <w:rsid w:val="3EB84EF6"/>
    <w:rsid w:val="3EBFB347"/>
    <w:rsid w:val="3F30EE81"/>
    <w:rsid w:val="3F505D82"/>
    <w:rsid w:val="3F7713BD"/>
    <w:rsid w:val="415D1223"/>
    <w:rsid w:val="42972170"/>
    <w:rsid w:val="42CDA7CA"/>
    <w:rsid w:val="42F5513C"/>
    <w:rsid w:val="43115433"/>
    <w:rsid w:val="4332D461"/>
    <w:rsid w:val="438C2DA4"/>
    <w:rsid w:val="43937763"/>
    <w:rsid w:val="440D6019"/>
    <w:rsid w:val="44205087"/>
    <w:rsid w:val="449D439A"/>
    <w:rsid w:val="44BCD713"/>
    <w:rsid w:val="45BAACFB"/>
    <w:rsid w:val="460823C1"/>
    <w:rsid w:val="46363637"/>
    <w:rsid w:val="465CE7AB"/>
    <w:rsid w:val="4687A791"/>
    <w:rsid w:val="46957C5B"/>
    <w:rsid w:val="46A9FA6A"/>
    <w:rsid w:val="4710C1F9"/>
    <w:rsid w:val="47BE0B12"/>
    <w:rsid w:val="4883E8C9"/>
    <w:rsid w:val="491B8F82"/>
    <w:rsid w:val="498A4182"/>
    <w:rsid w:val="4B3EA7EF"/>
    <w:rsid w:val="4B9C127E"/>
    <w:rsid w:val="4BBD49C3"/>
    <w:rsid w:val="4BDB82D8"/>
    <w:rsid w:val="4D44F9E7"/>
    <w:rsid w:val="4DB0A41A"/>
    <w:rsid w:val="4E6109DC"/>
    <w:rsid w:val="4E842AFF"/>
    <w:rsid w:val="4EFADB93"/>
    <w:rsid w:val="50181DA4"/>
    <w:rsid w:val="50852334"/>
    <w:rsid w:val="50B4AA3C"/>
    <w:rsid w:val="50FF9137"/>
    <w:rsid w:val="51065D6A"/>
    <w:rsid w:val="513E33B3"/>
    <w:rsid w:val="51F0FF23"/>
    <w:rsid w:val="522692EE"/>
    <w:rsid w:val="5252501B"/>
    <w:rsid w:val="52F4B701"/>
    <w:rsid w:val="5342F250"/>
    <w:rsid w:val="5417090B"/>
    <w:rsid w:val="552D4A32"/>
    <w:rsid w:val="55442C78"/>
    <w:rsid w:val="55CE8A4C"/>
    <w:rsid w:val="55FA457B"/>
    <w:rsid w:val="568A545A"/>
    <w:rsid w:val="568D62F6"/>
    <w:rsid w:val="57034BDF"/>
    <w:rsid w:val="573EF13B"/>
    <w:rsid w:val="57752A7C"/>
    <w:rsid w:val="577870E9"/>
    <w:rsid w:val="577B14F1"/>
    <w:rsid w:val="577D5F66"/>
    <w:rsid w:val="5791D677"/>
    <w:rsid w:val="5791FA6F"/>
    <w:rsid w:val="57A9D586"/>
    <w:rsid w:val="5813FAA4"/>
    <w:rsid w:val="5822A029"/>
    <w:rsid w:val="58584BD4"/>
    <w:rsid w:val="58768D29"/>
    <w:rsid w:val="5880B4A6"/>
    <w:rsid w:val="59BF6600"/>
    <w:rsid w:val="5A02236F"/>
    <w:rsid w:val="5AFB6961"/>
    <w:rsid w:val="5B1F799F"/>
    <w:rsid w:val="5B3182C4"/>
    <w:rsid w:val="5B3A71DC"/>
    <w:rsid w:val="5BCFE9DC"/>
    <w:rsid w:val="5BDC8821"/>
    <w:rsid w:val="5CFB6942"/>
    <w:rsid w:val="5D31873B"/>
    <w:rsid w:val="5E4232C4"/>
    <w:rsid w:val="5E593A41"/>
    <w:rsid w:val="5E98AFAA"/>
    <w:rsid w:val="5EB80B11"/>
    <w:rsid w:val="5EE6D481"/>
    <w:rsid w:val="5EEFD11B"/>
    <w:rsid w:val="5F260F48"/>
    <w:rsid w:val="5FCA4DD7"/>
    <w:rsid w:val="606873E6"/>
    <w:rsid w:val="6076CE7F"/>
    <w:rsid w:val="60A5F65D"/>
    <w:rsid w:val="60CC3CB3"/>
    <w:rsid w:val="6213DF8B"/>
    <w:rsid w:val="62944EB3"/>
    <w:rsid w:val="636972B5"/>
    <w:rsid w:val="63AE0A0A"/>
    <w:rsid w:val="63CAE14D"/>
    <w:rsid w:val="63DA5086"/>
    <w:rsid w:val="63F1625E"/>
    <w:rsid w:val="64118227"/>
    <w:rsid w:val="64441CCD"/>
    <w:rsid w:val="644C72FD"/>
    <w:rsid w:val="6476F2D4"/>
    <w:rsid w:val="64E1CE51"/>
    <w:rsid w:val="6556FA16"/>
    <w:rsid w:val="67554671"/>
    <w:rsid w:val="68225507"/>
    <w:rsid w:val="68E122AF"/>
    <w:rsid w:val="69261DAC"/>
    <w:rsid w:val="694D2365"/>
    <w:rsid w:val="69A35027"/>
    <w:rsid w:val="69A9441B"/>
    <w:rsid w:val="69BD7DCE"/>
    <w:rsid w:val="69FE5411"/>
    <w:rsid w:val="6A06B6E6"/>
    <w:rsid w:val="6AB2C328"/>
    <w:rsid w:val="6B8B0F6C"/>
    <w:rsid w:val="6C0061A7"/>
    <w:rsid w:val="6C588061"/>
    <w:rsid w:val="6DB21FAA"/>
    <w:rsid w:val="6DB9E79C"/>
    <w:rsid w:val="6EBF8C65"/>
    <w:rsid w:val="6ED0C272"/>
    <w:rsid w:val="6ED6F581"/>
    <w:rsid w:val="6EEF7420"/>
    <w:rsid w:val="70893ECE"/>
    <w:rsid w:val="70B1062E"/>
    <w:rsid w:val="70EBC9D0"/>
    <w:rsid w:val="71DB92BE"/>
    <w:rsid w:val="71E7984F"/>
    <w:rsid w:val="72163471"/>
    <w:rsid w:val="72440237"/>
    <w:rsid w:val="72C32E3B"/>
    <w:rsid w:val="72C411D7"/>
    <w:rsid w:val="73177725"/>
    <w:rsid w:val="7320B64D"/>
    <w:rsid w:val="732E9D57"/>
    <w:rsid w:val="736E6117"/>
    <w:rsid w:val="73812838"/>
    <w:rsid w:val="74512ADA"/>
    <w:rsid w:val="746797A5"/>
    <w:rsid w:val="7468D777"/>
    <w:rsid w:val="750DAD3C"/>
    <w:rsid w:val="759C946B"/>
    <w:rsid w:val="75A9ED9F"/>
    <w:rsid w:val="75F7D5BC"/>
    <w:rsid w:val="763A1F0C"/>
    <w:rsid w:val="764777C3"/>
    <w:rsid w:val="770CD859"/>
    <w:rsid w:val="778EE5CC"/>
    <w:rsid w:val="77DBF382"/>
    <w:rsid w:val="77F3A679"/>
    <w:rsid w:val="7837801F"/>
    <w:rsid w:val="78C7A855"/>
    <w:rsid w:val="78C81311"/>
    <w:rsid w:val="797A7C00"/>
    <w:rsid w:val="79ABFBEF"/>
    <w:rsid w:val="79E8DF24"/>
    <w:rsid w:val="7A2BAB46"/>
    <w:rsid w:val="7A2D8090"/>
    <w:rsid w:val="7A6DE9C1"/>
    <w:rsid w:val="7A7CFE0C"/>
    <w:rsid w:val="7A930044"/>
    <w:rsid w:val="7AFAA5BD"/>
    <w:rsid w:val="7B018363"/>
    <w:rsid w:val="7B184539"/>
    <w:rsid w:val="7B44A693"/>
    <w:rsid w:val="7B5E9B5E"/>
    <w:rsid w:val="7B94C18F"/>
    <w:rsid w:val="7E116A02"/>
    <w:rsid w:val="7E2B8940"/>
    <w:rsid w:val="7E34FAC5"/>
    <w:rsid w:val="7E8E7515"/>
    <w:rsid w:val="7EA0CF00"/>
    <w:rsid w:val="7EC44E8D"/>
    <w:rsid w:val="7EDE82E9"/>
    <w:rsid w:val="7F14DED0"/>
    <w:rsid w:val="7F2488D8"/>
    <w:rsid w:val="7F3013C9"/>
    <w:rsid w:val="7FDB0C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E3FEBC"/>
  <w15:docId w15:val="{CE6852AC-F62D-427B-9E67-1D96F1AD3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iPriority="0" w:unhideWhenUsed="1"/>
    <w:lsdException w:name="header" w:locked="1" w:semiHidden="1" w:unhideWhenUsed="1"/>
    <w:lsdException w:name="footer" w:locked="1" w:semiHidden="1" w:unhideWhenUsed="1"/>
    <w:lsdException w:name="index heading" w:locked="1" w:semiHidden="1" w:unhideWhenUsed="1"/>
    <w:lsdException w:name="caption" w:lock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iPriority="0"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81E"/>
    <w:pPr>
      <w:suppressAutoHyphens/>
      <w:spacing w:before="100" w:after="120"/>
      <w:jc w:val="both"/>
    </w:pPr>
    <w:rPr>
      <w:sz w:val="24"/>
    </w:rPr>
  </w:style>
  <w:style w:type="paragraph" w:styleId="Heading1">
    <w:name w:val="heading 1"/>
    <w:basedOn w:val="Normal"/>
    <w:next w:val="Normal"/>
    <w:link w:val="Heading1Char"/>
    <w:uiPriority w:val="99"/>
    <w:qFormat/>
    <w:rsid w:val="00811247"/>
    <w:pPr>
      <w:keepNext/>
      <w:numPr>
        <w:numId w:val="25"/>
      </w:numPr>
      <w:spacing w:before="240"/>
      <w:outlineLvl w:val="0"/>
    </w:pPr>
    <w:rPr>
      <w:b/>
    </w:rPr>
  </w:style>
  <w:style w:type="paragraph" w:styleId="Heading2">
    <w:name w:val="heading 2"/>
    <w:basedOn w:val="Heading1"/>
    <w:next w:val="Normal"/>
    <w:link w:val="Heading2Char"/>
    <w:uiPriority w:val="99"/>
    <w:qFormat/>
    <w:rsid w:val="003847C0"/>
    <w:pPr>
      <w:numPr>
        <w:ilvl w:val="1"/>
      </w:numPr>
      <w:ind w:left="360" w:hanging="360"/>
      <w:outlineLvl w:val="1"/>
    </w:pPr>
  </w:style>
  <w:style w:type="paragraph" w:styleId="Heading3">
    <w:name w:val="heading 3"/>
    <w:basedOn w:val="Heading2"/>
    <w:next w:val="Normal"/>
    <w:link w:val="Heading3Char"/>
    <w:uiPriority w:val="99"/>
    <w:qFormat/>
    <w:rsid w:val="000F0735"/>
    <w:pPr>
      <w:numPr>
        <w:ilvl w:val="2"/>
      </w:numPr>
      <w:ind w:left="720" w:hanging="360"/>
      <w:outlineLvl w:val="2"/>
    </w:pPr>
  </w:style>
  <w:style w:type="paragraph" w:styleId="Heading4">
    <w:name w:val="heading 4"/>
    <w:basedOn w:val="Heading3"/>
    <w:next w:val="Normal"/>
    <w:link w:val="Heading4Char"/>
    <w:uiPriority w:val="99"/>
    <w:qFormat/>
    <w:rsid w:val="000F0735"/>
    <w:pPr>
      <w:numPr>
        <w:ilvl w:val="3"/>
      </w:numPr>
      <w:ind w:left="360" w:firstLine="0"/>
      <w:outlineLvl w:val="3"/>
    </w:pPr>
  </w:style>
  <w:style w:type="paragraph" w:styleId="Heading5">
    <w:name w:val="heading 5"/>
    <w:basedOn w:val="Heading4"/>
    <w:next w:val="Normal"/>
    <w:link w:val="Heading5Char"/>
    <w:uiPriority w:val="99"/>
    <w:qFormat/>
    <w:rsid w:val="002D3753"/>
    <w:pPr>
      <w:numPr>
        <w:ilvl w:val="4"/>
      </w:numPr>
      <w:ind w:left="0" w:firstLine="0"/>
      <w:outlineLvl w:val="4"/>
    </w:pPr>
  </w:style>
  <w:style w:type="paragraph" w:styleId="Heading6">
    <w:name w:val="heading 6"/>
    <w:basedOn w:val="Heading5"/>
    <w:next w:val="Normal"/>
    <w:link w:val="Heading6Char"/>
    <w:uiPriority w:val="99"/>
    <w:qFormat/>
    <w:rsid w:val="000075B6"/>
    <w:pPr>
      <w:numPr>
        <w:ilvl w:val="5"/>
      </w:numPr>
      <w:spacing w:before="120"/>
      <w:ind w:left="0" w:firstLine="0"/>
      <w:outlineLvl w:val="5"/>
    </w:pPr>
  </w:style>
  <w:style w:type="paragraph" w:styleId="Heading7">
    <w:name w:val="heading 7"/>
    <w:basedOn w:val="Heading6"/>
    <w:next w:val="Normal"/>
    <w:link w:val="Heading7Char"/>
    <w:uiPriority w:val="99"/>
    <w:qFormat/>
    <w:rsid w:val="00096119"/>
    <w:pPr>
      <w:numPr>
        <w:ilvl w:val="6"/>
      </w:numPr>
      <w:ind w:left="360"/>
      <w:outlineLvl w:val="6"/>
    </w:pPr>
  </w:style>
  <w:style w:type="paragraph" w:styleId="Heading8">
    <w:name w:val="heading 8"/>
    <w:basedOn w:val="Heading7"/>
    <w:next w:val="Normal"/>
    <w:link w:val="Heading8Char"/>
    <w:uiPriority w:val="99"/>
    <w:qFormat/>
    <w:rsid w:val="00096119"/>
    <w:pPr>
      <w:numPr>
        <w:ilvl w:val="7"/>
      </w:numPr>
      <w:ind w:left="360"/>
      <w:outlineLvl w:val="7"/>
    </w:pPr>
  </w:style>
  <w:style w:type="paragraph" w:styleId="Heading9">
    <w:name w:val="heading 9"/>
    <w:basedOn w:val="Normal"/>
    <w:next w:val="Normal"/>
    <w:link w:val="Heading9Char"/>
    <w:uiPriority w:val="99"/>
    <w:qFormat/>
    <w:rsid w:val="00096119"/>
    <w:pPr>
      <w:numPr>
        <w:ilvl w:val="8"/>
        <w:numId w:val="25"/>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11247"/>
    <w:rPr>
      <w:b/>
      <w:sz w:val="24"/>
    </w:rPr>
  </w:style>
  <w:style w:type="character" w:customStyle="1" w:styleId="Heading2Char">
    <w:name w:val="Heading 2 Char"/>
    <w:basedOn w:val="Heading1Char"/>
    <w:link w:val="Heading2"/>
    <w:uiPriority w:val="99"/>
    <w:locked/>
    <w:rsid w:val="003847C0"/>
    <w:rPr>
      <w:b/>
      <w:sz w:val="24"/>
    </w:rPr>
  </w:style>
  <w:style w:type="character" w:customStyle="1" w:styleId="Heading3Char">
    <w:name w:val="Heading 3 Char"/>
    <w:basedOn w:val="Heading2Char"/>
    <w:link w:val="Heading3"/>
    <w:uiPriority w:val="99"/>
    <w:locked/>
    <w:rsid w:val="000F0735"/>
    <w:rPr>
      <w:b/>
      <w:sz w:val="24"/>
    </w:rPr>
  </w:style>
  <w:style w:type="character" w:customStyle="1" w:styleId="Heading4Char">
    <w:name w:val="Heading 4 Char"/>
    <w:basedOn w:val="Heading3Char"/>
    <w:link w:val="Heading4"/>
    <w:uiPriority w:val="99"/>
    <w:locked/>
    <w:rsid w:val="000F0735"/>
    <w:rPr>
      <w:b/>
      <w:sz w:val="24"/>
    </w:rPr>
  </w:style>
  <w:style w:type="character" w:customStyle="1" w:styleId="Heading5Char">
    <w:name w:val="Heading 5 Char"/>
    <w:basedOn w:val="Heading4Char"/>
    <w:link w:val="Heading5"/>
    <w:uiPriority w:val="99"/>
    <w:locked/>
    <w:rsid w:val="002D3753"/>
    <w:rPr>
      <w:b/>
      <w:sz w:val="24"/>
    </w:rPr>
  </w:style>
  <w:style w:type="character" w:customStyle="1" w:styleId="Heading6Char">
    <w:name w:val="Heading 6 Char"/>
    <w:basedOn w:val="Heading5Char"/>
    <w:link w:val="Heading6"/>
    <w:uiPriority w:val="99"/>
    <w:locked/>
    <w:rsid w:val="000075B6"/>
    <w:rPr>
      <w:b/>
      <w:sz w:val="24"/>
    </w:rPr>
  </w:style>
  <w:style w:type="character" w:customStyle="1" w:styleId="Heading7Char">
    <w:name w:val="Heading 7 Char"/>
    <w:basedOn w:val="DefaultParagraphFont"/>
    <w:link w:val="Heading7"/>
    <w:uiPriority w:val="99"/>
    <w:semiHidden/>
    <w:locked/>
    <w:rsid w:val="00857EDD"/>
    <w:rPr>
      <w:rFonts w:ascii="Calibri" w:hAnsi="Calibri" w:cs="Times New Roman"/>
      <w:sz w:val="24"/>
      <w:szCs w:val="24"/>
    </w:rPr>
  </w:style>
  <w:style w:type="character" w:customStyle="1" w:styleId="Heading8Char">
    <w:name w:val="Heading 8 Char"/>
    <w:basedOn w:val="DefaultParagraphFont"/>
    <w:link w:val="Heading8"/>
    <w:uiPriority w:val="99"/>
    <w:semiHidden/>
    <w:locked/>
    <w:rsid w:val="00857EDD"/>
    <w:rPr>
      <w:rFonts w:ascii="Calibri" w:hAnsi="Calibri" w:cs="Times New Roman"/>
      <w:i/>
      <w:iCs/>
      <w:sz w:val="24"/>
      <w:szCs w:val="24"/>
    </w:rPr>
  </w:style>
  <w:style w:type="character" w:customStyle="1" w:styleId="Heading9Char">
    <w:name w:val="Heading 9 Char"/>
    <w:basedOn w:val="DefaultParagraphFont"/>
    <w:link w:val="Heading9"/>
    <w:uiPriority w:val="99"/>
    <w:locked/>
    <w:rsid w:val="00857EDD"/>
    <w:rPr>
      <w:rFonts w:ascii="Arial" w:hAnsi="Arial"/>
      <w:i/>
      <w:sz w:val="18"/>
    </w:rPr>
  </w:style>
  <w:style w:type="paragraph" w:styleId="List">
    <w:name w:val="List"/>
    <w:basedOn w:val="Normal"/>
    <w:uiPriority w:val="99"/>
    <w:rsid w:val="00096119"/>
    <w:pPr>
      <w:spacing w:before="0" w:line="280" w:lineRule="atLeast"/>
      <w:ind w:left="662" w:hanging="259"/>
    </w:pPr>
  </w:style>
  <w:style w:type="paragraph" w:styleId="List2">
    <w:name w:val="List 2"/>
    <w:basedOn w:val="List"/>
    <w:uiPriority w:val="99"/>
    <w:rsid w:val="00096119"/>
    <w:pPr>
      <w:ind w:left="893"/>
    </w:pPr>
  </w:style>
  <w:style w:type="paragraph" w:styleId="List3">
    <w:name w:val="List 3"/>
    <w:basedOn w:val="List2"/>
    <w:uiPriority w:val="99"/>
    <w:rsid w:val="00096119"/>
    <w:pPr>
      <w:spacing w:line="240" w:lineRule="auto"/>
      <w:ind w:left="1339"/>
    </w:pPr>
  </w:style>
  <w:style w:type="paragraph" w:customStyle="1" w:styleId="TableText">
    <w:name w:val="Table Text"/>
    <w:basedOn w:val="Normal"/>
    <w:uiPriority w:val="99"/>
    <w:rsid w:val="00096119"/>
    <w:pPr>
      <w:spacing w:before="0" w:line="280" w:lineRule="atLeast"/>
      <w:jc w:val="left"/>
    </w:pPr>
  </w:style>
  <w:style w:type="paragraph" w:customStyle="1" w:styleId="Subhead">
    <w:name w:val="Subhead"/>
    <w:basedOn w:val="Heading4"/>
    <w:next w:val="Normal"/>
    <w:uiPriority w:val="99"/>
    <w:rsid w:val="00096119"/>
    <w:pPr>
      <w:pBdr>
        <w:top w:val="single" w:sz="6" w:space="2" w:color="auto"/>
        <w:bottom w:val="single" w:sz="6" w:space="2" w:color="auto"/>
      </w:pBdr>
      <w:jc w:val="left"/>
      <w:outlineLvl w:val="9"/>
    </w:pPr>
    <w:rPr>
      <w:i/>
    </w:rPr>
  </w:style>
  <w:style w:type="paragraph" w:customStyle="1" w:styleId="Subhead2">
    <w:name w:val="Subhead 2"/>
    <w:basedOn w:val="Subhead"/>
    <w:next w:val="Normal"/>
    <w:uiPriority w:val="99"/>
    <w:rsid w:val="00096119"/>
    <w:pPr>
      <w:pBdr>
        <w:top w:val="none" w:sz="0" w:space="0" w:color="auto"/>
        <w:bottom w:val="none" w:sz="0" w:space="0" w:color="auto"/>
      </w:pBdr>
    </w:pPr>
  </w:style>
  <w:style w:type="paragraph" w:styleId="Caption">
    <w:name w:val="caption"/>
    <w:basedOn w:val="Heading4"/>
    <w:next w:val="Normal"/>
    <w:uiPriority w:val="99"/>
    <w:qFormat/>
    <w:rsid w:val="00096119"/>
    <w:pPr>
      <w:keepNext w:val="0"/>
      <w:jc w:val="center"/>
      <w:outlineLvl w:val="9"/>
    </w:pPr>
    <w:rPr>
      <w:i/>
    </w:rPr>
  </w:style>
  <w:style w:type="paragraph" w:styleId="TOC1">
    <w:name w:val="toc 1"/>
    <w:basedOn w:val="Normal"/>
    <w:next w:val="Normal"/>
    <w:uiPriority w:val="39"/>
    <w:rsid w:val="00096119"/>
    <w:pPr>
      <w:tabs>
        <w:tab w:val="right" w:leader="dot" w:pos="9360"/>
      </w:tabs>
      <w:spacing w:before="120"/>
      <w:jc w:val="left"/>
    </w:pPr>
    <w:rPr>
      <w:b/>
    </w:rPr>
  </w:style>
  <w:style w:type="paragraph" w:styleId="TOC2">
    <w:name w:val="toc 2"/>
    <w:basedOn w:val="TOC1"/>
    <w:next w:val="Normal"/>
    <w:uiPriority w:val="39"/>
    <w:rsid w:val="00096119"/>
    <w:pPr>
      <w:spacing w:before="0" w:after="0"/>
    </w:pPr>
    <w:rPr>
      <w:b w:val="0"/>
    </w:rPr>
  </w:style>
  <w:style w:type="paragraph" w:styleId="TOC3">
    <w:name w:val="toc 3"/>
    <w:basedOn w:val="TOC2"/>
    <w:next w:val="Normal"/>
    <w:uiPriority w:val="39"/>
    <w:rsid w:val="00096119"/>
    <w:pPr>
      <w:ind w:left="220"/>
    </w:pPr>
  </w:style>
  <w:style w:type="paragraph" w:styleId="TOC4">
    <w:name w:val="toc 4"/>
    <w:basedOn w:val="Normal"/>
    <w:next w:val="Normal"/>
    <w:uiPriority w:val="39"/>
    <w:rsid w:val="00096119"/>
    <w:pPr>
      <w:tabs>
        <w:tab w:val="right" w:leader="dot" w:pos="9360"/>
      </w:tabs>
      <w:spacing w:before="0" w:after="0"/>
      <w:ind w:left="440"/>
      <w:jc w:val="left"/>
    </w:pPr>
  </w:style>
  <w:style w:type="paragraph" w:styleId="TOC5">
    <w:name w:val="toc 5"/>
    <w:basedOn w:val="Normal"/>
    <w:next w:val="Normal"/>
    <w:uiPriority w:val="99"/>
    <w:semiHidden/>
    <w:rsid w:val="00096119"/>
    <w:pPr>
      <w:tabs>
        <w:tab w:val="right" w:leader="dot" w:pos="9360"/>
      </w:tabs>
      <w:spacing w:before="0" w:after="0"/>
      <w:ind w:left="660"/>
      <w:jc w:val="left"/>
    </w:pPr>
  </w:style>
  <w:style w:type="paragraph" w:styleId="TOC6">
    <w:name w:val="toc 6"/>
    <w:basedOn w:val="Normal"/>
    <w:next w:val="Normal"/>
    <w:uiPriority w:val="99"/>
    <w:semiHidden/>
    <w:rsid w:val="00096119"/>
    <w:pPr>
      <w:tabs>
        <w:tab w:val="right" w:leader="dot" w:pos="9360"/>
      </w:tabs>
      <w:spacing w:before="0" w:after="0"/>
      <w:ind w:left="880"/>
      <w:jc w:val="left"/>
    </w:pPr>
  </w:style>
  <w:style w:type="paragraph" w:styleId="TOC7">
    <w:name w:val="toc 7"/>
    <w:basedOn w:val="Normal"/>
    <w:next w:val="Normal"/>
    <w:uiPriority w:val="99"/>
    <w:semiHidden/>
    <w:rsid w:val="00096119"/>
    <w:pPr>
      <w:tabs>
        <w:tab w:val="right" w:leader="dot" w:pos="9360"/>
      </w:tabs>
      <w:spacing w:before="0" w:after="0"/>
      <w:ind w:left="1100"/>
      <w:jc w:val="left"/>
    </w:pPr>
  </w:style>
  <w:style w:type="paragraph" w:styleId="TOC8">
    <w:name w:val="toc 8"/>
    <w:basedOn w:val="Normal"/>
    <w:next w:val="Normal"/>
    <w:uiPriority w:val="99"/>
    <w:semiHidden/>
    <w:rsid w:val="00096119"/>
    <w:pPr>
      <w:tabs>
        <w:tab w:val="right" w:leader="dot" w:pos="9360"/>
      </w:tabs>
      <w:spacing w:before="0" w:after="0"/>
      <w:ind w:left="1320"/>
      <w:jc w:val="left"/>
    </w:pPr>
    <w:rPr>
      <w:sz w:val="18"/>
    </w:rPr>
  </w:style>
  <w:style w:type="paragraph" w:styleId="TOC9">
    <w:name w:val="toc 9"/>
    <w:basedOn w:val="Normal"/>
    <w:next w:val="Normal"/>
    <w:uiPriority w:val="99"/>
    <w:semiHidden/>
    <w:rsid w:val="00096119"/>
    <w:pPr>
      <w:tabs>
        <w:tab w:val="right" w:leader="dot" w:pos="9360"/>
      </w:tabs>
      <w:spacing w:before="0" w:after="0"/>
      <w:ind w:left="1540"/>
      <w:jc w:val="left"/>
    </w:pPr>
    <w:rPr>
      <w:sz w:val="18"/>
    </w:rPr>
  </w:style>
  <w:style w:type="paragraph" w:customStyle="1" w:styleId="Tabletitle">
    <w:name w:val="Table title"/>
    <w:basedOn w:val="Caption"/>
    <w:uiPriority w:val="99"/>
    <w:rsid w:val="00096119"/>
    <w:pPr>
      <w:keepNext/>
    </w:pPr>
  </w:style>
  <w:style w:type="paragraph" w:styleId="Header">
    <w:name w:val="header"/>
    <w:basedOn w:val="Normal"/>
    <w:link w:val="HeaderChar"/>
    <w:uiPriority w:val="99"/>
    <w:rsid w:val="00096119"/>
    <w:pPr>
      <w:tabs>
        <w:tab w:val="center" w:pos="4680"/>
        <w:tab w:val="right" w:pos="9360"/>
      </w:tabs>
      <w:spacing w:before="0" w:after="300"/>
      <w:jc w:val="left"/>
    </w:pPr>
    <w:rPr>
      <w:rFonts w:ascii="Arial" w:hAnsi="Arial"/>
      <w:b/>
      <w:i/>
      <w:sz w:val="20"/>
    </w:rPr>
  </w:style>
  <w:style w:type="character" w:customStyle="1" w:styleId="HeaderChar">
    <w:name w:val="Header Char"/>
    <w:basedOn w:val="DefaultParagraphFont"/>
    <w:link w:val="Header"/>
    <w:uiPriority w:val="99"/>
    <w:semiHidden/>
    <w:locked/>
    <w:rsid w:val="00857EDD"/>
    <w:rPr>
      <w:rFonts w:cs="Times New Roman"/>
      <w:sz w:val="20"/>
      <w:szCs w:val="20"/>
    </w:rPr>
  </w:style>
  <w:style w:type="paragraph" w:styleId="Footer">
    <w:name w:val="footer"/>
    <w:basedOn w:val="Normal"/>
    <w:link w:val="FooterChar"/>
    <w:uiPriority w:val="99"/>
    <w:rsid w:val="00096119"/>
    <w:pPr>
      <w:tabs>
        <w:tab w:val="center" w:pos="4320"/>
        <w:tab w:val="right" w:pos="8640"/>
      </w:tabs>
    </w:pPr>
  </w:style>
  <w:style w:type="character" w:customStyle="1" w:styleId="FooterChar">
    <w:name w:val="Footer Char"/>
    <w:basedOn w:val="DefaultParagraphFont"/>
    <w:link w:val="Footer"/>
    <w:uiPriority w:val="99"/>
    <w:locked/>
    <w:rsid w:val="006220DC"/>
    <w:rPr>
      <w:rFonts w:cs="Times New Roman"/>
      <w:sz w:val="24"/>
    </w:rPr>
  </w:style>
  <w:style w:type="paragraph" w:customStyle="1" w:styleId="Heading">
    <w:name w:val="Heading"/>
    <w:basedOn w:val="Normal"/>
    <w:next w:val="Normal"/>
    <w:uiPriority w:val="99"/>
    <w:rsid w:val="00096119"/>
    <w:pPr>
      <w:keepNext/>
      <w:spacing w:before="160" w:after="100" w:line="360" w:lineRule="atLeast"/>
    </w:pPr>
    <w:rPr>
      <w:rFonts w:ascii="Helvetica" w:hAnsi="Helvetica"/>
      <w:b/>
    </w:rPr>
  </w:style>
  <w:style w:type="paragraph" w:customStyle="1" w:styleId="TitlePage">
    <w:name w:val="Title Page"/>
    <w:basedOn w:val="Normal"/>
    <w:uiPriority w:val="99"/>
    <w:rsid w:val="00096119"/>
    <w:pPr>
      <w:spacing w:before="200" w:after="200" w:line="480" w:lineRule="atLeast"/>
      <w:jc w:val="center"/>
    </w:pPr>
    <w:rPr>
      <w:rFonts w:ascii="Arial" w:hAnsi="Arial"/>
      <w:b/>
      <w:sz w:val="36"/>
    </w:rPr>
  </w:style>
  <w:style w:type="paragraph" w:customStyle="1" w:styleId="TitlePgSmall">
    <w:name w:val="Title Pg Small"/>
    <w:basedOn w:val="TitlePage"/>
    <w:uiPriority w:val="99"/>
    <w:rsid w:val="00096119"/>
    <w:pPr>
      <w:spacing w:before="140" w:after="140" w:line="360" w:lineRule="atLeast"/>
    </w:pPr>
    <w:rPr>
      <w:sz w:val="28"/>
    </w:rPr>
  </w:style>
  <w:style w:type="character" w:styleId="PageNumber">
    <w:name w:val="page number"/>
    <w:basedOn w:val="DefaultParagraphFont"/>
    <w:uiPriority w:val="99"/>
    <w:rsid w:val="00096119"/>
    <w:rPr>
      <w:rFonts w:cs="Times New Roman"/>
    </w:rPr>
  </w:style>
  <w:style w:type="paragraph" w:customStyle="1" w:styleId="Graphic">
    <w:name w:val="Graphic"/>
    <w:basedOn w:val="Normal"/>
    <w:next w:val="Caption"/>
    <w:uiPriority w:val="99"/>
    <w:rsid w:val="00096119"/>
    <w:pPr>
      <w:keepNext/>
      <w:jc w:val="center"/>
    </w:pPr>
  </w:style>
  <w:style w:type="paragraph" w:customStyle="1" w:styleId="tabletext0">
    <w:name w:val="table text"/>
    <w:basedOn w:val="TableText"/>
    <w:uiPriority w:val="99"/>
    <w:rsid w:val="00096119"/>
    <w:pPr>
      <w:spacing w:before="40" w:after="40" w:line="240" w:lineRule="auto"/>
    </w:pPr>
    <w:rPr>
      <w:rFonts w:ascii="Arial" w:hAnsi="Arial"/>
      <w:sz w:val="20"/>
    </w:rPr>
  </w:style>
  <w:style w:type="paragraph" w:styleId="ListBullet">
    <w:name w:val="List Bullet"/>
    <w:basedOn w:val="List"/>
    <w:uiPriority w:val="99"/>
    <w:rsid w:val="00096119"/>
    <w:pPr>
      <w:ind w:left="630"/>
    </w:pPr>
  </w:style>
  <w:style w:type="character" w:styleId="CommentReference">
    <w:name w:val="annotation reference"/>
    <w:basedOn w:val="DefaultParagraphFont"/>
    <w:semiHidden/>
    <w:rsid w:val="00096119"/>
    <w:rPr>
      <w:rFonts w:cs="Times New Roman"/>
      <w:sz w:val="16"/>
    </w:rPr>
  </w:style>
  <w:style w:type="paragraph" w:styleId="CommentText">
    <w:name w:val="annotation text"/>
    <w:basedOn w:val="Normal"/>
    <w:link w:val="CommentTextChar"/>
    <w:rsid w:val="00096119"/>
    <w:rPr>
      <w:sz w:val="20"/>
    </w:rPr>
  </w:style>
  <w:style w:type="character" w:customStyle="1" w:styleId="CommentTextChar">
    <w:name w:val="Comment Text Char"/>
    <w:basedOn w:val="DefaultParagraphFont"/>
    <w:link w:val="CommentText"/>
    <w:locked/>
    <w:rsid w:val="00857EDD"/>
    <w:rPr>
      <w:rFonts w:cs="Times New Roman"/>
      <w:sz w:val="20"/>
      <w:szCs w:val="20"/>
    </w:rPr>
  </w:style>
  <w:style w:type="paragraph" w:styleId="TableofFigures">
    <w:name w:val="table of figures"/>
    <w:basedOn w:val="Normal"/>
    <w:next w:val="Normal"/>
    <w:uiPriority w:val="99"/>
    <w:semiHidden/>
    <w:rsid w:val="00096119"/>
    <w:pPr>
      <w:tabs>
        <w:tab w:val="right" w:leader="dot" w:pos="9360"/>
      </w:tabs>
      <w:spacing w:before="0" w:after="0"/>
      <w:ind w:left="440" w:hanging="440"/>
      <w:jc w:val="left"/>
    </w:pPr>
    <w:rPr>
      <w:smallCaps/>
      <w:sz w:val="20"/>
    </w:rPr>
  </w:style>
  <w:style w:type="paragraph" w:styleId="BodyTextIndent">
    <w:name w:val="Body Text Indent"/>
    <w:basedOn w:val="Normal"/>
    <w:link w:val="BodyTextIndentChar"/>
    <w:uiPriority w:val="99"/>
    <w:rsid w:val="00096119"/>
    <w:pPr>
      <w:tabs>
        <w:tab w:val="left" w:pos="0"/>
        <w:tab w:val="right" w:pos="8923"/>
      </w:tabs>
    </w:pPr>
  </w:style>
  <w:style w:type="character" w:customStyle="1" w:styleId="BodyTextIndentChar">
    <w:name w:val="Body Text Indent Char"/>
    <w:basedOn w:val="DefaultParagraphFont"/>
    <w:link w:val="BodyTextIndent"/>
    <w:uiPriority w:val="99"/>
    <w:semiHidden/>
    <w:locked/>
    <w:rsid w:val="00857EDD"/>
    <w:rPr>
      <w:rFonts w:cs="Times New Roman"/>
      <w:sz w:val="20"/>
      <w:szCs w:val="20"/>
    </w:rPr>
  </w:style>
  <w:style w:type="paragraph" w:styleId="BodyTextIndent2">
    <w:name w:val="Body Text Indent 2"/>
    <w:basedOn w:val="Normal"/>
    <w:link w:val="BodyTextIndent2Char"/>
    <w:uiPriority w:val="99"/>
    <w:rsid w:val="00096119"/>
    <w:rPr>
      <w:b/>
    </w:rPr>
  </w:style>
  <w:style w:type="character" w:customStyle="1" w:styleId="BodyTextIndent2Char">
    <w:name w:val="Body Text Indent 2 Char"/>
    <w:basedOn w:val="DefaultParagraphFont"/>
    <w:link w:val="BodyTextIndent2"/>
    <w:uiPriority w:val="99"/>
    <w:semiHidden/>
    <w:locked/>
    <w:rsid w:val="00857EDD"/>
    <w:rPr>
      <w:rFonts w:cs="Times New Roman"/>
      <w:sz w:val="20"/>
      <w:szCs w:val="20"/>
    </w:rPr>
  </w:style>
  <w:style w:type="paragraph" w:styleId="Title">
    <w:name w:val="Title"/>
    <w:basedOn w:val="Normal"/>
    <w:link w:val="TitleChar"/>
    <w:uiPriority w:val="99"/>
    <w:qFormat/>
    <w:rsid w:val="00096119"/>
    <w:pPr>
      <w:jc w:val="center"/>
    </w:pPr>
    <w:rPr>
      <w:sz w:val="48"/>
    </w:rPr>
  </w:style>
  <w:style w:type="character" w:customStyle="1" w:styleId="TitleChar">
    <w:name w:val="Title Char"/>
    <w:basedOn w:val="DefaultParagraphFont"/>
    <w:link w:val="Title"/>
    <w:uiPriority w:val="99"/>
    <w:locked/>
    <w:rsid w:val="00857EDD"/>
    <w:rPr>
      <w:rFonts w:ascii="Cambria" w:hAnsi="Cambria" w:cs="Times New Roman"/>
      <w:b/>
      <w:bCs/>
      <w:kern w:val="28"/>
      <w:sz w:val="32"/>
      <w:szCs w:val="32"/>
    </w:rPr>
  </w:style>
  <w:style w:type="paragraph" w:styleId="CommentSubject">
    <w:name w:val="annotation subject"/>
    <w:basedOn w:val="CommentText"/>
    <w:next w:val="CommentText"/>
    <w:link w:val="CommentSubjectChar"/>
    <w:uiPriority w:val="99"/>
    <w:semiHidden/>
    <w:rsid w:val="00096119"/>
    <w:rPr>
      <w:b/>
      <w:bCs/>
    </w:rPr>
  </w:style>
  <w:style w:type="character" w:customStyle="1" w:styleId="CommentSubjectChar">
    <w:name w:val="Comment Subject Char"/>
    <w:basedOn w:val="CommentTextChar"/>
    <w:link w:val="CommentSubject"/>
    <w:uiPriority w:val="99"/>
    <w:semiHidden/>
    <w:locked/>
    <w:rsid w:val="00857EDD"/>
    <w:rPr>
      <w:rFonts w:cs="Times New Roman"/>
      <w:b/>
      <w:bCs/>
      <w:sz w:val="20"/>
      <w:szCs w:val="20"/>
    </w:rPr>
  </w:style>
  <w:style w:type="paragraph" w:styleId="BalloonText">
    <w:name w:val="Balloon Text"/>
    <w:basedOn w:val="Normal"/>
    <w:link w:val="BalloonTextChar"/>
    <w:uiPriority w:val="99"/>
    <w:semiHidden/>
    <w:rsid w:val="0009611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57EDD"/>
    <w:rPr>
      <w:rFonts w:cs="Times New Roman"/>
      <w:sz w:val="2"/>
    </w:rPr>
  </w:style>
  <w:style w:type="paragraph" w:styleId="DocumentMap">
    <w:name w:val="Document Map"/>
    <w:basedOn w:val="Normal"/>
    <w:link w:val="DocumentMapChar"/>
    <w:uiPriority w:val="99"/>
    <w:semiHidden/>
    <w:rsid w:val="00096119"/>
    <w:pPr>
      <w:shd w:val="clear" w:color="auto" w:fill="000080"/>
    </w:pPr>
    <w:rPr>
      <w:rFonts w:ascii="Tahoma" w:hAnsi="Tahoma" w:cs="Tahoma"/>
      <w:sz w:val="20"/>
    </w:rPr>
  </w:style>
  <w:style w:type="character" w:customStyle="1" w:styleId="DocumentMapChar">
    <w:name w:val="Document Map Char"/>
    <w:basedOn w:val="DefaultParagraphFont"/>
    <w:link w:val="DocumentMap"/>
    <w:uiPriority w:val="99"/>
    <w:semiHidden/>
    <w:locked/>
    <w:rsid w:val="00857EDD"/>
    <w:rPr>
      <w:rFonts w:cs="Times New Roman"/>
      <w:sz w:val="2"/>
    </w:rPr>
  </w:style>
  <w:style w:type="paragraph" w:styleId="BodyText">
    <w:name w:val="Body Text"/>
    <w:basedOn w:val="Normal"/>
    <w:link w:val="BodyTextChar"/>
    <w:uiPriority w:val="99"/>
    <w:rsid w:val="00096119"/>
  </w:style>
  <w:style w:type="character" w:customStyle="1" w:styleId="BodyTextChar">
    <w:name w:val="Body Text Char"/>
    <w:basedOn w:val="DefaultParagraphFont"/>
    <w:link w:val="BodyText"/>
    <w:uiPriority w:val="99"/>
    <w:semiHidden/>
    <w:locked/>
    <w:rsid w:val="00857EDD"/>
    <w:rPr>
      <w:rFonts w:cs="Times New Roman"/>
      <w:sz w:val="20"/>
      <w:szCs w:val="20"/>
    </w:rPr>
  </w:style>
  <w:style w:type="paragraph" w:styleId="Subtitle">
    <w:name w:val="Subtitle"/>
    <w:basedOn w:val="Normal"/>
    <w:link w:val="SubtitleChar"/>
    <w:uiPriority w:val="99"/>
    <w:qFormat/>
    <w:rsid w:val="00C84433"/>
    <w:pPr>
      <w:jc w:val="center"/>
    </w:pPr>
    <w:rPr>
      <w:b/>
    </w:rPr>
  </w:style>
  <w:style w:type="character" w:customStyle="1" w:styleId="SubtitleChar">
    <w:name w:val="Subtitle Char"/>
    <w:basedOn w:val="DefaultParagraphFont"/>
    <w:link w:val="Subtitle"/>
    <w:uiPriority w:val="99"/>
    <w:locked/>
    <w:rsid w:val="00C84433"/>
    <w:rPr>
      <w:b/>
      <w:sz w:val="24"/>
    </w:rPr>
  </w:style>
  <w:style w:type="paragraph" w:customStyle="1" w:styleId="NormalBlack">
    <w:name w:val="Normal + Black"/>
    <w:basedOn w:val="Heading6"/>
    <w:link w:val="NormalBlackChar"/>
    <w:uiPriority w:val="99"/>
    <w:rsid w:val="00F057DE"/>
    <w:rPr>
      <w:b w:val="0"/>
    </w:rPr>
  </w:style>
  <w:style w:type="character" w:customStyle="1" w:styleId="NormalBlackChar">
    <w:name w:val="Normal + Black Char"/>
    <w:basedOn w:val="Heading6Char"/>
    <w:link w:val="NormalBlack"/>
    <w:uiPriority w:val="99"/>
    <w:locked/>
    <w:rsid w:val="00F057DE"/>
    <w:rPr>
      <w:b/>
      <w:sz w:val="24"/>
    </w:rPr>
  </w:style>
  <w:style w:type="paragraph" w:customStyle="1" w:styleId="NormalFirstline0">
    <w:name w:val="Normal + First line:  0"/>
    <w:basedOn w:val="Normal"/>
    <w:uiPriority w:val="99"/>
    <w:rsid w:val="00A55C3D"/>
    <w:pPr>
      <w:autoSpaceDE w:val="0"/>
      <w:autoSpaceDN w:val="0"/>
      <w:adjustRightInd w:val="0"/>
      <w:spacing w:before="0" w:after="0"/>
      <w:jc w:val="left"/>
    </w:pPr>
    <w:rPr>
      <w:szCs w:val="24"/>
    </w:rPr>
  </w:style>
  <w:style w:type="paragraph" w:customStyle="1" w:styleId="NormalFirstline00">
    <w:name w:val="Normal + First line:  0&quot;"/>
    <w:basedOn w:val="Normal"/>
    <w:uiPriority w:val="99"/>
    <w:rsid w:val="00A55C3D"/>
    <w:pPr>
      <w:autoSpaceDE w:val="0"/>
      <w:autoSpaceDN w:val="0"/>
      <w:adjustRightInd w:val="0"/>
      <w:spacing w:before="0" w:after="0"/>
      <w:jc w:val="left"/>
    </w:pPr>
    <w:rPr>
      <w:szCs w:val="24"/>
    </w:rPr>
  </w:style>
  <w:style w:type="paragraph" w:customStyle="1" w:styleId="Default">
    <w:name w:val="Default"/>
    <w:uiPriority w:val="99"/>
    <w:rsid w:val="00324F8C"/>
    <w:pPr>
      <w:autoSpaceDE w:val="0"/>
      <w:autoSpaceDN w:val="0"/>
      <w:adjustRightInd w:val="0"/>
    </w:pPr>
    <w:rPr>
      <w:color w:val="000000"/>
      <w:sz w:val="24"/>
      <w:szCs w:val="24"/>
    </w:rPr>
  </w:style>
  <w:style w:type="table" w:styleId="TableGrid">
    <w:name w:val="Table Grid"/>
    <w:basedOn w:val="TableNormal"/>
    <w:uiPriority w:val="99"/>
    <w:rsid w:val="00A75FFA"/>
    <w:pPr>
      <w:spacing w:before="100" w:after="120" w:line="300" w:lineRule="atLeast"/>
      <w:ind w:firstLine="3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7B5D"/>
    <w:pPr>
      <w:ind w:left="720"/>
      <w:contextualSpacing/>
    </w:pPr>
  </w:style>
  <w:style w:type="paragraph" w:styleId="NoSpacing">
    <w:name w:val="No Spacing"/>
    <w:link w:val="NoSpacingChar"/>
    <w:uiPriority w:val="99"/>
    <w:qFormat/>
    <w:rsid w:val="0070084B"/>
    <w:rPr>
      <w:rFonts w:ascii="Calibri" w:hAnsi="Calibri"/>
      <w:sz w:val="22"/>
      <w:szCs w:val="22"/>
    </w:rPr>
  </w:style>
  <w:style w:type="character" w:customStyle="1" w:styleId="NoSpacingChar">
    <w:name w:val="No Spacing Char"/>
    <w:basedOn w:val="DefaultParagraphFont"/>
    <w:link w:val="NoSpacing"/>
    <w:uiPriority w:val="99"/>
    <w:locked/>
    <w:rsid w:val="0070084B"/>
    <w:rPr>
      <w:rFonts w:ascii="Calibri" w:hAnsi="Calibri"/>
      <w:sz w:val="22"/>
      <w:szCs w:val="22"/>
      <w:lang w:val="en-US" w:eastAsia="en-US" w:bidi="ar-SA"/>
    </w:rPr>
  </w:style>
  <w:style w:type="character" w:styleId="Strong">
    <w:name w:val="Strong"/>
    <w:basedOn w:val="DefaultParagraphFont"/>
    <w:uiPriority w:val="22"/>
    <w:qFormat/>
    <w:locked/>
    <w:rsid w:val="008F01BC"/>
    <w:rPr>
      <w:b/>
      <w:bCs/>
    </w:rPr>
  </w:style>
  <w:style w:type="paragraph" w:styleId="PlainText">
    <w:name w:val="Plain Text"/>
    <w:basedOn w:val="Normal"/>
    <w:link w:val="PlainTextChar"/>
    <w:uiPriority w:val="99"/>
    <w:unhideWhenUsed/>
    <w:locked/>
    <w:rsid w:val="00C9747A"/>
    <w:pPr>
      <w:spacing w:before="0" w:after="0"/>
      <w:jc w:val="left"/>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C9747A"/>
    <w:rPr>
      <w:rFonts w:ascii="Consolas" w:eastAsiaTheme="minorHAnsi" w:hAnsi="Consolas" w:cstheme="minorBidi"/>
      <w:sz w:val="21"/>
      <w:szCs w:val="21"/>
    </w:rPr>
  </w:style>
  <w:style w:type="paragraph" w:styleId="Revision">
    <w:name w:val="Revision"/>
    <w:hidden/>
    <w:uiPriority w:val="99"/>
    <w:semiHidden/>
    <w:rsid w:val="0073783B"/>
    <w:rPr>
      <w:sz w:val="24"/>
    </w:rPr>
  </w:style>
  <w:style w:type="character" w:styleId="PlaceholderText">
    <w:name w:val="Placeholder Text"/>
    <w:basedOn w:val="DefaultParagraphFont"/>
    <w:uiPriority w:val="99"/>
    <w:semiHidden/>
    <w:rsid w:val="00230276"/>
    <w:rPr>
      <w:color w:val="808080"/>
    </w:rPr>
  </w:style>
  <w:style w:type="paragraph" w:styleId="TOCHeading">
    <w:name w:val="TOC Heading"/>
    <w:basedOn w:val="Heading1"/>
    <w:next w:val="Normal"/>
    <w:uiPriority w:val="39"/>
    <w:unhideWhenUsed/>
    <w:qFormat/>
    <w:rsid w:val="00EE63CD"/>
    <w:pPr>
      <w:keepLines/>
      <w:spacing w:before="480" w:after="0" w:line="276" w:lineRule="auto"/>
      <w:jc w:val="left"/>
      <w:outlineLvl w:val="9"/>
    </w:pPr>
    <w:rPr>
      <w:rFonts w:asciiTheme="majorHAnsi" w:eastAsiaTheme="majorEastAsia" w:hAnsiTheme="majorHAnsi" w:cstheme="majorBidi"/>
      <w:bCs/>
      <w:color w:val="365F91" w:themeColor="accent1" w:themeShade="BF"/>
      <w:sz w:val="28"/>
      <w:szCs w:val="28"/>
      <w:lang w:eastAsia="ja-JP"/>
    </w:rPr>
  </w:style>
  <w:style w:type="character" w:styleId="Hyperlink">
    <w:name w:val="Hyperlink"/>
    <w:basedOn w:val="DefaultParagraphFont"/>
    <w:uiPriority w:val="99"/>
    <w:unhideWhenUsed/>
    <w:locked/>
    <w:rsid w:val="00EE63CD"/>
    <w:rPr>
      <w:color w:val="0000FF" w:themeColor="hyperlink"/>
      <w:u w:val="single"/>
    </w:rPr>
  </w:style>
  <w:style w:type="paragraph" w:styleId="NormalWeb">
    <w:name w:val="Normal (Web)"/>
    <w:basedOn w:val="Normal"/>
    <w:uiPriority w:val="99"/>
    <w:semiHidden/>
    <w:unhideWhenUsed/>
    <w:locked/>
    <w:rsid w:val="006C67FA"/>
    <w:rPr>
      <w:szCs w:val="24"/>
    </w:rPr>
  </w:style>
  <w:style w:type="character" w:styleId="Emphasis">
    <w:name w:val="Emphasis"/>
    <w:basedOn w:val="DefaultParagraphFont"/>
    <w:uiPriority w:val="20"/>
    <w:qFormat/>
    <w:locked/>
    <w:rsid w:val="0098671A"/>
    <w:rPr>
      <w:i/>
      <w:iCs/>
    </w:rPr>
  </w:style>
  <w:style w:type="character" w:styleId="FollowedHyperlink">
    <w:name w:val="FollowedHyperlink"/>
    <w:basedOn w:val="DefaultParagraphFont"/>
    <w:uiPriority w:val="99"/>
    <w:semiHidden/>
    <w:unhideWhenUsed/>
    <w:locked/>
    <w:rsid w:val="009867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98669">
      <w:bodyDiv w:val="1"/>
      <w:marLeft w:val="0"/>
      <w:marRight w:val="0"/>
      <w:marTop w:val="0"/>
      <w:marBottom w:val="0"/>
      <w:divBdr>
        <w:top w:val="none" w:sz="0" w:space="0" w:color="auto"/>
        <w:left w:val="none" w:sz="0" w:space="0" w:color="auto"/>
        <w:bottom w:val="none" w:sz="0" w:space="0" w:color="auto"/>
        <w:right w:val="none" w:sz="0" w:space="0" w:color="auto"/>
      </w:divBdr>
    </w:div>
    <w:div w:id="216285439">
      <w:bodyDiv w:val="1"/>
      <w:marLeft w:val="0"/>
      <w:marRight w:val="0"/>
      <w:marTop w:val="0"/>
      <w:marBottom w:val="0"/>
      <w:divBdr>
        <w:top w:val="none" w:sz="0" w:space="0" w:color="auto"/>
        <w:left w:val="none" w:sz="0" w:space="0" w:color="auto"/>
        <w:bottom w:val="none" w:sz="0" w:space="0" w:color="auto"/>
        <w:right w:val="none" w:sz="0" w:space="0" w:color="auto"/>
      </w:divBdr>
    </w:div>
    <w:div w:id="230314135">
      <w:bodyDiv w:val="1"/>
      <w:marLeft w:val="0"/>
      <w:marRight w:val="0"/>
      <w:marTop w:val="0"/>
      <w:marBottom w:val="0"/>
      <w:divBdr>
        <w:top w:val="none" w:sz="0" w:space="0" w:color="auto"/>
        <w:left w:val="none" w:sz="0" w:space="0" w:color="auto"/>
        <w:bottom w:val="none" w:sz="0" w:space="0" w:color="auto"/>
        <w:right w:val="none" w:sz="0" w:space="0" w:color="auto"/>
      </w:divBdr>
    </w:div>
    <w:div w:id="278804978">
      <w:bodyDiv w:val="1"/>
      <w:marLeft w:val="0"/>
      <w:marRight w:val="0"/>
      <w:marTop w:val="0"/>
      <w:marBottom w:val="0"/>
      <w:divBdr>
        <w:top w:val="none" w:sz="0" w:space="0" w:color="auto"/>
        <w:left w:val="none" w:sz="0" w:space="0" w:color="auto"/>
        <w:bottom w:val="none" w:sz="0" w:space="0" w:color="auto"/>
        <w:right w:val="none" w:sz="0" w:space="0" w:color="auto"/>
      </w:divBdr>
    </w:div>
    <w:div w:id="523402322">
      <w:bodyDiv w:val="1"/>
      <w:marLeft w:val="0"/>
      <w:marRight w:val="0"/>
      <w:marTop w:val="0"/>
      <w:marBottom w:val="0"/>
      <w:divBdr>
        <w:top w:val="none" w:sz="0" w:space="0" w:color="auto"/>
        <w:left w:val="none" w:sz="0" w:space="0" w:color="auto"/>
        <w:bottom w:val="none" w:sz="0" w:space="0" w:color="auto"/>
        <w:right w:val="none" w:sz="0" w:space="0" w:color="auto"/>
      </w:divBdr>
      <w:divsChild>
        <w:div w:id="283777792">
          <w:marLeft w:val="0"/>
          <w:marRight w:val="0"/>
          <w:marTop w:val="0"/>
          <w:marBottom w:val="0"/>
          <w:divBdr>
            <w:top w:val="none" w:sz="0" w:space="0" w:color="auto"/>
            <w:left w:val="none" w:sz="0" w:space="0" w:color="auto"/>
            <w:bottom w:val="none" w:sz="0" w:space="0" w:color="auto"/>
            <w:right w:val="none" w:sz="0" w:space="0" w:color="auto"/>
          </w:divBdr>
        </w:div>
        <w:div w:id="476262945">
          <w:marLeft w:val="0"/>
          <w:marRight w:val="0"/>
          <w:marTop w:val="0"/>
          <w:marBottom w:val="0"/>
          <w:divBdr>
            <w:top w:val="none" w:sz="0" w:space="0" w:color="auto"/>
            <w:left w:val="none" w:sz="0" w:space="0" w:color="auto"/>
            <w:bottom w:val="none" w:sz="0" w:space="0" w:color="auto"/>
            <w:right w:val="none" w:sz="0" w:space="0" w:color="auto"/>
          </w:divBdr>
        </w:div>
        <w:div w:id="935744418">
          <w:marLeft w:val="0"/>
          <w:marRight w:val="0"/>
          <w:marTop w:val="0"/>
          <w:marBottom w:val="0"/>
          <w:divBdr>
            <w:top w:val="none" w:sz="0" w:space="0" w:color="auto"/>
            <w:left w:val="none" w:sz="0" w:space="0" w:color="auto"/>
            <w:bottom w:val="none" w:sz="0" w:space="0" w:color="auto"/>
            <w:right w:val="none" w:sz="0" w:space="0" w:color="auto"/>
          </w:divBdr>
        </w:div>
      </w:divsChild>
    </w:div>
    <w:div w:id="706636910">
      <w:bodyDiv w:val="1"/>
      <w:marLeft w:val="0"/>
      <w:marRight w:val="0"/>
      <w:marTop w:val="0"/>
      <w:marBottom w:val="0"/>
      <w:divBdr>
        <w:top w:val="none" w:sz="0" w:space="0" w:color="auto"/>
        <w:left w:val="none" w:sz="0" w:space="0" w:color="auto"/>
        <w:bottom w:val="none" w:sz="0" w:space="0" w:color="auto"/>
        <w:right w:val="none" w:sz="0" w:space="0" w:color="auto"/>
      </w:divBdr>
    </w:div>
    <w:div w:id="740100933">
      <w:bodyDiv w:val="1"/>
      <w:marLeft w:val="0"/>
      <w:marRight w:val="0"/>
      <w:marTop w:val="0"/>
      <w:marBottom w:val="0"/>
      <w:divBdr>
        <w:top w:val="none" w:sz="0" w:space="0" w:color="auto"/>
        <w:left w:val="none" w:sz="0" w:space="0" w:color="auto"/>
        <w:bottom w:val="none" w:sz="0" w:space="0" w:color="auto"/>
        <w:right w:val="none" w:sz="0" w:space="0" w:color="auto"/>
      </w:divBdr>
    </w:div>
    <w:div w:id="823349376">
      <w:bodyDiv w:val="1"/>
      <w:marLeft w:val="0"/>
      <w:marRight w:val="0"/>
      <w:marTop w:val="0"/>
      <w:marBottom w:val="0"/>
      <w:divBdr>
        <w:top w:val="none" w:sz="0" w:space="0" w:color="auto"/>
        <w:left w:val="none" w:sz="0" w:space="0" w:color="auto"/>
        <w:bottom w:val="none" w:sz="0" w:space="0" w:color="auto"/>
        <w:right w:val="none" w:sz="0" w:space="0" w:color="auto"/>
      </w:divBdr>
    </w:div>
    <w:div w:id="860096503">
      <w:bodyDiv w:val="1"/>
      <w:marLeft w:val="0"/>
      <w:marRight w:val="0"/>
      <w:marTop w:val="0"/>
      <w:marBottom w:val="0"/>
      <w:divBdr>
        <w:top w:val="none" w:sz="0" w:space="0" w:color="auto"/>
        <w:left w:val="none" w:sz="0" w:space="0" w:color="auto"/>
        <w:bottom w:val="none" w:sz="0" w:space="0" w:color="auto"/>
        <w:right w:val="none" w:sz="0" w:space="0" w:color="auto"/>
      </w:divBdr>
    </w:div>
    <w:div w:id="906112505">
      <w:bodyDiv w:val="1"/>
      <w:marLeft w:val="0"/>
      <w:marRight w:val="0"/>
      <w:marTop w:val="0"/>
      <w:marBottom w:val="0"/>
      <w:divBdr>
        <w:top w:val="none" w:sz="0" w:space="0" w:color="auto"/>
        <w:left w:val="none" w:sz="0" w:space="0" w:color="auto"/>
        <w:bottom w:val="none" w:sz="0" w:space="0" w:color="auto"/>
        <w:right w:val="none" w:sz="0" w:space="0" w:color="auto"/>
      </w:divBdr>
    </w:div>
    <w:div w:id="954412019">
      <w:bodyDiv w:val="1"/>
      <w:marLeft w:val="0"/>
      <w:marRight w:val="0"/>
      <w:marTop w:val="0"/>
      <w:marBottom w:val="0"/>
      <w:divBdr>
        <w:top w:val="none" w:sz="0" w:space="0" w:color="auto"/>
        <w:left w:val="none" w:sz="0" w:space="0" w:color="auto"/>
        <w:bottom w:val="none" w:sz="0" w:space="0" w:color="auto"/>
        <w:right w:val="none" w:sz="0" w:space="0" w:color="auto"/>
      </w:divBdr>
    </w:div>
    <w:div w:id="1092581096">
      <w:bodyDiv w:val="1"/>
      <w:marLeft w:val="0"/>
      <w:marRight w:val="0"/>
      <w:marTop w:val="0"/>
      <w:marBottom w:val="0"/>
      <w:divBdr>
        <w:top w:val="none" w:sz="0" w:space="0" w:color="auto"/>
        <w:left w:val="none" w:sz="0" w:space="0" w:color="auto"/>
        <w:bottom w:val="none" w:sz="0" w:space="0" w:color="auto"/>
        <w:right w:val="none" w:sz="0" w:space="0" w:color="auto"/>
      </w:divBdr>
    </w:div>
    <w:div w:id="1121074314">
      <w:bodyDiv w:val="1"/>
      <w:marLeft w:val="0"/>
      <w:marRight w:val="0"/>
      <w:marTop w:val="0"/>
      <w:marBottom w:val="0"/>
      <w:divBdr>
        <w:top w:val="none" w:sz="0" w:space="0" w:color="auto"/>
        <w:left w:val="none" w:sz="0" w:space="0" w:color="auto"/>
        <w:bottom w:val="none" w:sz="0" w:space="0" w:color="auto"/>
        <w:right w:val="none" w:sz="0" w:space="0" w:color="auto"/>
      </w:divBdr>
    </w:div>
    <w:div w:id="1507550477">
      <w:bodyDiv w:val="1"/>
      <w:marLeft w:val="0"/>
      <w:marRight w:val="0"/>
      <w:marTop w:val="0"/>
      <w:marBottom w:val="0"/>
      <w:divBdr>
        <w:top w:val="none" w:sz="0" w:space="0" w:color="auto"/>
        <w:left w:val="none" w:sz="0" w:space="0" w:color="auto"/>
        <w:bottom w:val="none" w:sz="0" w:space="0" w:color="auto"/>
        <w:right w:val="none" w:sz="0" w:space="0" w:color="auto"/>
      </w:divBdr>
    </w:div>
    <w:div w:id="1530408603">
      <w:bodyDiv w:val="1"/>
      <w:marLeft w:val="0"/>
      <w:marRight w:val="0"/>
      <w:marTop w:val="0"/>
      <w:marBottom w:val="0"/>
      <w:divBdr>
        <w:top w:val="none" w:sz="0" w:space="0" w:color="auto"/>
        <w:left w:val="none" w:sz="0" w:space="0" w:color="auto"/>
        <w:bottom w:val="none" w:sz="0" w:space="0" w:color="auto"/>
        <w:right w:val="none" w:sz="0" w:space="0" w:color="auto"/>
      </w:divBdr>
    </w:div>
    <w:div w:id="1618025186">
      <w:bodyDiv w:val="1"/>
      <w:marLeft w:val="0"/>
      <w:marRight w:val="0"/>
      <w:marTop w:val="0"/>
      <w:marBottom w:val="0"/>
      <w:divBdr>
        <w:top w:val="none" w:sz="0" w:space="0" w:color="auto"/>
        <w:left w:val="none" w:sz="0" w:space="0" w:color="auto"/>
        <w:bottom w:val="none" w:sz="0" w:space="0" w:color="auto"/>
        <w:right w:val="none" w:sz="0" w:space="0" w:color="auto"/>
      </w:divBdr>
    </w:div>
    <w:div w:id="1696808502">
      <w:bodyDiv w:val="1"/>
      <w:marLeft w:val="0"/>
      <w:marRight w:val="0"/>
      <w:marTop w:val="0"/>
      <w:marBottom w:val="0"/>
      <w:divBdr>
        <w:top w:val="none" w:sz="0" w:space="0" w:color="auto"/>
        <w:left w:val="none" w:sz="0" w:space="0" w:color="auto"/>
        <w:bottom w:val="none" w:sz="0" w:space="0" w:color="auto"/>
        <w:right w:val="none" w:sz="0" w:space="0" w:color="auto"/>
      </w:divBdr>
    </w:div>
    <w:div w:id="1700469284">
      <w:bodyDiv w:val="1"/>
      <w:marLeft w:val="0"/>
      <w:marRight w:val="0"/>
      <w:marTop w:val="0"/>
      <w:marBottom w:val="0"/>
      <w:divBdr>
        <w:top w:val="none" w:sz="0" w:space="0" w:color="auto"/>
        <w:left w:val="none" w:sz="0" w:space="0" w:color="auto"/>
        <w:bottom w:val="none" w:sz="0" w:space="0" w:color="auto"/>
        <w:right w:val="none" w:sz="0" w:space="0" w:color="auto"/>
      </w:divBdr>
    </w:div>
    <w:div w:id="1727099835">
      <w:marLeft w:val="0"/>
      <w:marRight w:val="0"/>
      <w:marTop w:val="0"/>
      <w:marBottom w:val="0"/>
      <w:divBdr>
        <w:top w:val="none" w:sz="0" w:space="0" w:color="auto"/>
        <w:left w:val="none" w:sz="0" w:space="0" w:color="auto"/>
        <w:bottom w:val="none" w:sz="0" w:space="0" w:color="auto"/>
        <w:right w:val="none" w:sz="0" w:space="0" w:color="auto"/>
      </w:divBdr>
      <w:divsChild>
        <w:div w:id="1727099834">
          <w:marLeft w:val="0"/>
          <w:marRight w:val="0"/>
          <w:marTop w:val="0"/>
          <w:marBottom w:val="0"/>
          <w:divBdr>
            <w:top w:val="none" w:sz="0" w:space="0" w:color="auto"/>
            <w:left w:val="none" w:sz="0" w:space="0" w:color="auto"/>
            <w:bottom w:val="none" w:sz="0" w:space="0" w:color="auto"/>
            <w:right w:val="none" w:sz="0" w:space="0" w:color="auto"/>
          </w:divBdr>
        </w:div>
      </w:divsChild>
    </w:div>
    <w:div w:id="1727099836">
      <w:marLeft w:val="0"/>
      <w:marRight w:val="0"/>
      <w:marTop w:val="0"/>
      <w:marBottom w:val="0"/>
      <w:divBdr>
        <w:top w:val="none" w:sz="0" w:space="0" w:color="auto"/>
        <w:left w:val="none" w:sz="0" w:space="0" w:color="auto"/>
        <w:bottom w:val="none" w:sz="0" w:space="0" w:color="auto"/>
        <w:right w:val="none" w:sz="0" w:space="0" w:color="auto"/>
      </w:divBdr>
      <w:divsChild>
        <w:div w:id="1727099833">
          <w:marLeft w:val="0"/>
          <w:marRight w:val="0"/>
          <w:marTop w:val="0"/>
          <w:marBottom w:val="0"/>
          <w:divBdr>
            <w:top w:val="none" w:sz="0" w:space="0" w:color="auto"/>
            <w:left w:val="none" w:sz="0" w:space="0" w:color="auto"/>
            <w:bottom w:val="none" w:sz="0" w:space="0" w:color="auto"/>
            <w:right w:val="none" w:sz="0" w:space="0" w:color="auto"/>
          </w:divBdr>
        </w:div>
      </w:divsChild>
    </w:div>
    <w:div w:id="1770395232">
      <w:bodyDiv w:val="1"/>
      <w:marLeft w:val="0"/>
      <w:marRight w:val="0"/>
      <w:marTop w:val="0"/>
      <w:marBottom w:val="0"/>
      <w:divBdr>
        <w:top w:val="none" w:sz="0" w:space="0" w:color="auto"/>
        <w:left w:val="none" w:sz="0" w:space="0" w:color="auto"/>
        <w:bottom w:val="none" w:sz="0" w:space="0" w:color="auto"/>
        <w:right w:val="none" w:sz="0" w:space="0" w:color="auto"/>
      </w:divBdr>
    </w:div>
    <w:div w:id="1793093489">
      <w:bodyDiv w:val="1"/>
      <w:marLeft w:val="0"/>
      <w:marRight w:val="0"/>
      <w:marTop w:val="0"/>
      <w:marBottom w:val="0"/>
      <w:divBdr>
        <w:top w:val="none" w:sz="0" w:space="0" w:color="auto"/>
        <w:left w:val="none" w:sz="0" w:space="0" w:color="auto"/>
        <w:bottom w:val="none" w:sz="0" w:space="0" w:color="auto"/>
        <w:right w:val="none" w:sz="0" w:space="0" w:color="auto"/>
      </w:divBdr>
    </w:div>
    <w:div w:id="1796365061">
      <w:bodyDiv w:val="1"/>
      <w:marLeft w:val="0"/>
      <w:marRight w:val="0"/>
      <w:marTop w:val="0"/>
      <w:marBottom w:val="0"/>
      <w:divBdr>
        <w:top w:val="none" w:sz="0" w:space="0" w:color="auto"/>
        <w:left w:val="none" w:sz="0" w:space="0" w:color="auto"/>
        <w:bottom w:val="none" w:sz="0" w:space="0" w:color="auto"/>
        <w:right w:val="none" w:sz="0" w:space="0" w:color="auto"/>
      </w:divBdr>
      <w:divsChild>
        <w:div w:id="85157287">
          <w:marLeft w:val="0"/>
          <w:marRight w:val="0"/>
          <w:marTop w:val="0"/>
          <w:marBottom w:val="0"/>
          <w:divBdr>
            <w:top w:val="none" w:sz="0" w:space="0" w:color="auto"/>
            <w:left w:val="none" w:sz="0" w:space="0" w:color="auto"/>
            <w:bottom w:val="none" w:sz="0" w:space="0" w:color="auto"/>
            <w:right w:val="none" w:sz="0" w:space="0" w:color="auto"/>
          </w:divBdr>
        </w:div>
        <w:div w:id="1312753273">
          <w:marLeft w:val="0"/>
          <w:marRight w:val="0"/>
          <w:marTop w:val="0"/>
          <w:marBottom w:val="0"/>
          <w:divBdr>
            <w:top w:val="none" w:sz="0" w:space="0" w:color="auto"/>
            <w:left w:val="none" w:sz="0" w:space="0" w:color="auto"/>
            <w:bottom w:val="none" w:sz="0" w:space="0" w:color="auto"/>
            <w:right w:val="none" w:sz="0" w:space="0" w:color="auto"/>
          </w:divBdr>
        </w:div>
        <w:div w:id="1584141768">
          <w:marLeft w:val="0"/>
          <w:marRight w:val="0"/>
          <w:marTop w:val="0"/>
          <w:marBottom w:val="0"/>
          <w:divBdr>
            <w:top w:val="none" w:sz="0" w:space="0" w:color="auto"/>
            <w:left w:val="none" w:sz="0" w:space="0" w:color="auto"/>
            <w:bottom w:val="none" w:sz="0" w:space="0" w:color="auto"/>
            <w:right w:val="none" w:sz="0" w:space="0" w:color="auto"/>
          </w:divBdr>
        </w:div>
      </w:divsChild>
    </w:div>
    <w:div w:id="1823228027">
      <w:bodyDiv w:val="1"/>
      <w:marLeft w:val="0"/>
      <w:marRight w:val="0"/>
      <w:marTop w:val="0"/>
      <w:marBottom w:val="0"/>
      <w:divBdr>
        <w:top w:val="none" w:sz="0" w:space="0" w:color="auto"/>
        <w:left w:val="none" w:sz="0" w:space="0" w:color="auto"/>
        <w:bottom w:val="none" w:sz="0" w:space="0" w:color="auto"/>
        <w:right w:val="none" w:sz="0" w:space="0" w:color="auto"/>
      </w:divBdr>
    </w:div>
    <w:div w:id="1874465957">
      <w:bodyDiv w:val="1"/>
      <w:marLeft w:val="0"/>
      <w:marRight w:val="0"/>
      <w:marTop w:val="0"/>
      <w:marBottom w:val="0"/>
      <w:divBdr>
        <w:top w:val="none" w:sz="0" w:space="0" w:color="auto"/>
        <w:left w:val="none" w:sz="0" w:space="0" w:color="auto"/>
        <w:bottom w:val="none" w:sz="0" w:space="0" w:color="auto"/>
        <w:right w:val="none" w:sz="0" w:space="0" w:color="auto"/>
      </w:divBdr>
    </w:div>
    <w:div w:id="1921213036">
      <w:bodyDiv w:val="1"/>
      <w:marLeft w:val="0"/>
      <w:marRight w:val="0"/>
      <w:marTop w:val="0"/>
      <w:marBottom w:val="0"/>
      <w:divBdr>
        <w:top w:val="none" w:sz="0" w:space="0" w:color="auto"/>
        <w:left w:val="none" w:sz="0" w:space="0" w:color="auto"/>
        <w:bottom w:val="none" w:sz="0" w:space="0" w:color="auto"/>
        <w:right w:val="none" w:sz="0" w:space="0" w:color="auto"/>
      </w:divBdr>
    </w:div>
    <w:div w:id="193169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patches.csd.disa.mil" TargetMode="Externa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s\2PROPS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octype xmlns="dc199250-4045-4abd-a973-04872425814a">SOW</doctype>
    <NDAnames xmlns="dc199250-4045-4abd-a973-04872425814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6EB0675609E3E4FA7FEE39AF6643CE5" ma:contentTypeVersion="5" ma:contentTypeDescription="Create a new document." ma:contentTypeScope="" ma:versionID="69eae3e97830b96983eb56166ed4cb2e">
  <xsd:schema xmlns:xsd="http://www.w3.org/2001/XMLSchema" xmlns:xs="http://www.w3.org/2001/XMLSchema" xmlns:p="http://schemas.microsoft.com/office/2006/metadata/properties" xmlns:ns2="dc199250-4045-4abd-a973-04872425814a" targetNamespace="http://schemas.microsoft.com/office/2006/metadata/properties" ma:root="true" ma:fieldsID="86b3ca9cb171901a1128d972fa77441d" ns2:_="">
    <xsd:import namespace="dc199250-4045-4abd-a973-0487242581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doctype" minOccurs="0"/>
                <xsd:element ref="ns2:NDAnam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199250-4045-4abd-a973-0487242581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doctype" ma:index="11" nillable="true" ma:displayName="doctype" ma:format="Dropdown" ma:internalName="doctype">
      <xsd:simpleType>
        <xsd:restriction base="dms:Text">
          <xsd:maxLength value="255"/>
        </xsd:restriction>
      </xsd:simpleType>
    </xsd:element>
    <xsd:element name="NDAnames" ma:index="12" nillable="true" ma:displayName="NDAnames" ma:format="Dropdown" ma:internalName="NDAnam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E799B3-3105-4592-AC61-71B9AFA12468}">
  <ds:schemaRefs>
    <ds:schemaRef ds:uri="http://schemas.microsoft.com/office/2006/metadata/properties"/>
    <ds:schemaRef ds:uri="http://schemas.microsoft.com/office/infopath/2007/PartnerControls"/>
    <ds:schemaRef ds:uri="dc199250-4045-4abd-a973-04872425814a"/>
  </ds:schemaRefs>
</ds:datastoreItem>
</file>

<file path=customXml/itemProps2.xml><?xml version="1.0" encoding="utf-8"?>
<ds:datastoreItem xmlns:ds="http://schemas.openxmlformats.org/officeDocument/2006/customXml" ds:itemID="{A8D4BC1C-C750-41E4-BA2D-4E278846A6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199250-4045-4abd-a973-0487242581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DE9813-B98E-4A71-A1E0-845D7EBA62A2}">
  <ds:schemaRefs>
    <ds:schemaRef ds:uri="http://schemas.microsoft.com/sharepoint/v3/contenttype/forms"/>
  </ds:schemaRefs>
</ds:datastoreItem>
</file>

<file path=customXml/itemProps4.xml><?xml version="1.0" encoding="utf-8"?>
<ds:datastoreItem xmlns:ds="http://schemas.openxmlformats.org/officeDocument/2006/customXml" ds:itemID="{8B7BC42C-4E0A-493B-AFF4-25D4F1443419}">
  <ds:schemaRefs>
    <ds:schemaRef ds:uri="http://schemas.openxmlformats.org/officeDocument/2006/bibliography"/>
  </ds:schemaRefs>
</ds:datastoreItem>
</file>

<file path=customXml/itemProps5.xml><?xml version="1.0" encoding="utf-8"?>
<ds:datastoreItem xmlns:ds="http://schemas.openxmlformats.org/officeDocument/2006/customXml" ds:itemID="{E263BA75-D7A2-4738-9B17-B150BF550279}">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2PROPSL</Template>
  <TotalTime>4</TotalTime>
  <Pages>18</Pages>
  <Words>6138</Words>
  <Characters>34991</Characters>
  <Application>Microsoft Office Word</Application>
  <DocSecurity>0</DocSecurity>
  <Lines>777</Lines>
  <Paragraphs>411</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40718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John W. Legacy Landing System CHENG</dc:creator>
  <cp:keywords/>
  <cp:lastModifiedBy>Bill, Reannda L CIV USN NAS PAX MD (USA)</cp:lastModifiedBy>
  <cp:revision>3</cp:revision>
  <cp:lastPrinted>2017-01-03T19:51:00Z</cp:lastPrinted>
  <dcterms:created xsi:type="dcterms:W3CDTF">2026-04-06T13:25:00Z</dcterms:created>
  <dcterms:modified xsi:type="dcterms:W3CDTF">2026-04-06T13:26:00Z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0x01010046EB0675609E3E4FA7FEE39AF6643CE5</vt:lpwstr>
  </property>
</Properties>
</file>