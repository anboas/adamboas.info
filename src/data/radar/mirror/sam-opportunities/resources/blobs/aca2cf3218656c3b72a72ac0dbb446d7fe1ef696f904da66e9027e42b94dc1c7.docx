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4AA1" w14:textId="77777777" w:rsidR="00433864" w:rsidRPr="005C3ED3" w:rsidRDefault="00433864">
      <w:pPr>
        <w:tabs>
          <w:tab w:val="left" w:pos="180"/>
          <w:tab w:val="left" w:pos="270"/>
        </w:tabs>
        <w:spacing w:before="11"/>
        <w:rPr>
          <w:rFonts w:ascii="Arial" w:eastAsia="Arial" w:hAnsi="Arial" w:cs="Arial"/>
          <w:sz w:val="20"/>
          <w:szCs w:val="20"/>
        </w:rPr>
        <w:pPrChange w:id="0" w:author="STEIL, KIMBERLY A" w:date="2026-03-16T09:34:00Z" w16du:dateUtc="2026-03-16T14:34:00Z">
          <w:pPr>
            <w:spacing w:before="11"/>
          </w:pPr>
        </w:pPrChange>
      </w:pPr>
    </w:p>
    <w:p w14:paraId="65CDFC52" w14:textId="77777777" w:rsidR="00433864" w:rsidRPr="005C3ED3" w:rsidRDefault="00433864">
      <w:pPr>
        <w:tabs>
          <w:tab w:val="left" w:pos="180"/>
          <w:tab w:val="left" w:pos="270"/>
        </w:tabs>
        <w:spacing w:before="11"/>
        <w:rPr>
          <w:rFonts w:ascii="Arial" w:eastAsia="Arial" w:hAnsi="Arial" w:cs="Arial"/>
          <w:b/>
          <w:bCs/>
          <w:sz w:val="20"/>
          <w:szCs w:val="20"/>
        </w:rPr>
        <w:pPrChange w:id="1" w:author="STEIL, KIMBERLY A" w:date="2026-03-16T09:34:00Z" w16du:dateUtc="2026-03-16T14:34:00Z">
          <w:pPr>
            <w:spacing w:before="11"/>
          </w:pPr>
        </w:pPrChange>
      </w:pPr>
    </w:p>
    <w:p w14:paraId="407F324F" w14:textId="77777777" w:rsidR="006A75BD" w:rsidRPr="005C3ED3" w:rsidRDefault="006A75BD">
      <w:pPr>
        <w:tabs>
          <w:tab w:val="left" w:pos="180"/>
          <w:tab w:val="left" w:pos="270"/>
        </w:tabs>
        <w:spacing w:before="119" w:line="365" w:lineRule="auto"/>
        <w:jc w:val="center"/>
        <w:rPr>
          <w:rFonts w:ascii="Arial" w:hAnsi="Arial" w:cs="Arial"/>
          <w:b/>
          <w:sz w:val="20"/>
          <w:szCs w:val="20"/>
        </w:rPr>
        <w:pPrChange w:id="2" w:author="STEIL, KIMBERLY A" w:date="2026-03-16T09:34:00Z" w16du:dateUtc="2026-03-16T14:34:00Z">
          <w:pPr>
            <w:spacing w:before="119" w:line="365" w:lineRule="auto"/>
            <w:jc w:val="center"/>
          </w:pPr>
        </w:pPrChange>
      </w:pPr>
      <w:bookmarkStart w:id="3" w:name="_bookmark37"/>
      <w:bookmarkEnd w:id="3"/>
    </w:p>
    <w:p w14:paraId="67BD0458" w14:textId="77777777" w:rsidR="00C33EC2" w:rsidRPr="005C3ED3" w:rsidRDefault="00C33EC2">
      <w:pPr>
        <w:tabs>
          <w:tab w:val="left" w:pos="180"/>
          <w:tab w:val="left" w:pos="270"/>
        </w:tabs>
        <w:spacing w:before="119" w:line="365" w:lineRule="auto"/>
        <w:jc w:val="center"/>
        <w:rPr>
          <w:rFonts w:ascii="Arial" w:hAnsi="Arial" w:cs="Arial"/>
          <w:b/>
          <w:iCs/>
          <w:sz w:val="20"/>
          <w:szCs w:val="20"/>
        </w:rPr>
        <w:pPrChange w:id="4" w:author="STEIL, KIMBERLY A" w:date="2026-03-16T09:34:00Z" w16du:dateUtc="2026-03-16T14:34:00Z">
          <w:pPr>
            <w:spacing w:before="119" w:line="365" w:lineRule="auto"/>
            <w:jc w:val="center"/>
          </w:pPr>
        </w:pPrChange>
      </w:pPr>
      <w:bookmarkStart w:id="5" w:name="OLE_LINK11"/>
      <w:r w:rsidRPr="005C3ED3">
        <w:rPr>
          <w:rFonts w:ascii="Arial" w:hAnsi="Arial" w:cs="Arial"/>
          <w:b/>
          <w:iCs/>
          <w:sz w:val="20"/>
          <w:szCs w:val="20"/>
        </w:rPr>
        <w:t>U.S. Department of Homeland Security</w:t>
      </w:r>
    </w:p>
    <w:p w14:paraId="595C8E24" w14:textId="77777777" w:rsidR="00C33EC2" w:rsidRPr="005C3ED3" w:rsidRDefault="00C33EC2">
      <w:pPr>
        <w:tabs>
          <w:tab w:val="left" w:pos="180"/>
          <w:tab w:val="left" w:pos="270"/>
        </w:tabs>
        <w:spacing w:before="119" w:line="365" w:lineRule="auto"/>
        <w:jc w:val="center"/>
        <w:rPr>
          <w:rFonts w:ascii="Arial" w:hAnsi="Arial" w:cs="Arial"/>
          <w:b/>
          <w:iCs/>
          <w:sz w:val="20"/>
          <w:szCs w:val="20"/>
        </w:rPr>
        <w:pPrChange w:id="6" w:author="STEIL, KIMBERLY A" w:date="2026-03-16T09:34:00Z" w16du:dateUtc="2026-03-16T14:34:00Z">
          <w:pPr>
            <w:spacing w:before="119" w:line="365" w:lineRule="auto"/>
            <w:jc w:val="center"/>
          </w:pPr>
        </w:pPrChange>
      </w:pPr>
      <w:r w:rsidRPr="005C3ED3">
        <w:rPr>
          <w:rFonts w:ascii="Arial" w:hAnsi="Arial" w:cs="Arial"/>
          <w:b/>
          <w:iCs/>
          <w:sz w:val="20"/>
          <w:szCs w:val="20"/>
        </w:rPr>
        <w:t>U.S. Customs and Border Protection</w:t>
      </w:r>
    </w:p>
    <w:p w14:paraId="4EC5E3AD" w14:textId="77777777" w:rsidR="00C33EC2" w:rsidRPr="005C3ED3" w:rsidRDefault="00C33EC2">
      <w:pPr>
        <w:tabs>
          <w:tab w:val="left" w:pos="180"/>
          <w:tab w:val="left" w:pos="270"/>
        </w:tabs>
        <w:spacing w:before="119" w:line="365" w:lineRule="auto"/>
        <w:jc w:val="center"/>
        <w:rPr>
          <w:rFonts w:ascii="Arial" w:hAnsi="Arial" w:cs="Arial"/>
          <w:b/>
          <w:bCs/>
          <w:iCs/>
          <w:sz w:val="20"/>
          <w:szCs w:val="20"/>
        </w:rPr>
        <w:pPrChange w:id="7" w:author="STEIL, KIMBERLY A" w:date="2026-03-16T09:34:00Z" w16du:dateUtc="2026-03-16T14:34:00Z">
          <w:pPr>
            <w:spacing w:before="119" w:line="365" w:lineRule="auto"/>
            <w:jc w:val="center"/>
          </w:pPr>
        </w:pPrChange>
      </w:pPr>
    </w:p>
    <w:bookmarkEnd w:id="5"/>
    <w:p w14:paraId="2C4A2322" w14:textId="618C301F" w:rsidR="00C33EC2" w:rsidRPr="005C3ED3" w:rsidRDefault="00C33EC2">
      <w:pPr>
        <w:tabs>
          <w:tab w:val="left" w:pos="180"/>
          <w:tab w:val="left" w:pos="270"/>
        </w:tabs>
        <w:spacing w:before="119" w:line="365" w:lineRule="auto"/>
        <w:jc w:val="center"/>
        <w:rPr>
          <w:rFonts w:ascii="Arial" w:hAnsi="Arial" w:cs="Arial"/>
          <w:b/>
          <w:bCs/>
          <w:iCs/>
          <w:sz w:val="20"/>
          <w:szCs w:val="20"/>
        </w:rPr>
        <w:pPrChange w:id="8" w:author="STEIL, KIMBERLY A" w:date="2026-03-16T09:34:00Z" w16du:dateUtc="2026-03-16T14:34:00Z">
          <w:pPr>
            <w:spacing w:before="119" w:line="365" w:lineRule="auto"/>
            <w:jc w:val="center"/>
          </w:pPr>
        </w:pPrChange>
      </w:pPr>
      <w:r w:rsidRPr="005C3ED3">
        <w:rPr>
          <w:rFonts w:ascii="Arial" w:hAnsi="Arial" w:cs="Arial"/>
          <w:b/>
          <w:noProof/>
          <w:sz w:val="20"/>
          <w:szCs w:val="20"/>
        </w:rPr>
        <mc:AlternateContent>
          <mc:Choice Requires="wpc">
            <w:drawing>
              <wp:inline distT="0" distB="0" distL="0" distR="0" wp14:anchorId="384034FE" wp14:editId="61465087">
                <wp:extent cx="4368800" cy="1857375"/>
                <wp:effectExtent l="38100" t="0" r="69850" b="0"/>
                <wp:docPr id="772009851"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18358369" name="Line 4"/>
                        <wps:cNvCnPr>
                          <a:cxnSpLocks noChangeShapeType="1"/>
                        </wps:cNvCnPr>
                        <wps:spPr bwMode="auto">
                          <a:xfrm rot="16200000">
                            <a:off x="2184400" y="-1261863"/>
                            <a:ext cx="0" cy="4368800"/>
                          </a:xfrm>
                          <a:prstGeom prst="line">
                            <a:avLst/>
                          </a:prstGeom>
                          <a:noFill/>
                          <a:ln w="76200">
                            <a:solidFill>
                              <a:srgbClr val="A50021"/>
                            </a:solidFill>
                            <a:round/>
                            <a:headEnd/>
                            <a:tailEnd/>
                          </a:ln>
                          <a:effectLst>
                            <a:outerShdw dist="35921" dir="2700000" algn="ctr" rotWithShape="0">
                              <a:srgbClr val="000000"/>
                            </a:outerShdw>
                          </a:effectLst>
                          <a:extLst>
                            <a:ext uri="{909E8E84-426E-40DD-AFC4-6F175D3DCCD1}">
                              <a14:hiddenFill xmlns:a14="http://schemas.microsoft.com/office/drawing/2010/main">
                                <a:noFill/>
                              </a14:hiddenFill>
                            </a:ext>
                          </a:extLst>
                        </wps:spPr>
                        <wps:bodyPr/>
                      </wps:wsp>
                      <pic:pic xmlns:pic="http://schemas.openxmlformats.org/drawingml/2006/picture">
                        <pic:nvPicPr>
                          <pic:cNvPr id="313129502" name="Picture 5" descr="cbp_se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286200" y="0"/>
                            <a:ext cx="1821900" cy="185737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w14:anchorId="3072118A">
              <v:group id="Canvas 4" style="width:344pt;height:146.25pt;mso-position-horizontal-relative:char;mso-position-vertical-relative:line" coordsize="43688,18573" o:spid="_x0000_s1026" editas="canvas" w14:anchorId="351FAC6C"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43688;height:18573;visibility:visible;mso-wrap-style:square" type="#_x0000_t75">
                  <v:fill o:detectmouseclick="t"/>
                  <v:path o:connecttype="none"/>
                </v:shape>
                <v:line id="Line 4" style="position:absolute;rotation:-90;visibility:visible;mso-wrap-style:square" o:spid="_x0000_s1028" strokecolor="#a50021" strokeweight="6pt" o:connectortype="straight" from="21844,-12619" to="21844,3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">
                  <v:shadow on="t" color="black"/>
                </v:line>
                <v:shape id="Picture 5" style="position:absolute;left:12862;width:18219;height:18573;visibility:visible;mso-wrap-style:square" alt="cbp_seal"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">
                  <v:imagedata o:title="cbp_seal" r:id="rId12"/>
                </v:shape>
                <w10:anchorlock/>
              </v:group>
            </w:pict>
          </mc:Fallback>
        </mc:AlternateContent>
      </w:r>
    </w:p>
    <w:p w14:paraId="3332A1A0" w14:textId="77777777" w:rsidR="00C33EC2" w:rsidRPr="005C3ED3" w:rsidRDefault="00C33EC2">
      <w:pPr>
        <w:tabs>
          <w:tab w:val="left" w:pos="180"/>
          <w:tab w:val="left" w:pos="270"/>
        </w:tabs>
        <w:spacing w:before="119" w:line="365" w:lineRule="auto"/>
        <w:jc w:val="center"/>
        <w:rPr>
          <w:rFonts w:ascii="Arial" w:hAnsi="Arial" w:cs="Arial"/>
          <w:b/>
          <w:bCs/>
          <w:iCs/>
          <w:sz w:val="20"/>
          <w:szCs w:val="20"/>
        </w:rPr>
        <w:pPrChange w:id="9" w:author="STEIL, KIMBERLY A" w:date="2026-03-16T09:34:00Z" w16du:dateUtc="2026-03-16T14:34:00Z">
          <w:pPr>
            <w:spacing w:before="119" w:line="365" w:lineRule="auto"/>
            <w:jc w:val="center"/>
          </w:pPr>
        </w:pPrChange>
      </w:pPr>
    </w:p>
    <w:p w14:paraId="1E4BCA64" w14:textId="77777777" w:rsidR="00C33EC2" w:rsidRPr="005C3ED3" w:rsidRDefault="00C33EC2">
      <w:pPr>
        <w:tabs>
          <w:tab w:val="left" w:pos="180"/>
          <w:tab w:val="left" w:pos="270"/>
        </w:tabs>
        <w:spacing w:before="119" w:line="365" w:lineRule="auto"/>
        <w:jc w:val="center"/>
        <w:rPr>
          <w:rFonts w:ascii="Arial" w:hAnsi="Arial" w:cs="Arial"/>
          <w:b/>
          <w:bCs/>
          <w:sz w:val="20"/>
          <w:szCs w:val="20"/>
        </w:rPr>
        <w:pPrChange w:id="10" w:author="STEIL, KIMBERLY A" w:date="2026-03-16T09:34:00Z" w16du:dateUtc="2026-03-16T14:34:00Z">
          <w:pPr>
            <w:spacing w:before="119" w:line="365" w:lineRule="auto"/>
            <w:jc w:val="center"/>
          </w:pPr>
        </w:pPrChange>
      </w:pPr>
    </w:p>
    <w:p w14:paraId="5CA02D14" w14:textId="77777777" w:rsidR="00C33EC2" w:rsidRPr="005C3ED3" w:rsidRDefault="00C33EC2">
      <w:pPr>
        <w:tabs>
          <w:tab w:val="left" w:pos="180"/>
          <w:tab w:val="left" w:pos="270"/>
        </w:tabs>
        <w:spacing w:before="119" w:line="365" w:lineRule="auto"/>
        <w:jc w:val="center"/>
        <w:rPr>
          <w:rFonts w:ascii="Arial" w:hAnsi="Arial" w:cs="Arial"/>
          <w:b/>
          <w:bCs/>
          <w:sz w:val="20"/>
          <w:szCs w:val="20"/>
        </w:rPr>
        <w:pPrChange w:id="11" w:author="STEIL, KIMBERLY A" w:date="2026-03-16T09:34:00Z" w16du:dateUtc="2026-03-16T14:34:00Z">
          <w:pPr>
            <w:spacing w:before="119" w:line="365" w:lineRule="auto"/>
            <w:jc w:val="center"/>
          </w:pPr>
        </w:pPrChange>
      </w:pPr>
      <w:r w:rsidRPr="005C3ED3">
        <w:rPr>
          <w:rFonts w:ascii="Arial" w:hAnsi="Arial" w:cs="Arial"/>
          <w:b/>
          <w:bCs/>
          <w:sz w:val="20"/>
          <w:szCs w:val="20"/>
        </w:rPr>
        <w:t>STATEMENT OF WORK</w:t>
      </w:r>
    </w:p>
    <w:p w14:paraId="07EE2E70" w14:textId="77777777" w:rsidR="00C33EC2" w:rsidRPr="005C3ED3" w:rsidRDefault="00C33EC2">
      <w:pPr>
        <w:tabs>
          <w:tab w:val="left" w:pos="180"/>
          <w:tab w:val="left" w:pos="270"/>
        </w:tabs>
        <w:spacing w:before="119" w:line="365" w:lineRule="auto"/>
        <w:jc w:val="center"/>
        <w:rPr>
          <w:rFonts w:ascii="Arial" w:hAnsi="Arial" w:cs="Arial"/>
          <w:b/>
          <w:bCs/>
          <w:sz w:val="20"/>
          <w:szCs w:val="20"/>
        </w:rPr>
        <w:pPrChange w:id="12" w:author="STEIL, KIMBERLY A" w:date="2026-03-16T09:34:00Z" w16du:dateUtc="2026-03-16T14:34:00Z">
          <w:pPr>
            <w:spacing w:before="119" w:line="365" w:lineRule="auto"/>
            <w:jc w:val="center"/>
          </w:pPr>
        </w:pPrChange>
      </w:pPr>
      <w:r w:rsidRPr="005C3ED3">
        <w:rPr>
          <w:rFonts w:ascii="Arial" w:hAnsi="Arial" w:cs="Arial"/>
          <w:b/>
          <w:bCs/>
          <w:sz w:val="20"/>
          <w:szCs w:val="20"/>
        </w:rPr>
        <w:t>FOR</w:t>
      </w:r>
    </w:p>
    <w:p w14:paraId="57782DD1" w14:textId="77777777" w:rsidR="00C33EC2" w:rsidRPr="005C3ED3" w:rsidRDefault="00C33EC2">
      <w:pPr>
        <w:tabs>
          <w:tab w:val="left" w:pos="180"/>
          <w:tab w:val="left" w:pos="270"/>
        </w:tabs>
        <w:spacing w:before="119" w:line="365" w:lineRule="auto"/>
        <w:jc w:val="center"/>
        <w:rPr>
          <w:rFonts w:ascii="Arial" w:hAnsi="Arial" w:cs="Arial"/>
          <w:b/>
          <w:sz w:val="20"/>
          <w:szCs w:val="20"/>
        </w:rPr>
        <w:pPrChange w:id="13" w:author="STEIL, KIMBERLY A" w:date="2026-03-16T09:34:00Z" w16du:dateUtc="2026-03-16T14:34:00Z">
          <w:pPr>
            <w:spacing w:before="119" w:line="365" w:lineRule="auto"/>
            <w:jc w:val="center"/>
          </w:pPr>
        </w:pPrChange>
      </w:pPr>
      <w:r w:rsidRPr="005C3ED3">
        <w:rPr>
          <w:rFonts w:ascii="Arial" w:hAnsi="Arial" w:cs="Arial"/>
          <w:b/>
          <w:sz w:val="20"/>
          <w:szCs w:val="20"/>
        </w:rPr>
        <w:br/>
        <w:t xml:space="preserve">Office of Human Resource Management </w:t>
      </w:r>
    </w:p>
    <w:p w14:paraId="38828E6E" w14:textId="764A1848" w:rsidR="00C33EC2" w:rsidRPr="005C3ED3" w:rsidRDefault="00C33EC2">
      <w:pPr>
        <w:tabs>
          <w:tab w:val="left" w:pos="180"/>
          <w:tab w:val="left" w:pos="270"/>
        </w:tabs>
        <w:spacing w:before="119" w:line="365" w:lineRule="auto"/>
        <w:jc w:val="center"/>
        <w:rPr>
          <w:rFonts w:ascii="Arial" w:hAnsi="Arial" w:cs="Arial"/>
          <w:b/>
          <w:sz w:val="20"/>
          <w:szCs w:val="20"/>
        </w:rPr>
        <w:pPrChange w:id="14" w:author="STEIL, KIMBERLY A" w:date="2026-03-16T09:34:00Z" w16du:dateUtc="2026-03-16T14:34:00Z">
          <w:pPr>
            <w:spacing w:before="119" w:line="365" w:lineRule="auto"/>
            <w:jc w:val="center"/>
          </w:pPr>
        </w:pPrChange>
      </w:pPr>
      <w:bookmarkStart w:id="15" w:name="OLE_LINK18"/>
      <w:r w:rsidRPr="005C3ED3">
        <w:rPr>
          <w:rFonts w:ascii="Arial" w:hAnsi="Arial" w:cs="Arial"/>
          <w:b/>
          <w:sz w:val="20"/>
          <w:szCs w:val="20"/>
        </w:rPr>
        <w:t xml:space="preserve">Electronic Fingerprint Collection </w:t>
      </w:r>
      <w:r w:rsidR="00051625" w:rsidRPr="7A893682">
        <w:rPr>
          <w:rFonts w:ascii="Arial" w:hAnsi="Arial" w:cs="Arial"/>
          <w:b/>
          <w:bCs/>
          <w:sz w:val="20"/>
          <w:szCs w:val="20"/>
        </w:rPr>
        <w:t>Services</w:t>
      </w:r>
    </w:p>
    <w:bookmarkEnd w:id="15"/>
    <w:p w14:paraId="5AEDC640" w14:textId="77777777" w:rsidR="00092681" w:rsidRPr="005C3ED3" w:rsidRDefault="00092681">
      <w:pPr>
        <w:tabs>
          <w:tab w:val="left" w:pos="180"/>
          <w:tab w:val="left" w:pos="270"/>
        </w:tabs>
        <w:spacing w:before="119" w:line="365" w:lineRule="auto"/>
        <w:jc w:val="center"/>
        <w:rPr>
          <w:rFonts w:ascii="Arial" w:eastAsia="Arial" w:hAnsi="Arial" w:cs="Arial"/>
          <w:b/>
          <w:bCs/>
          <w:spacing w:val="-1"/>
          <w:sz w:val="20"/>
          <w:szCs w:val="20"/>
        </w:rPr>
        <w:pPrChange w:id="16" w:author="STEIL, KIMBERLY A" w:date="2026-03-16T09:34:00Z" w16du:dateUtc="2026-03-16T14:34:00Z">
          <w:pPr>
            <w:spacing w:before="119" w:line="365" w:lineRule="auto"/>
            <w:jc w:val="center"/>
          </w:pPr>
        </w:pPrChange>
      </w:pPr>
    </w:p>
    <w:p w14:paraId="7348AB17" w14:textId="45D88977" w:rsidR="00092681" w:rsidRPr="005C3ED3" w:rsidRDefault="00092681">
      <w:pPr>
        <w:tabs>
          <w:tab w:val="left" w:pos="180"/>
          <w:tab w:val="left" w:pos="270"/>
        </w:tabs>
        <w:jc w:val="center"/>
        <w:rPr>
          <w:rFonts w:ascii="Arial" w:eastAsia="Arial" w:hAnsi="Arial" w:cs="Arial"/>
          <w:b/>
          <w:bCs/>
          <w:spacing w:val="-1"/>
          <w:sz w:val="20"/>
          <w:szCs w:val="20"/>
        </w:rPr>
        <w:pPrChange w:id="17" w:author="STEIL, KIMBERLY A" w:date="2026-03-16T09:34:00Z" w16du:dateUtc="2026-03-16T14:34:00Z">
          <w:pPr>
            <w:jc w:val="center"/>
          </w:pPr>
        </w:pPrChange>
      </w:pPr>
      <w:r w:rsidRPr="005C3ED3">
        <w:rPr>
          <w:rFonts w:ascii="Arial" w:eastAsia="Arial" w:hAnsi="Arial" w:cs="Arial"/>
          <w:b/>
          <w:bCs/>
          <w:spacing w:val="-1"/>
          <w:sz w:val="20"/>
          <w:szCs w:val="20"/>
        </w:rPr>
        <w:br w:type="page"/>
      </w:r>
    </w:p>
    <w:p w14:paraId="1F1E7AAA" w14:textId="77777777" w:rsidR="00092681" w:rsidRPr="005C3ED3" w:rsidRDefault="00092681">
      <w:pPr>
        <w:tabs>
          <w:tab w:val="left" w:pos="180"/>
          <w:tab w:val="left" w:pos="270"/>
        </w:tabs>
        <w:spacing w:before="119" w:line="365" w:lineRule="auto"/>
        <w:ind w:left="2610" w:firstLine="360"/>
        <w:rPr>
          <w:rFonts w:ascii="Arial" w:eastAsia="Arial" w:hAnsi="Arial" w:cs="Arial"/>
          <w:sz w:val="20"/>
          <w:szCs w:val="20"/>
        </w:rPr>
        <w:pPrChange w:id="18" w:author="STEIL, KIMBERLY A" w:date="2026-03-16T09:34:00Z" w16du:dateUtc="2026-03-16T14:34:00Z">
          <w:pPr>
            <w:spacing w:before="119" w:line="365" w:lineRule="auto"/>
            <w:ind w:left="2610" w:firstLine="360"/>
          </w:pPr>
        </w:pPrChange>
      </w:pPr>
    </w:p>
    <w:p w14:paraId="0E9080EE" w14:textId="77777777" w:rsidR="00433864" w:rsidRPr="005C3ED3" w:rsidRDefault="00433864">
      <w:pPr>
        <w:tabs>
          <w:tab w:val="left" w:pos="180"/>
          <w:tab w:val="left" w:pos="270"/>
        </w:tabs>
        <w:rPr>
          <w:rFonts w:ascii="Arial" w:eastAsia="Arial" w:hAnsi="Arial" w:cs="Arial"/>
          <w:b/>
          <w:bCs/>
          <w:sz w:val="20"/>
          <w:szCs w:val="20"/>
        </w:rPr>
        <w:pPrChange w:id="19" w:author="STEIL, KIMBERLY A" w:date="2026-03-16T09:34:00Z" w16du:dateUtc="2026-03-16T14:34:00Z">
          <w:pPr/>
        </w:pPrChange>
      </w:pPr>
    </w:p>
    <w:p w14:paraId="65028845" w14:textId="4666F1AE" w:rsidR="00443BE7" w:rsidRPr="005C3ED3" w:rsidRDefault="000456BC">
      <w:pPr>
        <w:pStyle w:val="Heading1"/>
        <w:tabs>
          <w:tab w:val="left" w:pos="180"/>
          <w:tab w:val="left" w:pos="270"/>
        </w:tabs>
        <w:spacing w:before="120"/>
        <w:jc w:val="center"/>
        <w:rPr>
          <w:rFonts w:cs="Arial"/>
          <w:spacing w:val="-1"/>
        </w:rPr>
        <w:pPrChange w:id="20" w:author="STEIL, KIMBERLY A" w:date="2026-03-16T09:34:00Z" w16du:dateUtc="2026-03-16T14:34:00Z">
          <w:pPr>
            <w:pStyle w:val="Heading1"/>
            <w:spacing w:before="120"/>
            <w:jc w:val="center"/>
          </w:pPr>
        </w:pPrChange>
      </w:pPr>
      <w:r w:rsidRPr="005C3ED3">
        <w:rPr>
          <w:rFonts w:cs="Arial"/>
          <w:spacing w:val="-1"/>
        </w:rPr>
        <w:t>Table of Contents</w:t>
      </w:r>
      <w:r w:rsidR="00443BE7" w:rsidRPr="005C3ED3">
        <w:rPr>
          <w:rFonts w:cs="Arial"/>
          <w:spacing w:val="-1"/>
        </w:rPr>
        <w:br/>
      </w:r>
    </w:p>
    <w:p w14:paraId="300E17CA" w14:textId="77777777" w:rsidR="00443BE7" w:rsidRPr="00E730F0" w:rsidRDefault="00443BE7">
      <w:pPr>
        <w:pStyle w:val="Heading1"/>
        <w:tabs>
          <w:tab w:val="left" w:pos="180"/>
          <w:tab w:val="left" w:pos="270"/>
        </w:tabs>
        <w:spacing w:before="120"/>
        <w:rPr>
          <w:rFonts w:asciiTheme="minorHAnsi" w:hAnsiTheme="minorHAnsi" w:cstheme="minorHAnsi"/>
          <w:spacing w:val="-1"/>
        </w:rPr>
        <w:pPrChange w:id="21" w:author="STEIL, KIMBERLY A" w:date="2026-03-16T09:34:00Z" w16du:dateUtc="2026-03-16T14:34:00Z">
          <w:pPr>
            <w:pStyle w:val="Heading1"/>
            <w:spacing w:before="120"/>
          </w:pPr>
        </w:pPrChange>
      </w:pPr>
    </w:p>
    <w:p w14:paraId="46BBDAE9" w14:textId="46E6417C" w:rsidR="00433864" w:rsidRPr="00F30126" w:rsidRDefault="000456BC" w:rsidP="7889AF9F">
      <w:pPr>
        <w:pStyle w:val="Heading1"/>
        <w:numPr>
          <w:ilvl w:val="0"/>
          <w:numId w:val="7"/>
        </w:numPr>
        <w:tabs>
          <w:tab w:val="left" w:pos="180"/>
          <w:tab w:val="left" w:pos="270"/>
          <w:tab w:val="left" w:pos="399"/>
          <w:tab w:val="left" w:pos="500"/>
          <w:tab w:val="right" w:leader="dot" w:pos="10890"/>
        </w:tabs>
        <w:ind w:left="504" w:hanging="324"/>
        <w:jc w:val="both"/>
        <w:rPr>
          <w:rFonts w:asciiTheme="minorHAnsi" w:eastAsia="Calibri" w:hAnsiTheme="minorHAnsi"/>
          <w:b w:val="0"/>
          <w:bCs w:val="0"/>
          <w:sz w:val="18"/>
          <w:szCs w:val="18"/>
        </w:rPr>
      </w:pPr>
      <w:hyperlink w:anchor="_bookmark38" w:history="1">
        <w:r w:rsidRPr="7889AF9F">
          <w:rPr>
            <w:rFonts w:asciiTheme="minorHAnsi" w:hAnsiTheme="minorHAnsi"/>
            <w:color w:val="0000FF"/>
            <w:spacing w:val="-1"/>
            <w:sz w:val="18"/>
            <w:szCs w:val="18"/>
            <w:u w:val="single" w:color="0000FF"/>
          </w:rPr>
          <w:t>BACKGROUND</w:t>
        </w:r>
        <w:r w:rsidRPr="00F30126">
          <w:rPr>
            <w:rFonts w:asciiTheme="minorHAnsi" w:hAnsiTheme="minorHAnsi" w:cstheme="minorHAnsi"/>
            <w:spacing w:val="-1"/>
            <w:sz w:val="18"/>
            <w:szCs w:val="18"/>
          </w:rPr>
          <w:tab/>
        </w:r>
        <w:r w:rsidRPr="7889AF9F">
          <w:rPr>
            <w:rFonts w:asciiTheme="minorHAnsi" w:hAnsiTheme="minorHAnsi"/>
            <w:sz w:val="18"/>
            <w:szCs w:val="18"/>
          </w:rPr>
          <w:t>2</w:t>
        </w:r>
      </w:hyperlink>
      <w:r w:rsidR="0095007A" w:rsidRPr="00F30126">
        <w:rPr>
          <w:rFonts w:asciiTheme="minorHAnsi" w:hAnsiTheme="minorHAnsi" w:cstheme="minorHAnsi"/>
          <w:sz w:val="18"/>
          <w:szCs w:val="18"/>
        </w:rPr>
        <w:br/>
      </w:r>
    </w:p>
    <w:p w14:paraId="2FCA09F7" w14:textId="0A6B1F98" w:rsidR="00A25789" w:rsidRPr="00F30126" w:rsidRDefault="00A25789" w:rsidP="7889AF9F">
      <w:pPr>
        <w:pStyle w:val="Heading1"/>
        <w:numPr>
          <w:ilvl w:val="0"/>
          <w:numId w:val="7"/>
        </w:numPr>
        <w:tabs>
          <w:tab w:val="left" w:pos="180"/>
          <w:tab w:val="left" w:pos="270"/>
          <w:tab w:val="left" w:pos="399"/>
          <w:tab w:val="left" w:pos="500"/>
          <w:tab w:val="right" w:leader="dot" w:pos="10890"/>
        </w:tabs>
        <w:ind w:left="504" w:hanging="324"/>
        <w:rPr>
          <w:rFonts w:asciiTheme="minorHAnsi" w:eastAsia="Calibri" w:hAnsiTheme="minorHAnsi"/>
          <w:b w:val="0"/>
          <w:bCs w:val="0"/>
          <w:sz w:val="18"/>
          <w:szCs w:val="18"/>
        </w:rPr>
      </w:pPr>
      <w:r w:rsidRPr="7889AF9F">
        <w:rPr>
          <w:rFonts w:asciiTheme="minorHAnsi" w:hAnsiTheme="minorHAnsi"/>
          <w:color w:val="0000FF"/>
          <w:spacing w:val="-1"/>
          <w:sz w:val="18"/>
          <w:szCs w:val="18"/>
          <w:u w:val="single" w:color="0000FF"/>
        </w:rPr>
        <w:t>SCOPE</w:t>
      </w:r>
      <w:hyperlink w:anchor="_bookmark38" w:history="1">
        <w:r w:rsidRPr="00F30126">
          <w:rPr>
            <w:rFonts w:asciiTheme="minorHAnsi" w:hAnsiTheme="minorHAnsi" w:cstheme="minorHAnsi"/>
            <w:spacing w:val="-1"/>
            <w:sz w:val="18"/>
            <w:szCs w:val="18"/>
          </w:rPr>
          <w:tab/>
        </w:r>
        <w:r w:rsidRPr="7889AF9F">
          <w:rPr>
            <w:rFonts w:asciiTheme="minorHAnsi" w:hAnsiTheme="minorHAnsi"/>
            <w:sz w:val="18"/>
            <w:szCs w:val="18"/>
          </w:rPr>
          <w:t>2</w:t>
        </w:r>
      </w:hyperlink>
      <w:r w:rsidR="0095007A" w:rsidRPr="00F30126">
        <w:rPr>
          <w:rFonts w:asciiTheme="minorHAnsi" w:hAnsiTheme="minorHAnsi" w:cstheme="minorHAnsi"/>
          <w:sz w:val="18"/>
          <w:szCs w:val="18"/>
        </w:rPr>
        <w:br/>
      </w:r>
    </w:p>
    <w:p w14:paraId="74ED2317" w14:textId="4BDDF89C" w:rsidR="00433864" w:rsidRPr="00F30126" w:rsidRDefault="000456BC" w:rsidP="7889AF9F">
      <w:pPr>
        <w:pStyle w:val="Heading1"/>
        <w:numPr>
          <w:ilvl w:val="0"/>
          <w:numId w:val="7"/>
        </w:numPr>
        <w:tabs>
          <w:tab w:val="left" w:pos="180"/>
          <w:tab w:val="left" w:pos="270"/>
          <w:tab w:val="left" w:pos="399"/>
          <w:tab w:val="left" w:pos="500"/>
          <w:tab w:val="right" w:leader="dot" w:pos="10890"/>
        </w:tabs>
        <w:ind w:left="504" w:hanging="324"/>
        <w:rPr>
          <w:rFonts w:asciiTheme="minorHAnsi" w:eastAsia="Calibri" w:hAnsiTheme="minorHAnsi"/>
          <w:b w:val="0"/>
          <w:bCs w:val="0"/>
          <w:sz w:val="18"/>
          <w:szCs w:val="18"/>
        </w:rPr>
      </w:pPr>
      <w:hyperlink w:anchor="_bookmark40" w:history="1">
        <w:r w:rsidRPr="7889AF9F">
          <w:rPr>
            <w:rFonts w:asciiTheme="minorHAnsi" w:hAnsiTheme="minorHAnsi"/>
            <w:color w:val="0000FF"/>
            <w:spacing w:val="-1"/>
            <w:sz w:val="18"/>
            <w:szCs w:val="18"/>
            <w:u w:val="single" w:color="0000FF"/>
          </w:rPr>
          <w:t>APPLICABLE DOCUMENTS</w:t>
        </w:r>
        <w:r w:rsidRPr="00F30126">
          <w:rPr>
            <w:rFonts w:asciiTheme="minorHAnsi" w:hAnsiTheme="minorHAnsi" w:cstheme="minorHAnsi"/>
            <w:spacing w:val="-1"/>
            <w:sz w:val="18"/>
            <w:szCs w:val="18"/>
          </w:rPr>
          <w:tab/>
        </w:r>
      </w:hyperlink>
      <w:r w:rsidR="00EE6423" w:rsidRPr="7889AF9F">
        <w:rPr>
          <w:rFonts w:asciiTheme="minorHAnsi" w:hAnsiTheme="minorHAnsi"/>
          <w:sz w:val="18"/>
          <w:szCs w:val="18"/>
        </w:rPr>
        <w:t>3</w:t>
      </w:r>
      <w:r w:rsidR="0095007A" w:rsidRPr="00F30126">
        <w:rPr>
          <w:rFonts w:asciiTheme="minorHAnsi" w:hAnsiTheme="minorHAnsi" w:cstheme="minorHAnsi"/>
          <w:b w:val="0"/>
          <w:sz w:val="18"/>
          <w:szCs w:val="18"/>
        </w:rPr>
        <w:br/>
      </w:r>
    </w:p>
    <w:p w14:paraId="48682BCE" w14:textId="2721881C" w:rsidR="00433864" w:rsidRPr="00F30126" w:rsidRDefault="000456BC" w:rsidP="7889AF9F">
      <w:pPr>
        <w:pStyle w:val="Heading1"/>
        <w:numPr>
          <w:ilvl w:val="0"/>
          <w:numId w:val="7"/>
        </w:numPr>
        <w:tabs>
          <w:tab w:val="left" w:pos="90"/>
          <w:tab w:val="left" w:pos="180"/>
          <w:tab w:val="left" w:pos="270"/>
          <w:tab w:val="right" w:leader="dot" w:pos="10792"/>
        </w:tabs>
        <w:spacing w:before="119"/>
        <w:ind w:left="450" w:hanging="399"/>
        <w:jc w:val="center"/>
        <w:rPr>
          <w:rFonts w:asciiTheme="minorHAnsi" w:eastAsia="Calibri" w:hAnsiTheme="minorHAnsi"/>
          <w:b w:val="0"/>
          <w:bCs w:val="0"/>
          <w:sz w:val="18"/>
          <w:szCs w:val="18"/>
        </w:rPr>
      </w:pPr>
      <w:hyperlink w:anchor="_bookmark41" w:history="1">
        <w:r w:rsidRPr="7889AF9F">
          <w:rPr>
            <w:rFonts w:asciiTheme="minorHAnsi" w:hAnsiTheme="minorHAnsi"/>
            <w:color w:val="0000FF"/>
            <w:spacing w:val="-1"/>
            <w:sz w:val="18"/>
            <w:szCs w:val="18"/>
            <w:u w:val="single" w:color="0000FF"/>
          </w:rPr>
          <w:t>GENERAL</w:t>
        </w:r>
        <w:r w:rsidRPr="7889AF9F">
          <w:rPr>
            <w:rFonts w:asciiTheme="minorHAnsi" w:hAnsiTheme="minorHAnsi"/>
            <w:color w:val="0000FF"/>
            <w:sz w:val="18"/>
            <w:szCs w:val="18"/>
            <w:u w:val="single" w:color="0000FF"/>
          </w:rPr>
          <w:t xml:space="preserve"> </w:t>
        </w:r>
        <w:r w:rsidRPr="7889AF9F">
          <w:rPr>
            <w:rFonts w:asciiTheme="minorHAnsi" w:hAnsiTheme="minorHAnsi"/>
            <w:color w:val="0000FF"/>
            <w:spacing w:val="-1"/>
            <w:sz w:val="18"/>
            <w:szCs w:val="18"/>
            <w:u w:val="single" w:color="0000FF"/>
          </w:rPr>
          <w:t>REQUIREMENTS</w:t>
        </w:r>
        <w:r w:rsidRPr="00F30126">
          <w:rPr>
            <w:rFonts w:asciiTheme="minorHAnsi" w:hAnsiTheme="minorHAnsi" w:cstheme="minorHAnsi"/>
            <w:spacing w:val="-1"/>
            <w:sz w:val="18"/>
            <w:szCs w:val="18"/>
          </w:rPr>
          <w:tab/>
        </w:r>
      </w:hyperlink>
      <w:r w:rsidR="004022FF" w:rsidRPr="7889AF9F">
        <w:rPr>
          <w:rFonts w:asciiTheme="minorHAnsi" w:hAnsiTheme="minorHAnsi"/>
          <w:sz w:val="18"/>
          <w:szCs w:val="18"/>
        </w:rPr>
        <w:t>3</w:t>
      </w:r>
    </w:p>
    <w:p w14:paraId="5F6560D1" w14:textId="32466F50" w:rsidR="00433864" w:rsidRPr="00F30126" w:rsidRDefault="000456BC" w:rsidP="7889AF9F">
      <w:pPr>
        <w:numPr>
          <w:ilvl w:val="1"/>
          <w:numId w:val="7"/>
        </w:numPr>
        <w:tabs>
          <w:tab w:val="left" w:pos="180"/>
          <w:tab w:val="left" w:pos="270"/>
          <w:tab w:val="left" w:pos="606"/>
          <w:tab w:val="right" w:leader="dot" w:pos="10785"/>
        </w:tabs>
        <w:spacing w:before="120" w:line="244" w:lineRule="exact"/>
        <w:ind w:left="605" w:hanging="305"/>
        <w:jc w:val="center"/>
        <w:rPr>
          <w:rFonts w:eastAsia="Calibri"/>
          <w:sz w:val="18"/>
          <w:szCs w:val="18"/>
        </w:rPr>
      </w:pPr>
      <w:hyperlink w:anchor="_bookmark42" w:history="1">
        <w:r w:rsidRPr="7889AF9F">
          <w:rPr>
            <w:color w:val="0000FF"/>
            <w:spacing w:val="-1"/>
            <w:sz w:val="18"/>
            <w:szCs w:val="18"/>
            <w:u w:val="single" w:color="0000FF"/>
          </w:rPr>
          <w:t>CONTRACTOR FURNISHED</w:t>
        </w:r>
        <w:r w:rsidRPr="7889AF9F">
          <w:rPr>
            <w:color w:val="0000FF"/>
            <w:spacing w:val="1"/>
            <w:sz w:val="18"/>
            <w:szCs w:val="18"/>
            <w:u w:val="single" w:color="0000FF"/>
          </w:rPr>
          <w:t xml:space="preserve"> </w:t>
        </w:r>
        <w:r w:rsidRPr="7889AF9F">
          <w:rPr>
            <w:color w:val="0000FF"/>
            <w:spacing w:val="-1"/>
            <w:sz w:val="18"/>
            <w:szCs w:val="18"/>
            <w:u w:val="single" w:color="0000FF"/>
          </w:rPr>
          <w:t>EQUIPMENT</w:t>
        </w:r>
        <w:r w:rsidRPr="00F30126">
          <w:rPr>
            <w:rFonts w:cstheme="minorHAnsi"/>
            <w:spacing w:val="-1"/>
            <w:sz w:val="18"/>
            <w:szCs w:val="18"/>
          </w:rPr>
          <w:tab/>
        </w:r>
      </w:hyperlink>
      <w:r w:rsidR="00EE6423" w:rsidRPr="7889AF9F">
        <w:rPr>
          <w:sz w:val="18"/>
          <w:szCs w:val="18"/>
        </w:rPr>
        <w:t>4</w:t>
      </w:r>
    </w:p>
    <w:p w14:paraId="4F4009BE" w14:textId="41D4B2EF" w:rsidR="00433864" w:rsidRPr="00F30126" w:rsidRDefault="00F15197" w:rsidP="7889AF9F">
      <w:pPr>
        <w:numPr>
          <w:ilvl w:val="1"/>
          <w:numId w:val="7"/>
        </w:numPr>
        <w:tabs>
          <w:tab w:val="left" w:pos="180"/>
          <w:tab w:val="left" w:pos="270"/>
          <w:tab w:val="left" w:pos="606"/>
          <w:tab w:val="right" w:leader="dot" w:pos="10785"/>
        </w:tabs>
        <w:spacing w:line="244" w:lineRule="exact"/>
        <w:ind w:left="605" w:hanging="305"/>
        <w:jc w:val="center"/>
        <w:rPr>
          <w:rFonts w:eastAsia="Calibri"/>
          <w:sz w:val="18"/>
          <w:szCs w:val="18"/>
        </w:rPr>
      </w:pPr>
      <w:hyperlink w:anchor="_bookmark43" w:history="1">
        <w:r w:rsidRPr="7889AF9F">
          <w:rPr>
            <w:caps/>
            <w:color w:val="0000FF"/>
            <w:spacing w:val="-1"/>
            <w:sz w:val="18"/>
            <w:szCs w:val="18"/>
            <w:u w:val="single" w:color="0000FF"/>
          </w:rPr>
          <w:t>Fingerprint</w:t>
        </w:r>
        <w:r w:rsidR="000456BC" w:rsidRPr="7889AF9F">
          <w:rPr>
            <w:color w:val="0000FF"/>
            <w:spacing w:val="-1"/>
            <w:sz w:val="18"/>
            <w:szCs w:val="18"/>
            <w:u w:val="single" w:color="0000FF"/>
          </w:rPr>
          <w:t xml:space="preserve"> FACILITIES</w:t>
        </w:r>
        <w:r w:rsidR="000456BC" w:rsidRPr="00F30126">
          <w:rPr>
            <w:rFonts w:cstheme="minorHAnsi"/>
            <w:spacing w:val="-1"/>
            <w:sz w:val="18"/>
            <w:szCs w:val="18"/>
          </w:rPr>
          <w:tab/>
        </w:r>
      </w:hyperlink>
      <w:r w:rsidR="004321FF" w:rsidRPr="7889AF9F">
        <w:rPr>
          <w:sz w:val="18"/>
          <w:szCs w:val="18"/>
        </w:rPr>
        <w:t>4</w:t>
      </w:r>
    </w:p>
    <w:bookmarkStart w:id="22" w:name="_TASKS_5"/>
    <w:bookmarkEnd w:id="22"/>
    <w:p w14:paraId="66C2935D" w14:textId="329E47DD" w:rsidR="00433864" w:rsidRPr="00F30126" w:rsidRDefault="000456BC" w:rsidP="7889AF9F">
      <w:pPr>
        <w:pStyle w:val="Heading1"/>
        <w:numPr>
          <w:ilvl w:val="0"/>
          <w:numId w:val="7"/>
        </w:numPr>
        <w:tabs>
          <w:tab w:val="left" w:pos="180"/>
          <w:tab w:val="left" w:pos="270"/>
          <w:tab w:val="left" w:pos="399"/>
          <w:tab w:val="left" w:pos="500"/>
          <w:tab w:val="right" w:leader="dot" w:pos="10792"/>
        </w:tabs>
        <w:spacing w:before="119"/>
        <w:ind w:hanging="399"/>
        <w:jc w:val="center"/>
        <w:rPr>
          <w:rFonts w:asciiTheme="minorHAnsi" w:eastAsia="Calibri" w:hAnsiTheme="minorHAnsi"/>
          <w:b w:val="0"/>
          <w:bCs w:val="0"/>
          <w:sz w:val="18"/>
          <w:szCs w:val="18"/>
        </w:rPr>
      </w:pPr>
      <w:r w:rsidRPr="7889AF9F">
        <w:rPr>
          <w:rFonts w:asciiTheme="minorHAnsi" w:hAnsiTheme="minorHAnsi"/>
          <w:sz w:val="18"/>
          <w:szCs w:val="18"/>
        </w:rPr>
        <w:fldChar w:fldCharType="begin"/>
      </w:r>
      <w:r w:rsidRPr="7889AF9F">
        <w:rPr>
          <w:rFonts w:asciiTheme="minorHAnsi" w:hAnsiTheme="minorHAnsi"/>
          <w:sz w:val="18"/>
          <w:szCs w:val="18"/>
        </w:rPr>
        <w:instrText>HYPERLINK \l "_bookmark44"</w:instrText>
      </w:r>
      <w:r w:rsidRPr="7889AF9F">
        <w:rPr>
          <w:rFonts w:asciiTheme="minorHAnsi" w:hAnsiTheme="minorHAnsi"/>
          <w:sz w:val="18"/>
          <w:szCs w:val="18"/>
        </w:rPr>
      </w:r>
      <w:r w:rsidRPr="7889AF9F">
        <w:rPr>
          <w:rFonts w:asciiTheme="minorHAnsi" w:hAnsiTheme="minorHAnsi"/>
          <w:sz w:val="18"/>
          <w:szCs w:val="18"/>
        </w:rPr>
        <w:fldChar w:fldCharType="separate"/>
      </w:r>
      <w:r w:rsidRPr="7889AF9F">
        <w:rPr>
          <w:rFonts w:asciiTheme="minorHAnsi" w:hAnsiTheme="minorHAnsi"/>
          <w:color w:val="0000FF"/>
          <w:spacing w:val="-1"/>
          <w:sz w:val="18"/>
          <w:szCs w:val="18"/>
          <w:u w:val="single" w:color="0000FF"/>
        </w:rPr>
        <w:t>TASKS</w:t>
      </w:r>
      <w:r w:rsidRPr="00F30126">
        <w:rPr>
          <w:rFonts w:asciiTheme="minorHAnsi" w:hAnsiTheme="minorHAnsi" w:cstheme="minorHAnsi"/>
          <w:spacing w:val="-1"/>
          <w:sz w:val="18"/>
          <w:szCs w:val="18"/>
        </w:rPr>
        <w:tab/>
      </w:r>
      <w:r w:rsidRPr="7889AF9F">
        <w:rPr>
          <w:rFonts w:asciiTheme="minorHAnsi" w:hAnsiTheme="minorHAnsi"/>
          <w:sz w:val="18"/>
          <w:szCs w:val="18"/>
        </w:rPr>
        <w:fldChar w:fldCharType="end"/>
      </w:r>
      <w:r w:rsidR="009E7908" w:rsidRPr="7889AF9F">
        <w:rPr>
          <w:rFonts w:asciiTheme="minorHAnsi" w:hAnsiTheme="minorHAnsi"/>
          <w:sz w:val="18"/>
          <w:szCs w:val="18"/>
        </w:rPr>
        <w:t>5</w:t>
      </w:r>
    </w:p>
    <w:p w14:paraId="519C52B7" w14:textId="579F12DC" w:rsidR="00433864" w:rsidRPr="00F30126" w:rsidRDefault="000456BC" w:rsidP="7889AF9F">
      <w:pPr>
        <w:numPr>
          <w:ilvl w:val="1"/>
          <w:numId w:val="7"/>
        </w:numPr>
        <w:tabs>
          <w:tab w:val="left" w:pos="180"/>
          <w:tab w:val="left" w:pos="270"/>
          <w:tab w:val="left" w:pos="606"/>
          <w:tab w:val="right" w:leader="dot" w:pos="10785"/>
        </w:tabs>
        <w:spacing w:before="120"/>
        <w:ind w:left="605" w:hanging="305"/>
        <w:jc w:val="center"/>
        <w:rPr>
          <w:rFonts w:eastAsia="Calibri"/>
          <w:sz w:val="18"/>
          <w:szCs w:val="18"/>
        </w:rPr>
      </w:pPr>
      <w:hyperlink w:anchor="_bookmark45" w:history="1">
        <w:r w:rsidRPr="7889AF9F">
          <w:rPr>
            <w:rFonts w:eastAsia="Calibri"/>
            <w:color w:val="0000FF"/>
            <w:spacing w:val="-1"/>
            <w:sz w:val="18"/>
            <w:szCs w:val="18"/>
            <w:u w:val="single" w:color="0000FF"/>
          </w:rPr>
          <w:t>TASK</w:t>
        </w:r>
        <w:r w:rsidRPr="7889AF9F">
          <w:rPr>
            <w:rFonts w:eastAsia="Calibri"/>
            <w:color w:val="0000FF"/>
            <w:spacing w:val="-2"/>
            <w:sz w:val="18"/>
            <w:szCs w:val="18"/>
            <w:u w:val="single" w:color="0000FF"/>
          </w:rPr>
          <w:t xml:space="preserve"> </w:t>
        </w:r>
        <w:r w:rsidRPr="7889AF9F">
          <w:rPr>
            <w:rFonts w:eastAsia="Calibri"/>
            <w:color w:val="0000FF"/>
            <w:sz w:val="18"/>
            <w:szCs w:val="18"/>
            <w:u w:val="single" w:color="0000FF"/>
          </w:rPr>
          <w:t>1</w:t>
        </w:r>
        <w:r w:rsidRPr="7889AF9F">
          <w:rPr>
            <w:rFonts w:eastAsia="Calibri"/>
            <w:color w:val="0000FF"/>
            <w:spacing w:val="-9"/>
            <w:sz w:val="18"/>
            <w:szCs w:val="18"/>
            <w:u w:val="single" w:color="0000FF"/>
          </w:rPr>
          <w:t xml:space="preserve"> </w:t>
        </w:r>
        <w:r w:rsidRPr="7889AF9F">
          <w:rPr>
            <w:rFonts w:eastAsia="Calibri"/>
            <w:color w:val="0000FF"/>
            <w:sz w:val="18"/>
            <w:szCs w:val="18"/>
            <w:u w:val="single" w:color="0000FF"/>
          </w:rPr>
          <w:t>–</w:t>
        </w:r>
        <w:r w:rsidRPr="7889AF9F">
          <w:rPr>
            <w:rFonts w:eastAsia="Calibri"/>
            <w:color w:val="0000FF"/>
            <w:spacing w:val="-10"/>
            <w:sz w:val="18"/>
            <w:szCs w:val="18"/>
            <w:u w:val="single" w:color="0000FF"/>
          </w:rPr>
          <w:t xml:space="preserve"> </w:t>
        </w:r>
        <w:r w:rsidRPr="7889AF9F">
          <w:rPr>
            <w:rFonts w:eastAsia="Calibri"/>
            <w:color w:val="0000FF"/>
            <w:spacing w:val="-1"/>
            <w:sz w:val="18"/>
            <w:szCs w:val="18"/>
            <w:u w:val="single" w:color="0000FF"/>
          </w:rPr>
          <w:t>REQUESTS FOR</w:t>
        </w:r>
        <w:r w:rsidRPr="7889AF9F">
          <w:rPr>
            <w:rFonts w:eastAsia="Calibri"/>
            <w:color w:val="0000FF"/>
            <w:sz w:val="18"/>
            <w:szCs w:val="18"/>
            <w:u w:val="single" w:color="0000FF"/>
          </w:rPr>
          <w:t xml:space="preserve"> </w:t>
        </w:r>
        <w:r w:rsidRPr="7889AF9F">
          <w:rPr>
            <w:rFonts w:eastAsia="Calibri"/>
            <w:color w:val="0000FF"/>
            <w:spacing w:val="-1"/>
            <w:sz w:val="18"/>
            <w:szCs w:val="18"/>
            <w:u w:val="single" w:color="0000FF"/>
          </w:rPr>
          <w:t>SERVICES</w:t>
        </w:r>
        <w:r w:rsidRPr="00F30126">
          <w:rPr>
            <w:rFonts w:eastAsia="Calibri" w:cstheme="minorHAnsi"/>
            <w:spacing w:val="-1"/>
            <w:sz w:val="18"/>
            <w:szCs w:val="18"/>
          </w:rPr>
          <w:tab/>
        </w:r>
      </w:hyperlink>
      <w:r w:rsidR="00CE1FAA" w:rsidRPr="7889AF9F">
        <w:rPr>
          <w:sz w:val="18"/>
          <w:szCs w:val="18"/>
        </w:rPr>
        <w:t>5</w:t>
      </w:r>
    </w:p>
    <w:p w14:paraId="751E20F3" w14:textId="718CF2DE" w:rsidR="00433864" w:rsidRPr="00F30126" w:rsidRDefault="000456BC" w:rsidP="7889AF9F">
      <w:pPr>
        <w:numPr>
          <w:ilvl w:val="1"/>
          <w:numId w:val="7"/>
        </w:numPr>
        <w:tabs>
          <w:tab w:val="left" w:pos="180"/>
          <w:tab w:val="left" w:pos="270"/>
          <w:tab w:val="left" w:pos="606"/>
          <w:tab w:val="right" w:leader="dot" w:pos="10785"/>
        </w:tabs>
        <w:ind w:left="605" w:hanging="305"/>
        <w:jc w:val="center"/>
        <w:rPr>
          <w:rFonts w:eastAsia="Calibri"/>
          <w:sz w:val="18"/>
          <w:szCs w:val="18"/>
        </w:rPr>
      </w:pPr>
      <w:hyperlink w:anchor="_bookmark46" w:history="1">
        <w:r w:rsidRPr="7889AF9F">
          <w:rPr>
            <w:rFonts w:eastAsia="Calibri"/>
            <w:color w:val="0000FF"/>
            <w:spacing w:val="-1"/>
            <w:sz w:val="18"/>
            <w:szCs w:val="18"/>
            <w:u w:val="single" w:color="0000FF"/>
          </w:rPr>
          <w:t>TASK</w:t>
        </w:r>
        <w:r w:rsidRPr="7889AF9F">
          <w:rPr>
            <w:rFonts w:eastAsia="Calibri"/>
            <w:color w:val="0000FF"/>
            <w:spacing w:val="-2"/>
            <w:sz w:val="18"/>
            <w:szCs w:val="18"/>
            <w:u w:val="single" w:color="0000FF"/>
          </w:rPr>
          <w:t xml:space="preserve"> </w:t>
        </w:r>
        <w:r w:rsidRPr="7889AF9F">
          <w:rPr>
            <w:rFonts w:eastAsia="Calibri"/>
            <w:color w:val="0000FF"/>
            <w:sz w:val="18"/>
            <w:szCs w:val="18"/>
            <w:u w:val="single" w:color="0000FF"/>
          </w:rPr>
          <w:t>2</w:t>
        </w:r>
        <w:r w:rsidRPr="7889AF9F">
          <w:rPr>
            <w:rFonts w:eastAsia="Calibri"/>
            <w:color w:val="0000FF"/>
            <w:spacing w:val="-9"/>
            <w:sz w:val="18"/>
            <w:szCs w:val="18"/>
            <w:u w:val="single" w:color="0000FF"/>
          </w:rPr>
          <w:t xml:space="preserve"> </w:t>
        </w:r>
        <w:r w:rsidRPr="7889AF9F">
          <w:rPr>
            <w:rFonts w:eastAsia="Calibri"/>
            <w:color w:val="0000FF"/>
            <w:sz w:val="18"/>
            <w:szCs w:val="18"/>
            <w:u w:val="single" w:color="0000FF"/>
          </w:rPr>
          <w:t>–</w:t>
        </w:r>
        <w:r w:rsidRPr="7889AF9F">
          <w:rPr>
            <w:rFonts w:eastAsia="Calibri"/>
            <w:color w:val="0000FF"/>
            <w:spacing w:val="-10"/>
            <w:sz w:val="18"/>
            <w:szCs w:val="18"/>
            <w:u w:val="single" w:color="0000FF"/>
          </w:rPr>
          <w:t xml:space="preserve"> </w:t>
        </w:r>
        <w:r w:rsidRPr="7889AF9F">
          <w:rPr>
            <w:rFonts w:eastAsia="Calibri"/>
            <w:color w:val="0000FF"/>
            <w:spacing w:val="-1"/>
            <w:sz w:val="18"/>
            <w:szCs w:val="18"/>
            <w:u w:val="single" w:color="0000FF"/>
          </w:rPr>
          <w:t>SCHEDULING</w:t>
        </w:r>
        <w:r w:rsidRPr="7889AF9F">
          <w:rPr>
            <w:rFonts w:eastAsia="Calibri"/>
            <w:color w:val="0000FF"/>
            <w:sz w:val="18"/>
            <w:szCs w:val="18"/>
            <w:u w:val="single" w:color="0000FF"/>
          </w:rPr>
          <w:t xml:space="preserve"> </w:t>
        </w:r>
        <w:r w:rsidR="00F15197" w:rsidRPr="7889AF9F">
          <w:rPr>
            <w:rFonts w:eastAsia="Calibri"/>
            <w:color w:val="0000FF"/>
            <w:spacing w:val="-1"/>
            <w:sz w:val="18"/>
            <w:szCs w:val="18"/>
            <w:u w:val="single" w:color="0000FF"/>
          </w:rPr>
          <w:t>F</w:t>
        </w:r>
        <w:r w:rsidR="00F15197" w:rsidRPr="7889AF9F">
          <w:rPr>
            <w:rFonts w:eastAsia="Calibri"/>
            <w:smallCaps/>
            <w:color w:val="0000FF"/>
            <w:spacing w:val="-1"/>
            <w:sz w:val="18"/>
            <w:szCs w:val="18"/>
            <w:u w:val="single" w:color="0000FF"/>
          </w:rPr>
          <w:t>ingerprints</w:t>
        </w:r>
        <w:r w:rsidRPr="00F30126">
          <w:rPr>
            <w:rFonts w:eastAsia="Calibri" w:cstheme="minorHAnsi"/>
            <w:spacing w:val="-1"/>
            <w:sz w:val="18"/>
            <w:szCs w:val="18"/>
          </w:rPr>
          <w:tab/>
        </w:r>
      </w:hyperlink>
      <w:r w:rsidR="00A716B0" w:rsidRPr="7889AF9F">
        <w:rPr>
          <w:sz w:val="18"/>
          <w:szCs w:val="18"/>
        </w:rPr>
        <w:t>5</w:t>
      </w:r>
    </w:p>
    <w:p w14:paraId="1FE30EC1" w14:textId="0D5F70FD" w:rsidR="00433864" w:rsidRPr="00F30126" w:rsidRDefault="000456BC" w:rsidP="7889AF9F">
      <w:pPr>
        <w:numPr>
          <w:ilvl w:val="1"/>
          <w:numId w:val="7"/>
        </w:numPr>
        <w:tabs>
          <w:tab w:val="left" w:pos="180"/>
          <w:tab w:val="left" w:pos="270"/>
          <w:tab w:val="left" w:pos="606"/>
          <w:tab w:val="right" w:leader="dot" w:pos="10785"/>
        </w:tabs>
        <w:spacing w:line="244" w:lineRule="exact"/>
        <w:ind w:left="605" w:hanging="305"/>
        <w:jc w:val="center"/>
        <w:rPr>
          <w:rFonts w:eastAsia="Calibri"/>
          <w:sz w:val="18"/>
          <w:szCs w:val="18"/>
        </w:rPr>
      </w:pPr>
      <w:hyperlink w:anchor="_bookmark48" w:tooltip="TASK 3 – PROCESSING AND SUBMITTING Fingerprint RESULTS" w:history="1">
        <w:r w:rsidRPr="7889AF9F">
          <w:rPr>
            <w:rFonts w:eastAsia="Calibri"/>
            <w:color w:val="0000FF"/>
            <w:spacing w:val="-1"/>
            <w:sz w:val="18"/>
            <w:szCs w:val="18"/>
            <w:u w:val="single" w:color="0000FF"/>
          </w:rPr>
          <w:t>TASK</w:t>
        </w:r>
        <w:r w:rsidRPr="7889AF9F">
          <w:rPr>
            <w:rFonts w:eastAsia="Calibri"/>
            <w:color w:val="0000FF"/>
            <w:spacing w:val="-2"/>
            <w:sz w:val="18"/>
            <w:szCs w:val="18"/>
            <w:u w:val="single" w:color="0000FF"/>
          </w:rPr>
          <w:t xml:space="preserve"> </w:t>
        </w:r>
        <w:r w:rsidR="00400149" w:rsidRPr="7889AF9F">
          <w:rPr>
            <w:rFonts w:eastAsia="Calibri"/>
            <w:color w:val="0000FF"/>
            <w:spacing w:val="-2"/>
            <w:sz w:val="18"/>
            <w:szCs w:val="18"/>
            <w:u w:val="single" w:color="0000FF"/>
          </w:rPr>
          <w:t>3</w:t>
        </w:r>
        <w:r w:rsidRPr="7889AF9F">
          <w:rPr>
            <w:rFonts w:eastAsia="Calibri"/>
            <w:color w:val="0000FF"/>
            <w:spacing w:val="-9"/>
            <w:sz w:val="18"/>
            <w:szCs w:val="18"/>
            <w:u w:val="single" w:color="0000FF"/>
          </w:rPr>
          <w:t xml:space="preserve"> </w:t>
        </w:r>
        <w:r w:rsidRPr="7889AF9F">
          <w:rPr>
            <w:rFonts w:eastAsia="Calibri"/>
            <w:color w:val="0000FF"/>
            <w:sz w:val="18"/>
            <w:szCs w:val="18"/>
            <w:u w:val="single" w:color="0000FF"/>
          </w:rPr>
          <w:t>–</w:t>
        </w:r>
        <w:r w:rsidRPr="7889AF9F">
          <w:rPr>
            <w:rFonts w:eastAsia="Calibri"/>
            <w:color w:val="0000FF"/>
            <w:spacing w:val="-10"/>
            <w:sz w:val="18"/>
            <w:szCs w:val="18"/>
            <w:u w:val="single" w:color="0000FF"/>
          </w:rPr>
          <w:t xml:space="preserve"> </w:t>
        </w:r>
        <w:r w:rsidRPr="7889AF9F">
          <w:rPr>
            <w:rFonts w:eastAsia="Calibri"/>
            <w:color w:val="0000FF"/>
            <w:spacing w:val="-1"/>
            <w:sz w:val="18"/>
            <w:szCs w:val="18"/>
            <w:u w:val="single" w:color="0000FF"/>
          </w:rPr>
          <w:t>PROCESSING</w:t>
        </w:r>
        <w:r w:rsidRPr="7889AF9F">
          <w:rPr>
            <w:rFonts w:eastAsia="Calibri"/>
            <w:color w:val="0000FF"/>
            <w:spacing w:val="-2"/>
            <w:sz w:val="18"/>
            <w:szCs w:val="18"/>
            <w:u w:val="single" w:color="0000FF"/>
          </w:rPr>
          <w:t xml:space="preserve"> </w:t>
        </w:r>
        <w:r w:rsidRPr="7889AF9F">
          <w:rPr>
            <w:rFonts w:eastAsia="Calibri"/>
            <w:color w:val="0000FF"/>
            <w:sz w:val="18"/>
            <w:szCs w:val="18"/>
            <w:u w:val="single" w:color="0000FF"/>
          </w:rPr>
          <w:t xml:space="preserve">AND </w:t>
        </w:r>
        <w:r w:rsidRPr="7889AF9F">
          <w:rPr>
            <w:rFonts w:eastAsia="Calibri"/>
            <w:color w:val="0000FF"/>
            <w:spacing w:val="-1"/>
            <w:sz w:val="18"/>
            <w:szCs w:val="18"/>
            <w:u w:val="single" w:color="0000FF"/>
          </w:rPr>
          <w:t xml:space="preserve">SUBMITTING </w:t>
        </w:r>
        <w:r w:rsidR="00F15197" w:rsidRPr="7889AF9F">
          <w:rPr>
            <w:rFonts w:eastAsia="Calibri"/>
            <w:color w:val="0000FF"/>
            <w:spacing w:val="-1"/>
            <w:sz w:val="18"/>
            <w:szCs w:val="18"/>
            <w:u w:val="single" w:color="0000FF"/>
          </w:rPr>
          <w:t>F</w:t>
        </w:r>
        <w:r w:rsidR="00F15197" w:rsidRPr="7889AF9F">
          <w:rPr>
            <w:rFonts w:eastAsia="Calibri"/>
            <w:smallCaps/>
            <w:color w:val="0000FF"/>
            <w:spacing w:val="-1"/>
            <w:sz w:val="18"/>
            <w:szCs w:val="18"/>
            <w:u w:val="single" w:color="0000FF"/>
          </w:rPr>
          <w:t>ingerprint</w:t>
        </w:r>
        <w:r w:rsidRPr="7889AF9F">
          <w:rPr>
            <w:rFonts w:eastAsia="Calibri"/>
            <w:smallCaps/>
            <w:color w:val="0000FF"/>
            <w:spacing w:val="-11"/>
            <w:sz w:val="18"/>
            <w:szCs w:val="18"/>
            <w:u w:val="single" w:color="0000FF"/>
          </w:rPr>
          <w:t xml:space="preserve"> </w:t>
        </w:r>
        <w:r w:rsidRPr="7889AF9F">
          <w:rPr>
            <w:rFonts w:eastAsia="Calibri"/>
            <w:color w:val="0000FF"/>
            <w:spacing w:val="-1"/>
            <w:sz w:val="18"/>
            <w:szCs w:val="18"/>
            <w:u w:val="single" w:color="0000FF"/>
          </w:rPr>
          <w:t>RESULTS</w:t>
        </w:r>
        <w:r w:rsidRPr="00F30126">
          <w:rPr>
            <w:rFonts w:eastAsia="Calibri" w:cstheme="minorHAnsi"/>
            <w:spacing w:val="-1"/>
            <w:sz w:val="18"/>
            <w:szCs w:val="18"/>
          </w:rPr>
          <w:tab/>
        </w:r>
      </w:hyperlink>
      <w:r w:rsidR="00400149" w:rsidRPr="7889AF9F">
        <w:rPr>
          <w:rFonts w:eastAsia="Calibri"/>
          <w:sz w:val="18"/>
          <w:szCs w:val="18"/>
        </w:rPr>
        <w:t>6</w:t>
      </w:r>
    </w:p>
    <w:p w14:paraId="64B9BAFB" w14:textId="65A48C27" w:rsidR="00433864" w:rsidRPr="00F30126" w:rsidRDefault="000456BC" w:rsidP="7889AF9F">
      <w:pPr>
        <w:numPr>
          <w:ilvl w:val="1"/>
          <w:numId w:val="7"/>
        </w:numPr>
        <w:tabs>
          <w:tab w:val="left" w:pos="180"/>
          <w:tab w:val="left" w:pos="270"/>
          <w:tab w:val="left" w:pos="606"/>
          <w:tab w:val="right" w:leader="dot" w:pos="10785"/>
        </w:tabs>
        <w:spacing w:line="244" w:lineRule="exact"/>
        <w:ind w:left="605" w:hanging="305"/>
        <w:jc w:val="center"/>
        <w:rPr>
          <w:rFonts w:eastAsia="Calibri"/>
          <w:sz w:val="18"/>
          <w:szCs w:val="18"/>
        </w:rPr>
      </w:pPr>
      <w:hyperlink w:anchor="_bookmark50" w:history="1">
        <w:r w:rsidRPr="7889AF9F">
          <w:rPr>
            <w:color w:val="0000FF"/>
            <w:spacing w:val="-1"/>
            <w:sz w:val="18"/>
            <w:szCs w:val="18"/>
            <w:u w:val="single" w:color="0000FF"/>
          </w:rPr>
          <w:t>TASK</w:t>
        </w:r>
        <w:r w:rsidRPr="7889AF9F">
          <w:rPr>
            <w:color w:val="0000FF"/>
            <w:spacing w:val="-2"/>
            <w:sz w:val="18"/>
            <w:szCs w:val="18"/>
            <w:u w:val="single" w:color="0000FF"/>
          </w:rPr>
          <w:t xml:space="preserve"> </w:t>
        </w:r>
        <w:r w:rsidR="00400149" w:rsidRPr="7889AF9F">
          <w:rPr>
            <w:color w:val="0000FF"/>
            <w:spacing w:val="-2"/>
            <w:sz w:val="18"/>
            <w:szCs w:val="18"/>
            <w:u w:val="single" w:color="0000FF"/>
          </w:rPr>
          <w:t>4</w:t>
        </w:r>
        <w:r w:rsidRPr="7889AF9F">
          <w:rPr>
            <w:color w:val="0000FF"/>
            <w:spacing w:val="-9"/>
            <w:sz w:val="18"/>
            <w:szCs w:val="18"/>
            <w:u w:val="single" w:color="0000FF"/>
          </w:rPr>
          <w:t xml:space="preserve"> </w:t>
        </w:r>
        <w:r w:rsidRPr="7889AF9F">
          <w:rPr>
            <w:color w:val="0000FF"/>
            <w:sz w:val="18"/>
            <w:szCs w:val="18"/>
            <w:u w:val="single" w:color="0000FF"/>
          </w:rPr>
          <w:t>-</w:t>
        </w:r>
        <w:r w:rsidRPr="7889AF9F">
          <w:rPr>
            <w:color w:val="0000FF"/>
            <w:spacing w:val="-10"/>
            <w:sz w:val="18"/>
            <w:szCs w:val="18"/>
            <w:u w:val="single" w:color="0000FF"/>
          </w:rPr>
          <w:t xml:space="preserve"> </w:t>
        </w:r>
        <w:r w:rsidRPr="7889AF9F">
          <w:rPr>
            <w:color w:val="0000FF"/>
            <w:spacing w:val="-1"/>
            <w:sz w:val="18"/>
            <w:szCs w:val="18"/>
            <w:u w:val="single" w:color="0000FF"/>
          </w:rPr>
          <w:t>WEB</w:t>
        </w:r>
        <w:r w:rsidRPr="7889AF9F">
          <w:rPr>
            <w:color w:val="0000FF"/>
            <w:spacing w:val="-2"/>
            <w:sz w:val="18"/>
            <w:szCs w:val="18"/>
            <w:u w:val="single" w:color="0000FF"/>
          </w:rPr>
          <w:t xml:space="preserve"> </w:t>
        </w:r>
        <w:r w:rsidRPr="7889AF9F">
          <w:rPr>
            <w:color w:val="0000FF"/>
            <w:spacing w:val="-1"/>
            <w:sz w:val="18"/>
            <w:szCs w:val="18"/>
            <w:u w:val="single" w:color="0000FF"/>
          </w:rPr>
          <w:t>SERVICES</w:t>
        </w:r>
        <w:r w:rsidRPr="7889AF9F">
          <w:rPr>
            <w:color w:val="0000FF"/>
            <w:spacing w:val="1"/>
            <w:sz w:val="18"/>
            <w:szCs w:val="18"/>
            <w:u w:val="single" w:color="0000FF"/>
          </w:rPr>
          <w:t xml:space="preserve"> </w:t>
        </w:r>
        <w:r w:rsidRPr="7889AF9F">
          <w:rPr>
            <w:color w:val="0000FF"/>
            <w:sz w:val="18"/>
            <w:szCs w:val="18"/>
            <w:u w:val="single" w:color="0000FF"/>
          </w:rPr>
          <w:t>AND DATA</w:t>
        </w:r>
        <w:r w:rsidRPr="7889AF9F">
          <w:rPr>
            <w:color w:val="0000FF"/>
            <w:spacing w:val="-2"/>
            <w:sz w:val="18"/>
            <w:szCs w:val="18"/>
            <w:u w:val="single" w:color="0000FF"/>
          </w:rPr>
          <w:t xml:space="preserve"> </w:t>
        </w:r>
        <w:r w:rsidRPr="7889AF9F">
          <w:rPr>
            <w:color w:val="0000FF"/>
            <w:spacing w:val="-1"/>
            <w:sz w:val="18"/>
            <w:szCs w:val="18"/>
            <w:u w:val="single" w:color="0000FF"/>
          </w:rPr>
          <w:t>REPORTING</w:t>
        </w:r>
        <w:r w:rsidRPr="7889AF9F">
          <w:rPr>
            <w:color w:val="0000FF"/>
            <w:sz w:val="18"/>
            <w:szCs w:val="18"/>
            <w:u w:val="single" w:color="0000FF"/>
          </w:rPr>
          <w:t xml:space="preserve"> </w:t>
        </w:r>
        <w:r w:rsidRPr="7889AF9F">
          <w:rPr>
            <w:color w:val="0000FF"/>
            <w:spacing w:val="-1"/>
            <w:sz w:val="18"/>
            <w:szCs w:val="18"/>
            <w:u w:val="single" w:color="0000FF"/>
          </w:rPr>
          <w:t>REQUIREMENTS</w:t>
        </w:r>
        <w:r w:rsidRPr="00F30126">
          <w:rPr>
            <w:rFonts w:cstheme="minorHAnsi"/>
            <w:spacing w:val="-1"/>
            <w:sz w:val="18"/>
            <w:szCs w:val="18"/>
          </w:rPr>
          <w:tab/>
        </w:r>
      </w:hyperlink>
      <w:r w:rsidR="00CC0CFC" w:rsidRPr="7889AF9F">
        <w:rPr>
          <w:sz w:val="18"/>
          <w:szCs w:val="18"/>
        </w:rPr>
        <w:t>6</w:t>
      </w:r>
    </w:p>
    <w:p w14:paraId="44472A37" w14:textId="77777777" w:rsidR="00433864" w:rsidRPr="00F30126" w:rsidRDefault="000456BC" w:rsidP="7889AF9F">
      <w:pPr>
        <w:pStyle w:val="Heading1"/>
        <w:numPr>
          <w:ilvl w:val="0"/>
          <w:numId w:val="7"/>
        </w:numPr>
        <w:tabs>
          <w:tab w:val="left" w:pos="180"/>
          <w:tab w:val="left" w:pos="270"/>
          <w:tab w:val="left" w:pos="399"/>
          <w:tab w:val="left" w:pos="500"/>
          <w:tab w:val="right" w:leader="dot" w:pos="10792"/>
        </w:tabs>
        <w:spacing w:before="120"/>
        <w:ind w:hanging="399"/>
        <w:jc w:val="center"/>
        <w:rPr>
          <w:rFonts w:asciiTheme="minorHAnsi" w:eastAsia="Calibri" w:hAnsiTheme="minorHAnsi"/>
          <w:b w:val="0"/>
          <w:bCs w:val="0"/>
          <w:sz w:val="18"/>
          <w:szCs w:val="18"/>
        </w:rPr>
      </w:pPr>
      <w:hyperlink w:anchor="_bookmark51" w:history="1">
        <w:r w:rsidRPr="7889AF9F">
          <w:rPr>
            <w:rFonts w:asciiTheme="minorHAnsi" w:hAnsiTheme="minorHAnsi"/>
            <w:color w:val="0000FF"/>
            <w:spacing w:val="-1"/>
            <w:sz w:val="18"/>
            <w:szCs w:val="18"/>
            <w:u w:val="single" w:color="0000FF"/>
          </w:rPr>
          <w:t>DELIVERABLES</w:t>
        </w:r>
        <w:r w:rsidRPr="00F30126">
          <w:rPr>
            <w:rFonts w:asciiTheme="minorHAnsi" w:hAnsiTheme="minorHAnsi" w:cstheme="minorHAnsi"/>
            <w:spacing w:val="-1"/>
            <w:sz w:val="18"/>
            <w:szCs w:val="18"/>
          </w:rPr>
          <w:tab/>
        </w:r>
        <w:r w:rsidR="00F15197" w:rsidRPr="7889AF9F">
          <w:rPr>
            <w:rFonts w:asciiTheme="minorHAnsi" w:hAnsiTheme="minorHAnsi"/>
            <w:sz w:val="18"/>
            <w:szCs w:val="18"/>
          </w:rPr>
          <w:t>6</w:t>
        </w:r>
      </w:hyperlink>
    </w:p>
    <w:p w14:paraId="792B638F" w14:textId="77777777" w:rsidR="00433864" w:rsidRPr="00F30126" w:rsidRDefault="000456BC" w:rsidP="7889AF9F">
      <w:pPr>
        <w:numPr>
          <w:ilvl w:val="1"/>
          <w:numId w:val="7"/>
        </w:numPr>
        <w:tabs>
          <w:tab w:val="left" w:pos="180"/>
          <w:tab w:val="left" w:pos="270"/>
          <w:tab w:val="left" w:pos="606"/>
          <w:tab w:val="right" w:leader="dot" w:pos="10785"/>
        </w:tabs>
        <w:spacing w:line="244" w:lineRule="exact"/>
        <w:ind w:left="605" w:hanging="305"/>
        <w:jc w:val="center"/>
        <w:rPr>
          <w:rFonts w:eastAsia="Calibri"/>
          <w:sz w:val="18"/>
          <w:szCs w:val="18"/>
        </w:rPr>
      </w:pPr>
      <w:hyperlink w:anchor="_bookmark52" w:history="1">
        <w:r w:rsidRPr="7889AF9F">
          <w:rPr>
            <w:color w:val="0000FF"/>
            <w:spacing w:val="-1"/>
            <w:sz w:val="18"/>
            <w:szCs w:val="18"/>
            <w:u w:val="single" w:color="0000FF"/>
          </w:rPr>
          <w:t>SECURITY DELIVERABLES</w:t>
        </w:r>
        <w:r w:rsidRPr="00F30126">
          <w:rPr>
            <w:rFonts w:cstheme="minorHAnsi"/>
            <w:spacing w:val="-1"/>
            <w:sz w:val="18"/>
            <w:szCs w:val="18"/>
          </w:rPr>
          <w:tab/>
        </w:r>
        <w:r w:rsidR="00F15197" w:rsidRPr="7889AF9F">
          <w:rPr>
            <w:spacing w:val="-1"/>
            <w:sz w:val="18"/>
            <w:szCs w:val="18"/>
          </w:rPr>
          <w:t>6</w:t>
        </w:r>
      </w:hyperlink>
    </w:p>
    <w:p w14:paraId="10974E27" w14:textId="77777777" w:rsidR="00433864" w:rsidRPr="00F30126" w:rsidRDefault="000456BC" w:rsidP="7889AF9F">
      <w:pPr>
        <w:numPr>
          <w:ilvl w:val="1"/>
          <w:numId w:val="7"/>
        </w:numPr>
        <w:tabs>
          <w:tab w:val="left" w:pos="180"/>
          <w:tab w:val="left" w:pos="270"/>
          <w:tab w:val="left" w:pos="606"/>
          <w:tab w:val="right" w:leader="dot" w:pos="10785"/>
        </w:tabs>
        <w:spacing w:line="244" w:lineRule="exact"/>
        <w:ind w:left="605" w:hanging="305"/>
        <w:jc w:val="center"/>
        <w:rPr>
          <w:rFonts w:eastAsia="Calibri"/>
          <w:sz w:val="18"/>
          <w:szCs w:val="18"/>
        </w:rPr>
      </w:pPr>
      <w:hyperlink w:anchor="_bookmark53" w:history="1">
        <w:r w:rsidRPr="7889AF9F">
          <w:rPr>
            <w:color w:val="0000FF"/>
            <w:spacing w:val="-1"/>
            <w:sz w:val="18"/>
            <w:szCs w:val="18"/>
            <w:u w:val="single" w:color="0000FF"/>
          </w:rPr>
          <w:t>QUALITY CONTROL PLAN</w:t>
        </w:r>
        <w:r w:rsidRPr="7889AF9F">
          <w:rPr>
            <w:color w:val="0000FF"/>
            <w:spacing w:val="1"/>
            <w:sz w:val="18"/>
            <w:szCs w:val="18"/>
            <w:u w:val="single" w:color="0000FF"/>
          </w:rPr>
          <w:t xml:space="preserve"> </w:t>
        </w:r>
        <w:r w:rsidRPr="7889AF9F">
          <w:rPr>
            <w:color w:val="0000FF"/>
            <w:sz w:val="18"/>
            <w:szCs w:val="18"/>
            <w:u w:val="single" w:color="0000FF"/>
          </w:rPr>
          <w:t xml:space="preserve">AND </w:t>
        </w:r>
        <w:r w:rsidRPr="7889AF9F">
          <w:rPr>
            <w:color w:val="0000FF"/>
            <w:spacing w:val="-1"/>
            <w:sz w:val="18"/>
            <w:szCs w:val="18"/>
            <w:u w:val="single" w:color="0000FF"/>
          </w:rPr>
          <w:t>PERFORMANCE</w:t>
        </w:r>
        <w:r w:rsidRPr="7889AF9F">
          <w:rPr>
            <w:color w:val="0000FF"/>
            <w:spacing w:val="1"/>
            <w:sz w:val="18"/>
            <w:szCs w:val="18"/>
            <w:u w:val="single" w:color="0000FF"/>
          </w:rPr>
          <w:t xml:space="preserve"> </w:t>
        </w:r>
        <w:r w:rsidRPr="7889AF9F">
          <w:rPr>
            <w:color w:val="0000FF"/>
            <w:spacing w:val="-1"/>
            <w:sz w:val="18"/>
            <w:szCs w:val="18"/>
            <w:u w:val="single" w:color="0000FF"/>
          </w:rPr>
          <w:t>MEASURES</w:t>
        </w:r>
        <w:r w:rsidRPr="00F30126">
          <w:rPr>
            <w:rFonts w:cstheme="minorHAnsi"/>
            <w:spacing w:val="-1"/>
            <w:sz w:val="18"/>
            <w:szCs w:val="18"/>
          </w:rPr>
          <w:tab/>
        </w:r>
      </w:hyperlink>
      <w:r w:rsidR="00F15197" w:rsidRPr="7889AF9F">
        <w:rPr>
          <w:sz w:val="18"/>
          <w:szCs w:val="18"/>
        </w:rPr>
        <w:t>7</w:t>
      </w:r>
    </w:p>
    <w:p w14:paraId="179DE28C" w14:textId="77777777" w:rsidR="00433864" w:rsidRPr="00F30126" w:rsidRDefault="000456BC" w:rsidP="7889AF9F">
      <w:pPr>
        <w:numPr>
          <w:ilvl w:val="1"/>
          <w:numId w:val="7"/>
        </w:numPr>
        <w:tabs>
          <w:tab w:val="left" w:pos="180"/>
          <w:tab w:val="left" w:pos="270"/>
          <w:tab w:val="left" w:pos="606"/>
          <w:tab w:val="right" w:leader="dot" w:pos="10785"/>
        </w:tabs>
        <w:spacing w:line="244" w:lineRule="exact"/>
        <w:ind w:left="605" w:hanging="305"/>
        <w:jc w:val="center"/>
        <w:rPr>
          <w:rFonts w:eastAsia="Calibri"/>
          <w:sz w:val="18"/>
          <w:szCs w:val="18"/>
        </w:rPr>
      </w:pPr>
      <w:hyperlink w:anchor="_bookmark54" w:history="1">
        <w:r w:rsidRPr="7889AF9F">
          <w:rPr>
            <w:color w:val="0000FF"/>
            <w:spacing w:val="-1"/>
            <w:sz w:val="18"/>
            <w:szCs w:val="18"/>
            <w:u w:val="single" w:color="0000FF"/>
          </w:rPr>
          <w:t>REPORTS</w:t>
        </w:r>
        <w:r w:rsidRPr="00F30126">
          <w:rPr>
            <w:rFonts w:cstheme="minorHAnsi"/>
            <w:spacing w:val="-1"/>
            <w:sz w:val="18"/>
            <w:szCs w:val="18"/>
          </w:rPr>
          <w:tab/>
        </w:r>
      </w:hyperlink>
      <w:r w:rsidR="00F15197" w:rsidRPr="7889AF9F">
        <w:rPr>
          <w:sz w:val="18"/>
          <w:szCs w:val="18"/>
        </w:rPr>
        <w:t>8</w:t>
      </w:r>
    </w:p>
    <w:p w14:paraId="1F08C710" w14:textId="34384520" w:rsidR="00433864" w:rsidRPr="00F30126" w:rsidRDefault="000456BC" w:rsidP="7889AF9F">
      <w:pPr>
        <w:numPr>
          <w:ilvl w:val="1"/>
          <w:numId w:val="7"/>
        </w:numPr>
        <w:tabs>
          <w:tab w:val="left" w:pos="180"/>
          <w:tab w:val="left" w:pos="270"/>
          <w:tab w:val="left" w:pos="606"/>
          <w:tab w:val="right" w:leader="dot" w:pos="10785"/>
        </w:tabs>
        <w:spacing w:line="244" w:lineRule="exact"/>
        <w:ind w:left="605" w:hanging="305"/>
        <w:jc w:val="center"/>
        <w:rPr>
          <w:rFonts w:eastAsia="Calibri"/>
          <w:sz w:val="18"/>
          <w:szCs w:val="18"/>
        </w:rPr>
      </w:pPr>
      <w:hyperlink w:anchor="_Other_Deliverables" w:history="1">
        <w:r w:rsidRPr="7889AF9F">
          <w:rPr>
            <w:color w:val="0000FF"/>
            <w:spacing w:val="-1"/>
            <w:sz w:val="18"/>
            <w:szCs w:val="18"/>
            <w:u w:val="single" w:color="0000FF"/>
          </w:rPr>
          <w:t>O</w:t>
        </w:r>
        <w:r w:rsidR="00BC5171" w:rsidRPr="7889AF9F">
          <w:rPr>
            <w:color w:val="0000FF"/>
            <w:spacing w:val="-1"/>
            <w:sz w:val="18"/>
            <w:szCs w:val="18"/>
            <w:u w:val="single" w:color="0000FF"/>
          </w:rPr>
          <w:t xml:space="preserve">THER DELIVERABLES </w:t>
        </w:r>
        <w:r w:rsidRPr="00F30126">
          <w:rPr>
            <w:rFonts w:cstheme="minorHAnsi"/>
            <w:sz w:val="18"/>
            <w:szCs w:val="18"/>
          </w:rPr>
          <w:tab/>
        </w:r>
      </w:hyperlink>
      <w:r w:rsidR="00EC4FFF" w:rsidRPr="7889AF9F">
        <w:rPr>
          <w:sz w:val="18"/>
          <w:szCs w:val="18"/>
        </w:rPr>
        <w:t>9</w:t>
      </w:r>
    </w:p>
    <w:p w14:paraId="031E4E43" w14:textId="77777777" w:rsidR="00433864" w:rsidRPr="00F30126" w:rsidRDefault="000456BC" w:rsidP="7889AF9F">
      <w:pPr>
        <w:pStyle w:val="Heading1"/>
        <w:numPr>
          <w:ilvl w:val="0"/>
          <w:numId w:val="7"/>
        </w:numPr>
        <w:tabs>
          <w:tab w:val="left" w:pos="180"/>
          <w:tab w:val="left" w:pos="270"/>
          <w:tab w:val="left" w:pos="399"/>
          <w:tab w:val="left" w:pos="500"/>
          <w:tab w:val="right" w:leader="dot" w:pos="10792"/>
        </w:tabs>
        <w:spacing w:before="120"/>
        <w:ind w:hanging="399"/>
        <w:jc w:val="center"/>
        <w:rPr>
          <w:rFonts w:asciiTheme="minorHAnsi" w:eastAsia="Calibri" w:hAnsiTheme="minorHAnsi"/>
          <w:b w:val="0"/>
          <w:bCs w:val="0"/>
          <w:sz w:val="18"/>
          <w:szCs w:val="18"/>
        </w:rPr>
      </w:pPr>
      <w:hyperlink w:anchor="_bookmark57" w:history="1">
        <w:r w:rsidRPr="7889AF9F">
          <w:rPr>
            <w:rFonts w:asciiTheme="minorHAnsi" w:hAnsiTheme="minorHAnsi"/>
            <w:color w:val="0000FF"/>
            <w:spacing w:val="-1"/>
            <w:sz w:val="18"/>
            <w:szCs w:val="18"/>
            <w:u w:val="single" w:color="0000FF"/>
          </w:rPr>
          <w:t>GOVERNMENT-FURNISHED</w:t>
        </w:r>
        <w:r w:rsidRPr="7889AF9F">
          <w:rPr>
            <w:rFonts w:asciiTheme="minorHAnsi" w:hAnsiTheme="minorHAnsi"/>
            <w:color w:val="0000FF"/>
            <w:spacing w:val="-2"/>
            <w:sz w:val="18"/>
            <w:szCs w:val="18"/>
            <w:u w:val="single" w:color="0000FF"/>
          </w:rPr>
          <w:t xml:space="preserve"> </w:t>
        </w:r>
        <w:r w:rsidRPr="7889AF9F">
          <w:rPr>
            <w:rFonts w:asciiTheme="minorHAnsi" w:hAnsiTheme="minorHAnsi"/>
            <w:color w:val="0000FF"/>
            <w:spacing w:val="-1"/>
            <w:sz w:val="18"/>
            <w:szCs w:val="18"/>
            <w:u w:val="single" w:color="0000FF"/>
          </w:rPr>
          <w:t>INFORMATION</w:t>
        </w:r>
        <w:r w:rsidRPr="7889AF9F">
          <w:rPr>
            <w:rFonts w:asciiTheme="minorHAnsi" w:hAnsiTheme="minorHAnsi"/>
            <w:color w:val="0000FF"/>
            <w:spacing w:val="-2"/>
            <w:sz w:val="18"/>
            <w:szCs w:val="18"/>
            <w:u w:val="single" w:color="0000FF"/>
          </w:rPr>
          <w:t xml:space="preserve"> </w:t>
        </w:r>
        <w:r w:rsidRPr="7889AF9F">
          <w:rPr>
            <w:rFonts w:asciiTheme="minorHAnsi" w:hAnsiTheme="minorHAnsi"/>
            <w:color w:val="0000FF"/>
            <w:sz w:val="18"/>
            <w:szCs w:val="18"/>
            <w:u w:val="single" w:color="0000FF"/>
          </w:rPr>
          <w:t>AND</w:t>
        </w:r>
        <w:r w:rsidRPr="7889AF9F">
          <w:rPr>
            <w:rFonts w:asciiTheme="minorHAnsi" w:hAnsiTheme="minorHAnsi"/>
            <w:color w:val="0000FF"/>
            <w:spacing w:val="-1"/>
            <w:sz w:val="18"/>
            <w:szCs w:val="18"/>
            <w:u w:val="single" w:color="0000FF"/>
          </w:rPr>
          <w:t xml:space="preserve"> EQUIPMENT</w:t>
        </w:r>
        <w:r w:rsidRPr="7889AF9F">
          <w:rPr>
            <w:rFonts w:asciiTheme="minorHAnsi" w:hAnsiTheme="minorHAnsi"/>
            <w:color w:val="0000FF"/>
            <w:sz w:val="18"/>
            <w:szCs w:val="18"/>
            <w:u w:val="single" w:color="0000FF"/>
          </w:rPr>
          <w:t xml:space="preserve"> </w:t>
        </w:r>
        <w:r w:rsidRPr="7889AF9F">
          <w:rPr>
            <w:rFonts w:asciiTheme="minorHAnsi" w:hAnsiTheme="minorHAnsi"/>
            <w:color w:val="0000FF"/>
            <w:spacing w:val="-1"/>
            <w:sz w:val="18"/>
            <w:szCs w:val="18"/>
            <w:u w:val="single" w:color="0000FF"/>
          </w:rPr>
          <w:t>(GFE/GFI)</w:t>
        </w:r>
        <w:r w:rsidRPr="00F30126">
          <w:rPr>
            <w:rFonts w:asciiTheme="minorHAnsi" w:hAnsiTheme="minorHAnsi" w:cstheme="minorHAnsi"/>
            <w:spacing w:val="-1"/>
            <w:sz w:val="18"/>
            <w:szCs w:val="18"/>
          </w:rPr>
          <w:tab/>
        </w:r>
        <w:r w:rsidR="00E124A1" w:rsidRPr="7889AF9F">
          <w:rPr>
            <w:rFonts w:asciiTheme="minorHAnsi" w:hAnsiTheme="minorHAnsi"/>
            <w:spacing w:val="-1"/>
            <w:sz w:val="18"/>
            <w:szCs w:val="18"/>
          </w:rPr>
          <w:t>8</w:t>
        </w:r>
      </w:hyperlink>
    </w:p>
    <w:p w14:paraId="3CAD01D5" w14:textId="77777777" w:rsidR="00433864" w:rsidRPr="00F30126" w:rsidRDefault="000456BC" w:rsidP="7889AF9F">
      <w:pPr>
        <w:pStyle w:val="Heading1"/>
        <w:numPr>
          <w:ilvl w:val="0"/>
          <w:numId w:val="7"/>
        </w:numPr>
        <w:tabs>
          <w:tab w:val="left" w:pos="180"/>
          <w:tab w:val="left" w:pos="270"/>
          <w:tab w:val="left" w:pos="399"/>
          <w:tab w:val="left" w:pos="500"/>
          <w:tab w:val="right" w:leader="dot" w:pos="10792"/>
        </w:tabs>
        <w:spacing w:before="119"/>
        <w:ind w:hanging="399"/>
        <w:jc w:val="center"/>
        <w:rPr>
          <w:rFonts w:asciiTheme="minorHAnsi" w:eastAsia="Calibri" w:hAnsiTheme="minorHAnsi"/>
          <w:b w:val="0"/>
          <w:bCs w:val="0"/>
          <w:sz w:val="18"/>
          <w:szCs w:val="18"/>
        </w:rPr>
      </w:pPr>
      <w:hyperlink w:anchor="_bookmark58" w:history="1">
        <w:r w:rsidRPr="7889AF9F">
          <w:rPr>
            <w:rFonts w:asciiTheme="minorHAnsi" w:hAnsiTheme="minorHAnsi"/>
            <w:color w:val="0000FF"/>
            <w:spacing w:val="-1"/>
            <w:sz w:val="18"/>
            <w:szCs w:val="18"/>
            <w:u w:val="single" w:color="0000FF"/>
          </w:rPr>
          <w:t>TERM</w:t>
        </w:r>
        <w:r w:rsidRPr="7889AF9F">
          <w:rPr>
            <w:rFonts w:asciiTheme="minorHAnsi" w:hAnsiTheme="minorHAnsi"/>
            <w:color w:val="0000FF"/>
            <w:sz w:val="18"/>
            <w:szCs w:val="18"/>
            <w:u w:val="single" w:color="0000FF"/>
          </w:rPr>
          <w:t xml:space="preserve"> </w:t>
        </w:r>
        <w:r w:rsidRPr="7889AF9F">
          <w:rPr>
            <w:rFonts w:asciiTheme="minorHAnsi" w:hAnsiTheme="minorHAnsi"/>
            <w:color w:val="0000FF"/>
            <w:spacing w:val="-1"/>
            <w:sz w:val="18"/>
            <w:szCs w:val="18"/>
            <w:u w:val="single" w:color="0000FF"/>
          </w:rPr>
          <w:t>OF</w:t>
        </w:r>
        <w:r w:rsidRPr="7889AF9F">
          <w:rPr>
            <w:rFonts w:asciiTheme="minorHAnsi" w:hAnsiTheme="minorHAnsi"/>
            <w:color w:val="0000FF"/>
            <w:sz w:val="18"/>
            <w:szCs w:val="18"/>
            <w:u w:val="single" w:color="0000FF"/>
          </w:rPr>
          <w:t xml:space="preserve"> </w:t>
        </w:r>
        <w:r w:rsidRPr="7889AF9F">
          <w:rPr>
            <w:rFonts w:asciiTheme="minorHAnsi" w:hAnsiTheme="minorHAnsi"/>
            <w:color w:val="0000FF"/>
            <w:spacing w:val="-2"/>
            <w:sz w:val="18"/>
            <w:szCs w:val="18"/>
            <w:u w:val="single" w:color="0000FF"/>
          </w:rPr>
          <w:t>CONTRACT</w:t>
        </w:r>
        <w:r w:rsidRPr="00F30126">
          <w:rPr>
            <w:rFonts w:asciiTheme="minorHAnsi" w:hAnsiTheme="minorHAnsi" w:cstheme="minorHAnsi"/>
            <w:spacing w:val="-2"/>
            <w:sz w:val="18"/>
            <w:szCs w:val="18"/>
          </w:rPr>
          <w:tab/>
        </w:r>
        <w:r w:rsidR="00E124A1" w:rsidRPr="7889AF9F">
          <w:rPr>
            <w:rFonts w:asciiTheme="minorHAnsi" w:hAnsiTheme="minorHAnsi"/>
            <w:spacing w:val="-2"/>
            <w:sz w:val="18"/>
            <w:szCs w:val="18"/>
          </w:rPr>
          <w:t>9</w:t>
        </w:r>
      </w:hyperlink>
    </w:p>
    <w:bookmarkStart w:id="23" w:name="_PLACE_OF_PERFORMANCE"/>
    <w:bookmarkEnd w:id="23"/>
    <w:p w14:paraId="106DEB89" w14:textId="77777777" w:rsidR="00D83B0C" w:rsidRDefault="000456BC" w:rsidP="00D83B0C">
      <w:pPr>
        <w:pStyle w:val="Heading1"/>
        <w:numPr>
          <w:ilvl w:val="0"/>
          <w:numId w:val="7"/>
        </w:numPr>
        <w:tabs>
          <w:tab w:val="left" w:pos="180"/>
          <w:tab w:val="left" w:pos="270"/>
          <w:tab w:val="left" w:pos="399"/>
          <w:tab w:val="left" w:pos="500"/>
          <w:tab w:val="right" w:leader="dot" w:pos="10792"/>
        </w:tabs>
        <w:spacing w:before="120"/>
        <w:ind w:hanging="399"/>
        <w:jc w:val="center"/>
        <w:rPr>
          <w:rFonts w:asciiTheme="minorHAnsi" w:eastAsia="Calibri" w:hAnsiTheme="minorHAnsi" w:cstheme="minorHAnsi"/>
          <w:b w:val="0"/>
          <w:bCs w:val="0"/>
          <w:sz w:val="18"/>
          <w:szCs w:val="18"/>
        </w:rPr>
      </w:pPr>
      <w:r w:rsidRPr="00F30126">
        <w:rPr>
          <w:rFonts w:asciiTheme="minorHAnsi" w:hAnsiTheme="minorHAnsi" w:cstheme="minorHAnsi"/>
          <w:sz w:val="18"/>
          <w:szCs w:val="18"/>
        </w:rPr>
        <w:fldChar w:fldCharType="begin"/>
      </w:r>
      <w:r w:rsidR="001036A3">
        <w:rPr>
          <w:rFonts w:asciiTheme="minorHAnsi" w:hAnsiTheme="minorHAnsi" w:cstheme="minorHAnsi"/>
          <w:sz w:val="18"/>
          <w:szCs w:val="18"/>
        </w:rPr>
        <w:instrText>HYPERLINK  \l "_PLACE_OF_PERFORMANCE_1"</w:instrText>
      </w:r>
      <w:r w:rsidRPr="00F30126">
        <w:rPr>
          <w:rFonts w:asciiTheme="minorHAnsi" w:hAnsiTheme="minorHAnsi" w:cstheme="minorHAnsi"/>
          <w:sz w:val="18"/>
          <w:szCs w:val="18"/>
        </w:rPr>
      </w:r>
      <w:r w:rsidRPr="00F30126">
        <w:rPr>
          <w:rFonts w:asciiTheme="minorHAnsi" w:hAnsiTheme="minorHAnsi" w:cstheme="minorHAnsi"/>
          <w:sz w:val="18"/>
          <w:szCs w:val="18"/>
        </w:rPr>
        <w:fldChar w:fldCharType="separate"/>
      </w:r>
      <w:r w:rsidRPr="00F30126">
        <w:rPr>
          <w:rFonts w:asciiTheme="minorHAnsi" w:hAnsiTheme="minorHAnsi" w:cstheme="minorHAnsi"/>
          <w:color w:val="0000FF"/>
          <w:spacing w:val="-1"/>
          <w:sz w:val="18"/>
          <w:szCs w:val="18"/>
          <w:u w:val="single" w:color="0000FF"/>
        </w:rPr>
        <w:t>PLACE</w:t>
      </w:r>
      <w:r w:rsidRPr="00F30126">
        <w:rPr>
          <w:rFonts w:asciiTheme="minorHAnsi" w:hAnsiTheme="minorHAnsi" w:cstheme="minorHAnsi"/>
          <w:color w:val="0000FF"/>
          <w:sz w:val="18"/>
          <w:szCs w:val="18"/>
          <w:u w:val="single" w:color="0000FF"/>
        </w:rPr>
        <w:t xml:space="preserve"> </w:t>
      </w:r>
      <w:r w:rsidRPr="00F30126">
        <w:rPr>
          <w:rFonts w:asciiTheme="minorHAnsi" w:hAnsiTheme="minorHAnsi" w:cstheme="minorHAnsi"/>
          <w:color w:val="0000FF"/>
          <w:spacing w:val="-1"/>
          <w:sz w:val="18"/>
          <w:szCs w:val="18"/>
          <w:u w:val="single" w:color="0000FF"/>
        </w:rPr>
        <w:t>OF PERFORMANCE</w:t>
      </w:r>
      <w:r w:rsidRPr="00F30126">
        <w:rPr>
          <w:rFonts w:asciiTheme="minorHAnsi" w:hAnsiTheme="minorHAnsi" w:cstheme="minorHAnsi"/>
          <w:spacing w:val="-1"/>
          <w:sz w:val="18"/>
          <w:szCs w:val="18"/>
        </w:rPr>
        <w:tab/>
      </w:r>
      <w:r w:rsidR="00E124A1" w:rsidRPr="00F30126">
        <w:rPr>
          <w:rFonts w:asciiTheme="minorHAnsi" w:hAnsiTheme="minorHAnsi" w:cstheme="minorHAnsi"/>
          <w:spacing w:val="-1"/>
          <w:sz w:val="18"/>
          <w:szCs w:val="18"/>
        </w:rPr>
        <w:t>9</w:t>
      </w:r>
      <w:r w:rsidRPr="00F30126">
        <w:rPr>
          <w:rFonts w:asciiTheme="minorHAnsi" w:hAnsiTheme="minorHAnsi" w:cstheme="minorHAnsi"/>
          <w:sz w:val="18"/>
          <w:szCs w:val="18"/>
        </w:rPr>
        <w:fldChar w:fldCharType="end"/>
      </w:r>
    </w:p>
    <w:p w14:paraId="6DABF8AC" w14:textId="77777777" w:rsidR="00D83B0C" w:rsidRDefault="000456BC" w:rsidP="00D83B0C">
      <w:pPr>
        <w:pStyle w:val="Heading1"/>
        <w:numPr>
          <w:ilvl w:val="0"/>
          <w:numId w:val="7"/>
        </w:numPr>
        <w:tabs>
          <w:tab w:val="left" w:pos="180"/>
          <w:tab w:val="left" w:pos="270"/>
          <w:tab w:val="left" w:pos="399"/>
          <w:tab w:val="left" w:pos="500"/>
          <w:tab w:val="right" w:leader="dot" w:pos="10792"/>
        </w:tabs>
        <w:spacing w:before="120"/>
        <w:ind w:hanging="399"/>
        <w:jc w:val="center"/>
        <w:rPr>
          <w:rFonts w:asciiTheme="minorHAnsi" w:eastAsia="Calibri" w:hAnsiTheme="minorHAnsi" w:cstheme="minorHAnsi"/>
          <w:b w:val="0"/>
          <w:bCs w:val="0"/>
          <w:sz w:val="18"/>
          <w:szCs w:val="18"/>
        </w:rPr>
      </w:pPr>
      <w:hyperlink w:anchor="_bookmark60" w:history="1">
        <w:r w:rsidRPr="00D83B0C">
          <w:rPr>
            <w:rFonts w:asciiTheme="minorHAnsi" w:hAnsiTheme="minorHAnsi" w:cstheme="minorHAnsi"/>
            <w:color w:val="0000FF"/>
            <w:spacing w:val="-1"/>
            <w:sz w:val="18"/>
            <w:szCs w:val="18"/>
            <w:u w:val="single" w:color="0000FF"/>
          </w:rPr>
          <w:t>SECURITY</w:t>
        </w:r>
        <w:r w:rsidRPr="00D83B0C">
          <w:rPr>
            <w:rFonts w:asciiTheme="minorHAnsi" w:hAnsiTheme="minorHAnsi" w:cstheme="minorHAnsi"/>
            <w:spacing w:val="-1"/>
            <w:sz w:val="18"/>
            <w:szCs w:val="18"/>
          </w:rPr>
          <w:tab/>
        </w:r>
        <w:r w:rsidR="00E124A1" w:rsidRPr="00D83B0C">
          <w:rPr>
            <w:rFonts w:asciiTheme="minorHAnsi" w:hAnsiTheme="minorHAnsi" w:cstheme="minorHAnsi"/>
            <w:spacing w:val="-1"/>
            <w:sz w:val="18"/>
            <w:szCs w:val="18"/>
          </w:rPr>
          <w:t>9</w:t>
        </w:r>
      </w:hyperlink>
    </w:p>
    <w:p w14:paraId="4A342E51" w14:textId="705450C8" w:rsidR="00433864" w:rsidRPr="00D83B0C" w:rsidRDefault="000456BC" w:rsidP="00D83B0C">
      <w:pPr>
        <w:pStyle w:val="Heading1"/>
        <w:numPr>
          <w:ilvl w:val="0"/>
          <w:numId w:val="7"/>
        </w:numPr>
        <w:tabs>
          <w:tab w:val="left" w:pos="180"/>
          <w:tab w:val="left" w:pos="270"/>
          <w:tab w:val="left" w:pos="399"/>
          <w:tab w:val="left" w:pos="500"/>
          <w:tab w:val="right" w:leader="dot" w:pos="10792"/>
        </w:tabs>
        <w:spacing w:before="120"/>
        <w:ind w:hanging="399"/>
        <w:jc w:val="center"/>
        <w:rPr>
          <w:rFonts w:asciiTheme="minorHAnsi" w:eastAsia="Calibri" w:hAnsiTheme="minorHAnsi" w:cstheme="minorHAnsi"/>
          <w:b w:val="0"/>
          <w:bCs w:val="0"/>
          <w:sz w:val="18"/>
          <w:szCs w:val="18"/>
        </w:rPr>
      </w:pPr>
      <w:hyperlink w:anchor="_bookmark61" w:history="1">
        <w:r w:rsidRPr="00D83B0C">
          <w:rPr>
            <w:rFonts w:asciiTheme="minorHAnsi" w:hAnsiTheme="minorHAnsi" w:cstheme="minorHAnsi"/>
            <w:color w:val="0000FF"/>
            <w:spacing w:val="-1"/>
            <w:sz w:val="18"/>
            <w:szCs w:val="18"/>
            <w:u w:val="single" w:color="0000FF"/>
          </w:rPr>
          <w:t>OTHER</w:t>
        </w:r>
        <w:r w:rsidRPr="00D83B0C">
          <w:rPr>
            <w:rFonts w:asciiTheme="minorHAnsi" w:hAnsiTheme="minorHAnsi" w:cstheme="minorHAnsi"/>
            <w:color w:val="0000FF"/>
            <w:sz w:val="18"/>
            <w:szCs w:val="18"/>
            <w:u w:val="single" w:color="0000FF"/>
          </w:rPr>
          <w:t xml:space="preserve"> </w:t>
        </w:r>
        <w:r w:rsidRPr="00D83B0C">
          <w:rPr>
            <w:rFonts w:asciiTheme="minorHAnsi" w:hAnsiTheme="minorHAnsi" w:cstheme="minorHAnsi"/>
            <w:color w:val="0000FF"/>
            <w:spacing w:val="-1"/>
            <w:sz w:val="18"/>
            <w:szCs w:val="18"/>
            <w:u w:val="single" w:color="0000FF"/>
          </w:rPr>
          <w:t>CONSIDERATIONS</w:t>
        </w:r>
        <w:r w:rsidRPr="00D83B0C">
          <w:rPr>
            <w:rFonts w:asciiTheme="minorHAnsi" w:hAnsiTheme="minorHAnsi" w:cstheme="minorHAnsi"/>
            <w:spacing w:val="-1"/>
            <w:sz w:val="18"/>
            <w:szCs w:val="18"/>
          </w:rPr>
          <w:tab/>
        </w:r>
        <w:r w:rsidR="00E124A1" w:rsidRPr="00D83B0C">
          <w:rPr>
            <w:rFonts w:asciiTheme="minorHAnsi" w:hAnsiTheme="minorHAnsi" w:cstheme="minorHAnsi"/>
            <w:spacing w:val="-1"/>
            <w:sz w:val="18"/>
            <w:szCs w:val="18"/>
          </w:rPr>
          <w:t>1</w:t>
        </w:r>
      </w:hyperlink>
      <w:r w:rsidR="001036A3" w:rsidRPr="00D83B0C">
        <w:rPr>
          <w:rFonts w:asciiTheme="minorHAnsi" w:hAnsiTheme="minorHAnsi" w:cstheme="minorHAnsi"/>
          <w:sz w:val="18"/>
          <w:szCs w:val="18"/>
        </w:rPr>
        <w:t>3</w:t>
      </w:r>
    </w:p>
    <w:p w14:paraId="4EE1A733" w14:textId="77777777" w:rsidR="00433864" w:rsidRPr="00F30126" w:rsidRDefault="000456BC" w:rsidP="7889AF9F">
      <w:pPr>
        <w:numPr>
          <w:ilvl w:val="1"/>
          <w:numId w:val="7"/>
        </w:numPr>
        <w:tabs>
          <w:tab w:val="left" w:pos="180"/>
          <w:tab w:val="left" w:pos="270"/>
          <w:tab w:val="left" w:pos="706"/>
          <w:tab w:val="right" w:leader="dot" w:pos="10785"/>
        </w:tabs>
        <w:spacing w:before="119" w:line="244" w:lineRule="exact"/>
        <w:ind w:hanging="405"/>
        <w:jc w:val="center"/>
        <w:rPr>
          <w:rFonts w:eastAsia="Calibri"/>
          <w:sz w:val="18"/>
          <w:szCs w:val="18"/>
        </w:rPr>
      </w:pPr>
      <w:hyperlink w:anchor="_bookmark62" w:history="1">
        <w:r w:rsidRPr="7889AF9F">
          <w:rPr>
            <w:color w:val="0000FF"/>
            <w:spacing w:val="-1"/>
            <w:sz w:val="18"/>
            <w:szCs w:val="18"/>
            <w:u w:val="single" w:color="0000FF"/>
          </w:rPr>
          <w:t>TRANSITION PROCESS</w:t>
        </w:r>
        <w:r w:rsidRPr="00F30126">
          <w:rPr>
            <w:rFonts w:cstheme="minorHAnsi"/>
            <w:spacing w:val="-1"/>
            <w:sz w:val="18"/>
            <w:szCs w:val="18"/>
          </w:rPr>
          <w:tab/>
        </w:r>
        <w:r w:rsidR="00E124A1" w:rsidRPr="7889AF9F">
          <w:rPr>
            <w:spacing w:val="-1"/>
            <w:sz w:val="18"/>
            <w:szCs w:val="18"/>
          </w:rPr>
          <w:t>13</w:t>
        </w:r>
      </w:hyperlink>
    </w:p>
    <w:p w14:paraId="41D83E32" w14:textId="77777777" w:rsidR="00433864" w:rsidRPr="00F30126" w:rsidRDefault="000456BC" w:rsidP="7889AF9F">
      <w:pPr>
        <w:numPr>
          <w:ilvl w:val="1"/>
          <w:numId w:val="7"/>
        </w:numPr>
        <w:tabs>
          <w:tab w:val="left" w:pos="180"/>
          <w:tab w:val="left" w:pos="270"/>
          <w:tab w:val="left" w:pos="706"/>
          <w:tab w:val="right" w:leader="dot" w:pos="10785"/>
        </w:tabs>
        <w:spacing w:line="244" w:lineRule="exact"/>
        <w:ind w:hanging="405"/>
        <w:jc w:val="center"/>
        <w:rPr>
          <w:rFonts w:eastAsia="Calibri"/>
          <w:sz w:val="18"/>
          <w:szCs w:val="18"/>
        </w:rPr>
      </w:pPr>
      <w:hyperlink w:anchor="_bookmark63" w:history="1">
        <w:r w:rsidRPr="7889AF9F">
          <w:rPr>
            <w:color w:val="0000FF"/>
            <w:spacing w:val="-1"/>
            <w:sz w:val="18"/>
            <w:szCs w:val="18"/>
            <w:u w:val="single" w:color="0000FF"/>
          </w:rPr>
          <w:t>HOURS</w:t>
        </w:r>
        <w:r w:rsidRPr="7889AF9F">
          <w:rPr>
            <w:color w:val="0000FF"/>
            <w:spacing w:val="-2"/>
            <w:sz w:val="18"/>
            <w:szCs w:val="18"/>
            <w:u w:val="single" w:color="0000FF"/>
          </w:rPr>
          <w:t xml:space="preserve"> </w:t>
        </w:r>
        <w:r w:rsidRPr="7889AF9F">
          <w:rPr>
            <w:color w:val="0000FF"/>
            <w:sz w:val="18"/>
            <w:szCs w:val="18"/>
            <w:u w:val="single" w:color="0000FF"/>
          </w:rPr>
          <w:t>OF</w:t>
        </w:r>
        <w:r w:rsidRPr="7889AF9F">
          <w:rPr>
            <w:color w:val="0000FF"/>
            <w:spacing w:val="1"/>
            <w:sz w:val="18"/>
            <w:szCs w:val="18"/>
            <w:u w:val="single" w:color="0000FF"/>
          </w:rPr>
          <w:t xml:space="preserve"> </w:t>
        </w:r>
        <w:r w:rsidRPr="7889AF9F">
          <w:rPr>
            <w:color w:val="0000FF"/>
            <w:sz w:val="18"/>
            <w:szCs w:val="18"/>
            <w:u w:val="single" w:color="0000FF"/>
          </w:rPr>
          <w:t>OPERATION</w:t>
        </w:r>
        <w:r w:rsidRPr="00F30126">
          <w:rPr>
            <w:rFonts w:cstheme="minorHAnsi"/>
            <w:sz w:val="18"/>
            <w:szCs w:val="18"/>
          </w:rPr>
          <w:tab/>
        </w:r>
      </w:hyperlink>
      <w:r w:rsidR="00E124A1" w:rsidRPr="7889AF9F">
        <w:rPr>
          <w:sz w:val="18"/>
          <w:szCs w:val="18"/>
        </w:rPr>
        <w:t>13</w:t>
      </w:r>
    </w:p>
    <w:p w14:paraId="1FD6E8DF" w14:textId="77777777" w:rsidR="00433864" w:rsidRPr="00F30126" w:rsidRDefault="000456BC" w:rsidP="7889AF9F">
      <w:pPr>
        <w:numPr>
          <w:ilvl w:val="1"/>
          <w:numId w:val="7"/>
        </w:numPr>
        <w:tabs>
          <w:tab w:val="left" w:pos="180"/>
          <w:tab w:val="left" w:pos="270"/>
          <w:tab w:val="left" w:pos="706"/>
          <w:tab w:val="right" w:leader="dot" w:pos="10785"/>
        </w:tabs>
        <w:spacing w:before="1" w:line="244" w:lineRule="exact"/>
        <w:ind w:hanging="405"/>
        <w:jc w:val="center"/>
        <w:rPr>
          <w:rFonts w:eastAsia="Calibri"/>
          <w:sz w:val="18"/>
          <w:szCs w:val="18"/>
        </w:rPr>
      </w:pPr>
      <w:hyperlink w:anchor="_bookmark64" w:history="1">
        <w:r w:rsidRPr="7889AF9F">
          <w:rPr>
            <w:color w:val="0000FF"/>
            <w:spacing w:val="-1"/>
            <w:sz w:val="18"/>
            <w:szCs w:val="18"/>
            <w:u w:val="single" w:color="0000FF"/>
          </w:rPr>
          <w:t>MEETINGS</w:t>
        </w:r>
        <w:r w:rsidRPr="7889AF9F">
          <w:rPr>
            <w:color w:val="0000FF"/>
            <w:spacing w:val="-2"/>
            <w:sz w:val="18"/>
            <w:szCs w:val="18"/>
            <w:u w:val="single" w:color="0000FF"/>
          </w:rPr>
          <w:t xml:space="preserve"> </w:t>
        </w:r>
        <w:r w:rsidRPr="7889AF9F">
          <w:rPr>
            <w:color w:val="0000FF"/>
            <w:sz w:val="18"/>
            <w:szCs w:val="18"/>
            <w:u w:val="single" w:color="0000FF"/>
          </w:rPr>
          <w:t xml:space="preserve">AND </w:t>
        </w:r>
        <w:r w:rsidRPr="7889AF9F">
          <w:rPr>
            <w:color w:val="0000FF"/>
            <w:spacing w:val="-1"/>
            <w:sz w:val="18"/>
            <w:szCs w:val="18"/>
            <w:u w:val="single" w:color="0000FF"/>
          </w:rPr>
          <w:t>TRAVEL</w:t>
        </w:r>
        <w:r w:rsidRPr="00F30126">
          <w:rPr>
            <w:rFonts w:cstheme="minorHAnsi"/>
            <w:spacing w:val="-1"/>
            <w:sz w:val="18"/>
            <w:szCs w:val="18"/>
          </w:rPr>
          <w:tab/>
        </w:r>
        <w:r w:rsidR="00E124A1" w:rsidRPr="7889AF9F">
          <w:rPr>
            <w:spacing w:val="-1"/>
            <w:sz w:val="18"/>
            <w:szCs w:val="18"/>
          </w:rPr>
          <w:t>13</w:t>
        </w:r>
      </w:hyperlink>
    </w:p>
    <w:p w14:paraId="12B06B49" w14:textId="77777777" w:rsidR="00433864" w:rsidRPr="00F30126" w:rsidRDefault="000456BC" w:rsidP="7889AF9F">
      <w:pPr>
        <w:numPr>
          <w:ilvl w:val="1"/>
          <w:numId w:val="7"/>
        </w:numPr>
        <w:tabs>
          <w:tab w:val="left" w:pos="180"/>
          <w:tab w:val="left" w:pos="270"/>
          <w:tab w:val="left" w:pos="706"/>
          <w:tab w:val="right" w:leader="dot" w:pos="10785"/>
        </w:tabs>
        <w:spacing w:line="244" w:lineRule="exact"/>
        <w:ind w:hanging="405"/>
        <w:jc w:val="center"/>
        <w:rPr>
          <w:rFonts w:eastAsia="Calibri"/>
          <w:sz w:val="18"/>
          <w:szCs w:val="18"/>
        </w:rPr>
      </w:pPr>
      <w:hyperlink w:anchor="_bookmark65" w:history="1">
        <w:r w:rsidRPr="7889AF9F">
          <w:rPr>
            <w:color w:val="0000FF"/>
            <w:spacing w:val="-1"/>
            <w:sz w:val="18"/>
            <w:szCs w:val="18"/>
            <w:u w:val="single" w:color="0000FF"/>
          </w:rPr>
          <w:t>CONTRACTOR PERSONNEL</w:t>
        </w:r>
        <w:r w:rsidRPr="00F30126">
          <w:rPr>
            <w:rFonts w:cstheme="minorHAnsi"/>
            <w:spacing w:val="-1"/>
            <w:sz w:val="18"/>
            <w:szCs w:val="18"/>
          </w:rPr>
          <w:tab/>
        </w:r>
      </w:hyperlink>
      <w:r w:rsidR="00E124A1" w:rsidRPr="7889AF9F">
        <w:rPr>
          <w:sz w:val="18"/>
          <w:szCs w:val="18"/>
        </w:rPr>
        <w:t>13</w:t>
      </w:r>
    </w:p>
    <w:p w14:paraId="19457FE0" w14:textId="4159C5A7" w:rsidR="00A966EB" w:rsidRPr="00F30126" w:rsidRDefault="000456BC" w:rsidP="7889AF9F">
      <w:pPr>
        <w:numPr>
          <w:ilvl w:val="1"/>
          <w:numId w:val="7"/>
        </w:numPr>
        <w:tabs>
          <w:tab w:val="left" w:pos="180"/>
          <w:tab w:val="left" w:pos="270"/>
          <w:tab w:val="left" w:pos="706"/>
          <w:tab w:val="right" w:leader="dot" w:pos="10785"/>
        </w:tabs>
        <w:ind w:hanging="405"/>
        <w:jc w:val="center"/>
        <w:rPr>
          <w:rFonts w:eastAsia="Calibri"/>
          <w:sz w:val="18"/>
          <w:szCs w:val="18"/>
        </w:rPr>
      </w:pPr>
      <w:hyperlink w:anchor="_Pre-employment_Services_Invoicing" w:history="1">
        <w:r w:rsidRPr="7889AF9F">
          <w:rPr>
            <w:color w:val="0000FF"/>
            <w:spacing w:val="-1"/>
            <w:sz w:val="18"/>
            <w:szCs w:val="18"/>
            <w:u w:val="single" w:color="0000FF"/>
          </w:rPr>
          <w:t>INVOICING</w:t>
        </w:r>
        <w:r w:rsidRPr="00F30126">
          <w:rPr>
            <w:rFonts w:cstheme="minorHAnsi"/>
            <w:spacing w:val="-1"/>
            <w:sz w:val="18"/>
            <w:szCs w:val="18"/>
          </w:rPr>
          <w:tab/>
        </w:r>
      </w:hyperlink>
      <w:r w:rsidR="00E124A1" w:rsidRPr="7889AF9F">
        <w:rPr>
          <w:sz w:val="18"/>
          <w:szCs w:val="18"/>
        </w:rPr>
        <w:t>14</w:t>
      </w:r>
    </w:p>
    <w:p w14:paraId="556B243F" w14:textId="35E58ACF" w:rsidR="00A966EB" w:rsidRPr="00F30126" w:rsidRDefault="004346DA" w:rsidP="7889AF9F">
      <w:pPr>
        <w:numPr>
          <w:ilvl w:val="1"/>
          <w:numId w:val="7"/>
        </w:numPr>
        <w:tabs>
          <w:tab w:val="left" w:pos="180"/>
          <w:tab w:val="left" w:pos="270"/>
          <w:tab w:val="left" w:pos="720"/>
          <w:tab w:val="left" w:pos="1260"/>
          <w:tab w:val="right" w:leader="dot" w:pos="10785"/>
        </w:tabs>
        <w:ind w:left="900" w:hanging="540"/>
        <w:rPr>
          <w:rFonts w:eastAsia="Calibri"/>
          <w:sz w:val="18"/>
          <w:szCs w:val="18"/>
        </w:rPr>
      </w:pPr>
      <w:r w:rsidRPr="7889AF9F">
        <w:rPr>
          <w:sz w:val="18"/>
          <w:szCs w:val="18"/>
        </w:rPr>
        <w:t xml:space="preserve"> </w:t>
      </w:r>
      <w:hyperlink w:anchor="OLE_LINK37" w:history="1">
        <w:r w:rsidR="00B143E2" w:rsidRPr="7889AF9F">
          <w:rPr>
            <w:rStyle w:val="Hyperlink"/>
            <w:sz w:val="18"/>
            <w:szCs w:val="18"/>
          </w:rPr>
          <w:t>SECTION 508 REQUIREMENTS</w:t>
        </w:r>
      </w:hyperlink>
      <w:r w:rsidR="00B143E2" w:rsidRPr="7889AF9F">
        <w:rPr>
          <w:sz w:val="18"/>
          <w:szCs w:val="18"/>
        </w:rPr>
        <w:t>.</w:t>
      </w:r>
      <w:r w:rsidR="00154D98" w:rsidRPr="7889AF9F">
        <w:rPr>
          <w:sz w:val="18"/>
          <w:szCs w:val="18"/>
        </w:rPr>
        <w:t>……</w:t>
      </w:r>
      <w:r w:rsidR="00B143E2" w:rsidRPr="7889AF9F">
        <w:rPr>
          <w:sz w:val="18"/>
          <w:szCs w:val="18"/>
        </w:rPr>
        <w:t>….</w:t>
      </w:r>
      <w:r w:rsidR="00154D98" w:rsidRPr="7889AF9F">
        <w:rPr>
          <w:sz w:val="18"/>
          <w:szCs w:val="18"/>
        </w:rPr>
        <w:t>……………………………………………………………………………………………………………</w:t>
      </w:r>
      <w:r w:rsidR="00641D1D" w:rsidRPr="7889AF9F">
        <w:rPr>
          <w:sz w:val="18"/>
          <w:szCs w:val="18"/>
        </w:rPr>
        <w:t>…………….</w:t>
      </w:r>
      <w:r w:rsidR="00154D98" w:rsidRPr="7889AF9F">
        <w:rPr>
          <w:sz w:val="18"/>
          <w:szCs w:val="18"/>
        </w:rPr>
        <w:t>……………</w:t>
      </w:r>
      <w:r w:rsidR="00A966EB" w:rsidRPr="7889AF9F">
        <w:rPr>
          <w:sz w:val="18"/>
          <w:szCs w:val="18"/>
        </w:rPr>
        <w:t>….</w:t>
      </w:r>
      <w:r w:rsidR="00154D98" w:rsidRPr="7889AF9F">
        <w:rPr>
          <w:sz w:val="18"/>
          <w:szCs w:val="18"/>
        </w:rPr>
        <w:t>………………1</w:t>
      </w:r>
      <w:r w:rsidR="001A2805" w:rsidRPr="7889AF9F">
        <w:rPr>
          <w:sz w:val="18"/>
          <w:szCs w:val="18"/>
        </w:rPr>
        <w:t>4</w:t>
      </w:r>
    </w:p>
    <w:p w14:paraId="3CE3079F" w14:textId="7145B602" w:rsidR="008F651F" w:rsidRPr="00F30126" w:rsidRDefault="00AD5582" w:rsidP="7889AF9F">
      <w:pPr>
        <w:numPr>
          <w:ilvl w:val="1"/>
          <w:numId w:val="7"/>
        </w:numPr>
        <w:tabs>
          <w:tab w:val="left" w:pos="180"/>
          <w:tab w:val="left" w:pos="270"/>
          <w:tab w:val="left" w:pos="1260"/>
          <w:tab w:val="right" w:leader="dot" w:pos="10785"/>
        </w:tabs>
        <w:ind w:left="720"/>
        <w:rPr>
          <w:rFonts w:eastAsia="Calibri"/>
          <w:sz w:val="18"/>
          <w:szCs w:val="18"/>
        </w:rPr>
      </w:pPr>
      <w:hyperlink w:anchor="OLE_LINK36" w:history="1">
        <w:r w:rsidRPr="7889AF9F">
          <w:rPr>
            <w:rStyle w:val="Hyperlink"/>
            <w:rFonts w:eastAsia="Calibri"/>
            <w:sz w:val="18"/>
            <w:szCs w:val="18"/>
          </w:rPr>
          <w:t>ENTERPRISE</w:t>
        </w:r>
        <w:r w:rsidR="008F651F" w:rsidRPr="7889AF9F">
          <w:rPr>
            <w:rStyle w:val="Hyperlink"/>
            <w:rFonts w:eastAsia="Calibri"/>
            <w:sz w:val="18"/>
            <w:szCs w:val="18"/>
          </w:rPr>
          <w:t xml:space="preserve"> ARCHITECTURE COMPLIANCE</w:t>
        </w:r>
      </w:hyperlink>
      <w:r w:rsidR="008F651F" w:rsidRPr="7889AF9F">
        <w:rPr>
          <w:rFonts w:eastAsia="Calibri"/>
          <w:sz w:val="18"/>
          <w:szCs w:val="18"/>
        </w:rPr>
        <w:t>…………………………………………………………</w:t>
      </w:r>
      <w:r w:rsidR="00815F1B" w:rsidRPr="7889AF9F">
        <w:rPr>
          <w:rFonts w:eastAsia="Calibri"/>
          <w:sz w:val="18"/>
          <w:szCs w:val="18"/>
        </w:rPr>
        <w:t>…………………………………………………</w:t>
      </w:r>
      <w:r w:rsidR="00641D1D" w:rsidRPr="7889AF9F">
        <w:rPr>
          <w:rFonts w:eastAsia="Calibri"/>
          <w:sz w:val="18"/>
          <w:szCs w:val="18"/>
        </w:rPr>
        <w:t>………….</w:t>
      </w:r>
      <w:r w:rsidR="00815F1B" w:rsidRPr="7889AF9F">
        <w:rPr>
          <w:rFonts w:eastAsia="Calibri"/>
          <w:sz w:val="18"/>
          <w:szCs w:val="18"/>
        </w:rPr>
        <w:t>………………………….</w:t>
      </w:r>
      <w:r w:rsidR="0095007A" w:rsidRPr="7889AF9F">
        <w:rPr>
          <w:rFonts w:eastAsia="Calibri"/>
          <w:sz w:val="18"/>
          <w:szCs w:val="18"/>
        </w:rPr>
        <w:t>1</w:t>
      </w:r>
      <w:r w:rsidR="001A2805" w:rsidRPr="7889AF9F">
        <w:rPr>
          <w:rFonts w:eastAsia="Calibri"/>
          <w:sz w:val="18"/>
          <w:szCs w:val="18"/>
        </w:rPr>
        <w:t>5</w:t>
      </w:r>
    </w:p>
    <w:p w14:paraId="4F0304DE" w14:textId="35949373" w:rsidR="008A7A57" w:rsidRPr="00F30126" w:rsidRDefault="00A966EB" w:rsidP="7889AF9F">
      <w:pPr>
        <w:numPr>
          <w:ilvl w:val="1"/>
          <w:numId w:val="7"/>
        </w:numPr>
        <w:tabs>
          <w:tab w:val="left" w:pos="180"/>
          <w:tab w:val="left" w:pos="270"/>
          <w:tab w:val="left" w:pos="1260"/>
          <w:tab w:val="right" w:leader="dot" w:pos="10785"/>
        </w:tabs>
        <w:ind w:left="720"/>
        <w:rPr>
          <w:rFonts w:eastAsia="Calibri"/>
          <w:sz w:val="18"/>
          <w:szCs w:val="18"/>
        </w:rPr>
      </w:pPr>
      <w:hyperlink w:anchor="OLE_InformationTechnologySecuirtyAware" w:history="1">
        <w:r w:rsidRPr="7889AF9F">
          <w:rPr>
            <w:rStyle w:val="Hyperlink"/>
            <w:rFonts w:eastAsia="Calibri"/>
            <w:sz w:val="18"/>
            <w:szCs w:val="18"/>
          </w:rPr>
          <w:t>INFORMATION TECHNOLOGY SECURITY AARENESS TRANING (JULY 2023)</w:t>
        </w:r>
      </w:hyperlink>
      <w:r w:rsidRPr="7889AF9F">
        <w:rPr>
          <w:rFonts w:eastAsia="Calibri"/>
          <w:sz w:val="18"/>
          <w:szCs w:val="18"/>
        </w:rPr>
        <w:t xml:space="preserve"> ……………………………………….………………………………</w:t>
      </w:r>
      <w:r w:rsidR="00641D1D" w:rsidRPr="7889AF9F">
        <w:rPr>
          <w:rFonts w:eastAsia="Calibri"/>
          <w:sz w:val="18"/>
          <w:szCs w:val="18"/>
        </w:rPr>
        <w:t>…</w:t>
      </w:r>
      <w:r w:rsidRPr="7889AF9F">
        <w:rPr>
          <w:rFonts w:eastAsia="Calibri"/>
          <w:sz w:val="18"/>
          <w:szCs w:val="18"/>
        </w:rPr>
        <w:t>……………………...19</w:t>
      </w:r>
    </w:p>
    <w:p w14:paraId="52FE2D26" w14:textId="7E76EFCF" w:rsidR="006602C6" w:rsidRPr="00F30126" w:rsidRDefault="006602C6" w:rsidP="7889AF9F">
      <w:pPr>
        <w:tabs>
          <w:tab w:val="left" w:pos="180"/>
          <w:tab w:val="left" w:pos="270"/>
          <w:tab w:val="left" w:pos="706"/>
          <w:tab w:val="right" w:leader="dot" w:pos="10785"/>
        </w:tabs>
        <w:rPr>
          <w:rFonts w:eastAsia="Calibri"/>
          <w:sz w:val="18"/>
          <w:szCs w:val="18"/>
        </w:rPr>
      </w:pPr>
    </w:p>
    <w:p w14:paraId="33DACEBD" w14:textId="77777777" w:rsidR="004B68C7" w:rsidRPr="005C3ED3" w:rsidRDefault="004B68C7" w:rsidP="7889AF9F">
      <w:pPr>
        <w:tabs>
          <w:tab w:val="left" w:pos="180"/>
          <w:tab w:val="left" w:pos="270"/>
          <w:tab w:val="left" w:pos="706"/>
          <w:tab w:val="right" w:leader="dot" w:pos="10785"/>
        </w:tabs>
        <w:rPr>
          <w:rFonts w:ascii="Arial" w:eastAsia="Calibri" w:hAnsi="Arial" w:cs="Arial"/>
          <w:sz w:val="20"/>
          <w:szCs w:val="20"/>
        </w:rPr>
        <w:sectPr w:rsidR="004B68C7" w:rsidRPr="005C3ED3" w:rsidSect="00502B30">
          <w:footerReference w:type="default" r:id="rId13"/>
          <w:footerReference w:type="first" r:id="rId14"/>
          <w:pgSz w:w="12240" w:h="15840"/>
          <w:pgMar w:top="720" w:right="620" w:bottom="720" w:left="619" w:header="461" w:footer="418" w:gutter="0"/>
          <w:pgNumType w:start="0"/>
          <w:cols w:space="720"/>
          <w:titlePg/>
          <w:docGrid w:linePitch="299"/>
        </w:sectPr>
      </w:pPr>
    </w:p>
    <w:p w14:paraId="2BCBF105" w14:textId="77777777" w:rsidR="00433864" w:rsidRPr="005C3ED3" w:rsidRDefault="00433864" w:rsidP="7889AF9F">
      <w:pPr>
        <w:tabs>
          <w:tab w:val="left" w:pos="180"/>
          <w:tab w:val="left" w:pos="270"/>
        </w:tabs>
        <w:spacing w:before="3"/>
        <w:rPr>
          <w:rFonts w:ascii="Arial" w:eastAsia="Calibri" w:hAnsi="Arial" w:cs="Arial"/>
          <w:b/>
          <w:bCs/>
          <w:sz w:val="20"/>
          <w:szCs w:val="20"/>
        </w:rPr>
      </w:pPr>
    </w:p>
    <w:p w14:paraId="49EA1D5D" w14:textId="42EAFEBA" w:rsidR="00433864" w:rsidRPr="005C3ED3" w:rsidRDefault="000456BC" w:rsidP="7889AF9F">
      <w:pPr>
        <w:pStyle w:val="Heading1"/>
        <w:numPr>
          <w:ilvl w:val="0"/>
          <w:numId w:val="25"/>
        </w:numPr>
        <w:tabs>
          <w:tab w:val="left" w:pos="180"/>
          <w:tab w:val="left" w:pos="270"/>
          <w:tab w:val="left" w:pos="460"/>
        </w:tabs>
        <w:spacing w:before="131"/>
        <w:rPr>
          <w:rFonts w:cs="Arial"/>
        </w:rPr>
      </w:pPr>
      <w:bookmarkStart w:id="24" w:name="_bookmark38"/>
      <w:bookmarkEnd w:id="24"/>
      <w:r w:rsidRPr="7889AF9F">
        <w:rPr>
          <w:rFonts w:cs="Arial"/>
        </w:rPr>
        <w:t>BACKGROUND</w:t>
      </w:r>
    </w:p>
    <w:p w14:paraId="7273A456" w14:textId="3A559CF8" w:rsidR="00433864" w:rsidRPr="005C3ED3" w:rsidRDefault="009314AD" w:rsidP="7889AF9F">
      <w:pPr>
        <w:pStyle w:val="BodyText"/>
        <w:numPr>
          <w:ilvl w:val="1"/>
          <w:numId w:val="25"/>
        </w:numPr>
        <w:spacing w:before="119"/>
        <w:rPr>
          <w:rFonts w:cs="Arial"/>
        </w:rPr>
      </w:pPr>
      <w:r w:rsidRPr="7889AF9F">
        <w:rPr>
          <w:rFonts w:cs="Arial"/>
        </w:rPr>
        <w:t>As a component of</w:t>
      </w:r>
      <w:r w:rsidR="004E5C5C" w:rsidRPr="7889AF9F">
        <w:rPr>
          <w:rFonts w:cs="Arial"/>
        </w:rPr>
        <w:t xml:space="preserve"> the</w:t>
      </w:r>
      <w:r w:rsidRPr="7889AF9F">
        <w:rPr>
          <w:rFonts w:cs="Arial"/>
        </w:rPr>
        <w:t xml:space="preserve"> </w:t>
      </w:r>
      <w:r w:rsidR="006A2FD2" w:rsidRPr="7889AF9F">
        <w:rPr>
          <w:rFonts w:cs="Arial"/>
        </w:rPr>
        <w:t>Depart</w:t>
      </w:r>
      <w:r w:rsidR="004E5C5C" w:rsidRPr="7889AF9F">
        <w:rPr>
          <w:rFonts w:cs="Arial"/>
        </w:rPr>
        <w:t>ment of Homeland Security (DHS)</w:t>
      </w:r>
      <w:r w:rsidRPr="7889AF9F">
        <w:rPr>
          <w:rFonts w:cs="Arial"/>
        </w:rPr>
        <w:t xml:space="preserve">, </w:t>
      </w:r>
      <w:r w:rsidR="006A2FD2" w:rsidRPr="7889AF9F">
        <w:rPr>
          <w:rFonts w:cs="Arial"/>
        </w:rPr>
        <w:t>U.S. Customs and Border Protection (CBP</w:t>
      </w:r>
      <w:r w:rsidR="004E5C5C" w:rsidRPr="7889AF9F">
        <w:rPr>
          <w:rFonts w:cs="Arial"/>
        </w:rPr>
        <w:t>)</w:t>
      </w:r>
      <w:r w:rsidR="006A2FD2" w:rsidRPr="7889AF9F">
        <w:rPr>
          <w:rFonts w:cs="Arial"/>
        </w:rPr>
        <w:t xml:space="preserve"> </w:t>
      </w:r>
      <w:r w:rsidRPr="7889AF9F">
        <w:rPr>
          <w:rFonts w:cs="Arial"/>
        </w:rPr>
        <w:t>is responsible for protecting our Nation’s borders in order to prevent terrorists and terrorist weapons from entering the United States, while facilitating the flow of legitimate trade and travel. CBP is also responsible for apprehending individuals attempting to enter the U.S. illegally; stemming the flow of drugs and other contraband; protecting our agricultural and economic interests from harmful pests and diseases; protecting American business from theft of their intellectual property; and regulating and facilitating international trade, collecting import duties, and enforcing U.S. trade laws.</w:t>
      </w:r>
      <w:r w:rsidR="003A4E4D" w:rsidRPr="7889AF9F">
        <w:rPr>
          <w:rFonts w:cs="Arial"/>
        </w:rPr>
        <w:t xml:space="preserve"> </w:t>
      </w:r>
      <w:r w:rsidR="000456BC" w:rsidRPr="7889AF9F">
        <w:rPr>
          <w:rFonts w:cs="Arial"/>
        </w:rPr>
        <w:t xml:space="preserve">The Office of Human Resources Management (HRM) </w:t>
      </w:r>
      <w:r w:rsidR="006312E7" w:rsidRPr="7889AF9F">
        <w:rPr>
          <w:rFonts w:cs="Arial"/>
        </w:rPr>
        <w:t xml:space="preserve">CBP </w:t>
      </w:r>
      <w:r w:rsidR="000456BC" w:rsidRPr="7889AF9F">
        <w:rPr>
          <w:rFonts w:cs="Arial"/>
        </w:rPr>
        <w:t>Hiring Center</w:t>
      </w:r>
      <w:r w:rsidR="006312E7" w:rsidRPr="7889AF9F">
        <w:rPr>
          <w:rFonts w:cs="Arial"/>
        </w:rPr>
        <w:t xml:space="preserve"> (</w:t>
      </w:r>
      <w:r w:rsidR="000456BC" w:rsidRPr="7889AF9F">
        <w:rPr>
          <w:rFonts w:cs="Arial"/>
        </w:rPr>
        <w:t>HC) supports the recruitment,</w:t>
      </w:r>
      <w:r w:rsidR="00DA647A" w:rsidRPr="7889AF9F">
        <w:rPr>
          <w:rFonts w:cs="Arial"/>
        </w:rPr>
        <w:t xml:space="preserve"> </w:t>
      </w:r>
      <w:r w:rsidR="000456BC" w:rsidRPr="7889AF9F">
        <w:rPr>
          <w:rFonts w:cs="Arial"/>
        </w:rPr>
        <w:t>hiring, and retention of qualified employees for various positions within CBP.</w:t>
      </w:r>
    </w:p>
    <w:p w14:paraId="2669D2AD" w14:textId="075EF7ED" w:rsidR="00215E50" w:rsidRDefault="00DA647A">
      <w:pPr>
        <w:pStyle w:val="BodyText"/>
        <w:numPr>
          <w:ilvl w:val="1"/>
          <w:numId w:val="25"/>
        </w:numPr>
        <w:tabs>
          <w:tab w:val="left" w:pos="180"/>
          <w:tab w:val="left" w:pos="270"/>
          <w:tab w:val="left" w:pos="489"/>
        </w:tabs>
        <w:spacing w:before="120"/>
        <w:rPr>
          <w:rFonts w:cs="Arial"/>
        </w:rPr>
      </w:pPr>
      <w:r w:rsidRPr="7889AF9F">
        <w:rPr>
          <w:rFonts w:cs="Arial"/>
        </w:rPr>
        <w:t xml:space="preserve">All </w:t>
      </w:r>
      <w:r w:rsidR="00DD5C64" w:rsidRPr="7889AF9F">
        <w:rPr>
          <w:rFonts w:cs="Arial"/>
        </w:rPr>
        <w:t xml:space="preserve">CBP </w:t>
      </w:r>
      <w:r w:rsidRPr="7889AF9F">
        <w:rPr>
          <w:rFonts w:cs="Arial"/>
        </w:rPr>
        <w:t>employees</w:t>
      </w:r>
      <w:r w:rsidR="00DD5C64" w:rsidRPr="7889AF9F">
        <w:rPr>
          <w:rFonts w:cs="Arial"/>
        </w:rPr>
        <w:t xml:space="preserve">, </w:t>
      </w:r>
      <w:r w:rsidR="002B7C84" w:rsidRPr="7889AF9F">
        <w:rPr>
          <w:rFonts w:cs="Arial"/>
        </w:rPr>
        <w:t xml:space="preserve">many </w:t>
      </w:r>
      <w:r w:rsidR="00DD5C64" w:rsidRPr="7889AF9F">
        <w:rPr>
          <w:rFonts w:cs="Arial"/>
        </w:rPr>
        <w:t xml:space="preserve">contractors, </w:t>
      </w:r>
      <w:r w:rsidR="009878AE" w:rsidRPr="7889AF9F">
        <w:rPr>
          <w:rFonts w:cs="Arial"/>
        </w:rPr>
        <w:t xml:space="preserve">consultants, and </w:t>
      </w:r>
      <w:r w:rsidR="00DD5C64" w:rsidRPr="7889AF9F">
        <w:rPr>
          <w:rFonts w:cs="Arial"/>
        </w:rPr>
        <w:t>applicants</w:t>
      </w:r>
      <w:r w:rsidR="00B60E16" w:rsidRPr="7889AF9F">
        <w:rPr>
          <w:rFonts w:cs="Arial"/>
        </w:rPr>
        <w:t xml:space="preserve">, </w:t>
      </w:r>
      <w:r w:rsidR="000456BC" w:rsidRPr="7889AF9F">
        <w:rPr>
          <w:rFonts w:cs="Arial"/>
        </w:rPr>
        <w:t xml:space="preserve">are required to </w:t>
      </w:r>
      <w:r w:rsidR="00430238" w:rsidRPr="7889AF9F">
        <w:rPr>
          <w:rFonts w:cs="Arial"/>
        </w:rPr>
        <w:t xml:space="preserve">undergo a background investigation </w:t>
      </w:r>
      <w:r w:rsidR="00AF7566" w:rsidRPr="7889AF9F">
        <w:rPr>
          <w:rFonts w:cs="Arial"/>
        </w:rPr>
        <w:t xml:space="preserve">to include fingerprints </w:t>
      </w:r>
      <w:r w:rsidR="00DD5C64" w:rsidRPr="7889AF9F">
        <w:rPr>
          <w:rFonts w:cs="Arial"/>
        </w:rPr>
        <w:t xml:space="preserve">that are </w:t>
      </w:r>
      <w:r w:rsidR="00AF7566" w:rsidRPr="7889AF9F">
        <w:rPr>
          <w:rFonts w:cs="Arial"/>
        </w:rPr>
        <w:t>required for a National Agency Check (NAC).</w:t>
      </w:r>
    </w:p>
    <w:p w14:paraId="5DFA5401" w14:textId="77777777" w:rsidR="00C8461B" w:rsidRPr="005C3ED3" w:rsidRDefault="00C8461B" w:rsidP="00C8461B">
      <w:pPr>
        <w:pStyle w:val="BodyText"/>
        <w:tabs>
          <w:tab w:val="left" w:pos="180"/>
          <w:tab w:val="left" w:pos="270"/>
          <w:tab w:val="left" w:pos="489"/>
        </w:tabs>
        <w:spacing w:before="120"/>
        <w:ind w:left="1440"/>
        <w:rPr>
          <w:rFonts w:cs="Arial"/>
        </w:rPr>
      </w:pPr>
    </w:p>
    <w:p w14:paraId="61232419" w14:textId="4C3AF764" w:rsidR="00433864" w:rsidRPr="005C3ED3" w:rsidRDefault="000456BC" w:rsidP="7889AF9F">
      <w:pPr>
        <w:pStyle w:val="Heading1"/>
        <w:numPr>
          <w:ilvl w:val="0"/>
          <w:numId w:val="25"/>
        </w:numPr>
        <w:tabs>
          <w:tab w:val="left" w:pos="180"/>
          <w:tab w:val="left" w:pos="270"/>
          <w:tab w:val="left" w:pos="460"/>
        </w:tabs>
        <w:spacing w:before="131"/>
        <w:rPr>
          <w:rFonts w:cs="Arial"/>
          <w:b w:val="0"/>
          <w:bCs w:val="0"/>
        </w:rPr>
      </w:pPr>
      <w:bookmarkStart w:id="25" w:name="_bookmark39"/>
      <w:bookmarkEnd w:id="25"/>
      <w:r w:rsidRPr="7889AF9F">
        <w:rPr>
          <w:rFonts w:cs="Arial"/>
        </w:rPr>
        <w:t>SCOPE</w:t>
      </w:r>
    </w:p>
    <w:p w14:paraId="1C2CB624" w14:textId="0601B853" w:rsidR="00433864" w:rsidRPr="005C3ED3" w:rsidRDefault="000456BC" w:rsidP="7889AF9F">
      <w:pPr>
        <w:pStyle w:val="BodyText"/>
        <w:numPr>
          <w:ilvl w:val="1"/>
          <w:numId w:val="25"/>
        </w:numPr>
        <w:tabs>
          <w:tab w:val="left" w:pos="180"/>
          <w:tab w:val="left" w:pos="360"/>
          <w:tab w:val="left" w:pos="489"/>
        </w:tabs>
        <w:spacing w:before="118"/>
        <w:rPr>
          <w:rFonts w:cs="Arial"/>
        </w:rPr>
      </w:pPr>
      <w:bookmarkStart w:id="26" w:name="OLE_LINK3"/>
      <w:r w:rsidRPr="7889AF9F">
        <w:rPr>
          <w:rFonts w:cs="Arial"/>
        </w:rPr>
        <w:t xml:space="preserve">The purpose of this </w:t>
      </w:r>
      <w:r w:rsidR="00430238" w:rsidRPr="7889AF9F">
        <w:rPr>
          <w:rFonts w:cs="Arial"/>
        </w:rPr>
        <w:t xml:space="preserve">document is </w:t>
      </w:r>
      <w:bookmarkStart w:id="27" w:name="OLE_LINK16"/>
      <w:r w:rsidR="00430238" w:rsidRPr="7889AF9F">
        <w:rPr>
          <w:rFonts w:cs="Arial"/>
        </w:rPr>
        <w:t xml:space="preserve">to </w:t>
      </w:r>
      <w:r w:rsidR="002B7C84" w:rsidRPr="7889AF9F">
        <w:rPr>
          <w:rFonts w:cs="Arial"/>
        </w:rPr>
        <w:t>set forth</w:t>
      </w:r>
      <w:r w:rsidR="00D029A8" w:rsidRPr="7889AF9F">
        <w:rPr>
          <w:rFonts w:cs="Arial"/>
        </w:rPr>
        <w:t xml:space="preserve"> the necessary requirements </w:t>
      </w:r>
      <w:r w:rsidR="009C462B" w:rsidRPr="7889AF9F">
        <w:rPr>
          <w:rFonts w:cs="Arial"/>
        </w:rPr>
        <w:t xml:space="preserve">that the Contractor shall meet </w:t>
      </w:r>
      <w:r w:rsidR="00D029A8" w:rsidRPr="7889AF9F">
        <w:rPr>
          <w:rFonts w:cs="Arial"/>
        </w:rPr>
        <w:t xml:space="preserve">to </w:t>
      </w:r>
      <w:r w:rsidR="009C462B" w:rsidRPr="7889AF9F">
        <w:rPr>
          <w:rFonts w:cs="Arial"/>
        </w:rPr>
        <w:t>provide CBP</w:t>
      </w:r>
      <w:r w:rsidRPr="7889AF9F">
        <w:rPr>
          <w:rFonts w:cs="Arial"/>
        </w:rPr>
        <w:t xml:space="preserve"> </w:t>
      </w:r>
      <w:r w:rsidR="007F4498" w:rsidRPr="7889AF9F">
        <w:rPr>
          <w:rFonts w:cs="Arial"/>
        </w:rPr>
        <w:t xml:space="preserve">automated electronic fingerprint </w:t>
      </w:r>
      <w:r w:rsidRPr="7889AF9F">
        <w:rPr>
          <w:rFonts w:cs="Arial"/>
        </w:rPr>
        <w:t>services for</w:t>
      </w:r>
      <w:r w:rsidR="00537A27" w:rsidRPr="7889AF9F">
        <w:rPr>
          <w:rFonts w:cs="Arial"/>
        </w:rPr>
        <w:t xml:space="preserve"> </w:t>
      </w:r>
      <w:r w:rsidR="00DD5C64" w:rsidRPr="7889AF9F">
        <w:rPr>
          <w:rFonts w:cs="Arial"/>
        </w:rPr>
        <w:t xml:space="preserve">CBP </w:t>
      </w:r>
      <w:r w:rsidR="009878AE" w:rsidRPr="7889AF9F">
        <w:rPr>
          <w:rFonts w:cs="Arial"/>
        </w:rPr>
        <w:t>employees, contractors, consultants, and applicants</w:t>
      </w:r>
      <w:r w:rsidR="00DD0ACF" w:rsidRPr="7889AF9F">
        <w:rPr>
          <w:rFonts w:cs="Arial"/>
        </w:rPr>
        <w:t xml:space="preserve"> </w:t>
      </w:r>
      <w:bookmarkEnd w:id="27"/>
      <w:r w:rsidR="00DD0ACF" w:rsidRPr="7889AF9F">
        <w:rPr>
          <w:rFonts w:cs="Arial"/>
        </w:rPr>
        <w:t xml:space="preserve">(hereafter </w:t>
      </w:r>
      <w:r w:rsidR="009C462B" w:rsidRPr="7889AF9F">
        <w:rPr>
          <w:rFonts w:cs="Arial"/>
        </w:rPr>
        <w:t xml:space="preserve">collectively </w:t>
      </w:r>
      <w:r w:rsidR="00DD0ACF" w:rsidRPr="7889AF9F">
        <w:rPr>
          <w:rFonts w:cs="Arial"/>
        </w:rPr>
        <w:t>referred to as “candidates</w:t>
      </w:r>
      <w:r w:rsidR="002345F1" w:rsidRPr="7889AF9F">
        <w:rPr>
          <w:rFonts w:cs="Arial"/>
        </w:rPr>
        <w:t>”</w:t>
      </w:r>
      <w:r w:rsidR="00DD0ACF" w:rsidRPr="7889AF9F">
        <w:rPr>
          <w:rFonts w:cs="Arial"/>
        </w:rPr>
        <w:t>)</w:t>
      </w:r>
      <w:r w:rsidR="009878AE" w:rsidRPr="7889AF9F">
        <w:rPr>
          <w:rFonts w:cs="Arial"/>
        </w:rPr>
        <w:t xml:space="preserve">. </w:t>
      </w:r>
    </w:p>
    <w:p w14:paraId="7A543B7F" w14:textId="77777777" w:rsidR="00433864" w:rsidRPr="005C3ED3" w:rsidRDefault="000456BC" w:rsidP="7889AF9F">
      <w:pPr>
        <w:pStyle w:val="BodyText"/>
        <w:numPr>
          <w:ilvl w:val="1"/>
          <w:numId w:val="25"/>
        </w:numPr>
        <w:tabs>
          <w:tab w:val="left" w:pos="180"/>
          <w:tab w:val="left" w:pos="270"/>
          <w:tab w:val="left" w:pos="489"/>
        </w:tabs>
        <w:spacing w:before="120"/>
        <w:rPr>
          <w:rFonts w:cs="Arial"/>
        </w:rPr>
      </w:pPr>
      <w:bookmarkStart w:id="28" w:name="OLE_LINK17"/>
      <w:r w:rsidRPr="7889AF9F">
        <w:rPr>
          <w:rFonts w:cs="Arial"/>
        </w:rPr>
        <w:t xml:space="preserve">The Contractor shall provide all </w:t>
      </w:r>
      <w:r w:rsidR="00DA647A" w:rsidRPr="7889AF9F">
        <w:rPr>
          <w:rFonts w:cs="Arial"/>
        </w:rPr>
        <w:t xml:space="preserve">fingerprinting </w:t>
      </w:r>
      <w:r w:rsidRPr="7889AF9F">
        <w:rPr>
          <w:rFonts w:cs="Arial"/>
        </w:rPr>
        <w:t xml:space="preserve">facilities, all </w:t>
      </w:r>
      <w:r w:rsidR="00DA647A" w:rsidRPr="7889AF9F">
        <w:rPr>
          <w:rFonts w:cs="Arial"/>
        </w:rPr>
        <w:t>fingerprinting personnel</w:t>
      </w:r>
      <w:r w:rsidRPr="7889AF9F">
        <w:rPr>
          <w:rFonts w:cs="Arial"/>
        </w:rPr>
        <w:t xml:space="preserve">, electronic communications of all </w:t>
      </w:r>
      <w:r w:rsidR="00DA647A" w:rsidRPr="7889AF9F">
        <w:rPr>
          <w:rFonts w:cs="Arial"/>
        </w:rPr>
        <w:t xml:space="preserve">fingerprint </w:t>
      </w:r>
      <w:r w:rsidRPr="7889AF9F">
        <w:rPr>
          <w:rFonts w:cs="Arial"/>
        </w:rPr>
        <w:t xml:space="preserve">data, and all equipment necessary for </w:t>
      </w:r>
      <w:r w:rsidR="00DA647A" w:rsidRPr="7889AF9F">
        <w:rPr>
          <w:rFonts w:cs="Arial"/>
        </w:rPr>
        <w:t xml:space="preserve">completing an </w:t>
      </w:r>
      <w:r w:rsidR="005E1D80" w:rsidRPr="7889AF9F">
        <w:rPr>
          <w:rFonts w:cs="Arial"/>
        </w:rPr>
        <w:t xml:space="preserve">automated </w:t>
      </w:r>
      <w:r w:rsidR="00DA647A" w:rsidRPr="7889AF9F">
        <w:rPr>
          <w:rFonts w:cs="Arial"/>
        </w:rPr>
        <w:t>electronic fingerprint</w:t>
      </w:r>
      <w:r w:rsidR="007F4498" w:rsidRPr="7889AF9F">
        <w:rPr>
          <w:rFonts w:cs="Arial"/>
        </w:rPr>
        <w:t xml:space="preserve"> process</w:t>
      </w:r>
      <w:bookmarkEnd w:id="28"/>
      <w:r w:rsidRPr="7889AF9F">
        <w:rPr>
          <w:rFonts w:cs="Arial"/>
        </w:rPr>
        <w:t>.</w:t>
      </w:r>
    </w:p>
    <w:bookmarkEnd w:id="26"/>
    <w:p w14:paraId="0C7B6EBA" w14:textId="77777777" w:rsidR="00433864" w:rsidRPr="005C3ED3" w:rsidRDefault="000456BC" w:rsidP="7889AF9F">
      <w:pPr>
        <w:pStyle w:val="BodyText"/>
        <w:numPr>
          <w:ilvl w:val="1"/>
          <w:numId w:val="25"/>
        </w:numPr>
        <w:tabs>
          <w:tab w:val="left" w:pos="180"/>
          <w:tab w:val="left" w:pos="270"/>
          <w:tab w:val="left" w:pos="489"/>
        </w:tabs>
        <w:spacing w:before="120"/>
        <w:rPr>
          <w:rFonts w:cs="Arial"/>
        </w:rPr>
      </w:pPr>
      <w:r w:rsidRPr="7889AF9F">
        <w:rPr>
          <w:rFonts w:cs="Arial"/>
        </w:rPr>
        <w:t>The Contractor shall provide the following services in compliance with this Statement of Work (SOW):</w:t>
      </w:r>
    </w:p>
    <w:p w14:paraId="76538526" w14:textId="3015D562" w:rsidR="00433864" w:rsidRPr="005C3ED3" w:rsidRDefault="00AF4D3B" w:rsidP="7889AF9F">
      <w:pPr>
        <w:pStyle w:val="BodyText"/>
        <w:numPr>
          <w:ilvl w:val="2"/>
          <w:numId w:val="25"/>
        </w:numPr>
        <w:tabs>
          <w:tab w:val="left" w:pos="180"/>
          <w:tab w:val="left" w:pos="270"/>
          <w:tab w:val="left" w:pos="1016"/>
        </w:tabs>
        <w:spacing w:before="120"/>
        <w:rPr>
          <w:rFonts w:cs="Arial"/>
        </w:rPr>
      </w:pPr>
      <w:r w:rsidRPr="7889AF9F">
        <w:rPr>
          <w:rFonts w:cs="Arial"/>
        </w:rPr>
        <w:t xml:space="preserve">Provide a means to schedule </w:t>
      </w:r>
      <w:r w:rsidR="00DA647A" w:rsidRPr="7889AF9F">
        <w:rPr>
          <w:rFonts w:cs="Arial"/>
        </w:rPr>
        <w:t>all participants</w:t>
      </w:r>
      <w:r w:rsidR="00D029A8" w:rsidRPr="7889AF9F">
        <w:rPr>
          <w:rFonts w:cs="Arial"/>
        </w:rPr>
        <w:t xml:space="preserve"> for fingerprinting in </w:t>
      </w:r>
      <w:r w:rsidR="000456BC" w:rsidRPr="7889AF9F">
        <w:rPr>
          <w:rFonts w:cs="Arial"/>
        </w:rPr>
        <w:t xml:space="preserve">coordination with the Hiring Center </w:t>
      </w:r>
      <w:r w:rsidR="00062D80" w:rsidRPr="7889AF9F">
        <w:rPr>
          <w:rFonts w:cs="Arial"/>
        </w:rPr>
        <w:t>(HC)</w:t>
      </w:r>
      <w:r w:rsidR="570504D4" w:rsidRPr="7889AF9F">
        <w:rPr>
          <w:rFonts w:cs="Arial"/>
        </w:rPr>
        <w:t>,</w:t>
      </w:r>
      <w:r w:rsidR="00CB08CA" w:rsidRPr="7889AF9F">
        <w:rPr>
          <w:rFonts w:cs="Arial"/>
        </w:rPr>
        <w:t xml:space="preserve"> </w:t>
      </w:r>
      <w:r w:rsidR="009F3670" w:rsidRPr="7889AF9F">
        <w:rPr>
          <w:rFonts w:cs="Arial"/>
        </w:rPr>
        <w:t>the Office of Professional</w:t>
      </w:r>
      <w:r w:rsidR="00CB08CA" w:rsidRPr="7889AF9F">
        <w:rPr>
          <w:rFonts w:cs="Arial"/>
        </w:rPr>
        <w:t xml:space="preserve"> Responsibility (OPR) / Personnel Security Division (PSD)</w:t>
      </w:r>
      <w:r w:rsidR="3FD46FD3" w:rsidRPr="7889AF9F">
        <w:rPr>
          <w:rFonts w:cs="Arial"/>
        </w:rPr>
        <w:t>, and the Office of Information and Technology (OIT) / Workforce Management Division (WMD)</w:t>
      </w:r>
      <w:r w:rsidR="00CB08CA" w:rsidRPr="7889AF9F">
        <w:rPr>
          <w:rFonts w:cs="Arial"/>
        </w:rPr>
        <w:t xml:space="preserve"> </w:t>
      </w:r>
      <w:r w:rsidR="000456BC" w:rsidRPr="7889AF9F">
        <w:rPr>
          <w:rFonts w:cs="Arial"/>
        </w:rPr>
        <w:t>as requested by the Contracting Officer’s Representative (COR).</w:t>
      </w:r>
      <w:r w:rsidRPr="7889AF9F">
        <w:rPr>
          <w:rFonts w:cs="Arial"/>
        </w:rPr>
        <w:t xml:space="preserve"> </w:t>
      </w:r>
    </w:p>
    <w:p w14:paraId="641BB273" w14:textId="4CDEE67E" w:rsidR="00C769D5" w:rsidRPr="005C3ED3" w:rsidRDefault="00C769D5" w:rsidP="7889AF9F">
      <w:pPr>
        <w:pStyle w:val="BodyText"/>
        <w:numPr>
          <w:ilvl w:val="2"/>
          <w:numId w:val="25"/>
        </w:numPr>
        <w:tabs>
          <w:tab w:val="left" w:pos="180"/>
          <w:tab w:val="left" w:pos="270"/>
          <w:tab w:val="left" w:pos="1016"/>
        </w:tabs>
        <w:spacing w:before="120"/>
        <w:rPr>
          <w:rFonts w:cs="Arial"/>
        </w:rPr>
      </w:pPr>
      <w:r w:rsidRPr="7889AF9F">
        <w:rPr>
          <w:rFonts w:cs="Arial"/>
        </w:rPr>
        <w:t xml:space="preserve">Provide an automated self-scheduling capability to allow candidates to elect date, time and location for the electronic collection of their fingerprints. </w:t>
      </w:r>
    </w:p>
    <w:p w14:paraId="7D27E9C1" w14:textId="281C8D51" w:rsidR="00433864" w:rsidRPr="005C3ED3" w:rsidRDefault="005E1D80" w:rsidP="7889AF9F">
      <w:pPr>
        <w:pStyle w:val="BodyText"/>
        <w:numPr>
          <w:ilvl w:val="2"/>
          <w:numId w:val="25"/>
        </w:numPr>
        <w:tabs>
          <w:tab w:val="left" w:pos="180"/>
          <w:tab w:val="left" w:pos="270"/>
          <w:tab w:val="left" w:pos="1016"/>
        </w:tabs>
        <w:spacing w:before="120"/>
        <w:rPr>
          <w:rFonts w:cs="Arial"/>
        </w:rPr>
      </w:pPr>
      <w:r w:rsidRPr="7889AF9F">
        <w:rPr>
          <w:rFonts w:cs="Arial"/>
        </w:rPr>
        <w:t xml:space="preserve">Capture </w:t>
      </w:r>
      <w:r w:rsidR="000456BC" w:rsidRPr="7889AF9F">
        <w:rPr>
          <w:rFonts w:cs="Arial"/>
        </w:rPr>
        <w:t xml:space="preserve">the </w:t>
      </w:r>
      <w:r w:rsidRPr="7889AF9F">
        <w:rPr>
          <w:rFonts w:cs="Arial"/>
        </w:rPr>
        <w:t xml:space="preserve">electronic </w:t>
      </w:r>
      <w:r w:rsidR="00DA647A" w:rsidRPr="7889AF9F">
        <w:rPr>
          <w:rFonts w:cs="Arial"/>
        </w:rPr>
        <w:t>fingerprint</w:t>
      </w:r>
      <w:r w:rsidR="00537A27" w:rsidRPr="7889AF9F">
        <w:rPr>
          <w:rFonts w:cs="Arial"/>
        </w:rPr>
        <w:t>s</w:t>
      </w:r>
      <w:r w:rsidR="000456BC" w:rsidRPr="7889AF9F">
        <w:rPr>
          <w:rFonts w:cs="Arial"/>
        </w:rPr>
        <w:t xml:space="preserve"> </w:t>
      </w:r>
      <w:r w:rsidRPr="7889AF9F">
        <w:rPr>
          <w:rFonts w:cs="Arial"/>
        </w:rPr>
        <w:t>f</w:t>
      </w:r>
      <w:r w:rsidR="000456BC" w:rsidRPr="7889AF9F">
        <w:rPr>
          <w:rFonts w:cs="Arial"/>
        </w:rPr>
        <w:t>o</w:t>
      </w:r>
      <w:r w:rsidRPr="7889AF9F">
        <w:rPr>
          <w:rFonts w:cs="Arial"/>
        </w:rPr>
        <w:t>r</w:t>
      </w:r>
      <w:r w:rsidR="000456BC" w:rsidRPr="7889AF9F">
        <w:rPr>
          <w:rFonts w:cs="Arial"/>
        </w:rPr>
        <w:t xml:space="preserve"> </w:t>
      </w:r>
      <w:r w:rsidR="00537A27" w:rsidRPr="7889AF9F">
        <w:rPr>
          <w:rFonts w:cs="Arial"/>
        </w:rPr>
        <w:t xml:space="preserve">all CBP </w:t>
      </w:r>
      <w:r w:rsidR="00DD0ACF" w:rsidRPr="7889AF9F">
        <w:rPr>
          <w:rFonts w:cs="Arial"/>
        </w:rPr>
        <w:t>candidates</w:t>
      </w:r>
      <w:r w:rsidR="009878AE" w:rsidRPr="7889AF9F">
        <w:rPr>
          <w:rFonts w:cs="Arial"/>
        </w:rPr>
        <w:t xml:space="preserve"> </w:t>
      </w:r>
      <w:r w:rsidR="00DA647A" w:rsidRPr="7889AF9F">
        <w:rPr>
          <w:rFonts w:cs="Arial"/>
        </w:rPr>
        <w:t xml:space="preserve">requiring </w:t>
      </w:r>
      <w:r w:rsidR="00537A27" w:rsidRPr="7889AF9F">
        <w:rPr>
          <w:rFonts w:cs="Arial"/>
        </w:rPr>
        <w:t xml:space="preserve">fingerprints as part of their </w:t>
      </w:r>
      <w:r w:rsidR="00B60E16" w:rsidRPr="7889AF9F">
        <w:rPr>
          <w:rFonts w:cs="Arial"/>
        </w:rPr>
        <w:t>background investigation</w:t>
      </w:r>
      <w:r w:rsidR="00537A27" w:rsidRPr="7889AF9F">
        <w:rPr>
          <w:rFonts w:cs="Arial"/>
        </w:rPr>
        <w:t xml:space="preserve"> NAC requirements. </w:t>
      </w:r>
    </w:p>
    <w:p w14:paraId="313E673D" w14:textId="2BE862C0" w:rsidR="00567BC4" w:rsidRPr="005C3ED3" w:rsidRDefault="000456BC" w:rsidP="7889AF9F">
      <w:pPr>
        <w:pStyle w:val="BodyText"/>
        <w:numPr>
          <w:ilvl w:val="2"/>
          <w:numId w:val="25"/>
        </w:numPr>
        <w:tabs>
          <w:tab w:val="left" w:pos="180"/>
          <w:tab w:val="left" w:pos="270"/>
          <w:tab w:val="left" w:pos="1016"/>
        </w:tabs>
        <w:spacing w:before="119"/>
        <w:rPr>
          <w:rFonts w:cs="Arial"/>
        </w:rPr>
      </w:pPr>
      <w:r w:rsidRPr="7889AF9F">
        <w:rPr>
          <w:rFonts w:cs="Arial"/>
        </w:rPr>
        <w:t xml:space="preserve">Maintain a web-based data system, accessible remotely by CBP </w:t>
      </w:r>
      <w:r w:rsidR="00503F8A" w:rsidRPr="7889AF9F">
        <w:rPr>
          <w:rFonts w:cs="Arial"/>
        </w:rPr>
        <w:t xml:space="preserve">employees and contractor </w:t>
      </w:r>
      <w:r w:rsidRPr="7889AF9F">
        <w:rPr>
          <w:rFonts w:cs="Arial"/>
        </w:rPr>
        <w:t>personnel per the Web Services and reporting requirements in this SOW.</w:t>
      </w:r>
    </w:p>
    <w:p w14:paraId="1D5000F1" w14:textId="4ECA7C88" w:rsidR="00C769D5" w:rsidRPr="005C3ED3" w:rsidRDefault="00C769D5" w:rsidP="7889AF9F">
      <w:pPr>
        <w:pStyle w:val="BodyText"/>
        <w:numPr>
          <w:ilvl w:val="2"/>
          <w:numId w:val="25"/>
        </w:numPr>
        <w:tabs>
          <w:tab w:val="left" w:pos="180"/>
          <w:tab w:val="left" w:pos="270"/>
          <w:tab w:val="left" w:pos="1016"/>
        </w:tabs>
        <w:spacing w:before="119"/>
        <w:rPr>
          <w:rFonts w:cs="Arial"/>
        </w:rPr>
      </w:pPr>
      <w:r w:rsidRPr="7889AF9F">
        <w:rPr>
          <w:rFonts w:cs="Arial"/>
        </w:rPr>
        <w:t xml:space="preserve">Ensure </w:t>
      </w:r>
      <w:r w:rsidR="00503F8A" w:rsidRPr="7889AF9F">
        <w:rPr>
          <w:rFonts w:cs="Arial"/>
        </w:rPr>
        <w:t xml:space="preserve">that </w:t>
      </w:r>
      <w:r w:rsidRPr="7889AF9F">
        <w:rPr>
          <w:rFonts w:cs="Arial"/>
        </w:rPr>
        <w:t xml:space="preserve">any and all data that is collected, generated, and/or tracked in the vendor system </w:t>
      </w:r>
      <w:r w:rsidR="00503F8A" w:rsidRPr="7889AF9F">
        <w:rPr>
          <w:rFonts w:cs="Arial"/>
        </w:rPr>
        <w:t>is</w:t>
      </w:r>
      <w:r w:rsidRPr="7889AF9F">
        <w:rPr>
          <w:rFonts w:cs="Arial"/>
        </w:rPr>
        <w:t xml:space="preserve"> exposed for integration via web service(s) and  include</w:t>
      </w:r>
      <w:r w:rsidR="00503F8A" w:rsidRPr="7889AF9F">
        <w:rPr>
          <w:rFonts w:cs="Arial"/>
        </w:rPr>
        <w:t>s</w:t>
      </w:r>
      <w:r w:rsidRPr="7889AF9F">
        <w:rPr>
          <w:rFonts w:cs="Arial"/>
        </w:rPr>
        <w:t xml:space="preserve"> relationship and unique identifiers.</w:t>
      </w:r>
    </w:p>
    <w:p w14:paraId="4249BE1B" w14:textId="1D3226E8" w:rsidR="00433864" w:rsidRPr="005C3ED3" w:rsidRDefault="000456BC" w:rsidP="7889AF9F">
      <w:pPr>
        <w:pStyle w:val="BodyText"/>
        <w:numPr>
          <w:ilvl w:val="2"/>
          <w:numId w:val="25"/>
        </w:numPr>
        <w:tabs>
          <w:tab w:val="left" w:pos="180"/>
          <w:tab w:val="left" w:pos="270"/>
          <w:tab w:val="left" w:pos="1016"/>
        </w:tabs>
        <w:spacing w:before="119"/>
        <w:rPr>
          <w:rFonts w:cs="Arial"/>
        </w:rPr>
      </w:pPr>
      <w:r w:rsidRPr="7889AF9F">
        <w:rPr>
          <w:rFonts w:cs="Arial"/>
        </w:rPr>
        <w:t>Provide all trained personnel to administer</w:t>
      </w:r>
      <w:r w:rsidR="00D029A8" w:rsidRPr="7889AF9F">
        <w:rPr>
          <w:rFonts w:cs="Arial"/>
        </w:rPr>
        <w:t xml:space="preserve"> fingerprint functions</w:t>
      </w:r>
      <w:r w:rsidRPr="7889AF9F">
        <w:rPr>
          <w:rFonts w:cs="Arial"/>
        </w:rPr>
        <w:t xml:space="preserve"> at facilities nationwide as specified in this SOW</w:t>
      </w:r>
      <w:r w:rsidR="00CB08CA" w:rsidRPr="7889AF9F">
        <w:rPr>
          <w:rFonts w:cs="Arial"/>
        </w:rPr>
        <w:t>. The Contractor shall provide the fingerprinting sites in each of the forty-eight (48) continental United States as well as Alaska, Hawaii, Washington, D.C., Puerto Rico, the U.S. Virgin Islands, Guam, and Saipan.</w:t>
      </w:r>
    </w:p>
    <w:p w14:paraId="220EFA09" w14:textId="09985575" w:rsidR="00433864" w:rsidRPr="005C3ED3" w:rsidRDefault="000456BC" w:rsidP="7889AF9F">
      <w:pPr>
        <w:pStyle w:val="BodyText"/>
        <w:numPr>
          <w:ilvl w:val="2"/>
          <w:numId w:val="25"/>
        </w:numPr>
        <w:tabs>
          <w:tab w:val="left" w:pos="180"/>
          <w:tab w:val="left" w:pos="270"/>
          <w:tab w:val="left" w:pos="1016"/>
        </w:tabs>
        <w:spacing w:before="119"/>
        <w:rPr>
          <w:rFonts w:cs="Arial"/>
        </w:rPr>
      </w:pPr>
      <w:r w:rsidRPr="7889AF9F">
        <w:rPr>
          <w:rFonts w:cs="Arial"/>
        </w:rPr>
        <w:t xml:space="preserve">The services under this </w:t>
      </w:r>
      <w:r w:rsidR="00CB0015" w:rsidRPr="7889AF9F">
        <w:rPr>
          <w:rFonts w:cs="Arial"/>
        </w:rPr>
        <w:t>Blanket Purchase Agreement</w:t>
      </w:r>
      <w:r w:rsidR="00D5587B" w:rsidRPr="7889AF9F">
        <w:rPr>
          <w:rFonts w:cs="Arial"/>
        </w:rPr>
        <w:t xml:space="preserve"> (BPA)</w:t>
      </w:r>
      <w:r w:rsidR="00CB0015" w:rsidRPr="7889AF9F">
        <w:rPr>
          <w:rFonts w:cs="Arial"/>
        </w:rPr>
        <w:t xml:space="preserve">/Task Order </w:t>
      </w:r>
      <w:r w:rsidRPr="7889AF9F">
        <w:rPr>
          <w:rFonts w:cs="Arial"/>
        </w:rPr>
        <w:t>are subject to the needs of the Government and to the availability of funds; the volume of</w:t>
      </w:r>
      <w:r w:rsidR="00B30F3B" w:rsidRPr="7889AF9F">
        <w:rPr>
          <w:rFonts w:cs="Arial"/>
        </w:rPr>
        <w:t xml:space="preserve"> electronic fingerprints</w:t>
      </w:r>
      <w:r w:rsidRPr="7889AF9F">
        <w:rPr>
          <w:rFonts w:cs="Arial"/>
        </w:rPr>
        <w:t xml:space="preserve"> </w:t>
      </w:r>
      <w:r w:rsidR="00503F8A" w:rsidRPr="7889AF9F">
        <w:rPr>
          <w:rFonts w:cs="Arial"/>
        </w:rPr>
        <w:t xml:space="preserve">to be </w:t>
      </w:r>
      <w:r w:rsidRPr="7889AF9F">
        <w:rPr>
          <w:rFonts w:cs="Arial"/>
        </w:rPr>
        <w:t xml:space="preserve">ordered is contingent upon the </w:t>
      </w:r>
      <w:r w:rsidR="00503F8A" w:rsidRPr="7889AF9F">
        <w:rPr>
          <w:rFonts w:cs="Arial"/>
        </w:rPr>
        <w:t>quantities</w:t>
      </w:r>
      <w:r w:rsidRPr="7889AF9F">
        <w:rPr>
          <w:rFonts w:cs="Arial"/>
        </w:rPr>
        <w:t xml:space="preserve"> of new hires approved by Congress</w:t>
      </w:r>
      <w:r w:rsidR="00F4367C" w:rsidRPr="7889AF9F">
        <w:rPr>
          <w:rFonts w:cs="Arial"/>
        </w:rPr>
        <w:t xml:space="preserve">, </w:t>
      </w:r>
      <w:r w:rsidR="00942913" w:rsidRPr="7889AF9F">
        <w:rPr>
          <w:rFonts w:cs="Arial"/>
        </w:rPr>
        <w:t>current</w:t>
      </w:r>
      <w:r w:rsidR="002E7679" w:rsidRPr="7889AF9F">
        <w:rPr>
          <w:rFonts w:cs="Arial"/>
        </w:rPr>
        <w:t xml:space="preserve"> CBP</w:t>
      </w:r>
      <w:r w:rsidR="00942913" w:rsidRPr="7889AF9F">
        <w:rPr>
          <w:rFonts w:cs="Arial"/>
        </w:rPr>
        <w:t xml:space="preserve"> </w:t>
      </w:r>
      <w:r w:rsidR="009878AE" w:rsidRPr="7889AF9F">
        <w:rPr>
          <w:rFonts w:cs="Arial"/>
        </w:rPr>
        <w:t>employees</w:t>
      </w:r>
      <w:r w:rsidR="00036132" w:rsidRPr="7889AF9F">
        <w:rPr>
          <w:rFonts w:cs="Arial"/>
        </w:rPr>
        <w:t xml:space="preserve"> (i.e.</w:t>
      </w:r>
      <w:r w:rsidR="00A66330" w:rsidRPr="7889AF9F">
        <w:rPr>
          <w:rFonts w:cs="Arial"/>
        </w:rPr>
        <w:t>,</w:t>
      </w:r>
      <w:r w:rsidR="00036132" w:rsidRPr="7889AF9F">
        <w:rPr>
          <w:rFonts w:cs="Arial"/>
        </w:rPr>
        <w:t xml:space="preserve"> periodic investigations)</w:t>
      </w:r>
      <w:r w:rsidR="00062D80" w:rsidRPr="7889AF9F">
        <w:rPr>
          <w:rFonts w:cs="Arial"/>
        </w:rPr>
        <w:t>,</w:t>
      </w:r>
      <w:r w:rsidR="009878AE" w:rsidRPr="7889AF9F">
        <w:rPr>
          <w:rFonts w:cs="Arial"/>
        </w:rPr>
        <w:t xml:space="preserve"> </w:t>
      </w:r>
      <w:r w:rsidR="00F4367C" w:rsidRPr="7889AF9F">
        <w:rPr>
          <w:rFonts w:cs="Arial"/>
        </w:rPr>
        <w:t>contractors requiring reinvestigations,</w:t>
      </w:r>
      <w:r w:rsidRPr="7889AF9F">
        <w:rPr>
          <w:rFonts w:cs="Arial"/>
        </w:rPr>
        <w:t xml:space="preserve"> and specific hiring requirements. CBP shall make a good faith effort to keep the Contractor informed of anticipated or impending needs for services. The volume of requests sent by CBP to the Contractor shall vary widely by day – CBP may send up to several thousand requests in one day which </w:t>
      </w:r>
      <w:r w:rsidR="002672CF" w:rsidRPr="7889AF9F">
        <w:rPr>
          <w:rFonts w:cs="Arial"/>
        </w:rPr>
        <w:t xml:space="preserve">shall </w:t>
      </w:r>
      <w:r w:rsidRPr="7889AF9F">
        <w:rPr>
          <w:rFonts w:cs="Arial"/>
        </w:rPr>
        <w:t>be completed within the timelines specified in this SOW.</w:t>
      </w:r>
    </w:p>
    <w:p w14:paraId="7F01525C" w14:textId="5609409B" w:rsidR="003667EC" w:rsidRPr="005C3ED3" w:rsidRDefault="003667EC" w:rsidP="7889AF9F">
      <w:pPr>
        <w:pStyle w:val="BodyText"/>
        <w:numPr>
          <w:ilvl w:val="1"/>
          <w:numId w:val="25"/>
        </w:numPr>
        <w:tabs>
          <w:tab w:val="left" w:pos="180"/>
          <w:tab w:val="left" w:pos="270"/>
          <w:tab w:val="left" w:pos="1016"/>
        </w:tabs>
        <w:spacing w:before="119"/>
        <w:rPr>
          <w:rFonts w:cs="Arial"/>
        </w:rPr>
      </w:pPr>
      <w:r w:rsidRPr="7889AF9F">
        <w:rPr>
          <w:rFonts w:cs="Arial"/>
        </w:rPr>
        <w:t xml:space="preserve">The </w:t>
      </w:r>
      <w:r w:rsidR="00D87E6A" w:rsidRPr="7889AF9F">
        <w:rPr>
          <w:rFonts w:cs="Arial"/>
        </w:rPr>
        <w:t>Contractor</w:t>
      </w:r>
      <w:r w:rsidR="00473D24" w:rsidRPr="7889AF9F">
        <w:rPr>
          <w:rFonts w:cs="Arial"/>
        </w:rPr>
        <w:t xml:space="preserve"> shall</w:t>
      </w:r>
      <w:r w:rsidRPr="7889AF9F">
        <w:rPr>
          <w:rFonts w:cs="Arial"/>
        </w:rPr>
        <w:t xml:space="preserve"> provide a testing environment that mimics the current production environment. CBP will be going through multiple systems changes and expects additional changes in the near future. These changes must allow CBP to have a testing environment in order to ensure any updates made are functioning correctly with the interfaces prior to deployment.  </w:t>
      </w:r>
    </w:p>
    <w:p w14:paraId="339AF826" w14:textId="77777777" w:rsidR="00433864" w:rsidRPr="005C3ED3" w:rsidRDefault="00433864" w:rsidP="00C83A71">
      <w:pPr>
        <w:tabs>
          <w:tab w:val="left" w:pos="180"/>
          <w:tab w:val="left" w:pos="270"/>
        </w:tabs>
        <w:rPr>
          <w:rFonts w:ascii="Arial" w:eastAsia="Arial" w:hAnsi="Arial" w:cs="Arial"/>
          <w:sz w:val="20"/>
          <w:szCs w:val="20"/>
        </w:rPr>
      </w:pPr>
    </w:p>
    <w:p w14:paraId="07187D5E" w14:textId="77777777" w:rsidR="00C83A71" w:rsidRPr="005C3ED3" w:rsidRDefault="00C83A71" w:rsidP="00C83A71">
      <w:pPr>
        <w:tabs>
          <w:tab w:val="left" w:pos="180"/>
          <w:tab w:val="left" w:pos="270"/>
        </w:tabs>
        <w:rPr>
          <w:rFonts w:ascii="Arial" w:eastAsia="Arial" w:hAnsi="Arial" w:cs="Arial"/>
          <w:sz w:val="20"/>
          <w:szCs w:val="20"/>
        </w:rPr>
      </w:pPr>
    </w:p>
    <w:p w14:paraId="6D096CC3" w14:textId="77777777" w:rsidR="00C83A71" w:rsidRPr="005C3ED3" w:rsidRDefault="00C83A71" w:rsidP="00695A49">
      <w:pPr>
        <w:tabs>
          <w:tab w:val="left" w:pos="180"/>
          <w:tab w:val="left" w:pos="270"/>
        </w:tabs>
        <w:rPr>
          <w:rFonts w:ascii="Arial" w:eastAsia="Arial" w:hAnsi="Arial" w:cs="Arial"/>
          <w:sz w:val="20"/>
          <w:szCs w:val="20"/>
        </w:rPr>
      </w:pPr>
    </w:p>
    <w:p w14:paraId="5CCDA14F" w14:textId="77777777" w:rsidR="00695A49" w:rsidRPr="005C3ED3" w:rsidRDefault="00695A49" w:rsidP="00695A49">
      <w:pPr>
        <w:tabs>
          <w:tab w:val="left" w:pos="180"/>
          <w:tab w:val="left" w:pos="270"/>
        </w:tabs>
        <w:rPr>
          <w:rFonts w:ascii="Arial" w:eastAsia="Arial" w:hAnsi="Arial" w:cs="Arial"/>
          <w:sz w:val="20"/>
          <w:szCs w:val="20"/>
        </w:rPr>
      </w:pPr>
    </w:p>
    <w:p w14:paraId="51EE5E2C" w14:textId="77777777" w:rsidR="00695A49" w:rsidRPr="005C3ED3" w:rsidRDefault="00695A49" w:rsidP="7889AF9F">
      <w:pPr>
        <w:tabs>
          <w:tab w:val="left" w:pos="180"/>
          <w:tab w:val="left" w:pos="270"/>
        </w:tabs>
        <w:rPr>
          <w:rFonts w:ascii="Arial" w:eastAsia="Arial" w:hAnsi="Arial" w:cs="Arial"/>
          <w:sz w:val="20"/>
          <w:szCs w:val="20"/>
        </w:rPr>
      </w:pPr>
    </w:p>
    <w:p w14:paraId="5B2E8B37" w14:textId="0D319EA8" w:rsidR="00433864" w:rsidRPr="005C3ED3" w:rsidRDefault="000456BC" w:rsidP="7889AF9F">
      <w:pPr>
        <w:pStyle w:val="Heading1"/>
        <w:numPr>
          <w:ilvl w:val="0"/>
          <w:numId w:val="25"/>
        </w:numPr>
        <w:tabs>
          <w:tab w:val="left" w:pos="180"/>
          <w:tab w:val="left" w:pos="270"/>
          <w:tab w:val="left" w:pos="460"/>
        </w:tabs>
        <w:spacing w:before="130"/>
        <w:rPr>
          <w:rFonts w:cs="Arial"/>
          <w:b w:val="0"/>
          <w:bCs w:val="0"/>
        </w:rPr>
      </w:pPr>
      <w:bookmarkStart w:id="29" w:name="_bookmark40"/>
      <w:bookmarkEnd w:id="29"/>
      <w:r w:rsidRPr="7889AF9F">
        <w:rPr>
          <w:rFonts w:cs="Arial"/>
        </w:rPr>
        <w:t>APPLICABLE DOCUMENTS</w:t>
      </w:r>
    </w:p>
    <w:p w14:paraId="77C033B8" w14:textId="0B1823C7" w:rsidR="00433864" w:rsidRPr="005C3ED3" w:rsidRDefault="00EB5758" w:rsidP="7889AF9F">
      <w:pPr>
        <w:pStyle w:val="BodyText"/>
        <w:numPr>
          <w:ilvl w:val="0"/>
          <w:numId w:val="6"/>
        </w:numPr>
        <w:tabs>
          <w:tab w:val="left" w:pos="180"/>
          <w:tab w:val="left" w:pos="270"/>
        </w:tabs>
        <w:spacing w:before="121"/>
        <w:rPr>
          <w:rFonts w:cs="Arial"/>
        </w:rPr>
      </w:pPr>
      <w:r w:rsidRPr="7889AF9F">
        <w:rPr>
          <w:rFonts w:cs="Arial"/>
        </w:rPr>
        <w:t>Electronic fingerprints collected under this BPA shall be consistent with the requirements in this Statement of Work</w:t>
      </w:r>
    </w:p>
    <w:p w14:paraId="256E9D2B" w14:textId="789EC314" w:rsidR="00EB5758" w:rsidRPr="005C3ED3" w:rsidRDefault="00EB5758" w:rsidP="7889AF9F">
      <w:pPr>
        <w:pStyle w:val="BodyText"/>
        <w:numPr>
          <w:ilvl w:val="1"/>
          <w:numId w:val="25"/>
        </w:numPr>
        <w:tabs>
          <w:tab w:val="left" w:pos="180"/>
          <w:tab w:val="left" w:pos="270"/>
        </w:tabs>
        <w:spacing w:before="121"/>
        <w:rPr>
          <w:rFonts w:cs="Arial"/>
        </w:rPr>
      </w:pPr>
      <w:r w:rsidRPr="7889AF9F">
        <w:rPr>
          <w:rFonts w:cs="Arial"/>
        </w:rPr>
        <w:t>Compliance with DHS Security Policy</w:t>
      </w:r>
      <w:r w:rsidR="001D0DFC" w:rsidRPr="7889AF9F">
        <w:rPr>
          <w:rFonts w:cs="Arial"/>
        </w:rPr>
        <w:t xml:space="preserve">. </w:t>
      </w:r>
      <w:r w:rsidRPr="7889AF9F">
        <w:rPr>
          <w:rFonts w:cs="Arial"/>
        </w:rPr>
        <w:t>All hardware, software, and services provided under this BPA must be compliant with:</w:t>
      </w:r>
    </w:p>
    <w:p w14:paraId="4CA87447" w14:textId="1F763CA5" w:rsidR="00155014" w:rsidRPr="005C3ED3" w:rsidRDefault="004A3A20" w:rsidP="7889AF9F">
      <w:pPr>
        <w:pStyle w:val="BodyText"/>
        <w:numPr>
          <w:ilvl w:val="3"/>
          <w:numId w:val="25"/>
        </w:numPr>
        <w:tabs>
          <w:tab w:val="left" w:pos="180"/>
          <w:tab w:val="left" w:pos="270"/>
          <w:tab w:val="left" w:pos="1260"/>
          <w:tab w:val="left" w:pos="1543"/>
        </w:tabs>
        <w:spacing w:before="119"/>
        <w:ind w:left="2263"/>
        <w:rPr>
          <w:rFonts w:cs="Arial"/>
        </w:rPr>
      </w:pPr>
      <w:ins w:id="30" w:author="STEIL, KIMBERLY A" w:date="2026-03-13T12:39:00Z" w16du:dateUtc="2026-03-13T17:39:00Z">
        <w:r w:rsidRPr="7889AF9F">
          <w:fldChar w:fldCharType="begin"/>
        </w:r>
        <w:r w:rsidRPr="7889AF9F">
          <w:rPr>
            <w:rFonts w:cs="Arial"/>
          </w:rPr>
          <w:instrText>HYPERLINK "https://usdhs.sharepoint.com/sites/dhsconnect/org/comp/mgmt/ocio/ciso/CISO%20ALL%20Documents/DHS%204300A%20ITSSP%20SS%20Policy%20Directive%20v13.4.pdf"</w:instrText>
        </w:r>
        <w:r w:rsidRPr="7889AF9F">
          <w:rPr>
            <w:rFonts w:cs="Arial"/>
          </w:rPr>
          <w:fldChar w:fldCharType="separate"/>
        </w:r>
      </w:ins>
      <w:r w:rsidR="00117FE4" w:rsidRPr="7889AF9F">
        <w:rPr>
          <w:rStyle w:val="Hyperlink"/>
          <w:rFonts w:cs="Arial"/>
          <w:i/>
          <w:iCs/>
        </w:rPr>
        <w:t>4300A Information Technology System Security Program, Sensitive Systems</w:t>
      </w:r>
      <w:ins w:id="31" w:author="STEIL, KIMBERLY A" w:date="2026-03-13T12:39:00Z" w16du:dateUtc="2026-03-13T17:39:00Z">
        <w:r w:rsidRPr="7889AF9F">
          <w:rPr>
            <w:rFonts w:cs="Arial"/>
          </w:rPr>
          <w:fldChar w:fldCharType="end"/>
        </w:r>
      </w:ins>
      <w:r w:rsidR="00375DC7" w:rsidRPr="005C3ED3">
        <w:rPr>
          <w:rFonts w:cs="Arial"/>
        </w:rPr>
        <w:t xml:space="preserve"> – Version 13.</w:t>
      </w:r>
      <w:r w:rsidRPr="005C3ED3">
        <w:rPr>
          <w:rFonts w:cs="Arial"/>
        </w:rPr>
        <w:t>4</w:t>
      </w:r>
      <w:r w:rsidR="00375DC7" w:rsidRPr="005C3ED3">
        <w:rPr>
          <w:rFonts w:cs="Arial"/>
        </w:rPr>
        <w:t xml:space="preserve"> </w:t>
      </w:r>
      <w:r w:rsidR="000456BC" w:rsidRPr="7889AF9F">
        <w:rPr>
          <w:rFonts w:cs="Arial"/>
          <w:i/>
          <w:iCs/>
        </w:rPr>
        <w:t xml:space="preserve"> </w:t>
      </w:r>
    </w:p>
    <w:p w14:paraId="0EBAC4E6" w14:textId="713B58F9" w:rsidR="00155014" w:rsidRPr="005C3ED3" w:rsidRDefault="000456BC" w:rsidP="7889AF9F">
      <w:pPr>
        <w:numPr>
          <w:ilvl w:val="3"/>
          <w:numId w:val="25"/>
        </w:numPr>
        <w:tabs>
          <w:tab w:val="left" w:pos="180"/>
          <w:tab w:val="left" w:pos="270"/>
          <w:tab w:val="left" w:pos="1260"/>
          <w:tab w:val="left" w:pos="1543"/>
        </w:tabs>
        <w:spacing w:before="120"/>
        <w:ind w:left="2263"/>
        <w:rPr>
          <w:rFonts w:ascii="Arial" w:eastAsia="Arial" w:hAnsi="Arial" w:cs="Arial"/>
          <w:sz w:val="20"/>
          <w:szCs w:val="20"/>
        </w:rPr>
      </w:pPr>
      <w:r w:rsidRPr="7889AF9F">
        <w:rPr>
          <w:rFonts w:ascii="Arial" w:hAnsi="Arial" w:cs="Arial"/>
          <w:sz w:val="20"/>
          <w:szCs w:val="20"/>
        </w:rPr>
        <w:t xml:space="preserve">U.S. Customs and Border Protection (CBP) </w:t>
      </w:r>
      <w:r w:rsidRPr="7889AF9F">
        <w:rPr>
          <w:rFonts w:ascii="Arial" w:hAnsi="Arial" w:cs="Arial"/>
          <w:i/>
          <w:iCs/>
          <w:sz w:val="20"/>
          <w:szCs w:val="20"/>
        </w:rPr>
        <w:t>Information Systems Security Policies and Procedures Handbook</w:t>
      </w:r>
      <w:r w:rsidRPr="7889AF9F">
        <w:rPr>
          <w:rFonts w:ascii="Arial" w:hAnsi="Arial" w:cs="Arial"/>
          <w:sz w:val="20"/>
          <w:szCs w:val="20"/>
        </w:rPr>
        <w:t xml:space="preserve">, CIS HB 1400-05D </w:t>
      </w:r>
      <w:r w:rsidR="00155014" w:rsidRPr="7889AF9F">
        <w:rPr>
          <w:rFonts w:ascii="Arial" w:hAnsi="Arial" w:cs="Arial"/>
          <w:sz w:val="20"/>
          <w:szCs w:val="20"/>
        </w:rPr>
        <w:t>(</w:t>
      </w:r>
      <w:r w:rsidR="00062C67" w:rsidRPr="7889AF9F">
        <w:rPr>
          <w:rFonts w:ascii="Arial" w:hAnsi="Arial" w:cs="Arial"/>
          <w:sz w:val="20"/>
          <w:szCs w:val="20"/>
        </w:rPr>
        <w:t>Attachment</w:t>
      </w:r>
      <w:r w:rsidR="00E42913" w:rsidRPr="7889AF9F">
        <w:rPr>
          <w:rFonts w:ascii="Arial" w:hAnsi="Arial" w:cs="Arial"/>
          <w:sz w:val="20"/>
          <w:szCs w:val="20"/>
        </w:rPr>
        <w:t xml:space="preserve"> A.1</w:t>
      </w:r>
      <w:r w:rsidR="00062C67" w:rsidRPr="7889AF9F">
        <w:rPr>
          <w:rFonts w:ascii="Arial" w:hAnsi="Arial" w:cs="Arial"/>
          <w:sz w:val="20"/>
          <w:szCs w:val="20"/>
        </w:rPr>
        <w:t>)</w:t>
      </w:r>
    </w:p>
    <w:p w14:paraId="0BF00940" w14:textId="79CAADFD" w:rsidR="00062C67" w:rsidRPr="005C3ED3" w:rsidDel="00001442" w:rsidRDefault="00ED4308" w:rsidP="7889AF9F">
      <w:pPr>
        <w:numPr>
          <w:ilvl w:val="3"/>
          <w:numId w:val="6"/>
        </w:numPr>
        <w:tabs>
          <w:tab w:val="left" w:pos="180"/>
          <w:tab w:val="left" w:pos="270"/>
          <w:tab w:val="left" w:pos="1260"/>
          <w:tab w:val="left" w:pos="1543"/>
        </w:tabs>
        <w:spacing w:before="120"/>
        <w:ind w:left="823"/>
        <w:rPr>
          <w:rStyle w:val="Hyperlink"/>
          <w:rFonts w:ascii="Arial" w:eastAsia="Arial" w:hAnsi="Arial" w:cs="Arial"/>
          <w:sz w:val="20"/>
          <w:szCs w:val="20"/>
          <w:rPrChange w:id="32" w:author="Unknown" w16du:dateUtc="2026-03-16T12:39:00Z">
            <w:rPr/>
          </w:rPrChange>
        </w:rPr>
      </w:pPr>
      <w:ins w:id="33" w:author="STEIL, KIMBERLY A" w:date="2026-03-16T07:41:00Z" w16du:dateUtc="2026-03-16T12:41:00Z">
        <w:r w:rsidRPr="7889AF9F">
          <w:rPr>
            <w:rFonts w:ascii="Arial" w:hAnsi="Arial" w:cs="Arial"/>
            <w:sz w:val="20"/>
            <w:szCs w:val="20"/>
          </w:rPr>
          <w:fldChar w:fldCharType="begin"/>
        </w:r>
      </w:ins>
      <w:r w:rsidR="001329CB">
        <w:rPr>
          <w:rFonts w:ascii="Arial" w:hAnsi="Arial" w:cs="Arial"/>
          <w:sz w:val="20"/>
          <w:szCs w:val="20"/>
        </w:rPr>
        <w:instrText>HYPERLINK "https://www.dhs.gov/publication/handbook-safeguarding-sensitive-personally-identifiable-information"</w:instrText>
      </w:r>
      <w:ins w:id="34" w:author="STEIL, KIMBERLY A" w:date="2026-03-16T07:41:00Z" w16du:dateUtc="2026-03-16T12:41:00Z">
        <w:r w:rsidRPr="7889AF9F">
          <w:rPr>
            <w:rFonts w:ascii="Arial" w:hAnsi="Arial" w:cs="Arial"/>
            <w:sz w:val="20"/>
            <w:szCs w:val="20"/>
          </w:rPr>
        </w:r>
        <w:r w:rsidRPr="7889AF9F">
          <w:rPr>
            <w:rFonts w:ascii="Arial" w:hAnsi="Arial" w:cs="Arial"/>
            <w:sz w:val="20"/>
            <w:szCs w:val="20"/>
          </w:rPr>
          <w:fldChar w:fldCharType="separate"/>
        </w:r>
      </w:ins>
      <w:r w:rsidR="00C82C61" w:rsidRPr="005C3ED3">
        <w:rPr>
          <w:rStyle w:val="Hyperlink"/>
          <w:rFonts w:ascii="Arial" w:hAnsi="Arial" w:cs="Arial"/>
          <w:sz w:val="20"/>
          <w:szCs w:val="20"/>
        </w:rPr>
        <w:t xml:space="preserve">DHS </w:t>
      </w:r>
      <w:r w:rsidR="00C82C61" w:rsidRPr="7889AF9F">
        <w:rPr>
          <w:rStyle w:val="Hyperlink"/>
          <w:rFonts w:ascii="Arial" w:hAnsi="Arial" w:cs="Arial"/>
          <w:i/>
          <w:iCs/>
          <w:sz w:val="20"/>
          <w:szCs w:val="20"/>
        </w:rPr>
        <w:t>Handbook for Safeguarding Sensitive Personally Identifiable Information</w:t>
      </w:r>
    </w:p>
    <w:p w14:paraId="1FDDA861" w14:textId="15149065" w:rsidR="00001442" w:rsidRPr="005C3ED3" w:rsidRDefault="00ED4308" w:rsidP="7889AF9F">
      <w:pPr>
        <w:numPr>
          <w:ilvl w:val="3"/>
          <w:numId w:val="25"/>
        </w:numPr>
        <w:tabs>
          <w:tab w:val="left" w:pos="180"/>
          <w:tab w:val="left" w:pos="270"/>
          <w:tab w:val="left" w:pos="1260"/>
          <w:tab w:val="left" w:pos="1543"/>
        </w:tabs>
        <w:spacing w:before="120"/>
        <w:ind w:left="2263"/>
        <w:rPr>
          <w:rFonts w:ascii="Arial" w:eastAsia="Arial" w:hAnsi="Arial" w:cs="Arial"/>
          <w:sz w:val="20"/>
          <w:szCs w:val="20"/>
        </w:rPr>
      </w:pPr>
      <w:r w:rsidRPr="7889AF9F">
        <w:rPr>
          <w:rFonts w:ascii="Arial" w:hAnsi="Arial" w:cs="Arial"/>
          <w:sz w:val="20"/>
          <w:szCs w:val="20"/>
        </w:rPr>
        <w:fldChar w:fldCharType="end"/>
      </w:r>
    </w:p>
    <w:p w14:paraId="42C167C0" w14:textId="77777777" w:rsidR="008A62E5" w:rsidRPr="00A526D6" w:rsidDel="00001442" w:rsidRDefault="005C4BE3" w:rsidP="7889AF9F">
      <w:pPr>
        <w:numPr>
          <w:ilvl w:val="3"/>
          <w:numId w:val="6"/>
        </w:numPr>
        <w:tabs>
          <w:tab w:val="left" w:pos="180"/>
          <w:tab w:val="left" w:pos="270"/>
          <w:tab w:val="left" w:pos="1260"/>
          <w:tab w:val="left" w:pos="1543"/>
        </w:tabs>
        <w:spacing w:before="120"/>
        <w:ind w:left="823"/>
        <w:rPr>
          <w:rStyle w:val="Hyperlink"/>
          <w:rFonts w:ascii="Arial" w:eastAsia="Arial" w:hAnsi="Arial" w:cs="Arial"/>
          <w:sz w:val="20"/>
          <w:szCs w:val="20"/>
        </w:rPr>
      </w:pPr>
      <w:bookmarkStart w:id="35" w:name="OLE_LINK1"/>
      <w:r w:rsidRPr="005C3ED3">
        <w:rPr>
          <w:rFonts w:ascii="Arial" w:hAnsi="Arial" w:cs="Arial"/>
          <w:sz w:val="20"/>
          <w:szCs w:val="20"/>
        </w:rPr>
        <w:t>OMB Memorandum M-17-12</w:t>
      </w:r>
      <w:r w:rsidR="000456BC" w:rsidRPr="005C3ED3">
        <w:rPr>
          <w:rFonts w:ascii="Arial" w:hAnsi="Arial" w:cs="Arial"/>
          <w:sz w:val="20"/>
          <w:szCs w:val="20"/>
        </w:rPr>
        <w:t xml:space="preserve">, </w:t>
      </w:r>
      <w:r w:rsidRPr="7889AF9F">
        <w:rPr>
          <w:rFonts w:ascii="Arial" w:hAnsi="Arial" w:cs="Arial"/>
          <w:i/>
          <w:iCs/>
          <w:sz w:val="20"/>
          <w:szCs w:val="20"/>
        </w:rPr>
        <w:t>Preparing for and Responding to a Breach of Personally Identifiable Information</w:t>
      </w:r>
      <w:r w:rsidR="000456BC" w:rsidRPr="7889AF9F">
        <w:rPr>
          <w:rFonts w:ascii="Arial" w:hAnsi="Arial" w:cs="Arial"/>
          <w:i/>
          <w:iCs/>
          <w:sz w:val="20"/>
          <w:szCs w:val="20"/>
        </w:rPr>
        <w:t xml:space="preserve">, </w:t>
      </w:r>
      <w:r w:rsidRPr="005C3ED3">
        <w:rPr>
          <w:rFonts w:ascii="Arial" w:hAnsi="Arial" w:cs="Arial"/>
          <w:sz w:val="20"/>
          <w:szCs w:val="20"/>
        </w:rPr>
        <w:t>January 3, 201</w:t>
      </w:r>
      <w:r w:rsidR="000456BC" w:rsidRPr="005C3ED3">
        <w:rPr>
          <w:rFonts w:ascii="Arial" w:hAnsi="Arial" w:cs="Arial"/>
          <w:sz w:val="20"/>
          <w:szCs w:val="20"/>
        </w:rPr>
        <w:t>7</w:t>
      </w:r>
      <w:r w:rsidR="00001442" w:rsidRPr="005C3ED3">
        <w:rPr>
          <w:rFonts w:ascii="Arial" w:hAnsi="Arial" w:cs="Arial"/>
          <w:sz w:val="20"/>
          <w:szCs w:val="20"/>
        </w:rPr>
        <w:t xml:space="preserve"> </w:t>
      </w:r>
      <w:bookmarkEnd w:id="35"/>
      <w:r w:rsidR="008A62E5" w:rsidRPr="7889AF9F">
        <w:rPr>
          <w:rFonts w:ascii="Arial" w:hAnsi="Arial" w:cs="Arial"/>
          <w:sz w:val="20"/>
          <w:szCs w:val="20"/>
        </w:rPr>
        <w:fldChar w:fldCharType="begin"/>
      </w:r>
      <w:r w:rsidR="008A62E5">
        <w:rPr>
          <w:rFonts w:ascii="Arial" w:hAnsi="Arial" w:cs="Arial"/>
          <w:sz w:val="20"/>
          <w:szCs w:val="20"/>
        </w:rPr>
        <w:instrText>HYPERLINK "</w:instrText>
      </w:r>
      <w:ins w:id="36" w:author="STEIL, KIMBERLY A" w:date="2026-03-16T07:42:00Z" w16du:dateUtc="2026-03-16T12:42:00Z">
        <w:r w:rsidRPr="7889AF9F">
          <w:rPr>
            <w:rFonts w:ascii="Arial" w:hAnsi="Arial" w:cs="Arial"/>
            <w:sz w:val="20"/>
            <w:szCs w:val="20"/>
          </w:rPr>
          <w:instrText>https://obamawhitehouse.archives.gov/sites/default/files/omb/memoranda/2017/m-17-12_0.pdf</w:instrText>
        </w:r>
      </w:ins>
      <w:r w:rsidR="008A62E5">
        <w:rPr>
          <w:rFonts w:ascii="Arial" w:hAnsi="Arial" w:cs="Arial"/>
          <w:sz w:val="20"/>
          <w:szCs w:val="20"/>
        </w:rPr>
        <w:instrText>"</w:instrText>
      </w:r>
      <w:r w:rsidR="008A62E5" w:rsidRPr="7889AF9F">
        <w:rPr>
          <w:rFonts w:ascii="Arial" w:hAnsi="Arial" w:cs="Arial"/>
          <w:sz w:val="20"/>
          <w:szCs w:val="20"/>
        </w:rPr>
      </w:r>
      <w:r w:rsidR="008A62E5" w:rsidRPr="7889AF9F">
        <w:rPr>
          <w:rFonts w:ascii="Arial" w:hAnsi="Arial" w:cs="Arial"/>
          <w:sz w:val="20"/>
          <w:szCs w:val="20"/>
        </w:rPr>
        <w:fldChar w:fldCharType="separate"/>
      </w:r>
      <w:r w:rsidR="008A62E5" w:rsidRPr="00A526D6">
        <w:rPr>
          <w:rStyle w:val="Hyperlink"/>
          <w:rFonts w:ascii="Arial" w:hAnsi="Arial" w:cs="Arial"/>
          <w:sz w:val="20"/>
          <w:szCs w:val="20"/>
        </w:rPr>
        <w:t>https://obamawhitehouse.archives.gov/sites/default/files/omb/memoranda/2017/m-17-12_0.pdf</w:t>
      </w:r>
    </w:p>
    <w:p w14:paraId="10B60ABE" w14:textId="77777777" w:rsidR="008A62E5" w:rsidRPr="00A526D6" w:rsidDel="00C82C61" w:rsidRDefault="008A62E5" w:rsidP="7889AF9F">
      <w:pPr>
        <w:numPr>
          <w:ilvl w:val="3"/>
          <w:numId w:val="6"/>
        </w:numPr>
        <w:tabs>
          <w:tab w:val="left" w:pos="180"/>
          <w:tab w:val="left" w:pos="270"/>
          <w:tab w:val="left" w:pos="1260"/>
          <w:tab w:val="left" w:pos="1543"/>
        </w:tabs>
        <w:spacing w:before="120"/>
        <w:ind w:left="823"/>
        <w:rPr>
          <w:rFonts w:ascii="Arial" w:hAnsi="Arial" w:cs="Arial"/>
          <w:sz w:val="20"/>
          <w:szCs w:val="20"/>
        </w:rPr>
      </w:pPr>
    </w:p>
    <w:p w14:paraId="480C61E2" w14:textId="32C6D445" w:rsidR="00095A91" w:rsidRPr="005C3ED3" w:rsidRDefault="008A62E5" w:rsidP="7889AF9F">
      <w:pPr>
        <w:numPr>
          <w:ilvl w:val="3"/>
          <w:numId w:val="25"/>
        </w:numPr>
        <w:tabs>
          <w:tab w:val="left" w:pos="180"/>
          <w:tab w:val="left" w:pos="270"/>
          <w:tab w:val="left" w:pos="1260"/>
          <w:tab w:val="left" w:pos="1543"/>
        </w:tabs>
        <w:spacing w:before="120"/>
        <w:ind w:left="2263"/>
        <w:rPr>
          <w:rFonts w:ascii="Arial" w:eastAsia="Arial" w:hAnsi="Arial" w:cs="Arial"/>
          <w:sz w:val="20"/>
          <w:szCs w:val="20"/>
        </w:rPr>
      </w:pPr>
      <w:r w:rsidRPr="7889AF9F">
        <w:rPr>
          <w:rFonts w:ascii="Arial" w:hAnsi="Arial" w:cs="Arial"/>
          <w:sz w:val="20"/>
          <w:szCs w:val="20"/>
        </w:rPr>
        <w:fldChar w:fldCharType="end"/>
      </w:r>
      <w:r w:rsidR="00C82C61" w:rsidRPr="7889AF9F">
        <w:rPr>
          <w:rFonts w:hAnsi="Arial" w:cs="Arial"/>
        </w:rPr>
        <w:t xml:space="preserve"> </w:t>
      </w:r>
    </w:p>
    <w:p w14:paraId="7CCF954D" w14:textId="179847EF" w:rsidR="005E1D80" w:rsidRPr="005C3ED3" w:rsidRDefault="005E1D80" w:rsidP="7889AF9F">
      <w:pPr>
        <w:numPr>
          <w:ilvl w:val="3"/>
          <w:numId w:val="25"/>
        </w:numPr>
        <w:tabs>
          <w:tab w:val="left" w:pos="180"/>
          <w:tab w:val="left" w:pos="270"/>
          <w:tab w:val="left" w:pos="1260"/>
          <w:tab w:val="left" w:pos="1543"/>
        </w:tabs>
        <w:spacing w:before="120"/>
        <w:ind w:left="2263"/>
        <w:rPr>
          <w:rFonts w:cs="Arial"/>
        </w:rPr>
      </w:pPr>
      <w:r w:rsidRPr="7889AF9F">
        <w:rPr>
          <w:rFonts w:ascii="Arial" w:hAnsi="Arial" w:cs="Arial"/>
          <w:sz w:val="20"/>
          <w:szCs w:val="20"/>
        </w:rPr>
        <w:t>U.S. Customs and Border Protection (CBP) Information Security Handbook, Office of Professional Res</w:t>
      </w:r>
      <w:r w:rsidR="005C4BE3" w:rsidRPr="7889AF9F">
        <w:rPr>
          <w:rFonts w:ascii="Arial" w:hAnsi="Arial" w:cs="Arial"/>
          <w:sz w:val="20"/>
          <w:szCs w:val="20"/>
        </w:rPr>
        <w:t>ponsibility (OPR), HB 1400-04A (Attachment</w:t>
      </w:r>
      <w:r w:rsidR="00E42913" w:rsidRPr="7889AF9F">
        <w:rPr>
          <w:rFonts w:ascii="Arial" w:hAnsi="Arial" w:cs="Arial"/>
          <w:sz w:val="20"/>
          <w:szCs w:val="20"/>
        </w:rPr>
        <w:t xml:space="preserve"> A.2</w:t>
      </w:r>
      <w:r w:rsidR="005C4BE3" w:rsidRPr="7889AF9F">
        <w:rPr>
          <w:rFonts w:ascii="Arial" w:hAnsi="Arial" w:cs="Arial"/>
          <w:sz w:val="20"/>
          <w:szCs w:val="20"/>
        </w:rPr>
        <w:t>)</w:t>
      </w:r>
    </w:p>
    <w:p w14:paraId="3FBF11EC" w14:textId="77777777" w:rsidR="002903B1" w:rsidRPr="005C3ED3" w:rsidRDefault="000456BC" w:rsidP="00B42FFF">
      <w:pPr>
        <w:pStyle w:val="BodyText"/>
        <w:numPr>
          <w:ilvl w:val="3"/>
          <w:numId w:val="25"/>
        </w:numPr>
        <w:tabs>
          <w:tab w:val="left" w:pos="180"/>
          <w:tab w:val="left" w:pos="270"/>
          <w:tab w:val="left" w:pos="1260"/>
          <w:tab w:val="left" w:pos="1543"/>
        </w:tabs>
        <w:spacing w:before="121"/>
        <w:ind w:left="2263"/>
        <w:rPr>
          <w:rFonts w:cs="Arial"/>
        </w:rPr>
      </w:pPr>
      <w:r w:rsidRPr="7889AF9F">
        <w:rPr>
          <w:rFonts w:cs="Arial"/>
        </w:rPr>
        <w:t xml:space="preserve">Privacy Act of 1974, </w:t>
      </w:r>
      <w:r w:rsidR="00C15B2D" w:rsidRPr="7889AF9F">
        <w:rPr>
          <w:rFonts w:cs="Arial"/>
        </w:rPr>
        <w:t xml:space="preserve">as amended, </w:t>
      </w:r>
      <w:r w:rsidRPr="7889AF9F">
        <w:rPr>
          <w:rFonts w:cs="Arial"/>
        </w:rPr>
        <w:t>5 U.S.C. § 552a</w:t>
      </w:r>
    </w:p>
    <w:p w14:paraId="0D1E6DB4" w14:textId="5DC98477" w:rsidR="002903B1" w:rsidRPr="005C3ED3" w:rsidRDefault="008075DD" w:rsidP="00B42FFF">
      <w:pPr>
        <w:pStyle w:val="BodyText"/>
        <w:numPr>
          <w:ilvl w:val="4"/>
          <w:numId w:val="25"/>
        </w:numPr>
        <w:tabs>
          <w:tab w:val="left" w:pos="180"/>
          <w:tab w:val="left" w:pos="270"/>
          <w:tab w:val="left" w:pos="1260"/>
          <w:tab w:val="left" w:pos="1543"/>
        </w:tabs>
        <w:spacing w:before="121"/>
        <w:ind w:left="2983"/>
        <w:rPr>
          <w:rFonts w:cs="Arial"/>
        </w:rPr>
      </w:pPr>
      <w:hyperlink r:id="rId15" w:history="1">
        <w:r w:rsidR="002903B1" w:rsidRPr="005C3ED3">
          <w:rPr>
            <w:rStyle w:val="Hyperlink"/>
            <w:rFonts w:cs="Arial"/>
          </w:rPr>
          <w:t>https://www.govinfo.gov/app/details/USCODE-2010-title5/USCODE-2010-title5-partI-chap5-subchapII-sec552a</w:t>
        </w:r>
      </w:hyperlink>
    </w:p>
    <w:p w14:paraId="3BA87901" w14:textId="72192BFF" w:rsidR="488554FC" w:rsidRPr="005C3ED3" w:rsidRDefault="488554FC" w:rsidP="7889AF9F">
      <w:pPr>
        <w:pStyle w:val="BodyText"/>
        <w:numPr>
          <w:ilvl w:val="3"/>
          <w:numId w:val="25"/>
        </w:numPr>
        <w:tabs>
          <w:tab w:val="left" w:pos="180"/>
          <w:tab w:val="left" w:pos="270"/>
          <w:tab w:val="left" w:pos="1260"/>
          <w:tab w:val="left" w:pos="1543"/>
        </w:tabs>
        <w:spacing w:before="121"/>
        <w:ind w:left="2263"/>
        <w:rPr>
          <w:rFonts w:cs="Arial"/>
        </w:rPr>
      </w:pPr>
      <w:r w:rsidRPr="7889AF9F">
        <w:rPr>
          <w:rFonts w:cs="Arial"/>
        </w:rPr>
        <w:t>Occupational Safety and Health Act</w:t>
      </w:r>
      <w:r w:rsidR="63B7A6D8" w:rsidRPr="7889AF9F">
        <w:rPr>
          <w:rFonts w:cs="Arial"/>
        </w:rPr>
        <w:t xml:space="preserve"> of 1970</w:t>
      </w:r>
      <w:r w:rsidR="00C15B2D" w:rsidRPr="7889AF9F">
        <w:rPr>
          <w:rFonts w:cs="Arial"/>
        </w:rPr>
        <w:t>, as amended</w:t>
      </w:r>
    </w:p>
    <w:p w14:paraId="19671F62" w14:textId="1A216CCE" w:rsidR="005C4BE3" w:rsidRPr="005C3ED3" w:rsidRDefault="008075DD" w:rsidP="7889AF9F">
      <w:pPr>
        <w:pStyle w:val="BodyText"/>
        <w:numPr>
          <w:ilvl w:val="4"/>
          <w:numId w:val="25"/>
        </w:numPr>
        <w:tabs>
          <w:tab w:val="left" w:pos="180"/>
          <w:tab w:val="left" w:pos="270"/>
          <w:tab w:val="left" w:pos="1260"/>
          <w:tab w:val="left" w:pos="1543"/>
        </w:tabs>
        <w:spacing w:before="121"/>
        <w:ind w:left="2983"/>
        <w:rPr>
          <w:rFonts w:cs="Arial"/>
        </w:rPr>
      </w:pPr>
      <w:hyperlink r:id="rId16" w:history="1">
        <w:r w:rsidRPr="005C3ED3">
          <w:rPr>
            <w:rStyle w:val="Hyperlink"/>
            <w:rFonts w:cs="Arial"/>
          </w:rPr>
          <w:t>https://www.osha.gov/laws-regs/oshact/completeoshact</w:t>
        </w:r>
      </w:hyperlink>
    </w:p>
    <w:p w14:paraId="0214F37F" w14:textId="77777777" w:rsidR="00E67F1E" w:rsidRPr="005C3ED3" w:rsidRDefault="00E67F1E" w:rsidP="7889AF9F">
      <w:pPr>
        <w:pStyle w:val="BodyText"/>
        <w:tabs>
          <w:tab w:val="left" w:pos="180"/>
          <w:tab w:val="left" w:pos="270"/>
          <w:tab w:val="left" w:pos="1543"/>
        </w:tabs>
        <w:ind w:left="0"/>
        <w:rPr>
          <w:rFonts w:cs="Arial"/>
        </w:rPr>
      </w:pPr>
    </w:p>
    <w:p w14:paraId="78CDFBCA" w14:textId="43A05904" w:rsidR="00433864" w:rsidRPr="005C3ED3" w:rsidRDefault="000456BC" w:rsidP="7889AF9F">
      <w:pPr>
        <w:pStyle w:val="Heading1"/>
        <w:numPr>
          <w:ilvl w:val="0"/>
          <w:numId w:val="25"/>
        </w:numPr>
        <w:tabs>
          <w:tab w:val="left" w:pos="180"/>
          <w:tab w:val="left" w:pos="270"/>
          <w:tab w:val="left" w:pos="460"/>
        </w:tabs>
        <w:spacing w:before="74"/>
        <w:rPr>
          <w:rFonts w:cs="Arial"/>
          <w:b w:val="0"/>
          <w:bCs w:val="0"/>
        </w:rPr>
      </w:pPr>
      <w:bookmarkStart w:id="37" w:name="_bookmark41"/>
      <w:bookmarkEnd w:id="37"/>
      <w:r w:rsidRPr="7889AF9F">
        <w:rPr>
          <w:rFonts w:cs="Arial"/>
        </w:rPr>
        <w:t>GENERAL REQUIREMENTS</w:t>
      </w:r>
    </w:p>
    <w:p w14:paraId="11417E7B" w14:textId="6CF23A04" w:rsidR="00433864" w:rsidRPr="005C3ED3" w:rsidRDefault="000456BC" w:rsidP="7889AF9F">
      <w:pPr>
        <w:pStyle w:val="Heading1"/>
        <w:numPr>
          <w:ilvl w:val="1"/>
          <w:numId w:val="25"/>
        </w:numPr>
        <w:tabs>
          <w:tab w:val="left" w:pos="180"/>
          <w:tab w:val="left" w:pos="270"/>
          <w:tab w:val="left" w:pos="820"/>
        </w:tabs>
        <w:spacing w:before="121"/>
        <w:rPr>
          <w:rFonts w:cs="Arial"/>
        </w:rPr>
      </w:pPr>
      <w:bookmarkStart w:id="38" w:name="_bookmark42"/>
      <w:bookmarkEnd w:id="38"/>
      <w:r w:rsidRPr="7889AF9F">
        <w:rPr>
          <w:rFonts w:cs="Arial"/>
        </w:rPr>
        <w:t>Contractor Furnished Equipment</w:t>
      </w:r>
      <w:r>
        <w:br/>
      </w:r>
    </w:p>
    <w:p w14:paraId="60F609BA" w14:textId="6D8AD79C" w:rsidR="00433864" w:rsidRPr="005C3ED3" w:rsidRDefault="0081082F" w:rsidP="7889AF9F">
      <w:pPr>
        <w:pStyle w:val="BodyText"/>
        <w:numPr>
          <w:ilvl w:val="2"/>
          <w:numId w:val="25"/>
        </w:numPr>
        <w:tabs>
          <w:tab w:val="left" w:pos="180"/>
          <w:tab w:val="left" w:pos="270"/>
          <w:tab w:val="left" w:pos="1016"/>
        </w:tabs>
        <w:spacing w:before="59"/>
        <w:rPr>
          <w:rFonts w:cs="Arial"/>
        </w:rPr>
      </w:pPr>
      <w:r w:rsidRPr="7889AF9F">
        <w:rPr>
          <w:rFonts w:cs="Arial"/>
        </w:rPr>
        <w:t xml:space="preserve">Hardware: Console or </w:t>
      </w:r>
      <w:r w:rsidR="006D02CE" w:rsidRPr="7889AF9F">
        <w:rPr>
          <w:rFonts w:cs="Arial"/>
        </w:rPr>
        <w:t>desktop</w:t>
      </w:r>
      <w:r w:rsidRPr="7889AF9F">
        <w:rPr>
          <w:rFonts w:cs="Arial"/>
        </w:rPr>
        <w:t xml:space="preserve"> computer</w:t>
      </w:r>
      <w:r w:rsidR="000456BC" w:rsidRPr="7889AF9F">
        <w:rPr>
          <w:rFonts w:cs="Arial"/>
        </w:rPr>
        <w:t>;</w:t>
      </w:r>
    </w:p>
    <w:p w14:paraId="0426B1AE" w14:textId="04A15C27" w:rsidR="00433864" w:rsidRPr="005C3ED3" w:rsidRDefault="0081082F" w:rsidP="7889AF9F">
      <w:pPr>
        <w:pStyle w:val="BodyText"/>
        <w:numPr>
          <w:ilvl w:val="2"/>
          <w:numId w:val="25"/>
        </w:numPr>
        <w:tabs>
          <w:tab w:val="left" w:pos="180"/>
          <w:tab w:val="left" w:pos="270"/>
          <w:tab w:val="left" w:pos="1543"/>
        </w:tabs>
        <w:spacing w:before="120"/>
        <w:rPr>
          <w:rFonts w:cs="Arial"/>
        </w:rPr>
      </w:pPr>
      <w:r w:rsidRPr="7889AF9F">
        <w:rPr>
          <w:rFonts w:cs="Arial"/>
        </w:rPr>
        <w:t>Camera</w:t>
      </w:r>
    </w:p>
    <w:p w14:paraId="5B7B0573" w14:textId="7730FB27" w:rsidR="00433864" w:rsidRPr="005C3ED3" w:rsidRDefault="0081082F" w:rsidP="7889AF9F">
      <w:pPr>
        <w:pStyle w:val="BodyText"/>
        <w:numPr>
          <w:ilvl w:val="2"/>
          <w:numId w:val="25"/>
        </w:numPr>
        <w:tabs>
          <w:tab w:val="left" w:pos="180"/>
          <w:tab w:val="left" w:pos="270"/>
          <w:tab w:val="left" w:pos="1543"/>
        </w:tabs>
        <w:spacing w:before="119"/>
        <w:rPr>
          <w:rFonts w:cs="Arial"/>
        </w:rPr>
      </w:pPr>
      <w:r w:rsidRPr="7889AF9F">
        <w:rPr>
          <w:rFonts w:cs="Arial"/>
        </w:rPr>
        <w:t>Flatbed scanner</w:t>
      </w:r>
    </w:p>
    <w:p w14:paraId="198CF12F" w14:textId="3A704722" w:rsidR="00433864" w:rsidRPr="005C3ED3" w:rsidRDefault="0081082F" w:rsidP="7889AF9F">
      <w:pPr>
        <w:pStyle w:val="BodyText"/>
        <w:numPr>
          <w:ilvl w:val="2"/>
          <w:numId w:val="25"/>
        </w:numPr>
        <w:tabs>
          <w:tab w:val="left" w:pos="180"/>
          <w:tab w:val="left" w:pos="270"/>
          <w:tab w:val="left" w:pos="1543"/>
        </w:tabs>
        <w:spacing w:before="119"/>
        <w:rPr>
          <w:rFonts w:cs="Arial"/>
        </w:rPr>
      </w:pPr>
      <w:r w:rsidRPr="7889AF9F">
        <w:rPr>
          <w:rFonts w:cs="Arial"/>
        </w:rPr>
        <w:t>Driver license reader</w:t>
      </w:r>
      <w:r w:rsidR="000456BC" w:rsidRPr="7889AF9F">
        <w:rPr>
          <w:rFonts w:cs="Arial"/>
        </w:rPr>
        <w:t>;</w:t>
      </w:r>
      <w:r w:rsidR="005822DF" w:rsidRPr="7889AF9F">
        <w:rPr>
          <w:rFonts w:cs="Arial"/>
        </w:rPr>
        <w:t xml:space="preserve"> and</w:t>
      </w:r>
    </w:p>
    <w:p w14:paraId="4F0D5AD6" w14:textId="514249FC" w:rsidR="00433864" w:rsidRPr="005C3ED3" w:rsidRDefault="0081082F" w:rsidP="7889AF9F">
      <w:pPr>
        <w:pStyle w:val="BodyText"/>
        <w:numPr>
          <w:ilvl w:val="2"/>
          <w:numId w:val="25"/>
        </w:numPr>
        <w:tabs>
          <w:tab w:val="left" w:pos="180"/>
          <w:tab w:val="left" w:pos="270"/>
          <w:tab w:val="left" w:pos="1543"/>
        </w:tabs>
        <w:spacing w:before="120"/>
        <w:rPr>
          <w:rFonts w:cs="Arial"/>
        </w:rPr>
      </w:pPr>
      <w:r w:rsidRPr="7889AF9F">
        <w:rPr>
          <w:rFonts w:cs="Arial"/>
        </w:rPr>
        <w:t>Signature pad</w:t>
      </w:r>
      <w:r>
        <w:br/>
      </w:r>
    </w:p>
    <w:p w14:paraId="4E629783" w14:textId="619D1B1C" w:rsidR="00433864" w:rsidRPr="005C3ED3" w:rsidRDefault="00BE5492" w:rsidP="7889AF9F">
      <w:pPr>
        <w:pStyle w:val="Heading1"/>
        <w:numPr>
          <w:ilvl w:val="1"/>
          <w:numId w:val="25"/>
        </w:numPr>
        <w:tabs>
          <w:tab w:val="left" w:pos="180"/>
          <w:tab w:val="left" w:pos="270"/>
          <w:tab w:val="left" w:pos="489"/>
        </w:tabs>
        <w:spacing w:before="121"/>
        <w:rPr>
          <w:rFonts w:cs="Arial"/>
        </w:rPr>
      </w:pPr>
      <w:bookmarkStart w:id="39" w:name="_bookmark43"/>
      <w:bookmarkEnd w:id="39"/>
      <w:r w:rsidRPr="7889AF9F">
        <w:rPr>
          <w:rFonts w:cs="Arial"/>
        </w:rPr>
        <w:t>Fingerprint</w:t>
      </w:r>
      <w:r w:rsidR="000456BC" w:rsidRPr="7889AF9F">
        <w:rPr>
          <w:rFonts w:cs="Arial"/>
        </w:rPr>
        <w:t xml:space="preserve"> Facilities</w:t>
      </w:r>
    </w:p>
    <w:p w14:paraId="375B5947" w14:textId="6F8042EB" w:rsidR="00433864" w:rsidRPr="005C3ED3" w:rsidRDefault="000456BC" w:rsidP="7889AF9F">
      <w:pPr>
        <w:pStyle w:val="BodyText"/>
        <w:numPr>
          <w:ilvl w:val="2"/>
          <w:numId w:val="25"/>
        </w:numPr>
        <w:tabs>
          <w:tab w:val="left" w:pos="180"/>
          <w:tab w:val="left" w:pos="270"/>
          <w:tab w:val="left" w:pos="1016"/>
        </w:tabs>
        <w:spacing w:before="59"/>
        <w:rPr>
          <w:rFonts w:cs="Arial"/>
        </w:rPr>
      </w:pPr>
      <w:r w:rsidRPr="7889AF9F">
        <w:rPr>
          <w:rFonts w:cs="Arial"/>
        </w:rPr>
        <w:t xml:space="preserve">The Contractor shall </w:t>
      </w:r>
      <w:r w:rsidR="00B60E16" w:rsidRPr="7889AF9F">
        <w:rPr>
          <w:rFonts w:cs="Arial"/>
        </w:rPr>
        <w:t>provide fingerprinting service</w:t>
      </w:r>
      <w:r w:rsidRPr="7889AF9F">
        <w:rPr>
          <w:rFonts w:cs="Arial"/>
        </w:rPr>
        <w:t xml:space="preserve"> </w:t>
      </w:r>
      <w:r w:rsidR="002E7679" w:rsidRPr="7889AF9F">
        <w:rPr>
          <w:rFonts w:cs="Arial"/>
        </w:rPr>
        <w:t xml:space="preserve">in each of the forty-eight (48) Continental United States </w:t>
      </w:r>
      <w:r w:rsidRPr="7889AF9F">
        <w:rPr>
          <w:rFonts w:cs="Arial"/>
        </w:rPr>
        <w:t>and in Alaska, Hawaii, Washington DC, Puerto Ri</w:t>
      </w:r>
      <w:r w:rsidRPr="7889AF9F">
        <w:rPr>
          <w:rFonts w:ascii="Times New Roman" w:eastAsia="Times New Roman" w:hAnsi="Times New Roman" w:cs="Times New Roman"/>
          <w:sz w:val="24"/>
          <w:szCs w:val="24"/>
        </w:rPr>
        <w:t>co, the</w:t>
      </w:r>
      <w:r w:rsidR="002E7679" w:rsidRPr="7889AF9F">
        <w:rPr>
          <w:rFonts w:ascii="Times New Roman" w:eastAsia="Times New Roman" w:hAnsi="Times New Roman" w:cs="Times New Roman"/>
          <w:sz w:val="24"/>
          <w:szCs w:val="24"/>
        </w:rPr>
        <w:t xml:space="preserve"> U.S.</w:t>
      </w:r>
      <w:r w:rsidRPr="7889AF9F">
        <w:rPr>
          <w:rFonts w:ascii="Times New Roman" w:eastAsia="Times New Roman" w:hAnsi="Times New Roman" w:cs="Times New Roman"/>
          <w:sz w:val="24"/>
          <w:szCs w:val="24"/>
        </w:rPr>
        <w:t xml:space="preserve"> Virgin Islands, Guam, </w:t>
      </w:r>
      <w:r w:rsidR="406D2ACD" w:rsidRPr="7889AF9F">
        <w:rPr>
          <w:rFonts w:ascii="Times New Roman" w:eastAsia="Times New Roman" w:hAnsi="Times New Roman" w:cs="Times New Roman"/>
          <w:color w:val="333333"/>
          <w:sz w:val="24"/>
          <w:szCs w:val="24"/>
        </w:rPr>
        <w:t>Norther Marian Islands</w:t>
      </w:r>
      <w:r w:rsidR="406D2ACD" w:rsidRPr="7889AF9F">
        <w:rPr>
          <w:rFonts w:ascii="Times New Roman" w:eastAsia="Times New Roman" w:hAnsi="Times New Roman" w:cs="Times New Roman"/>
          <w:sz w:val="24"/>
          <w:szCs w:val="24"/>
        </w:rPr>
        <w:t xml:space="preserve"> </w:t>
      </w:r>
      <w:r w:rsidRPr="7889AF9F">
        <w:rPr>
          <w:rFonts w:ascii="Times New Roman" w:eastAsia="Times New Roman" w:hAnsi="Times New Roman" w:cs="Times New Roman"/>
          <w:sz w:val="24"/>
          <w:szCs w:val="24"/>
        </w:rPr>
        <w:t xml:space="preserve">and Saipan. The Contractor shall </w:t>
      </w:r>
      <w:r w:rsidR="00BE5492" w:rsidRPr="7889AF9F">
        <w:rPr>
          <w:rFonts w:ascii="Times New Roman" w:eastAsia="Times New Roman" w:hAnsi="Times New Roman" w:cs="Times New Roman"/>
          <w:sz w:val="24"/>
          <w:szCs w:val="24"/>
        </w:rPr>
        <w:t>provide f</w:t>
      </w:r>
      <w:r w:rsidR="00BE5492" w:rsidRPr="7889AF9F">
        <w:rPr>
          <w:rFonts w:cs="Arial"/>
        </w:rPr>
        <w:t>ingerprint services</w:t>
      </w:r>
      <w:r w:rsidRPr="7889AF9F">
        <w:rPr>
          <w:rFonts w:cs="Arial"/>
        </w:rPr>
        <w:t xml:space="preserve"> within a sixty (60) highway-mile radius of the </w:t>
      </w:r>
      <w:r w:rsidR="00DD0ACF" w:rsidRPr="7889AF9F">
        <w:rPr>
          <w:rFonts w:cs="Arial"/>
        </w:rPr>
        <w:t xml:space="preserve">candidate’s </w:t>
      </w:r>
      <w:r w:rsidRPr="7889AF9F">
        <w:rPr>
          <w:rFonts w:cs="Arial"/>
        </w:rPr>
        <w:t xml:space="preserve">zip code to meet CBP’s </w:t>
      </w:r>
      <w:r w:rsidR="00BE5492" w:rsidRPr="7889AF9F">
        <w:rPr>
          <w:rFonts w:cs="Arial"/>
        </w:rPr>
        <w:t>background investigation timeline</w:t>
      </w:r>
      <w:r w:rsidRPr="7889AF9F">
        <w:rPr>
          <w:rFonts w:cs="Arial"/>
        </w:rPr>
        <w:t xml:space="preserve"> and other requirements addressed in this SOW.</w:t>
      </w:r>
    </w:p>
    <w:p w14:paraId="6514F9D4" w14:textId="280AE3E0" w:rsidR="00196B02" w:rsidRDefault="000456BC" w:rsidP="00196B02">
      <w:pPr>
        <w:numPr>
          <w:ilvl w:val="2"/>
          <w:numId w:val="25"/>
        </w:numPr>
        <w:tabs>
          <w:tab w:val="left" w:pos="180"/>
          <w:tab w:val="left" w:pos="270"/>
          <w:tab w:val="left" w:pos="1016"/>
        </w:tabs>
        <w:spacing w:before="120"/>
        <w:rPr>
          <w:rFonts w:ascii="Arial" w:eastAsia="Arial" w:hAnsi="Arial" w:cs="Arial"/>
          <w:sz w:val="20"/>
          <w:szCs w:val="20"/>
        </w:rPr>
      </w:pPr>
      <w:bookmarkStart w:id="40" w:name="OLE_LINK19"/>
      <w:bookmarkStart w:id="41" w:name="OLE_LINK20"/>
      <w:r w:rsidRPr="7889AF9F">
        <w:rPr>
          <w:rFonts w:ascii="Arial" w:hAnsi="Arial" w:cs="Arial"/>
          <w:sz w:val="20"/>
          <w:szCs w:val="20"/>
        </w:rPr>
        <w:t>If</w:t>
      </w:r>
      <w:r w:rsidR="0070307E" w:rsidRPr="7889AF9F">
        <w:rPr>
          <w:rFonts w:ascii="Arial" w:hAnsi="Arial" w:cs="Arial"/>
          <w:sz w:val="20"/>
          <w:szCs w:val="20"/>
        </w:rPr>
        <w:t>, in the course of performance,</w:t>
      </w:r>
      <w:r w:rsidRPr="7889AF9F">
        <w:rPr>
          <w:rFonts w:ascii="Arial" w:hAnsi="Arial" w:cs="Arial"/>
          <w:sz w:val="20"/>
          <w:szCs w:val="20"/>
        </w:rPr>
        <w:t xml:space="preserve"> the Contractor </w:t>
      </w:r>
      <w:r w:rsidR="0070307E" w:rsidRPr="7889AF9F">
        <w:rPr>
          <w:rFonts w:ascii="Arial" w:hAnsi="Arial" w:cs="Arial"/>
          <w:sz w:val="20"/>
          <w:szCs w:val="20"/>
        </w:rPr>
        <w:t>becomes</w:t>
      </w:r>
      <w:r w:rsidRPr="7889AF9F">
        <w:rPr>
          <w:rFonts w:ascii="Arial" w:hAnsi="Arial" w:cs="Arial"/>
          <w:sz w:val="20"/>
          <w:szCs w:val="20"/>
        </w:rPr>
        <w:t xml:space="preserve"> unable to schedule an appointment within the required timelines because a facility is not available within a 60 (sixty) highway-mile commuting radius, the Contractor shall notify the COR within </w:t>
      </w:r>
      <w:r w:rsidRPr="7889AF9F">
        <w:rPr>
          <w:rFonts w:ascii="Arial" w:hAnsi="Arial" w:cs="Arial"/>
          <w:b/>
          <w:bCs/>
          <w:sz w:val="20"/>
          <w:szCs w:val="20"/>
        </w:rPr>
        <w:t>one (1) business day of the initial request for services from CBP</w:t>
      </w:r>
      <w:r w:rsidRPr="7889AF9F">
        <w:rPr>
          <w:rFonts w:ascii="Arial" w:hAnsi="Arial" w:cs="Arial"/>
          <w:sz w:val="20"/>
          <w:szCs w:val="20"/>
        </w:rPr>
        <w:t xml:space="preserve">. The Contractor shall then be provided </w:t>
      </w:r>
      <w:r w:rsidRPr="7889AF9F">
        <w:rPr>
          <w:rFonts w:ascii="Arial" w:hAnsi="Arial" w:cs="Arial"/>
          <w:b/>
          <w:bCs/>
          <w:sz w:val="20"/>
          <w:szCs w:val="20"/>
        </w:rPr>
        <w:t>two (2) additional business days to locate an acceptable facility</w:t>
      </w:r>
      <w:r w:rsidRPr="7889AF9F">
        <w:rPr>
          <w:rFonts w:ascii="Arial" w:hAnsi="Arial" w:cs="Arial"/>
          <w:sz w:val="20"/>
          <w:szCs w:val="20"/>
        </w:rPr>
        <w:t>.</w:t>
      </w:r>
      <w:bookmarkEnd w:id="40"/>
    </w:p>
    <w:p w14:paraId="5B597420" w14:textId="17CE6C14" w:rsidR="00ED17E3" w:rsidRPr="00196B02" w:rsidRDefault="000456BC" w:rsidP="00B41928">
      <w:pPr>
        <w:numPr>
          <w:ilvl w:val="4"/>
          <w:numId w:val="25"/>
        </w:numPr>
        <w:tabs>
          <w:tab w:val="left" w:pos="180"/>
          <w:tab w:val="left" w:pos="270"/>
          <w:tab w:val="left" w:pos="1016"/>
        </w:tabs>
        <w:spacing w:before="120"/>
        <w:ind w:left="2880"/>
        <w:rPr>
          <w:rFonts w:ascii="Arial" w:eastAsia="Arial" w:hAnsi="Arial" w:cs="Arial"/>
          <w:sz w:val="20"/>
          <w:szCs w:val="20"/>
        </w:rPr>
      </w:pPr>
      <w:r w:rsidRPr="7889AF9F">
        <w:rPr>
          <w:rFonts w:ascii="Arial" w:hAnsi="Arial" w:cs="Arial"/>
          <w:sz w:val="20"/>
          <w:szCs w:val="20"/>
        </w:rPr>
        <w:t>If the Contractor is unable to locate an acceptable facility within the sixty (60) highway-mile radius, the Contractor shall obtain approval from the COR to</w:t>
      </w:r>
      <w:r w:rsidR="0089756C" w:rsidRPr="7889AF9F">
        <w:rPr>
          <w:rFonts w:ascii="Arial" w:hAnsi="Arial" w:cs="Arial"/>
          <w:sz w:val="20"/>
          <w:szCs w:val="20"/>
        </w:rPr>
        <w:t xml:space="preserve"> arrange an alternative solution</w:t>
      </w:r>
      <w:r w:rsidR="0070307E" w:rsidRPr="7889AF9F">
        <w:rPr>
          <w:rFonts w:ascii="Arial" w:hAnsi="Arial" w:cs="Arial"/>
          <w:sz w:val="20"/>
          <w:szCs w:val="20"/>
        </w:rPr>
        <w:t xml:space="preserve"> and shall bear all expenses that the Contractor may incur in executing that alternate solution</w:t>
      </w:r>
      <w:r w:rsidR="0089756C" w:rsidRPr="7889AF9F">
        <w:rPr>
          <w:rFonts w:ascii="Arial" w:hAnsi="Arial" w:cs="Arial"/>
          <w:sz w:val="20"/>
          <w:szCs w:val="20"/>
        </w:rPr>
        <w:t>.</w:t>
      </w:r>
    </w:p>
    <w:p w14:paraId="7146338B" w14:textId="77777777" w:rsidR="003A249B" w:rsidRPr="00B41928" w:rsidRDefault="000456BC" w:rsidP="00B41928">
      <w:pPr>
        <w:numPr>
          <w:ilvl w:val="4"/>
          <w:numId w:val="25"/>
        </w:numPr>
        <w:tabs>
          <w:tab w:val="left" w:pos="180"/>
          <w:tab w:val="left" w:pos="270"/>
          <w:tab w:val="left" w:pos="1016"/>
        </w:tabs>
        <w:spacing w:before="120"/>
        <w:ind w:left="2880"/>
        <w:rPr>
          <w:rFonts w:ascii="Arial" w:eastAsia="Arial" w:hAnsi="Arial" w:cs="Arial"/>
          <w:sz w:val="20"/>
          <w:szCs w:val="20"/>
        </w:rPr>
      </w:pPr>
      <w:r w:rsidRPr="7889AF9F">
        <w:rPr>
          <w:rFonts w:ascii="Arial" w:hAnsi="Arial" w:cs="Arial"/>
          <w:sz w:val="20"/>
          <w:szCs w:val="20"/>
        </w:rPr>
        <w:t xml:space="preserve">The Contractor shall ensure that all the </w:t>
      </w:r>
      <w:r w:rsidR="005E1D80" w:rsidRPr="7889AF9F">
        <w:rPr>
          <w:rFonts w:ascii="Arial" w:hAnsi="Arial" w:cs="Arial"/>
          <w:sz w:val="20"/>
          <w:szCs w:val="20"/>
        </w:rPr>
        <w:t>fingerprint</w:t>
      </w:r>
      <w:r w:rsidRPr="7889AF9F">
        <w:rPr>
          <w:rFonts w:ascii="Arial" w:hAnsi="Arial" w:cs="Arial"/>
          <w:sz w:val="20"/>
          <w:szCs w:val="20"/>
        </w:rPr>
        <w:t xml:space="preserve"> locations meet the requirements of the Occupational Safety and Health Act (see </w:t>
      </w:r>
      <w:r w:rsidRPr="7889AF9F">
        <w:rPr>
          <w:rFonts w:ascii="Arial" w:hAnsi="Arial" w:cs="Arial"/>
          <w:i/>
          <w:iCs/>
          <w:sz w:val="20"/>
          <w:szCs w:val="20"/>
        </w:rPr>
        <w:t xml:space="preserve">Applicable Documents </w:t>
      </w:r>
      <w:r w:rsidRPr="7889AF9F">
        <w:rPr>
          <w:rFonts w:ascii="Arial" w:hAnsi="Arial" w:cs="Arial"/>
          <w:sz w:val="20"/>
          <w:szCs w:val="20"/>
        </w:rPr>
        <w:t>in this SOW).</w:t>
      </w:r>
    </w:p>
    <w:p w14:paraId="3449D793" w14:textId="77777777" w:rsidR="00B41928" w:rsidRDefault="00B41928" w:rsidP="00B41928">
      <w:pPr>
        <w:tabs>
          <w:tab w:val="left" w:pos="180"/>
          <w:tab w:val="left" w:pos="270"/>
          <w:tab w:val="left" w:pos="1016"/>
        </w:tabs>
        <w:spacing w:before="120"/>
        <w:rPr>
          <w:rFonts w:ascii="Arial" w:hAnsi="Arial" w:cs="Arial"/>
          <w:sz w:val="20"/>
          <w:szCs w:val="20"/>
        </w:rPr>
      </w:pPr>
    </w:p>
    <w:p w14:paraId="5E6F7130" w14:textId="77777777" w:rsidR="00B41928" w:rsidRPr="005C3ED3" w:rsidRDefault="00B41928" w:rsidP="00B41928">
      <w:pPr>
        <w:tabs>
          <w:tab w:val="left" w:pos="180"/>
          <w:tab w:val="left" w:pos="270"/>
          <w:tab w:val="left" w:pos="1016"/>
        </w:tabs>
        <w:spacing w:before="120"/>
        <w:rPr>
          <w:rFonts w:ascii="Arial" w:eastAsia="Arial" w:hAnsi="Arial" w:cs="Arial"/>
          <w:sz w:val="20"/>
          <w:szCs w:val="20"/>
        </w:rPr>
      </w:pPr>
    </w:p>
    <w:bookmarkEnd w:id="41"/>
    <w:p w14:paraId="1E325EDC" w14:textId="2519FE86" w:rsidR="00433864" w:rsidRPr="005C3ED3" w:rsidRDefault="005E1D80" w:rsidP="7889AF9F">
      <w:pPr>
        <w:numPr>
          <w:ilvl w:val="1"/>
          <w:numId w:val="25"/>
        </w:numPr>
        <w:tabs>
          <w:tab w:val="left" w:pos="180"/>
          <w:tab w:val="left" w:pos="270"/>
          <w:tab w:val="left" w:pos="1016"/>
        </w:tabs>
        <w:spacing w:before="120"/>
        <w:rPr>
          <w:rFonts w:ascii="Arial" w:eastAsia="Arial" w:hAnsi="Arial" w:cs="Arial"/>
          <w:b/>
          <w:bCs/>
          <w:sz w:val="20"/>
          <w:szCs w:val="20"/>
        </w:rPr>
      </w:pPr>
      <w:r w:rsidRPr="7889AF9F">
        <w:rPr>
          <w:rFonts w:ascii="Arial" w:hAnsi="Arial" w:cs="Arial"/>
          <w:b/>
          <w:bCs/>
          <w:sz w:val="20"/>
          <w:szCs w:val="20"/>
        </w:rPr>
        <w:t xml:space="preserve">Fingerprint </w:t>
      </w:r>
      <w:r w:rsidR="000456BC" w:rsidRPr="7889AF9F">
        <w:rPr>
          <w:rFonts w:ascii="Arial" w:hAnsi="Arial" w:cs="Arial"/>
          <w:b/>
          <w:bCs/>
          <w:sz w:val="20"/>
          <w:szCs w:val="20"/>
        </w:rPr>
        <w:t xml:space="preserve">Facility </w:t>
      </w:r>
      <w:r w:rsidR="00BE5492" w:rsidRPr="7889AF9F">
        <w:rPr>
          <w:rFonts w:ascii="Arial" w:hAnsi="Arial" w:cs="Arial"/>
          <w:b/>
          <w:bCs/>
          <w:sz w:val="20"/>
          <w:szCs w:val="20"/>
        </w:rPr>
        <w:t>Requirements</w:t>
      </w:r>
    </w:p>
    <w:p w14:paraId="0D6DE183" w14:textId="17BDA731" w:rsidR="00433864" w:rsidRPr="005C3ED3" w:rsidRDefault="00292341" w:rsidP="7889AF9F">
      <w:pPr>
        <w:pStyle w:val="BodyText"/>
        <w:numPr>
          <w:ilvl w:val="2"/>
          <w:numId w:val="25"/>
        </w:numPr>
        <w:tabs>
          <w:tab w:val="left" w:pos="180"/>
          <w:tab w:val="left" w:pos="270"/>
          <w:tab w:val="left" w:pos="1543"/>
        </w:tabs>
        <w:rPr>
          <w:rFonts w:cs="Arial"/>
        </w:rPr>
      </w:pPr>
      <w:r w:rsidRPr="7889AF9F">
        <w:rPr>
          <w:rFonts w:cs="Arial"/>
        </w:rPr>
        <w:t xml:space="preserve">Any firm or business under contract with CBP that requires access to </w:t>
      </w:r>
      <w:r w:rsidR="00062D80" w:rsidRPr="7889AF9F">
        <w:rPr>
          <w:rFonts w:cs="Arial"/>
        </w:rPr>
        <w:t>sensitive</w:t>
      </w:r>
      <w:r w:rsidRPr="7889AF9F">
        <w:rPr>
          <w:rFonts w:cs="Arial"/>
        </w:rPr>
        <w:t xml:space="preserve"> </w:t>
      </w:r>
      <w:r w:rsidR="006A2FD2" w:rsidRPr="7889AF9F">
        <w:rPr>
          <w:rFonts w:cs="Arial"/>
        </w:rPr>
        <w:t>i</w:t>
      </w:r>
      <w:r w:rsidRPr="7889AF9F">
        <w:rPr>
          <w:rFonts w:cs="Arial"/>
        </w:rPr>
        <w:t xml:space="preserve">nformation must possess a facility security clearance commensurate with the level of access required. This includes any firm or business entity that requires access to </w:t>
      </w:r>
      <w:r w:rsidR="00062D80" w:rsidRPr="7889AF9F">
        <w:rPr>
          <w:rFonts w:cs="Arial"/>
        </w:rPr>
        <w:t>sensitive</w:t>
      </w:r>
      <w:r w:rsidRPr="7889AF9F">
        <w:rPr>
          <w:rFonts w:cs="Arial"/>
        </w:rPr>
        <w:t xml:space="preserve"> information to prepare a response to a request for proposal (RFP) or a request for bid and/or in performance of a </w:t>
      </w:r>
      <w:r w:rsidR="00062D80" w:rsidRPr="7889AF9F">
        <w:rPr>
          <w:rFonts w:cs="Arial"/>
        </w:rPr>
        <w:t>sensitive</w:t>
      </w:r>
      <w:r w:rsidRPr="7889AF9F">
        <w:rPr>
          <w:rFonts w:cs="Arial"/>
        </w:rPr>
        <w:t xml:space="preserve"> contract.</w:t>
      </w:r>
    </w:p>
    <w:p w14:paraId="7317227F" w14:textId="345E5760" w:rsidR="008B5CA4" w:rsidRPr="005C3ED3" w:rsidRDefault="00292341" w:rsidP="7889AF9F">
      <w:pPr>
        <w:pStyle w:val="BodyText"/>
        <w:numPr>
          <w:ilvl w:val="2"/>
          <w:numId w:val="25"/>
        </w:numPr>
        <w:tabs>
          <w:tab w:val="left" w:pos="180"/>
          <w:tab w:val="left" w:pos="270"/>
          <w:tab w:val="left" w:pos="1543"/>
        </w:tabs>
        <w:spacing w:before="120"/>
        <w:rPr>
          <w:rFonts w:cs="Arial"/>
        </w:rPr>
      </w:pPr>
      <w:r w:rsidRPr="7889AF9F">
        <w:rPr>
          <w:rFonts w:cs="Arial"/>
        </w:rPr>
        <w:t xml:space="preserve">Firms that do not possess a facility security clearance, or the requisite level of facility security clearance, must be sponsored for a </w:t>
      </w:r>
      <w:r w:rsidR="004164F7" w:rsidRPr="7889AF9F">
        <w:rPr>
          <w:rFonts w:cs="Arial"/>
        </w:rPr>
        <w:t>DHS</w:t>
      </w:r>
      <w:r w:rsidRPr="7889AF9F">
        <w:rPr>
          <w:rFonts w:cs="Arial"/>
        </w:rPr>
        <w:t xml:space="preserve"> facility security clearance when a determination has been made by the CBP program office that the contract effort will require access to </w:t>
      </w:r>
      <w:r w:rsidR="00062D80" w:rsidRPr="7889AF9F">
        <w:rPr>
          <w:rFonts w:cs="Arial"/>
        </w:rPr>
        <w:t>sensitive</w:t>
      </w:r>
      <w:r w:rsidRPr="7889AF9F">
        <w:rPr>
          <w:rFonts w:cs="Arial"/>
        </w:rPr>
        <w:t xml:space="preserve"> information. CBP offices must submit relevant sponsorship requests for facility security clearances to OPR</w:t>
      </w:r>
      <w:r w:rsidR="004E5C5C" w:rsidRPr="7889AF9F">
        <w:rPr>
          <w:rFonts w:cs="Arial"/>
        </w:rPr>
        <w:t xml:space="preserve"> for processing.</w:t>
      </w:r>
    </w:p>
    <w:p w14:paraId="62AFD36C" w14:textId="6024C3E1" w:rsidR="00EC5955" w:rsidRPr="005C3ED3" w:rsidRDefault="000456BC" w:rsidP="00EC5955">
      <w:pPr>
        <w:pStyle w:val="Heading1"/>
        <w:numPr>
          <w:ilvl w:val="0"/>
          <w:numId w:val="25"/>
        </w:numPr>
        <w:tabs>
          <w:tab w:val="left" w:pos="180"/>
          <w:tab w:val="left" w:pos="270"/>
          <w:tab w:val="left" w:pos="460"/>
        </w:tabs>
        <w:spacing w:before="130"/>
        <w:rPr>
          <w:rFonts w:cs="Arial"/>
          <w:b w:val="0"/>
          <w:bCs w:val="0"/>
        </w:rPr>
      </w:pPr>
      <w:bookmarkStart w:id="42" w:name="_bookmark44"/>
      <w:bookmarkEnd w:id="42"/>
      <w:r w:rsidRPr="7889AF9F">
        <w:rPr>
          <w:rFonts w:cs="Arial"/>
        </w:rPr>
        <w:t>TASKS</w:t>
      </w:r>
      <w:bookmarkStart w:id="43" w:name="_bookmark45"/>
      <w:bookmarkEnd w:id="43"/>
    </w:p>
    <w:p w14:paraId="47112D4E" w14:textId="1443BC89" w:rsidR="00433864" w:rsidRPr="005C3ED3" w:rsidRDefault="000456BC" w:rsidP="00657874">
      <w:pPr>
        <w:pStyle w:val="Heading1"/>
        <w:tabs>
          <w:tab w:val="left" w:pos="180"/>
          <w:tab w:val="left" w:pos="270"/>
          <w:tab w:val="left" w:pos="460"/>
        </w:tabs>
        <w:spacing w:before="130"/>
        <w:ind w:left="640" w:hanging="10"/>
        <w:rPr>
          <w:rFonts w:cs="Arial"/>
          <w:b w:val="0"/>
          <w:bCs w:val="0"/>
        </w:rPr>
      </w:pPr>
      <w:r w:rsidRPr="005C3ED3">
        <w:rPr>
          <w:rFonts w:cs="Arial"/>
        </w:rPr>
        <w:t>Task 1 – Requests for Services</w:t>
      </w:r>
    </w:p>
    <w:p w14:paraId="3E84956D" w14:textId="2506E0DA" w:rsidR="006202A0" w:rsidRPr="005C3ED3" w:rsidRDefault="00BE4AFA" w:rsidP="7889AF9F">
      <w:pPr>
        <w:pStyle w:val="BodyText"/>
        <w:numPr>
          <w:ilvl w:val="1"/>
          <w:numId w:val="6"/>
        </w:numPr>
        <w:tabs>
          <w:tab w:val="left" w:pos="180"/>
          <w:tab w:val="left" w:pos="270"/>
          <w:tab w:val="left" w:pos="1016"/>
        </w:tabs>
        <w:spacing w:before="58"/>
        <w:rPr>
          <w:rFonts w:cs="Arial"/>
        </w:rPr>
      </w:pPr>
      <w:r w:rsidRPr="7889AF9F">
        <w:rPr>
          <w:rFonts w:cs="Arial"/>
        </w:rPr>
        <w:t>Daily</w:t>
      </w:r>
      <w:r w:rsidR="000456BC" w:rsidRPr="7889AF9F">
        <w:rPr>
          <w:rFonts w:cs="Arial"/>
        </w:rPr>
        <w:t xml:space="preserve">, or more frequently when available, CBP shall send </w:t>
      </w:r>
      <w:r w:rsidR="00C54E59" w:rsidRPr="7889AF9F">
        <w:rPr>
          <w:rFonts w:cs="Arial"/>
        </w:rPr>
        <w:t xml:space="preserve">via Excel file or </w:t>
      </w:r>
      <w:r w:rsidR="000456BC" w:rsidRPr="7889AF9F">
        <w:rPr>
          <w:rFonts w:cs="Arial"/>
        </w:rPr>
        <w:t xml:space="preserve">via web services information regarding requests for services to be completed. Specific data items </w:t>
      </w:r>
      <w:r w:rsidR="001C7A79" w:rsidRPr="7889AF9F">
        <w:rPr>
          <w:rFonts w:cs="Arial"/>
        </w:rPr>
        <w:t>included,</w:t>
      </w:r>
      <w:r w:rsidR="000456BC" w:rsidRPr="7889AF9F">
        <w:rPr>
          <w:rFonts w:cs="Arial"/>
        </w:rPr>
        <w:t xml:space="preserve"> and the format of this file shall be determined by CBP upon award of this </w:t>
      </w:r>
      <w:r w:rsidR="00E41809" w:rsidRPr="7889AF9F">
        <w:rPr>
          <w:rFonts w:cs="Arial"/>
        </w:rPr>
        <w:t>BPA</w:t>
      </w:r>
      <w:r w:rsidR="000456BC" w:rsidRPr="7889AF9F">
        <w:rPr>
          <w:rFonts w:cs="Arial"/>
        </w:rPr>
        <w:t>. The file shall contain the following types of requests:</w:t>
      </w:r>
    </w:p>
    <w:p w14:paraId="5145606A" w14:textId="55382C84" w:rsidR="00890D70" w:rsidRPr="005C3ED3" w:rsidRDefault="001E5FEA" w:rsidP="7889AF9F">
      <w:pPr>
        <w:pStyle w:val="BodyText"/>
        <w:numPr>
          <w:ilvl w:val="2"/>
          <w:numId w:val="6"/>
        </w:numPr>
        <w:tabs>
          <w:tab w:val="left" w:pos="180"/>
          <w:tab w:val="left" w:pos="270"/>
          <w:tab w:val="left" w:pos="1016"/>
        </w:tabs>
        <w:spacing w:before="58"/>
        <w:rPr>
          <w:rFonts w:cs="Arial"/>
        </w:rPr>
      </w:pPr>
      <w:r w:rsidRPr="7889AF9F">
        <w:rPr>
          <w:rFonts w:cs="Arial"/>
        </w:rPr>
        <w:t>Fingerprint requirements;</w:t>
      </w:r>
    </w:p>
    <w:p w14:paraId="331C36A2" w14:textId="058EE152" w:rsidR="00890D70" w:rsidRPr="005C3ED3" w:rsidRDefault="001E5FEA" w:rsidP="7889AF9F">
      <w:pPr>
        <w:pStyle w:val="BodyText"/>
        <w:numPr>
          <w:ilvl w:val="2"/>
          <w:numId w:val="6"/>
        </w:numPr>
        <w:tabs>
          <w:tab w:val="left" w:pos="180"/>
          <w:tab w:val="left" w:pos="270"/>
          <w:tab w:val="left" w:pos="1016"/>
        </w:tabs>
        <w:spacing w:before="58"/>
        <w:rPr>
          <w:rFonts w:cs="Arial"/>
        </w:rPr>
      </w:pPr>
      <w:r w:rsidRPr="7889AF9F">
        <w:rPr>
          <w:rFonts w:cs="Arial"/>
        </w:rPr>
        <w:t>Candidates contact information changes; and</w:t>
      </w:r>
    </w:p>
    <w:p w14:paraId="4E5078C9" w14:textId="77777777" w:rsidR="001E5FEA" w:rsidRPr="005C3ED3" w:rsidRDefault="001E5FEA" w:rsidP="7889AF9F">
      <w:pPr>
        <w:pStyle w:val="BodyText"/>
        <w:numPr>
          <w:ilvl w:val="2"/>
          <w:numId w:val="25"/>
        </w:numPr>
        <w:tabs>
          <w:tab w:val="left" w:pos="180"/>
          <w:tab w:val="left" w:pos="270"/>
          <w:tab w:val="left" w:pos="1016"/>
        </w:tabs>
        <w:spacing w:before="58"/>
        <w:rPr>
          <w:rFonts w:cs="Arial"/>
        </w:rPr>
      </w:pPr>
      <w:r w:rsidRPr="7889AF9F">
        <w:rPr>
          <w:rFonts w:cs="Arial"/>
        </w:rPr>
        <w:t>Cancellation of requests for candidates who are removed from the process.</w:t>
      </w:r>
    </w:p>
    <w:p w14:paraId="26E0EC94" w14:textId="1B479D8C" w:rsidR="00CE2223" w:rsidRPr="005C3ED3" w:rsidRDefault="00D80993" w:rsidP="7889AF9F">
      <w:pPr>
        <w:pStyle w:val="BodyText"/>
        <w:numPr>
          <w:ilvl w:val="1"/>
          <w:numId w:val="25"/>
        </w:numPr>
        <w:tabs>
          <w:tab w:val="left" w:pos="180"/>
          <w:tab w:val="left" w:pos="270"/>
          <w:tab w:val="left" w:pos="1016"/>
        </w:tabs>
        <w:spacing w:before="58"/>
        <w:rPr>
          <w:rFonts w:cs="Arial"/>
        </w:rPr>
      </w:pPr>
      <w:r w:rsidRPr="7889AF9F">
        <w:rPr>
          <w:rFonts w:cs="Arial"/>
        </w:rPr>
        <w:t>R</w:t>
      </w:r>
      <w:r w:rsidR="003D5614" w:rsidRPr="7889AF9F">
        <w:rPr>
          <w:rFonts w:cs="Arial"/>
        </w:rPr>
        <w:t xml:space="preserve">equests shall be rejected by the Contractor </w:t>
      </w:r>
      <w:r w:rsidR="007D5E55" w:rsidRPr="7889AF9F">
        <w:rPr>
          <w:rFonts w:cs="Arial"/>
        </w:rPr>
        <w:t xml:space="preserve">and not processed for </w:t>
      </w:r>
      <w:r w:rsidR="00413391" w:rsidRPr="7889AF9F">
        <w:rPr>
          <w:rFonts w:cs="Arial"/>
        </w:rPr>
        <w:t>the following reasons inclu</w:t>
      </w:r>
      <w:r w:rsidR="000243ED" w:rsidRPr="7889AF9F">
        <w:rPr>
          <w:rFonts w:cs="Arial"/>
        </w:rPr>
        <w:t>ding</w:t>
      </w:r>
      <w:r w:rsidR="00413391" w:rsidRPr="7889AF9F">
        <w:rPr>
          <w:rFonts w:cs="Arial"/>
        </w:rPr>
        <w:t xml:space="preserve"> but not </w:t>
      </w:r>
      <w:r w:rsidR="00742BE9" w:rsidRPr="7889AF9F">
        <w:rPr>
          <w:rFonts w:cs="Arial"/>
        </w:rPr>
        <w:t>limited</w:t>
      </w:r>
      <w:r w:rsidR="00413391" w:rsidRPr="7889AF9F">
        <w:rPr>
          <w:rFonts w:cs="Arial"/>
        </w:rPr>
        <w:t xml:space="preserve"> to</w:t>
      </w:r>
      <w:r w:rsidR="00CE2223" w:rsidRPr="7889AF9F">
        <w:rPr>
          <w:rFonts w:cs="Arial"/>
        </w:rPr>
        <w:t xml:space="preserve"> </w:t>
      </w:r>
    </w:p>
    <w:p w14:paraId="406C5362" w14:textId="77777777" w:rsidR="008808F1" w:rsidRPr="005C3ED3" w:rsidRDefault="008808F1" w:rsidP="7889AF9F">
      <w:pPr>
        <w:pStyle w:val="BodyText"/>
        <w:numPr>
          <w:ilvl w:val="2"/>
          <w:numId w:val="25"/>
        </w:numPr>
        <w:tabs>
          <w:tab w:val="left" w:pos="180"/>
          <w:tab w:val="left" w:pos="270"/>
          <w:tab w:val="left" w:pos="1016"/>
        </w:tabs>
        <w:spacing w:before="58"/>
        <w:rPr>
          <w:rFonts w:cs="Arial"/>
        </w:rPr>
      </w:pPr>
      <w:r w:rsidRPr="7889AF9F">
        <w:rPr>
          <w:rFonts w:cs="Arial"/>
        </w:rPr>
        <w:t xml:space="preserve">Duplicate requirement requests for CBP candidates; and </w:t>
      </w:r>
    </w:p>
    <w:p w14:paraId="137B8F0C" w14:textId="3A68BBDB" w:rsidR="002314BE" w:rsidRPr="005C3ED3" w:rsidRDefault="002314BE" w:rsidP="7889AF9F">
      <w:pPr>
        <w:pStyle w:val="BodyText"/>
        <w:numPr>
          <w:ilvl w:val="2"/>
          <w:numId w:val="25"/>
        </w:numPr>
        <w:tabs>
          <w:tab w:val="left" w:pos="180"/>
          <w:tab w:val="left" w:pos="270"/>
          <w:tab w:val="left" w:pos="1016"/>
        </w:tabs>
        <w:spacing w:before="58"/>
        <w:rPr>
          <w:rFonts w:cs="Arial"/>
        </w:rPr>
      </w:pPr>
      <w:r w:rsidRPr="7889AF9F">
        <w:rPr>
          <w:rFonts w:cs="Arial"/>
        </w:rPr>
        <w:t>Incorrect data formatting</w:t>
      </w:r>
    </w:p>
    <w:p w14:paraId="14D7ADF8" w14:textId="7E7F259B" w:rsidR="00391061" w:rsidRPr="005C3ED3" w:rsidRDefault="000456BC" w:rsidP="7889AF9F">
      <w:pPr>
        <w:pStyle w:val="BodyText"/>
        <w:numPr>
          <w:ilvl w:val="1"/>
          <w:numId w:val="6"/>
        </w:numPr>
        <w:tabs>
          <w:tab w:val="left" w:pos="180"/>
          <w:tab w:val="left" w:pos="270"/>
          <w:tab w:val="left" w:pos="1016"/>
        </w:tabs>
        <w:spacing w:before="58"/>
        <w:rPr>
          <w:rFonts w:cs="Arial"/>
        </w:rPr>
      </w:pPr>
      <w:r>
        <w:br/>
      </w:r>
      <w:bookmarkStart w:id="44" w:name="_bookmark46"/>
      <w:bookmarkEnd w:id="44"/>
      <w:r w:rsidR="00B74C10" w:rsidRPr="7889AF9F">
        <w:rPr>
          <w:rFonts w:cs="Arial"/>
        </w:rPr>
        <w:t xml:space="preserve">The Contractor shall provide a summary of requests processed and rejected within two (2) hours of receipt of the report request from CBP. This summary shall include, at a minimum: </w:t>
      </w:r>
    </w:p>
    <w:p w14:paraId="5CBA2B38" w14:textId="1DFBBB8C" w:rsidR="008C2E1B" w:rsidRPr="005C3ED3" w:rsidRDefault="00745DF7" w:rsidP="7889AF9F">
      <w:pPr>
        <w:pStyle w:val="BodyText"/>
        <w:numPr>
          <w:ilvl w:val="2"/>
          <w:numId w:val="25"/>
        </w:numPr>
        <w:tabs>
          <w:tab w:val="left" w:pos="180"/>
          <w:tab w:val="left" w:pos="270"/>
          <w:tab w:val="left" w:pos="489"/>
          <w:tab w:val="left" w:pos="2070"/>
        </w:tabs>
        <w:spacing w:before="121"/>
        <w:rPr>
          <w:rFonts w:cs="Arial"/>
        </w:rPr>
      </w:pPr>
      <w:r w:rsidRPr="7889AF9F">
        <w:rPr>
          <w:rFonts w:cs="Arial"/>
        </w:rPr>
        <w:t xml:space="preserve">Number of fingerprint requests, listed by types of </w:t>
      </w:r>
      <w:r w:rsidR="00BE26F1" w:rsidRPr="7889AF9F">
        <w:rPr>
          <w:rFonts w:cs="Arial"/>
        </w:rPr>
        <w:t>requests</w:t>
      </w:r>
      <w:r w:rsidR="00141F8F" w:rsidRPr="7889AF9F">
        <w:rPr>
          <w:rFonts w:cs="Arial"/>
        </w:rPr>
        <w:t xml:space="preserve"> </w:t>
      </w:r>
      <w:r w:rsidRPr="7889AF9F">
        <w:rPr>
          <w:rFonts w:cs="Arial"/>
        </w:rPr>
        <w:t>(i.e., new fingerprints, contact information change, and cancellation/discontinuation of scheduling);</w:t>
      </w:r>
    </w:p>
    <w:p w14:paraId="6EB5396F" w14:textId="63665B74" w:rsidR="008C2E1B" w:rsidRPr="005C3ED3" w:rsidRDefault="00F776BA" w:rsidP="7889AF9F">
      <w:pPr>
        <w:pStyle w:val="BodyText"/>
        <w:numPr>
          <w:ilvl w:val="2"/>
          <w:numId w:val="25"/>
        </w:numPr>
        <w:tabs>
          <w:tab w:val="left" w:pos="180"/>
          <w:tab w:val="left" w:pos="270"/>
          <w:tab w:val="left" w:pos="489"/>
          <w:tab w:val="left" w:pos="2070"/>
        </w:tabs>
        <w:spacing w:before="121"/>
        <w:rPr>
          <w:rFonts w:cs="Arial"/>
        </w:rPr>
      </w:pPr>
      <w:r w:rsidRPr="7889AF9F">
        <w:rPr>
          <w:rFonts w:cs="Arial"/>
        </w:rPr>
        <w:t xml:space="preserve">Number of fingerprint requests processed at each </w:t>
      </w:r>
      <w:r w:rsidR="00BE26F1" w:rsidRPr="7889AF9F">
        <w:rPr>
          <w:rFonts w:cs="Arial"/>
        </w:rPr>
        <w:t>location.</w:t>
      </w:r>
    </w:p>
    <w:p w14:paraId="1C82A25E" w14:textId="0CA35EC3" w:rsidR="00B94C7B" w:rsidRPr="00402787" w:rsidRDefault="00F776BA" w:rsidP="7889AF9F">
      <w:pPr>
        <w:pStyle w:val="BodyText"/>
        <w:numPr>
          <w:ilvl w:val="2"/>
          <w:numId w:val="25"/>
        </w:numPr>
        <w:tabs>
          <w:tab w:val="left" w:pos="180"/>
          <w:tab w:val="left" w:pos="270"/>
          <w:tab w:val="left" w:pos="489"/>
          <w:tab w:val="left" w:pos="2070"/>
        </w:tabs>
        <w:spacing w:before="121"/>
        <w:rPr>
          <w:rFonts w:cs="Arial"/>
        </w:rPr>
      </w:pPr>
      <w:r w:rsidRPr="7889AF9F">
        <w:rPr>
          <w:rFonts w:cs="Arial"/>
        </w:rPr>
        <w:t>Number of requests not scheduled or completed; and</w:t>
      </w:r>
      <w:r w:rsidR="00EF53CF" w:rsidRPr="7889AF9F">
        <w:rPr>
          <w:rFonts w:cs="Arial"/>
        </w:rPr>
        <w:t xml:space="preserve"> </w:t>
      </w:r>
      <w:r w:rsidRPr="7889AF9F">
        <w:rPr>
          <w:rFonts w:cs="Arial"/>
        </w:rPr>
        <w:t xml:space="preserve">or rejected </w:t>
      </w:r>
      <w:r w:rsidR="00321B09" w:rsidRPr="7889AF9F">
        <w:rPr>
          <w:rFonts w:cs="Arial"/>
        </w:rPr>
        <w:t>requests only:</w:t>
      </w:r>
    </w:p>
    <w:p w14:paraId="5B54301D" w14:textId="516DD52E" w:rsidR="00B94C7B" w:rsidRPr="005C3ED3" w:rsidRDefault="00334D38" w:rsidP="7889AF9F">
      <w:pPr>
        <w:pStyle w:val="BodyText"/>
        <w:numPr>
          <w:ilvl w:val="3"/>
          <w:numId w:val="25"/>
        </w:numPr>
        <w:tabs>
          <w:tab w:val="left" w:pos="180"/>
          <w:tab w:val="left" w:pos="270"/>
        </w:tabs>
        <w:spacing w:before="121"/>
        <w:rPr>
          <w:rFonts w:cs="Arial"/>
        </w:rPr>
      </w:pPr>
      <w:r w:rsidRPr="7889AF9F">
        <w:rPr>
          <w:rFonts w:cs="Arial"/>
        </w:rPr>
        <w:t xml:space="preserve">Candidate’s name and CBP identification </w:t>
      </w:r>
      <w:r w:rsidR="00BE26F1" w:rsidRPr="7889AF9F">
        <w:rPr>
          <w:rFonts w:cs="Arial"/>
        </w:rPr>
        <w:t>number.</w:t>
      </w:r>
    </w:p>
    <w:p w14:paraId="318ED971" w14:textId="77777777" w:rsidR="00543B64" w:rsidRDefault="00B704B5" w:rsidP="00FF3F0F">
      <w:pPr>
        <w:pStyle w:val="BodyText"/>
        <w:numPr>
          <w:ilvl w:val="3"/>
          <w:numId w:val="25"/>
        </w:numPr>
        <w:tabs>
          <w:tab w:val="left" w:pos="180"/>
          <w:tab w:val="left" w:pos="270"/>
        </w:tabs>
        <w:spacing w:before="121"/>
        <w:rPr>
          <w:rFonts w:cs="Arial"/>
        </w:rPr>
      </w:pPr>
      <w:r w:rsidRPr="7889AF9F">
        <w:rPr>
          <w:rFonts w:cs="Arial"/>
        </w:rPr>
        <w:t>F</w:t>
      </w:r>
      <w:r w:rsidR="00A10BC3" w:rsidRPr="7889AF9F">
        <w:rPr>
          <w:rFonts w:cs="Arial"/>
        </w:rPr>
        <w:t>ingerprint date and</w:t>
      </w:r>
      <w:r w:rsidR="00543B64" w:rsidRPr="7889AF9F">
        <w:rPr>
          <w:rFonts w:cs="Arial"/>
        </w:rPr>
        <w:t>;</w:t>
      </w:r>
    </w:p>
    <w:p w14:paraId="4920766C" w14:textId="6BC39BCC" w:rsidR="00FF3F0F" w:rsidRPr="005C3ED3" w:rsidRDefault="00543B64" w:rsidP="00FF3F0F">
      <w:pPr>
        <w:pStyle w:val="BodyText"/>
        <w:numPr>
          <w:ilvl w:val="3"/>
          <w:numId w:val="25"/>
        </w:numPr>
        <w:tabs>
          <w:tab w:val="left" w:pos="180"/>
          <w:tab w:val="left" w:pos="270"/>
        </w:tabs>
        <w:spacing w:before="121"/>
        <w:rPr>
          <w:rFonts w:cs="Arial"/>
        </w:rPr>
      </w:pPr>
      <w:r w:rsidRPr="7889AF9F">
        <w:rPr>
          <w:rFonts w:cs="Arial"/>
        </w:rPr>
        <w:t xml:space="preserve">If applicable, </w:t>
      </w:r>
      <w:r w:rsidR="00A10BC3" w:rsidRPr="7889AF9F">
        <w:rPr>
          <w:rFonts w:cs="Arial"/>
        </w:rPr>
        <w:t>reason for rejection</w:t>
      </w:r>
      <w:r w:rsidR="00BE26F1" w:rsidRPr="7889AF9F">
        <w:rPr>
          <w:rFonts w:cs="Arial"/>
        </w:rPr>
        <w:t>.</w:t>
      </w:r>
      <w:r>
        <w:br/>
      </w:r>
    </w:p>
    <w:p w14:paraId="27C4C7E2" w14:textId="79E16799" w:rsidR="006F23C3" w:rsidRPr="005C3ED3" w:rsidRDefault="00B74C10" w:rsidP="00657874">
      <w:pPr>
        <w:pStyle w:val="Heading1"/>
        <w:ind w:firstLine="0"/>
      </w:pPr>
      <w:r>
        <w:t>Task 2 – Scheduling Fingerprints</w:t>
      </w:r>
    </w:p>
    <w:p w14:paraId="740F9EEA" w14:textId="77777777" w:rsidR="00433864" w:rsidRPr="005C3ED3" w:rsidRDefault="000456BC" w:rsidP="7889AF9F">
      <w:pPr>
        <w:pStyle w:val="BodyText"/>
        <w:numPr>
          <w:ilvl w:val="0"/>
          <w:numId w:val="27"/>
        </w:numPr>
        <w:tabs>
          <w:tab w:val="left" w:pos="180"/>
          <w:tab w:val="left" w:pos="270"/>
          <w:tab w:val="left" w:pos="1016"/>
        </w:tabs>
        <w:spacing w:before="59"/>
        <w:rPr>
          <w:rFonts w:cs="Arial"/>
        </w:rPr>
      </w:pPr>
      <w:r w:rsidRPr="7889AF9F">
        <w:rPr>
          <w:rFonts w:cs="Arial"/>
        </w:rPr>
        <w:t>The Contractor shall provide a standard script of language for use in the scheduling process to the COR within fifteen (15) days of contract award. The script shall be approved by the COR prior to use.</w:t>
      </w:r>
    </w:p>
    <w:p w14:paraId="24C308F6" w14:textId="3914F245" w:rsidR="0043472A" w:rsidRPr="005C3ED3" w:rsidRDefault="008D536D" w:rsidP="7889AF9F">
      <w:pPr>
        <w:pStyle w:val="BodyText"/>
        <w:numPr>
          <w:ilvl w:val="0"/>
          <w:numId w:val="27"/>
        </w:numPr>
        <w:tabs>
          <w:tab w:val="left" w:pos="180"/>
          <w:tab w:val="left" w:pos="270"/>
          <w:tab w:val="left" w:pos="1016"/>
        </w:tabs>
        <w:spacing w:before="59"/>
        <w:rPr>
          <w:rFonts w:cs="Arial"/>
        </w:rPr>
      </w:pPr>
      <w:r w:rsidRPr="7889AF9F">
        <w:rPr>
          <w:rFonts w:cs="Arial"/>
        </w:rPr>
        <w:t xml:space="preserve">The </w:t>
      </w:r>
      <w:r w:rsidR="00971C0C" w:rsidRPr="7889AF9F">
        <w:rPr>
          <w:rFonts w:cs="Arial"/>
        </w:rPr>
        <w:t>C</w:t>
      </w:r>
      <w:r w:rsidRPr="7889AF9F">
        <w:rPr>
          <w:rFonts w:cs="Arial"/>
        </w:rPr>
        <w:t xml:space="preserve">ontractor shall provide </w:t>
      </w:r>
      <w:r w:rsidR="00C77A6F" w:rsidRPr="7889AF9F">
        <w:rPr>
          <w:rFonts w:cs="Arial"/>
        </w:rPr>
        <w:t xml:space="preserve">scheduling access to a </w:t>
      </w:r>
      <w:r w:rsidR="00386E6D" w:rsidRPr="7889AF9F">
        <w:rPr>
          <w:rFonts w:cs="Arial"/>
        </w:rPr>
        <w:t>web-based</w:t>
      </w:r>
      <w:r w:rsidR="00C77A6F" w:rsidRPr="7889AF9F">
        <w:rPr>
          <w:rFonts w:cs="Arial"/>
        </w:rPr>
        <w:t xml:space="preserve"> system on a </w:t>
      </w:r>
      <w:r w:rsidRPr="7889AF9F">
        <w:rPr>
          <w:rFonts w:cs="Arial"/>
        </w:rPr>
        <w:t>24 hour 7 days per week</w:t>
      </w:r>
      <w:r w:rsidR="00444833" w:rsidRPr="7889AF9F">
        <w:rPr>
          <w:rFonts w:cs="Arial"/>
        </w:rPr>
        <w:t xml:space="preserve">, 365 days per year </w:t>
      </w:r>
      <w:r w:rsidR="00C77A6F" w:rsidRPr="7889AF9F">
        <w:rPr>
          <w:rFonts w:cs="Arial"/>
        </w:rPr>
        <w:t>basis</w:t>
      </w:r>
      <w:r w:rsidR="00A55FA4" w:rsidRPr="7889AF9F">
        <w:rPr>
          <w:rFonts w:cs="Arial"/>
        </w:rPr>
        <w:t>.</w:t>
      </w:r>
    </w:p>
    <w:p w14:paraId="51B97854" w14:textId="0DC4753C" w:rsidR="001B7679" w:rsidRPr="005C3ED3" w:rsidRDefault="00C769D5" w:rsidP="7889AF9F">
      <w:pPr>
        <w:pStyle w:val="BodyText"/>
        <w:numPr>
          <w:ilvl w:val="3"/>
          <w:numId w:val="25"/>
        </w:numPr>
        <w:tabs>
          <w:tab w:val="left" w:pos="180"/>
          <w:tab w:val="left" w:pos="270"/>
          <w:tab w:val="left" w:pos="1016"/>
        </w:tabs>
        <w:spacing w:before="59"/>
        <w:rPr>
          <w:rFonts w:cs="Arial"/>
        </w:rPr>
      </w:pPr>
      <w:r w:rsidRPr="7889AF9F">
        <w:rPr>
          <w:rFonts w:cs="Arial"/>
        </w:rPr>
        <w:t xml:space="preserve">The </w:t>
      </w:r>
      <w:r w:rsidR="00E42913" w:rsidRPr="7889AF9F">
        <w:rPr>
          <w:rFonts w:cs="Arial"/>
        </w:rPr>
        <w:t xml:space="preserve">Contractor </w:t>
      </w:r>
      <w:r w:rsidRPr="7889AF9F">
        <w:rPr>
          <w:rFonts w:cs="Arial"/>
        </w:rPr>
        <w:t>shall have the ability to provide an automated self-scheduling capability to allow candidates to elect date, time, and location for fingerprint collection</w:t>
      </w:r>
      <w:r w:rsidR="00971C0C" w:rsidRPr="7889AF9F">
        <w:rPr>
          <w:rFonts w:cs="Arial"/>
        </w:rPr>
        <w:t xml:space="preserve"> and the ability for the candidate to cancel up to 24 hours prior to their appointment.</w:t>
      </w:r>
    </w:p>
    <w:p w14:paraId="33EA8DB8" w14:textId="340207ED" w:rsidR="00D36A38" w:rsidRPr="005C3ED3" w:rsidRDefault="00971C0C" w:rsidP="7889AF9F">
      <w:pPr>
        <w:pStyle w:val="BodyText"/>
        <w:numPr>
          <w:ilvl w:val="0"/>
          <w:numId w:val="27"/>
        </w:numPr>
        <w:tabs>
          <w:tab w:val="left" w:pos="180"/>
          <w:tab w:val="left" w:pos="270"/>
          <w:tab w:val="left" w:pos="1016"/>
        </w:tabs>
        <w:spacing w:before="59"/>
        <w:rPr>
          <w:rFonts w:cs="Arial"/>
        </w:rPr>
      </w:pPr>
      <w:r w:rsidRPr="7889AF9F">
        <w:rPr>
          <w:rFonts w:cs="Arial"/>
        </w:rPr>
        <w:t>The system shall provide a way to communicate whether an appointment was cancelled by the candidate or by the Contractor</w:t>
      </w:r>
      <w:r w:rsidR="007D50C0" w:rsidRPr="7889AF9F">
        <w:rPr>
          <w:rFonts w:cs="Arial"/>
        </w:rPr>
        <w:t>.</w:t>
      </w:r>
    </w:p>
    <w:p w14:paraId="36E88BC3" w14:textId="3F3520FF" w:rsidR="00433864" w:rsidRPr="005C3ED3" w:rsidRDefault="000456BC" w:rsidP="7889AF9F">
      <w:pPr>
        <w:pStyle w:val="BodyText"/>
        <w:numPr>
          <w:ilvl w:val="2"/>
          <w:numId w:val="6"/>
        </w:numPr>
        <w:tabs>
          <w:tab w:val="left" w:pos="180"/>
          <w:tab w:val="left" w:pos="270"/>
          <w:tab w:val="left" w:pos="1016"/>
        </w:tabs>
        <w:spacing w:before="59"/>
        <w:rPr>
          <w:rFonts w:cs="Arial"/>
        </w:rPr>
      </w:pPr>
      <w:r w:rsidRPr="7889AF9F">
        <w:rPr>
          <w:rFonts w:cs="Arial"/>
        </w:rPr>
        <w:t>In addition to the requirements above, standard script language shall include:</w:t>
      </w:r>
      <w:r w:rsidR="00BC7741" w:rsidRPr="7889AF9F">
        <w:rPr>
          <w:rFonts w:cs="Arial"/>
        </w:rPr>
        <w:t xml:space="preserve"> </w:t>
      </w:r>
      <w:r w:rsidR="00A46EBA" w:rsidRPr="7889AF9F">
        <w:rPr>
          <w:rFonts w:cs="Arial"/>
        </w:rPr>
        <w:t>Instructions</w:t>
      </w:r>
      <w:r w:rsidRPr="7889AF9F">
        <w:rPr>
          <w:rFonts w:cs="Arial"/>
        </w:rPr>
        <w:t xml:space="preserve"> to the candidate </w:t>
      </w:r>
      <w:r w:rsidR="00DD0ACF" w:rsidRPr="7889AF9F">
        <w:rPr>
          <w:rFonts w:cs="Arial"/>
        </w:rPr>
        <w:t xml:space="preserve">as to </w:t>
      </w:r>
      <w:r w:rsidR="00C77A6F" w:rsidRPr="7889AF9F">
        <w:rPr>
          <w:rFonts w:cs="Arial"/>
        </w:rPr>
        <w:t>the necessary items required for the fingerprint process.</w:t>
      </w:r>
    </w:p>
    <w:p w14:paraId="12467DC0" w14:textId="46E59D54" w:rsidR="00433864" w:rsidRPr="005C3ED3" w:rsidRDefault="000456BC" w:rsidP="7889AF9F">
      <w:pPr>
        <w:pStyle w:val="BodyText"/>
        <w:numPr>
          <w:ilvl w:val="0"/>
          <w:numId w:val="27"/>
        </w:numPr>
        <w:tabs>
          <w:tab w:val="left" w:pos="180"/>
          <w:tab w:val="left" w:pos="270"/>
          <w:tab w:val="left" w:pos="976"/>
        </w:tabs>
        <w:spacing w:before="74"/>
        <w:rPr>
          <w:rFonts w:cs="Arial"/>
        </w:rPr>
      </w:pPr>
      <w:r w:rsidRPr="7889AF9F">
        <w:rPr>
          <w:rFonts w:cs="Arial"/>
        </w:rPr>
        <w:t>The Contractor shall be notified by CBP on a daily basis via</w:t>
      </w:r>
      <w:r w:rsidR="00C54E59" w:rsidRPr="7889AF9F">
        <w:rPr>
          <w:rFonts w:cs="Arial"/>
        </w:rPr>
        <w:t xml:space="preserve"> vendor provided web-based portal</w:t>
      </w:r>
      <w:r w:rsidRPr="7889AF9F">
        <w:rPr>
          <w:rFonts w:cs="Arial"/>
        </w:rPr>
        <w:t xml:space="preserve"> </w:t>
      </w:r>
      <w:r w:rsidR="00C54E59" w:rsidRPr="7889AF9F">
        <w:rPr>
          <w:rFonts w:cs="Arial"/>
        </w:rPr>
        <w:t xml:space="preserve">or </w:t>
      </w:r>
      <w:r w:rsidRPr="7889AF9F">
        <w:rPr>
          <w:rFonts w:cs="Arial"/>
        </w:rPr>
        <w:t xml:space="preserve">electronic exchange/web services regarding the </w:t>
      </w:r>
      <w:r w:rsidR="00444833" w:rsidRPr="7889AF9F">
        <w:rPr>
          <w:rFonts w:cs="Arial"/>
        </w:rPr>
        <w:t>fingerprint requests to</w:t>
      </w:r>
      <w:r w:rsidRPr="7889AF9F">
        <w:rPr>
          <w:rFonts w:cs="Arial"/>
        </w:rPr>
        <w:t xml:space="preserve"> be scheduled</w:t>
      </w:r>
      <w:r w:rsidR="00821526" w:rsidRPr="7889AF9F">
        <w:rPr>
          <w:rFonts w:cs="Arial"/>
        </w:rPr>
        <w:t xml:space="preserve"> or cancelled</w:t>
      </w:r>
      <w:r w:rsidRPr="7889AF9F">
        <w:rPr>
          <w:rFonts w:cs="Arial"/>
        </w:rPr>
        <w:t>. The following data will be provided:</w:t>
      </w:r>
    </w:p>
    <w:p w14:paraId="3552F449" w14:textId="0C17E735" w:rsidR="00433864" w:rsidRPr="005C3ED3" w:rsidRDefault="000456BC" w:rsidP="7889AF9F">
      <w:pPr>
        <w:pStyle w:val="BodyText"/>
        <w:numPr>
          <w:ilvl w:val="0"/>
          <w:numId w:val="35"/>
        </w:numPr>
        <w:tabs>
          <w:tab w:val="left" w:pos="180"/>
          <w:tab w:val="left" w:pos="270"/>
          <w:tab w:val="left" w:pos="1503"/>
        </w:tabs>
        <w:spacing w:before="120"/>
        <w:rPr>
          <w:rFonts w:cs="Arial"/>
        </w:rPr>
      </w:pPr>
      <w:r w:rsidRPr="7889AF9F">
        <w:rPr>
          <w:rFonts w:cs="Arial"/>
        </w:rPr>
        <w:t>Candidate name, contact information (including up to three (3) phone numbers and one (1) email address), and current address for scheduling location purposes;</w:t>
      </w:r>
    </w:p>
    <w:p w14:paraId="4A725D93" w14:textId="77777777" w:rsidR="00433864" w:rsidRPr="005C3ED3" w:rsidRDefault="000456BC" w:rsidP="7889AF9F">
      <w:pPr>
        <w:pStyle w:val="BodyText"/>
        <w:numPr>
          <w:ilvl w:val="0"/>
          <w:numId w:val="35"/>
        </w:numPr>
        <w:tabs>
          <w:tab w:val="left" w:pos="180"/>
          <w:tab w:val="left" w:pos="270"/>
          <w:tab w:val="left" w:pos="1503"/>
        </w:tabs>
        <w:spacing w:before="120"/>
        <w:rPr>
          <w:rFonts w:cs="Arial"/>
        </w:rPr>
      </w:pPr>
      <w:r w:rsidRPr="7889AF9F">
        <w:rPr>
          <w:rFonts w:cs="Arial"/>
        </w:rPr>
        <w:t xml:space="preserve">CBP’s </w:t>
      </w:r>
      <w:r w:rsidR="00444833" w:rsidRPr="7889AF9F">
        <w:rPr>
          <w:rFonts w:cs="Arial"/>
        </w:rPr>
        <w:t xml:space="preserve">fingerprint </w:t>
      </w:r>
      <w:r w:rsidRPr="7889AF9F">
        <w:rPr>
          <w:rFonts w:cs="Arial"/>
        </w:rPr>
        <w:t>identification numbers, and candidate identification numbers (including CBP-specific candidate ID number and/or social security number);</w:t>
      </w:r>
    </w:p>
    <w:p w14:paraId="207CAE11" w14:textId="11CF3686" w:rsidR="00433864" w:rsidRPr="005C3ED3" w:rsidRDefault="00444833" w:rsidP="7889AF9F">
      <w:pPr>
        <w:pStyle w:val="BodyText"/>
        <w:numPr>
          <w:ilvl w:val="0"/>
          <w:numId w:val="35"/>
        </w:numPr>
        <w:tabs>
          <w:tab w:val="left" w:pos="180"/>
          <w:tab w:val="left" w:pos="270"/>
          <w:tab w:val="left" w:pos="1503"/>
        </w:tabs>
        <w:spacing w:before="119"/>
        <w:rPr>
          <w:rFonts w:cs="Arial"/>
        </w:rPr>
      </w:pPr>
      <w:r w:rsidRPr="7889AF9F">
        <w:rPr>
          <w:rFonts w:cs="Arial"/>
        </w:rPr>
        <w:t>Position</w:t>
      </w:r>
      <w:r w:rsidR="000456BC" w:rsidRPr="7889AF9F">
        <w:rPr>
          <w:rFonts w:cs="Arial"/>
        </w:rPr>
        <w:t>; and</w:t>
      </w:r>
    </w:p>
    <w:p w14:paraId="219C406E" w14:textId="16E2ADF7" w:rsidR="00BF38B4" w:rsidRPr="005C3ED3" w:rsidRDefault="000456BC" w:rsidP="7889AF9F">
      <w:pPr>
        <w:pStyle w:val="BodyText"/>
        <w:numPr>
          <w:ilvl w:val="0"/>
          <w:numId w:val="35"/>
        </w:numPr>
        <w:tabs>
          <w:tab w:val="left" w:pos="180"/>
          <w:tab w:val="left" w:pos="270"/>
          <w:tab w:val="left" w:pos="1503"/>
        </w:tabs>
        <w:spacing w:before="120"/>
        <w:rPr>
          <w:rFonts w:cs="Arial"/>
        </w:rPr>
      </w:pPr>
      <w:r w:rsidRPr="7889AF9F">
        <w:rPr>
          <w:rFonts w:cs="Arial"/>
        </w:rPr>
        <w:t>Candidate address changes, and candidates that need to be removed from the</w:t>
      </w:r>
      <w:r w:rsidR="00444833" w:rsidRPr="7889AF9F">
        <w:rPr>
          <w:rFonts w:cs="Arial"/>
        </w:rPr>
        <w:t xml:space="preserve"> scheduling</w:t>
      </w:r>
      <w:r w:rsidRPr="7889AF9F">
        <w:rPr>
          <w:rFonts w:cs="Arial"/>
        </w:rPr>
        <w:t xml:space="preserve"> process as they are no longer being considered for  position</w:t>
      </w:r>
      <w:r w:rsidR="0005032A" w:rsidRPr="7889AF9F">
        <w:rPr>
          <w:rFonts w:cs="Arial"/>
        </w:rPr>
        <w:t>s</w:t>
      </w:r>
      <w:r w:rsidRPr="7889AF9F">
        <w:rPr>
          <w:rFonts w:cs="Arial"/>
        </w:rPr>
        <w:t>.</w:t>
      </w:r>
    </w:p>
    <w:p w14:paraId="13AF15FB" w14:textId="1BFD7793" w:rsidR="00433864" w:rsidRPr="005C3ED3" w:rsidRDefault="00DD0ACF" w:rsidP="00A46EBA">
      <w:pPr>
        <w:pStyle w:val="BodyText"/>
        <w:numPr>
          <w:ilvl w:val="3"/>
          <w:numId w:val="25"/>
        </w:numPr>
        <w:tabs>
          <w:tab w:val="left" w:pos="180"/>
          <w:tab w:val="left" w:pos="270"/>
          <w:tab w:val="left" w:pos="1503"/>
        </w:tabs>
        <w:spacing w:before="120"/>
        <w:rPr>
          <w:rFonts w:cs="Arial"/>
        </w:rPr>
      </w:pPr>
      <w:r w:rsidRPr="7889AF9F">
        <w:rPr>
          <w:rFonts w:cs="Arial"/>
        </w:rPr>
        <w:t>Candidates</w:t>
      </w:r>
      <w:r w:rsidR="000302F3" w:rsidRPr="7889AF9F">
        <w:rPr>
          <w:rFonts w:cs="Arial"/>
        </w:rPr>
        <w:t xml:space="preserve"> </w:t>
      </w:r>
      <w:r w:rsidR="0005032A" w:rsidRPr="7889AF9F">
        <w:rPr>
          <w:rFonts w:cs="Arial"/>
        </w:rPr>
        <w:t>who</w:t>
      </w:r>
      <w:r w:rsidR="000456BC" w:rsidRPr="7889AF9F">
        <w:rPr>
          <w:rFonts w:cs="Arial"/>
        </w:rPr>
        <w:t xml:space="preserve"> are no longer being considered by</w:t>
      </w:r>
      <w:r w:rsidR="0005032A" w:rsidRPr="7889AF9F">
        <w:rPr>
          <w:rFonts w:cs="Arial"/>
        </w:rPr>
        <w:t xml:space="preserve"> CBP</w:t>
      </w:r>
      <w:r w:rsidR="006F1CA5" w:rsidRPr="7889AF9F">
        <w:rPr>
          <w:rFonts w:cs="Arial"/>
        </w:rPr>
        <w:t xml:space="preserve">, </w:t>
      </w:r>
      <w:r w:rsidR="00EF7C21" w:rsidRPr="7889AF9F">
        <w:rPr>
          <w:rFonts w:cs="Arial"/>
        </w:rPr>
        <w:t xml:space="preserve">no longer </w:t>
      </w:r>
      <w:r w:rsidR="006F1CA5" w:rsidRPr="7889AF9F">
        <w:rPr>
          <w:rFonts w:cs="Arial"/>
        </w:rPr>
        <w:t xml:space="preserve">on </w:t>
      </w:r>
      <w:r w:rsidR="00EF7C21" w:rsidRPr="7889AF9F">
        <w:rPr>
          <w:rFonts w:cs="Arial"/>
        </w:rPr>
        <w:t xml:space="preserve">a </w:t>
      </w:r>
      <w:r w:rsidR="006F1CA5" w:rsidRPr="7889AF9F">
        <w:rPr>
          <w:rFonts w:cs="Arial"/>
        </w:rPr>
        <w:t xml:space="preserve">contract with, or </w:t>
      </w:r>
      <w:r w:rsidR="00EF7C21" w:rsidRPr="7889AF9F">
        <w:rPr>
          <w:rFonts w:cs="Arial"/>
        </w:rPr>
        <w:t>no longer</w:t>
      </w:r>
      <w:r w:rsidR="006F1CA5" w:rsidRPr="7889AF9F">
        <w:rPr>
          <w:rFonts w:cs="Arial"/>
        </w:rPr>
        <w:t xml:space="preserve"> current employee</w:t>
      </w:r>
      <w:r w:rsidR="00EF7C21" w:rsidRPr="7889AF9F">
        <w:rPr>
          <w:rFonts w:cs="Arial"/>
        </w:rPr>
        <w:t>s</w:t>
      </w:r>
      <w:r w:rsidR="006F1CA5" w:rsidRPr="7889AF9F">
        <w:rPr>
          <w:rFonts w:cs="Arial"/>
        </w:rPr>
        <w:t xml:space="preserve"> of</w:t>
      </w:r>
      <w:r w:rsidR="000456BC" w:rsidRPr="7889AF9F">
        <w:rPr>
          <w:rFonts w:cs="Arial"/>
        </w:rPr>
        <w:t xml:space="preserve"> CBP shall </w:t>
      </w:r>
      <w:r w:rsidR="000456BC" w:rsidRPr="7889AF9F">
        <w:rPr>
          <w:rFonts w:cs="Arial"/>
          <w:b/>
          <w:bCs/>
          <w:u w:val="single"/>
        </w:rPr>
        <w:t>not</w:t>
      </w:r>
      <w:r w:rsidR="00F24C0F" w:rsidRPr="7889AF9F">
        <w:rPr>
          <w:rFonts w:cs="Arial"/>
        </w:rPr>
        <w:t xml:space="preserve"> </w:t>
      </w:r>
      <w:r w:rsidR="000456BC" w:rsidRPr="7889AF9F">
        <w:rPr>
          <w:rFonts w:cs="Arial"/>
        </w:rPr>
        <w:t xml:space="preserve">be </w:t>
      </w:r>
      <w:r w:rsidR="00444833" w:rsidRPr="7889AF9F">
        <w:rPr>
          <w:rFonts w:cs="Arial"/>
        </w:rPr>
        <w:t>fingerprinted</w:t>
      </w:r>
      <w:r w:rsidR="000456BC" w:rsidRPr="7889AF9F">
        <w:rPr>
          <w:rFonts w:cs="Arial"/>
        </w:rPr>
        <w:t xml:space="preserve">. </w:t>
      </w:r>
    </w:p>
    <w:p w14:paraId="3EEAF927" w14:textId="0910CBA9" w:rsidR="00433864" w:rsidRPr="005C3ED3" w:rsidRDefault="000456BC" w:rsidP="7889AF9F">
      <w:pPr>
        <w:pStyle w:val="BodyText"/>
        <w:numPr>
          <w:ilvl w:val="0"/>
          <w:numId w:val="27"/>
        </w:numPr>
        <w:tabs>
          <w:tab w:val="left" w:pos="180"/>
          <w:tab w:val="left" w:pos="270"/>
          <w:tab w:val="left" w:pos="976"/>
        </w:tabs>
        <w:spacing w:before="120"/>
        <w:rPr>
          <w:rFonts w:cs="Arial"/>
        </w:rPr>
      </w:pPr>
      <w:r w:rsidRPr="7889AF9F">
        <w:rPr>
          <w:rFonts w:cs="Arial"/>
        </w:rPr>
        <w:t>Within one (</w:t>
      </w:r>
      <w:r w:rsidR="008F6E03" w:rsidRPr="7889AF9F">
        <w:rPr>
          <w:rFonts w:cs="Arial"/>
        </w:rPr>
        <w:t>1</w:t>
      </w:r>
      <w:r w:rsidRPr="7889AF9F">
        <w:rPr>
          <w:rFonts w:cs="Arial"/>
        </w:rPr>
        <w:t xml:space="preserve">) business day of receiving the </w:t>
      </w:r>
      <w:r w:rsidR="008F6E03" w:rsidRPr="7889AF9F">
        <w:rPr>
          <w:rFonts w:cs="Arial"/>
        </w:rPr>
        <w:t xml:space="preserve">fingerprint </w:t>
      </w:r>
      <w:r w:rsidRPr="7889AF9F">
        <w:rPr>
          <w:rFonts w:cs="Arial"/>
        </w:rPr>
        <w:t>request, the Contractor shall identify the</w:t>
      </w:r>
      <w:r w:rsidR="008F6E03" w:rsidRPr="7889AF9F">
        <w:rPr>
          <w:rFonts w:cs="Arial"/>
        </w:rPr>
        <w:t xml:space="preserve"> potential </w:t>
      </w:r>
      <w:r w:rsidRPr="7889AF9F">
        <w:rPr>
          <w:rFonts w:cs="Arial"/>
        </w:rPr>
        <w:t xml:space="preserve">facility </w:t>
      </w:r>
      <w:r w:rsidR="008F6E03" w:rsidRPr="7889AF9F">
        <w:rPr>
          <w:rFonts w:cs="Arial"/>
        </w:rPr>
        <w:t xml:space="preserve">for the </w:t>
      </w:r>
      <w:r w:rsidR="00DD0ACF" w:rsidRPr="7889AF9F">
        <w:rPr>
          <w:rFonts w:cs="Arial"/>
        </w:rPr>
        <w:t>candidate</w:t>
      </w:r>
      <w:r w:rsidR="008F6E03" w:rsidRPr="7889AF9F">
        <w:rPr>
          <w:rFonts w:cs="Arial"/>
        </w:rPr>
        <w:t xml:space="preserve"> to have their fingerprints captured and</w:t>
      </w:r>
      <w:r w:rsidRPr="7889AF9F">
        <w:rPr>
          <w:rFonts w:cs="Arial"/>
        </w:rPr>
        <w:t xml:space="preserve"> make the first contact attempt to schedule </w:t>
      </w:r>
      <w:r w:rsidR="008F6E03" w:rsidRPr="7889AF9F">
        <w:rPr>
          <w:rFonts w:cs="Arial"/>
        </w:rPr>
        <w:t>the process.</w:t>
      </w:r>
    </w:p>
    <w:p w14:paraId="6FA92B04" w14:textId="0C81E330" w:rsidR="006F1871" w:rsidRPr="005C3ED3" w:rsidRDefault="006F1871" w:rsidP="7889AF9F">
      <w:pPr>
        <w:pStyle w:val="BodyText"/>
        <w:numPr>
          <w:ilvl w:val="0"/>
          <w:numId w:val="34"/>
        </w:numPr>
        <w:tabs>
          <w:tab w:val="left" w:pos="180"/>
          <w:tab w:val="left" w:pos="270"/>
          <w:tab w:val="left" w:pos="976"/>
        </w:tabs>
        <w:spacing w:before="120"/>
        <w:rPr>
          <w:rFonts w:cs="Arial"/>
        </w:rPr>
      </w:pPr>
      <w:r w:rsidRPr="7889AF9F">
        <w:rPr>
          <w:rFonts w:cs="Arial"/>
        </w:rPr>
        <w:t xml:space="preserve">The Contractor shall provide the </w:t>
      </w:r>
      <w:r w:rsidR="00DD0ACF" w:rsidRPr="7889AF9F">
        <w:rPr>
          <w:rFonts w:cs="Arial"/>
        </w:rPr>
        <w:t>candidate</w:t>
      </w:r>
      <w:r w:rsidRPr="7889AF9F">
        <w:rPr>
          <w:rFonts w:cs="Arial"/>
        </w:rPr>
        <w:t xml:space="preserve"> with a unique barcode or ID number that they are expected to provide at their appointment along with two forms of government issued identification.</w:t>
      </w:r>
    </w:p>
    <w:p w14:paraId="57652522" w14:textId="77777777" w:rsidR="00433864" w:rsidRPr="005C3ED3" w:rsidRDefault="000456BC" w:rsidP="7889AF9F">
      <w:pPr>
        <w:pStyle w:val="BodyText"/>
        <w:numPr>
          <w:ilvl w:val="0"/>
          <w:numId w:val="34"/>
        </w:numPr>
        <w:tabs>
          <w:tab w:val="left" w:pos="180"/>
          <w:tab w:val="left" w:pos="270"/>
          <w:tab w:val="left" w:pos="976"/>
        </w:tabs>
        <w:spacing w:before="120"/>
        <w:rPr>
          <w:rFonts w:cs="Arial"/>
        </w:rPr>
      </w:pPr>
      <w:r w:rsidRPr="7889AF9F">
        <w:rPr>
          <w:rFonts w:cs="Arial"/>
        </w:rPr>
        <w:t>The Contractor shall use telephone/voicemail, email communication, and SMS text messaging when attempting to contact the candidate to schedule</w:t>
      </w:r>
      <w:r w:rsidR="00F06592" w:rsidRPr="7889AF9F">
        <w:rPr>
          <w:rFonts w:cs="Arial"/>
        </w:rPr>
        <w:t xml:space="preserve"> the fingerprint</w:t>
      </w:r>
      <w:r w:rsidR="008F6E03" w:rsidRPr="7889AF9F">
        <w:rPr>
          <w:rFonts w:cs="Arial"/>
        </w:rPr>
        <w:t xml:space="preserve"> requirement</w:t>
      </w:r>
      <w:r w:rsidRPr="7889AF9F">
        <w:rPr>
          <w:rFonts w:cs="Arial"/>
        </w:rPr>
        <w:t>.</w:t>
      </w:r>
    </w:p>
    <w:p w14:paraId="5E4E6CA1" w14:textId="741A4742" w:rsidR="00433864" w:rsidRPr="005C3ED3" w:rsidRDefault="000456BC" w:rsidP="7889AF9F">
      <w:pPr>
        <w:pStyle w:val="BodyText"/>
        <w:numPr>
          <w:ilvl w:val="0"/>
          <w:numId w:val="34"/>
        </w:numPr>
        <w:tabs>
          <w:tab w:val="left" w:pos="180"/>
          <w:tab w:val="left" w:pos="270"/>
          <w:tab w:val="left" w:pos="976"/>
        </w:tabs>
        <w:spacing w:before="120"/>
        <w:rPr>
          <w:rFonts w:cs="Arial"/>
        </w:rPr>
      </w:pPr>
      <w:r w:rsidRPr="7889AF9F">
        <w:rPr>
          <w:rFonts w:cs="Arial"/>
        </w:rPr>
        <w:t xml:space="preserve">Within </w:t>
      </w:r>
      <w:r w:rsidR="00F06592" w:rsidRPr="7889AF9F">
        <w:rPr>
          <w:rFonts w:cs="Arial"/>
        </w:rPr>
        <w:t>three</w:t>
      </w:r>
      <w:r w:rsidRPr="7889AF9F">
        <w:rPr>
          <w:rFonts w:cs="Arial"/>
        </w:rPr>
        <w:t xml:space="preserve"> (</w:t>
      </w:r>
      <w:r w:rsidR="00F06592" w:rsidRPr="7889AF9F">
        <w:rPr>
          <w:rFonts w:cs="Arial"/>
        </w:rPr>
        <w:t>3</w:t>
      </w:r>
      <w:r w:rsidRPr="7889AF9F">
        <w:rPr>
          <w:rFonts w:cs="Arial"/>
        </w:rPr>
        <w:t xml:space="preserve">) business days of the initial request, the Contractor shall </w:t>
      </w:r>
      <w:r w:rsidR="00AF4D3B" w:rsidRPr="7889AF9F">
        <w:rPr>
          <w:rFonts w:cs="Arial"/>
        </w:rPr>
        <w:t xml:space="preserve">coordinate the </w:t>
      </w:r>
      <w:r w:rsidRPr="7889AF9F">
        <w:rPr>
          <w:rFonts w:cs="Arial"/>
        </w:rPr>
        <w:t>schedul</w:t>
      </w:r>
      <w:r w:rsidR="00AF4D3B" w:rsidRPr="7889AF9F">
        <w:rPr>
          <w:rFonts w:cs="Arial"/>
        </w:rPr>
        <w:t>ing</w:t>
      </w:r>
      <w:r w:rsidRPr="7889AF9F">
        <w:rPr>
          <w:rFonts w:cs="Arial"/>
        </w:rPr>
        <w:t xml:space="preserve"> </w:t>
      </w:r>
      <w:r w:rsidR="00036132" w:rsidRPr="7889AF9F">
        <w:rPr>
          <w:rFonts w:cs="Arial"/>
        </w:rPr>
        <w:t xml:space="preserve">of </w:t>
      </w:r>
      <w:r w:rsidRPr="7889AF9F">
        <w:rPr>
          <w:rFonts w:cs="Arial"/>
        </w:rPr>
        <w:t xml:space="preserve">the </w:t>
      </w:r>
      <w:r w:rsidR="00F06592" w:rsidRPr="7889AF9F">
        <w:rPr>
          <w:rFonts w:cs="Arial"/>
        </w:rPr>
        <w:t xml:space="preserve">fingerprints </w:t>
      </w:r>
      <w:r w:rsidRPr="7889AF9F">
        <w:rPr>
          <w:rFonts w:cs="Arial"/>
        </w:rPr>
        <w:t>with the candidate and the facility to be administered as follows:</w:t>
      </w:r>
    </w:p>
    <w:p w14:paraId="01AA502F" w14:textId="5B945347" w:rsidR="00433864" w:rsidRPr="005C3ED3" w:rsidRDefault="000456BC" w:rsidP="7889AF9F">
      <w:pPr>
        <w:pStyle w:val="BodyText"/>
        <w:numPr>
          <w:ilvl w:val="0"/>
          <w:numId w:val="36"/>
        </w:numPr>
        <w:tabs>
          <w:tab w:val="left" w:pos="180"/>
          <w:tab w:val="left" w:pos="270"/>
          <w:tab w:val="left" w:pos="1503"/>
        </w:tabs>
        <w:spacing w:before="119"/>
        <w:rPr>
          <w:rFonts w:cs="Arial"/>
        </w:rPr>
      </w:pPr>
      <w:r w:rsidRPr="7889AF9F">
        <w:rPr>
          <w:rFonts w:cs="Arial"/>
        </w:rPr>
        <w:t xml:space="preserve">The Contractor shall offer </w:t>
      </w:r>
      <w:r w:rsidR="000905CC" w:rsidRPr="7889AF9F">
        <w:rPr>
          <w:rFonts w:cs="Arial"/>
        </w:rPr>
        <w:t xml:space="preserve">fingerprint </w:t>
      </w:r>
      <w:r w:rsidRPr="7889AF9F">
        <w:rPr>
          <w:rFonts w:cs="Arial"/>
        </w:rPr>
        <w:t xml:space="preserve">appointments </w:t>
      </w:r>
      <w:r w:rsidR="005C24E9" w:rsidRPr="7889AF9F">
        <w:rPr>
          <w:rFonts w:cs="Arial"/>
        </w:rPr>
        <w:t>at least</w:t>
      </w:r>
      <w:r w:rsidRPr="7889AF9F">
        <w:rPr>
          <w:rFonts w:cs="Arial"/>
        </w:rPr>
        <w:t xml:space="preserve"> five (5) days per week</w:t>
      </w:r>
      <w:r w:rsidR="00247218" w:rsidRPr="7889AF9F">
        <w:rPr>
          <w:rFonts w:cs="Arial"/>
        </w:rPr>
        <w:t>.</w:t>
      </w:r>
      <w:r w:rsidRPr="7889AF9F">
        <w:rPr>
          <w:rFonts w:cs="Arial"/>
        </w:rPr>
        <w:t xml:space="preserve"> </w:t>
      </w:r>
    </w:p>
    <w:p w14:paraId="7DD2B991" w14:textId="77777777" w:rsidR="00433864" w:rsidRPr="005C3ED3" w:rsidRDefault="00F06592" w:rsidP="7889AF9F">
      <w:pPr>
        <w:pStyle w:val="BodyText"/>
        <w:numPr>
          <w:ilvl w:val="0"/>
          <w:numId w:val="36"/>
        </w:numPr>
        <w:tabs>
          <w:tab w:val="left" w:pos="180"/>
          <w:tab w:val="left" w:pos="270"/>
          <w:tab w:val="left" w:pos="1503"/>
        </w:tabs>
        <w:spacing w:before="120"/>
        <w:rPr>
          <w:rFonts w:cs="Arial"/>
        </w:rPr>
      </w:pPr>
      <w:r w:rsidRPr="7889AF9F">
        <w:rPr>
          <w:rFonts w:cs="Arial"/>
        </w:rPr>
        <w:t xml:space="preserve">Fingerprinting </w:t>
      </w:r>
      <w:r w:rsidR="000456BC" w:rsidRPr="7889AF9F">
        <w:rPr>
          <w:rFonts w:cs="Arial"/>
        </w:rPr>
        <w:t>shall be administered within ten (10) business days of the request from CBP</w:t>
      </w:r>
      <w:r w:rsidRPr="7889AF9F">
        <w:rPr>
          <w:rFonts w:cs="Arial"/>
        </w:rPr>
        <w:t>.</w:t>
      </w:r>
    </w:p>
    <w:p w14:paraId="1825ED1C" w14:textId="0A17DD95" w:rsidR="00433864" w:rsidRPr="005C3ED3" w:rsidRDefault="000456BC" w:rsidP="7889AF9F">
      <w:pPr>
        <w:pStyle w:val="BodyText"/>
        <w:numPr>
          <w:ilvl w:val="0"/>
          <w:numId w:val="34"/>
        </w:numPr>
        <w:tabs>
          <w:tab w:val="left" w:pos="180"/>
          <w:tab w:val="left" w:pos="270"/>
          <w:tab w:val="left" w:pos="976"/>
        </w:tabs>
        <w:spacing w:before="119"/>
        <w:rPr>
          <w:rFonts w:cs="Arial"/>
        </w:rPr>
      </w:pPr>
      <w:r w:rsidRPr="7889AF9F">
        <w:rPr>
          <w:rFonts w:cs="Arial"/>
        </w:rPr>
        <w:t xml:space="preserve">If the Contractor is unable to schedule an appointment within the required timeline, the Contractor shall notify the COR within twenty-four (24) hours of making the determination via the Contractor’s </w:t>
      </w:r>
      <w:r w:rsidR="00C54E59" w:rsidRPr="7889AF9F">
        <w:rPr>
          <w:rFonts w:cs="Arial"/>
        </w:rPr>
        <w:t>web-based portal</w:t>
      </w:r>
      <w:r w:rsidR="00FE1176" w:rsidRPr="7889AF9F">
        <w:rPr>
          <w:rFonts w:cs="Arial"/>
        </w:rPr>
        <w:t>.</w:t>
      </w:r>
    </w:p>
    <w:p w14:paraId="02060CBD" w14:textId="61070731" w:rsidR="00433864" w:rsidRPr="005C3ED3" w:rsidRDefault="000456BC" w:rsidP="7889AF9F">
      <w:pPr>
        <w:pStyle w:val="BodyText"/>
        <w:numPr>
          <w:ilvl w:val="0"/>
          <w:numId w:val="37"/>
        </w:numPr>
        <w:tabs>
          <w:tab w:val="left" w:pos="180"/>
          <w:tab w:val="left" w:pos="270"/>
          <w:tab w:val="left" w:pos="1503"/>
        </w:tabs>
        <w:spacing w:before="121"/>
        <w:rPr>
          <w:rFonts w:cs="Arial"/>
        </w:rPr>
      </w:pPr>
      <w:r w:rsidRPr="7889AF9F">
        <w:rPr>
          <w:rFonts w:cs="Arial"/>
        </w:rPr>
        <w:t xml:space="preserve">“Hard to reach” </w:t>
      </w:r>
      <w:r w:rsidR="002345F1" w:rsidRPr="7889AF9F">
        <w:rPr>
          <w:rFonts w:cs="Arial"/>
        </w:rPr>
        <w:t>candidates</w:t>
      </w:r>
      <w:r w:rsidR="000302F3" w:rsidRPr="7889AF9F">
        <w:rPr>
          <w:rFonts w:cs="Arial"/>
        </w:rPr>
        <w:t xml:space="preserve"> </w:t>
      </w:r>
      <w:r w:rsidRPr="7889AF9F">
        <w:rPr>
          <w:rFonts w:cs="Arial"/>
        </w:rPr>
        <w:t>are individuals whom the Contractor has been unable to reach after a minimum of three (3) documented attempts, on three (3) separate days, using all telephone numbers and email addresses available. The Contractor shall not close requests for at least two (2) business days following the third attempt to contact the candidate.</w:t>
      </w:r>
    </w:p>
    <w:p w14:paraId="3D235FAA" w14:textId="77777777" w:rsidR="00433864" w:rsidRPr="005C3ED3" w:rsidRDefault="000456BC" w:rsidP="7889AF9F">
      <w:pPr>
        <w:pStyle w:val="BodyText"/>
        <w:numPr>
          <w:ilvl w:val="4"/>
          <w:numId w:val="25"/>
        </w:numPr>
        <w:tabs>
          <w:tab w:val="left" w:pos="180"/>
          <w:tab w:val="left" w:pos="270"/>
          <w:tab w:val="left" w:pos="2030"/>
        </w:tabs>
        <w:spacing w:before="119"/>
        <w:rPr>
          <w:rFonts w:cs="Arial"/>
        </w:rPr>
      </w:pPr>
      <w:r w:rsidRPr="7889AF9F">
        <w:rPr>
          <w:rFonts w:cs="Arial"/>
        </w:rPr>
        <w:t>The Contractor shall make a minimum total of three (3) contact attempts on three (3) separate days using all provided telephone numbers and email addresses. These contact attempts shall be made at different times of the day before identifying a candidate as “Hard to Reach.”</w:t>
      </w:r>
    </w:p>
    <w:p w14:paraId="1119CEA9" w14:textId="77777777" w:rsidR="00433864" w:rsidRPr="005C3ED3" w:rsidRDefault="000456BC" w:rsidP="7889AF9F">
      <w:pPr>
        <w:pStyle w:val="BodyText"/>
        <w:numPr>
          <w:ilvl w:val="4"/>
          <w:numId w:val="25"/>
        </w:numPr>
        <w:tabs>
          <w:tab w:val="left" w:pos="180"/>
          <w:tab w:val="left" w:pos="270"/>
          <w:tab w:val="left" w:pos="2030"/>
        </w:tabs>
        <w:spacing w:before="120"/>
        <w:rPr>
          <w:rFonts w:cs="Arial"/>
        </w:rPr>
      </w:pPr>
      <w:r w:rsidRPr="7889AF9F">
        <w:rPr>
          <w:rFonts w:cs="Arial"/>
        </w:rPr>
        <w:t>The Contractor shall make, at a minimum, one (1) contact attempt using each method of communication provided by CBP before identifying a candidate as “Hard to Reach.”</w:t>
      </w:r>
    </w:p>
    <w:p w14:paraId="2619E1F8" w14:textId="6CCAF01E" w:rsidR="00433864" w:rsidRPr="005C3ED3" w:rsidRDefault="000456BC" w:rsidP="7889AF9F">
      <w:pPr>
        <w:pStyle w:val="BodyText"/>
        <w:numPr>
          <w:ilvl w:val="0"/>
          <w:numId w:val="37"/>
        </w:numPr>
        <w:tabs>
          <w:tab w:val="left" w:pos="180"/>
          <w:tab w:val="left" w:pos="270"/>
          <w:tab w:val="left" w:pos="1503"/>
        </w:tabs>
        <w:spacing w:before="119"/>
        <w:rPr>
          <w:rFonts w:cs="Arial"/>
        </w:rPr>
      </w:pPr>
      <w:r w:rsidRPr="7889AF9F">
        <w:rPr>
          <w:rFonts w:cs="Arial"/>
        </w:rPr>
        <w:t xml:space="preserve">The Contractor shall inform the COR via web services when a requested service is unable to be scheduled. Notification shall be sent within twenty-four (24) hours of making the determination that the service cannot be scheduled. The reasons for failure to schedule a service shall be clearly documented. Examples include: refusal to schedule; candidate is unable to complete </w:t>
      </w:r>
      <w:r w:rsidR="00F06592" w:rsidRPr="7889AF9F">
        <w:rPr>
          <w:rFonts w:cs="Arial"/>
        </w:rPr>
        <w:t xml:space="preserve">fingerprinting </w:t>
      </w:r>
      <w:r w:rsidRPr="7889AF9F">
        <w:rPr>
          <w:rFonts w:cs="Arial"/>
        </w:rPr>
        <w:t>within the specified time frame; candidate is “Hard to Reach”; candidate is no longer interested in the position</w:t>
      </w:r>
      <w:r w:rsidR="00AB49B1" w:rsidRPr="7889AF9F">
        <w:rPr>
          <w:rFonts w:cs="Arial"/>
        </w:rPr>
        <w:t xml:space="preserve">, is on leave, or is on </w:t>
      </w:r>
      <w:r w:rsidR="00E42913" w:rsidRPr="7889AF9F">
        <w:rPr>
          <w:rFonts w:cs="Arial"/>
        </w:rPr>
        <w:t>Temporary Duty Assignment (</w:t>
      </w:r>
      <w:r w:rsidR="00AB49B1" w:rsidRPr="7889AF9F">
        <w:rPr>
          <w:rFonts w:cs="Arial"/>
        </w:rPr>
        <w:t>TDY</w:t>
      </w:r>
      <w:r w:rsidR="00E42913" w:rsidRPr="7889AF9F">
        <w:rPr>
          <w:rFonts w:cs="Arial"/>
        </w:rPr>
        <w:t>).</w:t>
      </w:r>
    </w:p>
    <w:p w14:paraId="49FE9FE4" w14:textId="6F260A75" w:rsidR="00433864" w:rsidRPr="005C3ED3" w:rsidRDefault="000456BC" w:rsidP="7889AF9F">
      <w:pPr>
        <w:pStyle w:val="BodyText"/>
        <w:numPr>
          <w:ilvl w:val="0"/>
          <w:numId w:val="34"/>
        </w:numPr>
        <w:tabs>
          <w:tab w:val="left" w:pos="180"/>
          <w:tab w:val="left" w:pos="270"/>
          <w:tab w:val="left" w:pos="976"/>
        </w:tabs>
        <w:spacing w:before="120"/>
        <w:rPr>
          <w:rFonts w:cs="Arial"/>
        </w:rPr>
      </w:pPr>
      <w:r w:rsidRPr="7889AF9F">
        <w:rPr>
          <w:rFonts w:cs="Arial"/>
        </w:rPr>
        <w:t xml:space="preserve">Within twenty-four (24) hours of scheduling the appointment, the Contractor shall send the candidate an email providing the appointment information, facility location, and any items the candidate is required to complete and bring to the appointment. The Contractor’s standardized email language shall be provided to the COR within </w:t>
      </w:r>
      <w:r w:rsidR="00DA21D6" w:rsidRPr="7889AF9F">
        <w:rPr>
          <w:rFonts w:cs="Arial"/>
        </w:rPr>
        <w:t xml:space="preserve">fifteen </w:t>
      </w:r>
      <w:r w:rsidRPr="7889AF9F">
        <w:rPr>
          <w:rFonts w:cs="Arial"/>
        </w:rPr>
        <w:t>(</w:t>
      </w:r>
      <w:r w:rsidR="00DA21D6" w:rsidRPr="7889AF9F">
        <w:rPr>
          <w:rFonts w:cs="Arial"/>
        </w:rPr>
        <w:t>15</w:t>
      </w:r>
      <w:r w:rsidRPr="7889AF9F">
        <w:rPr>
          <w:rFonts w:cs="Arial"/>
        </w:rPr>
        <w:t>) business days of award and shall be approved by the COR prior to use.</w:t>
      </w:r>
    </w:p>
    <w:p w14:paraId="4848BB87" w14:textId="6C3130B3" w:rsidR="00433864" w:rsidRPr="005C3ED3" w:rsidRDefault="000456BC" w:rsidP="7889AF9F">
      <w:pPr>
        <w:pStyle w:val="BodyText"/>
        <w:tabs>
          <w:tab w:val="left" w:pos="180"/>
          <w:tab w:val="left" w:pos="270"/>
          <w:tab w:val="left" w:pos="976"/>
        </w:tabs>
        <w:spacing w:before="120"/>
        <w:ind w:left="2340"/>
        <w:rPr>
          <w:rFonts w:cs="Arial"/>
        </w:rPr>
      </w:pPr>
      <w:r w:rsidRPr="7889AF9F">
        <w:rPr>
          <w:rFonts w:cs="Arial"/>
        </w:rPr>
        <w:t>One (1) business day prior to the appointment date, the Contractor shall send the candidate a reminder email and SMS text message providing, at a minimum, the scheduled appointment information, facility location</w:t>
      </w:r>
      <w:r w:rsidR="00C769D5" w:rsidRPr="7889AF9F">
        <w:rPr>
          <w:rFonts w:cs="Arial"/>
        </w:rPr>
        <w:t xml:space="preserve">, and a reminder to bring the unique barcode or ID number that was provided by the </w:t>
      </w:r>
      <w:r w:rsidR="00117E19" w:rsidRPr="7889AF9F">
        <w:rPr>
          <w:rFonts w:cs="Arial"/>
        </w:rPr>
        <w:t>Contractor</w:t>
      </w:r>
      <w:r w:rsidR="00C769D5" w:rsidRPr="7889AF9F">
        <w:rPr>
          <w:rFonts w:cs="Arial"/>
        </w:rPr>
        <w:t xml:space="preserve"> to their appointment along with two forms of government issued identification. </w:t>
      </w:r>
      <w:r w:rsidRPr="7889AF9F">
        <w:rPr>
          <w:rFonts w:cs="Arial"/>
        </w:rPr>
        <w:t>The email language/text message shall be provided to the COR during transition in and shall be approved by the COR prior to use.</w:t>
      </w:r>
      <w:r>
        <w:br/>
      </w:r>
    </w:p>
    <w:p w14:paraId="294F11BF" w14:textId="70BB04B5" w:rsidR="00433864" w:rsidRDefault="000456BC" w:rsidP="00EB1E8B">
      <w:pPr>
        <w:pStyle w:val="BodyText"/>
        <w:tabs>
          <w:tab w:val="left" w:pos="180"/>
          <w:tab w:val="left" w:pos="270"/>
          <w:tab w:val="left" w:pos="1080"/>
        </w:tabs>
        <w:spacing w:before="74"/>
        <w:ind w:left="2340"/>
        <w:rPr>
          <w:rFonts w:cs="Arial"/>
        </w:rPr>
      </w:pPr>
      <w:r w:rsidRPr="7889AF9F">
        <w:rPr>
          <w:rFonts w:cs="Arial"/>
        </w:rPr>
        <w:t xml:space="preserve">If the candidate does not attend the scheduled appointment without prior notification to the Contractor, the candidate is deemed a “No Show.” At the </w:t>
      </w:r>
      <w:r w:rsidR="00942913" w:rsidRPr="7889AF9F">
        <w:rPr>
          <w:rFonts w:cs="Arial"/>
        </w:rPr>
        <w:t>time,</w:t>
      </w:r>
      <w:r w:rsidRPr="7889AF9F">
        <w:rPr>
          <w:rFonts w:cs="Arial"/>
        </w:rPr>
        <w:t xml:space="preserve"> the Contractor documents the No Show in the Contractor’s automated system, an email shall be sent to the candidate providing instructions to contact </w:t>
      </w:r>
      <w:r w:rsidR="008A5F4C" w:rsidRPr="7889AF9F">
        <w:rPr>
          <w:rFonts w:cs="Arial"/>
        </w:rPr>
        <w:t xml:space="preserve">CBP </w:t>
      </w:r>
      <w:r w:rsidR="0009036D" w:rsidRPr="7889AF9F">
        <w:rPr>
          <w:rFonts w:cs="Arial"/>
        </w:rPr>
        <w:t xml:space="preserve">for applicants and OPR for </w:t>
      </w:r>
      <w:r w:rsidR="002345F1" w:rsidRPr="7889AF9F">
        <w:rPr>
          <w:rFonts w:cs="Arial"/>
        </w:rPr>
        <w:t>candidates</w:t>
      </w:r>
      <w:r w:rsidR="00942913" w:rsidRPr="7889AF9F">
        <w:rPr>
          <w:rFonts w:cs="Arial"/>
        </w:rPr>
        <w:t xml:space="preserve"> </w:t>
      </w:r>
      <w:r w:rsidRPr="7889AF9F">
        <w:rPr>
          <w:rFonts w:cs="Arial"/>
        </w:rPr>
        <w:t>due to the No</w:t>
      </w:r>
      <w:r w:rsidR="00D537F4" w:rsidRPr="7889AF9F">
        <w:rPr>
          <w:rFonts w:cs="Arial"/>
        </w:rPr>
        <w:t xml:space="preserve"> </w:t>
      </w:r>
      <w:r w:rsidRPr="7889AF9F">
        <w:rPr>
          <w:rFonts w:cs="Arial"/>
        </w:rPr>
        <w:t>Show. The email language shall be provided to the COR during transition in and shall be approved by the COR prior to use.</w:t>
      </w:r>
      <w:r w:rsidR="00BB2BD9" w:rsidRPr="7889AF9F">
        <w:rPr>
          <w:rFonts w:cs="Arial"/>
        </w:rPr>
        <w:t xml:space="preserve"> </w:t>
      </w:r>
    </w:p>
    <w:p w14:paraId="441DC482" w14:textId="77777777" w:rsidR="00823521" w:rsidRPr="005C3ED3" w:rsidRDefault="00823521" w:rsidP="00823521">
      <w:pPr>
        <w:pStyle w:val="BodyText"/>
        <w:tabs>
          <w:tab w:val="left" w:pos="180"/>
          <w:tab w:val="left" w:pos="270"/>
          <w:tab w:val="left" w:pos="1080"/>
        </w:tabs>
        <w:spacing w:before="74"/>
        <w:ind w:left="2340"/>
        <w:rPr>
          <w:rFonts w:cs="Arial"/>
        </w:rPr>
      </w:pPr>
    </w:p>
    <w:p w14:paraId="59688ED9" w14:textId="55443D22" w:rsidR="00433864" w:rsidRPr="005C3ED3" w:rsidRDefault="000456BC" w:rsidP="7889AF9F">
      <w:pPr>
        <w:pStyle w:val="Heading1"/>
        <w:tabs>
          <w:tab w:val="left" w:pos="180"/>
          <w:tab w:val="left" w:pos="270"/>
          <w:tab w:val="left" w:pos="489"/>
        </w:tabs>
        <w:spacing w:before="121"/>
        <w:ind w:left="949"/>
        <w:rPr>
          <w:rFonts w:cs="Arial"/>
          <w:b w:val="0"/>
          <w:bCs w:val="0"/>
        </w:rPr>
      </w:pPr>
      <w:r w:rsidRPr="7889AF9F">
        <w:rPr>
          <w:rFonts w:cs="Arial"/>
        </w:rPr>
        <w:t xml:space="preserve">Task </w:t>
      </w:r>
      <w:r w:rsidR="005E4B7A" w:rsidRPr="7889AF9F">
        <w:rPr>
          <w:rFonts w:cs="Arial"/>
        </w:rPr>
        <w:t>3</w:t>
      </w:r>
      <w:r w:rsidRPr="7889AF9F">
        <w:rPr>
          <w:rFonts w:cs="Arial"/>
        </w:rPr>
        <w:t xml:space="preserve"> – Processing and Submitting </w:t>
      </w:r>
      <w:r w:rsidR="00777948" w:rsidRPr="7889AF9F">
        <w:rPr>
          <w:rFonts w:cs="Arial"/>
        </w:rPr>
        <w:t>Fingerprint</w:t>
      </w:r>
      <w:r w:rsidRPr="7889AF9F">
        <w:rPr>
          <w:rFonts w:cs="Arial"/>
        </w:rPr>
        <w:t xml:space="preserve"> Results</w:t>
      </w:r>
    </w:p>
    <w:p w14:paraId="3B350EEA" w14:textId="77777777" w:rsidR="00706DB5" w:rsidRDefault="004164F7" w:rsidP="00706DB5">
      <w:pPr>
        <w:pStyle w:val="BodyText"/>
        <w:numPr>
          <w:ilvl w:val="0"/>
          <w:numId w:val="28"/>
        </w:numPr>
        <w:tabs>
          <w:tab w:val="left" w:pos="180"/>
          <w:tab w:val="left" w:pos="270"/>
          <w:tab w:val="left" w:pos="1016"/>
        </w:tabs>
        <w:spacing w:before="58"/>
        <w:ind w:left="1440" w:hanging="540"/>
        <w:rPr>
          <w:rFonts w:cs="Arial"/>
        </w:rPr>
      </w:pPr>
      <w:r w:rsidRPr="005C3ED3">
        <w:rPr>
          <w:rFonts w:cs="Arial"/>
        </w:rPr>
        <w:t>The Contractor shall provide</w:t>
      </w:r>
      <w:r w:rsidR="009F2CD8" w:rsidRPr="005C3ED3">
        <w:rPr>
          <w:rFonts w:cs="Arial"/>
        </w:rPr>
        <w:t xml:space="preserve"> a mechanism whereby CBP can retrieve</w:t>
      </w:r>
      <w:r w:rsidRPr="005C3ED3">
        <w:rPr>
          <w:rFonts w:cs="Arial"/>
        </w:rPr>
        <w:t xml:space="preserve"> </w:t>
      </w:r>
      <w:r w:rsidR="009F2CD8" w:rsidRPr="005C3ED3">
        <w:rPr>
          <w:rFonts w:cs="Arial"/>
        </w:rPr>
        <w:t>the electronic</w:t>
      </w:r>
      <w:r w:rsidRPr="005C3ED3">
        <w:rPr>
          <w:rFonts w:cs="Arial"/>
        </w:rPr>
        <w:t xml:space="preserve"> fingerprint</w:t>
      </w:r>
      <w:r w:rsidR="009F2CD8" w:rsidRPr="005C3ED3">
        <w:rPr>
          <w:rFonts w:cs="Arial"/>
        </w:rPr>
        <w:t xml:space="preserve"> file </w:t>
      </w:r>
      <w:r w:rsidRPr="005C3ED3">
        <w:rPr>
          <w:rFonts w:cs="Arial"/>
        </w:rPr>
        <w:t xml:space="preserve">in </w:t>
      </w:r>
      <w:r w:rsidR="009F2CD8" w:rsidRPr="005C3ED3">
        <w:rPr>
          <w:rFonts w:cs="Arial"/>
        </w:rPr>
        <w:t>CBP’s</w:t>
      </w:r>
      <w:r w:rsidRPr="005C3ED3">
        <w:rPr>
          <w:rFonts w:cs="Arial"/>
        </w:rPr>
        <w:t xml:space="preserve"> prescribed file format</w:t>
      </w:r>
      <w:r w:rsidR="009F2CD8" w:rsidRPr="005C3ED3">
        <w:rPr>
          <w:rFonts w:cs="Arial"/>
        </w:rPr>
        <w:t xml:space="preserve"> </w:t>
      </w:r>
      <w:r w:rsidRPr="005C3ED3">
        <w:rPr>
          <w:rFonts w:cs="Arial"/>
        </w:rPr>
        <w:t>for processing and forwarding to the Office of Personnel Management (OPM)</w:t>
      </w:r>
      <w:r w:rsidR="00C36F72" w:rsidRPr="005C3ED3">
        <w:rPr>
          <w:rFonts w:cs="Arial"/>
        </w:rPr>
        <w:t xml:space="preserve"> or the</w:t>
      </w:r>
      <w:r w:rsidR="00036132" w:rsidRPr="005C3ED3">
        <w:rPr>
          <w:rFonts w:cs="Arial"/>
        </w:rPr>
        <w:t xml:space="preserve"> Defense Counterintelligence and Security Agency (DCSA)</w:t>
      </w:r>
      <w:r w:rsidRPr="005C3ED3">
        <w:rPr>
          <w:rFonts w:cs="Arial"/>
        </w:rPr>
        <w:t>:</w:t>
      </w:r>
    </w:p>
    <w:p w14:paraId="0D2CD488" w14:textId="7918DB71" w:rsidR="004164F7" w:rsidRPr="00706DB5" w:rsidRDefault="004164F7" w:rsidP="00706DB5">
      <w:pPr>
        <w:pStyle w:val="BodyText"/>
        <w:numPr>
          <w:ilvl w:val="5"/>
          <w:numId w:val="28"/>
        </w:numPr>
        <w:tabs>
          <w:tab w:val="left" w:pos="180"/>
          <w:tab w:val="left" w:pos="270"/>
          <w:tab w:val="left" w:pos="1016"/>
        </w:tabs>
        <w:spacing w:before="58"/>
        <w:rPr>
          <w:rFonts w:cs="Arial"/>
        </w:rPr>
      </w:pPr>
      <w:r w:rsidRPr="00706DB5">
        <w:rPr>
          <w:rFonts w:cs="Arial"/>
        </w:rPr>
        <w:t>The Contractor shall provide a web service delivered document indicating</w:t>
      </w:r>
      <w:r w:rsidR="009F2CD8" w:rsidRPr="00706DB5">
        <w:rPr>
          <w:rFonts w:cs="Arial"/>
        </w:rPr>
        <w:t xml:space="preserve"> </w:t>
      </w:r>
      <w:r w:rsidRPr="00706DB5">
        <w:rPr>
          <w:rFonts w:cs="Arial"/>
        </w:rPr>
        <w:t xml:space="preserve">the number of fingerprints transmitted to the </w:t>
      </w:r>
      <w:r w:rsidR="00D13C32">
        <w:rPr>
          <w:rFonts w:cs="Arial"/>
        </w:rPr>
        <w:t xml:space="preserve">information system </w:t>
      </w:r>
      <w:r w:rsidRPr="00706DB5">
        <w:rPr>
          <w:rFonts w:cs="Arial"/>
        </w:rPr>
        <w:t>on a daily basis.</w:t>
      </w:r>
    </w:p>
    <w:p w14:paraId="043CAA1F" w14:textId="264DEFDC" w:rsidR="00245AA7" w:rsidRDefault="000456BC" w:rsidP="00706DB5">
      <w:pPr>
        <w:pStyle w:val="BodyText"/>
        <w:numPr>
          <w:ilvl w:val="0"/>
          <w:numId w:val="28"/>
        </w:numPr>
        <w:tabs>
          <w:tab w:val="left" w:pos="180"/>
          <w:tab w:val="left" w:pos="270"/>
          <w:tab w:val="left" w:pos="1016"/>
        </w:tabs>
        <w:spacing w:before="119"/>
        <w:ind w:left="1440" w:hanging="630"/>
        <w:rPr>
          <w:rFonts w:cs="Arial"/>
        </w:rPr>
      </w:pPr>
      <w:r w:rsidRPr="7889AF9F">
        <w:rPr>
          <w:rFonts w:cs="Arial"/>
        </w:rPr>
        <w:t>All documentation shall be forwarded</w:t>
      </w:r>
      <w:r w:rsidR="00D80604" w:rsidRPr="7889AF9F">
        <w:rPr>
          <w:rFonts w:cs="Arial"/>
        </w:rPr>
        <w:t>, without error,</w:t>
      </w:r>
      <w:r w:rsidRPr="7889AF9F">
        <w:rPr>
          <w:rFonts w:cs="Arial"/>
        </w:rPr>
        <w:t xml:space="preserve"> electronically to CBP via web services as soon as </w:t>
      </w:r>
      <w:r w:rsidR="00242D8B" w:rsidRPr="7889AF9F">
        <w:rPr>
          <w:rFonts w:cs="Arial"/>
        </w:rPr>
        <w:t xml:space="preserve">submitted to the delegated system  and </w:t>
      </w:r>
      <w:r w:rsidR="00145D23" w:rsidRPr="7889AF9F">
        <w:rPr>
          <w:rFonts w:cs="Arial"/>
        </w:rPr>
        <w:t xml:space="preserve">as soon as </w:t>
      </w:r>
      <w:r w:rsidR="00242D8B" w:rsidRPr="7889AF9F">
        <w:rPr>
          <w:rFonts w:cs="Arial"/>
        </w:rPr>
        <w:t>confirmation of receipt has been received</w:t>
      </w:r>
      <w:r w:rsidRPr="7889AF9F">
        <w:rPr>
          <w:rFonts w:cs="Arial"/>
        </w:rPr>
        <w:t>.</w:t>
      </w:r>
    </w:p>
    <w:p w14:paraId="3EEF696B" w14:textId="77777777" w:rsidR="00245AA7" w:rsidRDefault="001465B0" w:rsidP="00706DB5">
      <w:pPr>
        <w:pStyle w:val="BodyText"/>
        <w:numPr>
          <w:ilvl w:val="0"/>
          <w:numId w:val="28"/>
        </w:numPr>
        <w:tabs>
          <w:tab w:val="left" w:pos="180"/>
          <w:tab w:val="left" w:pos="270"/>
          <w:tab w:val="left" w:pos="1016"/>
        </w:tabs>
        <w:spacing w:before="119"/>
        <w:ind w:left="1440" w:hanging="630"/>
        <w:rPr>
          <w:rFonts w:cs="Arial"/>
        </w:rPr>
      </w:pPr>
      <w:r w:rsidRPr="00245AA7">
        <w:rPr>
          <w:rFonts w:cs="Arial"/>
        </w:rPr>
        <w:t>Electronic F</w:t>
      </w:r>
      <w:r w:rsidR="00242D8B" w:rsidRPr="00245AA7">
        <w:rPr>
          <w:rFonts w:cs="Arial"/>
        </w:rPr>
        <w:t>ingerprint</w:t>
      </w:r>
      <w:r w:rsidRPr="00245AA7">
        <w:rPr>
          <w:rFonts w:cs="Arial"/>
        </w:rPr>
        <w:t xml:space="preserve"> files, along with all associated candidate data,</w:t>
      </w:r>
      <w:r w:rsidR="000456BC" w:rsidRPr="00245AA7">
        <w:rPr>
          <w:rFonts w:cs="Arial"/>
        </w:rPr>
        <w:t xml:space="preserve"> shall be</w:t>
      </w:r>
      <w:r w:rsidRPr="00245AA7">
        <w:rPr>
          <w:rFonts w:cs="Arial"/>
        </w:rPr>
        <w:t xml:space="preserve"> available</w:t>
      </w:r>
      <w:r w:rsidR="000456BC" w:rsidRPr="00245AA7">
        <w:rPr>
          <w:rFonts w:cs="Arial"/>
        </w:rPr>
        <w:t xml:space="preserve"> via the Contractor’s automated system within one (1) business day of </w:t>
      </w:r>
      <w:r w:rsidR="00242D8B" w:rsidRPr="00245AA7">
        <w:rPr>
          <w:rFonts w:cs="Arial"/>
        </w:rPr>
        <w:t>the capture date</w:t>
      </w:r>
      <w:r w:rsidR="000456BC" w:rsidRPr="00245AA7">
        <w:rPr>
          <w:rFonts w:cs="Arial"/>
        </w:rPr>
        <w:t>.</w:t>
      </w:r>
    </w:p>
    <w:p w14:paraId="23855251" w14:textId="41FDC15A" w:rsidR="00FC57D5" w:rsidRPr="00245AA7" w:rsidRDefault="000456BC" w:rsidP="00706DB5">
      <w:pPr>
        <w:pStyle w:val="BodyText"/>
        <w:numPr>
          <w:ilvl w:val="0"/>
          <w:numId w:val="28"/>
        </w:numPr>
        <w:tabs>
          <w:tab w:val="left" w:pos="180"/>
          <w:tab w:val="left" w:pos="270"/>
          <w:tab w:val="left" w:pos="1016"/>
        </w:tabs>
        <w:spacing w:before="119"/>
        <w:ind w:left="1440" w:hanging="630"/>
        <w:rPr>
          <w:rFonts w:cs="Arial"/>
        </w:rPr>
      </w:pPr>
      <w:r w:rsidRPr="00245AA7">
        <w:rPr>
          <w:rFonts w:cs="Arial"/>
        </w:rPr>
        <w:t xml:space="preserve">The Contractor shall retain electronic copies of all </w:t>
      </w:r>
      <w:r w:rsidR="00242D8B" w:rsidRPr="00245AA7">
        <w:rPr>
          <w:rFonts w:cs="Arial"/>
        </w:rPr>
        <w:t>fingerprint files</w:t>
      </w:r>
      <w:r w:rsidRPr="00245AA7">
        <w:rPr>
          <w:rFonts w:cs="Arial"/>
        </w:rPr>
        <w:t xml:space="preserve"> to the extent required to comply with this SOW’s document retention requirement.</w:t>
      </w:r>
      <w:r w:rsidR="003B0652" w:rsidRPr="00245AA7">
        <w:rPr>
          <w:rFonts w:cs="Arial"/>
        </w:rPr>
        <w:br/>
      </w:r>
    </w:p>
    <w:p w14:paraId="00F233E0" w14:textId="10A4EEE4" w:rsidR="00433864" w:rsidRPr="005C3ED3" w:rsidRDefault="000456BC" w:rsidP="7889AF9F">
      <w:pPr>
        <w:pStyle w:val="Heading1"/>
        <w:spacing w:before="120"/>
        <w:ind w:left="630" w:hanging="90"/>
        <w:rPr>
          <w:rFonts w:cs="Arial"/>
          <w:b w:val="0"/>
          <w:bCs w:val="0"/>
        </w:rPr>
      </w:pPr>
      <w:bookmarkStart w:id="45" w:name="_bookmark49"/>
      <w:bookmarkStart w:id="46" w:name="_bookmark50"/>
      <w:bookmarkEnd w:id="45"/>
      <w:bookmarkEnd w:id="46"/>
      <w:r w:rsidRPr="7889AF9F">
        <w:rPr>
          <w:rFonts w:cs="Arial"/>
        </w:rPr>
        <w:t xml:space="preserve">Task </w:t>
      </w:r>
      <w:r w:rsidR="005E4B7A" w:rsidRPr="7889AF9F">
        <w:rPr>
          <w:rFonts w:cs="Arial"/>
        </w:rPr>
        <w:t>4</w:t>
      </w:r>
      <w:r w:rsidRPr="7889AF9F">
        <w:rPr>
          <w:rFonts w:cs="Arial"/>
        </w:rPr>
        <w:t xml:space="preserve"> - Web Services and Data Reporting Requirements</w:t>
      </w:r>
    </w:p>
    <w:p w14:paraId="66BCB5F8" w14:textId="1DBFF4A6" w:rsidR="00433864" w:rsidRPr="005C3ED3" w:rsidRDefault="000456BC" w:rsidP="7889AF9F">
      <w:pPr>
        <w:pStyle w:val="BodyText"/>
        <w:numPr>
          <w:ilvl w:val="0"/>
          <w:numId w:val="29"/>
        </w:numPr>
        <w:tabs>
          <w:tab w:val="left" w:pos="180"/>
          <w:tab w:val="left" w:pos="270"/>
          <w:tab w:val="left" w:pos="1016"/>
        </w:tabs>
        <w:spacing w:before="59"/>
        <w:ind w:left="1376" w:hanging="360"/>
        <w:rPr>
          <w:rFonts w:cs="Arial"/>
        </w:rPr>
      </w:pPr>
      <w:r w:rsidRPr="7889AF9F">
        <w:rPr>
          <w:rFonts w:cs="Arial"/>
        </w:rPr>
        <w:t xml:space="preserve">The Contractor shall maintain a web-based data system, accessible remotely by CBP </w:t>
      </w:r>
      <w:r w:rsidR="00A37000" w:rsidRPr="7889AF9F">
        <w:rPr>
          <w:rFonts w:cs="Arial"/>
        </w:rPr>
        <w:t xml:space="preserve">employees and contractor </w:t>
      </w:r>
      <w:r w:rsidRPr="7889AF9F">
        <w:rPr>
          <w:rFonts w:cs="Arial"/>
        </w:rPr>
        <w:t>personnel that enable</w:t>
      </w:r>
      <w:r w:rsidR="005D7AA7" w:rsidRPr="7889AF9F">
        <w:rPr>
          <w:rFonts w:cs="Arial"/>
        </w:rPr>
        <w:t>s</w:t>
      </w:r>
      <w:r w:rsidRPr="7889AF9F">
        <w:rPr>
          <w:rFonts w:cs="Arial"/>
        </w:rPr>
        <w:t xml:space="preserve"> the user to chronicle all attempted and actual communication between the </w:t>
      </w:r>
      <w:r w:rsidR="00117E19" w:rsidRPr="7889AF9F">
        <w:rPr>
          <w:rFonts w:cs="Arial"/>
        </w:rPr>
        <w:t>Contractor</w:t>
      </w:r>
      <w:r w:rsidRPr="7889AF9F">
        <w:rPr>
          <w:rFonts w:cs="Arial"/>
        </w:rPr>
        <w:t xml:space="preserve"> and the candidate, as well as </w:t>
      </w:r>
      <w:r w:rsidR="00242D8B" w:rsidRPr="7889AF9F">
        <w:rPr>
          <w:rFonts w:cs="Arial"/>
        </w:rPr>
        <w:t>fingerprint status</w:t>
      </w:r>
      <w:r w:rsidRPr="7889AF9F">
        <w:rPr>
          <w:rFonts w:cs="Arial"/>
        </w:rPr>
        <w:t xml:space="preserve">. The data system shall have the capability to allow the Contractor to input candidate information and </w:t>
      </w:r>
      <w:r w:rsidR="00242D8B" w:rsidRPr="7889AF9F">
        <w:rPr>
          <w:rFonts w:cs="Arial"/>
        </w:rPr>
        <w:t>date of fingerprint capture</w:t>
      </w:r>
      <w:r w:rsidRPr="7889AF9F">
        <w:rPr>
          <w:rFonts w:cs="Arial"/>
        </w:rPr>
        <w:t xml:space="preserve">, and for CBP to retrieve those results. Additionally, the system shall have the capability to produce ad hoc, weekly, and monthly reports for </w:t>
      </w:r>
      <w:r w:rsidR="00242D8B" w:rsidRPr="7889AF9F">
        <w:rPr>
          <w:rFonts w:cs="Arial"/>
        </w:rPr>
        <w:t xml:space="preserve">capturing the status of fingerprint capture and </w:t>
      </w:r>
      <w:r w:rsidRPr="7889AF9F">
        <w:rPr>
          <w:rFonts w:cs="Arial"/>
        </w:rPr>
        <w:t>scheduling</w:t>
      </w:r>
      <w:r w:rsidR="00242D8B" w:rsidRPr="7889AF9F">
        <w:rPr>
          <w:rFonts w:cs="Arial"/>
        </w:rPr>
        <w:t xml:space="preserve"> status</w:t>
      </w:r>
      <w:r w:rsidRPr="7889AF9F">
        <w:rPr>
          <w:rFonts w:cs="Arial"/>
        </w:rPr>
        <w:t>.</w:t>
      </w:r>
      <w:r w:rsidR="001465B0" w:rsidRPr="7889AF9F">
        <w:rPr>
          <w:rFonts w:cs="Arial"/>
        </w:rPr>
        <w:t xml:space="preserve"> </w:t>
      </w:r>
    </w:p>
    <w:p w14:paraId="709DE1A1" w14:textId="77777777" w:rsidR="00433864" w:rsidRPr="005C3ED3" w:rsidRDefault="00433864" w:rsidP="7889AF9F">
      <w:pPr>
        <w:tabs>
          <w:tab w:val="left" w:pos="180"/>
          <w:tab w:val="left" w:pos="270"/>
        </w:tabs>
        <w:spacing w:before="10"/>
        <w:ind w:left="196"/>
        <w:rPr>
          <w:rFonts w:ascii="Arial" w:eastAsia="Arial" w:hAnsi="Arial" w:cs="Arial"/>
          <w:sz w:val="20"/>
          <w:szCs w:val="20"/>
        </w:rPr>
      </w:pPr>
    </w:p>
    <w:p w14:paraId="3430407C" w14:textId="281BC016" w:rsidR="002D4376" w:rsidRPr="005C3ED3" w:rsidRDefault="000456BC" w:rsidP="00F33AEA">
      <w:pPr>
        <w:pStyle w:val="BodyText"/>
        <w:numPr>
          <w:ilvl w:val="0"/>
          <w:numId w:val="29"/>
        </w:numPr>
        <w:tabs>
          <w:tab w:val="left" w:pos="180"/>
          <w:tab w:val="left" w:pos="270"/>
          <w:tab w:val="left" w:pos="1016"/>
        </w:tabs>
        <w:spacing w:before="74"/>
        <w:ind w:left="1376" w:hanging="360"/>
        <w:rPr>
          <w:rFonts w:cs="Arial"/>
        </w:rPr>
      </w:pPr>
      <w:r w:rsidRPr="7889AF9F">
        <w:rPr>
          <w:rFonts w:cs="Arial"/>
        </w:rPr>
        <w:t xml:space="preserve">The Contractor shall electronically exchange </w:t>
      </w:r>
      <w:r w:rsidR="00242D8B" w:rsidRPr="7889AF9F">
        <w:rPr>
          <w:rFonts w:cs="Arial"/>
        </w:rPr>
        <w:t>fingerprint status</w:t>
      </w:r>
      <w:r w:rsidRPr="7889AF9F">
        <w:rPr>
          <w:rFonts w:cs="Arial"/>
        </w:rPr>
        <w:t xml:space="preserve"> with CBP. Data sent via web services and in the web portal shall be in real-time. This electronic exchange of </w:t>
      </w:r>
      <w:r w:rsidR="00242D8B" w:rsidRPr="7889AF9F">
        <w:rPr>
          <w:rFonts w:cs="Arial"/>
        </w:rPr>
        <w:t>fingerprint</w:t>
      </w:r>
      <w:r w:rsidRPr="7889AF9F">
        <w:rPr>
          <w:rFonts w:cs="Arial"/>
        </w:rPr>
        <w:t xml:space="preserve"> information includes</w:t>
      </w:r>
      <w:r w:rsidR="00AD053C" w:rsidRPr="7889AF9F">
        <w:rPr>
          <w:rFonts w:cs="Arial"/>
        </w:rPr>
        <w:t>:</w:t>
      </w:r>
      <w:r w:rsidR="00E844B6" w:rsidRPr="7889AF9F">
        <w:rPr>
          <w:rFonts w:cs="Arial"/>
        </w:rPr>
        <w:t xml:space="preserve"> </w:t>
      </w:r>
    </w:p>
    <w:p w14:paraId="50595E8F" w14:textId="0CB55CAC" w:rsidR="00954F4B" w:rsidRPr="005C3ED3" w:rsidRDefault="000456BC" w:rsidP="00F33AEA">
      <w:pPr>
        <w:pStyle w:val="BodyText"/>
        <w:numPr>
          <w:ilvl w:val="4"/>
          <w:numId w:val="29"/>
        </w:numPr>
        <w:tabs>
          <w:tab w:val="left" w:pos="180"/>
          <w:tab w:val="left" w:pos="270"/>
          <w:tab w:val="left" w:pos="1016"/>
        </w:tabs>
        <w:spacing w:before="74"/>
        <w:ind w:left="2276" w:hanging="270"/>
        <w:rPr>
          <w:rFonts w:cs="Arial"/>
        </w:rPr>
      </w:pPr>
      <w:r w:rsidRPr="005C3ED3">
        <w:rPr>
          <w:rFonts w:cs="Arial"/>
        </w:rPr>
        <w:t>All scheduling data;</w:t>
      </w:r>
    </w:p>
    <w:p w14:paraId="51A61F37" w14:textId="77777777" w:rsidR="00954F4B" w:rsidRPr="005C3ED3" w:rsidRDefault="000456BC" w:rsidP="00F33AEA">
      <w:pPr>
        <w:pStyle w:val="BodyText"/>
        <w:numPr>
          <w:ilvl w:val="4"/>
          <w:numId w:val="29"/>
        </w:numPr>
        <w:tabs>
          <w:tab w:val="left" w:pos="180"/>
          <w:tab w:val="left" w:pos="270"/>
          <w:tab w:val="left" w:pos="1016"/>
        </w:tabs>
        <w:spacing w:before="74"/>
        <w:ind w:left="2276" w:hanging="270"/>
        <w:rPr>
          <w:rFonts w:cs="Arial"/>
        </w:rPr>
      </w:pPr>
      <w:r w:rsidRPr="005C3ED3">
        <w:rPr>
          <w:rFonts w:cs="Arial"/>
        </w:rPr>
        <w:t>Appointment attendance data;</w:t>
      </w:r>
    </w:p>
    <w:p w14:paraId="7D3B7952" w14:textId="77777777" w:rsidR="00954F4B" w:rsidRPr="005C3ED3" w:rsidRDefault="00242D8B" w:rsidP="00F33AEA">
      <w:pPr>
        <w:pStyle w:val="BodyText"/>
        <w:numPr>
          <w:ilvl w:val="4"/>
          <w:numId w:val="29"/>
        </w:numPr>
        <w:tabs>
          <w:tab w:val="left" w:pos="180"/>
          <w:tab w:val="left" w:pos="270"/>
          <w:tab w:val="left" w:pos="1016"/>
        </w:tabs>
        <w:spacing w:before="74"/>
        <w:ind w:left="2276" w:hanging="270"/>
        <w:rPr>
          <w:rFonts w:cs="Arial"/>
        </w:rPr>
      </w:pPr>
      <w:r w:rsidRPr="005C3ED3">
        <w:rPr>
          <w:rFonts w:cs="Arial"/>
        </w:rPr>
        <w:t>Fingerprint capture data</w:t>
      </w:r>
      <w:r w:rsidR="000456BC" w:rsidRPr="005C3ED3">
        <w:rPr>
          <w:rFonts w:cs="Arial"/>
        </w:rPr>
        <w:t>;</w:t>
      </w:r>
    </w:p>
    <w:p w14:paraId="0E23EE47" w14:textId="77777777" w:rsidR="00954F4B" w:rsidRPr="005C3ED3" w:rsidRDefault="00C54E59" w:rsidP="00F33AEA">
      <w:pPr>
        <w:pStyle w:val="BodyText"/>
        <w:numPr>
          <w:ilvl w:val="4"/>
          <w:numId w:val="29"/>
        </w:numPr>
        <w:tabs>
          <w:tab w:val="left" w:pos="180"/>
          <w:tab w:val="left" w:pos="270"/>
          <w:tab w:val="left" w:pos="1016"/>
        </w:tabs>
        <w:spacing w:before="74"/>
        <w:ind w:left="2276" w:hanging="270"/>
        <w:rPr>
          <w:rFonts w:cs="Arial"/>
        </w:rPr>
      </w:pPr>
      <w:r w:rsidRPr="005C3ED3">
        <w:rPr>
          <w:rFonts w:cs="Arial"/>
        </w:rPr>
        <w:t>CBP ability to request an additional scheduling attempt;</w:t>
      </w:r>
    </w:p>
    <w:p w14:paraId="27E085DA" w14:textId="77777777" w:rsidR="00954F4B" w:rsidRPr="005C3ED3" w:rsidRDefault="00C54E59" w:rsidP="00F33AEA">
      <w:pPr>
        <w:pStyle w:val="BodyText"/>
        <w:numPr>
          <w:ilvl w:val="4"/>
          <w:numId w:val="29"/>
        </w:numPr>
        <w:tabs>
          <w:tab w:val="left" w:pos="180"/>
          <w:tab w:val="left" w:pos="270"/>
          <w:tab w:val="left" w:pos="1016"/>
        </w:tabs>
        <w:spacing w:before="74"/>
        <w:ind w:left="2276" w:hanging="270"/>
        <w:rPr>
          <w:rFonts w:cs="Arial"/>
        </w:rPr>
      </w:pPr>
      <w:r w:rsidRPr="7889AF9F">
        <w:rPr>
          <w:rFonts w:cs="Arial"/>
        </w:rPr>
        <w:t xml:space="preserve">CBP ability to authorize the release of fingerprints to </w:t>
      </w:r>
      <w:r w:rsidR="00B56331" w:rsidRPr="7889AF9F">
        <w:rPr>
          <w:rFonts w:cs="Arial"/>
        </w:rPr>
        <w:t>DCSA/</w:t>
      </w:r>
      <w:r w:rsidRPr="7889AF9F">
        <w:rPr>
          <w:rFonts w:cs="Arial"/>
        </w:rPr>
        <w:t xml:space="preserve">OPM; </w:t>
      </w:r>
      <w:r w:rsidR="00811AB8" w:rsidRPr="7889AF9F">
        <w:rPr>
          <w:rFonts w:cs="Arial"/>
        </w:rPr>
        <w:t>and</w:t>
      </w:r>
    </w:p>
    <w:p w14:paraId="417AA530" w14:textId="4714B400" w:rsidR="00433864" w:rsidRPr="005C3ED3" w:rsidRDefault="000456BC" w:rsidP="00F33AEA">
      <w:pPr>
        <w:pStyle w:val="BodyText"/>
        <w:numPr>
          <w:ilvl w:val="4"/>
          <w:numId w:val="29"/>
        </w:numPr>
        <w:tabs>
          <w:tab w:val="left" w:pos="180"/>
          <w:tab w:val="left" w:pos="270"/>
          <w:tab w:val="left" w:pos="1016"/>
        </w:tabs>
        <w:spacing w:before="74"/>
        <w:ind w:left="2276" w:hanging="270"/>
        <w:rPr>
          <w:rFonts w:cs="Arial"/>
        </w:rPr>
      </w:pPr>
      <w:r w:rsidRPr="7889AF9F">
        <w:rPr>
          <w:rFonts w:cs="Arial"/>
        </w:rPr>
        <w:t>Billing information</w:t>
      </w:r>
      <w:r w:rsidR="00811AB8" w:rsidRPr="7889AF9F">
        <w:rPr>
          <w:rFonts w:cs="Arial"/>
        </w:rPr>
        <w:t>.</w:t>
      </w:r>
    </w:p>
    <w:p w14:paraId="191FEA5F" w14:textId="77777777" w:rsidR="00433864" w:rsidRPr="005C3ED3" w:rsidRDefault="000456BC" w:rsidP="7889AF9F">
      <w:pPr>
        <w:pStyle w:val="BodyText"/>
        <w:numPr>
          <w:ilvl w:val="0"/>
          <w:numId w:val="29"/>
        </w:numPr>
        <w:tabs>
          <w:tab w:val="left" w:pos="180"/>
          <w:tab w:val="left" w:pos="270"/>
          <w:tab w:val="left" w:pos="1016"/>
        </w:tabs>
        <w:spacing w:before="120"/>
        <w:ind w:left="1376" w:hanging="360"/>
        <w:rPr>
          <w:rFonts w:cs="Arial"/>
        </w:rPr>
      </w:pPr>
      <w:r w:rsidRPr="7889AF9F">
        <w:rPr>
          <w:rFonts w:cs="Arial"/>
        </w:rPr>
        <w:t>The Contractor shall encrypt all Personally Identifiable Information (PII) information prior to sending to CBP via email. CBP shall approve the encryption prior to use according to encryption guidelines.</w:t>
      </w:r>
    </w:p>
    <w:p w14:paraId="786F005F" w14:textId="5069BD5D" w:rsidR="00433864" w:rsidRPr="005C3ED3" w:rsidRDefault="000456BC" w:rsidP="7889AF9F">
      <w:pPr>
        <w:pStyle w:val="BodyText"/>
        <w:numPr>
          <w:ilvl w:val="0"/>
          <w:numId w:val="29"/>
        </w:numPr>
        <w:tabs>
          <w:tab w:val="left" w:pos="180"/>
          <w:tab w:val="left" w:pos="270"/>
          <w:tab w:val="left" w:pos="1016"/>
        </w:tabs>
        <w:spacing w:before="120"/>
        <w:ind w:left="1376" w:hanging="360"/>
        <w:rPr>
          <w:rFonts w:cs="Arial"/>
        </w:rPr>
      </w:pPr>
      <w:r w:rsidRPr="7889AF9F">
        <w:rPr>
          <w:rFonts w:cs="Arial"/>
        </w:rPr>
        <w:t xml:space="preserve">The Contractor shall maintain an automated database system accessible remotely by the COR and authorized CBP </w:t>
      </w:r>
      <w:r w:rsidR="00473067" w:rsidRPr="7889AF9F">
        <w:rPr>
          <w:rFonts w:cs="Arial"/>
        </w:rPr>
        <w:t xml:space="preserve">employees and contractor personnel </w:t>
      </w:r>
      <w:r w:rsidRPr="7889AF9F">
        <w:rPr>
          <w:rFonts w:cs="Arial"/>
        </w:rPr>
        <w:t xml:space="preserve">which permits access to specific information about each </w:t>
      </w:r>
      <w:r w:rsidR="00B30F3B" w:rsidRPr="7889AF9F">
        <w:rPr>
          <w:rFonts w:cs="Arial"/>
        </w:rPr>
        <w:t xml:space="preserve">fingerprint </w:t>
      </w:r>
      <w:r w:rsidRPr="7889AF9F">
        <w:rPr>
          <w:rFonts w:cs="Arial"/>
        </w:rPr>
        <w:t>request received by the Contractor from CBP. The information available shall include:</w:t>
      </w:r>
    </w:p>
    <w:p w14:paraId="76BE6013" w14:textId="77777777" w:rsidR="00F33AEA" w:rsidRDefault="000456BC" w:rsidP="00F33AEA">
      <w:pPr>
        <w:pStyle w:val="BodyText"/>
        <w:numPr>
          <w:ilvl w:val="0"/>
          <w:numId w:val="32"/>
        </w:numPr>
        <w:tabs>
          <w:tab w:val="left" w:pos="180"/>
          <w:tab w:val="left" w:pos="270"/>
          <w:tab w:val="left" w:pos="1543"/>
        </w:tabs>
        <w:spacing w:before="120"/>
        <w:ind w:left="2456"/>
        <w:rPr>
          <w:rFonts w:cs="Arial"/>
        </w:rPr>
      </w:pPr>
      <w:r w:rsidRPr="005C3ED3">
        <w:rPr>
          <w:rFonts w:cs="Arial"/>
        </w:rPr>
        <w:t xml:space="preserve">The current status of a </w:t>
      </w:r>
      <w:r w:rsidR="00242D8B" w:rsidRPr="005C3ED3">
        <w:rPr>
          <w:rFonts w:cs="Arial"/>
        </w:rPr>
        <w:t xml:space="preserve">fingerprint requirement </w:t>
      </w:r>
      <w:r w:rsidRPr="005C3ED3">
        <w:rPr>
          <w:rFonts w:cs="Arial"/>
        </w:rPr>
        <w:t>at any time and the dates that key events occurred in the process</w:t>
      </w:r>
      <w:r w:rsidR="00CA6721" w:rsidRPr="005C3ED3">
        <w:rPr>
          <w:rFonts w:cs="Arial"/>
        </w:rPr>
        <w:t xml:space="preserve"> to include</w:t>
      </w:r>
      <w:r w:rsidR="00C30EFB" w:rsidRPr="005C3ED3">
        <w:rPr>
          <w:rFonts w:cs="Arial"/>
        </w:rPr>
        <w:t xml:space="preserve"> but limited to</w:t>
      </w:r>
      <w:r w:rsidRPr="005C3ED3">
        <w:rPr>
          <w:rFonts w:cs="Arial"/>
        </w:rPr>
        <w:t>;</w:t>
      </w:r>
    </w:p>
    <w:p w14:paraId="0E77FCEB" w14:textId="77777777" w:rsidR="00F33AEA" w:rsidRDefault="00D53A4A" w:rsidP="0036590E">
      <w:pPr>
        <w:pStyle w:val="BodyText"/>
        <w:numPr>
          <w:ilvl w:val="1"/>
          <w:numId w:val="32"/>
        </w:numPr>
        <w:tabs>
          <w:tab w:val="left" w:pos="180"/>
          <w:tab w:val="left" w:pos="270"/>
          <w:tab w:val="left" w:pos="1543"/>
        </w:tabs>
        <w:spacing w:before="120"/>
        <w:ind w:left="3330"/>
        <w:rPr>
          <w:rFonts w:cs="Arial"/>
        </w:rPr>
      </w:pPr>
      <w:r w:rsidRPr="00F33AEA">
        <w:rPr>
          <w:rFonts w:cs="Arial"/>
        </w:rPr>
        <w:t>The date the fingerprint appointment was requested</w:t>
      </w:r>
    </w:p>
    <w:p w14:paraId="4B8E257C" w14:textId="385E232B" w:rsidR="00D53A4A" w:rsidRPr="00F33AEA" w:rsidRDefault="00D53A4A" w:rsidP="0036590E">
      <w:pPr>
        <w:pStyle w:val="BodyText"/>
        <w:numPr>
          <w:ilvl w:val="1"/>
          <w:numId w:val="32"/>
        </w:numPr>
        <w:tabs>
          <w:tab w:val="left" w:pos="180"/>
          <w:tab w:val="left" w:pos="270"/>
          <w:tab w:val="left" w:pos="1543"/>
        </w:tabs>
        <w:spacing w:before="120"/>
        <w:ind w:left="3330"/>
        <w:rPr>
          <w:rFonts w:cs="Arial"/>
        </w:rPr>
      </w:pPr>
      <w:r w:rsidRPr="00F33AEA">
        <w:rPr>
          <w:rFonts w:cs="Arial"/>
        </w:rPr>
        <w:t>The date the fingerprint appointment was completed</w:t>
      </w:r>
    </w:p>
    <w:p w14:paraId="7F2AC0AC" w14:textId="77777777" w:rsidR="00433864" w:rsidRPr="005C3ED3" w:rsidRDefault="000456BC" w:rsidP="7889AF9F">
      <w:pPr>
        <w:pStyle w:val="BodyText"/>
        <w:numPr>
          <w:ilvl w:val="0"/>
          <w:numId w:val="32"/>
        </w:numPr>
        <w:tabs>
          <w:tab w:val="left" w:pos="180"/>
          <w:tab w:val="left" w:pos="270"/>
          <w:tab w:val="left" w:pos="1543"/>
        </w:tabs>
        <w:spacing w:before="119"/>
        <w:ind w:left="2456"/>
        <w:rPr>
          <w:rFonts w:cs="Arial"/>
        </w:rPr>
      </w:pPr>
      <w:r w:rsidRPr="7889AF9F">
        <w:rPr>
          <w:rFonts w:cs="Arial"/>
        </w:rPr>
        <w:t xml:space="preserve">Date </w:t>
      </w:r>
      <w:r w:rsidR="00242D8B" w:rsidRPr="7889AF9F">
        <w:rPr>
          <w:rFonts w:cs="Arial"/>
        </w:rPr>
        <w:t>fingerprinting</w:t>
      </w:r>
      <w:r w:rsidRPr="7889AF9F">
        <w:rPr>
          <w:rFonts w:cs="Arial"/>
        </w:rPr>
        <w:t xml:space="preserve"> was requested;</w:t>
      </w:r>
    </w:p>
    <w:p w14:paraId="262E8437" w14:textId="1E820ADC" w:rsidR="00433864" w:rsidRPr="005C3ED3" w:rsidRDefault="000456BC" w:rsidP="7889AF9F">
      <w:pPr>
        <w:pStyle w:val="BodyText"/>
        <w:numPr>
          <w:ilvl w:val="0"/>
          <w:numId w:val="32"/>
        </w:numPr>
        <w:tabs>
          <w:tab w:val="left" w:pos="180"/>
          <w:tab w:val="left" w:pos="270"/>
          <w:tab w:val="left" w:pos="1543"/>
        </w:tabs>
        <w:spacing w:before="120"/>
        <w:ind w:left="2456"/>
        <w:rPr>
          <w:rFonts w:cs="Arial"/>
        </w:rPr>
      </w:pPr>
      <w:r w:rsidRPr="7889AF9F">
        <w:rPr>
          <w:rFonts w:cs="Arial"/>
        </w:rPr>
        <w:t>Candidate contact information used by the Contractor (including phone numbers, email address, zip code, and any other contact information used in the scheduling process);</w:t>
      </w:r>
    </w:p>
    <w:p w14:paraId="61930406" w14:textId="11C42D20" w:rsidR="00433864" w:rsidRPr="005C3ED3" w:rsidRDefault="009A73F9" w:rsidP="7889AF9F">
      <w:pPr>
        <w:pStyle w:val="BodyText"/>
        <w:numPr>
          <w:ilvl w:val="0"/>
          <w:numId w:val="32"/>
        </w:numPr>
        <w:tabs>
          <w:tab w:val="left" w:pos="180"/>
          <w:tab w:val="left" w:pos="270"/>
          <w:tab w:val="left" w:pos="1543"/>
        </w:tabs>
        <w:spacing w:before="119"/>
        <w:ind w:left="2456"/>
        <w:rPr>
          <w:rFonts w:cs="Arial"/>
        </w:rPr>
      </w:pPr>
      <w:r w:rsidRPr="7889AF9F">
        <w:rPr>
          <w:rFonts w:cs="Arial"/>
        </w:rPr>
        <w:t>All c</w:t>
      </w:r>
      <w:r w:rsidR="000456BC" w:rsidRPr="7889AF9F">
        <w:rPr>
          <w:rFonts w:cs="Arial"/>
        </w:rPr>
        <w:t>orrespondence with the candidate (including</w:t>
      </w:r>
      <w:r w:rsidR="0096542E" w:rsidRPr="7889AF9F">
        <w:rPr>
          <w:rFonts w:cs="Arial"/>
        </w:rPr>
        <w:t xml:space="preserve"> but not limited to</w:t>
      </w:r>
      <w:r w:rsidRPr="7889AF9F">
        <w:rPr>
          <w:rFonts w:cs="Arial"/>
        </w:rPr>
        <w:t>:</w:t>
      </w:r>
      <w:r w:rsidR="000456BC" w:rsidRPr="7889AF9F">
        <w:rPr>
          <w:rFonts w:cs="Arial"/>
        </w:rPr>
        <w:t xml:space="preserve"> contact attempts by the </w:t>
      </w:r>
      <w:r w:rsidR="00117E19" w:rsidRPr="7889AF9F">
        <w:rPr>
          <w:rFonts w:cs="Arial"/>
        </w:rPr>
        <w:t>Contractor</w:t>
      </w:r>
      <w:r w:rsidR="000456BC" w:rsidRPr="7889AF9F">
        <w:rPr>
          <w:rFonts w:cs="Arial"/>
        </w:rPr>
        <w:t xml:space="preserve"> to the candidate, date calls were returned by the candidate, date materials/forms were sent to candidate, etc.);</w:t>
      </w:r>
    </w:p>
    <w:p w14:paraId="600E5669" w14:textId="77777777" w:rsidR="00433864" w:rsidRPr="005C3ED3" w:rsidRDefault="000456BC" w:rsidP="7889AF9F">
      <w:pPr>
        <w:pStyle w:val="BodyText"/>
        <w:numPr>
          <w:ilvl w:val="0"/>
          <w:numId w:val="33"/>
        </w:numPr>
        <w:tabs>
          <w:tab w:val="left" w:pos="180"/>
          <w:tab w:val="left" w:pos="270"/>
          <w:tab w:val="left" w:pos="1543"/>
        </w:tabs>
        <w:spacing w:before="119"/>
        <w:ind w:left="3356" w:hanging="296"/>
        <w:rPr>
          <w:rFonts w:cs="Arial"/>
        </w:rPr>
      </w:pPr>
      <w:r w:rsidRPr="7889AF9F">
        <w:rPr>
          <w:rFonts w:cs="Arial"/>
        </w:rPr>
        <w:t>Appointment date and time;</w:t>
      </w:r>
    </w:p>
    <w:p w14:paraId="2115DA21" w14:textId="77777777" w:rsidR="00433864" w:rsidRPr="005C3ED3" w:rsidRDefault="000456BC" w:rsidP="7889AF9F">
      <w:pPr>
        <w:pStyle w:val="BodyText"/>
        <w:numPr>
          <w:ilvl w:val="0"/>
          <w:numId w:val="33"/>
        </w:numPr>
        <w:tabs>
          <w:tab w:val="left" w:pos="180"/>
          <w:tab w:val="left" w:pos="270"/>
          <w:tab w:val="left" w:pos="1543"/>
        </w:tabs>
        <w:spacing w:before="120"/>
        <w:ind w:left="3356" w:hanging="296"/>
        <w:rPr>
          <w:rFonts w:cs="Arial"/>
        </w:rPr>
      </w:pPr>
      <w:r w:rsidRPr="7889AF9F">
        <w:rPr>
          <w:rFonts w:cs="Arial"/>
        </w:rPr>
        <w:t>Verification of appointment attendance;</w:t>
      </w:r>
    </w:p>
    <w:p w14:paraId="5E5DF19D" w14:textId="77777777" w:rsidR="00433864" w:rsidRPr="005C3ED3" w:rsidRDefault="00242D8B" w:rsidP="7889AF9F">
      <w:pPr>
        <w:pStyle w:val="BodyText"/>
        <w:numPr>
          <w:ilvl w:val="0"/>
          <w:numId w:val="33"/>
        </w:numPr>
        <w:tabs>
          <w:tab w:val="left" w:pos="180"/>
          <w:tab w:val="left" w:pos="270"/>
          <w:tab w:val="left" w:pos="1543"/>
        </w:tabs>
        <w:spacing w:before="119"/>
        <w:ind w:left="3356" w:hanging="296"/>
        <w:rPr>
          <w:rFonts w:cs="Arial"/>
        </w:rPr>
      </w:pPr>
      <w:r w:rsidRPr="7889AF9F">
        <w:rPr>
          <w:rFonts w:cs="Arial"/>
        </w:rPr>
        <w:t xml:space="preserve"> </w:t>
      </w:r>
      <w:r w:rsidR="000456BC" w:rsidRPr="7889AF9F">
        <w:rPr>
          <w:rFonts w:cs="Arial"/>
        </w:rPr>
        <w:t>“Hard to Reach” or “No Show” designations as applicable;</w:t>
      </w:r>
    </w:p>
    <w:p w14:paraId="550AF4C4" w14:textId="1905DDEF" w:rsidR="00433864" w:rsidRPr="005C3ED3" w:rsidRDefault="000456BC" w:rsidP="7889AF9F">
      <w:pPr>
        <w:pStyle w:val="BodyText"/>
        <w:numPr>
          <w:ilvl w:val="0"/>
          <w:numId w:val="33"/>
        </w:numPr>
        <w:tabs>
          <w:tab w:val="left" w:pos="180"/>
          <w:tab w:val="left" w:pos="270"/>
          <w:tab w:val="left" w:pos="1655"/>
        </w:tabs>
        <w:spacing w:before="121"/>
        <w:ind w:left="3356" w:hanging="296"/>
        <w:rPr>
          <w:rFonts w:cs="Arial"/>
        </w:rPr>
      </w:pPr>
      <w:r w:rsidRPr="7889AF9F">
        <w:rPr>
          <w:rFonts w:cs="Arial"/>
        </w:rPr>
        <w:t xml:space="preserve">CBP identification numbers associated with the </w:t>
      </w:r>
      <w:r w:rsidR="00242D8B" w:rsidRPr="7889AF9F">
        <w:rPr>
          <w:rFonts w:cs="Arial"/>
        </w:rPr>
        <w:t>fingerprint requirement</w:t>
      </w:r>
      <w:r w:rsidRPr="7889AF9F">
        <w:rPr>
          <w:rFonts w:cs="Arial"/>
        </w:rPr>
        <w:t>; and</w:t>
      </w:r>
    </w:p>
    <w:p w14:paraId="205CF027" w14:textId="77777777" w:rsidR="00433864" w:rsidRPr="005C3ED3" w:rsidRDefault="000456BC" w:rsidP="7889AF9F">
      <w:pPr>
        <w:pStyle w:val="BodyText"/>
        <w:numPr>
          <w:ilvl w:val="0"/>
          <w:numId w:val="33"/>
        </w:numPr>
        <w:tabs>
          <w:tab w:val="left" w:pos="180"/>
          <w:tab w:val="left" w:pos="270"/>
          <w:tab w:val="left" w:pos="1655"/>
        </w:tabs>
        <w:spacing w:before="120"/>
        <w:ind w:left="3356" w:hanging="296"/>
        <w:rPr>
          <w:rFonts w:cs="Arial"/>
        </w:rPr>
      </w:pPr>
      <w:r w:rsidRPr="7889AF9F">
        <w:rPr>
          <w:rFonts w:cs="Arial"/>
        </w:rPr>
        <w:t>Any other data items that provide information on the status of the request.</w:t>
      </w:r>
    </w:p>
    <w:p w14:paraId="2875BFB1" w14:textId="77777777" w:rsidR="00433864" w:rsidRPr="005C3ED3" w:rsidRDefault="000456BC" w:rsidP="7889AF9F">
      <w:pPr>
        <w:pStyle w:val="BodyText"/>
        <w:numPr>
          <w:ilvl w:val="0"/>
          <w:numId w:val="29"/>
        </w:numPr>
        <w:tabs>
          <w:tab w:val="left" w:pos="180"/>
          <w:tab w:val="left" w:pos="270"/>
          <w:tab w:val="left" w:pos="1016"/>
        </w:tabs>
        <w:spacing w:before="119"/>
        <w:ind w:left="1440" w:hanging="424"/>
        <w:rPr>
          <w:rFonts w:cs="Arial"/>
        </w:rPr>
      </w:pPr>
      <w:r w:rsidRPr="7889AF9F">
        <w:rPr>
          <w:rFonts w:cs="Arial"/>
        </w:rPr>
        <w:t xml:space="preserve">The Contractor’s database system shall have the capability of transmitting all </w:t>
      </w:r>
      <w:r w:rsidR="00242D8B" w:rsidRPr="7889AF9F">
        <w:rPr>
          <w:rFonts w:cs="Arial"/>
        </w:rPr>
        <w:t xml:space="preserve">fingerprinting </w:t>
      </w:r>
      <w:r w:rsidRPr="7889AF9F">
        <w:rPr>
          <w:rFonts w:cs="Arial"/>
        </w:rPr>
        <w:t>information via Web Services and allow all information to be uploaded into CBP’s automated systems daily.</w:t>
      </w:r>
    </w:p>
    <w:p w14:paraId="4847B3A1" w14:textId="37735AC5" w:rsidR="00433864" w:rsidRPr="005C3ED3" w:rsidRDefault="000456BC" w:rsidP="7889AF9F">
      <w:pPr>
        <w:pStyle w:val="BodyText"/>
        <w:numPr>
          <w:ilvl w:val="0"/>
          <w:numId w:val="29"/>
        </w:numPr>
        <w:tabs>
          <w:tab w:val="left" w:pos="180"/>
          <w:tab w:val="left" w:pos="270"/>
          <w:tab w:val="left" w:pos="1016"/>
        </w:tabs>
        <w:spacing w:before="120"/>
        <w:ind w:left="1440" w:hanging="424"/>
        <w:rPr>
          <w:rFonts w:cs="Arial"/>
        </w:rPr>
      </w:pPr>
      <w:r w:rsidRPr="7889AF9F">
        <w:rPr>
          <w:rFonts w:cs="Arial"/>
        </w:rPr>
        <w:t xml:space="preserve">The Contractor's database shall be accessible to the COR or other designated authorized CBP </w:t>
      </w:r>
      <w:r w:rsidR="00473067" w:rsidRPr="7889AF9F">
        <w:rPr>
          <w:rFonts w:cs="Arial"/>
        </w:rPr>
        <w:t xml:space="preserve">employees and contractor </w:t>
      </w:r>
      <w:r w:rsidRPr="7889AF9F">
        <w:rPr>
          <w:rFonts w:cs="Arial"/>
        </w:rPr>
        <w:t>personnel to query as needed.</w:t>
      </w:r>
    </w:p>
    <w:p w14:paraId="01C30886" w14:textId="32872FF6" w:rsidR="00433864" w:rsidRPr="005C3ED3" w:rsidRDefault="000456BC" w:rsidP="7889AF9F">
      <w:pPr>
        <w:pStyle w:val="BodyText"/>
        <w:numPr>
          <w:ilvl w:val="0"/>
          <w:numId w:val="29"/>
        </w:numPr>
        <w:tabs>
          <w:tab w:val="left" w:pos="180"/>
          <w:tab w:val="left" w:pos="270"/>
          <w:tab w:val="left" w:pos="1016"/>
        </w:tabs>
        <w:spacing w:before="120"/>
        <w:ind w:left="1440" w:hanging="424"/>
        <w:rPr>
          <w:rFonts w:cs="Arial"/>
        </w:rPr>
      </w:pPr>
      <w:r w:rsidRPr="7889AF9F">
        <w:rPr>
          <w:rFonts w:cs="Arial"/>
        </w:rPr>
        <w:t>The technical and security requirements of Web Services are discussed in the Security section of this SOW.</w:t>
      </w:r>
      <w:r>
        <w:br/>
      </w:r>
    </w:p>
    <w:p w14:paraId="322AB8C6" w14:textId="3293A7F8" w:rsidR="00433864" w:rsidRPr="005C3ED3" w:rsidRDefault="000456BC" w:rsidP="7889AF9F">
      <w:pPr>
        <w:pStyle w:val="Heading1"/>
        <w:numPr>
          <w:ilvl w:val="0"/>
          <w:numId w:val="25"/>
        </w:numPr>
        <w:tabs>
          <w:tab w:val="left" w:pos="180"/>
          <w:tab w:val="left" w:pos="270"/>
          <w:tab w:val="left" w:pos="460"/>
        </w:tabs>
        <w:spacing w:before="130"/>
        <w:rPr>
          <w:rFonts w:cs="Arial"/>
          <w:b w:val="0"/>
          <w:bCs w:val="0"/>
        </w:rPr>
      </w:pPr>
      <w:bookmarkStart w:id="47" w:name="_bookmark51"/>
      <w:bookmarkEnd w:id="47"/>
      <w:r w:rsidRPr="7889AF9F">
        <w:rPr>
          <w:rFonts w:cs="Arial"/>
        </w:rPr>
        <w:t>DELIVERABLES</w:t>
      </w:r>
      <w:r>
        <w:br/>
      </w:r>
    </w:p>
    <w:p w14:paraId="2BFF5156" w14:textId="77777777" w:rsidR="00433864" w:rsidRPr="005C3ED3" w:rsidRDefault="000456BC" w:rsidP="7889AF9F">
      <w:pPr>
        <w:pStyle w:val="Heading1"/>
        <w:numPr>
          <w:ilvl w:val="1"/>
          <w:numId w:val="25"/>
        </w:numPr>
        <w:tabs>
          <w:tab w:val="left" w:pos="180"/>
          <w:tab w:val="left" w:pos="270"/>
          <w:tab w:val="left" w:pos="489"/>
        </w:tabs>
        <w:spacing w:before="121"/>
        <w:rPr>
          <w:rFonts w:cs="Arial"/>
        </w:rPr>
      </w:pPr>
      <w:bookmarkStart w:id="48" w:name="_bookmark52"/>
      <w:bookmarkEnd w:id="48"/>
      <w:r w:rsidRPr="7889AF9F">
        <w:rPr>
          <w:rFonts w:cs="Arial"/>
        </w:rPr>
        <w:t>Security Deliverables</w:t>
      </w:r>
    </w:p>
    <w:p w14:paraId="7CE00CB5" w14:textId="0A21DD95" w:rsidR="00433864" w:rsidRPr="005C3ED3" w:rsidRDefault="000456BC" w:rsidP="7889AF9F">
      <w:pPr>
        <w:pStyle w:val="BodyText"/>
        <w:numPr>
          <w:ilvl w:val="2"/>
          <w:numId w:val="25"/>
        </w:numPr>
        <w:tabs>
          <w:tab w:val="left" w:pos="180"/>
          <w:tab w:val="left" w:pos="270"/>
          <w:tab w:val="left" w:pos="1016"/>
        </w:tabs>
        <w:spacing w:before="59"/>
        <w:rPr>
          <w:rFonts w:cs="Arial"/>
        </w:rPr>
      </w:pPr>
      <w:r w:rsidRPr="7889AF9F">
        <w:rPr>
          <w:rFonts w:cs="Arial"/>
        </w:rPr>
        <w:t xml:space="preserve">See Security section of this SOW for more detail on these documents. The following shall be submitted to the COR within 30 days of </w:t>
      </w:r>
      <w:r w:rsidR="00A32CBA" w:rsidRPr="7889AF9F">
        <w:rPr>
          <w:rFonts w:cs="Arial"/>
        </w:rPr>
        <w:t xml:space="preserve">BPA </w:t>
      </w:r>
      <w:r w:rsidRPr="7889AF9F">
        <w:rPr>
          <w:rFonts w:cs="Arial"/>
        </w:rPr>
        <w:t xml:space="preserve">award (initial report), and throughout the life of the </w:t>
      </w:r>
      <w:r w:rsidR="008A2019" w:rsidRPr="7889AF9F">
        <w:rPr>
          <w:rFonts w:cs="Arial"/>
        </w:rPr>
        <w:t>BPA</w:t>
      </w:r>
      <w:r w:rsidR="004B520C" w:rsidRPr="7889AF9F">
        <w:rPr>
          <w:rFonts w:cs="Arial"/>
        </w:rPr>
        <w:t>/Task Order</w:t>
      </w:r>
      <w:r w:rsidR="008A2019" w:rsidRPr="7889AF9F">
        <w:rPr>
          <w:rFonts w:cs="Arial"/>
        </w:rPr>
        <w:t xml:space="preserve"> </w:t>
      </w:r>
      <w:r w:rsidRPr="7889AF9F">
        <w:rPr>
          <w:rFonts w:cs="Arial"/>
        </w:rPr>
        <w:t>as stated in the table below:</w:t>
      </w:r>
    </w:p>
    <w:p w14:paraId="3A546BFF" w14:textId="77777777" w:rsidR="00433864" w:rsidRPr="005C3ED3" w:rsidRDefault="00433864" w:rsidP="7889AF9F">
      <w:pPr>
        <w:tabs>
          <w:tab w:val="left" w:pos="180"/>
          <w:tab w:val="left" w:pos="270"/>
        </w:tabs>
        <w:ind w:left="720"/>
        <w:rPr>
          <w:rFonts w:ascii="Arial" w:eastAsia="Arial" w:hAnsi="Arial" w:cs="Arial"/>
          <w:sz w:val="20"/>
          <w:szCs w:val="20"/>
        </w:rPr>
      </w:pPr>
    </w:p>
    <w:p w14:paraId="53BFF35F" w14:textId="77777777" w:rsidR="005C2F3D" w:rsidRPr="005C3ED3" w:rsidRDefault="005C2F3D" w:rsidP="7889AF9F">
      <w:pPr>
        <w:tabs>
          <w:tab w:val="left" w:pos="180"/>
          <w:tab w:val="left" w:pos="270"/>
        </w:tabs>
        <w:ind w:left="720"/>
        <w:rPr>
          <w:rFonts w:ascii="Arial" w:eastAsia="Arial" w:hAnsi="Arial" w:cs="Arial"/>
          <w:sz w:val="20"/>
          <w:szCs w:val="20"/>
        </w:rPr>
      </w:pPr>
    </w:p>
    <w:tbl>
      <w:tblPr>
        <w:tblW w:w="0" w:type="auto"/>
        <w:tblInd w:w="2272" w:type="dxa"/>
        <w:tblLayout w:type="fixed"/>
        <w:tblCellMar>
          <w:left w:w="0" w:type="dxa"/>
          <w:right w:w="0" w:type="dxa"/>
        </w:tblCellMar>
        <w:tblLook w:val="01E0" w:firstRow="1" w:lastRow="1" w:firstColumn="1" w:lastColumn="1" w:noHBand="0" w:noVBand="0"/>
      </w:tblPr>
      <w:tblGrid>
        <w:gridCol w:w="2700"/>
        <w:gridCol w:w="5184"/>
      </w:tblGrid>
      <w:tr w:rsidR="00433864" w:rsidRPr="005C3ED3" w14:paraId="31128387" w14:textId="77777777" w:rsidTr="7889AF9F">
        <w:trPr>
          <w:trHeight w:hRule="exact" w:val="298"/>
        </w:trPr>
        <w:tc>
          <w:tcPr>
            <w:tcW w:w="2700"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5286"/>
          </w:tcPr>
          <w:p w14:paraId="05E86645" w14:textId="77777777" w:rsidR="00433864" w:rsidRPr="005C3ED3" w:rsidRDefault="000456BC" w:rsidP="7889AF9F">
            <w:pPr>
              <w:pStyle w:val="TableParagraph"/>
              <w:tabs>
                <w:tab w:val="left" w:pos="180"/>
                <w:tab w:val="left" w:pos="270"/>
              </w:tabs>
              <w:ind w:left="720"/>
              <w:rPr>
                <w:rFonts w:ascii="Arial" w:eastAsia="Arial" w:hAnsi="Arial" w:cs="Arial"/>
                <w:color w:val="FFFFFF" w:themeColor="background1"/>
                <w:sz w:val="20"/>
                <w:szCs w:val="20"/>
              </w:rPr>
            </w:pPr>
            <w:r w:rsidRPr="7889AF9F">
              <w:rPr>
                <w:rFonts w:ascii="Arial" w:hAnsi="Arial" w:cs="Arial"/>
                <w:color w:val="FFFFFF" w:themeColor="background1"/>
                <w:sz w:val="20"/>
                <w:szCs w:val="20"/>
              </w:rPr>
              <w:t>Deliverable</w:t>
            </w:r>
          </w:p>
        </w:tc>
        <w:tc>
          <w:tcPr>
            <w:tcW w:w="5184"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005286"/>
          </w:tcPr>
          <w:p w14:paraId="3FA827FA" w14:textId="77777777" w:rsidR="00433864" w:rsidRPr="005C3ED3" w:rsidRDefault="000456BC" w:rsidP="7889AF9F">
            <w:pPr>
              <w:pStyle w:val="TableParagraph"/>
              <w:tabs>
                <w:tab w:val="left" w:pos="180"/>
                <w:tab w:val="left" w:pos="270"/>
              </w:tabs>
              <w:ind w:left="720"/>
              <w:jc w:val="center"/>
              <w:rPr>
                <w:rFonts w:ascii="Arial" w:eastAsia="Arial" w:hAnsi="Arial" w:cs="Arial"/>
                <w:color w:val="FFFFFF" w:themeColor="background1"/>
                <w:sz w:val="20"/>
                <w:szCs w:val="20"/>
              </w:rPr>
            </w:pPr>
            <w:r w:rsidRPr="7889AF9F">
              <w:rPr>
                <w:rFonts w:ascii="Arial" w:hAnsi="Arial" w:cs="Arial"/>
                <w:color w:val="FFFFFF" w:themeColor="background1"/>
                <w:sz w:val="20"/>
                <w:szCs w:val="20"/>
              </w:rPr>
              <w:t>Delivery/Frequency</w:t>
            </w:r>
          </w:p>
        </w:tc>
      </w:tr>
      <w:tr w:rsidR="00433864" w:rsidRPr="005C3ED3" w14:paraId="6EBD9330" w14:textId="77777777" w:rsidTr="7889AF9F">
        <w:trPr>
          <w:trHeight w:hRule="exact" w:val="240"/>
        </w:trPr>
        <w:tc>
          <w:tcPr>
            <w:tcW w:w="270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2E4CA67D" w14:textId="77777777" w:rsidR="00433864" w:rsidRPr="005C3ED3" w:rsidRDefault="000456BC" w:rsidP="7889AF9F">
            <w:pPr>
              <w:pStyle w:val="TableParagraph"/>
              <w:tabs>
                <w:tab w:val="left" w:pos="180"/>
                <w:tab w:val="left" w:pos="270"/>
              </w:tabs>
              <w:rPr>
                <w:rFonts w:ascii="Arial" w:eastAsia="Arial" w:hAnsi="Arial" w:cs="Arial"/>
                <w:sz w:val="20"/>
                <w:szCs w:val="20"/>
              </w:rPr>
            </w:pPr>
            <w:r w:rsidRPr="7889AF9F">
              <w:rPr>
                <w:rFonts w:ascii="Arial" w:hAnsi="Arial" w:cs="Arial"/>
                <w:sz w:val="20"/>
                <w:szCs w:val="20"/>
              </w:rPr>
              <w:t>Contingency Plan</w:t>
            </w:r>
          </w:p>
        </w:tc>
        <w:tc>
          <w:tcPr>
            <w:tcW w:w="5184"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D9BD816" w14:textId="77777777" w:rsidR="00433864" w:rsidRPr="005C3ED3" w:rsidRDefault="000456BC" w:rsidP="7889AF9F">
            <w:pPr>
              <w:pStyle w:val="TableParagraph"/>
              <w:tabs>
                <w:tab w:val="left" w:pos="180"/>
                <w:tab w:val="left" w:pos="270"/>
              </w:tabs>
              <w:rPr>
                <w:rFonts w:ascii="Arial" w:eastAsia="Arial" w:hAnsi="Arial" w:cs="Arial"/>
                <w:sz w:val="20"/>
                <w:szCs w:val="20"/>
              </w:rPr>
            </w:pPr>
            <w:r w:rsidRPr="7889AF9F">
              <w:rPr>
                <w:rFonts w:ascii="Arial" w:hAnsi="Arial" w:cs="Arial"/>
                <w:sz w:val="20"/>
                <w:szCs w:val="20"/>
              </w:rPr>
              <w:t>Initial and updates when changes to policy occur.</w:t>
            </w:r>
          </w:p>
        </w:tc>
      </w:tr>
      <w:tr w:rsidR="00433864" w:rsidRPr="005C3ED3" w14:paraId="616A3C0A" w14:textId="77777777" w:rsidTr="7889AF9F">
        <w:trPr>
          <w:trHeight w:hRule="exact" w:val="240"/>
        </w:trPr>
        <w:tc>
          <w:tcPr>
            <w:tcW w:w="270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9C49869" w14:textId="77777777" w:rsidR="00433864" w:rsidRPr="005C3ED3" w:rsidRDefault="000456BC" w:rsidP="7889AF9F">
            <w:pPr>
              <w:pStyle w:val="TableParagraph"/>
              <w:tabs>
                <w:tab w:val="left" w:pos="180"/>
                <w:tab w:val="left" w:pos="270"/>
              </w:tabs>
              <w:rPr>
                <w:rFonts w:ascii="Arial" w:eastAsia="Arial" w:hAnsi="Arial" w:cs="Arial"/>
                <w:sz w:val="20"/>
                <w:szCs w:val="20"/>
              </w:rPr>
            </w:pPr>
            <w:r w:rsidRPr="7889AF9F">
              <w:rPr>
                <w:rFonts w:ascii="Arial" w:hAnsi="Arial" w:cs="Arial"/>
                <w:sz w:val="20"/>
                <w:szCs w:val="20"/>
              </w:rPr>
              <w:t>Incident Response Plan</w:t>
            </w:r>
          </w:p>
        </w:tc>
        <w:tc>
          <w:tcPr>
            <w:tcW w:w="5184"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0617FDA4" w14:textId="77777777" w:rsidR="00433864" w:rsidRPr="005C3ED3" w:rsidRDefault="000456BC" w:rsidP="7889AF9F">
            <w:pPr>
              <w:pStyle w:val="TableParagraph"/>
              <w:tabs>
                <w:tab w:val="left" w:pos="180"/>
                <w:tab w:val="left" w:pos="270"/>
              </w:tabs>
              <w:rPr>
                <w:rFonts w:ascii="Arial" w:eastAsia="Arial" w:hAnsi="Arial" w:cs="Arial"/>
                <w:sz w:val="20"/>
                <w:szCs w:val="20"/>
              </w:rPr>
            </w:pPr>
            <w:r w:rsidRPr="7889AF9F">
              <w:rPr>
                <w:rFonts w:ascii="Arial" w:hAnsi="Arial" w:cs="Arial"/>
                <w:sz w:val="20"/>
                <w:szCs w:val="20"/>
              </w:rPr>
              <w:t>Initial and updates when changes to policy occur.</w:t>
            </w:r>
          </w:p>
        </w:tc>
      </w:tr>
      <w:tr w:rsidR="00433864" w:rsidRPr="005C3ED3" w14:paraId="06073C52" w14:textId="77777777" w:rsidTr="7889AF9F">
        <w:trPr>
          <w:trHeight w:hRule="exact" w:val="470"/>
        </w:trPr>
        <w:tc>
          <w:tcPr>
            <w:tcW w:w="270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38E4611" w14:textId="77777777" w:rsidR="00433864" w:rsidRPr="005C3ED3" w:rsidRDefault="000456BC" w:rsidP="7889AF9F">
            <w:pPr>
              <w:pStyle w:val="TableParagraph"/>
              <w:tabs>
                <w:tab w:val="left" w:pos="180"/>
                <w:tab w:val="left" w:pos="270"/>
              </w:tabs>
              <w:rPr>
                <w:rFonts w:ascii="Arial" w:eastAsia="Arial" w:hAnsi="Arial" w:cs="Arial"/>
                <w:sz w:val="20"/>
                <w:szCs w:val="20"/>
              </w:rPr>
            </w:pPr>
            <w:r w:rsidRPr="7889AF9F">
              <w:rPr>
                <w:rFonts w:ascii="Arial" w:hAnsi="Arial" w:cs="Arial"/>
                <w:sz w:val="20"/>
                <w:szCs w:val="20"/>
              </w:rPr>
              <w:t>Security Assessments, Reviews and Reporting</w:t>
            </w:r>
          </w:p>
        </w:tc>
        <w:tc>
          <w:tcPr>
            <w:tcW w:w="5184"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4422CC5F" w14:textId="77777777" w:rsidR="00433864" w:rsidRPr="005C3ED3" w:rsidRDefault="000456BC" w:rsidP="7889AF9F">
            <w:pPr>
              <w:pStyle w:val="TableParagraph"/>
              <w:tabs>
                <w:tab w:val="left" w:pos="180"/>
                <w:tab w:val="left" w:pos="270"/>
              </w:tabs>
              <w:rPr>
                <w:rFonts w:ascii="Arial" w:eastAsia="Arial" w:hAnsi="Arial" w:cs="Arial"/>
                <w:sz w:val="20"/>
                <w:szCs w:val="20"/>
              </w:rPr>
            </w:pPr>
            <w:r w:rsidRPr="7889AF9F">
              <w:rPr>
                <w:rFonts w:ascii="Arial" w:hAnsi="Arial" w:cs="Arial"/>
                <w:sz w:val="20"/>
                <w:szCs w:val="20"/>
              </w:rPr>
              <w:t>Initial and annual assessments of security controls due at the beginning of each performance period.</w:t>
            </w:r>
          </w:p>
        </w:tc>
      </w:tr>
      <w:tr w:rsidR="00433864" w:rsidRPr="005C3ED3" w14:paraId="027B3254" w14:textId="77777777" w:rsidTr="7889AF9F">
        <w:trPr>
          <w:trHeight w:hRule="exact" w:val="470"/>
        </w:trPr>
        <w:tc>
          <w:tcPr>
            <w:tcW w:w="2700"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5EA1C72A" w14:textId="77777777" w:rsidR="00433864" w:rsidRPr="005C3ED3" w:rsidRDefault="000456BC" w:rsidP="7889AF9F">
            <w:pPr>
              <w:pStyle w:val="TableParagraph"/>
              <w:tabs>
                <w:tab w:val="left" w:pos="180"/>
                <w:tab w:val="left" w:pos="270"/>
              </w:tabs>
              <w:rPr>
                <w:rFonts w:ascii="Arial" w:eastAsia="Arial" w:hAnsi="Arial" w:cs="Arial"/>
                <w:sz w:val="20"/>
                <w:szCs w:val="20"/>
              </w:rPr>
            </w:pPr>
            <w:r w:rsidRPr="7889AF9F">
              <w:rPr>
                <w:rFonts w:ascii="Arial" w:hAnsi="Arial" w:cs="Arial"/>
                <w:sz w:val="20"/>
                <w:szCs w:val="20"/>
              </w:rPr>
              <w:t>Vulnerability Scanning</w:t>
            </w:r>
          </w:p>
        </w:tc>
        <w:tc>
          <w:tcPr>
            <w:tcW w:w="5184" w:type="dxa"/>
            <w:tcBorders>
              <w:top w:val="single" w:sz="5" w:space="0" w:color="000000" w:themeColor="text1"/>
              <w:left w:val="single" w:sz="5" w:space="0" w:color="000000" w:themeColor="text1"/>
              <w:bottom w:val="single" w:sz="5" w:space="0" w:color="000000" w:themeColor="text1"/>
              <w:right w:val="single" w:sz="5" w:space="0" w:color="000000" w:themeColor="text1"/>
            </w:tcBorders>
          </w:tcPr>
          <w:p w14:paraId="7F628AFE" w14:textId="77777777" w:rsidR="00433864" w:rsidRPr="005C3ED3" w:rsidRDefault="000456BC" w:rsidP="7889AF9F">
            <w:pPr>
              <w:pStyle w:val="TableParagraph"/>
              <w:tabs>
                <w:tab w:val="left" w:pos="180"/>
                <w:tab w:val="left" w:pos="270"/>
              </w:tabs>
              <w:spacing w:before="1"/>
              <w:rPr>
                <w:rFonts w:ascii="Arial" w:eastAsia="Arial" w:hAnsi="Arial" w:cs="Arial"/>
                <w:sz w:val="20"/>
                <w:szCs w:val="20"/>
              </w:rPr>
            </w:pPr>
            <w:r w:rsidRPr="7889AF9F">
              <w:rPr>
                <w:rFonts w:ascii="Arial" w:hAnsi="Arial" w:cs="Arial"/>
                <w:sz w:val="20"/>
                <w:szCs w:val="20"/>
              </w:rPr>
              <w:t>Monthly scanning of systems and providing resulting audit reports.</w:t>
            </w:r>
          </w:p>
        </w:tc>
      </w:tr>
    </w:tbl>
    <w:p w14:paraId="4B468453" w14:textId="77777777" w:rsidR="00433864" w:rsidRPr="005C3ED3" w:rsidRDefault="00433864" w:rsidP="7889AF9F">
      <w:pPr>
        <w:tabs>
          <w:tab w:val="left" w:pos="180"/>
          <w:tab w:val="left" w:pos="270"/>
        </w:tabs>
        <w:spacing w:before="11"/>
        <w:rPr>
          <w:rFonts w:ascii="Arial" w:eastAsia="Arial" w:hAnsi="Arial" w:cs="Arial"/>
          <w:sz w:val="20"/>
          <w:szCs w:val="20"/>
        </w:rPr>
      </w:pPr>
    </w:p>
    <w:p w14:paraId="6B4F4CC1" w14:textId="77777777" w:rsidR="005C2F3D" w:rsidRPr="005C3ED3" w:rsidRDefault="005C2F3D" w:rsidP="7889AF9F">
      <w:pPr>
        <w:tabs>
          <w:tab w:val="left" w:pos="180"/>
          <w:tab w:val="left" w:pos="270"/>
        </w:tabs>
        <w:spacing w:before="11"/>
        <w:rPr>
          <w:rFonts w:ascii="Arial" w:eastAsia="Arial" w:hAnsi="Arial" w:cs="Arial"/>
          <w:sz w:val="20"/>
          <w:szCs w:val="20"/>
        </w:rPr>
      </w:pPr>
    </w:p>
    <w:p w14:paraId="5C406878" w14:textId="3C7AD4CA" w:rsidR="00433864" w:rsidRPr="005C3ED3" w:rsidRDefault="000456BC" w:rsidP="7889AF9F">
      <w:pPr>
        <w:pStyle w:val="Heading1"/>
        <w:numPr>
          <w:ilvl w:val="1"/>
          <w:numId w:val="25"/>
        </w:numPr>
        <w:tabs>
          <w:tab w:val="left" w:pos="180"/>
          <w:tab w:val="left" w:pos="270"/>
          <w:tab w:val="left" w:pos="489"/>
        </w:tabs>
        <w:spacing w:before="74"/>
        <w:rPr>
          <w:rFonts w:cs="Arial"/>
          <w:b w:val="0"/>
          <w:bCs w:val="0"/>
        </w:rPr>
      </w:pPr>
      <w:bookmarkStart w:id="49" w:name="_bookmark53"/>
      <w:bookmarkEnd w:id="49"/>
      <w:r w:rsidRPr="7889AF9F">
        <w:rPr>
          <w:rFonts w:cs="Arial"/>
        </w:rPr>
        <w:t>Quality Control Plan (QCP)</w:t>
      </w:r>
    </w:p>
    <w:p w14:paraId="084F582B" w14:textId="4F21B269" w:rsidR="00553E07" w:rsidRPr="005C3ED3" w:rsidRDefault="000456BC" w:rsidP="7889AF9F">
      <w:pPr>
        <w:pStyle w:val="BodyText"/>
        <w:numPr>
          <w:ilvl w:val="2"/>
          <w:numId w:val="25"/>
        </w:numPr>
        <w:tabs>
          <w:tab w:val="left" w:pos="180"/>
          <w:tab w:val="left" w:pos="270"/>
          <w:tab w:val="left" w:pos="990"/>
        </w:tabs>
        <w:spacing w:before="6"/>
        <w:rPr>
          <w:rFonts w:cs="Arial"/>
        </w:rPr>
      </w:pPr>
      <w:r w:rsidRPr="7889AF9F">
        <w:rPr>
          <w:rFonts w:cs="Arial"/>
        </w:rPr>
        <w:t xml:space="preserve">Performance measures are based on the services required by this SOW and all attached documents. See below chart that includes but is not limited to the performance measures for this </w:t>
      </w:r>
      <w:r w:rsidR="004B520C" w:rsidRPr="7889AF9F">
        <w:rPr>
          <w:rFonts w:cs="Arial"/>
        </w:rPr>
        <w:t>BPA/Task Order</w:t>
      </w:r>
      <w:r w:rsidRPr="7889AF9F">
        <w:rPr>
          <w:rFonts w:cs="Arial"/>
        </w:rPr>
        <w:t>:</w:t>
      </w:r>
    </w:p>
    <w:p w14:paraId="150B31D5" w14:textId="77777777" w:rsidR="009C78E2" w:rsidRPr="005C3ED3" w:rsidRDefault="009C78E2" w:rsidP="7889AF9F">
      <w:pPr>
        <w:tabs>
          <w:tab w:val="left" w:pos="180"/>
          <w:tab w:val="left" w:pos="270"/>
        </w:tabs>
        <w:rPr>
          <w:rFonts w:ascii="Arial" w:eastAsia="Arial" w:hAnsi="Arial" w:cs="Arial"/>
          <w:sz w:val="20"/>
          <w:szCs w:val="20"/>
        </w:rPr>
      </w:pPr>
    </w:p>
    <w:tbl>
      <w:tblPr>
        <w:tblStyle w:val="TableGrid"/>
        <w:tblW w:w="9077" w:type="dxa"/>
        <w:tblInd w:w="2047" w:type="dxa"/>
        <w:tblLook w:val="04A0" w:firstRow="1" w:lastRow="0" w:firstColumn="1" w:lastColumn="0" w:noHBand="0" w:noVBand="1"/>
      </w:tblPr>
      <w:tblGrid>
        <w:gridCol w:w="9077"/>
      </w:tblGrid>
      <w:tr w:rsidR="00BB1AA2" w:rsidRPr="005C3ED3" w14:paraId="7AA77E2B" w14:textId="77777777" w:rsidTr="7889AF9F">
        <w:tc>
          <w:tcPr>
            <w:tcW w:w="9077" w:type="dxa"/>
            <w:shd w:val="clear" w:color="auto" w:fill="005286"/>
          </w:tcPr>
          <w:p w14:paraId="701898B6" w14:textId="23CA6E54" w:rsidR="00BB1AA2" w:rsidRPr="005C3ED3" w:rsidRDefault="00BB1AA2" w:rsidP="7889AF9F">
            <w:pPr>
              <w:pStyle w:val="BodyText"/>
              <w:tabs>
                <w:tab w:val="left" w:pos="180"/>
                <w:tab w:val="left" w:pos="270"/>
                <w:tab w:val="left" w:pos="990"/>
              </w:tabs>
              <w:spacing w:before="6"/>
              <w:ind w:left="720"/>
              <w:jc w:val="center"/>
              <w:rPr>
                <w:rFonts w:cs="Arial"/>
                <w:color w:val="FFFFFF" w:themeColor="background1"/>
              </w:rPr>
            </w:pPr>
            <w:r w:rsidRPr="7889AF9F">
              <w:rPr>
                <w:rFonts w:cs="Arial"/>
                <w:color w:val="FFFFFF" w:themeColor="background1"/>
              </w:rPr>
              <w:t>Performance Measures Chart</w:t>
            </w:r>
          </w:p>
        </w:tc>
      </w:tr>
      <w:tr w:rsidR="00553E07" w:rsidRPr="005C3ED3" w14:paraId="7BA67B17" w14:textId="77777777" w:rsidTr="7889AF9F">
        <w:tc>
          <w:tcPr>
            <w:tcW w:w="9077" w:type="dxa"/>
          </w:tcPr>
          <w:p w14:paraId="0A4E5F30" w14:textId="25F03E49" w:rsidR="00553E07" w:rsidRPr="005C3ED3" w:rsidRDefault="00553E07" w:rsidP="7889AF9F">
            <w:pPr>
              <w:pStyle w:val="BodyText"/>
              <w:numPr>
                <w:ilvl w:val="0"/>
                <w:numId w:val="31"/>
              </w:numPr>
              <w:tabs>
                <w:tab w:val="left" w:pos="180"/>
                <w:tab w:val="left" w:pos="270"/>
                <w:tab w:val="left" w:pos="990"/>
              </w:tabs>
              <w:spacing w:before="6"/>
              <w:rPr>
                <w:rFonts w:cs="Arial"/>
              </w:rPr>
            </w:pPr>
            <w:r w:rsidRPr="7889AF9F">
              <w:rPr>
                <w:rFonts w:cs="Arial"/>
              </w:rPr>
              <w:t>Provide facilities equipped for capturing electronic fingerprints in the forty-eight (48) continental United States as well as Washington, DC; Alaska; Hawaii; Puerto Rico; U.S. Virgin Islands; Guam; and, Saipan</w:t>
            </w:r>
          </w:p>
        </w:tc>
      </w:tr>
      <w:tr w:rsidR="00553E07" w:rsidRPr="005C3ED3" w14:paraId="2633C9C3" w14:textId="77777777" w:rsidTr="7889AF9F">
        <w:tc>
          <w:tcPr>
            <w:tcW w:w="9077" w:type="dxa"/>
          </w:tcPr>
          <w:p w14:paraId="3CCD2C93" w14:textId="374639DE" w:rsidR="00553E07" w:rsidRPr="005C3ED3" w:rsidRDefault="00553E07" w:rsidP="7889AF9F">
            <w:pPr>
              <w:pStyle w:val="BodyText"/>
              <w:numPr>
                <w:ilvl w:val="0"/>
                <w:numId w:val="31"/>
              </w:numPr>
              <w:tabs>
                <w:tab w:val="left" w:pos="180"/>
                <w:tab w:val="left" w:pos="270"/>
                <w:tab w:val="left" w:pos="990"/>
              </w:tabs>
              <w:spacing w:before="6"/>
              <w:rPr>
                <w:rFonts w:cs="Arial"/>
              </w:rPr>
            </w:pPr>
            <w:r w:rsidRPr="7889AF9F">
              <w:rPr>
                <w:rFonts w:cs="Arial"/>
              </w:rPr>
              <w:t>Complete fingerprinting requirement within sixty (60) highway-mile radius of a candidate’s address.</w:t>
            </w:r>
            <w:r w:rsidR="00B87858" w:rsidRPr="7889AF9F">
              <w:rPr>
                <w:rFonts w:cs="Arial"/>
              </w:rPr>
              <w:t xml:space="preserve"> </w:t>
            </w:r>
          </w:p>
        </w:tc>
      </w:tr>
      <w:tr w:rsidR="00B87858" w:rsidRPr="005C3ED3" w14:paraId="0F6620B6" w14:textId="77777777" w:rsidTr="7889AF9F">
        <w:tc>
          <w:tcPr>
            <w:tcW w:w="9077" w:type="dxa"/>
          </w:tcPr>
          <w:p w14:paraId="422B3A3D" w14:textId="4D449BD0" w:rsidR="00B87858" w:rsidRPr="005C3ED3" w:rsidRDefault="00B87858" w:rsidP="7889AF9F">
            <w:pPr>
              <w:pStyle w:val="BodyText"/>
              <w:numPr>
                <w:ilvl w:val="0"/>
                <w:numId w:val="31"/>
              </w:numPr>
              <w:tabs>
                <w:tab w:val="left" w:pos="180"/>
                <w:tab w:val="left" w:pos="270"/>
                <w:tab w:val="left" w:pos="990"/>
              </w:tabs>
              <w:spacing w:before="6"/>
              <w:rPr>
                <w:rFonts w:cs="Arial"/>
              </w:rPr>
            </w:pPr>
            <w:r w:rsidRPr="7889AF9F">
              <w:rPr>
                <w:rFonts w:cs="Arial"/>
              </w:rPr>
              <w:t>Each facility meets minimum specification requirements set forth in the SOW.</w:t>
            </w:r>
          </w:p>
        </w:tc>
      </w:tr>
      <w:tr w:rsidR="00B87858" w:rsidRPr="005C3ED3" w14:paraId="2019364D" w14:textId="77777777" w:rsidTr="7889AF9F">
        <w:tc>
          <w:tcPr>
            <w:tcW w:w="9077" w:type="dxa"/>
          </w:tcPr>
          <w:p w14:paraId="7B3E4CE7" w14:textId="781FD29D" w:rsidR="00B87858" w:rsidRPr="005C3ED3" w:rsidRDefault="00B87858" w:rsidP="7889AF9F">
            <w:pPr>
              <w:pStyle w:val="BodyText"/>
              <w:numPr>
                <w:ilvl w:val="0"/>
                <w:numId w:val="31"/>
              </w:numPr>
              <w:tabs>
                <w:tab w:val="left" w:pos="180"/>
                <w:tab w:val="left" w:pos="270"/>
                <w:tab w:val="left" w:pos="990"/>
              </w:tabs>
              <w:spacing w:before="6"/>
              <w:rPr>
                <w:rFonts w:cs="Arial"/>
              </w:rPr>
            </w:pPr>
            <w:r w:rsidRPr="7889AF9F">
              <w:rPr>
                <w:rFonts w:cs="Arial"/>
              </w:rPr>
              <w:t>Process electronic scheduling requests in accordance with the SOW.</w:t>
            </w:r>
          </w:p>
        </w:tc>
      </w:tr>
      <w:tr w:rsidR="00B87858" w:rsidRPr="005C3ED3" w14:paraId="3DECEBD3" w14:textId="77777777" w:rsidTr="7889AF9F">
        <w:tc>
          <w:tcPr>
            <w:tcW w:w="9077" w:type="dxa"/>
          </w:tcPr>
          <w:p w14:paraId="0BD9CF28" w14:textId="088477AF" w:rsidR="00B87858" w:rsidRPr="005C3ED3" w:rsidRDefault="009B7756" w:rsidP="7889AF9F">
            <w:pPr>
              <w:pStyle w:val="BodyText"/>
              <w:numPr>
                <w:ilvl w:val="0"/>
                <w:numId w:val="31"/>
              </w:numPr>
              <w:tabs>
                <w:tab w:val="left" w:pos="180"/>
                <w:tab w:val="left" w:pos="270"/>
                <w:tab w:val="left" w:pos="990"/>
              </w:tabs>
              <w:spacing w:before="6"/>
              <w:rPr>
                <w:rFonts w:cs="Arial"/>
              </w:rPr>
            </w:pPr>
            <w:r w:rsidRPr="7889AF9F">
              <w:rPr>
                <w:rFonts w:cs="Arial"/>
              </w:rPr>
              <w:t>Schedule a varying volume of requirements within the timeframes required in the SOW</w:t>
            </w:r>
            <w:r w:rsidR="00C129C4" w:rsidRPr="7889AF9F">
              <w:rPr>
                <w:rFonts w:cs="Arial"/>
              </w:rPr>
              <w:t>.</w:t>
            </w:r>
          </w:p>
        </w:tc>
      </w:tr>
      <w:tr w:rsidR="009B7756" w:rsidRPr="005C3ED3" w14:paraId="2E300E0F" w14:textId="77777777" w:rsidTr="7889AF9F">
        <w:tc>
          <w:tcPr>
            <w:tcW w:w="9077" w:type="dxa"/>
          </w:tcPr>
          <w:p w14:paraId="12890922" w14:textId="0A1C591D" w:rsidR="009B7756" w:rsidRPr="005C3ED3" w:rsidRDefault="009B7756" w:rsidP="7889AF9F">
            <w:pPr>
              <w:numPr>
                <w:ilvl w:val="0"/>
                <w:numId w:val="31"/>
              </w:numPr>
              <w:tabs>
                <w:tab w:val="left" w:pos="180"/>
                <w:tab w:val="left" w:pos="270"/>
                <w:tab w:val="left" w:pos="441"/>
              </w:tabs>
              <w:rPr>
                <w:rFonts w:ascii="Arial" w:hAnsi="Arial" w:cs="Arial"/>
                <w:sz w:val="20"/>
                <w:szCs w:val="20"/>
              </w:rPr>
            </w:pPr>
            <w:r w:rsidRPr="005C3ED3">
              <w:rPr>
                <w:rFonts w:ascii="Arial" w:hAnsi="Arial" w:cs="Arial"/>
                <w:spacing w:val="-1"/>
                <w:sz w:val="20"/>
                <w:szCs w:val="20"/>
              </w:rPr>
              <w:t>Provide,</w:t>
            </w:r>
            <w:r w:rsidRPr="005C3ED3">
              <w:rPr>
                <w:rFonts w:ascii="Arial" w:hAnsi="Arial" w:cs="Arial"/>
                <w:sz w:val="20"/>
                <w:szCs w:val="20"/>
              </w:rPr>
              <w:t xml:space="preserve"> maintain,</w:t>
            </w:r>
            <w:r w:rsidRPr="005C3ED3">
              <w:rPr>
                <w:rFonts w:ascii="Arial" w:hAnsi="Arial" w:cs="Arial"/>
                <w:spacing w:val="-1"/>
                <w:sz w:val="20"/>
                <w:szCs w:val="20"/>
              </w:rPr>
              <w:t xml:space="preserve"> </w:t>
            </w:r>
            <w:r w:rsidRPr="005C3ED3">
              <w:rPr>
                <w:rFonts w:ascii="Arial" w:hAnsi="Arial" w:cs="Arial"/>
                <w:sz w:val="20"/>
                <w:szCs w:val="20"/>
              </w:rPr>
              <w:t>and</w:t>
            </w:r>
            <w:r w:rsidRPr="005C3ED3">
              <w:rPr>
                <w:rFonts w:ascii="Arial" w:hAnsi="Arial" w:cs="Arial"/>
                <w:spacing w:val="-1"/>
                <w:sz w:val="20"/>
                <w:szCs w:val="20"/>
              </w:rPr>
              <w:t xml:space="preserve"> </w:t>
            </w:r>
            <w:r w:rsidRPr="005C3ED3">
              <w:rPr>
                <w:rFonts w:ascii="Arial" w:hAnsi="Arial" w:cs="Arial"/>
                <w:sz w:val="20"/>
                <w:szCs w:val="20"/>
              </w:rPr>
              <w:t xml:space="preserve">protect </w:t>
            </w:r>
            <w:r w:rsidRPr="005C3ED3">
              <w:rPr>
                <w:rFonts w:ascii="Arial" w:hAnsi="Arial" w:cs="Arial"/>
                <w:spacing w:val="-1"/>
                <w:sz w:val="20"/>
                <w:szCs w:val="20"/>
              </w:rPr>
              <w:t xml:space="preserve">from disclosure </w:t>
            </w:r>
            <w:r w:rsidRPr="005C3ED3">
              <w:rPr>
                <w:rFonts w:ascii="Arial" w:hAnsi="Arial" w:cs="Arial"/>
                <w:sz w:val="20"/>
                <w:szCs w:val="20"/>
              </w:rPr>
              <w:t>a data</w:t>
            </w:r>
            <w:r w:rsidRPr="005C3ED3">
              <w:rPr>
                <w:rFonts w:ascii="Arial" w:hAnsi="Arial" w:cs="Arial"/>
                <w:spacing w:val="-1"/>
                <w:sz w:val="20"/>
                <w:szCs w:val="20"/>
              </w:rPr>
              <w:t xml:space="preserve"> system accessible</w:t>
            </w:r>
            <w:r w:rsidRPr="005C3ED3">
              <w:rPr>
                <w:rFonts w:ascii="Arial" w:hAnsi="Arial" w:cs="Arial"/>
                <w:sz w:val="20"/>
                <w:szCs w:val="20"/>
              </w:rPr>
              <w:t xml:space="preserve"> </w:t>
            </w:r>
            <w:r w:rsidRPr="005C3ED3">
              <w:rPr>
                <w:rFonts w:ascii="Arial" w:hAnsi="Arial" w:cs="Arial"/>
                <w:spacing w:val="-1"/>
                <w:sz w:val="20"/>
                <w:szCs w:val="20"/>
              </w:rPr>
              <w:t xml:space="preserve">remotely </w:t>
            </w:r>
            <w:r w:rsidRPr="005C3ED3">
              <w:rPr>
                <w:rFonts w:ascii="Arial" w:hAnsi="Arial" w:cs="Arial"/>
                <w:sz w:val="20"/>
                <w:szCs w:val="20"/>
              </w:rPr>
              <w:t>by</w:t>
            </w:r>
            <w:r w:rsidRPr="005C3ED3">
              <w:rPr>
                <w:rFonts w:ascii="Arial" w:hAnsi="Arial" w:cs="Arial"/>
                <w:spacing w:val="-1"/>
                <w:sz w:val="20"/>
                <w:szCs w:val="20"/>
              </w:rPr>
              <w:t xml:space="preserve"> </w:t>
            </w:r>
            <w:r w:rsidRPr="005C3ED3">
              <w:rPr>
                <w:rFonts w:ascii="Arial" w:hAnsi="Arial" w:cs="Arial"/>
                <w:sz w:val="20"/>
                <w:szCs w:val="20"/>
              </w:rPr>
              <w:t>CBP</w:t>
            </w:r>
            <w:r w:rsidRPr="005C3ED3">
              <w:rPr>
                <w:rFonts w:ascii="Arial" w:hAnsi="Arial" w:cs="Arial"/>
                <w:spacing w:val="-1"/>
                <w:sz w:val="20"/>
                <w:szCs w:val="20"/>
              </w:rPr>
              <w:t xml:space="preserve"> to</w:t>
            </w:r>
            <w:r w:rsidRPr="005C3ED3">
              <w:rPr>
                <w:rFonts w:ascii="Arial" w:hAnsi="Arial" w:cs="Arial"/>
                <w:spacing w:val="81"/>
                <w:sz w:val="20"/>
                <w:szCs w:val="20"/>
              </w:rPr>
              <w:t xml:space="preserve"> </w:t>
            </w:r>
            <w:r w:rsidRPr="005C3ED3">
              <w:rPr>
                <w:rFonts w:ascii="Arial" w:hAnsi="Arial" w:cs="Arial"/>
                <w:spacing w:val="-1"/>
                <w:sz w:val="20"/>
                <w:szCs w:val="20"/>
              </w:rPr>
              <w:t xml:space="preserve">request, </w:t>
            </w:r>
            <w:r w:rsidRPr="005C3ED3">
              <w:rPr>
                <w:rFonts w:ascii="Arial" w:hAnsi="Arial" w:cs="Arial"/>
                <w:sz w:val="20"/>
                <w:szCs w:val="20"/>
              </w:rPr>
              <w:t>track,</w:t>
            </w:r>
            <w:r w:rsidRPr="005C3ED3">
              <w:rPr>
                <w:rFonts w:ascii="Arial" w:hAnsi="Arial" w:cs="Arial"/>
                <w:spacing w:val="-1"/>
                <w:sz w:val="20"/>
                <w:szCs w:val="20"/>
              </w:rPr>
              <w:t xml:space="preserve"> manage, </w:t>
            </w:r>
            <w:r w:rsidRPr="005C3ED3">
              <w:rPr>
                <w:rFonts w:ascii="Arial" w:hAnsi="Arial" w:cs="Arial"/>
                <w:sz w:val="20"/>
                <w:szCs w:val="20"/>
              </w:rPr>
              <w:t xml:space="preserve">and deliver electronic </w:t>
            </w:r>
            <w:r w:rsidRPr="005C3ED3">
              <w:rPr>
                <w:rFonts w:ascii="Arial" w:hAnsi="Arial" w:cs="Arial"/>
                <w:spacing w:val="-1"/>
                <w:sz w:val="20"/>
                <w:szCs w:val="20"/>
              </w:rPr>
              <w:t>fingerprint</w:t>
            </w:r>
            <w:r w:rsidRPr="005C3ED3">
              <w:rPr>
                <w:rFonts w:ascii="Arial" w:hAnsi="Arial" w:cs="Arial"/>
                <w:spacing w:val="-2"/>
                <w:sz w:val="20"/>
                <w:szCs w:val="20"/>
              </w:rPr>
              <w:t xml:space="preserve"> </w:t>
            </w:r>
            <w:r w:rsidRPr="005C3ED3">
              <w:rPr>
                <w:rFonts w:ascii="Arial" w:hAnsi="Arial" w:cs="Arial"/>
                <w:sz w:val="20"/>
                <w:szCs w:val="20"/>
              </w:rPr>
              <w:t xml:space="preserve">data in </w:t>
            </w:r>
            <w:r w:rsidRPr="005C3ED3">
              <w:rPr>
                <w:rFonts w:ascii="Arial" w:hAnsi="Arial" w:cs="Arial"/>
                <w:spacing w:val="-1"/>
                <w:sz w:val="20"/>
                <w:szCs w:val="20"/>
              </w:rPr>
              <w:t>accordance</w:t>
            </w:r>
            <w:r w:rsidRPr="005C3ED3">
              <w:rPr>
                <w:rFonts w:ascii="Arial" w:hAnsi="Arial" w:cs="Arial"/>
                <w:sz w:val="20"/>
                <w:szCs w:val="20"/>
              </w:rPr>
              <w:t xml:space="preserve"> with</w:t>
            </w:r>
            <w:r w:rsidRPr="005C3ED3">
              <w:rPr>
                <w:rFonts w:ascii="Arial" w:hAnsi="Arial" w:cs="Arial"/>
                <w:spacing w:val="-1"/>
                <w:sz w:val="20"/>
                <w:szCs w:val="20"/>
              </w:rPr>
              <w:t xml:space="preserve"> the</w:t>
            </w:r>
            <w:r w:rsidRPr="005C3ED3">
              <w:rPr>
                <w:rFonts w:ascii="Arial" w:hAnsi="Arial" w:cs="Arial"/>
                <w:sz w:val="20"/>
                <w:szCs w:val="20"/>
              </w:rPr>
              <w:t xml:space="preserve"> </w:t>
            </w:r>
            <w:r w:rsidRPr="005C3ED3">
              <w:rPr>
                <w:rFonts w:ascii="Arial" w:hAnsi="Arial" w:cs="Arial"/>
                <w:spacing w:val="-1"/>
                <w:sz w:val="20"/>
                <w:szCs w:val="20"/>
              </w:rPr>
              <w:t>SOW.</w:t>
            </w:r>
          </w:p>
        </w:tc>
      </w:tr>
      <w:tr w:rsidR="009B7756" w:rsidRPr="005C3ED3" w14:paraId="3E301675" w14:textId="77777777" w:rsidTr="7889AF9F">
        <w:tc>
          <w:tcPr>
            <w:tcW w:w="9077" w:type="dxa"/>
          </w:tcPr>
          <w:p w14:paraId="3690C9AA" w14:textId="77777777" w:rsidR="009B7756" w:rsidRPr="005C3ED3" w:rsidRDefault="009B7756" w:rsidP="7889AF9F">
            <w:pPr>
              <w:numPr>
                <w:ilvl w:val="0"/>
                <w:numId w:val="31"/>
              </w:numPr>
              <w:tabs>
                <w:tab w:val="left" w:pos="180"/>
                <w:tab w:val="left" w:pos="270"/>
                <w:tab w:val="left" w:pos="441"/>
              </w:tabs>
              <w:spacing w:line="229" w:lineRule="exact"/>
              <w:rPr>
                <w:rFonts w:ascii="Arial" w:eastAsia="Arial" w:hAnsi="Arial" w:cs="Arial"/>
                <w:sz w:val="20"/>
                <w:szCs w:val="20"/>
              </w:rPr>
            </w:pPr>
            <w:r w:rsidRPr="005C3ED3">
              <w:rPr>
                <w:rFonts w:ascii="Arial" w:hAnsi="Arial" w:cs="Arial"/>
                <w:spacing w:val="-1"/>
                <w:sz w:val="20"/>
                <w:szCs w:val="20"/>
              </w:rPr>
              <w:t>Provide</w:t>
            </w:r>
            <w:r w:rsidRPr="005C3ED3">
              <w:rPr>
                <w:rFonts w:ascii="Arial" w:hAnsi="Arial" w:cs="Arial"/>
                <w:sz w:val="20"/>
                <w:szCs w:val="20"/>
              </w:rPr>
              <w:t xml:space="preserve"> web </w:t>
            </w:r>
            <w:r w:rsidRPr="005C3ED3">
              <w:rPr>
                <w:rFonts w:ascii="Arial" w:hAnsi="Arial" w:cs="Arial"/>
                <w:spacing w:val="-1"/>
                <w:sz w:val="20"/>
                <w:szCs w:val="20"/>
              </w:rPr>
              <w:t>services</w:t>
            </w:r>
            <w:r w:rsidRPr="005C3ED3">
              <w:rPr>
                <w:rFonts w:ascii="Arial" w:hAnsi="Arial" w:cs="Arial"/>
                <w:sz w:val="20"/>
                <w:szCs w:val="20"/>
              </w:rPr>
              <w:t xml:space="preserve"> </w:t>
            </w:r>
            <w:r w:rsidRPr="005C3ED3">
              <w:rPr>
                <w:rFonts w:ascii="Arial" w:hAnsi="Arial" w:cs="Arial"/>
                <w:spacing w:val="-1"/>
                <w:sz w:val="20"/>
                <w:szCs w:val="20"/>
              </w:rPr>
              <w:t>according</w:t>
            </w:r>
            <w:r w:rsidRPr="005C3ED3">
              <w:rPr>
                <w:rFonts w:ascii="Arial" w:hAnsi="Arial" w:cs="Arial"/>
                <w:sz w:val="20"/>
                <w:szCs w:val="20"/>
              </w:rPr>
              <w:t xml:space="preserve"> </w:t>
            </w:r>
            <w:r w:rsidRPr="005C3ED3">
              <w:rPr>
                <w:rFonts w:ascii="Arial" w:hAnsi="Arial" w:cs="Arial"/>
                <w:spacing w:val="-1"/>
                <w:sz w:val="20"/>
                <w:szCs w:val="20"/>
              </w:rPr>
              <w:t>to</w:t>
            </w:r>
            <w:r w:rsidRPr="005C3ED3">
              <w:rPr>
                <w:rFonts w:ascii="Arial" w:hAnsi="Arial" w:cs="Arial"/>
                <w:sz w:val="20"/>
                <w:szCs w:val="20"/>
              </w:rPr>
              <w:t xml:space="preserve"> </w:t>
            </w:r>
            <w:r w:rsidRPr="005C3ED3">
              <w:rPr>
                <w:rFonts w:ascii="Arial" w:hAnsi="Arial" w:cs="Arial"/>
                <w:spacing w:val="-1"/>
                <w:sz w:val="20"/>
                <w:szCs w:val="20"/>
              </w:rPr>
              <w:t>the</w:t>
            </w:r>
            <w:r w:rsidRPr="005C3ED3">
              <w:rPr>
                <w:rFonts w:ascii="Arial" w:hAnsi="Arial" w:cs="Arial"/>
                <w:sz w:val="20"/>
                <w:szCs w:val="20"/>
              </w:rPr>
              <w:t xml:space="preserve"> data</w:t>
            </w:r>
            <w:r w:rsidRPr="005C3ED3">
              <w:rPr>
                <w:rFonts w:ascii="Arial" w:hAnsi="Arial" w:cs="Arial"/>
                <w:spacing w:val="-1"/>
                <w:sz w:val="20"/>
                <w:szCs w:val="20"/>
              </w:rPr>
              <w:t xml:space="preserve"> </w:t>
            </w:r>
            <w:r w:rsidRPr="005C3ED3">
              <w:rPr>
                <w:rFonts w:ascii="Arial" w:hAnsi="Arial" w:cs="Arial"/>
                <w:sz w:val="20"/>
                <w:szCs w:val="20"/>
              </w:rPr>
              <w:t xml:space="preserve">and </w:t>
            </w:r>
            <w:r w:rsidRPr="005C3ED3">
              <w:rPr>
                <w:rFonts w:ascii="Arial" w:hAnsi="Arial" w:cs="Arial"/>
                <w:spacing w:val="-1"/>
                <w:sz w:val="20"/>
                <w:szCs w:val="20"/>
              </w:rPr>
              <w:t>reporting</w:t>
            </w:r>
            <w:r w:rsidRPr="005C3ED3">
              <w:rPr>
                <w:rFonts w:ascii="Arial" w:hAnsi="Arial" w:cs="Arial"/>
                <w:spacing w:val="-2"/>
                <w:sz w:val="20"/>
                <w:szCs w:val="20"/>
              </w:rPr>
              <w:t xml:space="preserve"> </w:t>
            </w:r>
            <w:r w:rsidRPr="005C3ED3">
              <w:rPr>
                <w:rFonts w:ascii="Arial" w:hAnsi="Arial" w:cs="Arial"/>
                <w:spacing w:val="-1"/>
                <w:sz w:val="20"/>
                <w:szCs w:val="20"/>
              </w:rPr>
              <w:t>requirements</w:t>
            </w:r>
            <w:r w:rsidRPr="005C3ED3">
              <w:rPr>
                <w:rFonts w:ascii="Arial" w:hAnsi="Arial" w:cs="Arial"/>
                <w:sz w:val="20"/>
                <w:szCs w:val="20"/>
              </w:rPr>
              <w:t xml:space="preserve"> of</w:t>
            </w:r>
            <w:r w:rsidRPr="005C3ED3">
              <w:rPr>
                <w:rFonts w:ascii="Arial" w:hAnsi="Arial" w:cs="Arial"/>
                <w:spacing w:val="-1"/>
                <w:sz w:val="20"/>
                <w:szCs w:val="20"/>
              </w:rPr>
              <w:t xml:space="preserve"> </w:t>
            </w:r>
            <w:r w:rsidRPr="005C3ED3">
              <w:rPr>
                <w:rFonts w:ascii="Arial" w:hAnsi="Arial" w:cs="Arial"/>
                <w:sz w:val="20"/>
                <w:szCs w:val="20"/>
              </w:rPr>
              <w:t>the</w:t>
            </w:r>
            <w:r w:rsidRPr="005C3ED3">
              <w:rPr>
                <w:rFonts w:ascii="Arial" w:hAnsi="Arial" w:cs="Arial"/>
                <w:spacing w:val="-2"/>
                <w:sz w:val="20"/>
                <w:szCs w:val="20"/>
              </w:rPr>
              <w:t xml:space="preserve"> </w:t>
            </w:r>
            <w:r w:rsidRPr="005C3ED3">
              <w:rPr>
                <w:rFonts w:ascii="Arial" w:hAnsi="Arial" w:cs="Arial"/>
                <w:spacing w:val="-1"/>
                <w:sz w:val="20"/>
                <w:szCs w:val="20"/>
              </w:rPr>
              <w:t>SOW.</w:t>
            </w:r>
          </w:p>
          <w:p w14:paraId="59B63585" w14:textId="3A856854" w:rsidR="009B7756" w:rsidRPr="005C3ED3" w:rsidRDefault="009B7756" w:rsidP="7889AF9F">
            <w:pPr>
              <w:numPr>
                <w:ilvl w:val="0"/>
                <w:numId w:val="31"/>
              </w:numPr>
              <w:tabs>
                <w:tab w:val="left" w:pos="180"/>
                <w:tab w:val="left" w:pos="270"/>
                <w:tab w:val="left" w:pos="441"/>
              </w:tabs>
              <w:rPr>
                <w:rFonts w:ascii="Arial" w:hAnsi="Arial" w:cs="Arial"/>
                <w:sz w:val="20"/>
                <w:szCs w:val="20"/>
              </w:rPr>
            </w:pPr>
            <w:r w:rsidRPr="005C3ED3">
              <w:rPr>
                <w:rFonts w:ascii="Arial" w:hAnsi="Arial" w:cs="Arial"/>
                <w:spacing w:val="-1"/>
                <w:sz w:val="20"/>
                <w:szCs w:val="20"/>
              </w:rPr>
              <w:t>Ensure</w:t>
            </w:r>
            <w:r w:rsidRPr="005C3ED3">
              <w:rPr>
                <w:rFonts w:ascii="Arial" w:hAnsi="Arial" w:cs="Arial"/>
                <w:sz w:val="20"/>
                <w:szCs w:val="20"/>
              </w:rPr>
              <w:t xml:space="preserve"> </w:t>
            </w:r>
            <w:r w:rsidRPr="005C3ED3">
              <w:rPr>
                <w:rFonts w:ascii="Arial" w:hAnsi="Arial" w:cs="Arial"/>
                <w:spacing w:val="-1"/>
                <w:sz w:val="20"/>
                <w:szCs w:val="20"/>
              </w:rPr>
              <w:t xml:space="preserve">appropriate </w:t>
            </w:r>
            <w:r w:rsidRPr="005C3ED3">
              <w:rPr>
                <w:rFonts w:ascii="Arial" w:hAnsi="Arial" w:cs="Arial"/>
                <w:sz w:val="20"/>
                <w:szCs w:val="20"/>
              </w:rPr>
              <w:t>security</w:t>
            </w:r>
            <w:r w:rsidRPr="005C3ED3">
              <w:rPr>
                <w:rFonts w:ascii="Arial" w:hAnsi="Arial" w:cs="Arial"/>
                <w:spacing w:val="-2"/>
                <w:sz w:val="20"/>
                <w:szCs w:val="20"/>
              </w:rPr>
              <w:t xml:space="preserve"> </w:t>
            </w:r>
            <w:r w:rsidRPr="005C3ED3">
              <w:rPr>
                <w:rFonts w:ascii="Arial" w:hAnsi="Arial" w:cs="Arial"/>
                <w:sz w:val="20"/>
                <w:szCs w:val="20"/>
              </w:rPr>
              <w:t>of</w:t>
            </w:r>
            <w:r w:rsidRPr="005C3ED3">
              <w:rPr>
                <w:rFonts w:ascii="Arial" w:hAnsi="Arial" w:cs="Arial"/>
                <w:spacing w:val="-1"/>
                <w:sz w:val="20"/>
                <w:szCs w:val="20"/>
              </w:rPr>
              <w:t xml:space="preserve"> IT</w:t>
            </w:r>
            <w:r w:rsidRPr="005C3ED3">
              <w:rPr>
                <w:rFonts w:ascii="Arial" w:hAnsi="Arial" w:cs="Arial"/>
                <w:sz w:val="20"/>
                <w:szCs w:val="20"/>
              </w:rPr>
              <w:t xml:space="preserve"> </w:t>
            </w:r>
            <w:r w:rsidRPr="005C3ED3">
              <w:rPr>
                <w:rFonts w:ascii="Arial" w:hAnsi="Arial" w:cs="Arial"/>
                <w:spacing w:val="-1"/>
                <w:sz w:val="20"/>
                <w:szCs w:val="20"/>
              </w:rPr>
              <w:t>resources</w:t>
            </w:r>
            <w:r w:rsidRPr="005C3ED3">
              <w:rPr>
                <w:rFonts w:ascii="Arial" w:hAnsi="Arial" w:cs="Arial"/>
                <w:sz w:val="20"/>
                <w:szCs w:val="20"/>
              </w:rPr>
              <w:t xml:space="preserve"> </w:t>
            </w:r>
            <w:r w:rsidRPr="005C3ED3">
              <w:rPr>
                <w:rFonts w:ascii="Arial" w:hAnsi="Arial" w:cs="Arial"/>
                <w:spacing w:val="-1"/>
                <w:sz w:val="20"/>
                <w:szCs w:val="20"/>
              </w:rPr>
              <w:t>that</w:t>
            </w:r>
            <w:r w:rsidRPr="005C3ED3">
              <w:rPr>
                <w:rFonts w:ascii="Arial" w:hAnsi="Arial" w:cs="Arial"/>
                <w:spacing w:val="-2"/>
                <w:sz w:val="20"/>
                <w:szCs w:val="20"/>
              </w:rPr>
              <w:t xml:space="preserve"> </w:t>
            </w:r>
            <w:r w:rsidRPr="005C3ED3">
              <w:rPr>
                <w:rFonts w:ascii="Arial" w:hAnsi="Arial" w:cs="Arial"/>
                <w:sz w:val="20"/>
                <w:szCs w:val="20"/>
              </w:rPr>
              <w:t xml:space="preserve">are </w:t>
            </w:r>
            <w:r w:rsidRPr="005C3ED3">
              <w:rPr>
                <w:rFonts w:ascii="Arial" w:hAnsi="Arial" w:cs="Arial"/>
                <w:spacing w:val="-1"/>
                <w:sz w:val="20"/>
                <w:szCs w:val="20"/>
              </w:rPr>
              <w:t xml:space="preserve">developed, processed, </w:t>
            </w:r>
            <w:r w:rsidRPr="005C3ED3">
              <w:rPr>
                <w:rFonts w:ascii="Arial" w:hAnsi="Arial" w:cs="Arial"/>
                <w:sz w:val="20"/>
                <w:szCs w:val="20"/>
              </w:rPr>
              <w:t xml:space="preserve">or </w:t>
            </w:r>
            <w:r w:rsidRPr="005C3ED3">
              <w:rPr>
                <w:rFonts w:ascii="Arial" w:hAnsi="Arial" w:cs="Arial"/>
                <w:spacing w:val="-1"/>
                <w:sz w:val="20"/>
                <w:szCs w:val="20"/>
              </w:rPr>
              <w:t>used</w:t>
            </w:r>
            <w:r w:rsidRPr="005C3ED3">
              <w:rPr>
                <w:rFonts w:ascii="Arial" w:hAnsi="Arial" w:cs="Arial"/>
                <w:sz w:val="20"/>
                <w:szCs w:val="20"/>
              </w:rPr>
              <w:t xml:space="preserve"> </w:t>
            </w:r>
            <w:r w:rsidRPr="005C3ED3">
              <w:rPr>
                <w:rFonts w:ascii="Arial" w:hAnsi="Arial" w:cs="Arial"/>
                <w:spacing w:val="-1"/>
                <w:sz w:val="20"/>
                <w:szCs w:val="20"/>
              </w:rPr>
              <w:t>under</w:t>
            </w:r>
            <w:r w:rsidRPr="005C3ED3">
              <w:rPr>
                <w:rFonts w:ascii="Arial" w:hAnsi="Arial" w:cs="Arial"/>
                <w:sz w:val="20"/>
                <w:szCs w:val="20"/>
              </w:rPr>
              <w:t xml:space="preserve"> this</w:t>
            </w:r>
            <w:r w:rsidRPr="005C3ED3">
              <w:rPr>
                <w:rFonts w:ascii="Arial" w:hAnsi="Arial" w:cs="Arial"/>
                <w:spacing w:val="87"/>
                <w:sz w:val="20"/>
                <w:szCs w:val="20"/>
              </w:rPr>
              <w:t xml:space="preserve"> </w:t>
            </w:r>
            <w:r w:rsidRPr="005C3ED3">
              <w:rPr>
                <w:rFonts w:ascii="Arial" w:hAnsi="Arial" w:cs="Arial"/>
                <w:spacing w:val="-1"/>
                <w:sz w:val="20"/>
                <w:szCs w:val="20"/>
              </w:rPr>
              <w:t xml:space="preserve">Contract </w:t>
            </w:r>
            <w:r w:rsidRPr="005C3ED3">
              <w:rPr>
                <w:rFonts w:ascii="Arial" w:hAnsi="Arial" w:cs="Arial"/>
                <w:sz w:val="20"/>
                <w:szCs w:val="20"/>
              </w:rPr>
              <w:t xml:space="preserve">in </w:t>
            </w:r>
            <w:r w:rsidRPr="005C3ED3">
              <w:rPr>
                <w:rFonts w:ascii="Arial" w:hAnsi="Arial" w:cs="Arial"/>
                <w:spacing w:val="-1"/>
                <w:sz w:val="20"/>
                <w:szCs w:val="20"/>
              </w:rPr>
              <w:t xml:space="preserve">accordance </w:t>
            </w:r>
            <w:r w:rsidRPr="005C3ED3">
              <w:rPr>
                <w:rFonts w:ascii="Arial" w:hAnsi="Arial" w:cs="Arial"/>
                <w:sz w:val="20"/>
                <w:szCs w:val="20"/>
              </w:rPr>
              <w:t xml:space="preserve">with </w:t>
            </w:r>
            <w:r w:rsidRPr="005C3ED3">
              <w:rPr>
                <w:rFonts w:ascii="Arial" w:hAnsi="Arial" w:cs="Arial"/>
                <w:spacing w:val="-1"/>
                <w:sz w:val="20"/>
                <w:szCs w:val="20"/>
              </w:rPr>
              <w:t>the</w:t>
            </w:r>
            <w:r w:rsidRPr="005C3ED3">
              <w:rPr>
                <w:rFonts w:ascii="Arial" w:hAnsi="Arial" w:cs="Arial"/>
                <w:sz w:val="20"/>
                <w:szCs w:val="20"/>
              </w:rPr>
              <w:t xml:space="preserve"> </w:t>
            </w:r>
            <w:r w:rsidRPr="005C3ED3">
              <w:rPr>
                <w:rFonts w:ascii="Arial" w:hAnsi="Arial" w:cs="Arial"/>
                <w:spacing w:val="-1"/>
                <w:sz w:val="20"/>
                <w:szCs w:val="20"/>
              </w:rPr>
              <w:t>SOW.</w:t>
            </w:r>
          </w:p>
        </w:tc>
      </w:tr>
      <w:tr w:rsidR="009B7756" w:rsidRPr="005C3ED3" w14:paraId="62D2CA05" w14:textId="77777777" w:rsidTr="7889AF9F">
        <w:tc>
          <w:tcPr>
            <w:tcW w:w="9077" w:type="dxa"/>
          </w:tcPr>
          <w:p w14:paraId="4DF59E9D" w14:textId="18FD866B" w:rsidR="009B7756" w:rsidRPr="005C3ED3" w:rsidRDefault="00050760" w:rsidP="7889AF9F">
            <w:pPr>
              <w:pStyle w:val="BodyText"/>
              <w:numPr>
                <w:ilvl w:val="0"/>
                <w:numId w:val="31"/>
              </w:numPr>
              <w:tabs>
                <w:tab w:val="left" w:pos="180"/>
                <w:tab w:val="left" w:pos="270"/>
                <w:tab w:val="left" w:pos="990"/>
              </w:tabs>
              <w:spacing w:before="6"/>
              <w:rPr>
                <w:rFonts w:cs="Arial"/>
              </w:rPr>
            </w:pPr>
            <w:r w:rsidRPr="7889AF9F">
              <w:rPr>
                <w:rFonts w:cs="Arial"/>
              </w:rPr>
              <w:t>Adhere to the Contractor’s Transition Plan.</w:t>
            </w:r>
          </w:p>
        </w:tc>
      </w:tr>
      <w:tr w:rsidR="009B7756" w:rsidRPr="005C3ED3" w14:paraId="64CF467D" w14:textId="77777777" w:rsidTr="7889AF9F">
        <w:tc>
          <w:tcPr>
            <w:tcW w:w="9077" w:type="dxa"/>
          </w:tcPr>
          <w:p w14:paraId="62D37228" w14:textId="4FF9BBB8" w:rsidR="009B7756" w:rsidRPr="005C3ED3" w:rsidRDefault="00050760" w:rsidP="7889AF9F">
            <w:pPr>
              <w:numPr>
                <w:ilvl w:val="0"/>
                <w:numId w:val="31"/>
              </w:numPr>
              <w:tabs>
                <w:tab w:val="left" w:pos="180"/>
                <w:tab w:val="left" w:pos="270"/>
                <w:tab w:val="left" w:pos="442"/>
              </w:tabs>
              <w:rPr>
                <w:rFonts w:ascii="Arial" w:eastAsia="Arial" w:hAnsi="Arial" w:cs="Arial"/>
                <w:sz w:val="20"/>
                <w:szCs w:val="20"/>
              </w:rPr>
            </w:pPr>
            <w:r w:rsidRPr="005C3ED3">
              <w:rPr>
                <w:rFonts w:ascii="Arial" w:hAnsi="Arial" w:cs="Arial"/>
                <w:sz w:val="20"/>
                <w:szCs w:val="20"/>
              </w:rPr>
              <w:t xml:space="preserve">Perform </w:t>
            </w:r>
            <w:r w:rsidRPr="005C3ED3">
              <w:rPr>
                <w:rFonts w:ascii="Arial" w:hAnsi="Arial" w:cs="Arial"/>
                <w:spacing w:val="-1"/>
                <w:sz w:val="20"/>
                <w:szCs w:val="20"/>
              </w:rPr>
              <w:t>all services</w:t>
            </w:r>
            <w:r w:rsidRPr="005C3ED3">
              <w:rPr>
                <w:rFonts w:ascii="Arial" w:hAnsi="Arial" w:cs="Arial"/>
                <w:sz w:val="20"/>
                <w:szCs w:val="20"/>
              </w:rPr>
              <w:t xml:space="preserve"> at</w:t>
            </w:r>
            <w:r w:rsidRPr="005C3ED3">
              <w:rPr>
                <w:rFonts w:ascii="Arial" w:hAnsi="Arial" w:cs="Arial"/>
                <w:spacing w:val="-1"/>
                <w:sz w:val="20"/>
                <w:szCs w:val="20"/>
              </w:rPr>
              <w:t xml:space="preserve"> the</w:t>
            </w:r>
            <w:r w:rsidRPr="005C3ED3">
              <w:rPr>
                <w:rFonts w:ascii="Arial" w:hAnsi="Arial" w:cs="Arial"/>
                <w:sz w:val="20"/>
                <w:szCs w:val="20"/>
              </w:rPr>
              <w:t xml:space="preserve"> </w:t>
            </w:r>
            <w:r w:rsidRPr="005C3ED3">
              <w:rPr>
                <w:rFonts w:ascii="Arial" w:hAnsi="Arial" w:cs="Arial"/>
                <w:spacing w:val="-1"/>
                <w:sz w:val="20"/>
                <w:szCs w:val="20"/>
              </w:rPr>
              <w:t>acceptable</w:t>
            </w:r>
            <w:r w:rsidRPr="005C3ED3">
              <w:rPr>
                <w:rFonts w:ascii="Arial" w:hAnsi="Arial" w:cs="Arial"/>
                <w:sz w:val="20"/>
                <w:szCs w:val="20"/>
              </w:rPr>
              <w:t xml:space="preserve"> quality</w:t>
            </w:r>
            <w:r w:rsidRPr="005C3ED3">
              <w:rPr>
                <w:rFonts w:ascii="Arial" w:hAnsi="Arial" w:cs="Arial"/>
                <w:spacing w:val="-1"/>
                <w:sz w:val="20"/>
                <w:szCs w:val="20"/>
              </w:rPr>
              <w:t xml:space="preserve"> level </w:t>
            </w:r>
            <w:r w:rsidRPr="005C3ED3">
              <w:rPr>
                <w:rFonts w:ascii="Arial" w:hAnsi="Arial" w:cs="Arial"/>
                <w:sz w:val="20"/>
                <w:szCs w:val="20"/>
              </w:rPr>
              <w:t>by</w:t>
            </w:r>
            <w:r w:rsidRPr="005C3ED3">
              <w:rPr>
                <w:rFonts w:ascii="Arial" w:hAnsi="Arial" w:cs="Arial"/>
                <w:spacing w:val="-1"/>
                <w:sz w:val="20"/>
                <w:szCs w:val="20"/>
              </w:rPr>
              <w:t xml:space="preserve"> </w:t>
            </w:r>
            <w:r w:rsidRPr="005C3ED3">
              <w:rPr>
                <w:rFonts w:ascii="Arial" w:hAnsi="Arial" w:cs="Arial"/>
                <w:sz w:val="20"/>
                <w:szCs w:val="20"/>
              </w:rPr>
              <w:t>the</w:t>
            </w:r>
            <w:r w:rsidRPr="005C3ED3">
              <w:rPr>
                <w:rFonts w:ascii="Arial" w:hAnsi="Arial" w:cs="Arial"/>
                <w:spacing w:val="-1"/>
                <w:sz w:val="20"/>
                <w:szCs w:val="20"/>
              </w:rPr>
              <w:t xml:space="preserve"> </w:t>
            </w:r>
            <w:r w:rsidRPr="005C3ED3">
              <w:rPr>
                <w:rFonts w:ascii="Arial" w:hAnsi="Arial" w:cs="Arial"/>
                <w:sz w:val="20"/>
                <w:szCs w:val="20"/>
              </w:rPr>
              <w:t>end of</w:t>
            </w:r>
            <w:r w:rsidRPr="005C3ED3">
              <w:rPr>
                <w:rFonts w:ascii="Arial" w:hAnsi="Arial" w:cs="Arial"/>
                <w:spacing w:val="-1"/>
                <w:sz w:val="20"/>
                <w:szCs w:val="20"/>
              </w:rPr>
              <w:t xml:space="preserve"> </w:t>
            </w:r>
            <w:r w:rsidRPr="005C3ED3">
              <w:rPr>
                <w:rFonts w:ascii="Arial" w:hAnsi="Arial" w:cs="Arial"/>
                <w:sz w:val="20"/>
                <w:szCs w:val="20"/>
              </w:rPr>
              <w:t>the</w:t>
            </w:r>
            <w:r w:rsidRPr="005C3ED3">
              <w:rPr>
                <w:rFonts w:ascii="Arial" w:hAnsi="Arial" w:cs="Arial"/>
                <w:spacing w:val="-1"/>
                <w:sz w:val="20"/>
                <w:szCs w:val="20"/>
              </w:rPr>
              <w:t xml:space="preserve"> transition </w:t>
            </w:r>
            <w:r w:rsidRPr="005C3ED3">
              <w:rPr>
                <w:rFonts w:ascii="Arial" w:hAnsi="Arial" w:cs="Arial"/>
                <w:sz w:val="20"/>
                <w:szCs w:val="20"/>
              </w:rPr>
              <w:t xml:space="preserve">period </w:t>
            </w:r>
            <w:r w:rsidRPr="005C3ED3">
              <w:rPr>
                <w:rFonts w:ascii="Arial" w:hAnsi="Arial" w:cs="Arial"/>
                <w:spacing w:val="-1"/>
                <w:sz w:val="20"/>
                <w:szCs w:val="20"/>
              </w:rPr>
              <w:t>as</w:t>
            </w:r>
            <w:r w:rsidRPr="005C3ED3">
              <w:rPr>
                <w:rFonts w:ascii="Arial" w:hAnsi="Arial" w:cs="Arial"/>
                <w:sz w:val="20"/>
                <w:szCs w:val="20"/>
              </w:rPr>
              <w:t xml:space="preserve"> </w:t>
            </w:r>
            <w:r w:rsidRPr="005C3ED3">
              <w:rPr>
                <w:rFonts w:ascii="Arial" w:hAnsi="Arial" w:cs="Arial"/>
                <w:spacing w:val="-1"/>
                <w:sz w:val="20"/>
                <w:szCs w:val="20"/>
              </w:rPr>
              <w:t>described</w:t>
            </w:r>
            <w:r w:rsidRPr="005C3ED3">
              <w:rPr>
                <w:rFonts w:ascii="Arial" w:hAnsi="Arial" w:cs="Arial"/>
                <w:spacing w:val="77"/>
                <w:sz w:val="20"/>
                <w:szCs w:val="20"/>
              </w:rPr>
              <w:t xml:space="preserve"> </w:t>
            </w:r>
            <w:r w:rsidRPr="005C3ED3">
              <w:rPr>
                <w:rFonts w:ascii="Arial" w:hAnsi="Arial" w:cs="Arial"/>
                <w:sz w:val="20"/>
                <w:szCs w:val="20"/>
              </w:rPr>
              <w:t xml:space="preserve">in </w:t>
            </w:r>
            <w:r w:rsidRPr="005C3ED3">
              <w:rPr>
                <w:rFonts w:ascii="Arial" w:hAnsi="Arial" w:cs="Arial"/>
                <w:spacing w:val="-1"/>
                <w:sz w:val="20"/>
                <w:szCs w:val="20"/>
              </w:rPr>
              <w:t>this</w:t>
            </w:r>
            <w:r w:rsidRPr="005C3ED3">
              <w:rPr>
                <w:rFonts w:ascii="Arial" w:hAnsi="Arial" w:cs="Arial"/>
                <w:sz w:val="20"/>
                <w:szCs w:val="20"/>
              </w:rPr>
              <w:t xml:space="preserve"> </w:t>
            </w:r>
            <w:r w:rsidRPr="005C3ED3">
              <w:rPr>
                <w:rFonts w:ascii="Arial" w:hAnsi="Arial" w:cs="Arial"/>
                <w:spacing w:val="-1"/>
                <w:sz w:val="20"/>
                <w:szCs w:val="20"/>
              </w:rPr>
              <w:t>SOW.</w:t>
            </w:r>
          </w:p>
        </w:tc>
      </w:tr>
      <w:tr w:rsidR="009B7756" w:rsidRPr="005C3ED3" w14:paraId="17C5FA9C" w14:textId="77777777" w:rsidTr="7889AF9F">
        <w:tc>
          <w:tcPr>
            <w:tcW w:w="9077" w:type="dxa"/>
          </w:tcPr>
          <w:p w14:paraId="11918C74" w14:textId="2BB16407" w:rsidR="009B7756" w:rsidRPr="005C3ED3" w:rsidRDefault="00050760" w:rsidP="7889AF9F">
            <w:pPr>
              <w:numPr>
                <w:ilvl w:val="0"/>
                <w:numId w:val="31"/>
              </w:numPr>
              <w:tabs>
                <w:tab w:val="left" w:pos="180"/>
                <w:tab w:val="left" w:pos="270"/>
                <w:tab w:val="left" w:pos="442"/>
              </w:tabs>
              <w:spacing w:line="229" w:lineRule="exact"/>
              <w:rPr>
                <w:rFonts w:ascii="Arial" w:eastAsia="Arial" w:hAnsi="Arial" w:cs="Arial"/>
                <w:sz w:val="20"/>
                <w:szCs w:val="20"/>
              </w:rPr>
            </w:pPr>
            <w:r w:rsidRPr="005C3ED3">
              <w:rPr>
                <w:rFonts w:ascii="Arial" w:hAnsi="Arial" w:cs="Arial"/>
                <w:spacing w:val="-1"/>
                <w:sz w:val="20"/>
                <w:szCs w:val="20"/>
              </w:rPr>
              <w:t>Assign</w:t>
            </w:r>
            <w:r w:rsidRPr="005C3ED3">
              <w:rPr>
                <w:rFonts w:ascii="Arial" w:hAnsi="Arial" w:cs="Arial"/>
                <w:sz w:val="20"/>
                <w:szCs w:val="20"/>
              </w:rPr>
              <w:t xml:space="preserve"> key</w:t>
            </w:r>
            <w:r w:rsidRPr="005C3ED3">
              <w:rPr>
                <w:rFonts w:ascii="Arial" w:hAnsi="Arial" w:cs="Arial"/>
                <w:spacing w:val="-2"/>
                <w:sz w:val="20"/>
                <w:szCs w:val="20"/>
              </w:rPr>
              <w:t xml:space="preserve"> </w:t>
            </w:r>
            <w:r w:rsidRPr="005C3ED3">
              <w:rPr>
                <w:rFonts w:ascii="Arial" w:hAnsi="Arial" w:cs="Arial"/>
                <w:sz w:val="20"/>
                <w:szCs w:val="20"/>
              </w:rPr>
              <w:t>personnel</w:t>
            </w:r>
            <w:r w:rsidRPr="005C3ED3">
              <w:rPr>
                <w:rFonts w:ascii="Arial" w:hAnsi="Arial" w:cs="Arial"/>
                <w:spacing w:val="-1"/>
                <w:sz w:val="20"/>
                <w:szCs w:val="20"/>
              </w:rPr>
              <w:t xml:space="preserve"> that </w:t>
            </w:r>
            <w:r w:rsidRPr="005C3ED3">
              <w:rPr>
                <w:rFonts w:ascii="Arial" w:hAnsi="Arial" w:cs="Arial"/>
                <w:sz w:val="20"/>
                <w:szCs w:val="20"/>
              </w:rPr>
              <w:t>meet</w:t>
            </w:r>
            <w:r w:rsidRPr="005C3ED3">
              <w:rPr>
                <w:rFonts w:ascii="Arial" w:hAnsi="Arial" w:cs="Arial"/>
                <w:spacing w:val="-1"/>
                <w:sz w:val="20"/>
                <w:szCs w:val="20"/>
              </w:rPr>
              <w:t xml:space="preserve"> </w:t>
            </w:r>
            <w:r w:rsidRPr="005C3ED3">
              <w:rPr>
                <w:rFonts w:ascii="Arial" w:hAnsi="Arial" w:cs="Arial"/>
                <w:sz w:val="20"/>
                <w:szCs w:val="20"/>
              </w:rPr>
              <w:t>the</w:t>
            </w:r>
            <w:r w:rsidRPr="005C3ED3">
              <w:rPr>
                <w:rFonts w:ascii="Arial" w:hAnsi="Arial" w:cs="Arial"/>
                <w:spacing w:val="-1"/>
                <w:sz w:val="20"/>
                <w:szCs w:val="20"/>
              </w:rPr>
              <w:t xml:space="preserve"> required qualifications</w:t>
            </w:r>
            <w:r w:rsidRPr="005C3ED3">
              <w:rPr>
                <w:rFonts w:ascii="Arial" w:hAnsi="Arial" w:cs="Arial"/>
                <w:sz w:val="20"/>
                <w:szCs w:val="20"/>
              </w:rPr>
              <w:t xml:space="preserve"> of</w:t>
            </w:r>
            <w:r w:rsidRPr="005C3ED3">
              <w:rPr>
                <w:rFonts w:ascii="Arial" w:hAnsi="Arial" w:cs="Arial"/>
                <w:spacing w:val="-1"/>
                <w:sz w:val="20"/>
                <w:szCs w:val="20"/>
              </w:rPr>
              <w:t xml:space="preserve"> </w:t>
            </w:r>
            <w:r w:rsidRPr="005C3ED3">
              <w:rPr>
                <w:rFonts w:ascii="Arial" w:hAnsi="Arial" w:cs="Arial"/>
                <w:sz w:val="20"/>
                <w:szCs w:val="20"/>
              </w:rPr>
              <w:t>the</w:t>
            </w:r>
            <w:r w:rsidRPr="005C3ED3">
              <w:rPr>
                <w:rFonts w:ascii="Arial" w:hAnsi="Arial" w:cs="Arial"/>
                <w:spacing w:val="-1"/>
                <w:sz w:val="20"/>
                <w:szCs w:val="20"/>
              </w:rPr>
              <w:t xml:space="preserve"> </w:t>
            </w:r>
            <w:r w:rsidRPr="005C3ED3">
              <w:rPr>
                <w:rFonts w:ascii="Arial" w:hAnsi="Arial" w:cs="Arial"/>
                <w:sz w:val="20"/>
                <w:szCs w:val="20"/>
              </w:rPr>
              <w:t>SOW</w:t>
            </w:r>
            <w:r w:rsidR="00DA3829" w:rsidRPr="005C3ED3">
              <w:rPr>
                <w:rFonts w:ascii="Arial" w:hAnsi="Arial" w:cs="Arial"/>
                <w:sz w:val="20"/>
                <w:szCs w:val="20"/>
              </w:rPr>
              <w:t>.</w:t>
            </w:r>
          </w:p>
        </w:tc>
      </w:tr>
      <w:tr w:rsidR="009B7756" w:rsidRPr="005C3ED3" w14:paraId="0ACDFC06" w14:textId="77777777" w:rsidTr="7889AF9F">
        <w:tc>
          <w:tcPr>
            <w:tcW w:w="9077" w:type="dxa"/>
          </w:tcPr>
          <w:p w14:paraId="2F848ACF" w14:textId="5E13B670" w:rsidR="009B7756" w:rsidRPr="005C3ED3" w:rsidRDefault="00050760" w:rsidP="7889AF9F">
            <w:pPr>
              <w:pStyle w:val="BodyText"/>
              <w:numPr>
                <w:ilvl w:val="0"/>
                <w:numId w:val="31"/>
              </w:numPr>
              <w:tabs>
                <w:tab w:val="left" w:pos="180"/>
                <w:tab w:val="left" w:pos="270"/>
                <w:tab w:val="left" w:pos="990"/>
              </w:tabs>
              <w:spacing w:before="6"/>
              <w:rPr>
                <w:rFonts w:cs="Arial"/>
              </w:rPr>
            </w:pPr>
            <w:r w:rsidRPr="7889AF9F">
              <w:rPr>
                <w:rFonts w:cs="Arial"/>
              </w:rPr>
              <w:t>Provide sufficient non-key personnel as required</w:t>
            </w:r>
            <w:r w:rsidR="00DA3829" w:rsidRPr="7889AF9F">
              <w:rPr>
                <w:rFonts w:cs="Arial"/>
              </w:rPr>
              <w:t>.</w:t>
            </w:r>
          </w:p>
        </w:tc>
      </w:tr>
      <w:tr w:rsidR="009B7756" w:rsidRPr="005C3ED3" w14:paraId="73481335" w14:textId="77777777" w:rsidTr="7889AF9F">
        <w:tc>
          <w:tcPr>
            <w:tcW w:w="9077" w:type="dxa"/>
          </w:tcPr>
          <w:p w14:paraId="0460090E" w14:textId="5418807C" w:rsidR="009B7756" w:rsidRPr="005C3ED3" w:rsidRDefault="00050760" w:rsidP="7889AF9F">
            <w:pPr>
              <w:pStyle w:val="BodyText"/>
              <w:numPr>
                <w:ilvl w:val="0"/>
                <w:numId w:val="31"/>
              </w:numPr>
              <w:tabs>
                <w:tab w:val="left" w:pos="180"/>
                <w:tab w:val="left" w:pos="270"/>
                <w:tab w:val="left" w:pos="990"/>
              </w:tabs>
              <w:spacing w:before="6"/>
              <w:rPr>
                <w:rFonts w:cs="Arial"/>
              </w:rPr>
            </w:pPr>
            <w:r w:rsidRPr="7889AF9F">
              <w:rPr>
                <w:rFonts w:cs="Arial"/>
              </w:rPr>
              <w:t>All personnel perform duties and complete tasks as required in this SOW</w:t>
            </w:r>
            <w:r w:rsidR="00DA3829" w:rsidRPr="7889AF9F">
              <w:rPr>
                <w:rFonts w:cs="Arial"/>
              </w:rPr>
              <w:t>.</w:t>
            </w:r>
          </w:p>
        </w:tc>
      </w:tr>
      <w:tr w:rsidR="009B7756" w:rsidRPr="005C3ED3" w14:paraId="668CF7DF" w14:textId="77777777" w:rsidTr="7889AF9F">
        <w:tc>
          <w:tcPr>
            <w:tcW w:w="9077" w:type="dxa"/>
          </w:tcPr>
          <w:p w14:paraId="72DEC087" w14:textId="58E11320" w:rsidR="009B7756" w:rsidRPr="005C3ED3" w:rsidRDefault="00050760" w:rsidP="7889AF9F">
            <w:pPr>
              <w:numPr>
                <w:ilvl w:val="0"/>
                <w:numId w:val="31"/>
              </w:numPr>
              <w:tabs>
                <w:tab w:val="left" w:pos="180"/>
                <w:tab w:val="left" w:pos="270"/>
                <w:tab w:val="left" w:pos="442"/>
              </w:tabs>
              <w:rPr>
                <w:rFonts w:ascii="Arial" w:eastAsia="Arial" w:hAnsi="Arial" w:cs="Arial"/>
                <w:sz w:val="20"/>
                <w:szCs w:val="20"/>
              </w:rPr>
            </w:pPr>
            <w:r w:rsidRPr="005C3ED3">
              <w:rPr>
                <w:rFonts w:ascii="Arial" w:eastAsia="Arial" w:hAnsi="Arial" w:cs="Arial"/>
                <w:spacing w:val="-1"/>
                <w:sz w:val="20"/>
                <w:szCs w:val="20"/>
              </w:rPr>
              <w:t xml:space="preserve">Adhere </w:t>
            </w:r>
            <w:r w:rsidRPr="005C3ED3">
              <w:rPr>
                <w:rFonts w:ascii="Arial" w:eastAsia="Arial" w:hAnsi="Arial" w:cs="Arial"/>
                <w:sz w:val="20"/>
                <w:szCs w:val="20"/>
              </w:rPr>
              <w:t>to</w:t>
            </w:r>
            <w:r w:rsidRPr="005C3ED3">
              <w:rPr>
                <w:rFonts w:ascii="Arial" w:eastAsia="Arial" w:hAnsi="Arial" w:cs="Arial"/>
                <w:spacing w:val="-1"/>
                <w:sz w:val="20"/>
                <w:szCs w:val="20"/>
              </w:rPr>
              <w:t xml:space="preserve"> </w:t>
            </w:r>
            <w:r w:rsidRPr="005C3ED3">
              <w:rPr>
                <w:rFonts w:ascii="Arial" w:eastAsia="Arial" w:hAnsi="Arial" w:cs="Arial"/>
                <w:sz w:val="20"/>
                <w:szCs w:val="20"/>
              </w:rPr>
              <w:t>the</w:t>
            </w:r>
            <w:r w:rsidRPr="005C3ED3">
              <w:rPr>
                <w:rFonts w:ascii="Arial" w:eastAsia="Arial" w:hAnsi="Arial" w:cs="Arial"/>
                <w:spacing w:val="-1"/>
                <w:sz w:val="20"/>
                <w:szCs w:val="20"/>
              </w:rPr>
              <w:t xml:space="preserve"> Contractor’s </w:t>
            </w:r>
            <w:r w:rsidRPr="005C3ED3">
              <w:rPr>
                <w:rFonts w:ascii="Arial" w:eastAsia="Arial" w:hAnsi="Arial" w:cs="Arial"/>
                <w:sz w:val="20"/>
                <w:szCs w:val="20"/>
              </w:rPr>
              <w:t>Quality</w:t>
            </w:r>
            <w:r w:rsidRPr="005C3ED3">
              <w:rPr>
                <w:rFonts w:ascii="Arial" w:eastAsia="Arial" w:hAnsi="Arial" w:cs="Arial"/>
                <w:spacing w:val="-2"/>
                <w:sz w:val="20"/>
                <w:szCs w:val="20"/>
              </w:rPr>
              <w:t xml:space="preserve"> </w:t>
            </w:r>
            <w:r w:rsidRPr="005C3ED3">
              <w:rPr>
                <w:rFonts w:ascii="Arial" w:eastAsia="Arial" w:hAnsi="Arial" w:cs="Arial"/>
                <w:spacing w:val="-1"/>
                <w:sz w:val="20"/>
                <w:szCs w:val="20"/>
              </w:rPr>
              <w:t>Control</w:t>
            </w:r>
            <w:r w:rsidRPr="005C3ED3">
              <w:rPr>
                <w:rFonts w:ascii="Arial" w:eastAsia="Arial" w:hAnsi="Arial" w:cs="Arial"/>
                <w:sz w:val="20"/>
                <w:szCs w:val="20"/>
              </w:rPr>
              <w:t xml:space="preserve"> </w:t>
            </w:r>
            <w:r w:rsidRPr="005C3ED3">
              <w:rPr>
                <w:rFonts w:ascii="Arial" w:eastAsia="Arial" w:hAnsi="Arial" w:cs="Arial"/>
                <w:spacing w:val="-1"/>
                <w:sz w:val="20"/>
                <w:szCs w:val="20"/>
              </w:rPr>
              <w:t>Plan,</w:t>
            </w:r>
            <w:r w:rsidRPr="005C3ED3">
              <w:rPr>
                <w:rFonts w:ascii="Arial" w:eastAsia="Arial" w:hAnsi="Arial" w:cs="Arial"/>
                <w:spacing w:val="-3"/>
                <w:sz w:val="20"/>
                <w:szCs w:val="20"/>
              </w:rPr>
              <w:t xml:space="preserve"> </w:t>
            </w:r>
            <w:r w:rsidRPr="005C3ED3">
              <w:rPr>
                <w:rFonts w:ascii="Arial" w:eastAsia="Arial" w:hAnsi="Arial" w:cs="Arial"/>
                <w:sz w:val="20"/>
                <w:szCs w:val="20"/>
              </w:rPr>
              <w:t>meet</w:t>
            </w:r>
            <w:r w:rsidRPr="005C3ED3">
              <w:rPr>
                <w:rFonts w:ascii="Arial" w:eastAsia="Arial" w:hAnsi="Arial" w:cs="Arial"/>
                <w:spacing w:val="-1"/>
                <w:sz w:val="20"/>
                <w:szCs w:val="20"/>
              </w:rPr>
              <w:t xml:space="preserve"> performance</w:t>
            </w:r>
            <w:r w:rsidRPr="005C3ED3">
              <w:rPr>
                <w:rFonts w:ascii="Arial" w:eastAsia="Arial" w:hAnsi="Arial" w:cs="Arial"/>
                <w:sz w:val="20"/>
                <w:szCs w:val="20"/>
              </w:rPr>
              <w:t xml:space="preserve"> </w:t>
            </w:r>
            <w:r w:rsidRPr="005C3ED3">
              <w:rPr>
                <w:rFonts w:ascii="Arial" w:eastAsia="Arial" w:hAnsi="Arial" w:cs="Arial"/>
                <w:spacing w:val="-1"/>
                <w:sz w:val="20"/>
                <w:szCs w:val="20"/>
              </w:rPr>
              <w:t>measures</w:t>
            </w:r>
            <w:r w:rsidRPr="005C3ED3">
              <w:rPr>
                <w:rFonts w:ascii="Arial" w:eastAsia="Arial" w:hAnsi="Arial" w:cs="Arial"/>
                <w:sz w:val="20"/>
                <w:szCs w:val="20"/>
              </w:rPr>
              <w:t xml:space="preserve"> </w:t>
            </w:r>
            <w:r w:rsidRPr="005C3ED3">
              <w:rPr>
                <w:rFonts w:ascii="Arial" w:eastAsia="Arial" w:hAnsi="Arial" w:cs="Arial"/>
                <w:spacing w:val="-1"/>
                <w:sz w:val="20"/>
                <w:szCs w:val="20"/>
              </w:rPr>
              <w:t>and</w:t>
            </w:r>
            <w:r w:rsidRPr="005C3ED3">
              <w:rPr>
                <w:rFonts w:ascii="Arial" w:eastAsia="Arial" w:hAnsi="Arial" w:cs="Arial"/>
                <w:sz w:val="20"/>
                <w:szCs w:val="20"/>
              </w:rPr>
              <w:t xml:space="preserve"> </w:t>
            </w:r>
            <w:r w:rsidRPr="005C3ED3">
              <w:rPr>
                <w:rFonts w:ascii="Arial" w:eastAsia="Arial" w:hAnsi="Arial" w:cs="Arial"/>
                <w:spacing w:val="-1"/>
                <w:sz w:val="20"/>
                <w:szCs w:val="20"/>
              </w:rPr>
              <w:t>acceptable</w:t>
            </w:r>
            <w:r w:rsidRPr="005C3ED3">
              <w:rPr>
                <w:rFonts w:ascii="Arial" w:eastAsia="Arial" w:hAnsi="Arial" w:cs="Arial"/>
                <w:spacing w:val="89"/>
                <w:sz w:val="20"/>
                <w:szCs w:val="20"/>
              </w:rPr>
              <w:t xml:space="preserve"> </w:t>
            </w:r>
            <w:r w:rsidRPr="005C3ED3">
              <w:rPr>
                <w:rFonts w:ascii="Arial" w:eastAsia="Arial" w:hAnsi="Arial" w:cs="Arial"/>
                <w:sz w:val="20"/>
                <w:szCs w:val="20"/>
              </w:rPr>
              <w:t>quality</w:t>
            </w:r>
            <w:r w:rsidRPr="005C3ED3">
              <w:rPr>
                <w:rFonts w:ascii="Arial" w:eastAsia="Arial" w:hAnsi="Arial" w:cs="Arial"/>
                <w:spacing w:val="-1"/>
                <w:sz w:val="20"/>
                <w:szCs w:val="20"/>
              </w:rPr>
              <w:t xml:space="preserve"> </w:t>
            </w:r>
            <w:r w:rsidRPr="005C3ED3">
              <w:rPr>
                <w:rFonts w:ascii="Arial" w:eastAsia="Arial" w:hAnsi="Arial" w:cs="Arial"/>
                <w:sz w:val="20"/>
                <w:szCs w:val="20"/>
              </w:rPr>
              <w:t xml:space="preserve">levels </w:t>
            </w:r>
            <w:r w:rsidRPr="005C3ED3">
              <w:rPr>
                <w:rFonts w:ascii="Arial" w:eastAsia="Arial" w:hAnsi="Arial" w:cs="Arial"/>
                <w:spacing w:val="-1"/>
                <w:sz w:val="20"/>
                <w:szCs w:val="20"/>
              </w:rPr>
              <w:t>as</w:t>
            </w:r>
            <w:r w:rsidRPr="005C3ED3">
              <w:rPr>
                <w:rFonts w:ascii="Arial" w:eastAsia="Arial" w:hAnsi="Arial" w:cs="Arial"/>
                <w:sz w:val="20"/>
                <w:szCs w:val="20"/>
              </w:rPr>
              <w:t xml:space="preserve"> </w:t>
            </w:r>
            <w:r w:rsidRPr="005C3ED3">
              <w:rPr>
                <w:rFonts w:ascii="Arial" w:eastAsia="Arial" w:hAnsi="Arial" w:cs="Arial"/>
                <w:spacing w:val="-1"/>
                <w:sz w:val="20"/>
                <w:szCs w:val="20"/>
              </w:rPr>
              <w:t xml:space="preserve">required, </w:t>
            </w:r>
            <w:r w:rsidRPr="005C3ED3">
              <w:rPr>
                <w:rFonts w:ascii="Arial" w:eastAsia="Arial" w:hAnsi="Arial" w:cs="Arial"/>
                <w:sz w:val="20"/>
                <w:szCs w:val="20"/>
              </w:rPr>
              <w:t>and meet</w:t>
            </w:r>
            <w:r w:rsidRPr="005C3ED3">
              <w:rPr>
                <w:rFonts w:ascii="Arial" w:eastAsia="Arial" w:hAnsi="Arial" w:cs="Arial"/>
                <w:spacing w:val="-1"/>
                <w:sz w:val="20"/>
                <w:szCs w:val="20"/>
              </w:rPr>
              <w:t xml:space="preserve"> or</w:t>
            </w:r>
            <w:r w:rsidRPr="005C3ED3">
              <w:rPr>
                <w:rFonts w:ascii="Arial" w:eastAsia="Arial" w:hAnsi="Arial" w:cs="Arial"/>
                <w:sz w:val="20"/>
                <w:szCs w:val="20"/>
              </w:rPr>
              <w:t xml:space="preserve"> </w:t>
            </w:r>
            <w:r w:rsidRPr="005C3ED3">
              <w:rPr>
                <w:rFonts w:ascii="Arial" w:eastAsia="Arial" w:hAnsi="Arial" w:cs="Arial"/>
                <w:spacing w:val="-1"/>
                <w:sz w:val="20"/>
                <w:szCs w:val="20"/>
              </w:rPr>
              <w:t>exceed</w:t>
            </w:r>
            <w:r w:rsidRPr="005C3ED3">
              <w:rPr>
                <w:rFonts w:ascii="Arial" w:eastAsia="Arial" w:hAnsi="Arial" w:cs="Arial"/>
                <w:sz w:val="20"/>
                <w:szCs w:val="20"/>
              </w:rPr>
              <w:t xml:space="preserve"> </w:t>
            </w:r>
            <w:r w:rsidRPr="005C3ED3">
              <w:rPr>
                <w:rFonts w:ascii="Arial" w:eastAsia="Arial" w:hAnsi="Arial" w:cs="Arial"/>
                <w:spacing w:val="-1"/>
                <w:sz w:val="20"/>
                <w:szCs w:val="20"/>
              </w:rPr>
              <w:t>the</w:t>
            </w:r>
            <w:r w:rsidRPr="005C3ED3">
              <w:rPr>
                <w:rFonts w:ascii="Arial" w:eastAsia="Arial" w:hAnsi="Arial" w:cs="Arial"/>
                <w:sz w:val="20"/>
                <w:szCs w:val="20"/>
              </w:rPr>
              <w:t xml:space="preserve"> minimum</w:t>
            </w:r>
            <w:r w:rsidRPr="005C3ED3">
              <w:rPr>
                <w:rFonts w:ascii="Arial" w:eastAsia="Arial" w:hAnsi="Arial" w:cs="Arial"/>
                <w:spacing w:val="-1"/>
                <w:sz w:val="20"/>
                <w:szCs w:val="20"/>
              </w:rPr>
              <w:t xml:space="preserve"> QCP requirements</w:t>
            </w:r>
            <w:r w:rsidRPr="005C3ED3">
              <w:rPr>
                <w:rFonts w:ascii="Arial" w:eastAsia="Arial" w:hAnsi="Arial" w:cs="Arial"/>
                <w:sz w:val="20"/>
                <w:szCs w:val="20"/>
              </w:rPr>
              <w:t xml:space="preserve"> of</w:t>
            </w:r>
            <w:r w:rsidRPr="005C3ED3">
              <w:rPr>
                <w:rFonts w:ascii="Arial" w:eastAsia="Arial" w:hAnsi="Arial" w:cs="Arial"/>
                <w:spacing w:val="-1"/>
                <w:sz w:val="20"/>
                <w:szCs w:val="20"/>
              </w:rPr>
              <w:t xml:space="preserve"> the</w:t>
            </w:r>
            <w:r w:rsidRPr="005C3ED3">
              <w:rPr>
                <w:rFonts w:ascii="Arial" w:eastAsia="Arial" w:hAnsi="Arial" w:cs="Arial"/>
                <w:sz w:val="20"/>
                <w:szCs w:val="20"/>
              </w:rPr>
              <w:t xml:space="preserve"> </w:t>
            </w:r>
            <w:r w:rsidRPr="005C3ED3">
              <w:rPr>
                <w:rFonts w:ascii="Arial" w:eastAsia="Arial" w:hAnsi="Arial" w:cs="Arial"/>
                <w:spacing w:val="-1"/>
                <w:sz w:val="20"/>
                <w:szCs w:val="20"/>
              </w:rPr>
              <w:t>SOW.</w:t>
            </w:r>
          </w:p>
        </w:tc>
      </w:tr>
      <w:tr w:rsidR="009B7756" w:rsidRPr="005C3ED3" w14:paraId="4C47167D" w14:textId="77777777" w:rsidTr="7889AF9F">
        <w:tc>
          <w:tcPr>
            <w:tcW w:w="9077" w:type="dxa"/>
          </w:tcPr>
          <w:p w14:paraId="3CA97700" w14:textId="27D64C9B" w:rsidR="009B7756" w:rsidRPr="005C3ED3" w:rsidRDefault="00050760" w:rsidP="7889AF9F">
            <w:pPr>
              <w:numPr>
                <w:ilvl w:val="0"/>
                <w:numId w:val="31"/>
              </w:numPr>
              <w:tabs>
                <w:tab w:val="left" w:pos="180"/>
                <w:tab w:val="left" w:pos="270"/>
                <w:tab w:val="left" w:pos="442"/>
              </w:tabs>
              <w:rPr>
                <w:rFonts w:ascii="Arial" w:eastAsia="Arial" w:hAnsi="Arial" w:cs="Arial"/>
                <w:sz w:val="20"/>
                <w:szCs w:val="20"/>
              </w:rPr>
            </w:pPr>
            <w:r w:rsidRPr="005C3ED3">
              <w:rPr>
                <w:rFonts w:ascii="Arial" w:hAnsi="Arial" w:cs="Arial"/>
                <w:spacing w:val="-1"/>
                <w:sz w:val="20"/>
                <w:szCs w:val="20"/>
              </w:rPr>
              <w:t>If applicable, adhere</w:t>
            </w:r>
            <w:r w:rsidRPr="005C3ED3">
              <w:rPr>
                <w:rFonts w:ascii="Arial" w:hAnsi="Arial" w:cs="Arial"/>
                <w:sz w:val="20"/>
                <w:szCs w:val="20"/>
              </w:rPr>
              <w:t xml:space="preserve"> </w:t>
            </w:r>
            <w:r w:rsidRPr="005C3ED3">
              <w:rPr>
                <w:rFonts w:ascii="Arial" w:hAnsi="Arial" w:cs="Arial"/>
                <w:spacing w:val="-1"/>
                <w:sz w:val="20"/>
                <w:szCs w:val="20"/>
              </w:rPr>
              <w:t>to the</w:t>
            </w:r>
            <w:r w:rsidRPr="005C3ED3">
              <w:rPr>
                <w:rFonts w:ascii="Arial" w:hAnsi="Arial" w:cs="Arial"/>
                <w:sz w:val="20"/>
                <w:szCs w:val="20"/>
              </w:rPr>
              <w:t xml:space="preserve"> plan </w:t>
            </w:r>
            <w:r w:rsidRPr="005C3ED3">
              <w:rPr>
                <w:rFonts w:ascii="Arial" w:hAnsi="Arial" w:cs="Arial"/>
                <w:spacing w:val="-1"/>
                <w:sz w:val="20"/>
                <w:szCs w:val="20"/>
              </w:rPr>
              <w:t xml:space="preserve">that </w:t>
            </w:r>
            <w:r w:rsidRPr="005C3ED3">
              <w:rPr>
                <w:rFonts w:ascii="Arial" w:hAnsi="Arial" w:cs="Arial"/>
                <w:sz w:val="20"/>
                <w:szCs w:val="20"/>
              </w:rPr>
              <w:t xml:space="preserve">has </w:t>
            </w:r>
            <w:r w:rsidRPr="005C3ED3">
              <w:rPr>
                <w:rFonts w:ascii="Arial" w:hAnsi="Arial" w:cs="Arial"/>
                <w:spacing w:val="-1"/>
                <w:sz w:val="20"/>
                <w:szCs w:val="20"/>
              </w:rPr>
              <w:t>been</w:t>
            </w:r>
            <w:r w:rsidRPr="005C3ED3">
              <w:rPr>
                <w:rFonts w:ascii="Arial" w:hAnsi="Arial" w:cs="Arial"/>
                <w:sz w:val="20"/>
                <w:szCs w:val="20"/>
              </w:rPr>
              <w:t xml:space="preserve"> </w:t>
            </w:r>
            <w:r w:rsidRPr="005C3ED3">
              <w:rPr>
                <w:rFonts w:ascii="Arial" w:hAnsi="Arial" w:cs="Arial"/>
                <w:spacing w:val="-1"/>
                <w:sz w:val="20"/>
                <w:szCs w:val="20"/>
              </w:rPr>
              <w:t>agreed</w:t>
            </w:r>
            <w:r w:rsidRPr="005C3ED3">
              <w:rPr>
                <w:rFonts w:ascii="Arial" w:hAnsi="Arial" w:cs="Arial"/>
                <w:sz w:val="20"/>
                <w:szCs w:val="20"/>
              </w:rPr>
              <w:t xml:space="preserve"> </w:t>
            </w:r>
            <w:r w:rsidRPr="005C3ED3">
              <w:rPr>
                <w:rFonts w:ascii="Arial" w:hAnsi="Arial" w:cs="Arial"/>
                <w:spacing w:val="-1"/>
                <w:sz w:val="20"/>
                <w:szCs w:val="20"/>
              </w:rPr>
              <w:t>upon</w:t>
            </w:r>
            <w:r w:rsidRPr="005C3ED3">
              <w:rPr>
                <w:rFonts w:ascii="Arial" w:hAnsi="Arial" w:cs="Arial"/>
                <w:sz w:val="20"/>
                <w:szCs w:val="20"/>
              </w:rPr>
              <w:t xml:space="preserve"> by</w:t>
            </w:r>
            <w:r w:rsidRPr="005C3ED3">
              <w:rPr>
                <w:rFonts w:ascii="Arial" w:hAnsi="Arial" w:cs="Arial"/>
                <w:spacing w:val="-1"/>
                <w:sz w:val="20"/>
                <w:szCs w:val="20"/>
              </w:rPr>
              <w:t xml:space="preserve"> </w:t>
            </w:r>
            <w:r w:rsidRPr="005C3ED3">
              <w:rPr>
                <w:rFonts w:ascii="Arial" w:hAnsi="Arial" w:cs="Arial"/>
                <w:sz w:val="20"/>
                <w:szCs w:val="20"/>
              </w:rPr>
              <w:t>CBP</w:t>
            </w:r>
            <w:r w:rsidRPr="005C3ED3">
              <w:rPr>
                <w:rFonts w:ascii="Arial" w:hAnsi="Arial" w:cs="Arial"/>
                <w:spacing w:val="-1"/>
                <w:sz w:val="20"/>
                <w:szCs w:val="20"/>
              </w:rPr>
              <w:t xml:space="preserve"> </w:t>
            </w:r>
            <w:r w:rsidRPr="005C3ED3">
              <w:rPr>
                <w:rFonts w:ascii="Arial" w:hAnsi="Arial" w:cs="Arial"/>
                <w:sz w:val="20"/>
                <w:szCs w:val="20"/>
              </w:rPr>
              <w:t xml:space="preserve">for </w:t>
            </w:r>
            <w:r w:rsidRPr="005C3ED3">
              <w:rPr>
                <w:rFonts w:ascii="Arial" w:hAnsi="Arial" w:cs="Arial"/>
                <w:spacing w:val="-1"/>
                <w:sz w:val="20"/>
                <w:szCs w:val="20"/>
              </w:rPr>
              <w:t>subcontracting</w:t>
            </w:r>
            <w:r w:rsidRPr="005C3ED3">
              <w:rPr>
                <w:rFonts w:ascii="Arial" w:hAnsi="Arial" w:cs="Arial"/>
                <w:sz w:val="20"/>
                <w:szCs w:val="20"/>
              </w:rPr>
              <w:t xml:space="preserve"> </w:t>
            </w:r>
            <w:r w:rsidRPr="005C3ED3">
              <w:rPr>
                <w:rFonts w:ascii="Arial" w:hAnsi="Arial" w:cs="Arial"/>
                <w:spacing w:val="-1"/>
                <w:sz w:val="20"/>
                <w:szCs w:val="20"/>
              </w:rPr>
              <w:t>with</w:t>
            </w:r>
            <w:r w:rsidRPr="005C3ED3">
              <w:rPr>
                <w:rFonts w:ascii="Arial" w:hAnsi="Arial" w:cs="Arial"/>
                <w:sz w:val="20"/>
                <w:szCs w:val="20"/>
              </w:rPr>
              <w:t xml:space="preserve"> small</w:t>
            </w:r>
            <w:r w:rsidRPr="005C3ED3">
              <w:rPr>
                <w:rFonts w:ascii="Arial" w:hAnsi="Arial" w:cs="Arial"/>
                <w:spacing w:val="89"/>
                <w:sz w:val="20"/>
                <w:szCs w:val="20"/>
              </w:rPr>
              <w:t xml:space="preserve"> </w:t>
            </w:r>
            <w:r w:rsidRPr="005C3ED3">
              <w:rPr>
                <w:rFonts w:ascii="Arial" w:hAnsi="Arial" w:cs="Arial"/>
                <w:sz w:val="20"/>
                <w:szCs w:val="20"/>
              </w:rPr>
              <w:t>and small</w:t>
            </w:r>
            <w:r w:rsidRPr="005C3ED3">
              <w:rPr>
                <w:rFonts w:ascii="Arial" w:hAnsi="Arial" w:cs="Arial"/>
                <w:spacing w:val="-2"/>
                <w:sz w:val="20"/>
                <w:szCs w:val="20"/>
              </w:rPr>
              <w:t xml:space="preserve"> </w:t>
            </w:r>
            <w:r w:rsidRPr="005C3ED3">
              <w:rPr>
                <w:rFonts w:ascii="Arial" w:hAnsi="Arial" w:cs="Arial"/>
                <w:spacing w:val="-1"/>
                <w:sz w:val="20"/>
                <w:szCs w:val="20"/>
              </w:rPr>
              <w:t>disadvantaged</w:t>
            </w:r>
            <w:r w:rsidRPr="005C3ED3">
              <w:rPr>
                <w:rFonts w:ascii="Arial" w:hAnsi="Arial" w:cs="Arial"/>
                <w:sz w:val="20"/>
                <w:szCs w:val="20"/>
              </w:rPr>
              <w:t xml:space="preserve"> </w:t>
            </w:r>
            <w:r w:rsidRPr="005C3ED3">
              <w:rPr>
                <w:rFonts w:ascii="Arial" w:hAnsi="Arial" w:cs="Arial"/>
                <w:spacing w:val="-1"/>
                <w:sz w:val="20"/>
                <w:szCs w:val="20"/>
              </w:rPr>
              <w:t xml:space="preserve">businesses, </w:t>
            </w:r>
            <w:r w:rsidRPr="005C3ED3">
              <w:rPr>
                <w:rFonts w:ascii="Arial" w:hAnsi="Arial" w:cs="Arial"/>
                <w:sz w:val="20"/>
                <w:szCs w:val="20"/>
              </w:rPr>
              <w:t xml:space="preserve">in </w:t>
            </w:r>
            <w:r w:rsidRPr="005C3ED3">
              <w:rPr>
                <w:rFonts w:ascii="Arial" w:hAnsi="Arial" w:cs="Arial"/>
                <w:spacing w:val="-1"/>
                <w:sz w:val="20"/>
                <w:szCs w:val="20"/>
              </w:rPr>
              <w:t>accordance</w:t>
            </w:r>
            <w:r w:rsidRPr="005C3ED3">
              <w:rPr>
                <w:rFonts w:ascii="Arial" w:hAnsi="Arial" w:cs="Arial"/>
                <w:spacing w:val="-2"/>
                <w:sz w:val="20"/>
                <w:szCs w:val="20"/>
              </w:rPr>
              <w:t xml:space="preserve"> </w:t>
            </w:r>
            <w:r w:rsidRPr="005C3ED3">
              <w:rPr>
                <w:rFonts w:ascii="Arial" w:hAnsi="Arial" w:cs="Arial"/>
                <w:sz w:val="20"/>
                <w:szCs w:val="20"/>
              </w:rPr>
              <w:t xml:space="preserve">with </w:t>
            </w:r>
            <w:r w:rsidRPr="005C3ED3">
              <w:rPr>
                <w:rFonts w:ascii="Arial" w:hAnsi="Arial" w:cs="Arial"/>
                <w:spacing w:val="-1"/>
                <w:sz w:val="20"/>
                <w:szCs w:val="20"/>
              </w:rPr>
              <w:t>the</w:t>
            </w:r>
            <w:r w:rsidRPr="005C3ED3">
              <w:rPr>
                <w:rFonts w:ascii="Arial" w:hAnsi="Arial" w:cs="Arial"/>
                <w:sz w:val="20"/>
                <w:szCs w:val="20"/>
              </w:rPr>
              <w:t xml:space="preserve"> </w:t>
            </w:r>
            <w:r w:rsidRPr="005C3ED3">
              <w:rPr>
                <w:rFonts w:ascii="Arial" w:hAnsi="Arial" w:cs="Arial"/>
                <w:spacing w:val="-1"/>
                <w:sz w:val="20"/>
                <w:szCs w:val="20"/>
              </w:rPr>
              <w:t>Subcontracting</w:t>
            </w:r>
            <w:r w:rsidRPr="005C3ED3">
              <w:rPr>
                <w:rFonts w:ascii="Arial" w:hAnsi="Arial" w:cs="Arial"/>
                <w:sz w:val="20"/>
                <w:szCs w:val="20"/>
              </w:rPr>
              <w:t xml:space="preserve"> </w:t>
            </w:r>
            <w:r w:rsidRPr="005C3ED3">
              <w:rPr>
                <w:rFonts w:ascii="Arial" w:hAnsi="Arial" w:cs="Arial"/>
                <w:spacing w:val="-1"/>
                <w:sz w:val="20"/>
                <w:szCs w:val="20"/>
              </w:rPr>
              <w:t>Plan</w:t>
            </w:r>
            <w:r w:rsidRPr="005C3ED3">
              <w:rPr>
                <w:rFonts w:ascii="Arial" w:hAnsi="Arial" w:cs="Arial"/>
                <w:sz w:val="20"/>
                <w:szCs w:val="20"/>
              </w:rPr>
              <w:t xml:space="preserve"> </w:t>
            </w:r>
            <w:r w:rsidRPr="005C3ED3">
              <w:rPr>
                <w:rFonts w:ascii="Arial" w:hAnsi="Arial" w:cs="Arial"/>
                <w:spacing w:val="-1"/>
                <w:sz w:val="20"/>
                <w:szCs w:val="20"/>
              </w:rPr>
              <w:t xml:space="preserve">Outline </w:t>
            </w:r>
            <w:r w:rsidRPr="005C3ED3">
              <w:rPr>
                <w:rFonts w:ascii="Arial" w:hAnsi="Arial" w:cs="Arial"/>
                <w:sz w:val="20"/>
                <w:szCs w:val="20"/>
              </w:rPr>
              <w:t>and</w:t>
            </w:r>
            <w:r w:rsidRPr="005C3ED3">
              <w:rPr>
                <w:rFonts w:ascii="Arial" w:hAnsi="Arial" w:cs="Arial"/>
                <w:spacing w:val="95"/>
                <w:sz w:val="20"/>
                <w:szCs w:val="20"/>
              </w:rPr>
              <w:t xml:space="preserve"> </w:t>
            </w:r>
            <w:r w:rsidRPr="005C3ED3">
              <w:rPr>
                <w:rFonts w:ascii="Arial" w:hAnsi="Arial" w:cs="Arial"/>
                <w:spacing w:val="-1"/>
                <w:sz w:val="20"/>
                <w:szCs w:val="20"/>
              </w:rPr>
              <w:t>established</w:t>
            </w:r>
            <w:r w:rsidRPr="005C3ED3">
              <w:rPr>
                <w:rFonts w:ascii="Arial" w:hAnsi="Arial" w:cs="Arial"/>
                <w:sz w:val="20"/>
                <w:szCs w:val="20"/>
              </w:rPr>
              <w:t xml:space="preserve"> </w:t>
            </w:r>
            <w:r w:rsidRPr="005C3ED3">
              <w:rPr>
                <w:rFonts w:ascii="Arial" w:hAnsi="Arial" w:cs="Arial"/>
                <w:spacing w:val="-1"/>
                <w:sz w:val="20"/>
                <w:szCs w:val="20"/>
              </w:rPr>
              <w:t>procedures</w:t>
            </w:r>
            <w:r w:rsidRPr="005C3ED3">
              <w:rPr>
                <w:rFonts w:ascii="Arial" w:hAnsi="Arial" w:cs="Arial"/>
                <w:sz w:val="20"/>
                <w:szCs w:val="20"/>
              </w:rPr>
              <w:t xml:space="preserve"> </w:t>
            </w:r>
            <w:r w:rsidRPr="005C3ED3">
              <w:rPr>
                <w:rFonts w:ascii="Arial" w:hAnsi="Arial" w:cs="Arial"/>
                <w:spacing w:val="-1"/>
                <w:sz w:val="20"/>
                <w:szCs w:val="20"/>
              </w:rPr>
              <w:t>to</w:t>
            </w:r>
            <w:r w:rsidRPr="005C3ED3">
              <w:rPr>
                <w:rFonts w:ascii="Arial" w:hAnsi="Arial" w:cs="Arial"/>
                <w:sz w:val="20"/>
                <w:szCs w:val="20"/>
              </w:rPr>
              <w:t xml:space="preserve"> </w:t>
            </w:r>
            <w:r w:rsidRPr="005C3ED3">
              <w:rPr>
                <w:rFonts w:ascii="Arial" w:hAnsi="Arial" w:cs="Arial"/>
                <w:spacing w:val="-1"/>
                <w:sz w:val="20"/>
                <w:szCs w:val="20"/>
              </w:rPr>
              <w:t>monitor</w:t>
            </w:r>
            <w:r w:rsidRPr="005C3ED3">
              <w:rPr>
                <w:rFonts w:ascii="Arial" w:hAnsi="Arial" w:cs="Arial"/>
                <w:sz w:val="20"/>
                <w:szCs w:val="20"/>
              </w:rPr>
              <w:t xml:space="preserve"> </w:t>
            </w:r>
            <w:r w:rsidRPr="005C3ED3">
              <w:rPr>
                <w:rFonts w:ascii="Arial" w:hAnsi="Arial" w:cs="Arial"/>
                <w:spacing w:val="-1"/>
                <w:sz w:val="20"/>
                <w:szCs w:val="20"/>
              </w:rPr>
              <w:t>and</w:t>
            </w:r>
            <w:r w:rsidRPr="005C3ED3">
              <w:rPr>
                <w:rFonts w:ascii="Arial" w:hAnsi="Arial" w:cs="Arial"/>
                <w:sz w:val="20"/>
                <w:szCs w:val="20"/>
              </w:rPr>
              <w:t xml:space="preserve"> </w:t>
            </w:r>
            <w:r w:rsidRPr="005C3ED3">
              <w:rPr>
                <w:rFonts w:ascii="Arial" w:hAnsi="Arial" w:cs="Arial"/>
                <w:spacing w:val="-1"/>
                <w:sz w:val="20"/>
                <w:szCs w:val="20"/>
              </w:rPr>
              <w:t>control</w:t>
            </w:r>
            <w:r w:rsidRPr="005C3ED3">
              <w:rPr>
                <w:rFonts w:ascii="Arial" w:hAnsi="Arial" w:cs="Arial"/>
                <w:sz w:val="20"/>
                <w:szCs w:val="20"/>
              </w:rPr>
              <w:t xml:space="preserve"> </w:t>
            </w:r>
            <w:r w:rsidRPr="005C3ED3">
              <w:rPr>
                <w:rFonts w:ascii="Arial" w:hAnsi="Arial" w:cs="Arial"/>
                <w:spacing w:val="-1"/>
                <w:sz w:val="20"/>
                <w:szCs w:val="20"/>
              </w:rPr>
              <w:t>the subcontracting</w:t>
            </w:r>
            <w:r w:rsidRPr="005C3ED3">
              <w:rPr>
                <w:rFonts w:ascii="Arial" w:hAnsi="Arial" w:cs="Arial"/>
                <w:sz w:val="20"/>
                <w:szCs w:val="20"/>
              </w:rPr>
              <w:t xml:space="preserve"> </w:t>
            </w:r>
            <w:r w:rsidRPr="005C3ED3">
              <w:rPr>
                <w:rFonts w:ascii="Arial" w:hAnsi="Arial" w:cs="Arial"/>
                <w:spacing w:val="-1"/>
                <w:sz w:val="20"/>
                <w:szCs w:val="20"/>
              </w:rPr>
              <w:t>effort.</w:t>
            </w:r>
          </w:p>
        </w:tc>
      </w:tr>
    </w:tbl>
    <w:p w14:paraId="62B43C43" w14:textId="77777777" w:rsidR="00EE54E7" w:rsidRPr="005C3ED3" w:rsidRDefault="00EE54E7" w:rsidP="002071D6">
      <w:pPr>
        <w:pStyle w:val="BodyText"/>
        <w:tabs>
          <w:tab w:val="left" w:pos="180"/>
          <w:tab w:val="left" w:pos="270"/>
          <w:tab w:val="left" w:pos="1543"/>
        </w:tabs>
        <w:spacing w:before="116"/>
        <w:ind w:left="1893"/>
        <w:rPr>
          <w:rFonts w:cs="Arial"/>
        </w:rPr>
      </w:pPr>
    </w:p>
    <w:p w14:paraId="550E9E4F" w14:textId="77777777" w:rsidR="002071D6" w:rsidRPr="005C3ED3" w:rsidRDefault="002071D6" w:rsidP="7889AF9F">
      <w:pPr>
        <w:pStyle w:val="BodyText"/>
        <w:tabs>
          <w:tab w:val="left" w:pos="180"/>
          <w:tab w:val="left" w:pos="270"/>
          <w:tab w:val="left" w:pos="1543"/>
        </w:tabs>
        <w:spacing w:before="116"/>
        <w:ind w:left="1893"/>
        <w:rPr>
          <w:rFonts w:cs="Arial"/>
        </w:rPr>
      </w:pPr>
    </w:p>
    <w:p w14:paraId="44273698" w14:textId="126F1B63" w:rsidR="00F21C82" w:rsidRDefault="000456BC" w:rsidP="00B46EE4">
      <w:pPr>
        <w:pStyle w:val="BodyText"/>
        <w:numPr>
          <w:ilvl w:val="0"/>
          <w:numId w:val="38"/>
        </w:numPr>
        <w:tabs>
          <w:tab w:val="left" w:pos="180"/>
          <w:tab w:val="left" w:pos="270"/>
          <w:tab w:val="left" w:pos="1543"/>
        </w:tabs>
        <w:spacing w:before="120"/>
        <w:ind w:left="2790"/>
        <w:rPr>
          <w:rFonts w:cs="Arial"/>
        </w:rPr>
      </w:pPr>
      <w:r w:rsidRPr="7889AF9F">
        <w:rPr>
          <w:rFonts w:cs="Arial"/>
        </w:rPr>
        <w:t xml:space="preserve">The acceptable quality level for this </w:t>
      </w:r>
      <w:r w:rsidR="00C70E64" w:rsidRPr="7889AF9F">
        <w:rPr>
          <w:rFonts w:cs="Arial"/>
        </w:rPr>
        <w:t xml:space="preserve">BPA and Task Orders </w:t>
      </w:r>
      <w:r w:rsidRPr="7889AF9F">
        <w:rPr>
          <w:rFonts w:cs="Arial"/>
        </w:rPr>
        <w:t xml:space="preserve">is 95% - all information and </w:t>
      </w:r>
      <w:r w:rsidR="00B30F3B" w:rsidRPr="7889AF9F">
        <w:rPr>
          <w:rFonts w:cs="Arial"/>
        </w:rPr>
        <w:t xml:space="preserve">fingerprint </w:t>
      </w:r>
      <w:r w:rsidRPr="7889AF9F">
        <w:rPr>
          <w:rFonts w:cs="Arial"/>
        </w:rPr>
        <w:t>administration services from the Contractor shall be at least 95% accurate. The Quality Control Plan shall include measures (see chart above) for the Contractor to achieve all performance goals. The Contractor shall be responsible for the quality and timely completion of all  services.</w:t>
      </w:r>
    </w:p>
    <w:p w14:paraId="178DDACA" w14:textId="3812CBF5" w:rsidR="00433864" w:rsidRPr="002442CE" w:rsidRDefault="000456BC" w:rsidP="00F21C82">
      <w:pPr>
        <w:pStyle w:val="BodyText"/>
        <w:numPr>
          <w:ilvl w:val="2"/>
          <w:numId w:val="31"/>
        </w:numPr>
        <w:tabs>
          <w:tab w:val="left" w:pos="180"/>
          <w:tab w:val="left" w:pos="270"/>
          <w:tab w:val="left" w:pos="1543"/>
        </w:tabs>
        <w:spacing w:before="120"/>
        <w:rPr>
          <w:rFonts w:cs="Arial"/>
          <w:b/>
          <w:bCs/>
        </w:rPr>
      </w:pPr>
      <w:r w:rsidRPr="7889AF9F">
        <w:rPr>
          <w:rFonts w:cs="Arial"/>
          <w:b/>
          <w:bCs/>
        </w:rPr>
        <w:t>The Contractor’s Quality Control Plan shall include</w:t>
      </w:r>
      <w:r w:rsidR="009D3765" w:rsidRPr="7889AF9F">
        <w:rPr>
          <w:rFonts w:cs="Arial"/>
          <w:b/>
          <w:bCs/>
        </w:rPr>
        <w:t>, at a minimum:</w:t>
      </w:r>
    </w:p>
    <w:p w14:paraId="333B17D1" w14:textId="77777777" w:rsidR="00B46EE4" w:rsidRDefault="000456BC" w:rsidP="00B46EE4">
      <w:pPr>
        <w:pStyle w:val="BodyText"/>
        <w:numPr>
          <w:ilvl w:val="3"/>
          <w:numId w:val="31"/>
        </w:numPr>
        <w:tabs>
          <w:tab w:val="left" w:pos="180"/>
          <w:tab w:val="left" w:pos="270"/>
          <w:tab w:val="left" w:pos="1543"/>
        </w:tabs>
        <w:spacing w:before="120"/>
        <w:ind w:left="2790"/>
        <w:rPr>
          <w:rFonts w:cs="Arial"/>
        </w:rPr>
      </w:pPr>
      <w:r w:rsidRPr="00B46EE4">
        <w:rPr>
          <w:rFonts w:cs="Arial"/>
        </w:rPr>
        <w:t>All items addressed in the Performance Measures Chart in this SOW;</w:t>
      </w:r>
    </w:p>
    <w:p w14:paraId="3CC03F7E" w14:textId="2FE304C7" w:rsidR="00433864" w:rsidRPr="00B46EE4" w:rsidRDefault="000456BC" w:rsidP="00B46EE4">
      <w:pPr>
        <w:pStyle w:val="BodyText"/>
        <w:numPr>
          <w:ilvl w:val="3"/>
          <w:numId w:val="31"/>
        </w:numPr>
        <w:tabs>
          <w:tab w:val="left" w:pos="180"/>
          <w:tab w:val="left" w:pos="270"/>
          <w:tab w:val="left" w:pos="1543"/>
        </w:tabs>
        <w:spacing w:before="120"/>
        <w:ind w:left="2790"/>
        <w:rPr>
          <w:rFonts w:cs="Arial"/>
        </w:rPr>
      </w:pPr>
      <w:r w:rsidRPr="00B46EE4">
        <w:rPr>
          <w:rFonts w:cs="Arial"/>
        </w:rPr>
        <w:t>Monitoring the performance of all subcontractors, including:</w:t>
      </w:r>
    </w:p>
    <w:p w14:paraId="3650AC53" w14:textId="38C54C30" w:rsidR="00433864" w:rsidRPr="005C3ED3" w:rsidRDefault="000456BC" w:rsidP="7889AF9F">
      <w:pPr>
        <w:pStyle w:val="BodyText"/>
        <w:numPr>
          <w:ilvl w:val="5"/>
          <w:numId w:val="31"/>
        </w:numPr>
        <w:tabs>
          <w:tab w:val="left" w:pos="180"/>
          <w:tab w:val="left" w:pos="270"/>
          <w:tab w:val="left" w:pos="2070"/>
        </w:tabs>
        <w:spacing w:before="120"/>
        <w:ind w:left="3240"/>
        <w:rPr>
          <w:rFonts w:cs="Arial"/>
        </w:rPr>
      </w:pPr>
      <w:r w:rsidRPr="7889AF9F">
        <w:rPr>
          <w:rFonts w:cs="Arial"/>
        </w:rPr>
        <w:t>Process for identifying and correcting errors/deficiencies and an error rate not to exceed five (5) percent for work completed by subcontractor(s);</w:t>
      </w:r>
    </w:p>
    <w:p w14:paraId="4FEFC70A" w14:textId="77777777" w:rsidR="00433864" w:rsidRPr="005C3ED3" w:rsidRDefault="000456BC" w:rsidP="7889AF9F">
      <w:pPr>
        <w:pStyle w:val="BodyText"/>
        <w:numPr>
          <w:ilvl w:val="5"/>
          <w:numId w:val="31"/>
        </w:numPr>
        <w:tabs>
          <w:tab w:val="left" w:pos="180"/>
          <w:tab w:val="left" w:pos="270"/>
          <w:tab w:val="left" w:pos="2070"/>
        </w:tabs>
        <w:spacing w:before="120"/>
        <w:ind w:left="3240"/>
        <w:rPr>
          <w:rFonts w:cs="Arial"/>
        </w:rPr>
      </w:pPr>
      <w:r w:rsidRPr="7889AF9F">
        <w:rPr>
          <w:rFonts w:cs="Arial"/>
        </w:rPr>
        <w:t xml:space="preserve">Verifying the qualifications and training of all </w:t>
      </w:r>
      <w:r w:rsidR="005727F7" w:rsidRPr="7889AF9F">
        <w:rPr>
          <w:rFonts w:cs="Arial"/>
        </w:rPr>
        <w:t>staff;</w:t>
      </w:r>
    </w:p>
    <w:p w14:paraId="3CB3B123" w14:textId="3F99B709" w:rsidR="00433864" w:rsidRPr="005C3ED3" w:rsidRDefault="000456BC" w:rsidP="7889AF9F">
      <w:pPr>
        <w:pStyle w:val="BodyText"/>
        <w:numPr>
          <w:ilvl w:val="5"/>
          <w:numId w:val="31"/>
        </w:numPr>
        <w:tabs>
          <w:tab w:val="left" w:pos="180"/>
          <w:tab w:val="left" w:pos="270"/>
          <w:tab w:val="left" w:pos="2070"/>
        </w:tabs>
        <w:spacing w:before="119"/>
        <w:ind w:left="3240"/>
        <w:rPr>
          <w:rFonts w:cs="Arial"/>
        </w:rPr>
      </w:pPr>
      <w:r w:rsidRPr="7889AF9F">
        <w:rPr>
          <w:rFonts w:cs="Arial"/>
        </w:rPr>
        <w:t xml:space="preserve">Monitoring pending </w:t>
      </w:r>
      <w:r w:rsidR="005727F7" w:rsidRPr="7889AF9F">
        <w:rPr>
          <w:rFonts w:cs="Arial"/>
        </w:rPr>
        <w:t xml:space="preserve">fingerprint requirements </w:t>
      </w:r>
      <w:r w:rsidRPr="7889AF9F">
        <w:rPr>
          <w:rFonts w:cs="Arial"/>
        </w:rPr>
        <w:t>and follow-up to ensure the completion of services within required timeframes; and</w:t>
      </w:r>
    </w:p>
    <w:p w14:paraId="549F51C6" w14:textId="77777777" w:rsidR="00433864" w:rsidRPr="005C3ED3" w:rsidRDefault="000456BC" w:rsidP="7889AF9F">
      <w:pPr>
        <w:pStyle w:val="BodyText"/>
        <w:numPr>
          <w:ilvl w:val="5"/>
          <w:numId w:val="31"/>
        </w:numPr>
        <w:tabs>
          <w:tab w:val="left" w:pos="180"/>
          <w:tab w:val="left" w:pos="270"/>
          <w:tab w:val="left" w:pos="2070"/>
        </w:tabs>
        <w:spacing w:before="120"/>
        <w:ind w:left="3240"/>
        <w:rPr>
          <w:rFonts w:cs="Arial"/>
        </w:rPr>
      </w:pPr>
      <w:r w:rsidRPr="7889AF9F">
        <w:rPr>
          <w:rFonts w:cs="Arial"/>
        </w:rPr>
        <w:t>Verifying candidate attendance at scheduled appointments and ensuring that what is reported back to the Contractor from the subcontractors is accurate.</w:t>
      </w:r>
    </w:p>
    <w:p w14:paraId="7F10EC65" w14:textId="77777777" w:rsidR="00433864" w:rsidRPr="005C3ED3" w:rsidRDefault="000456BC" w:rsidP="7889AF9F">
      <w:pPr>
        <w:pStyle w:val="BodyText"/>
        <w:numPr>
          <w:ilvl w:val="3"/>
          <w:numId w:val="31"/>
        </w:numPr>
        <w:tabs>
          <w:tab w:val="left" w:pos="180"/>
          <w:tab w:val="left" w:pos="270"/>
          <w:tab w:val="left" w:pos="1543"/>
        </w:tabs>
        <w:spacing w:before="120"/>
        <w:ind w:left="2790"/>
        <w:rPr>
          <w:rFonts w:cs="Arial"/>
        </w:rPr>
      </w:pPr>
      <w:r w:rsidRPr="7889AF9F">
        <w:rPr>
          <w:rFonts w:cs="Arial"/>
        </w:rPr>
        <w:t>Monitoring the primary Contractor’s performance (including Key Personnel);</w:t>
      </w:r>
    </w:p>
    <w:p w14:paraId="4749EC3B" w14:textId="47C2EBD6" w:rsidR="00433864" w:rsidRPr="005C3ED3" w:rsidRDefault="000456BC" w:rsidP="7889AF9F">
      <w:pPr>
        <w:pStyle w:val="BodyText"/>
        <w:numPr>
          <w:ilvl w:val="3"/>
          <w:numId w:val="31"/>
        </w:numPr>
        <w:tabs>
          <w:tab w:val="left" w:pos="180"/>
          <w:tab w:val="left" w:pos="270"/>
          <w:tab w:val="left" w:pos="1543"/>
        </w:tabs>
        <w:spacing w:before="120"/>
        <w:ind w:left="2790"/>
        <w:rPr>
          <w:rFonts w:cs="Arial"/>
        </w:rPr>
      </w:pPr>
      <w:r w:rsidRPr="7889AF9F">
        <w:rPr>
          <w:rFonts w:cs="Arial"/>
        </w:rPr>
        <w:t>Contingency plan(s) for emergency operations when the Contractor's and/or subcontractor's services are impacted by natural disasters, severe weather,</w:t>
      </w:r>
      <w:r w:rsidR="00C769D5" w:rsidRPr="7889AF9F">
        <w:rPr>
          <w:rFonts w:cs="Arial"/>
        </w:rPr>
        <w:t xml:space="preserve"> pandemics,</w:t>
      </w:r>
      <w:r w:rsidRPr="7889AF9F">
        <w:rPr>
          <w:rFonts w:cs="Arial"/>
        </w:rPr>
        <w:t xml:space="preserve"> etc.;</w:t>
      </w:r>
    </w:p>
    <w:p w14:paraId="79F871EA" w14:textId="77777777" w:rsidR="00433864" w:rsidRPr="005C3ED3" w:rsidRDefault="000456BC" w:rsidP="7889AF9F">
      <w:pPr>
        <w:pStyle w:val="BodyText"/>
        <w:numPr>
          <w:ilvl w:val="5"/>
          <w:numId w:val="31"/>
        </w:numPr>
        <w:tabs>
          <w:tab w:val="left" w:pos="180"/>
          <w:tab w:val="left" w:pos="270"/>
          <w:tab w:val="left" w:pos="1543"/>
        </w:tabs>
        <w:spacing w:before="120"/>
        <w:ind w:left="3240" w:hanging="270"/>
        <w:rPr>
          <w:rFonts w:cs="Arial"/>
        </w:rPr>
      </w:pPr>
      <w:r w:rsidRPr="7889AF9F">
        <w:rPr>
          <w:rFonts w:cs="Arial"/>
        </w:rPr>
        <w:t>Contingency plan(s) for loss of information and security breach;</w:t>
      </w:r>
    </w:p>
    <w:p w14:paraId="4B372015" w14:textId="19DADCF8" w:rsidR="00433864" w:rsidRPr="005C3ED3" w:rsidRDefault="000456BC" w:rsidP="7889AF9F">
      <w:pPr>
        <w:pStyle w:val="BodyText"/>
        <w:numPr>
          <w:ilvl w:val="5"/>
          <w:numId w:val="31"/>
        </w:numPr>
        <w:tabs>
          <w:tab w:val="left" w:pos="180"/>
          <w:tab w:val="left" w:pos="270"/>
          <w:tab w:val="left" w:pos="1543"/>
        </w:tabs>
        <w:spacing w:before="120"/>
        <w:ind w:left="3240" w:hanging="270"/>
        <w:rPr>
          <w:rFonts w:cs="Arial"/>
        </w:rPr>
      </w:pPr>
      <w:r w:rsidRPr="7889AF9F">
        <w:rPr>
          <w:rFonts w:cs="Arial"/>
        </w:rPr>
        <w:t xml:space="preserve">Detailed Plan for adhering to required deadlines; </w:t>
      </w:r>
    </w:p>
    <w:p w14:paraId="1CD6AC0F" w14:textId="5C5E0F51" w:rsidR="00433864" w:rsidRPr="005C3ED3" w:rsidRDefault="000456BC" w:rsidP="7889AF9F">
      <w:pPr>
        <w:pStyle w:val="BodyText"/>
        <w:numPr>
          <w:ilvl w:val="5"/>
          <w:numId w:val="31"/>
        </w:numPr>
        <w:tabs>
          <w:tab w:val="left" w:pos="180"/>
          <w:tab w:val="left" w:pos="270"/>
          <w:tab w:val="left" w:pos="1543"/>
        </w:tabs>
        <w:spacing w:before="119"/>
        <w:ind w:left="3240" w:hanging="270"/>
        <w:rPr>
          <w:rFonts w:cs="Arial"/>
        </w:rPr>
      </w:pPr>
      <w:r w:rsidRPr="7889AF9F">
        <w:rPr>
          <w:rFonts w:cs="Arial"/>
        </w:rPr>
        <w:t>The Contractor’s security procedures</w:t>
      </w:r>
      <w:r w:rsidR="009D3765" w:rsidRPr="7889AF9F">
        <w:rPr>
          <w:rFonts w:cs="Arial"/>
        </w:rPr>
        <w:t>;</w:t>
      </w:r>
    </w:p>
    <w:p w14:paraId="72937A89" w14:textId="0FBFA2BC" w:rsidR="00433864" w:rsidRPr="005C3ED3" w:rsidRDefault="000456BC" w:rsidP="7889AF9F">
      <w:pPr>
        <w:pStyle w:val="BodyText"/>
        <w:numPr>
          <w:ilvl w:val="5"/>
          <w:numId w:val="31"/>
        </w:numPr>
        <w:tabs>
          <w:tab w:val="left" w:pos="180"/>
          <w:tab w:val="left" w:pos="270"/>
          <w:tab w:val="left" w:pos="1543"/>
        </w:tabs>
        <w:spacing w:before="120" w:line="360" w:lineRule="auto"/>
        <w:ind w:left="3240" w:hanging="270"/>
        <w:rPr>
          <w:rFonts w:cs="Arial"/>
        </w:rPr>
      </w:pPr>
      <w:r w:rsidRPr="7889AF9F">
        <w:rPr>
          <w:rFonts w:cs="Arial"/>
        </w:rPr>
        <w:t>Detailed procedures to review and correct data entry errors in automated systems</w:t>
      </w:r>
      <w:r w:rsidR="009D3765" w:rsidRPr="7889AF9F">
        <w:rPr>
          <w:rFonts w:cs="Arial"/>
        </w:rPr>
        <w:t>; and</w:t>
      </w:r>
    </w:p>
    <w:p w14:paraId="1ED0D7BA" w14:textId="77777777" w:rsidR="00433864" w:rsidRPr="005C3ED3" w:rsidRDefault="000456BC" w:rsidP="7889AF9F">
      <w:pPr>
        <w:pStyle w:val="BodyText"/>
        <w:numPr>
          <w:ilvl w:val="5"/>
          <w:numId w:val="31"/>
        </w:numPr>
        <w:tabs>
          <w:tab w:val="left" w:pos="180"/>
          <w:tab w:val="left" w:pos="270"/>
          <w:tab w:val="left" w:pos="1543"/>
        </w:tabs>
        <w:spacing w:before="10"/>
        <w:ind w:left="3240" w:hanging="270"/>
        <w:rPr>
          <w:rFonts w:cs="Arial"/>
        </w:rPr>
      </w:pPr>
      <w:r w:rsidRPr="7889AF9F">
        <w:rPr>
          <w:rFonts w:cs="Arial"/>
        </w:rPr>
        <w:t>Systems to review all information for completeness and accuracy prior to submission to CBP.</w:t>
      </w:r>
    </w:p>
    <w:p w14:paraId="4CF0BB15" w14:textId="77777777" w:rsidR="00777948" w:rsidRPr="005C3ED3" w:rsidRDefault="00777948" w:rsidP="7889AF9F">
      <w:pPr>
        <w:pStyle w:val="BodyText"/>
        <w:tabs>
          <w:tab w:val="left" w:pos="180"/>
          <w:tab w:val="left" w:pos="270"/>
          <w:tab w:val="left" w:pos="1543"/>
        </w:tabs>
        <w:spacing w:before="10"/>
        <w:ind w:left="1542"/>
        <w:rPr>
          <w:rFonts w:cs="Arial"/>
        </w:rPr>
      </w:pPr>
    </w:p>
    <w:p w14:paraId="47D33D75" w14:textId="77777777" w:rsidR="00411D18" w:rsidRDefault="002442CE" w:rsidP="00411D18">
      <w:pPr>
        <w:pStyle w:val="BodyText"/>
        <w:numPr>
          <w:ilvl w:val="2"/>
          <w:numId w:val="31"/>
        </w:numPr>
        <w:tabs>
          <w:tab w:val="left" w:pos="180"/>
          <w:tab w:val="left" w:pos="270"/>
          <w:tab w:val="left" w:pos="1016"/>
          <w:tab w:val="left" w:pos="2070"/>
        </w:tabs>
        <w:spacing w:before="74"/>
        <w:rPr>
          <w:rFonts w:cs="Arial"/>
        </w:rPr>
      </w:pPr>
      <w:r w:rsidRPr="7889AF9F">
        <w:rPr>
          <w:rFonts w:cs="Arial"/>
        </w:rPr>
        <w:t xml:space="preserve"> </w:t>
      </w:r>
      <w:r w:rsidR="000456BC" w:rsidRPr="7889AF9F">
        <w:rPr>
          <w:rFonts w:cs="Arial"/>
        </w:rPr>
        <w:t>Monthly teleconference meetings with the Contractor shall be scheduled to discuss quality control</w:t>
      </w:r>
      <w:r w:rsidRPr="7889AF9F">
        <w:rPr>
          <w:rFonts w:cs="Arial"/>
        </w:rPr>
        <w:t xml:space="preserve"> </w:t>
      </w:r>
      <w:r w:rsidR="000456BC" w:rsidRPr="7889AF9F">
        <w:rPr>
          <w:rFonts w:cs="Arial"/>
        </w:rPr>
        <w:t>and performance issues.</w:t>
      </w:r>
      <w:r w:rsidR="009D3765" w:rsidRPr="7889AF9F">
        <w:rPr>
          <w:rFonts w:cs="Arial"/>
        </w:rPr>
        <w:t xml:space="preserve"> </w:t>
      </w:r>
      <w:r w:rsidR="004338E4" w:rsidRPr="7889AF9F">
        <w:rPr>
          <w:rFonts w:cs="Arial"/>
        </w:rPr>
        <w:t>Contractor’s</w:t>
      </w:r>
      <w:r w:rsidR="00946D6F" w:rsidRPr="7889AF9F">
        <w:rPr>
          <w:rFonts w:cs="Arial"/>
        </w:rPr>
        <w:t xml:space="preserve"> </w:t>
      </w:r>
      <w:r w:rsidR="009D3765" w:rsidRPr="7889AF9F">
        <w:rPr>
          <w:rFonts w:cs="Arial"/>
        </w:rPr>
        <w:t>attendance shall be at the Contractor’s expense.</w:t>
      </w:r>
    </w:p>
    <w:p w14:paraId="79863ABD" w14:textId="77777777" w:rsidR="00411D18" w:rsidRDefault="000456BC" w:rsidP="00411D18">
      <w:pPr>
        <w:pStyle w:val="BodyText"/>
        <w:numPr>
          <w:ilvl w:val="3"/>
          <w:numId w:val="31"/>
        </w:numPr>
        <w:tabs>
          <w:tab w:val="left" w:pos="180"/>
          <w:tab w:val="left" w:pos="270"/>
          <w:tab w:val="left" w:pos="1016"/>
          <w:tab w:val="left" w:pos="2070"/>
        </w:tabs>
        <w:spacing w:before="74"/>
        <w:ind w:left="2790"/>
        <w:rPr>
          <w:rFonts w:cs="Arial"/>
        </w:rPr>
      </w:pPr>
      <w:r w:rsidRPr="00411D18">
        <w:rPr>
          <w:rFonts w:cs="Arial"/>
        </w:rPr>
        <w:t>The Contractor shall resolve any issues in accordance with this SOW.</w:t>
      </w:r>
    </w:p>
    <w:p w14:paraId="209C851E" w14:textId="76D2369E" w:rsidR="00433864" w:rsidRPr="00411D18" w:rsidRDefault="000456BC" w:rsidP="00411D18">
      <w:pPr>
        <w:pStyle w:val="BodyText"/>
        <w:numPr>
          <w:ilvl w:val="3"/>
          <w:numId w:val="31"/>
        </w:numPr>
        <w:tabs>
          <w:tab w:val="left" w:pos="180"/>
          <w:tab w:val="left" w:pos="270"/>
          <w:tab w:val="left" w:pos="1016"/>
          <w:tab w:val="left" w:pos="2070"/>
        </w:tabs>
        <w:spacing w:before="74"/>
        <w:ind w:left="2790"/>
        <w:rPr>
          <w:rFonts w:cs="Arial"/>
        </w:rPr>
      </w:pPr>
      <w:r w:rsidRPr="00411D18">
        <w:rPr>
          <w:rFonts w:cs="Arial"/>
        </w:rPr>
        <w:t>The Contractor’s quality control effectiveness shall be noted in the annual performance evaluations.</w:t>
      </w:r>
    </w:p>
    <w:p w14:paraId="7E6FE281" w14:textId="77777777" w:rsidR="00803084" w:rsidRPr="00803084" w:rsidRDefault="00803084" w:rsidP="00803084">
      <w:pPr>
        <w:pStyle w:val="ListParagraph"/>
        <w:numPr>
          <w:ilvl w:val="1"/>
          <w:numId w:val="31"/>
        </w:numPr>
        <w:outlineLvl w:val="0"/>
        <w:rPr>
          <w:rFonts w:ascii="Arial" w:eastAsia="Arial" w:hAnsi="Arial"/>
          <w:b/>
          <w:bCs/>
          <w:vanish/>
          <w:sz w:val="20"/>
          <w:szCs w:val="20"/>
        </w:rPr>
      </w:pPr>
      <w:bookmarkStart w:id="50" w:name="_bookmark54"/>
      <w:bookmarkEnd w:id="50"/>
    </w:p>
    <w:p w14:paraId="65AD1F93" w14:textId="12270823" w:rsidR="00433864" w:rsidRPr="005C3ED3" w:rsidRDefault="000456BC" w:rsidP="7889AF9F">
      <w:pPr>
        <w:pStyle w:val="Heading1"/>
        <w:numPr>
          <w:ilvl w:val="1"/>
          <w:numId w:val="31"/>
        </w:numPr>
      </w:pPr>
      <w:r>
        <w:t>Reports</w:t>
      </w:r>
    </w:p>
    <w:p w14:paraId="3DA13613" w14:textId="77777777" w:rsidR="00433864" w:rsidRPr="005C3ED3" w:rsidRDefault="000456BC" w:rsidP="7889AF9F">
      <w:pPr>
        <w:pStyle w:val="BodyText"/>
        <w:numPr>
          <w:ilvl w:val="2"/>
          <w:numId w:val="31"/>
        </w:numPr>
        <w:tabs>
          <w:tab w:val="left" w:pos="180"/>
          <w:tab w:val="left" w:pos="270"/>
          <w:tab w:val="left" w:pos="1016"/>
        </w:tabs>
        <w:spacing w:before="58"/>
        <w:rPr>
          <w:rFonts w:cs="Arial"/>
        </w:rPr>
      </w:pPr>
      <w:r w:rsidRPr="7889AF9F">
        <w:rPr>
          <w:rFonts w:cs="Arial"/>
        </w:rPr>
        <w:t>The Contractor shall submit all reports to the COR within three (3) business days of the request unless otherwise specified in this SOW.</w:t>
      </w:r>
    </w:p>
    <w:p w14:paraId="6CA4516A" w14:textId="712FAF46" w:rsidR="00433864" w:rsidRPr="005C3ED3" w:rsidRDefault="000456BC" w:rsidP="7889AF9F">
      <w:pPr>
        <w:pStyle w:val="BodyText"/>
        <w:numPr>
          <w:ilvl w:val="2"/>
          <w:numId w:val="31"/>
        </w:numPr>
        <w:tabs>
          <w:tab w:val="left" w:pos="180"/>
          <w:tab w:val="left" w:pos="270"/>
          <w:tab w:val="left" w:pos="1016"/>
        </w:tabs>
        <w:spacing w:before="120"/>
        <w:rPr>
          <w:rFonts w:cs="Arial"/>
        </w:rPr>
      </w:pPr>
      <w:r w:rsidRPr="7889AF9F">
        <w:rPr>
          <w:rFonts w:cs="Arial"/>
        </w:rPr>
        <w:t xml:space="preserve">All reports shall be written to CBP's </w:t>
      </w:r>
      <w:r w:rsidR="000A2495" w:rsidRPr="7889AF9F">
        <w:rPr>
          <w:rFonts w:cs="Arial"/>
        </w:rPr>
        <w:t>specifications and</w:t>
      </w:r>
      <w:r w:rsidRPr="7889AF9F">
        <w:rPr>
          <w:rFonts w:cs="Arial"/>
        </w:rPr>
        <w:t xml:space="preserve"> shall be provided electronically via the Contractor’s automated database syste</w:t>
      </w:r>
      <w:r w:rsidR="00C769D5" w:rsidRPr="7889AF9F">
        <w:rPr>
          <w:rFonts w:cs="Arial"/>
        </w:rPr>
        <w:t>m and a format prescribed by CBP</w:t>
      </w:r>
      <w:r w:rsidRPr="7889AF9F">
        <w:rPr>
          <w:rFonts w:cs="Arial"/>
        </w:rPr>
        <w:t>. The Contractor shall retain electronic copies of all data to the extent required to comply with this SOW’s document retention requirement.</w:t>
      </w:r>
    </w:p>
    <w:p w14:paraId="76D43987" w14:textId="77777777" w:rsidR="00433864" w:rsidRPr="005C3ED3" w:rsidRDefault="000456BC" w:rsidP="7889AF9F">
      <w:pPr>
        <w:pStyle w:val="BodyText"/>
        <w:numPr>
          <w:ilvl w:val="2"/>
          <w:numId w:val="31"/>
        </w:numPr>
        <w:tabs>
          <w:tab w:val="left" w:pos="180"/>
          <w:tab w:val="left" w:pos="270"/>
          <w:tab w:val="left" w:pos="1016"/>
        </w:tabs>
        <w:spacing w:before="120"/>
        <w:rPr>
          <w:rFonts w:cs="Arial"/>
        </w:rPr>
      </w:pPr>
      <w:r w:rsidRPr="7889AF9F">
        <w:rPr>
          <w:rFonts w:cs="Arial"/>
        </w:rPr>
        <w:t>The Project Status Report shall be provided no later than the tenth (10) day of each month containing data from the previous month. This report shall also be provided ad hoc with updated data for a given date range as requested by the COR. The report shall include, at a minimum, the following information separated by position for the given reporting period:</w:t>
      </w:r>
    </w:p>
    <w:p w14:paraId="46AFF125" w14:textId="3D59BF57" w:rsidR="00433864" w:rsidRPr="005C3ED3" w:rsidRDefault="000456BC" w:rsidP="7889AF9F">
      <w:pPr>
        <w:pStyle w:val="BodyText"/>
        <w:numPr>
          <w:ilvl w:val="3"/>
          <w:numId w:val="31"/>
        </w:numPr>
        <w:tabs>
          <w:tab w:val="left" w:pos="180"/>
          <w:tab w:val="left" w:pos="270"/>
          <w:tab w:val="left" w:pos="1543"/>
        </w:tabs>
        <w:spacing w:before="119"/>
        <w:rPr>
          <w:rFonts w:cs="Arial"/>
        </w:rPr>
      </w:pPr>
      <w:r w:rsidRPr="7889AF9F">
        <w:rPr>
          <w:rFonts w:cs="Arial"/>
        </w:rPr>
        <w:t xml:space="preserve">Status of all </w:t>
      </w:r>
      <w:r w:rsidR="005727F7" w:rsidRPr="7889AF9F">
        <w:rPr>
          <w:rFonts w:cs="Arial"/>
        </w:rPr>
        <w:t xml:space="preserve">fingerprints for all </w:t>
      </w:r>
      <w:r w:rsidR="00885C38" w:rsidRPr="7889AF9F">
        <w:rPr>
          <w:rFonts w:cs="Arial"/>
        </w:rPr>
        <w:t>candidates</w:t>
      </w:r>
      <w:r w:rsidR="00D3375B" w:rsidRPr="7889AF9F">
        <w:rPr>
          <w:rFonts w:cs="Arial"/>
        </w:rPr>
        <w:t>;</w:t>
      </w:r>
    </w:p>
    <w:p w14:paraId="66C2F114" w14:textId="6FF18F08" w:rsidR="00433864" w:rsidRPr="005C3ED3" w:rsidRDefault="00885C38" w:rsidP="7889AF9F">
      <w:pPr>
        <w:pStyle w:val="BodyText"/>
        <w:numPr>
          <w:ilvl w:val="3"/>
          <w:numId w:val="31"/>
        </w:numPr>
        <w:tabs>
          <w:tab w:val="left" w:pos="180"/>
          <w:tab w:val="left" w:pos="270"/>
          <w:tab w:val="left" w:pos="1543"/>
        </w:tabs>
        <w:spacing w:before="120"/>
        <w:rPr>
          <w:rFonts w:cs="Arial"/>
        </w:rPr>
      </w:pPr>
      <w:r w:rsidRPr="7889AF9F">
        <w:rPr>
          <w:rFonts w:cs="Arial"/>
        </w:rPr>
        <w:t>A</w:t>
      </w:r>
      <w:r w:rsidR="00466194" w:rsidRPr="7889AF9F">
        <w:rPr>
          <w:rFonts w:cs="Arial"/>
        </w:rPr>
        <w:t xml:space="preserve"> t</w:t>
      </w:r>
      <w:r w:rsidR="000456BC" w:rsidRPr="7889AF9F">
        <w:rPr>
          <w:rFonts w:cs="Arial"/>
        </w:rPr>
        <w:t xml:space="preserve">otal number of </w:t>
      </w:r>
      <w:r w:rsidR="005727F7" w:rsidRPr="7889AF9F">
        <w:rPr>
          <w:rFonts w:cs="Arial"/>
        </w:rPr>
        <w:t>fingerprints captured</w:t>
      </w:r>
      <w:r w:rsidR="000456BC" w:rsidRPr="7889AF9F">
        <w:rPr>
          <w:rFonts w:cs="Arial"/>
        </w:rPr>
        <w:t xml:space="preserve"> per date, and the cumulative number of </w:t>
      </w:r>
      <w:r w:rsidR="005727F7" w:rsidRPr="7889AF9F">
        <w:rPr>
          <w:rFonts w:cs="Arial"/>
        </w:rPr>
        <w:t>requests</w:t>
      </w:r>
      <w:r w:rsidR="000456BC" w:rsidRPr="7889AF9F">
        <w:rPr>
          <w:rFonts w:cs="Arial"/>
        </w:rPr>
        <w:t xml:space="preserve"> ordered for the given reporting period;</w:t>
      </w:r>
    </w:p>
    <w:p w14:paraId="5FA787E5" w14:textId="77777777" w:rsidR="00433864" w:rsidRPr="005C3ED3" w:rsidRDefault="000456BC" w:rsidP="7889AF9F">
      <w:pPr>
        <w:pStyle w:val="BodyText"/>
        <w:numPr>
          <w:ilvl w:val="3"/>
          <w:numId w:val="31"/>
        </w:numPr>
        <w:tabs>
          <w:tab w:val="left" w:pos="180"/>
          <w:tab w:val="left" w:pos="270"/>
          <w:tab w:val="left" w:pos="1543"/>
        </w:tabs>
        <w:spacing w:before="120"/>
        <w:rPr>
          <w:rFonts w:cs="Arial"/>
        </w:rPr>
      </w:pPr>
      <w:r w:rsidRPr="7889AF9F">
        <w:rPr>
          <w:rFonts w:cs="Arial"/>
        </w:rPr>
        <w:t xml:space="preserve">Total number of </w:t>
      </w:r>
      <w:r w:rsidR="005727F7" w:rsidRPr="7889AF9F">
        <w:rPr>
          <w:rFonts w:cs="Arial"/>
        </w:rPr>
        <w:t>fingerprints captured</w:t>
      </w:r>
      <w:r w:rsidRPr="7889AF9F">
        <w:rPr>
          <w:rFonts w:cs="Arial"/>
        </w:rPr>
        <w:t xml:space="preserve"> per date, and the cumulative number of </w:t>
      </w:r>
      <w:r w:rsidR="005727F7" w:rsidRPr="7889AF9F">
        <w:rPr>
          <w:rFonts w:cs="Arial"/>
        </w:rPr>
        <w:t>requests</w:t>
      </w:r>
      <w:r w:rsidRPr="7889AF9F">
        <w:rPr>
          <w:rFonts w:cs="Arial"/>
        </w:rPr>
        <w:t xml:space="preserve"> completed for the given reporting period;</w:t>
      </w:r>
    </w:p>
    <w:p w14:paraId="39155128" w14:textId="77777777" w:rsidR="00433864" w:rsidRPr="005C3ED3" w:rsidRDefault="000456BC" w:rsidP="7889AF9F">
      <w:pPr>
        <w:pStyle w:val="BodyText"/>
        <w:numPr>
          <w:ilvl w:val="3"/>
          <w:numId w:val="31"/>
        </w:numPr>
        <w:tabs>
          <w:tab w:val="left" w:pos="180"/>
          <w:tab w:val="left" w:pos="270"/>
          <w:tab w:val="left" w:pos="1543"/>
        </w:tabs>
        <w:spacing w:before="120"/>
        <w:rPr>
          <w:rFonts w:cs="Arial"/>
        </w:rPr>
      </w:pPr>
      <w:r w:rsidRPr="7889AF9F">
        <w:rPr>
          <w:rFonts w:cs="Arial"/>
        </w:rPr>
        <w:t xml:space="preserve">Number of </w:t>
      </w:r>
      <w:r w:rsidR="005727F7" w:rsidRPr="7889AF9F">
        <w:rPr>
          <w:rFonts w:cs="Arial"/>
        </w:rPr>
        <w:t>fingerprints</w:t>
      </w:r>
      <w:r w:rsidRPr="7889AF9F">
        <w:rPr>
          <w:rFonts w:cs="Arial"/>
        </w:rPr>
        <w:t xml:space="preserve"> invoiced;</w:t>
      </w:r>
    </w:p>
    <w:p w14:paraId="01D733C4" w14:textId="77777777" w:rsidR="00433864" w:rsidRPr="005C3ED3" w:rsidRDefault="000456BC" w:rsidP="7889AF9F">
      <w:pPr>
        <w:pStyle w:val="BodyText"/>
        <w:numPr>
          <w:ilvl w:val="3"/>
          <w:numId w:val="31"/>
        </w:numPr>
        <w:tabs>
          <w:tab w:val="left" w:pos="180"/>
          <w:tab w:val="left" w:pos="270"/>
          <w:tab w:val="left" w:pos="1543"/>
        </w:tabs>
        <w:spacing w:before="120"/>
        <w:rPr>
          <w:rFonts w:cs="Arial"/>
        </w:rPr>
      </w:pPr>
      <w:r w:rsidRPr="7889AF9F">
        <w:rPr>
          <w:rFonts w:cs="Arial"/>
        </w:rPr>
        <w:t xml:space="preserve">Number of </w:t>
      </w:r>
      <w:r w:rsidR="005727F7" w:rsidRPr="7889AF9F">
        <w:rPr>
          <w:rFonts w:cs="Arial"/>
        </w:rPr>
        <w:t>fingerprints</w:t>
      </w:r>
      <w:r w:rsidRPr="7889AF9F">
        <w:rPr>
          <w:rFonts w:cs="Arial"/>
        </w:rPr>
        <w:t xml:space="preserve"> closed without invoicing due to inability to contact the candidate(s) (“Hard to Reach”);</w:t>
      </w:r>
    </w:p>
    <w:p w14:paraId="37E99D93" w14:textId="77777777" w:rsidR="00433864" w:rsidRPr="005C3ED3" w:rsidRDefault="000456BC" w:rsidP="7889AF9F">
      <w:pPr>
        <w:pStyle w:val="BodyText"/>
        <w:numPr>
          <w:ilvl w:val="3"/>
          <w:numId w:val="31"/>
        </w:numPr>
        <w:tabs>
          <w:tab w:val="left" w:pos="180"/>
          <w:tab w:val="left" w:pos="270"/>
          <w:tab w:val="left" w:pos="1543"/>
        </w:tabs>
        <w:spacing w:before="119"/>
        <w:rPr>
          <w:rFonts w:cs="Arial"/>
        </w:rPr>
      </w:pPr>
      <w:r w:rsidRPr="7889AF9F">
        <w:rPr>
          <w:rFonts w:cs="Arial"/>
        </w:rPr>
        <w:t xml:space="preserve">Number of </w:t>
      </w:r>
      <w:r w:rsidR="005727F7" w:rsidRPr="7889AF9F">
        <w:rPr>
          <w:rFonts w:cs="Arial"/>
        </w:rPr>
        <w:t>fingerprints</w:t>
      </w:r>
      <w:r w:rsidRPr="7889AF9F">
        <w:rPr>
          <w:rFonts w:cs="Arial"/>
        </w:rPr>
        <w:t xml:space="preserve"> closed without invoicing due to the candidate(s) failure to attend their appointment (“No Show”);</w:t>
      </w:r>
    </w:p>
    <w:p w14:paraId="184EF32A" w14:textId="77777777" w:rsidR="00433864" w:rsidRPr="005C3ED3" w:rsidRDefault="000456BC" w:rsidP="7889AF9F">
      <w:pPr>
        <w:pStyle w:val="BodyText"/>
        <w:numPr>
          <w:ilvl w:val="3"/>
          <w:numId w:val="31"/>
        </w:numPr>
        <w:tabs>
          <w:tab w:val="left" w:pos="180"/>
          <w:tab w:val="left" w:pos="270"/>
          <w:tab w:val="left" w:pos="1543"/>
        </w:tabs>
        <w:spacing w:before="120"/>
        <w:rPr>
          <w:rFonts w:cs="Arial"/>
        </w:rPr>
      </w:pPr>
      <w:r w:rsidRPr="7889AF9F">
        <w:rPr>
          <w:rFonts w:cs="Arial"/>
        </w:rPr>
        <w:t xml:space="preserve">Number of </w:t>
      </w:r>
      <w:r w:rsidR="005727F7" w:rsidRPr="7889AF9F">
        <w:rPr>
          <w:rFonts w:cs="Arial"/>
        </w:rPr>
        <w:t>fingerprints</w:t>
      </w:r>
      <w:r w:rsidRPr="7889AF9F">
        <w:rPr>
          <w:rFonts w:cs="Arial"/>
        </w:rPr>
        <w:t xml:space="preserve"> closed without invoicing for other reasons;</w:t>
      </w:r>
    </w:p>
    <w:p w14:paraId="27D345CF" w14:textId="11B83686" w:rsidR="00433864" w:rsidRPr="005C3ED3" w:rsidRDefault="000456BC" w:rsidP="7889AF9F">
      <w:pPr>
        <w:pStyle w:val="BodyText"/>
        <w:numPr>
          <w:ilvl w:val="3"/>
          <w:numId w:val="31"/>
        </w:numPr>
        <w:tabs>
          <w:tab w:val="left" w:pos="180"/>
          <w:tab w:val="left" w:pos="270"/>
          <w:tab w:val="left" w:pos="1543"/>
        </w:tabs>
        <w:spacing w:before="119"/>
        <w:rPr>
          <w:rFonts w:cs="Arial"/>
        </w:rPr>
      </w:pPr>
      <w:r w:rsidRPr="7889AF9F">
        <w:rPr>
          <w:rFonts w:cs="Arial"/>
        </w:rPr>
        <w:t>Complaints received from candidates (includ</w:t>
      </w:r>
      <w:r w:rsidR="00E12282" w:rsidRPr="7889AF9F">
        <w:rPr>
          <w:rFonts w:cs="Arial"/>
        </w:rPr>
        <w:t>ing</w:t>
      </w:r>
      <w:r w:rsidRPr="7889AF9F">
        <w:rPr>
          <w:rFonts w:cs="Arial"/>
        </w:rPr>
        <w:t xml:space="preserve"> type of complaint and facility) and final resolutions; and</w:t>
      </w:r>
    </w:p>
    <w:p w14:paraId="6F29EED6" w14:textId="7BBA300A" w:rsidR="00433864" w:rsidRPr="005C3ED3" w:rsidRDefault="000456BC" w:rsidP="7889AF9F">
      <w:pPr>
        <w:pStyle w:val="BodyText"/>
        <w:numPr>
          <w:ilvl w:val="3"/>
          <w:numId w:val="31"/>
        </w:numPr>
        <w:tabs>
          <w:tab w:val="left" w:pos="180"/>
          <w:tab w:val="left" w:pos="270"/>
          <w:tab w:val="left" w:pos="1543"/>
        </w:tabs>
        <w:spacing w:before="119"/>
        <w:rPr>
          <w:rFonts w:cs="Arial"/>
        </w:rPr>
      </w:pPr>
      <w:r w:rsidRPr="7889AF9F">
        <w:rPr>
          <w:rFonts w:cs="Arial"/>
        </w:rPr>
        <w:t>Number of</w:t>
      </w:r>
      <w:r w:rsidR="005727F7" w:rsidRPr="7889AF9F">
        <w:rPr>
          <w:rFonts w:cs="Arial"/>
        </w:rPr>
        <w:t xml:space="preserve"> fingerprints </w:t>
      </w:r>
      <w:r w:rsidRPr="7889AF9F">
        <w:rPr>
          <w:rFonts w:cs="Arial"/>
        </w:rPr>
        <w:t xml:space="preserve"> that have been ordered but not billed (i.e., “open” requests).</w:t>
      </w:r>
    </w:p>
    <w:p w14:paraId="33DCCF52" w14:textId="77777777" w:rsidR="00BC2650" w:rsidRDefault="000456BC">
      <w:pPr>
        <w:pStyle w:val="BodyText"/>
        <w:numPr>
          <w:ilvl w:val="2"/>
          <w:numId w:val="31"/>
        </w:numPr>
        <w:tabs>
          <w:tab w:val="left" w:pos="180"/>
          <w:tab w:val="left" w:pos="270"/>
          <w:tab w:val="left" w:pos="1016"/>
        </w:tabs>
        <w:spacing w:before="120"/>
        <w:rPr>
          <w:rFonts w:cs="Arial"/>
        </w:rPr>
      </w:pPr>
      <w:r w:rsidRPr="7889AF9F">
        <w:rPr>
          <w:rFonts w:cs="Arial"/>
        </w:rPr>
        <w:t>The Contractor shall provide additional ad hoc reports as requested by the COR. If the need for a particular report becomes frequent, the report shall be available on an ongoing basis</w:t>
      </w:r>
    </w:p>
    <w:p w14:paraId="36BC8360" w14:textId="5AC15E46" w:rsidR="00433864" w:rsidRPr="005C3ED3" w:rsidRDefault="00BC2650" w:rsidP="00BC2650">
      <w:pPr>
        <w:pStyle w:val="BodyText"/>
        <w:numPr>
          <w:ilvl w:val="3"/>
          <w:numId w:val="31"/>
        </w:numPr>
        <w:tabs>
          <w:tab w:val="left" w:pos="180"/>
          <w:tab w:val="left" w:pos="270"/>
          <w:tab w:val="left" w:pos="1016"/>
        </w:tabs>
        <w:spacing w:before="120"/>
        <w:rPr>
          <w:rFonts w:cs="Arial"/>
        </w:rPr>
      </w:pPr>
      <w:r w:rsidRPr="00BC2650">
        <w:rPr>
          <w:rFonts w:cs="Arial"/>
        </w:rPr>
        <w:t>The COR may request on occasion that the Contractor query its database for other statistical reporting. If the need for a particular report becomes more frequent, the COR may request that the report be made available on an ongoing basis to either be sent directly from the Contractor’s personnel to the COR or to be accessible on the Contractor’s data system that can be accessed remotely at any time.</w:t>
      </w:r>
      <w:r w:rsidR="00BE2EB7" w:rsidRPr="005C3ED3">
        <w:rPr>
          <w:rFonts w:cs="Arial"/>
        </w:rPr>
        <w:br/>
      </w:r>
    </w:p>
    <w:p w14:paraId="7908C89F" w14:textId="67DE2379" w:rsidR="00433864" w:rsidRPr="005C3ED3" w:rsidRDefault="000456BC" w:rsidP="7889AF9F">
      <w:pPr>
        <w:pStyle w:val="Heading1"/>
        <w:numPr>
          <w:ilvl w:val="1"/>
          <w:numId w:val="31"/>
        </w:numPr>
        <w:tabs>
          <w:tab w:val="left" w:pos="180"/>
          <w:tab w:val="left" w:pos="270"/>
          <w:tab w:val="left" w:pos="489"/>
        </w:tabs>
        <w:spacing w:before="120"/>
        <w:rPr>
          <w:rFonts w:cs="Arial"/>
        </w:rPr>
      </w:pPr>
      <w:bookmarkStart w:id="51" w:name="_Other_Deliverables"/>
      <w:bookmarkEnd w:id="51"/>
      <w:r w:rsidRPr="7889AF9F">
        <w:rPr>
          <w:rFonts w:cs="Arial"/>
        </w:rPr>
        <w:t>Other Deliverables</w:t>
      </w:r>
    </w:p>
    <w:p w14:paraId="6105784A" w14:textId="00714DBD" w:rsidR="00433864" w:rsidRPr="005C3ED3" w:rsidRDefault="000456BC" w:rsidP="7889AF9F">
      <w:pPr>
        <w:pStyle w:val="BodyText"/>
        <w:numPr>
          <w:ilvl w:val="2"/>
          <w:numId w:val="31"/>
        </w:numPr>
        <w:tabs>
          <w:tab w:val="left" w:pos="180"/>
          <w:tab w:val="left" w:pos="270"/>
          <w:tab w:val="left" w:pos="1016"/>
        </w:tabs>
        <w:spacing w:before="119"/>
        <w:rPr>
          <w:rFonts w:cs="Arial"/>
        </w:rPr>
      </w:pPr>
      <w:r w:rsidRPr="7889AF9F">
        <w:rPr>
          <w:rFonts w:cs="Arial"/>
        </w:rPr>
        <w:t>Scheduling scripts; and</w:t>
      </w:r>
    </w:p>
    <w:p w14:paraId="29E4AAE4" w14:textId="2F2B296C" w:rsidR="00433864" w:rsidRPr="005C3ED3" w:rsidRDefault="00DA06FB" w:rsidP="7889AF9F">
      <w:pPr>
        <w:pStyle w:val="BodyText"/>
        <w:numPr>
          <w:ilvl w:val="2"/>
          <w:numId w:val="31"/>
        </w:numPr>
        <w:tabs>
          <w:tab w:val="left" w:pos="180"/>
          <w:tab w:val="left" w:pos="270"/>
          <w:tab w:val="left" w:pos="1016"/>
        </w:tabs>
        <w:spacing w:before="120"/>
        <w:rPr>
          <w:rFonts w:cs="Arial"/>
        </w:rPr>
      </w:pPr>
      <w:hyperlink w:anchor="_TASKS_5" w:history="1">
        <w:r w:rsidR="000456BC" w:rsidRPr="00DA06FB">
          <w:rPr>
            <w:rStyle w:val="Hyperlink"/>
            <w:rFonts w:cs="Arial"/>
          </w:rPr>
          <w:t>Standardized email</w:t>
        </w:r>
        <w:r w:rsidR="0072432E" w:rsidRPr="00DA06FB">
          <w:rPr>
            <w:rStyle w:val="Hyperlink"/>
            <w:rFonts w:cs="Arial"/>
          </w:rPr>
          <w:t xml:space="preserve"> language</w:t>
        </w:r>
      </w:hyperlink>
      <w:r w:rsidR="000456BC" w:rsidRPr="005C3ED3">
        <w:rPr>
          <w:rFonts w:cs="Arial"/>
        </w:rPr>
        <w:t>.</w:t>
      </w:r>
      <w:r w:rsidR="00F85FB2">
        <w:rPr>
          <w:rFonts w:cs="Arial"/>
        </w:rPr>
        <w:t xml:space="preserve"> (See Section 5, Task 2</w:t>
      </w:r>
      <w:r w:rsidR="00E941E4">
        <w:rPr>
          <w:rFonts w:cs="Arial"/>
        </w:rPr>
        <w:t xml:space="preserve">, </w:t>
      </w:r>
      <w:r>
        <w:rPr>
          <w:rFonts w:cs="Arial"/>
        </w:rPr>
        <w:t xml:space="preserve">letter e numeral </w:t>
      </w:r>
      <w:r w:rsidR="00F85FB2">
        <w:rPr>
          <w:rFonts w:cs="Arial"/>
        </w:rPr>
        <w:t>v.)</w:t>
      </w:r>
      <w:r w:rsidR="00BE2EB7" w:rsidRPr="005C3ED3">
        <w:rPr>
          <w:rFonts w:cs="Arial"/>
        </w:rPr>
        <w:br/>
      </w:r>
    </w:p>
    <w:p w14:paraId="72377CC8" w14:textId="62ADF8B0" w:rsidR="00433864" w:rsidRPr="005C3ED3" w:rsidRDefault="000456BC" w:rsidP="7889AF9F">
      <w:pPr>
        <w:pStyle w:val="Heading1"/>
        <w:numPr>
          <w:ilvl w:val="0"/>
          <w:numId w:val="31"/>
        </w:numPr>
        <w:tabs>
          <w:tab w:val="left" w:pos="180"/>
          <w:tab w:val="left" w:pos="270"/>
          <w:tab w:val="left" w:pos="460"/>
        </w:tabs>
        <w:spacing w:before="131"/>
        <w:rPr>
          <w:rFonts w:cs="Arial"/>
          <w:b w:val="0"/>
          <w:bCs w:val="0"/>
        </w:rPr>
      </w:pPr>
      <w:r w:rsidRPr="7889AF9F">
        <w:rPr>
          <w:rFonts w:cs="Arial"/>
        </w:rPr>
        <w:t>GOVERNMENT-FURNISHED INFORMATION AND EQUIPMENT (GFE/GFI)</w:t>
      </w:r>
    </w:p>
    <w:p w14:paraId="55BAFF2A" w14:textId="2D1E99D8" w:rsidR="00433864" w:rsidRPr="005C3ED3" w:rsidRDefault="000456BC" w:rsidP="7889AF9F">
      <w:pPr>
        <w:pStyle w:val="BodyText"/>
        <w:numPr>
          <w:ilvl w:val="1"/>
          <w:numId w:val="31"/>
        </w:numPr>
        <w:tabs>
          <w:tab w:val="left" w:pos="180"/>
          <w:tab w:val="left" w:pos="270"/>
          <w:tab w:val="left" w:pos="489"/>
        </w:tabs>
        <w:spacing w:before="119"/>
        <w:rPr>
          <w:rFonts w:cs="Arial"/>
        </w:rPr>
      </w:pPr>
      <w:r w:rsidRPr="7889AF9F">
        <w:rPr>
          <w:rFonts w:cs="Arial"/>
        </w:rPr>
        <w:t xml:space="preserve">There is no Government Furnished Equipment for this </w:t>
      </w:r>
      <w:r w:rsidR="005A0BE7" w:rsidRPr="7889AF9F">
        <w:rPr>
          <w:rFonts w:cs="Arial"/>
        </w:rPr>
        <w:t>BPA</w:t>
      </w:r>
      <w:r w:rsidRPr="7889AF9F">
        <w:rPr>
          <w:rFonts w:cs="Arial"/>
        </w:rPr>
        <w:t xml:space="preserve">. All </w:t>
      </w:r>
      <w:r w:rsidR="00117E19" w:rsidRPr="7889AF9F">
        <w:rPr>
          <w:rFonts w:cs="Arial"/>
        </w:rPr>
        <w:t>Contractor</w:t>
      </w:r>
      <w:r w:rsidRPr="7889AF9F">
        <w:rPr>
          <w:rFonts w:cs="Arial"/>
        </w:rPr>
        <w:t xml:space="preserve"> equipment is subject to the requirements outlined in Section 10, Security.</w:t>
      </w:r>
    </w:p>
    <w:p w14:paraId="5F2117E0" w14:textId="2603D4D0" w:rsidR="00B21D69" w:rsidRPr="005C3ED3" w:rsidRDefault="000456BC" w:rsidP="0011370D">
      <w:pPr>
        <w:pStyle w:val="BodyText"/>
        <w:numPr>
          <w:ilvl w:val="1"/>
          <w:numId w:val="31"/>
        </w:numPr>
        <w:tabs>
          <w:tab w:val="left" w:pos="180"/>
          <w:tab w:val="left" w:pos="270"/>
          <w:tab w:val="left" w:pos="489"/>
        </w:tabs>
        <w:spacing w:before="120"/>
        <w:rPr>
          <w:rFonts w:cs="Arial"/>
        </w:rPr>
      </w:pPr>
      <w:r w:rsidRPr="005C3ED3">
        <w:rPr>
          <w:rFonts w:cs="Arial"/>
        </w:rPr>
        <w:t>The Government shall provide contact information of candidates and location of candidates for scheduling purposes</w:t>
      </w:r>
      <w:bookmarkStart w:id="52" w:name="_bookmark58"/>
      <w:bookmarkEnd w:id="52"/>
      <w:r w:rsidR="00B21D69" w:rsidRPr="005C3ED3">
        <w:rPr>
          <w:rFonts w:cs="Arial"/>
        </w:rPr>
        <w:t>.</w:t>
      </w:r>
    </w:p>
    <w:p w14:paraId="76E7C96D" w14:textId="77777777" w:rsidR="00B21D69" w:rsidRPr="005C3ED3" w:rsidRDefault="00B21D69" w:rsidP="00B21D69">
      <w:pPr>
        <w:pStyle w:val="BodyText"/>
        <w:tabs>
          <w:tab w:val="left" w:pos="180"/>
          <w:tab w:val="left" w:pos="270"/>
          <w:tab w:val="left" w:pos="489"/>
        </w:tabs>
        <w:spacing w:before="120"/>
        <w:ind w:left="2160"/>
        <w:rPr>
          <w:rFonts w:cs="Arial"/>
        </w:rPr>
      </w:pPr>
    </w:p>
    <w:p w14:paraId="12044179" w14:textId="5664789B" w:rsidR="00433864" w:rsidRPr="005C3ED3" w:rsidRDefault="000456BC" w:rsidP="7889AF9F">
      <w:pPr>
        <w:pStyle w:val="Heading1"/>
        <w:numPr>
          <w:ilvl w:val="0"/>
          <w:numId w:val="31"/>
        </w:numPr>
        <w:tabs>
          <w:tab w:val="left" w:pos="180"/>
          <w:tab w:val="left" w:pos="270"/>
          <w:tab w:val="left" w:pos="460"/>
        </w:tabs>
        <w:spacing w:before="131"/>
        <w:rPr>
          <w:rFonts w:cs="Arial"/>
          <w:b w:val="0"/>
          <w:bCs w:val="0"/>
        </w:rPr>
      </w:pPr>
      <w:bookmarkStart w:id="53" w:name="_PLACE_OF_PERFORMANCE_1"/>
      <w:bookmarkEnd w:id="53"/>
      <w:r w:rsidRPr="7889AF9F">
        <w:rPr>
          <w:rFonts w:cs="Arial"/>
        </w:rPr>
        <w:t>PLACE OF PERFORMANCE</w:t>
      </w:r>
    </w:p>
    <w:p w14:paraId="48507774" w14:textId="155BC311" w:rsidR="00433864" w:rsidRPr="005C3ED3" w:rsidRDefault="000456BC" w:rsidP="7889AF9F">
      <w:pPr>
        <w:pStyle w:val="BodyText"/>
        <w:numPr>
          <w:ilvl w:val="1"/>
          <w:numId w:val="31"/>
        </w:numPr>
        <w:tabs>
          <w:tab w:val="left" w:pos="180"/>
          <w:tab w:val="left" w:pos="270"/>
          <w:tab w:val="left" w:pos="489"/>
        </w:tabs>
        <w:spacing w:before="118"/>
        <w:rPr>
          <w:rFonts w:cs="Arial"/>
        </w:rPr>
      </w:pPr>
      <w:r w:rsidRPr="7889AF9F">
        <w:rPr>
          <w:rFonts w:cs="Arial"/>
        </w:rPr>
        <w:t xml:space="preserve">The Government shall not provide the Contractor with a work site(s). The Contractor’s administrative/business office </w:t>
      </w:r>
      <w:r w:rsidR="007726B4" w:rsidRPr="7889AF9F">
        <w:rPr>
          <w:rFonts w:cs="Arial"/>
        </w:rPr>
        <w:t xml:space="preserve">shall </w:t>
      </w:r>
      <w:r w:rsidRPr="7889AF9F">
        <w:rPr>
          <w:rFonts w:cs="Arial"/>
        </w:rPr>
        <w:t>be at any location</w:t>
      </w:r>
      <w:r w:rsidR="00E669F9" w:rsidRPr="7889AF9F">
        <w:rPr>
          <w:rFonts w:cs="Arial"/>
        </w:rPr>
        <w:t>(s)</w:t>
      </w:r>
      <w:r w:rsidRPr="7889AF9F">
        <w:rPr>
          <w:rFonts w:cs="Arial"/>
        </w:rPr>
        <w:t xml:space="preserve"> in the United States; </w:t>
      </w:r>
      <w:r w:rsidR="00E669F9" w:rsidRPr="7889AF9F">
        <w:rPr>
          <w:rFonts w:cs="Arial"/>
        </w:rPr>
        <w:t xml:space="preserve">as for the radius requirement noted herein, </w:t>
      </w:r>
      <w:r w:rsidRPr="7889AF9F">
        <w:rPr>
          <w:rFonts w:cs="Arial"/>
        </w:rPr>
        <w:t xml:space="preserve">only the facilities </w:t>
      </w:r>
      <w:r w:rsidR="00E669F9" w:rsidRPr="7889AF9F">
        <w:rPr>
          <w:rFonts w:cs="Arial"/>
        </w:rPr>
        <w:t xml:space="preserve">where the Contractor will </w:t>
      </w:r>
      <w:r w:rsidRPr="7889AF9F">
        <w:rPr>
          <w:rFonts w:cs="Arial"/>
        </w:rPr>
        <w:t>perform the</w:t>
      </w:r>
      <w:r w:rsidR="002B6AFC" w:rsidRPr="7889AF9F">
        <w:rPr>
          <w:rFonts w:cs="Arial"/>
        </w:rPr>
        <w:t xml:space="preserve"> services</w:t>
      </w:r>
      <w:r w:rsidRPr="7889AF9F">
        <w:rPr>
          <w:rFonts w:cs="Arial"/>
        </w:rPr>
        <w:t xml:space="preserve"> shall be located </w:t>
      </w:r>
      <w:r w:rsidR="00E669F9" w:rsidRPr="7889AF9F">
        <w:rPr>
          <w:rFonts w:cs="Arial"/>
        </w:rPr>
        <w:t xml:space="preserve">within the required proximity </w:t>
      </w:r>
      <w:r w:rsidRPr="7889AF9F">
        <w:rPr>
          <w:rFonts w:cs="Arial"/>
        </w:rPr>
        <w:t xml:space="preserve"> to the candidates</w:t>
      </w:r>
      <w:r w:rsidR="00E669F9" w:rsidRPr="7889AF9F">
        <w:rPr>
          <w:rFonts w:cs="Arial"/>
        </w:rPr>
        <w:t>’</w:t>
      </w:r>
      <w:r w:rsidRPr="7889AF9F">
        <w:rPr>
          <w:rFonts w:cs="Arial"/>
        </w:rPr>
        <w:t xml:space="preserve"> work/home address.</w:t>
      </w:r>
    </w:p>
    <w:p w14:paraId="69B90FB3" w14:textId="3502E981" w:rsidR="00433864" w:rsidRPr="005C3ED3" w:rsidRDefault="000456BC" w:rsidP="7889AF9F">
      <w:pPr>
        <w:pStyle w:val="BodyText"/>
        <w:numPr>
          <w:ilvl w:val="1"/>
          <w:numId w:val="31"/>
        </w:numPr>
        <w:tabs>
          <w:tab w:val="left" w:pos="180"/>
          <w:tab w:val="left" w:pos="270"/>
          <w:tab w:val="left" w:pos="489"/>
        </w:tabs>
        <w:spacing w:before="119"/>
        <w:rPr>
          <w:rFonts w:cs="Arial"/>
        </w:rPr>
      </w:pPr>
      <w:r w:rsidRPr="7889AF9F">
        <w:rPr>
          <w:rFonts w:cs="Arial"/>
        </w:rPr>
        <w:t xml:space="preserve">The Contractor shall provide the </w:t>
      </w:r>
      <w:r w:rsidR="000905CC" w:rsidRPr="7889AF9F">
        <w:rPr>
          <w:rFonts w:cs="Arial"/>
        </w:rPr>
        <w:t>fingerprinting</w:t>
      </w:r>
      <w:r w:rsidRPr="7889AF9F">
        <w:rPr>
          <w:rFonts w:cs="Arial"/>
        </w:rPr>
        <w:t xml:space="preserve"> </w:t>
      </w:r>
      <w:r w:rsidR="00E669F9" w:rsidRPr="7889AF9F">
        <w:rPr>
          <w:rFonts w:cs="Arial"/>
        </w:rPr>
        <w:t>facilities</w:t>
      </w:r>
      <w:r w:rsidRPr="7889AF9F">
        <w:rPr>
          <w:rFonts w:cs="Arial"/>
        </w:rPr>
        <w:t xml:space="preserve"> in each of the forty-eight (48) continental United States as well as Alaska, Hawaii, Washington, D.C., Puerto Rico, the U.S. Virgin Islands, Guam, and Saipan.</w:t>
      </w:r>
      <w:r>
        <w:br/>
      </w:r>
    </w:p>
    <w:p w14:paraId="7B9C2D5A" w14:textId="12739264" w:rsidR="00433864" w:rsidRPr="005C3ED3" w:rsidRDefault="000456BC" w:rsidP="7889AF9F">
      <w:pPr>
        <w:pStyle w:val="Heading1"/>
        <w:numPr>
          <w:ilvl w:val="0"/>
          <w:numId w:val="31"/>
        </w:numPr>
        <w:tabs>
          <w:tab w:val="left" w:pos="180"/>
          <w:tab w:val="left" w:pos="270"/>
          <w:tab w:val="left" w:pos="460"/>
        </w:tabs>
        <w:spacing w:before="131"/>
        <w:rPr>
          <w:rFonts w:cs="Arial"/>
          <w:b w:val="0"/>
          <w:bCs w:val="0"/>
        </w:rPr>
      </w:pPr>
      <w:bookmarkStart w:id="54" w:name="_bookmark60"/>
      <w:bookmarkEnd w:id="54"/>
      <w:r w:rsidRPr="7889AF9F">
        <w:rPr>
          <w:rFonts w:cs="Arial"/>
        </w:rPr>
        <w:t>SECURITY</w:t>
      </w:r>
    </w:p>
    <w:p w14:paraId="3184C20B" w14:textId="78FC06F4" w:rsidR="00433864" w:rsidRPr="005C3ED3" w:rsidRDefault="008F0420" w:rsidP="7889AF9F">
      <w:pPr>
        <w:pStyle w:val="BodyText"/>
        <w:numPr>
          <w:ilvl w:val="1"/>
          <w:numId w:val="31"/>
        </w:numPr>
        <w:tabs>
          <w:tab w:val="left" w:pos="180"/>
          <w:tab w:val="left" w:pos="270"/>
          <w:tab w:val="left" w:pos="601"/>
        </w:tabs>
        <w:spacing w:before="119"/>
        <w:rPr>
          <w:rFonts w:cs="Arial"/>
        </w:rPr>
      </w:pPr>
      <w:r w:rsidRPr="7889AF9F">
        <w:rPr>
          <w:rFonts w:cs="Arial"/>
        </w:rPr>
        <w:t xml:space="preserve">The </w:t>
      </w:r>
      <w:r w:rsidR="000456BC" w:rsidRPr="7889AF9F">
        <w:rPr>
          <w:rFonts w:cs="Arial"/>
        </w:rPr>
        <w:t xml:space="preserve">Contractor </w:t>
      </w:r>
      <w:r w:rsidRPr="7889AF9F">
        <w:rPr>
          <w:rFonts w:cs="Arial"/>
        </w:rPr>
        <w:t>is</w:t>
      </w:r>
      <w:r w:rsidR="000456BC" w:rsidRPr="7889AF9F">
        <w:rPr>
          <w:rFonts w:cs="Arial"/>
        </w:rPr>
        <w:t xml:space="preserve"> fully responsible and accountable for ensuring compliance with all Federal Information Security Management Act (FISMA), National Institute of Standards and Technology (NIST) Federal Information Processing Standard (FIPS) and related DHS security control requirements (to include configuration guides, hardening guidance, DHS Security Policy, Procedures, and Architectural guidance).</w:t>
      </w:r>
    </w:p>
    <w:p w14:paraId="4D14ECA6" w14:textId="1AB4956E" w:rsidR="00433864" w:rsidRPr="005C3ED3" w:rsidRDefault="008F0420" w:rsidP="7889AF9F">
      <w:pPr>
        <w:pStyle w:val="BodyText"/>
        <w:numPr>
          <w:ilvl w:val="1"/>
          <w:numId w:val="31"/>
        </w:numPr>
        <w:tabs>
          <w:tab w:val="left" w:pos="180"/>
          <w:tab w:val="left" w:pos="270"/>
          <w:tab w:val="left" w:pos="601"/>
        </w:tabs>
        <w:spacing w:before="119"/>
        <w:rPr>
          <w:rFonts w:cs="Arial"/>
        </w:rPr>
      </w:pPr>
      <w:r w:rsidRPr="7889AF9F">
        <w:rPr>
          <w:rFonts w:cs="Arial"/>
        </w:rPr>
        <w:t xml:space="preserve">The </w:t>
      </w:r>
      <w:r w:rsidR="000456BC" w:rsidRPr="7889AF9F">
        <w:rPr>
          <w:rFonts w:cs="Arial"/>
        </w:rPr>
        <w:t>Contractor ha</w:t>
      </w:r>
      <w:r w:rsidRPr="7889AF9F">
        <w:rPr>
          <w:rFonts w:cs="Arial"/>
        </w:rPr>
        <w:t>s</w:t>
      </w:r>
      <w:r w:rsidR="000456BC" w:rsidRPr="7889AF9F">
        <w:rPr>
          <w:rFonts w:cs="Arial"/>
        </w:rPr>
        <w:t xml:space="preserve"> a responsibility to protect the information </w:t>
      </w:r>
      <w:r w:rsidR="00562045" w:rsidRPr="7889AF9F">
        <w:rPr>
          <w:rFonts w:cs="Arial"/>
        </w:rPr>
        <w:t>it</w:t>
      </w:r>
      <w:r w:rsidR="000456BC" w:rsidRPr="7889AF9F">
        <w:rPr>
          <w:rFonts w:cs="Arial"/>
        </w:rPr>
        <w:t xml:space="preserve"> possess</w:t>
      </w:r>
      <w:r w:rsidR="00562045" w:rsidRPr="7889AF9F">
        <w:rPr>
          <w:rFonts w:cs="Arial"/>
        </w:rPr>
        <w:t>es</w:t>
      </w:r>
      <w:r w:rsidR="000456BC" w:rsidRPr="7889AF9F">
        <w:rPr>
          <w:rFonts w:cs="Arial"/>
        </w:rPr>
        <w:t xml:space="preserve"> and process</w:t>
      </w:r>
      <w:r w:rsidR="00562045" w:rsidRPr="7889AF9F">
        <w:rPr>
          <w:rFonts w:cs="Arial"/>
        </w:rPr>
        <w:t>es</w:t>
      </w:r>
      <w:r w:rsidR="000456BC" w:rsidRPr="7889AF9F">
        <w:rPr>
          <w:rFonts w:cs="Arial"/>
        </w:rPr>
        <w:t xml:space="preserve">; and to ensure that </w:t>
      </w:r>
      <w:r w:rsidR="00562045" w:rsidRPr="7889AF9F">
        <w:rPr>
          <w:rFonts w:cs="Arial"/>
        </w:rPr>
        <w:t xml:space="preserve">the </w:t>
      </w:r>
      <w:r w:rsidR="000456BC" w:rsidRPr="7889AF9F">
        <w:rPr>
          <w:rFonts w:cs="Arial"/>
        </w:rPr>
        <w:t xml:space="preserve">security of the information in </w:t>
      </w:r>
      <w:r w:rsidR="00562045" w:rsidRPr="7889AF9F">
        <w:rPr>
          <w:rFonts w:cs="Arial"/>
        </w:rPr>
        <w:t>its</w:t>
      </w:r>
      <w:r w:rsidR="000456BC" w:rsidRPr="7889AF9F">
        <w:rPr>
          <w:rFonts w:cs="Arial"/>
        </w:rPr>
        <w:t xml:space="preserve"> charge, </w:t>
      </w:r>
      <w:r w:rsidR="00562045" w:rsidRPr="7889AF9F">
        <w:rPr>
          <w:rFonts w:cs="Arial"/>
        </w:rPr>
        <w:t>the C</w:t>
      </w:r>
      <w:r w:rsidR="000456BC" w:rsidRPr="7889AF9F">
        <w:rPr>
          <w:rFonts w:cs="Arial"/>
        </w:rPr>
        <w:t>ontractor</w:t>
      </w:r>
      <w:r w:rsidR="00562045" w:rsidRPr="7889AF9F">
        <w:rPr>
          <w:rFonts w:cs="Arial"/>
        </w:rPr>
        <w:t xml:space="preserve"> shall</w:t>
      </w:r>
      <w:r w:rsidR="000456BC" w:rsidRPr="7889AF9F">
        <w:rPr>
          <w:rFonts w:cs="Arial"/>
        </w:rPr>
        <w:t xml:space="preserve"> adhere to the same rules and regulations as Government employees.</w:t>
      </w:r>
    </w:p>
    <w:p w14:paraId="36C76F2D" w14:textId="6BFC804C" w:rsidR="00433864" w:rsidRPr="005C3ED3" w:rsidRDefault="000456BC" w:rsidP="7889AF9F">
      <w:pPr>
        <w:pStyle w:val="BodyText"/>
        <w:numPr>
          <w:ilvl w:val="1"/>
          <w:numId w:val="31"/>
        </w:numPr>
        <w:tabs>
          <w:tab w:val="left" w:pos="180"/>
          <w:tab w:val="left" w:pos="270"/>
          <w:tab w:val="left" w:pos="601"/>
        </w:tabs>
        <w:spacing w:before="120"/>
        <w:rPr>
          <w:rFonts w:cs="Arial"/>
        </w:rPr>
      </w:pPr>
      <w:r w:rsidRPr="005C3ED3">
        <w:rPr>
          <w:rFonts w:cs="Arial"/>
        </w:rPr>
        <w:t xml:space="preserve">All services provided under this </w:t>
      </w:r>
      <w:r w:rsidR="008569FA" w:rsidRPr="005C3ED3">
        <w:rPr>
          <w:rFonts w:cs="Arial"/>
        </w:rPr>
        <w:t xml:space="preserve">BPA </w:t>
      </w:r>
      <w:r w:rsidRPr="005C3ED3">
        <w:rPr>
          <w:rFonts w:cs="Arial"/>
        </w:rPr>
        <w:t xml:space="preserve">must be compliant with DHS Information Security Policy, identified in DHS Directive140-01, Information Technology Security Program and </w:t>
      </w:r>
      <w:hyperlink r:id="rId17" w:history="1">
        <w:r w:rsidRPr="005A67DE">
          <w:rPr>
            <w:rStyle w:val="Hyperlink"/>
            <w:rFonts w:cs="Arial"/>
          </w:rPr>
          <w:t>4</w:t>
        </w:r>
        <w:r w:rsidR="00443460" w:rsidRPr="005A67DE">
          <w:rPr>
            <w:rStyle w:val="Hyperlink"/>
            <w:rFonts w:cs="Arial"/>
          </w:rPr>
          <w:t>300A Sensitive Systems Handbook</w:t>
        </w:r>
        <w:r w:rsidRPr="005A67DE">
          <w:rPr>
            <w:rStyle w:val="Hyperlink"/>
            <w:rFonts w:cs="Arial"/>
          </w:rPr>
          <w:t>.</w:t>
        </w:r>
      </w:hyperlink>
      <w:r w:rsidR="00BA7348" w:rsidRPr="005C3ED3">
        <w:rPr>
          <w:rFonts w:cs="Arial"/>
        </w:rPr>
        <w:br/>
      </w:r>
    </w:p>
    <w:p w14:paraId="681A18C8" w14:textId="76C3BE72" w:rsidR="00220ADF" w:rsidRPr="005C3ED3" w:rsidRDefault="000456BC" w:rsidP="7889AF9F">
      <w:pPr>
        <w:pStyle w:val="Heading1"/>
        <w:numPr>
          <w:ilvl w:val="1"/>
          <w:numId w:val="31"/>
        </w:numPr>
        <w:tabs>
          <w:tab w:val="left" w:pos="180"/>
          <w:tab w:val="left" w:pos="270"/>
          <w:tab w:val="left" w:pos="601"/>
        </w:tabs>
        <w:spacing w:before="121"/>
        <w:rPr>
          <w:rFonts w:cs="Arial"/>
          <w:b w:val="0"/>
          <w:bCs w:val="0"/>
        </w:rPr>
      </w:pPr>
      <w:r w:rsidRPr="7889AF9F">
        <w:rPr>
          <w:rFonts w:cs="Arial"/>
        </w:rPr>
        <w:t>Security Clearances: Personnel Security Background Data</w:t>
      </w:r>
    </w:p>
    <w:p w14:paraId="0835E1CB" w14:textId="0DA70883" w:rsidR="005A48BF" w:rsidRPr="005C3ED3" w:rsidRDefault="000456BC" w:rsidP="7889AF9F">
      <w:pPr>
        <w:pStyle w:val="Heading1"/>
        <w:numPr>
          <w:ilvl w:val="2"/>
          <w:numId w:val="31"/>
        </w:numPr>
        <w:tabs>
          <w:tab w:val="left" w:pos="180"/>
          <w:tab w:val="left" w:pos="270"/>
          <w:tab w:val="left" w:pos="601"/>
        </w:tabs>
        <w:spacing w:before="74"/>
        <w:rPr>
          <w:rFonts w:cs="Arial"/>
          <w:b w:val="0"/>
          <w:bCs w:val="0"/>
        </w:rPr>
      </w:pPr>
      <w:r w:rsidRPr="7889AF9F">
        <w:rPr>
          <w:rFonts w:cs="Arial"/>
          <w:b w:val="0"/>
          <w:bCs w:val="0"/>
        </w:rPr>
        <w:t xml:space="preserve">Performance under this </w:t>
      </w:r>
      <w:r w:rsidR="008569FA" w:rsidRPr="7889AF9F">
        <w:rPr>
          <w:rFonts w:cs="Arial"/>
          <w:b w:val="0"/>
          <w:bCs w:val="0"/>
        </w:rPr>
        <w:t xml:space="preserve">BPA </w:t>
      </w:r>
      <w:r w:rsidRPr="7889AF9F">
        <w:rPr>
          <w:rFonts w:cs="Arial"/>
          <w:b w:val="0"/>
          <w:bCs w:val="0"/>
        </w:rPr>
        <w:t>is considered sensitive but unclassified and a security clearance is not required.</w:t>
      </w:r>
      <w:r>
        <w:br/>
      </w:r>
    </w:p>
    <w:p w14:paraId="3AA1FE46" w14:textId="4E6E1D7D" w:rsidR="00220ADF" w:rsidRPr="005C3ED3" w:rsidRDefault="000456BC" w:rsidP="7889AF9F">
      <w:pPr>
        <w:pStyle w:val="Heading1"/>
        <w:numPr>
          <w:ilvl w:val="1"/>
          <w:numId w:val="31"/>
        </w:numPr>
        <w:tabs>
          <w:tab w:val="left" w:pos="180"/>
          <w:tab w:val="left" w:pos="270"/>
          <w:tab w:val="left" w:pos="601"/>
        </w:tabs>
        <w:spacing w:before="74"/>
        <w:rPr>
          <w:rFonts w:cs="Arial"/>
          <w:b w:val="0"/>
          <w:bCs w:val="0"/>
        </w:rPr>
      </w:pPr>
      <w:r w:rsidRPr="7889AF9F">
        <w:rPr>
          <w:rFonts w:cs="Arial"/>
        </w:rPr>
        <w:t>Security Requirements for Unclassified Information</w:t>
      </w:r>
    </w:p>
    <w:p w14:paraId="2D8CCBA5" w14:textId="00189463" w:rsidR="005B33B4" w:rsidRPr="005C3ED3" w:rsidRDefault="000456BC" w:rsidP="7889AF9F">
      <w:pPr>
        <w:pStyle w:val="Heading1"/>
        <w:numPr>
          <w:ilvl w:val="2"/>
          <w:numId w:val="31"/>
        </w:numPr>
        <w:tabs>
          <w:tab w:val="left" w:pos="180"/>
          <w:tab w:val="left" w:pos="270"/>
          <w:tab w:val="left" w:pos="601"/>
        </w:tabs>
        <w:spacing w:before="74"/>
        <w:rPr>
          <w:rFonts w:cs="Arial"/>
          <w:b w:val="0"/>
          <w:bCs w:val="0"/>
        </w:rPr>
      </w:pPr>
      <w:r w:rsidRPr="7889AF9F">
        <w:rPr>
          <w:rFonts w:cs="Arial"/>
          <w:b w:val="0"/>
          <w:bCs w:val="0"/>
        </w:rPr>
        <w:t xml:space="preserve">The </w:t>
      </w:r>
      <w:bookmarkStart w:id="55" w:name="OLE_LINK35"/>
      <w:r w:rsidRPr="7889AF9F">
        <w:rPr>
          <w:rFonts w:cs="Arial"/>
          <w:b w:val="0"/>
          <w:bCs w:val="0"/>
        </w:rPr>
        <w:t xml:space="preserve">Contractor shall ensure that all information obtained in this Contract remains confidential and is not disseminated outside of CBP. All contract documents, records, and Personally Identifiable Information shall </w:t>
      </w:r>
      <w:r w:rsidR="00F363CD" w:rsidRPr="7889AF9F">
        <w:rPr>
          <w:rFonts w:cs="Arial"/>
          <w:b w:val="0"/>
          <w:bCs w:val="0"/>
        </w:rPr>
        <w:t>be stored</w:t>
      </w:r>
      <w:r w:rsidRPr="7889AF9F">
        <w:rPr>
          <w:rFonts w:cs="Arial"/>
          <w:b w:val="0"/>
          <w:bCs w:val="0"/>
        </w:rPr>
        <w:t xml:space="preserve"> in CBP approved secured locked, fireproof filing cabinets and in a secured room that is not accessible to the public or visitors. The Contractor shall take necessary precautions to ensure that all additional information </w:t>
      </w:r>
      <w:r w:rsidR="0067320B" w:rsidRPr="7889AF9F">
        <w:rPr>
          <w:rFonts w:cs="Arial"/>
          <w:b w:val="0"/>
          <w:bCs w:val="0"/>
        </w:rPr>
        <w:t>is</w:t>
      </w:r>
      <w:r w:rsidRPr="7889AF9F">
        <w:rPr>
          <w:rFonts w:cs="Arial"/>
          <w:b w:val="0"/>
          <w:bCs w:val="0"/>
        </w:rPr>
        <w:t xml:space="preserve"> properly secured to prevent unauthorized access at all times. The Contractor shall comply with the DHS Handbook for Safeguarding Personally Identifiable Information as amended</w:t>
      </w:r>
      <w:bookmarkEnd w:id="55"/>
      <w:r w:rsidRPr="7889AF9F">
        <w:rPr>
          <w:rFonts w:cs="Arial"/>
          <w:b w:val="0"/>
          <w:bCs w:val="0"/>
        </w:rPr>
        <w:t>.</w:t>
      </w:r>
      <w:r>
        <w:br/>
      </w:r>
    </w:p>
    <w:p w14:paraId="3BFAD37F" w14:textId="77777777" w:rsidR="00433864" w:rsidRPr="005C3ED3" w:rsidRDefault="000456BC" w:rsidP="7889AF9F">
      <w:pPr>
        <w:pStyle w:val="Heading1"/>
        <w:numPr>
          <w:ilvl w:val="1"/>
          <w:numId w:val="31"/>
        </w:numPr>
        <w:tabs>
          <w:tab w:val="left" w:pos="180"/>
          <w:tab w:val="left" w:pos="270"/>
          <w:tab w:val="left" w:pos="1128"/>
        </w:tabs>
        <w:spacing w:before="121"/>
        <w:rPr>
          <w:rFonts w:cs="Arial"/>
          <w:b w:val="0"/>
          <w:bCs w:val="0"/>
        </w:rPr>
      </w:pPr>
      <w:r w:rsidRPr="7889AF9F">
        <w:rPr>
          <w:rFonts w:cs="Arial"/>
        </w:rPr>
        <w:t>Sensitive Personally Identifiable Information (PII)</w:t>
      </w:r>
    </w:p>
    <w:p w14:paraId="209085FB" w14:textId="33C35840" w:rsidR="00433864" w:rsidRPr="005C3ED3" w:rsidRDefault="000456BC" w:rsidP="7889AF9F">
      <w:pPr>
        <w:pStyle w:val="BodyText"/>
        <w:numPr>
          <w:ilvl w:val="2"/>
          <w:numId w:val="31"/>
        </w:numPr>
        <w:tabs>
          <w:tab w:val="left" w:pos="180"/>
          <w:tab w:val="left" w:pos="270"/>
        </w:tabs>
        <w:rPr>
          <w:rFonts w:cs="Arial"/>
        </w:rPr>
      </w:pPr>
      <w:r w:rsidRPr="7889AF9F">
        <w:rPr>
          <w:rFonts w:cs="Arial"/>
        </w:rPr>
        <w:t xml:space="preserve">Sensitive PII information shall be provided to Contractor by the Government during this </w:t>
      </w:r>
      <w:r w:rsidR="00085E99" w:rsidRPr="7889AF9F">
        <w:rPr>
          <w:rFonts w:cs="Arial"/>
        </w:rPr>
        <w:t>BPA/Task Order</w:t>
      </w:r>
      <w:r w:rsidRPr="7889AF9F">
        <w:rPr>
          <w:rFonts w:cs="Arial"/>
        </w:rPr>
        <w:t>.</w:t>
      </w:r>
      <w:r w:rsidR="004E0291" w:rsidRPr="7889AF9F">
        <w:rPr>
          <w:rFonts w:cs="Arial"/>
        </w:rPr>
        <w:t xml:space="preserve"> When a </w:t>
      </w:r>
      <w:r w:rsidR="00117E19" w:rsidRPr="7889AF9F">
        <w:rPr>
          <w:rFonts w:cs="Arial"/>
        </w:rPr>
        <w:t>Contractor</w:t>
      </w:r>
      <w:r w:rsidR="004E0291" w:rsidRPr="7889AF9F">
        <w:rPr>
          <w:rFonts w:cs="Arial"/>
        </w:rPr>
        <w:t xml:space="preserve">, on the behalf of CBP, handles Sensitive PII data, stores and transmits, the </w:t>
      </w:r>
      <w:r w:rsidR="00117E19" w:rsidRPr="7889AF9F">
        <w:rPr>
          <w:rFonts w:cs="Arial"/>
        </w:rPr>
        <w:t>Contractor</w:t>
      </w:r>
      <w:r w:rsidR="004E0291" w:rsidRPr="7889AF9F">
        <w:rPr>
          <w:rFonts w:cs="Arial"/>
        </w:rPr>
        <w:t xml:space="preserve"> </w:t>
      </w:r>
      <w:r w:rsidR="002672CF" w:rsidRPr="7889AF9F">
        <w:rPr>
          <w:rFonts w:cs="Arial"/>
        </w:rPr>
        <w:t xml:space="preserve">shall </w:t>
      </w:r>
      <w:r w:rsidR="004E0291" w:rsidRPr="7889AF9F">
        <w:rPr>
          <w:rFonts w:cs="Arial"/>
        </w:rPr>
        <w:t>Accredit (ATO) this information system to the (HHM) FIPS level.</w:t>
      </w:r>
      <w:r w:rsidRPr="7889AF9F">
        <w:rPr>
          <w:rFonts w:cs="Arial"/>
        </w:rPr>
        <w:t xml:space="preserve"> The Contractor and subcontractors shall have access to PII such as </w:t>
      </w:r>
      <w:r w:rsidR="002A7379" w:rsidRPr="7889AF9F">
        <w:rPr>
          <w:rFonts w:cs="Arial"/>
        </w:rPr>
        <w:t>subject’s</w:t>
      </w:r>
      <w:r w:rsidRPr="7889AF9F">
        <w:rPr>
          <w:rFonts w:cs="Arial"/>
        </w:rPr>
        <w:t xml:space="preserve"> names, addresses, telephone numbers, e-mail addresses, date of birth</w:t>
      </w:r>
      <w:r w:rsidR="00B80684" w:rsidRPr="7889AF9F">
        <w:rPr>
          <w:rFonts w:cs="Arial"/>
        </w:rPr>
        <w:t>,</w:t>
      </w:r>
      <w:r w:rsidRPr="7889AF9F">
        <w:rPr>
          <w:rFonts w:cs="Arial"/>
        </w:rPr>
        <w:t xml:space="preserve"> etc. Only the Contractor and its subcontractors with authorization and only on a need-to-know basis shall access this information. All Sensitive PII Information shall be stored in accordance with requirements by Office of </w:t>
      </w:r>
      <w:r w:rsidR="008B6F60" w:rsidRPr="7889AF9F">
        <w:rPr>
          <w:rFonts w:cs="Arial"/>
        </w:rPr>
        <w:t xml:space="preserve">Professional Responsibility </w:t>
      </w:r>
      <w:r w:rsidR="00443460" w:rsidRPr="7889AF9F">
        <w:rPr>
          <w:rFonts w:cs="Arial"/>
        </w:rPr>
        <w:t>(refer to HB 1400-05D attachment</w:t>
      </w:r>
      <w:r w:rsidRPr="7889AF9F">
        <w:rPr>
          <w:rFonts w:cs="Arial"/>
        </w:rPr>
        <w:t>). The Sensitive PII information shall be transmitted electronically and encrypted as required in this SOW.</w:t>
      </w:r>
      <w:r>
        <w:br/>
      </w:r>
    </w:p>
    <w:p w14:paraId="78D42C17" w14:textId="0BBA5F02" w:rsidR="00433864" w:rsidRPr="005C3ED3" w:rsidRDefault="000456BC" w:rsidP="7889AF9F">
      <w:pPr>
        <w:pStyle w:val="Heading1"/>
        <w:tabs>
          <w:tab w:val="left" w:pos="180"/>
          <w:tab w:val="left" w:pos="270"/>
          <w:tab w:val="left" w:pos="1128"/>
        </w:tabs>
        <w:spacing w:before="121"/>
        <w:ind w:left="1628" w:hanging="667"/>
        <w:rPr>
          <w:rFonts w:cs="Arial"/>
          <w:b w:val="0"/>
          <w:bCs w:val="0"/>
        </w:rPr>
      </w:pPr>
      <w:r w:rsidRPr="7889AF9F">
        <w:rPr>
          <w:rFonts w:cs="Arial"/>
        </w:rPr>
        <w:t>Contingency and Incident Response Plans</w:t>
      </w:r>
    </w:p>
    <w:p w14:paraId="7EAC761F" w14:textId="1D7716D1" w:rsidR="00433864" w:rsidRPr="005C3ED3" w:rsidRDefault="00395289" w:rsidP="7889AF9F">
      <w:pPr>
        <w:pStyle w:val="BodyText"/>
        <w:numPr>
          <w:ilvl w:val="2"/>
          <w:numId w:val="31"/>
        </w:numPr>
        <w:tabs>
          <w:tab w:val="left" w:pos="180"/>
          <w:tab w:val="left" w:pos="270"/>
          <w:tab w:val="left" w:pos="1239"/>
        </w:tabs>
        <w:spacing w:before="118"/>
        <w:rPr>
          <w:rFonts w:cs="Arial"/>
        </w:rPr>
      </w:pPr>
      <w:r w:rsidRPr="005C3ED3">
        <w:rPr>
          <w:rFonts w:cs="Arial"/>
        </w:rPr>
        <w:t xml:space="preserve">The following </w:t>
      </w:r>
      <w:r w:rsidR="000456BC" w:rsidRPr="005C3ED3">
        <w:rPr>
          <w:rFonts w:cs="Arial"/>
        </w:rPr>
        <w:t xml:space="preserve"> plans </w:t>
      </w:r>
      <w:r w:rsidRPr="005C3ED3">
        <w:rPr>
          <w:rFonts w:cs="Arial"/>
        </w:rPr>
        <w:t>shall be</w:t>
      </w:r>
      <w:r w:rsidR="000456BC" w:rsidRPr="005C3ED3">
        <w:rPr>
          <w:rFonts w:cs="Arial"/>
        </w:rPr>
        <w:t xml:space="preserve"> created in accordance with the requirements identified in the DHS/CBP Sec</w:t>
      </w:r>
      <w:r w:rsidR="00443460" w:rsidRPr="005C3ED3">
        <w:rPr>
          <w:rFonts w:cs="Arial"/>
        </w:rPr>
        <w:t>urity documentation</w:t>
      </w:r>
      <w:r w:rsidR="000456BC" w:rsidRPr="005C3ED3">
        <w:rPr>
          <w:rFonts w:cs="Arial"/>
        </w:rPr>
        <w:t xml:space="preserve">, and the guidelines from the National Institute of Standards and Technology (NIST). NIST documentation can be found at: </w:t>
      </w:r>
      <w:hyperlink r:id="rId18">
        <w:r w:rsidR="000456BC" w:rsidRPr="005C3ED3">
          <w:rPr>
            <w:rFonts w:cs="Arial"/>
            <w:color w:val="0000FF"/>
            <w:u w:val="single" w:color="0000FF"/>
          </w:rPr>
          <w:t>http://csrc.nist.gov/publications</w:t>
        </w:r>
      </w:hyperlink>
      <w:ins w:id="56" w:author="STEIL, KIMBERLY A" w:date="2026-01-06T07:13:00Z" w16du:dateUtc="2026-01-06T13:13:00Z">
        <w:r>
          <w:br/>
        </w:r>
      </w:ins>
    </w:p>
    <w:p w14:paraId="66E77D1E" w14:textId="77777777" w:rsidR="005021DB" w:rsidRPr="005C3ED3" w:rsidRDefault="000456BC" w:rsidP="7889AF9F">
      <w:pPr>
        <w:pStyle w:val="Heading1"/>
        <w:numPr>
          <w:ilvl w:val="3"/>
          <w:numId w:val="31"/>
        </w:numPr>
        <w:tabs>
          <w:tab w:val="left" w:pos="180"/>
          <w:tab w:val="left" w:pos="270"/>
          <w:tab w:val="left" w:pos="1239"/>
          <w:tab w:val="left" w:pos="1766"/>
        </w:tabs>
        <w:spacing w:before="119"/>
        <w:rPr>
          <w:rFonts w:cs="Arial"/>
        </w:rPr>
      </w:pPr>
      <w:r w:rsidRPr="7889AF9F">
        <w:rPr>
          <w:rFonts w:cs="Arial"/>
        </w:rPr>
        <w:t>Contingency Plan</w:t>
      </w:r>
    </w:p>
    <w:p w14:paraId="624FB52E" w14:textId="39D1BADB" w:rsidR="00433864" w:rsidRPr="005C3ED3" w:rsidRDefault="000456BC" w:rsidP="7889AF9F">
      <w:pPr>
        <w:pStyle w:val="Heading1"/>
        <w:numPr>
          <w:ilvl w:val="4"/>
          <w:numId w:val="31"/>
        </w:numPr>
        <w:tabs>
          <w:tab w:val="left" w:pos="180"/>
          <w:tab w:val="left" w:pos="270"/>
          <w:tab w:val="left" w:pos="1239"/>
          <w:tab w:val="left" w:pos="1766"/>
        </w:tabs>
        <w:spacing w:before="119"/>
        <w:rPr>
          <w:rFonts w:cs="Arial"/>
          <w:b w:val="0"/>
          <w:bCs w:val="0"/>
        </w:rPr>
      </w:pPr>
      <w:r w:rsidRPr="7889AF9F">
        <w:rPr>
          <w:rFonts w:cs="Arial"/>
          <w:b w:val="0"/>
          <w:bCs w:val="0"/>
        </w:rPr>
        <w:t xml:space="preserve">Contingency plans provide guidance on the interim measures to recover information system services after a </w:t>
      </w:r>
      <w:r w:rsidR="004B57D2" w:rsidRPr="7889AF9F">
        <w:rPr>
          <w:rFonts w:cs="Arial"/>
          <w:b w:val="0"/>
          <w:bCs w:val="0"/>
        </w:rPr>
        <w:t>disruption and</w:t>
      </w:r>
      <w:r w:rsidRPr="7889AF9F">
        <w:rPr>
          <w:rFonts w:cs="Arial"/>
          <w:b w:val="0"/>
          <w:bCs w:val="0"/>
        </w:rPr>
        <w:t xml:space="preserve"> may include the relocation of information systems and operations to an alternate site, recovery of information system functions using alternate equipment or the performance of information system functions using manual methods. The </w:t>
      </w:r>
      <w:r w:rsidR="00117E19" w:rsidRPr="7889AF9F">
        <w:rPr>
          <w:rFonts w:cs="Arial"/>
          <w:b w:val="0"/>
          <w:bCs w:val="0"/>
        </w:rPr>
        <w:t>Contractor</w:t>
      </w:r>
      <w:r w:rsidRPr="7889AF9F">
        <w:rPr>
          <w:rFonts w:cs="Arial"/>
          <w:b w:val="0"/>
          <w:bCs w:val="0"/>
        </w:rPr>
        <w:t xml:space="preserve"> shall provide a plan that contains the detailed guidance and procedures for restoring a damaged system based on the impact levels and recovery requirements.</w:t>
      </w:r>
      <w:r>
        <w:br/>
      </w:r>
    </w:p>
    <w:p w14:paraId="26E6A0BF" w14:textId="5664698D" w:rsidR="00433864" w:rsidRPr="005C3ED3" w:rsidRDefault="000456BC" w:rsidP="7889AF9F">
      <w:pPr>
        <w:pStyle w:val="Heading1"/>
        <w:numPr>
          <w:ilvl w:val="2"/>
          <w:numId w:val="31"/>
        </w:numPr>
        <w:tabs>
          <w:tab w:val="left" w:pos="180"/>
          <w:tab w:val="left" w:pos="270"/>
          <w:tab w:val="left" w:pos="1239"/>
        </w:tabs>
        <w:spacing w:before="121"/>
        <w:rPr>
          <w:rFonts w:cs="Arial"/>
          <w:b w:val="0"/>
          <w:bCs w:val="0"/>
        </w:rPr>
      </w:pPr>
      <w:r w:rsidRPr="7889AF9F">
        <w:rPr>
          <w:rFonts w:cs="Arial"/>
        </w:rPr>
        <w:t>Incident Response Plan</w:t>
      </w:r>
    </w:p>
    <w:p w14:paraId="78B17C9A" w14:textId="77777777" w:rsidR="00433864" w:rsidRPr="005C3ED3" w:rsidRDefault="000456BC" w:rsidP="7889AF9F">
      <w:pPr>
        <w:pStyle w:val="BodyText"/>
        <w:numPr>
          <w:ilvl w:val="3"/>
          <w:numId w:val="31"/>
        </w:numPr>
        <w:tabs>
          <w:tab w:val="left" w:pos="180"/>
          <w:tab w:val="left" w:pos="270"/>
          <w:tab w:val="left" w:pos="1766"/>
        </w:tabs>
        <w:spacing w:before="118"/>
        <w:rPr>
          <w:rFonts w:cs="Arial"/>
        </w:rPr>
      </w:pPr>
      <w:r w:rsidRPr="7889AF9F">
        <w:rPr>
          <w:rFonts w:cs="Arial"/>
        </w:rPr>
        <w:t>Incident Response plans provide guidance on the appropriate procedures and responses to an incident and the capabilities required to successfully, efficiently, and effectively handle an incident. It encompasses all actions taken to quickly restore normal IT service and to minimize impacts on business operations.</w:t>
      </w:r>
    </w:p>
    <w:p w14:paraId="4C060925" w14:textId="4F29BAB8" w:rsidR="00433864" w:rsidRPr="005C3ED3" w:rsidRDefault="000456BC" w:rsidP="7889AF9F">
      <w:pPr>
        <w:pStyle w:val="BodyText"/>
        <w:numPr>
          <w:ilvl w:val="3"/>
          <w:numId w:val="31"/>
        </w:numPr>
        <w:tabs>
          <w:tab w:val="left" w:pos="180"/>
          <w:tab w:val="left" w:pos="270"/>
          <w:tab w:val="left" w:pos="1766"/>
        </w:tabs>
        <w:spacing w:before="120"/>
        <w:rPr>
          <w:rFonts w:cs="Arial"/>
        </w:rPr>
      </w:pPr>
      <w:r w:rsidRPr="7889AF9F">
        <w:rPr>
          <w:rFonts w:cs="Arial"/>
        </w:rPr>
        <w:t xml:space="preserve">The </w:t>
      </w:r>
      <w:r w:rsidR="00117E19" w:rsidRPr="7889AF9F">
        <w:rPr>
          <w:rFonts w:cs="Arial"/>
        </w:rPr>
        <w:t>Contractor</w:t>
      </w:r>
      <w:r w:rsidRPr="7889AF9F">
        <w:rPr>
          <w:rFonts w:cs="Arial"/>
        </w:rPr>
        <w:t xml:space="preserve"> shall ensure that all privacy and computer security incidents are identified, reported, and appropriately responded to, in order to mitigate harm to DHS/CBP assets, information, and personnel. Privacy incidents must be reported to the CO and COR </w:t>
      </w:r>
      <w:r w:rsidRPr="7889AF9F">
        <w:rPr>
          <w:rFonts w:cs="Arial"/>
          <w:b/>
          <w:bCs/>
        </w:rPr>
        <w:t xml:space="preserve">as soon as possible, but no later than within one </w:t>
      </w:r>
      <w:r w:rsidR="00B256E9" w:rsidRPr="7889AF9F">
        <w:rPr>
          <w:rFonts w:cs="Arial"/>
          <w:b/>
          <w:bCs/>
        </w:rPr>
        <w:t xml:space="preserve">(1) </w:t>
      </w:r>
      <w:r w:rsidRPr="7889AF9F">
        <w:rPr>
          <w:rFonts w:cs="Arial"/>
          <w:b/>
          <w:bCs/>
        </w:rPr>
        <w:t xml:space="preserve">hour </w:t>
      </w:r>
      <w:r w:rsidRPr="7889AF9F">
        <w:rPr>
          <w:rFonts w:cs="Arial"/>
        </w:rPr>
        <w:t xml:space="preserve">of recognition that a privacy incident occurred. </w:t>
      </w:r>
      <w:r w:rsidRPr="7889AF9F">
        <w:rPr>
          <w:rFonts w:cs="Arial"/>
          <w:b/>
          <w:bCs/>
        </w:rPr>
        <w:t xml:space="preserve">All </w:t>
      </w:r>
      <w:r w:rsidRPr="7889AF9F">
        <w:rPr>
          <w:rFonts w:cs="Arial"/>
        </w:rPr>
        <w:t xml:space="preserve">privacy incidents must be </w:t>
      </w:r>
      <w:r w:rsidR="00E2636A" w:rsidRPr="7889AF9F">
        <w:rPr>
          <w:rFonts w:cs="Arial"/>
        </w:rPr>
        <w:t>reported</w:t>
      </w:r>
      <w:r w:rsidRPr="7889AF9F">
        <w:rPr>
          <w:rFonts w:cs="Arial"/>
        </w:rPr>
        <w:t xml:space="preserve"> whether or not they involve information resources.</w:t>
      </w:r>
      <w:r>
        <w:br/>
      </w:r>
    </w:p>
    <w:p w14:paraId="1E99AB2F" w14:textId="44922A32" w:rsidR="00433864" w:rsidRPr="005C3ED3" w:rsidRDefault="000456BC" w:rsidP="7889AF9F">
      <w:pPr>
        <w:pStyle w:val="Heading1"/>
        <w:numPr>
          <w:ilvl w:val="1"/>
          <w:numId w:val="31"/>
        </w:numPr>
        <w:tabs>
          <w:tab w:val="left" w:pos="180"/>
          <w:tab w:val="left" w:pos="270"/>
          <w:tab w:val="left" w:pos="712"/>
        </w:tabs>
        <w:spacing w:before="120"/>
        <w:rPr>
          <w:rFonts w:cs="Arial"/>
          <w:b w:val="0"/>
          <w:bCs w:val="0"/>
        </w:rPr>
      </w:pPr>
      <w:r w:rsidRPr="7889AF9F">
        <w:rPr>
          <w:rFonts w:cs="Arial"/>
        </w:rPr>
        <w:t>Security Breach</w:t>
      </w:r>
    </w:p>
    <w:p w14:paraId="0848DC48" w14:textId="106527F3" w:rsidR="00433864" w:rsidRPr="005C3ED3" w:rsidRDefault="000456BC" w:rsidP="7889AF9F">
      <w:pPr>
        <w:pStyle w:val="BodyText"/>
        <w:numPr>
          <w:ilvl w:val="2"/>
          <w:numId w:val="31"/>
        </w:numPr>
        <w:tabs>
          <w:tab w:val="left" w:pos="180"/>
          <w:tab w:val="left" w:pos="270"/>
          <w:tab w:val="left" w:pos="1239"/>
        </w:tabs>
        <w:spacing w:before="119"/>
        <w:rPr>
          <w:rFonts w:cs="Arial"/>
        </w:rPr>
      </w:pPr>
      <w:r w:rsidRPr="7889AF9F">
        <w:rPr>
          <w:rFonts w:cs="Arial"/>
        </w:rPr>
        <w:t xml:space="preserve">If a security breach occurs, in accordance with the Contractor’s Incident Response Plan, the Contractor shall notify the CO and COR </w:t>
      </w:r>
      <w:r w:rsidRPr="7889AF9F">
        <w:rPr>
          <w:rFonts w:cs="Arial"/>
          <w:b/>
          <w:bCs/>
        </w:rPr>
        <w:t xml:space="preserve">within one </w:t>
      </w:r>
      <w:r w:rsidR="0012129E" w:rsidRPr="7889AF9F">
        <w:rPr>
          <w:rFonts w:cs="Arial"/>
          <w:b/>
          <w:bCs/>
        </w:rPr>
        <w:t xml:space="preserve">(1) </w:t>
      </w:r>
      <w:r w:rsidRPr="7889AF9F">
        <w:rPr>
          <w:rFonts w:cs="Arial"/>
          <w:b/>
          <w:bCs/>
        </w:rPr>
        <w:t xml:space="preserve">business day </w:t>
      </w:r>
      <w:r w:rsidRPr="7889AF9F">
        <w:rPr>
          <w:rFonts w:cs="Arial"/>
        </w:rPr>
        <w:t xml:space="preserve">of recognition that a security breach occurred. </w:t>
      </w:r>
      <w:r w:rsidRPr="7889AF9F">
        <w:rPr>
          <w:rFonts w:cs="Arial"/>
          <w:b/>
          <w:bCs/>
        </w:rPr>
        <w:t>Within five</w:t>
      </w:r>
      <w:r w:rsidR="00987097" w:rsidRPr="7889AF9F">
        <w:rPr>
          <w:rFonts w:cs="Arial"/>
          <w:b/>
          <w:bCs/>
        </w:rPr>
        <w:t xml:space="preserve"> </w:t>
      </w:r>
      <w:r w:rsidRPr="7889AF9F">
        <w:rPr>
          <w:rFonts w:cs="Arial"/>
          <w:b/>
          <w:bCs/>
        </w:rPr>
        <w:t xml:space="preserve">(5) additional business days </w:t>
      </w:r>
      <w:r w:rsidRPr="7889AF9F">
        <w:rPr>
          <w:rFonts w:cs="Arial"/>
        </w:rPr>
        <w:t>the Contractor shall issue and provide a report to the COR and CO detailing the research conducted by the Contractor, conclusions, and preventive measures that will be taken going forward. The Contractor shall also notify the affected candidates and provide the list of those affected to the COR along with copies of the notification from the Contractor to the affected</w:t>
      </w:r>
      <w:r w:rsidR="007E6402" w:rsidRPr="7889AF9F">
        <w:rPr>
          <w:rFonts w:cs="Arial"/>
        </w:rPr>
        <w:t xml:space="preserve"> </w:t>
      </w:r>
      <w:r w:rsidR="002345F1" w:rsidRPr="7889AF9F">
        <w:rPr>
          <w:rFonts w:cs="Arial"/>
        </w:rPr>
        <w:t>candidates</w:t>
      </w:r>
      <w:r w:rsidRPr="7889AF9F">
        <w:rPr>
          <w:rFonts w:cs="Arial"/>
        </w:rPr>
        <w:t>.</w:t>
      </w:r>
      <w:r w:rsidR="007E6402" w:rsidRPr="7889AF9F">
        <w:rPr>
          <w:rFonts w:cs="Arial"/>
        </w:rPr>
        <w:t xml:space="preserve"> The Contractor shall provide</w:t>
      </w:r>
      <w:r w:rsidR="005919E9" w:rsidRPr="7889AF9F">
        <w:rPr>
          <w:rFonts w:cs="Arial"/>
        </w:rPr>
        <w:t>, at the Contractor’s expense,</w:t>
      </w:r>
      <w:r w:rsidR="007E6402" w:rsidRPr="7889AF9F">
        <w:rPr>
          <w:rFonts w:cs="Arial"/>
        </w:rPr>
        <w:t xml:space="preserve"> identity and credit monitoring services to the affected </w:t>
      </w:r>
      <w:r w:rsidR="002345F1" w:rsidRPr="7889AF9F">
        <w:rPr>
          <w:rFonts w:cs="Arial"/>
        </w:rPr>
        <w:t>candidates</w:t>
      </w:r>
      <w:r w:rsidR="00B143E2" w:rsidRPr="7889AF9F">
        <w:rPr>
          <w:rFonts w:cs="Arial"/>
        </w:rPr>
        <w:t xml:space="preserve"> for no less than 18 months</w:t>
      </w:r>
      <w:r w:rsidR="00BB2BD9" w:rsidRPr="7889AF9F">
        <w:rPr>
          <w:rFonts w:cs="Arial"/>
        </w:rPr>
        <w:t>.</w:t>
      </w:r>
      <w:r>
        <w:br/>
      </w:r>
    </w:p>
    <w:p w14:paraId="6E375E17" w14:textId="3669A3E5" w:rsidR="00433864" w:rsidRPr="005C3ED3" w:rsidRDefault="000456BC" w:rsidP="7889AF9F">
      <w:pPr>
        <w:pStyle w:val="Heading1"/>
        <w:numPr>
          <w:ilvl w:val="1"/>
          <w:numId w:val="31"/>
        </w:numPr>
        <w:tabs>
          <w:tab w:val="left" w:pos="180"/>
          <w:tab w:val="left" w:pos="270"/>
          <w:tab w:val="left" w:pos="712"/>
        </w:tabs>
        <w:spacing w:before="120"/>
        <w:rPr>
          <w:rFonts w:cs="Arial"/>
          <w:b w:val="0"/>
          <w:bCs w:val="0"/>
        </w:rPr>
      </w:pPr>
      <w:r w:rsidRPr="7889AF9F">
        <w:rPr>
          <w:rFonts w:cs="Arial"/>
        </w:rPr>
        <w:t>Document Retention</w:t>
      </w:r>
    </w:p>
    <w:p w14:paraId="5D219170" w14:textId="690222B2" w:rsidR="00433864" w:rsidRPr="005C3ED3" w:rsidRDefault="000456BC" w:rsidP="7889AF9F">
      <w:pPr>
        <w:pStyle w:val="BodyText"/>
        <w:numPr>
          <w:ilvl w:val="2"/>
          <w:numId w:val="31"/>
        </w:numPr>
        <w:tabs>
          <w:tab w:val="left" w:pos="180"/>
          <w:tab w:val="left" w:pos="270"/>
          <w:tab w:val="left" w:pos="1239"/>
        </w:tabs>
        <w:spacing w:before="119"/>
        <w:rPr>
          <w:rFonts w:cs="Arial"/>
        </w:rPr>
      </w:pPr>
      <w:r w:rsidRPr="7889AF9F">
        <w:rPr>
          <w:rFonts w:cs="Arial"/>
        </w:rPr>
        <w:t>Th</w:t>
      </w:r>
      <w:r w:rsidR="0045197C" w:rsidRPr="7889AF9F">
        <w:rPr>
          <w:rFonts w:cs="Arial"/>
        </w:rPr>
        <w:t>e Contractor shall maintain electronic copies of the associated documentation until OPR confirms receipt and completeness of the transmitted records, at which time the Contractor shall then have 90 days to delete the Contractor’s copies</w:t>
      </w:r>
      <w:r w:rsidR="00A23F5F" w:rsidRPr="7889AF9F">
        <w:rPr>
          <w:rFonts w:cs="Arial"/>
        </w:rPr>
        <w:t>. This is in compliance with General Records Schedule 4.2, item 130.</w:t>
      </w:r>
      <w:r w:rsidRPr="7889AF9F">
        <w:rPr>
          <w:rFonts w:cs="Arial"/>
        </w:rPr>
        <w:t xml:space="preserve"> Formal </w:t>
      </w:r>
      <w:r w:rsidR="003321AD" w:rsidRPr="7889AF9F">
        <w:rPr>
          <w:rFonts w:cs="Arial"/>
        </w:rPr>
        <w:t>Task Order</w:t>
      </w:r>
      <w:r w:rsidRPr="7889AF9F">
        <w:rPr>
          <w:rFonts w:cs="Arial"/>
        </w:rPr>
        <w:t xml:space="preserve"> closeout shall include the CBP Office of Information Technology overseeing the Contractor destroying all data, as required by CBP regulation, which was obtained and retained per this contract.</w:t>
      </w:r>
      <w:r>
        <w:br/>
      </w:r>
    </w:p>
    <w:p w14:paraId="6BD563E8" w14:textId="0DC158F8" w:rsidR="00433864" w:rsidRPr="005C3ED3" w:rsidRDefault="000456BC" w:rsidP="7889AF9F">
      <w:pPr>
        <w:pStyle w:val="Heading1"/>
        <w:numPr>
          <w:ilvl w:val="1"/>
          <w:numId w:val="31"/>
        </w:numPr>
        <w:tabs>
          <w:tab w:val="left" w:pos="180"/>
          <w:tab w:val="left" w:pos="270"/>
          <w:tab w:val="left" w:pos="712"/>
        </w:tabs>
        <w:spacing w:before="121"/>
        <w:rPr>
          <w:rFonts w:cs="Arial"/>
          <w:b w:val="0"/>
          <w:bCs w:val="0"/>
        </w:rPr>
      </w:pPr>
      <w:r w:rsidRPr="7889AF9F">
        <w:rPr>
          <w:rFonts w:cs="Arial"/>
        </w:rPr>
        <w:t>Contractor Representation</w:t>
      </w:r>
    </w:p>
    <w:p w14:paraId="74669C89" w14:textId="1A6737AB" w:rsidR="00433864" w:rsidRPr="005C3ED3" w:rsidRDefault="000456BC" w:rsidP="7889AF9F">
      <w:pPr>
        <w:pStyle w:val="BodyText"/>
        <w:numPr>
          <w:ilvl w:val="2"/>
          <w:numId w:val="31"/>
        </w:numPr>
        <w:tabs>
          <w:tab w:val="left" w:pos="180"/>
          <w:tab w:val="left" w:pos="270"/>
          <w:tab w:val="left" w:pos="1239"/>
        </w:tabs>
        <w:spacing w:before="118"/>
        <w:rPr>
          <w:rFonts w:cs="Arial"/>
        </w:rPr>
      </w:pPr>
      <w:r w:rsidRPr="7889AF9F">
        <w:rPr>
          <w:rFonts w:cs="Arial"/>
        </w:rPr>
        <w:t xml:space="preserve">In correspondence, all </w:t>
      </w:r>
      <w:r w:rsidR="00117E19" w:rsidRPr="7889AF9F">
        <w:rPr>
          <w:rFonts w:cs="Arial"/>
        </w:rPr>
        <w:t>Contractor</w:t>
      </w:r>
      <w:r w:rsidRPr="7889AF9F">
        <w:rPr>
          <w:rFonts w:cs="Arial"/>
        </w:rPr>
        <w:t xml:space="preserve"> and subcontractor employees must identify themselves as contractors and subcontractors operating on behalf of CBP. E-mail signatures must </w:t>
      </w:r>
      <w:r w:rsidR="00113170" w:rsidRPr="7889AF9F">
        <w:rPr>
          <w:rFonts w:cs="Arial"/>
        </w:rPr>
        <w:t xml:space="preserve">adhere to the format set out in the </w:t>
      </w:r>
      <w:r w:rsidR="00A679D7" w:rsidRPr="7889AF9F">
        <w:rPr>
          <w:rFonts w:cs="Arial"/>
        </w:rPr>
        <w:t>CBP Clause Additional Contractor Personnel Requiremen</w:t>
      </w:r>
      <w:r w:rsidR="00113170" w:rsidRPr="7889AF9F">
        <w:rPr>
          <w:rFonts w:cs="Arial"/>
        </w:rPr>
        <w:t>t</w:t>
      </w:r>
      <w:r w:rsidR="00723393" w:rsidRPr="7889AF9F">
        <w:rPr>
          <w:rFonts w:cs="Arial"/>
        </w:rPr>
        <w:t>s</w:t>
      </w:r>
      <w:r w:rsidR="00113170" w:rsidRPr="7889AF9F">
        <w:rPr>
          <w:rFonts w:cs="Arial"/>
        </w:rPr>
        <w:t>.</w:t>
      </w:r>
      <w:r>
        <w:br/>
      </w:r>
    </w:p>
    <w:p w14:paraId="1F902B48" w14:textId="4D7ECE3A" w:rsidR="00433864" w:rsidRPr="005C3ED3" w:rsidRDefault="000456BC" w:rsidP="7889AF9F">
      <w:pPr>
        <w:pStyle w:val="Heading1"/>
        <w:numPr>
          <w:ilvl w:val="1"/>
          <w:numId w:val="31"/>
        </w:numPr>
        <w:tabs>
          <w:tab w:val="left" w:pos="180"/>
          <w:tab w:val="left" w:pos="270"/>
          <w:tab w:val="left" w:pos="712"/>
        </w:tabs>
        <w:spacing w:before="121"/>
        <w:rPr>
          <w:rFonts w:cs="Arial"/>
          <w:b w:val="0"/>
          <w:bCs w:val="0"/>
        </w:rPr>
      </w:pPr>
      <w:r w:rsidRPr="7889AF9F">
        <w:rPr>
          <w:rFonts w:cs="Arial"/>
        </w:rPr>
        <w:t>Security Assessments, Reviews and Reporting</w:t>
      </w:r>
    </w:p>
    <w:p w14:paraId="78D93834" w14:textId="356B843B" w:rsidR="00433864" w:rsidRPr="005C3ED3" w:rsidRDefault="000456BC" w:rsidP="7889AF9F">
      <w:pPr>
        <w:pStyle w:val="BodyText"/>
        <w:numPr>
          <w:ilvl w:val="2"/>
          <w:numId w:val="31"/>
        </w:numPr>
        <w:tabs>
          <w:tab w:val="left" w:pos="180"/>
          <w:tab w:val="left" w:pos="270"/>
          <w:tab w:val="left" w:pos="1239"/>
        </w:tabs>
        <w:spacing w:before="119"/>
        <w:rPr>
          <w:rFonts w:cs="Arial"/>
        </w:rPr>
      </w:pPr>
      <w:r w:rsidRPr="7889AF9F">
        <w:rPr>
          <w:rFonts w:cs="Arial"/>
        </w:rPr>
        <w:t xml:space="preserve">Security is an integral element in the management of this </w:t>
      </w:r>
      <w:r w:rsidR="003321AD" w:rsidRPr="7889AF9F">
        <w:rPr>
          <w:rFonts w:cs="Arial"/>
        </w:rPr>
        <w:t>BPA/Task Order</w:t>
      </w:r>
      <w:r w:rsidRPr="7889AF9F">
        <w:rPr>
          <w:rFonts w:cs="Arial"/>
        </w:rPr>
        <w:t xml:space="preserve">. The Contractor shall conduct assessments, reviews and report the status of the implementation and enforcement of the security requirements contained in this </w:t>
      </w:r>
      <w:r w:rsidR="003321AD" w:rsidRPr="7889AF9F">
        <w:rPr>
          <w:rFonts w:cs="Arial"/>
        </w:rPr>
        <w:t>BPA/Task Order</w:t>
      </w:r>
      <w:r w:rsidRPr="7889AF9F">
        <w:rPr>
          <w:rFonts w:cs="Arial"/>
        </w:rPr>
        <w:t>.</w:t>
      </w:r>
    </w:p>
    <w:p w14:paraId="0E85D9FD" w14:textId="11D7D525" w:rsidR="00433864" w:rsidRPr="005C3ED3" w:rsidRDefault="000456BC" w:rsidP="7889AF9F">
      <w:pPr>
        <w:pStyle w:val="BodyText"/>
        <w:numPr>
          <w:ilvl w:val="2"/>
          <w:numId w:val="31"/>
        </w:numPr>
        <w:tabs>
          <w:tab w:val="left" w:pos="180"/>
          <w:tab w:val="left" w:pos="270"/>
          <w:tab w:val="left" w:pos="1239"/>
        </w:tabs>
        <w:spacing w:before="120"/>
        <w:rPr>
          <w:rFonts w:cs="Arial"/>
        </w:rPr>
      </w:pPr>
      <w:r w:rsidRPr="7889AF9F">
        <w:rPr>
          <w:rFonts w:cs="Arial"/>
        </w:rPr>
        <w:t xml:space="preserve">The Government may elect to conduct periodic reviews to ensure that the security requirements contained in this </w:t>
      </w:r>
      <w:r w:rsidR="003321AD" w:rsidRPr="7889AF9F">
        <w:rPr>
          <w:rFonts w:cs="Arial"/>
        </w:rPr>
        <w:t xml:space="preserve">BPA/Task Order </w:t>
      </w:r>
      <w:r w:rsidRPr="7889AF9F">
        <w:rPr>
          <w:rFonts w:cs="Arial"/>
        </w:rPr>
        <w:t xml:space="preserve">are being implemented and enforced. The Contractor shall afford the Office of the CBP Chief Information Security Officer (CISO) and/or representatives of the CISO, access to the Contractor’s (and subcontractor’s) facilities, installations, operations, documentation, databases, and personnel used in the performance of this contract. Access shall be provided to the extent necessary for the </w:t>
      </w:r>
      <w:r w:rsidR="00E34D4C" w:rsidRPr="7889AF9F">
        <w:rPr>
          <w:rFonts w:cs="Arial"/>
        </w:rPr>
        <w:t>G</w:t>
      </w:r>
      <w:r w:rsidRPr="7889AF9F">
        <w:rPr>
          <w:rFonts w:cs="Arial"/>
        </w:rPr>
        <w:t>overnment to carry out a program of inspection, investigation, and audit to safeguard against threats and hazards to the integrity, availability, and confidentiality of DHS/CBP data or the function of computer systems operated on behalf of DHS/CBP, and to preserve evidence of computer crime.</w:t>
      </w:r>
      <w:r>
        <w:br/>
      </w:r>
    </w:p>
    <w:p w14:paraId="40086520" w14:textId="4D107D39" w:rsidR="00433864" w:rsidRPr="005C3ED3" w:rsidRDefault="000456BC" w:rsidP="7889AF9F">
      <w:pPr>
        <w:pStyle w:val="Heading1"/>
        <w:numPr>
          <w:ilvl w:val="1"/>
          <w:numId w:val="31"/>
        </w:numPr>
        <w:tabs>
          <w:tab w:val="left" w:pos="180"/>
          <w:tab w:val="left" w:pos="270"/>
          <w:tab w:val="left" w:pos="712"/>
        </w:tabs>
        <w:spacing w:before="74"/>
        <w:rPr>
          <w:rFonts w:cs="Arial"/>
          <w:b w:val="0"/>
          <w:bCs w:val="0"/>
        </w:rPr>
      </w:pPr>
      <w:r w:rsidRPr="7889AF9F">
        <w:rPr>
          <w:rFonts w:cs="Arial"/>
        </w:rPr>
        <w:t>Web Services</w:t>
      </w:r>
    </w:p>
    <w:p w14:paraId="1D1C4888" w14:textId="368EC14B" w:rsidR="00433864" w:rsidRPr="005C3ED3" w:rsidRDefault="000456BC" w:rsidP="7889AF9F">
      <w:pPr>
        <w:pStyle w:val="BodyText"/>
        <w:numPr>
          <w:ilvl w:val="2"/>
          <w:numId w:val="31"/>
        </w:numPr>
        <w:tabs>
          <w:tab w:val="left" w:pos="180"/>
          <w:tab w:val="left" w:pos="270"/>
          <w:tab w:val="left" w:pos="1239"/>
        </w:tabs>
        <w:spacing w:before="119"/>
        <w:rPr>
          <w:rFonts w:cs="Arial"/>
        </w:rPr>
      </w:pPr>
      <w:r w:rsidRPr="7889AF9F">
        <w:rPr>
          <w:rFonts w:cs="Arial"/>
        </w:rPr>
        <w:t xml:space="preserve">The system or application delivered by the Contractor shall provide Web Services functionality (in accordance with Federal security and privacy guidelines) that </w:t>
      </w:r>
      <w:r w:rsidR="002672CF" w:rsidRPr="7889AF9F">
        <w:rPr>
          <w:rFonts w:cs="Arial"/>
        </w:rPr>
        <w:t xml:space="preserve">shall </w:t>
      </w:r>
      <w:r w:rsidRPr="7889AF9F">
        <w:rPr>
          <w:rFonts w:cs="Arial"/>
        </w:rPr>
        <w:t>allow for the exchange or sharing of functions and data within its system to and from DHS and CBP owned or contracted systems.</w:t>
      </w:r>
    </w:p>
    <w:p w14:paraId="61173CF5" w14:textId="5F0E120F" w:rsidR="00433864" w:rsidRPr="005C3ED3" w:rsidRDefault="000456BC" w:rsidP="7889AF9F">
      <w:pPr>
        <w:pStyle w:val="BodyText"/>
        <w:numPr>
          <w:ilvl w:val="2"/>
          <w:numId w:val="31"/>
        </w:numPr>
        <w:tabs>
          <w:tab w:val="left" w:pos="180"/>
          <w:tab w:val="left" w:pos="270"/>
          <w:tab w:val="left" w:pos="1239"/>
        </w:tabs>
        <w:spacing w:before="120"/>
        <w:rPr>
          <w:rFonts w:cs="Arial"/>
        </w:rPr>
      </w:pPr>
      <w:r w:rsidRPr="7889AF9F">
        <w:rPr>
          <w:rFonts w:cs="Arial"/>
        </w:rPr>
        <w:t xml:space="preserve">Data file transfers </w:t>
      </w:r>
      <w:r w:rsidR="002672CF" w:rsidRPr="7889AF9F">
        <w:rPr>
          <w:rFonts w:cs="Arial"/>
        </w:rPr>
        <w:t xml:space="preserve">shall </w:t>
      </w:r>
      <w:r w:rsidRPr="7889AF9F">
        <w:rPr>
          <w:rFonts w:cs="Arial"/>
        </w:rPr>
        <w:t>be performed through TLS Secured HTTP downloads from an authenticated website upon award and during the setup and testing of the web services. The file formats will be specified by CBP.</w:t>
      </w:r>
    </w:p>
    <w:p w14:paraId="538A5BA5" w14:textId="215F5DFA" w:rsidR="00433864" w:rsidRPr="005C3ED3" w:rsidRDefault="000456BC" w:rsidP="7889AF9F">
      <w:pPr>
        <w:pStyle w:val="BodyText"/>
        <w:numPr>
          <w:ilvl w:val="2"/>
          <w:numId w:val="31"/>
        </w:numPr>
        <w:tabs>
          <w:tab w:val="left" w:pos="180"/>
          <w:tab w:val="left" w:pos="270"/>
          <w:tab w:val="left" w:pos="1239"/>
        </w:tabs>
        <w:spacing w:before="119"/>
        <w:rPr>
          <w:rFonts w:cs="Arial"/>
        </w:rPr>
      </w:pPr>
      <w:r w:rsidRPr="7889AF9F">
        <w:rPr>
          <w:rFonts w:cs="Arial"/>
        </w:rPr>
        <w:t>Authorization from CBP shall be granted before sending any miscellaneous documentation that needs to be submitted to CBP outside of a web service interface (i.e.</w:t>
      </w:r>
      <w:r w:rsidR="00E34D4C" w:rsidRPr="7889AF9F">
        <w:rPr>
          <w:rFonts w:cs="Arial"/>
        </w:rPr>
        <w:t>,</w:t>
      </w:r>
      <w:r w:rsidRPr="7889AF9F">
        <w:rPr>
          <w:rFonts w:cs="Arial"/>
        </w:rPr>
        <w:t xml:space="preserve"> via e-mail).</w:t>
      </w:r>
    </w:p>
    <w:p w14:paraId="7DEA9E35" w14:textId="39DD89E0" w:rsidR="00433864" w:rsidRPr="005C3ED3" w:rsidRDefault="000456BC" w:rsidP="7889AF9F">
      <w:pPr>
        <w:pStyle w:val="BodyText"/>
        <w:numPr>
          <w:ilvl w:val="2"/>
          <w:numId w:val="31"/>
        </w:numPr>
        <w:tabs>
          <w:tab w:val="left" w:pos="180"/>
          <w:tab w:val="left" w:pos="270"/>
          <w:tab w:val="left" w:pos="1239"/>
        </w:tabs>
        <w:spacing w:before="120"/>
        <w:rPr>
          <w:rFonts w:cs="Arial"/>
        </w:rPr>
      </w:pPr>
      <w:r w:rsidRPr="7889AF9F">
        <w:rPr>
          <w:rFonts w:cs="Arial"/>
        </w:rPr>
        <w:t xml:space="preserve">Data input into Contractor systems </w:t>
      </w:r>
      <w:r w:rsidR="00083BDE" w:rsidRPr="7889AF9F">
        <w:rPr>
          <w:rFonts w:cs="Arial"/>
        </w:rPr>
        <w:t>are</w:t>
      </w:r>
      <w:r w:rsidRPr="7889AF9F">
        <w:rPr>
          <w:rFonts w:cs="Arial"/>
        </w:rPr>
        <w:t xml:space="preserve"> owned by DHS and CBP and must be delivered upon demand or at the termination of the contract, in an electronic file format specified by CBP. Upon the completion or termination of a contract and delivery of DHS’/CBP’s data as described, Contractors are required to destroy their local copies of the data upon approval by CBP.</w:t>
      </w:r>
      <w:r>
        <w:br/>
      </w:r>
    </w:p>
    <w:p w14:paraId="2CC44C38" w14:textId="0CA0C396" w:rsidR="00433864" w:rsidRPr="005C3ED3" w:rsidRDefault="000456BC" w:rsidP="7889AF9F">
      <w:pPr>
        <w:pStyle w:val="Heading1"/>
        <w:numPr>
          <w:ilvl w:val="2"/>
          <w:numId w:val="31"/>
        </w:numPr>
        <w:tabs>
          <w:tab w:val="left" w:pos="180"/>
          <w:tab w:val="left" w:pos="270"/>
          <w:tab w:val="left" w:pos="1239"/>
        </w:tabs>
        <w:spacing w:before="121"/>
        <w:rPr>
          <w:rFonts w:cs="Arial"/>
          <w:b w:val="0"/>
          <w:bCs w:val="0"/>
        </w:rPr>
      </w:pPr>
      <w:r w:rsidRPr="7889AF9F">
        <w:rPr>
          <w:rFonts w:cs="Arial"/>
        </w:rPr>
        <w:t>Web Services Requirements</w:t>
      </w:r>
    </w:p>
    <w:p w14:paraId="01ACC8A7" w14:textId="1C350ADD" w:rsidR="00433864" w:rsidRPr="005C3ED3" w:rsidRDefault="000456BC" w:rsidP="7889AF9F">
      <w:pPr>
        <w:pStyle w:val="BodyText"/>
        <w:numPr>
          <w:ilvl w:val="3"/>
          <w:numId w:val="31"/>
        </w:numPr>
        <w:tabs>
          <w:tab w:val="left" w:pos="180"/>
          <w:tab w:val="left" w:pos="270"/>
          <w:tab w:val="left" w:pos="1766"/>
        </w:tabs>
        <w:spacing w:before="119"/>
        <w:rPr>
          <w:rFonts w:cs="Arial"/>
        </w:rPr>
      </w:pPr>
      <w:r w:rsidRPr="7889AF9F">
        <w:rPr>
          <w:rFonts w:cs="Arial"/>
        </w:rPr>
        <w:t>The Contractor shall complete all electronic data transfers using web services. This requirement applies to both data provided to and from CBP.</w:t>
      </w:r>
    </w:p>
    <w:p w14:paraId="39EE86B8" w14:textId="5CA98846" w:rsidR="00C769D5" w:rsidRPr="005C3ED3" w:rsidRDefault="00C769D5" w:rsidP="7889AF9F">
      <w:pPr>
        <w:pStyle w:val="BodyText"/>
        <w:numPr>
          <w:ilvl w:val="3"/>
          <w:numId w:val="31"/>
        </w:numPr>
        <w:tabs>
          <w:tab w:val="left" w:pos="180"/>
          <w:tab w:val="left" w:pos="270"/>
          <w:tab w:val="left" w:pos="1766"/>
        </w:tabs>
        <w:spacing w:before="119"/>
        <w:rPr>
          <w:rFonts w:cs="Arial"/>
        </w:rPr>
      </w:pPr>
      <w:r w:rsidRPr="7889AF9F">
        <w:rPr>
          <w:rFonts w:cs="Arial"/>
        </w:rPr>
        <w:t>Any and all data that is collected, generated, and/or tracked in the vendor system, must be exposed for integration via web service(s) and are to include relationship and unique identifiers.</w:t>
      </w:r>
      <w:r>
        <w:br/>
      </w:r>
    </w:p>
    <w:p w14:paraId="5C9A6D02" w14:textId="0E7BF6BC" w:rsidR="00433864" w:rsidRPr="005C3ED3" w:rsidRDefault="000456BC" w:rsidP="7889AF9F">
      <w:pPr>
        <w:pStyle w:val="Heading1"/>
        <w:numPr>
          <w:ilvl w:val="2"/>
          <w:numId w:val="31"/>
        </w:numPr>
        <w:tabs>
          <w:tab w:val="left" w:pos="180"/>
          <w:tab w:val="left" w:pos="270"/>
          <w:tab w:val="left" w:pos="1239"/>
        </w:tabs>
        <w:spacing w:before="121"/>
        <w:rPr>
          <w:rFonts w:cs="Arial"/>
          <w:b w:val="0"/>
          <w:bCs w:val="0"/>
        </w:rPr>
      </w:pPr>
      <w:r w:rsidRPr="7889AF9F">
        <w:rPr>
          <w:rFonts w:cs="Arial"/>
        </w:rPr>
        <w:t>Technical Requirements of Web Services</w:t>
      </w:r>
    </w:p>
    <w:p w14:paraId="2B54C45D" w14:textId="77777777" w:rsidR="00433864" w:rsidRPr="005C3ED3" w:rsidRDefault="000456BC" w:rsidP="7889AF9F">
      <w:pPr>
        <w:pStyle w:val="BodyText"/>
        <w:numPr>
          <w:ilvl w:val="3"/>
          <w:numId w:val="31"/>
        </w:numPr>
        <w:tabs>
          <w:tab w:val="left" w:pos="180"/>
          <w:tab w:val="left" w:pos="270"/>
          <w:tab w:val="left" w:pos="1766"/>
        </w:tabs>
        <w:spacing w:before="119"/>
        <w:rPr>
          <w:rFonts w:cs="Arial"/>
        </w:rPr>
      </w:pPr>
      <w:r w:rsidRPr="7889AF9F">
        <w:rPr>
          <w:rFonts w:cs="Arial"/>
        </w:rPr>
        <w:t>All Contractor supplied data shall be made available via secure web services, including invoices. This data shall be accessible via a single web service that returns data in an agreed upon XML format. The web service shall accept filter criteria such as an effective date.</w:t>
      </w:r>
    </w:p>
    <w:p w14:paraId="6DFDFE12" w14:textId="77777777" w:rsidR="00433864" w:rsidRPr="005C3ED3" w:rsidRDefault="000456BC" w:rsidP="7889AF9F">
      <w:pPr>
        <w:pStyle w:val="BodyText"/>
        <w:numPr>
          <w:ilvl w:val="3"/>
          <w:numId w:val="31"/>
        </w:numPr>
        <w:tabs>
          <w:tab w:val="left" w:pos="180"/>
          <w:tab w:val="left" w:pos="270"/>
          <w:tab w:val="left" w:pos="1766"/>
        </w:tabs>
        <w:spacing w:before="120"/>
        <w:rPr>
          <w:rFonts w:cs="Arial"/>
        </w:rPr>
      </w:pPr>
      <w:r w:rsidRPr="7889AF9F">
        <w:rPr>
          <w:rFonts w:cs="Arial"/>
        </w:rPr>
        <w:t>CBP and the Contractor will define the data needed to be exchanged or shared, the data file formats, the web services exchange mechanism and Application Program Interfaces (APIs) and architecture, as well as the periodicity (up to and including instantaneous, bi-directional data feeds between the Contractor system and CBP systems or databases).</w:t>
      </w:r>
    </w:p>
    <w:p w14:paraId="4408F405" w14:textId="70A68BE6" w:rsidR="00433864" w:rsidRPr="005C3ED3" w:rsidRDefault="000456BC" w:rsidP="7889AF9F">
      <w:pPr>
        <w:pStyle w:val="BodyText"/>
        <w:numPr>
          <w:ilvl w:val="3"/>
          <w:numId w:val="31"/>
        </w:numPr>
        <w:tabs>
          <w:tab w:val="left" w:pos="180"/>
          <w:tab w:val="left" w:pos="270"/>
          <w:tab w:val="left" w:pos="1766"/>
        </w:tabs>
        <w:spacing w:before="119"/>
        <w:rPr>
          <w:rFonts w:cs="Arial"/>
        </w:rPr>
      </w:pPr>
      <w:r w:rsidRPr="7889AF9F">
        <w:rPr>
          <w:rFonts w:cs="Arial"/>
        </w:rPr>
        <w:t xml:space="preserve">Data requirements will change over time, but changes will not exceed four (4) times in a calendar year. The Contractor </w:t>
      </w:r>
      <w:r w:rsidR="002672CF" w:rsidRPr="7889AF9F">
        <w:rPr>
          <w:rFonts w:cs="Arial"/>
        </w:rPr>
        <w:t xml:space="preserve">shall </w:t>
      </w:r>
      <w:r w:rsidRPr="7889AF9F">
        <w:rPr>
          <w:rFonts w:cs="Arial"/>
        </w:rPr>
        <w:t>be required to modify their systems to be compliant with CBP changes, within thirty</w:t>
      </w:r>
      <w:r w:rsidR="00F363CD" w:rsidRPr="7889AF9F">
        <w:rPr>
          <w:rFonts w:cs="Arial"/>
        </w:rPr>
        <w:t xml:space="preserve"> </w:t>
      </w:r>
      <w:r w:rsidRPr="7889AF9F">
        <w:rPr>
          <w:rFonts w:cs="Arial"/>
        </w:rPr>
        <w:t>(30) calendar days of being notified of the change(s).</w:t>
      </w:r>
    </w:p>
    <w:p w14:paraId="26864AD8" w14:textId="712D945F" w:rsidR="00433864" w:rsidRPr="005C3ED3" w:rsidRDefault="000456BC" w:rsidP="7889AF9F">
      <w:pPr>
        <w:pStyle w:val="BodyText"/>
        <w:numPr>
          <w:ilvl w:val="3"/>
          <w:numId w:val="31"/>
        </w:numPr>
        <w:tabs>
          <w:tab w:val="left" w:pos="180"/>
          <w:tab w:val="left" w:pos="270"/>
          <w:tab w:val="left" w:pos="1766"/>
        </w:tabs>
        <w:spacing w:before="119"/>
        <w:rPr>
          <w:rFonts w:cs="Arial"/>
        </w:rPr>
      </w:pPr>
      <w:r w:rsidRPr="7889AF9F">
        <w:rPr>
          <w:rFonts w:cs="Arial"/>
        </w:rPr>
        <w:t xml:space="preserve">Data file transfers </w:t>
      </w:r>
      <w:r w:rsidR="007726B4" w:rsidRPr="7889AF9F">
        <w:rPr>
          <w:rFonts w:cs="Arial"/>
        </w:rPr>
        <w:t xml:space="preserve">shall </w:t>
      </w:r>
      <w:r w:rsidRPr="7889AF9F">
        <w:rPr>
          <w:rFonts w:cs="Arial"/>
        </w:rPr>
        <w:t>be performed through TLS Secured HTTP downloads from an authenticated website upon award and during the setup and testing of the web services. The file formats will be specified by CBP.</w:t>
      </w:r>
    </w:p>
    <w:p w14:paraId="08F210F2" w14:textId="77777777" w:rsidR="00F363CD" w:rsidRPr="005C3ED3" w:rsidRDefault="000456BC" w:rsidP="7889AF9F">
      <w:pPr>
        <w:pStyle w:val="BodyText"/>
        <w:numPr>
          <w:ilvl w:val="3"/>
          <w:numId w:val="31"/>
        </w:numPr>
        <w:tabs>
          <w:tab w:val="left" w:pos="180"/>
          <w:tab w:val="left" w:pos="270"/>
        </w:tabs>
        <w:spacing w:before="119"/>
        <w:rPr>
          <w:rFonts w:cs="Arial"/>
        </w:rPr>
      </w:pPr>
      <w:r w:rsidRPr="7889AF9F">
        <w:rPr>
          <w:rFonts w:cs="Arial"/>
        </w:rPr>
        <w:t xml:space="preserve">The Contractor’s web service shall conform to the following technical requirements: </w:t>
      </w:r>
    </w:p>
    <w:p w14:paraId="4980CA89" w14:textId="46F2FE69" w:rsidR="00433864" w:rsidRPr="005C3ED3" w:rsidRDefault="000456BC" w:rsidP="7889AF9F">
      <w:pPr>
        <w:pStyle w:val="BodyText"/>
        <w:numPr>
          <w:ilvl w:val="5"/>
          <w:numId w:val="31"/>
        </w:numPr>
        <w:tabs>
          <w:tab w:val="left" w:pos="180"/>
          <w:tab w:val="left" w:pos="270"/>
        </w:tabs>
        <w:spacing w:before="119"/>
        <w:ind w:left="3240"/>
        <w:rPr>
          <w:rFonts w:cs="Arial"/>
        </w:rPr>
      </w:pPr>
      <w:r w:rsidRPr="7889AF9F">
        <w:rPr>
          <w:rFonts w:cs="Arial"/>
        </w:rPr>
        <w:t>The web service shall be WS-I Basic Profile 1.1 compliant;</w:t>
      </w:r>
    </w:p>
    <w:p w14:paraId="6CE6D391" w14:textId="77777777" w:rsidR="00433864" w:rsidRPr="005C3ED3" w:rsidRDefault="000456BC" w:rsidP="7889AF9F">
      <w:pPr>
        <w:pStyle w:val="BodyText"/>
        <w:numPr>
          <w:ilvl w:val="5"/>
          <w:numId w:val="31"/>
        </w:numPr>
        <w:tabs>
          <w:tab w:val="left" w:pos="180"/>
          <w:tab w:val="left" w:pos="270"/>
          <w:tab w:val="left" w:pos="2293"/>
        </w:tabs>
        <w:ind w:left="3240"/>
        <w:rPr>
          <w:rFonts w:cs="Arial"/>
        </w:rPr>
      </w:pPr>
      <w:r w:rsidRPr="7889AF9F">
        <w:rPr>
          <w:rFonts w:cs="Arial"/>
        </w:rPr>
        <w:t>The web service shall be secured via TLS and AES-256 bit encryption;</w:t>
      </w:r>
    </w:p>
    <w:p w14:paraId="6E4F4DCB" w14:textId="77777777" w:rsidR="00433864" w:rsidRPr="005C3ED3" w:rsidRDefault="000456BC" w:rsidP="7889AF9F">
      <w:pPr>
        <w:pStyle w:val="BodyText"/>
        <w:numPr>
          <w:ilvl w:val="5"/>
          <w:numId w:val="31"/>
        </w:numPr>
        <w:tabs>
          <w:tab w:val="left" w:pos="180"/>
          <w:tab w:val="left" w:pos="270"/>
          <w:tab w:val="left" w:pos="2293"/>
        </w:tabs>
        <w:spacing w:before="60"/>
        <w:ind w:left="3240"/>
        <w:rPr>
          <w:rFonts w:cs="Arial"/>
        </w:rPr>
      </w:pPr>
      <w:r w:rsidRPr="7889AF9F">
        <w:rPr>
          <w:rFonts w:cs="Arial"/>
        </w:rPr>
        <w:t>The web service shall provide an authentication mechanism that ensures only authorized requests are processed;</w:t>
      </w:r>
    </w:p>
    <w:p w14:paraId="73686924" w14:textId="77777777" w:rsidR="00433864" w:rsidRPr="005C3ED3" w:rsidRDefault="000456BC" w:rsidP="7889AF9F">
      <w:pPr>
        <w:pStyle w:val="BodyText"/>
        <w:numPr>
          <w:ilvl w:val="5"/>
          <w:numId w:val="31"/>
        </w:numPr>
        <w:tabs>
          <w:tab w:val="left" w:pos="180"/>
          <w:tab w:val="left" w:pos="270"/>
          <w:tab w:val="left" w:pos="2293"/>
        </w:tabs>
        <w:spacing w:before="59"/>
        <w:ind w:left="3240"/>
        <w:rPr>
          <w:rFonts w:cs="Arial"/>
        </w:rPr>
      </w:pPr>
      <w:r w:rsidRPr="7889AF9F">
        <w:rPr>
          <w:rFonts w:cs="Arial"/>
        </w:rPr>
        <w:t>The web service shall execute requests within one second;</w:t>
      </w:r>
    </w:p>
    <w:p w14:paraId="079688C9" w14:textId="77777777" w:rsidR="00433864" w:rsidRPr="005C3ED3" w:rsidRDefault="000456BC" w:rsidP="7889AF9F">
      <w:pPr>
        <w:pStyle w:val="BodyText"/>
        <w:numPr>
          <w:ilvl w:val="5"/>
          <w:numId w:val="31"/>
        </w:numPr>
        <w:tabs>
          <w:tab w:val="left" w:pos="180"/>
          <w:tab w:val="left" w:pos="270"/>
          <w:tab w:val="left" w:pos="2293"/>
        </w:tabs>
        <w:spacing w:before="60"/>
        <w:ind w:left="3240"/>
        <w:rPr>
          <w:rFonts w:cs="Arial"/>
        </w:rPr>
      </w:pPr>
      <w:r w:rsidRPr="7889AF9F">
        <w:rPr>
          <w:rFonts w:cs="Arial"/>
        </w:rPr>
        <w:t>The web service shall execute against and return current, up to date data;</w:t>
      </w:r>
    </w:p>
    <w:p w14:paraId="350A407E" w14:textId="77777777" w:rsidR="00F363CD" w:rsidRPr="005C3ED3" w:rsidRDefault="000456BC" w:rsidP="7889AF9F">
      <w:pPr>
        <w:pStyle w:val="BodyText"/>
        <w:numPr>
          <w:ilvl w:val="5"/>
          <w:numId w:val="31"/>
        </w:numPr>
        <w:tabs>
          <w:tab w:val="left" w:pos="180"/>
          <w:tab w:val="left" w:pos="270"/>
          <w:tab w:val="left" w:pos="2250"/>
        </w:tabs>
        <w:spacing w:before="60"/>
        <w:ind w:left="3240"/>
        <w:rPr>
          <w:rFonts w:cs="Arial"/>
        </w:rPr>
      </w:pPr>
      <w:r w:rsidRPr="7889AF9F">
        <w:rPr>
          <w:rFonts w:cs="Arial"/>
        </w:rPr>
        <w:t xml:space="preserve">The web service shall be available for use at all times, 24 hours per day, seven days per week; </w:t>
      </w:r>
    </w:p>
    <w:p w14:paraId="6558E176" w14:textId="77777777" w:rsidR="00433864" w:rsidRPr="005C3ED3" w:rsidRDefault="000456BC" w:rsidP="7889AF9F">
      <w:pPr>
        <w:pStyle w:val="BodyText"/>
        <w:numPr>
          <w:ilvl w:val="5"/>
          <w:numId w:val="31"/>
        </w:numPr>
        <w:tabs>
          <w:tab w:val="left" w:pos="180"/>
          <w:tab w:val="left" w:pos="270"/>
          <w:tab w:val="left" w:pos="2250"/>
        </w:tabs>
        <w:spacing w:before="60"/>
        <w:ind w:left="3240"/>
        <w:rPr>
          <w:rFonts w:cs="Arial"/>
        </w:rPr>
      </w:pPr>
      <w:r w:rsidRPr="7889AF9F">
        <w:rPr>
          <w:rFonts w:cs="Arial"/>
        </w:rPr>
        <w:t>The Contractor shall submit a detailed description of its web service using a standard WSDL</w:t>
      </w:r>
      <w:r w:rsidR="000F3155" w:rsidRPr="7889AF9F">
        <w:rPr>
          <w:rFonts w:cs="Arial"/>
        </w:rPr>
        <w:t xml:space="preserve"> x </w:t>
      </w:r>
      <w:r w:rsidRPr="7889AF9F">
        <w:rPr>
          <w:rFonts w:cs="Arial"/>
        </w:rPr>
        <w:t>document;</w:t>
      </w:r>
    </w:p>
    <w:p w14:paraId="1DCE54D8" w14:textId="77777777" w:rsidR="00433864" w:rsidRPr="005C3ED3" w:rsidRDefault="000456BC" w:rsidP="7889AF9F">
      <w:pPr>
        <w:pStyle w:val="BodyText"/>
        <w:numPr>
          <w:ilvl w:val="5"/>
          <w:numId w:val="31"/>
        </w:numPr>
        <w:tabs>
          <w:tab w:val="left" w:pos="180"/>
          <w:tab w:val="left" w:pos="270"/>
          <w:tab w:val="left" w:pos="2293"/>
        </w:tabs>
        <w:spacing w:before="60"/>
        <w:ind w:left="3240"/>
        <w:rPr>
          <w:rFonts w:cs="Arial"/>
        </w:rPr>
      </w:pPr>
      <w:r w:rsidRPr="7889AF9F">
        <w:rPr>
          <w:rFonts w:cs="Arial"/>
        </w:rPr>
        <w:t>The Contractor shall provide an XML schema to describe the result set returned by the web service;</w:t>
      </w:r>
    </w:p>
    <w:p w14:paraId="0F99A84E" w14:textId="77777777" w:rsidR="00433864" w:rsidRPr="005C3ED3" w:rsidRDefault="000456BC" w:rsidP="7889AF9F">
      <w:pPr>
        <w:pStyle w:val="BodyText"/>
        <w:numPr>
          <w:ilvl w:val="5"/>
          <w:numId w:val="31"/>
        </w:numPr>
        <w:tabs>
          <w:tab w:val="left" w:pos="180"/>
          <w:tab w:val="left" w:pos="270"/>
          <w:tab w:val="left" w:pos="2293"/>
        </w:tabs>
        <w:spacing w:before="60"/>
        <w:ind w:left="3240"/>
        <w:rPr>
          <w:rFonts w:cs="Arial"/>
        </w:rPr>
      </w:pPr>
      <w:r w:rsidRPr="7889AF9F">
        <w:rPr>
          <w:rFonts w:cs="Arial"/>
        </w:rPr>
        <w:t>The Contractor shall provide detailed explanation for any error condition that may be raised as a result of web service operation;</w:t>
      </w:r>
    </w:p>
    <w:p w14:paraId="14DA76E7" w14:textId="77777777" w:rsidR="00433864" w:rsidRPr="005C3ED3" w:rsidRDefault="000456BC" w:rsidP="7889AF9F">
      <w:pPr>
        <w:pStyle w:val="BodyText"/>
        <w:numPr>
          <w:ilvl w:val="5"/>
          <w:numId w:val="31"/>
        </w:numPr>
        <w:tabs>
          <w:tab w:val="left" w:pos="180"/>
          <w:tab w:val="left" w:pos="270"/>
          <w:tab w:val="left" w:pos="2404"/>
        </w:tabs>
        <w:spacing w:before="59"/>
        <w:ind w:left="3240"/>
        <w:rPr>
          <w:rFonts w:cs="Arial"/>
        </w:rPr>
      </w:pPr>
      <w:r w:rsidRPr="7889AF9F">
        <w:rPr>
          <w:rFonts w:cs="Arial"/>
        </w:rPr>
        <w:t>The Contractor shall provide a list containing all possible error codes and a detailed description of each error; and</w:t>
      </w:r>
    </w:p>
    <w:p w14:paraId="1C104919" w14:textId="65DDAC15" w:rsidR="00433864" w:rsidRPr="005C3ED3" w:rsidRDefault="000456BC" w:rsidP="7889AF9F">
      <w:pPr>
        <w:pStyle w:val="BodyText"/>
        <w:numPr>
          <w:ilvl w:val="5"/>
          <w:numId w:val="31"/>
        </w:numPr>
        <w:tabs>
          <w:tab w:val="left" w:pos="180"/>
          <w:tab w:val="left" w:pos="270"/>
          <w:tab w:val="left" w:pos="2404"/>
        </w:tabs>
        <w:spacing w:before="60"/>
        <w:ind w:left="3240"/>
        <w:rPr>
          <w:rFonts w:cs="Arial"/>
        </w:rPr>
      </w:pPr>
      <w:r w:rsidRPr="7889AF9F">
        <w:rPr>
          <w:rFonts w:cs="Arial"/>
        </w:rPr>
        <w:t>The Contractor shall provide end use documentation for its web service.</w:t>
      </w:r>
      <w:r>
        <w:br/>
      </w:r>
    </w:p>
    <w:p w14:paraId="1B52BD36" w14:textId="77777777" w:rsidR="00DA4D1B" w:rsidRPr="005C3ED3" w:rsidRDefault="000456BC" w:rsidP="00DA4D1B">
      <w:pPr>
        <w:pStyle w:val="Heading1"/>
        <w:numPr>
          <w:ilvl w:val="2"/>
          <w:numId w:val="31"/>
        </w:numPr>
        <w:tabs>
          <w:tab w:val="left" w:pos="180"/>
          <w:tab w:val="left" w:pos="270"/>
          <w:tab w:val="left" w:pos="1239"/>
        </w:tabs>
        <w:spacing w:before="120"/>
        <w:rPr>
          <w:rFonts w:cs="Arial"/>
          <w:b w:val="0"/>
          <w:bCs w:val="0"/>
        </w:rPr>
      </w:pPr>
      <w:r w:rsidRPr="005C3ED3">
        <w:rPr>
          <w:rFonts w:cs="Arial"/>
        </w:rPr>
        <w:t>Web Services Expectations</w:t>
      </w:r>
    </w:p>
    <w:p w14:paraId="673A34AC" w14:textId="363E9E7C" w:rsidR="00F363CD" w:rsidRPr="005C3ED3" w:rsidRDefault="000456BC" w:rsidP="00DA4D1B">
      <w:pPr>
        <w:pStyle w:val="Heading1"/>
        <w:numPr>
          <w:ilvl w:val="3"/>
          <w:numId w:val="31"/>
        </w:numPr>
        <w:tabs>
          <w:tab w:val="left" w:pos="180"/>
          <w:tab w:val="left" w:pos="270"/>
          <w:tab w:val="left" w:pos="1239"/>
        </w:tabs>
        <w:spacing w:before="120"/>
        <w:rPr>
          <w:rFonts w:cs="Arial"/>
          <w:b w:val="0"/>
          <w:bCs w:val="0"/>
        </w:rPr>
      </w:pPr>
      <w:r w:rsidRPr="005C3ED3">
        <w:rPr>
          <w:rFonts w:cs="Arial"/>
          <w:b w:val="0"/>
          <w:bCs w:val="0"/>
        </w:rPr>
        <w:t>The Contractor shall obtain and adhere to detailed requirements that define:</w:t>
      </w:r>
    </w:p>
    <w:p w14:paraId="3F03861F" w14:textId="2C4E3F55" w:rsidR="00433864" w:rsidRPr="005C3ED3" w:rsidRDefault="000456BC" w:rsidP="7889AF9F">
      <w:pPr>
        <w:pStyle w:val="BodyText"/>
        <w:numPr>
          <w:ilvl w:val="4"/>
          <w:numId w:val="31"/>
        </w:numPr>
        <w:tabs>
          <w:tab w:val="left" w:pos="180"/>
          <w:tab w:val="left" w:pos="270"/>
        </w:tabs>
        <w:spacing w:before="119"/>
        <w:ind w:left="3330"/>
        <w:rPr>
          <w:rFonts w:cs="Arial"/>
        </w:rPr>
      </w:pPr>
      <w:r w:rsidRPr="7889AF9F">
        <w:rPr>
          <w:rFonts w:cs="Arial"/>
        </w:rPr>
        <w:t>Web Service method signatures</w:t>
      </w:r>
      <w:r w:rsidR="00925923" w:rsidRPr="7889AF9F">
        <w:rPr>
          <w:rFonts w:cs="Arial"/>
        </w:rPr>
        <w:t>;</w:t>
      </w:r>
    </w:p>
    <w:p w14:paraId="053D32B9" w14:textId="2BD71BDF" w:rsidR="00433864" w:rsidRPr="005C3ED3" w:rsidRDefault="000456BC" w:rsidP="7889AF9F">
      <w:pPr>
        <w:pStyle w:val="BodyText"/>
        <w:numPr>
          <w:ilvl w:val="4"/>
          <w:numId w:val="31"/>
        </w:numPr>
        <w:tabs>
          <w:tab w:val="left" w:pos="180"/>
          <w:tab w:val="left" w:pos="270"/>
          <w:tab w:val="left" w:pos="2293"/>
        </w:tabs>
        <w:ind w:left="3330"/>
        <w:rPr>
          <w:rFonts w:cs="Arial"/>
        </w:rPr>
      </w:pPr>
      <w:r w:rsidRPr="7889AF9F">
        <w:rPr>
          <w:rFonts w:cs="Arial"/>
        </w:rPr>
        <w:t>Input Parameters (filter criteria)</w:t>
      </w:r>
      <w:r w:rsidR="00925923" w:rsidRPr="7889AF9F">
        <w:rPr>
          <w:rFonts w:cs="Arial"/>
        </w:rPr>
        <w:t>;</w:t>
      </w:r>
    </w:p>
    <w:p w14:paraId="17CFA66C" w14:textId="25AA561F" w:rsidR="00433864" w:rsidRPr="005C3ED3" w:rsidRDefault="000456BC" w:rsidP="7889AF9F">
      <w:pPr>
        <w:pStyle w:val="BodyText"/>
        <w:numPr>
          <w:ilvl w:val="4"/>
          <w:numId w:val="31"/>
        </w:numPr>
        <w:tabs>
          <w:tab w:val="left" w:pos="180"/>
          <w:tab w:val="left" w:pos="270"/>
          <w:tab w:val="left" w:pos="2293"/>
        </w:tabs>
        <w:spacing w:before="74"/>
        <w:ind w:left="3330"/>
        <w:rPr>
          <w:rFonts w:cs="Arial"/>
        </w:rPr>
      </w:pPr>
      <w:r w:rsidRPr="7889AF9F">
        <w:rPr>
          <w:rFonts w:cs="Arial"/>
        </w:rPr>
        <w:t>Output fields</w:t>
      </w:r>
      <w:r w:rsidR="00925923" w:rsidRPr="7889AF9F">
        <w:rPr>
          <w:rFonts w:cs="Arial"/>
        </w:rPr>
        <w:t>;</w:t>
      </w:r>
    </w:p>
    <w:p w14:paraId="4480D721" w14:textId="77777777" w:rsidR="00A32ECB" w:rsidRPr="005C3ED3" w:rsidRDefault="000456BC" w:rsidP="0011370D">
      <w:pPr>
        <w:pStyle w:val="BodyText"/>
        <w:numPr>
          <w:ilvl w:val="4"/>
          <w:numId w:val="31"/>
        </w:numPr>
        <w:tabs>
          <w:tab w:val="left" w:pos="180"/>
          <w:tab w:val="left" w:pos="270"/>
          <w:tab w:val="left" w:pos="2293"/>
        </w:tabs>
        <w:spacing w:before="60"/>
        <w:ind w:left="3330"/>
        <w:rPr>
          <w:rFonts w:cs="Arial"/>
        </w:rPr>
      </w:pPr>
      <w:r w:rsidRPr="005C3ED3">
        <w:rPr>
          <w:rFonts w:cs="Arial"/>
        </w:rPr>
        <w:t xml:space="preserve">XML Schema of the results set returned by web service; and </w:t>
      </w:r>
    </w:p>
    <w:p w14:paraId="1764EC51" w14:textId="3B54EFD0" w:rsidR="00433864" w:rsidRPr="005C3ED3" w:rsidRDefault="000456BC" w:rsidP="0011370D">
      <w:pPr>
        <w:pStyle w:val="BodyText"/>
        <w:numPr>
          <w:ilvl w:val="4"/>
          <w:numId w:val="31"/>
        </w:numPr>
        <w:tabs>
          <w:tab w:val="left" w:pos="180"/>
          <w:tab w:val="left" w:pos="270"/>
          <w:tab w:val="left" w:pos="2293"/>
        </w:tabs>
        <w:spacing w:before="60"/>
        <w:ind w:left="3330"/>
        <w:rPr>
          <w:rFonts w:cs="Arial"/>
        </w:rPr>
      </w:pPr>
      <w:r w:rsidRPr="7889AF9F">
        <w:rPr>
          <w:rFonts w:cs="Arial"/>
        </w:rPr>
        <w:t>Any additional business rules</w:t>
      </w:r>
      <w:r w:rsidR="00925923" w:rsidRPr="7889AF9F">
        <w:rPr>
          <w:rFonts w:cs="Arial"/>
        </w:rPr>
        <w:t>.</w:t>
      </w:r>
    </w:p>
    <w:p w14:paraId="15CAAF9A" w14:textId="77777777" w:rsidR="00433864" w:rsidRPr="005C3ED3" w:rsidRDefault="000456BC" w:rsidP="7889AF9F">
      <w:pPr>
        <w:pStyle w:val="BodyText"/>
        <w:numPr>
          <w:ilvl w:val="3"/>
          <w:numId w:val="31"/>
        </w:numPr>
        <w:tabs>
          <w:tab w:val="left" w:pos="180"/>
          <w:tab w:val="left" w:pos="270"/>
          <w:tab w:val="left" w:pos="1766"/>
        </w:tabs>
        <w:rPr>
          <w:rFonts w:cs="Arial"/>
        </w:rPr>
      </w:pPr>
      <w:r w:rsidRPr="7889AF9F">
        <w:rPr>
          <w:rFonts w:cs="Arial"/>
        </w:rPr>
        <w:t>CBP shall be given the opportunity for acceptance testing of the Contractor provided web service.</w:t>
      </w:r>
    </w:p>
    <w:p w14:paraId="1BBF680F" w14:textId="20152011" w:rsidR="00433864" w:rsidRPr="005C3ED3" w:rsidRDefault="000456BC" w:rsidP="7889AF9F">
      <w:pPr>
        <w:pStyle w:val="BodyText"/>
        <w:numPr>
          <w:ilvl w:val="3"/>
          <w:numId w:val="31"/>
        </w:numPr>
        <w:tabs>
          <w:tab w:val="left" w:pos="180"/>
          <w:tab w:val="left" w:pos="270"/>
          <w:tab w:val="left" w:pos="1766"/>
        </w:tabs>
        <w:spacing w:before="60"/>
        <w:rPr>
          <w:rFonts w:cs="Arial"/>
        </w:rPr>
      </w:pPr>
      <w:r w:rsidRPr="7889AF9F">
        <w:rPr>
          <w:rFonts w:cs="Arial"/>
        </w:rPr>
        <w:t xml:space="preserve">The COR shall be notified a minimum of two </w:t>
      </w:r>
      <w:r w:rsidR="009F6B80" w:rsidRPr="7889AF9F">
        <w:rPr>
          <w:rFonts w:cs="Arial"/>
        </w:rPr>
        <w:t xml:space="preserve">(2) </w:t>
      </w:r>
      <w:r w:rsidRPr="7889AF9F">
        <w:rPr>
          <w:rFonts w:cs="Arial"/>
        </w:rPr>
        <w:t xml:space="preserve">weeks prior to any modifications made to the web service; final approval by the COR </w:t>
      </w:r>
      <w:r w:rsidR="007726B4" w:rsidRPr="7889AF9F">
        <w:rPr>
          <w:rFonts w:cs="Arial"/>
        </w:rPr>
        <w:t xml:space="preserve">shall </w:t>
      </w:r>
      <w:r w:rsidRPr="7889AF9F">
        <w:rPr>
          <w:rFonts w:cs="Arial"/>
        </w:rPr>
        <w:t>be required before implementation.</w:t>
      </w:r>
    </w:p>
    <w:p w14:paraId="1907DB5F" w14:textId="77777777" w:rsidR="00433864" w:rsidRPr="005C3ED3" w:rsidRDefault="000456BC" w:rsidP="7889AF9F">
      <w:pPr>
        <w:pStyle w:val="BodyText"/>
        <w:numPr>
          <w:ilvl w:val="3"/>
          <w:numId w:val="31"/>
        </w:numPr>
        <w:tabs>
          <w:tab w:val="left" w:pos="180"/>
          <w:tab w:val="left" w:pos="270"/>
          <w:tab w:val="left" w:pos="1766"/>
        </w:tabs>
        <w:spacing w:before="59"/>
        <w:rPr>
          <w:rFonts w:cs="Arial"/>
        </w:rPr>
      </w:pPr>
      <w:r w:rsidRPr="7889AF9F">
        <w:rPr>
          <w:rFonts w:cs="Arial"/>
        </w:rPr>
        <w:t>All production versions of the deployed web service shall be available in production and removed only upon request from CO or with CBP’s explicit permission.</w:t>
      </w:r>
    </w:p>
    <w:p w14:paraId="5D778FC5" w14:textId="52E384DD" w:rsidR="00433864" w:rsidRPr="005C3ED3" w:rsidRDefault="000456BC" w:rsidP="7889AF9F">
      <w:pPr>
        <w:pStyle w:val="BodyText"/>
        <w:numPr>
          <w:ilvl w:val="3"/>
          <w:numId w:val="31"/>
        </w:numPr>
        <w:tabs>
          <w:tab w:val="left" w:pos="180"/>
          <w:tab w:val="left" w:pos="270"/>
          <w:tab w:val="left" w:pos="1766"/>
        </w:tabs>
        <w:spacing w:before="60"/>
        <w:rPr>
          <w:rFonts w:cs="Arial"/>
        </w:rPr>
      </w:pPr>
      <w:r w:rsidRPr="7889AF9F">
        <w:rPr>
          <w:rFonts w:cs="Arial"/>
        </w:rPr>
        <w:t xml:space="preserve">The COR shall be notified at least 24 hours in advance of any web service maintenance that </w:t>
      </w:r>
      <w:r w:rsidR="007726B4" w:rsidRPr="7889AF9F">
        <w:rPr>
          <w:rFonts w:cs="Arial"/>
        </w:rPr>
        <w:t xml:space="preserve">shall </w:t>
      </w:r>
      <w:r w:rsidRPr="7889AF9F">
        <w:rPr>
          <w:rFonts w:cs="Arial"/>
        </w:rPr>
        <w:t>require web service down time. During downtime,</w:t>
      </w:r>
      <w:r w:rsidR="00B30F3B" w:rsidRPr="7889AF9F">
        <w:rPr>
          <w:rFonts w:cs="Arial"/>
        </w:rPr>
        <w:t xml:space="preserve"> fingerprint</w:t>
      </w:r>
      <w:r w:rsidRPr="7889AF9F">
        <w:rPr>
          <w:rFonts w:cs="Arial"/>
        </w:rPr>
        <w:t xml:space="preserve"> results </w:t>
      </w:r>
      <w:r w:rsidR="007726B4" w:rsidRPr="7889AF9F">
        <w:rPr>
          <w:rFonts w:cs="Arial"/>
        </w:rPr>
        <w:t xml:space="preserve">shall </w:t>
      </w:r>
      <w:r w:rsidRPr="7889AF9F">
        <w:rPr>
          <w:rFonts w:cs="Arial"/>
        </w:rPr>
        <w:t>still be made available to the COR in an agreed method. The method shall be agreed upon after award</w:t>
      </w:r>
      <w:r w:rsidR="050F7D8B" w:rsidRPr="7889AF9F">
        <w:rPr>
          <w:rFonts w:cs="Arial"/>
        </w:rPr>
        <w:t>, during initial transition meetings.</w:t>
      </w:r>
    </w:p>
    <w:p w14:paraId="4ED3649D" w14:textId="77777777" w:rsidR="00433864" w:rsidRPr="005C3ED3" w:rsidRDefault="000456BC" w:rsidP="7889AF9F">
      <w:pPr>
        <w:pStyle w:val="BodyText"/>
        <w:numPr>
          <w:ilvl w:val="3"/>
          <w:numId w:val="31"/>
        </w:numPr>
        <w:tabs>
          <w:tab w:val="left" w:pos="180"/>
          <w:tab w:val="left" w:pos="270"/>
          <w:tab w:val="left" w:pos="1766"/>
        </w:tabs>
        <w:spacing w:before="59"/>
        <w:rPr>
          <w:rFonts w:cs="Arial"/>
        </w:rPr>
      </w:pPr>
      <w:r w:rsidRPr="7889AF9F">
        <w:rPr>
          <w:rFonts w:cs="Arial"/>
        </w:rPr>
        <w:t>The Contractor’s web service support shall have a response time of 24 hours or less; however, the Contractor’s web service support personnel do not need to be available 24 hours per day, seven (7) days per week.</w:t>
      </w:r>
    </w:p>
    <w:p w14:paraId="1EC7B207" w14:textId="0B1DC894" w:rsidR="00433864" w:rsidRPr="005C3ED3" w:rsidRDefault="000456BC" w:rsidP="7889AF9F">
      <w:pPr>
        <w:pStyle w:val="BodyText"/>
        <w:numPr>
          <w:ilvl w:val="3"/>
          <w:numId w:val="31"/>
        </w:numPr>
        <w:tabs>
          <w:tab w:val="left" w:pos="180"/>
          <w:tab w:val="left" w:pos="270"/>
          <w:tab w:val="left" w:pos="1766"/>
        </w:tabs>
        <w:spacing w:before="59"/>
        <w:rPr>
          <w:rFonts w:cs="Arial"/>
        </w:rPr>
      </w:pPr>
      <w:r w:rsidRPr="7889AF9F">
        <w:rPr>
          <w:rFonts w:cs="Arial"/>
        </w:rPr>
        <w:t>Safeguards shall also be put in place to protect the PII.</w:t>
      </w:r>
    </w:p>
    <w:p w14:paraId="6E058BF5" w14:textId="77777777" w:rsidR="00433864" w:rsidRPr="005C3ED3" w:rsidRDefault="00433864" w:rsidP="7889AF9F">
      <w:pPr>
        <w:tabs>
          <w:tab w:val="left" w:pos="180"/>
          <w:tab w:val="left" w:pos="270"/>
        </w:tabs>
        <w:ind w:left="501"/>
        <w:rPr>
          <w:rFonts w:ascii="Arial" w:eastAsia="Arial" w:hAnsi="Arial" w:cs="Arial"/>
          <w:sz w:val="20"/>
          <w:szCs w:val="20"/>
        </w:rPr>
      </w:pPr>
    </w:p>
    <w:p w14:paraId="65D738E7" w14:textId="44B54856" w:rsidR="00433864" w:rsidRPr="005C3ED3" w:rsidRDefault="000456BC" w:rsidP="7889AF9F">
      <w:pPr>
        <w:pStyle w:val="Heading1"/>
        <w:numPr>
          <w:ilvl w:val="0"/>
          <w:numId w:val="31"/>
        </w:numPr>
        <w:tabs>
          <w:tab w:val="left" w:pos="180"/>
          <w:tab w:val="left" w:pos="270"/>
          <w:tab w:val="left" w:pos="460"/>
        </w:tabs>
        <w:spacing w:before="131"/>
        <w:rPr>
          <w:rFonts w:cs="Arial"/>
          <w:b w:val="0"/>
          <w:bCs w:val="0"/>
        </w:rPr>
      </w:pPr>
      <w:bookmarkStart w:id="57" w:name="_bookmark61"/>
      <w:bookmarkEnd w:id="57"/>
      <w:r w:rsidRPr="7889AF9F">
        <w:rPr>
          <w:rFonts w:cs="Arial"/>
        </w:rPr>
        <w:t>OTHER CONSIDERATIONS</w:t>
      </w:r>
    </w:p>
    <w:p w14:paraId="0CAEDC59" w14:textId="77777777" w:rsidR="00433864" w:rsidRPr="005C3ED3" w:rsidRDefault="000456BC" w:rsidP="7889AF9F">
      <w:pPr>
        <w:numPr>
          <w:ilvl w:val="1"/>
          <w:numId w:val="31"/>
        </w:numPr>
        <w:tabs>
          <w:tab w:val="left" w:pos="180"/>
          <w:tab w:val="left" w:pos="270"/>
          <w:tab w:val="left" w:pos="601"/>
        </w:tabs>
        <w:spacing w:before="120"/>
        <w:rPr>
          <w:rFonts w:ascii="Arial" w:eastAsia="Arial" w:hAnsi="Arial" w:cs="Arial"/>
          <w:sz w:val="20"/>
          <w:szCs w:val="20"/>
        </w:rPr>
      </w:pPr>
      <w:bookmarkStart w:id="58" w:name="_bookmark62"/>
      <w:bookmarkEnd w:id="58"/>
      <w:r w:rsidRPr="7889AF9F">
        <w:rPr>
          <w:rFonts w:ascii="Arial" w:hAnsi="Arial" w:cs="Arial"/>
          <w:b/>
          <w:bCs/>
          <w:sz w:val="20"/>
          <w:szCs w:val="20"/>
        </w:rPr>
        <w:t>Transition Process</w:t>
      </w:r>
    </w:p>
    <w:p w14:paraId="2B48016C" w14:textId="72428F42" w:rsidR="00433864" w:rsidRPr="005C3ED3" w:rsidRDefault="00E15AF7" w:rsidP="7889AF9F">
      <w:pPr>
        <w:pStyle w:val="BodyText"/>
        <w:numPr>
          <w:ilvl w:val="2"/>
          <w:numId w:val="31"/>
        </w:numPr>
        <w:tabs>
          <w:tab w:val="left" w:pos="180"/>
          <w:tab w:val="left" w:pos="270"/>
          <w:tab w:val="left" w:pos="1128"/>
        </w:tabs>
        <w:spacing w:before="58"/>
        <w:rPr>
          <w:rFonts w:cs="Arial"/>
        </w:rPr>
      </w:pPr>
      <w:r w:rsidRPr="7889AF9F">
        <w:rPr>
          <w:rFonts w:cs="Arial"/>
        </w:rPr>
        <w:t xml:space="preserve">The transition period shall begin once the </w:t>
      </w:r>
      <w:r w:rsidR="00317C77" w:rsidRPr="7889AF9F">
        <w:rPr>
          <w:rFonts w:cs="Arial"/>
        </w:rPr>
        <w:t xml:space="preserve">BPA </w:t>
      </w:r>
      <w:r w:rsidRPr="7889AF9F">
        <w:rPr>
          <w:rFonts w:cs="Arial"/>
        </w:rPr>
        <w:t xml:space="preserve">is awarded and shall be completed no later than 60 days after the </w:t>
      </w:r>
      <w:r w:rsidR="00317C77" w:rsidRPr="7889AF9F">
        <w:rPr>
          <w:rFonts w:cs="Arial"/>
        </w:rPr>
        <w:t>BPA is established</w:t>
      </w:r>
      <w:r w:rsidRPr="7889AF9F">
        <w:rPr>
          <w:rFonts w:cs="Arial"/>
        </w:rPr>
        <w:t>.</w:t>
      </w:r>
      <w:r w:rsidR="006E3DC1" w:rsidRPr="7889AF9F">
        <w:rPr>
          <w:rFonts w:cs="Arial"/>
        </w:rPr>
        <w:t xml:space="preserve"> After the transition period, the Contractor shall be fully capable of executing all services required in this SOW.</w:t>
      </w:r>
      <w:r w:rsidR="000456BC" w:rsidRPr="7889AF9F">
        <w:rPr>
          <w:rFonts w:cs="Arial"/>
        </w:rPr>
        <w:t xml:space="preserve"> Once ordering starts, CBP may continually request </w:t>
      </w:r>
      <w:r w:rsidR="0031264D" w:rsidRPr="7889AF9F">
        <w:rPr>
          <w:rFonts w:cs="Arial"/>
        </w:rPr>
        <w:t>fingerprints</w:t>
      </w:r>
      <w:r w:rsidR="000456BC" w:rsidRPr="7889AF9F">
        <w:rPr>
          <w:rFonts w:cs="Arial"/>
        </w:rPr>
        <w:t xml:space="preserve"> without breaks in ordering, subject to hiring requirements and the availability of funds.</w:t>
      </w:r>
    </w:p>
    <w:p w14:paraId="11097691" w14:textId="77777777" w:rsidR="00E15AF7" w:rsidRPr="005C3ED3" w:rsidRDefault="000456BC" w:rsidP="7889AF9F">
      <w:pPr>
        <w:pStyle w:val="BodyText"/>
        <w:numPr>
          <w:ilvl w:val="2"/>
          <w:numId w:val="31"/>
        </w:numPr>
        <w:tabs>
          <w:tab w:val="left" w:pos="180"/>
          <w:tab w:val="left" w:pos="270"/>
          <w:tab w:val="left" w:pos="1128"/>
        </w:tabs>
        <w:spacing w:before="119"/>
        <w:rPr>
          <w:rFonts w:cs="Arial"/>
        </w:rPr>
      </w:pPr>
      <w:r w:rsidRPr="7889AF9F">
        <w:rPr>
          <w:rFonts w:cs="Arial"/>
        </w:rPr>
        <w:t>The Contractor shall complete the following during the transition period:</w:t>
      </w:r>
    </w:p>
    <w:p w14:paraId="26E17C75" w14:textId="0C782752" w:rsidR="00433864" w:rsidRPr="005C3ED3" w:rsidRDefault="000456BC" w:rsidP="7889AF9F">
      <w:pPr>
        <w:pStyle w:val="BodyText"/>
        <w:numPr>
          <w:ilvl w:val="3"/>
          <w:numId w:val="31"/>
        </w:numPr>
        <w:tabs>
          <w:tab w:val="left" w:pos="180"/>
          <w:tab w:val="left" w:pos="270"/>
          <w:tab w:val="left" w:pos="1128"/>
        </w:tabs>
        <w:spacing w:before="119"/>
        <w:rPr>
          <w:rFonts w:cs="Arial"/>
        </w:rPr>
      </w:pPr>
      <w:r w:rsidRPr="7889AF9F">
        <w:rPr>
          <w:rFonts w:cs="Arial"/>
        </w:rPr>
        <w:t>Performing personnel security clearances</w:t>
      </w:r>
      <w:r w:rsidR="000F0221" w:rsidRPr="7889AF9F">
        <w:rPr>
          <w:rFonts w:cs="Arial"/>
        </w:rPr>
        <w:t>/checks</w:t>
      </w:r>
      <w:r w:rsidRPr="7889AF9F">
        <w:rPr>
          <w:rFonts w:cs="Arial"/>
        </w:rPr>
        <w:t xml:space="preserve"> to the extent required by th</w:t>
      </w:r>
      <w:r w:rsidR="000F0221" w:rsidRPr="7889AF9F">
        <w:rPr>
          <w:rFonts w:cs="Arial"/>
        </w:rPr>
        <w:t xml:space="preserve">e </w:t>
      </w:r>
      <w:r w:rsidR="009176A1" w:rsidRPr="7889AF9F">
        <w:rPr>
          <w:rFonts w:cs="Arial"/>
        </w:rPr>
        <w:t>BPA</w:t>
      </w:r>
      <w:r w:rsidRPr="7889AF9F">
        <w:rPr>
          <w:rFonts w:cs="Arial"/>
        </w:rPr>
        <w:t>;</w:t>
      </w:r>
    </w:p>
    <w:p w14:paraId="33705013" w14:textId="77777777" w:rsidR="00433864" w:rsidRPr="005C3ED3" w:rsidRDefault="000456BC" w:rsidP="7889AF9F">
      <w:pPr>
        <w:pStyle w:val="BodyText"/>
        <w:numPr>
          <w:ilvl w:val="3"/>
          <w:numId w:val="31"/>
        </w:numPr>
        <w:tabs>
          <w:tab w:val="left" w:pos="180"/>
          <w:tab w:val="left" w:pos="270"/>
          <w:tab w:val="left" w:pos="1655"/>
        </w:tabs>
        <w:spacing w:before="120"/>
        <w:rPr>
          <w:rFonts w:cs="Arial"/>
        </w:rPr>
      </w:pPr>
      <w:r w:rsidRPr="7889AF9F">
        <w:rPr>
          <w:rFonts w:cs="Arial"/>
        </w:rPr>
        <w:t xml:space="preserve">Training all facilities and </w:t>
      </w:r>
      <w:r w:rsidR="0031264D" w:rsidRPr="7889AF9F">
        <w:rPr>
          <w:rFonts w:cs="Arial"/>
        </w:rPr>
        <w:t>a</w:t>
      </w:r>
      <w:r w:rsidRPr="7889AF9F">
        <w:rPr>
          <w:rFonts w:cs="Arial"/>
        </w:rPr>
        <w:t xml:space="preserve">dministrators performing the </w:t>
      </w:r>
      <w:r w:rsidR="0031264D" w:rsidRPr="7889AF9F">
        <w:rPr>
          <w:rFonts w:cs="Arial"/>
        </w:rPr>
        <w:t>fingerprint process</w:t>
      </w:r>
      <w:r w:rsidRPr="7889AF9F">
        <w:rPr>
          <w:rFonts w:cs="Arial"/>
        </w:rPr>
        <w:t>;</w:t>
      </w:r>
    </w:p>
    <w:p w14:paraId="76BCABE3" w14:textId="77777777" w:rsidR="00433864" w:rsidRPr="005C3ED3" w:rsidRDefault="000456BC" w:rsidP="7889AF9F">
      <w:pPr>
        <w:pStyle w:val="BodyText"/>
        <w:numPr>
          <w:ilvl w:val="3"/>
          <w:numId w:val="31"/>
        </w:numPr>
        <w:tabs>
          <w:tab w:val="left" w:pos="180"/>
          <w:tab w:val="left" w:pos="270"/>
          <w:tab w:val="left" w:pos="1655"/>
        </w:tabs>
        <w:spacing w:before="119"/>
        <w:rPr>
          <w:rFonts w:cs="Arial"/>
        </w:rPr>
      </w:pPr>
      <w:r w:rsidRPr="7889AF9F">
        <w:rPr>
          <w:rFonts w:cs="Arial"/>
        </w:rPr>
        <w:t>Testing and modification as necessary of automated database system;</w:t>
      </w:r>
    </w:p>
    <w:p w14:paraId="3F1B0C24" w14:textId="747B6FB9" w:rsidR="00433864" w:rsidRPr="005C3ED3" w:rsidRDefault="000456BC" w:rsidP="7889AF9F">
      <w:pPr>
        <w:pStyle w:val="BodyText"/>
        <w:numPr>
          <w:ilvl w:val="3"/>
          <w:numId w:val="31"/>
        </w:numPr>
        <w:tabs>
          <w:tab w:val="left" w:pos="180"/>
          <w:tab w:val="left" w:pos="270"/>
          <w:tab w:val="left" w:pos="1655"/>
        </w:tabs>
        <w:spacing w:before="120"/>
        <w:rPr>
          <w:rFonts w:cs="Arial"/>
        </w:rPr>
      </w:pPr>
      <w:r w:rsidRPr="7889AF9F">
        <w:rPr>
          <w:rFonts w:cs="Arial"/>
        </w:rPr>
        <w:t xml:space="preserve">Testing and modification as necessary </w:t>
      </w:r>
      <w:r w:rsidR="00E270B0" w:rsidRPr="7889AF9F">
        <w:rPr>
          <w:rFonts w:cs="Arial"/>
        </w:rPr>
        <w:t xml:space="preserve">of </w:t>
      </w:r>
      <w:r w:rsidRPr="7889AF9F">
        <w:rPr>
          <w:rFonts w:cs="Arial"/>
        </w:rPr>
        <w:t>files for web services data transfers;</w:t>
      </w:r>
    </w:p>
    <w:p w14:paraId="0BAD917B" w14:textId="630164F3" w:rsidR="00433864" w:rsidRPr="005C3ED3" w:rsidRDefault="000456BC" w:rsidP="7889AF9F">
      <w:pPr>
        <w:pStyle w:val="BodyText"/>
        <w:numPr>
          <w:ilvl w:val="3"/>
          <w:numId w:val="31"/>
        </w:numPr>
        <w:tabs>
          <w:tab w:val="left" w:pos="180"/>
          <w:tab w:val="left" w:pos="270"/>
          <w:tab w:val="left" w:pos="1655"/>
        </w:tabs>
        <w:spacing w:before="121"/>
        <w:rPr>
          <w:rFonts w:cs="Arial"/>
        </w:rPr>
      </w:pPr>
      <w:r w:rsidRPr="7889AF9F">
        <w:rPr>
          <w:rFonts w:cs="Arial"/>
        </w:rPr>
        <w:t xml:space="preserve">Testing and modification as necessary </w:t>
      </w:r>
      <w:r w:rsidR="00E270B0" w:rsidRPr="7889AF9F">
        <w:rPr>
          <w:rFonts w:cs="Arial"/>
        </w:rPr>
        <w:t xml:space="preserve">of </w:t>
      </w:r>
      <w:r w:rsidRPr="7889AF9F">
        <w:rPr>
          <w:rFonts w:cs="Arial"/>
        </w:rPr>
        <w:t>files for electronic invoices;</w:t>
      </w:r>
    </w:p>
    <w:p w14:paraId="1CB2CB57" w14:textId="77777777" w:rsidR="00433864" w:rsidRPr="005C3ED3" w:rsidRDefault="000456BC" w:rsidP="7889AF9F">
      <w:pPr>
        <w:pStyle w:val="BodyText"/>
        <w:numPr>
          <w:ilvl w:val="3"/>
          <w:numId w:val="31"/>
        </w:numPr>
        <w:tabs>
          <w:tab w:val="left" w:pos="180"/>
          <w:tab w:val="left" w:pos="270"/>
          <w:tab w:val="left" w:pos="1655"/>
        </w:tabs>
        <w:spacing w:before="119"/>
        <w:rPr>
          <w:rFonts w:cs="Arial"/>
        </w:rPr>
      </w:pPr>
      <w:r w:rsidRPr="7889AF9F">
        <w:rPr>
          <w:rFonts w:cs="Arial"/>
        </w:rPr>
        <w:t>Review and acceptance of all standardized materials received from authorized CBP staff;</w:t>
      </w:r>
    </w:p>
    <w:p w14:paraId="122F902A" w14:textId="76D9FF69" w:rsidR="00433864" w:rsidRPr="005C3ED3" w:rsidRDefault="00A25C58" w:rsidP="7889AF9F">
      <w:pPr>
        <w:pStyle w:val="BodyText"/>
        <w:numPr>
          <w:ilvl w:val="3"/>
          <w:numId w:val="31"/>
        </w:numPr>
        <w:tabs>
          <w:tab w:val="left" w:pos="180"/>
          <w:tab w:val="left" w:pos="270"/>
          <w:tab w:val="left" w:pos="1655"/>
        </w:tabs>
        <w:spacing w:before="120"/>
        <w:rPr>
          <w:rFonts w:cs="Arial"/>
        </w:rPr>
      </w:pPr>
      <w:r w:rsidRPr="7889AF9F">
        <w:rPr>
          <w:rFonts w:cs="Arial"/>
        </w:rPr>
        <w:t>Provide a</w:t>
      </w:r>
      <w:r w:rsidR="000456BC" w:rsidRPr="7889AF9F">
        <w:rPr>
          <w:rFonts w:cs="Arial"/>
        </w:rPr>
        <w:t>n overview of all reports the Contractor has available for the Government; and</w:t>
      </w:r>
    </w:p>
    <w:p w14:paraId="45BA60A4" w14:textId="6C2DB51A" w:rsidR="00433864" w:rsidRPr="005C3ED3" w:rsidRDefault="000456BC" w:rsidP="7889AF9F">
      <w:pPr>
        <w:pStyle w:val="BodyText"/>
        <w:numPr>
          <w:ilvl w:val="3"/>
          <w:numId w:val="31"/>
        </w:numPr>
        <w:tabs>
          <w:tab w:val="left" w:pos="180"/>
          <w:tab w:val="left" w:pos="270"/>
          <w:tab w:val="left" w:pos="1655"/>
        </w:tabs>
        <w:spacing w:before="120"/>
        <w:rPr>
          <w:rFonts w:cs="Arial"/>
        </w:rPr>
      </w:pPr>
      <w:r w:rsidRPr="7889AF9F">
        <w:rPr>
          <w:rFonts w:cs="Arial"/>
        </w:rPr>
        <w:t xml:space="preserve">Access for all authorized CBP </w:t>
      </w:r>
      <w:r w:rsidR="00351C62" w:rsidRPr="7889AF9F">
        <w:rPr>
          <w:rFonts w:cs="Arial"/>
        </w:rPr>
        <w:t xml:space="preserve">and Contract </w:t>
      </w:r>
      <w:r w:rsidRPr="7889AF9F">
        <w:rPr>
          <w:rFonts w:cs="Arial"/>
        </w:rPr>
        <w:t xml:space="preserve">personnel </w:t>
      </w:r>
      <w:r w:rsidR="00351C62" w:rsidRPr="7889AF9F">
        <w:rPr>
          <w:rFonts w:cs="Arial"/>
        </w:rPr>
        <w:t xml:space="preserve"> </w:t>
      </w:r>
      <w:r w:rsidRPr="7889AF9F">
        <w:rPr>
          <w:rFonts w:cs="Arial"/>
        </w:rPr>
        <w:t>to the Contractor’s remotely-accessible automated database system and any secure e-mail systems, etc. The COR shall provide information on CBP</w:t>
      </w:r>
      <w:r w:rsidR="00351C62" w:rsidRPr="7889AF9F">
        <w:rPr>
          <w:rFonts w:cs="Arial"/>
        </w:rPr>
        <w:t xml:space="preserve"> and Contract</w:t>
      </w:r>
      <w:r w:rsidRPr="7889AF9F">
        <w:rPr>
          <w:rFonts w:cs="Arial"/>
        </w:rPr>
        <w:t xml:space="preserve"> personnel that shall be granted this access.</w:t>
      </w:r>
      <w:r>
        <w:br/>
      </w:r>
    </w:p>
    <w:p w14:paraId="7F3E0659" w14:textId="77777777" w:rsidR="00433864" w:rsidRPr="005C3ED3" w:rsidRDefault="000456BC" w:rsidP="7889AF9F">
      <w:pPr>
        <w:pStyle w:val="Heading1"/>
        <w:numPr>
          <w:ilvl w:val="1"/>
          <w:numId w:val="31"/>
        </w:numPr>
        <w:tabs>
          <w:tab w:val="left" w:pos="180"/>
          <w:tab w:val="left" w:pos="270"/>
          <w:tab w:val="left" w:pos="601"/>
        </w:tabs>
        <w:spacing w:before="121"/>
        <w:rPr>
          <w:rFonts w:cs="Arial"/>
          <w:b w:val="0"/>
          <w:bCs w:val="0"/>
        </w:rPr>
      </w:pPr>
      <w:bookmarkStart w:id="59" w:name="_bookmark63"/>
      <w:bookmarkEnd w:id="59"/>
      <w:r w:rsidRPr="7889AF9F">
        <w:rPr>
          <w:rFonts w:cs="Arial"/>
        </w:rPr>
        <w:t>Hours of Operation</w:t>
      </w:r>
    </w:p>
    <w:p w14:paraId="3FA43A3D" w14:textId="38809380" w:rsidR="000F48FB" w:rsidRPr="005C3ED3" w:rsidRDefault="000456BC" w:rsidP="7889AF9F">
      <w:pPr>
        <w:pStyle w:val="BodyText"/>
        <w:numPr>
          <w:ilvl w:val="2"/>
          <w:numId w:val="31"/>
        </w:numPr>
        <w:tabs>
          <w:tab w:val="left" w:pos="180"/>
          <w:tab w:val="left" w:pos="270"/>
          <w:tab w:val="left" w:pos="1072"/>
        </w:tabs>
        <w:spacing w:before="60"/>
        <w:rPr>
          <w:rFonts w:cs="Arial"/>
        </w:rPr>
      </w:pPr>
      <w:r w:rsidRPr="7889AF9F">
        <w:rPr>
          <w:rFonts w:cs="Arial"/>
        </w:rPr>
        <w:t xml:space="preserve">The Contractor’s </w:t>
      </w:r>
      <w:r w:rsidR="004E7710" w:rsidRPr="7889AF9F">
        <w:rPr>
          <w:rFonts w:cs="Arial"/>
        </w:rPr>
        <w:t xml:space="preserve">customer service </w:t>
      </w:r>
      <w:r w:rsidR="00036351" w:rsidRPr="7889AF9F">
        <w:rPr>
          <w:rFonts w:cs="Arial"/>
        </w:rPr>
        <w:t>representatives</w:t>
      </w:r>
      <w:r w:rsidR="00525C64" w:rsidRPr="7889AF9F">
        <w:rPr>
          <w:rFonts w:cs="Arial"/>
        </w:rPr>
        <w:t xml:space="preserve">, key personnel </w:t>
      </w:r>
      <w:r w:rsidR="00F52DE6" w:rsidRPr="7889AF9F">
        <w:rPr>
          <w:rFonts w:cs="Arial"/>
        </w:rPr>
        <w:t xml:space="preserve">and other contractor </w:t>
      </w:r>
      <w:r w:rsidR="00BB643A" w:rsidRPr="7889AF9F">
        <w:rPr>
          <w:rFonts w:cs="Arial"/>
        </w:rPr>
        <w:t>personnel</w:t>
      </w:r>
      <w:r w:rsidRPr="7889AF9F">
        <w:rPr>
          <w:rFonts w:cs="Arial"/>
        </w:rPr>
        <w:t xml:space="preserve"> involved in scheduling </w:t>
      </w:r>
      <w:r w:rsidR="0031264D" w:rsidRPr="7889AF9F">
        <w:rPr>
          <w:rFonts w:cs="Arial"/>
        </w:rPr>
        <w:t>fingerprints</w:t>
      </w:r>
      <w:r w:rsidR="00135588" w:rsidRPr="7889AF9F">
        <w:rPr>
          <w:rFonts w:cs="Arial"/>
        </w:rPr>
        <w:t>,</w:t>
      </w:r>
      <w:r w:rsidRPr="7889AF9F">
        <w:rPr>
          <w:rFonts w:cs="Arial"/>
        </w:rPr>
        <w:t xml:space="preserve"> shall be available from </w:t>
      </w:r>
      <w:r w:rsidR="00F6570E" w:rsidRPr="7889AF9F">
        <w:rPr>
          <w:rFonts w:cs="Arial"/>
        </w:rPr>
        <w:t xml:space="preserve">at least </w:t>
      </w:r>
      <w:r w:rsidRPr="7889AF9F">
        <w:rPr>
          <w:rFonts w:cs="Arial"/>
        </w:rPr>
        <w:t xml:space="preserve">9:00 am to 5:00 pm </w:t>
      </w:r>
      <w:r w:rsidR="00FC0C64" w:rsidRPr="7889AF9F">
        <w:rPr>
          <w:rFonts w:cs="Arial"/>
        </w:rPr>
        <w:t>Eastern Time</w:t>
      </w:r>
      <w:r w:rsidR="00E13362" w:rsidRPr="7889AF9F">
        <w:rPr>
          <w:rFonts w:cs="Arial"/>
        </w:rPr>
        <w:t>,</w:t>
      </w:r>
      <w:r w:rsidR="00FC0C64" w:rsidRPr="7889AF9F">
        <w:rPr>
          <w:rFonts w:cs="Arial"/>
        </w:rPr>
        <w:t xml:space="preserve"> </w:t>
      </w:r>
      <w:r w:rsidRPr="7889AF9F">
        <w:rPr>
          <w:rFonts w:cs="Arial"/>
        </w:rPr>
        <w:t>Monday through Friday, except on Federal holidays</w:t>
      </w:r>
      <w:r w:rsidR="00807A9C" w:rsidRPr="7889AF9F">
        <w:rPr>
          <w:rFonts w:cs="Arial"/>
        </w:rPr>
        <w:t>.</w:t>
      </w:r>
      <w:r w:rsidRPr="7889AF9F">
        <w:rPr>
          <w:rFonts w:cs="Arial"/>
        </w:rPr>
        <w:t xml:space="preserve"> </w:t>
      </w:r>
    </w:p>
    <w:p w14:paraId="098685BD" w14:textId="4D230EEC" w:rsidR="00433864" w:rsidRPr="005C3ED3" w:rsidRDefault="00001463" w:rsidP="7889AF9F">
      <w:pPr>
        <w:pStyle w:val="BodyText"/>
        <w:numPr>
          <w:ilvl w:val="2"/>
          <w:numId w:val="31"/>
        </w:numPr>
        <w:tabs>
          <w:tab w:val="left" w:pos="180"/>
          <w:tab w:val="left" w:pos="270"/>
          <w:tab w:val="left" w:pos="1072"/>
        </w:tabs>
        <w:spacing w:before="60"/>
        <w:rPr>
          <w:rFonts w:cs="Arial"/>
        </w:rPr>
      </w:pPr>
      <w:r w:rsidRPr="7889AF9F">
        <w:rPr>
          <w:rFonts w:cs="Arial"/>
        </w:rPr>
        <w:t>F</w:t>
      </w:r>
      <w:r w:rsidR="0031264D" w:rsidRPr="7889AF9F">
        <w:rPr>
          <w:rFonts w:cs="Arial"/>
        </w:rPr>
        <w:t>ingerprinting</w:t>
      </w:r>
      <w:r w:rsidR="000456BC" w:rsidRPr="7889AF9F">
        <w:rPr>
          <w:rFonts w:cs="Arial"/>
        </w:rPr>
        <w:t xml:space="preserve"> shall be conducted a</w:t>
      </w:r>
      <w:r w:rsidR="0022350D" w:rsidRPr="7889AF9F">
        <w:rPr>
          <w:rFonts w:cs="Arial"/>
        </w:rPr>
        <w:t>t</w:t>
      </w:r>
      <w:r w:rsidR="000456BC" w:rsidRPr="7889AF9F">
        <w:rPr>
          <w:rFonts w:cs="Arial"/>
        </w:rPr>
        <w:t xml:space="preserve"> </w:t>
      </w:r>
      <w:r w:rsidRPr="7889AF9F">
        <w:rPr>
          <w:rFonts w:cs="Arial"/>
        </w:rPr>
        <w:t xml:space="preserve">least </w:t>
      </w:r>
      <w:r w:rsidR="000456BC" w:rsidRPr="7889AF9F">
        <w:rPr>
          <w:rFonts w:cs="Arial"/>
        </w:rPr>
        <w:t>five (5) days per week</w:t>
      </w:r>
      <w:r w:rsidR="00BB643A" w:rsidRPr="7889AF9F">
        <w:rPr>
          <w:rFonts w:cs="Arial"/>
        </w:rPr>
        <w:t xml:space="preserve"> at a minimum of 8:00 AM to 5:00 PM local time</w:t>
      </w:r>
      <w:r w:rsidR="00D77069" w:rsidRPr="7889AF9F">
        <w:rPr>
          <w:rFonts w:cs="Arial"/>
        </w:rPr>
        <w:t xml:space="preserve"> for all time zones.</w:t>
      </w:r>
      <w:r w:rsidR="000456BC" w:rsidRPr="7889AF9F">
        <w:rPr>
          <w:rFonts w:cs="Arial"/>
        </w:rPr>
        <w:t xml:space="preserve"> The Contractor shall provide the COR with contact information, including the telephone numbers of the Program Manager and relevant corporate personnel</w:t>
      </w:r>
      <w:r w:rsidR="00496808" w:rsidRPr="7889AF9F">
        <w:rPr>
          <w:rFonts w:cs="Arial"/>
        </w:rPr>
        <w:t>,</w:t>
      </w:r>
      <w:r w:rsidR="000456BC" w:rsidRPr="7889AF9F">
        <w:rPr>
          <w:rFonts w:cs="Arial"/>
        </w:rPr>
        <w:t xml:space="preserve"> </w:t>
      </w:r>
      <w:r w:rsidR="005E61EA" w:rsidRPr="7889AF9F">
        <w:rPr>
          <w:rFonts w:cs="Arial"/>
        </w:rPr>
        <w:t xml:space="preserve">to enable CBP to reach them </w:t>
      </w:r>
      <w:r w:rsidR="000456BC" w:rsidRPr="7889AF9F">
        <w:rPr>
          <w:rFonts w:cs="Arial"/>
        </w:rPr>
        <w:t>before, during, and after business hours.</w:t>
      </w:r>
      <w:r>
        <w:br/>
      </w:r>
    </w:p>
    <w:p w14:paraId="08C54B73" w14:textId="77777777" w:rsidR="00433864" w:rsidRPr="005C3ED3" w:rsidRDefault="000456BC" w:rsidP="7889AF9F">
      <w:pPr>
        <w:pStyle w:val="Heading1"/>
        <w:numPr>
          <w:ilvl w:val="1"/>
          <w:numId w:val="31"/>
        </w:numPr>
        <w:tabs>
          <w:tab w:val="left" w:pos="180"/>
          <w:tab w:val="left" w:pos="270"/>
          <w:tab w:val="left" w:pos="601"/>
        </w:tabs>
        <w:spacing w:before="122"/>
        <w:rPr>
          <w:rFonts w:cs="Arial"/>
          <w:b w:val="0"/>
          <w:bCs w:val="0"/>
        </w:rPr>
      </w:pPr>
      <w:bookmarkStart w:id="60" w:name="_bookmark64"/>
      <w:bookmarkEnd w:id="60"/>
      <w:r w:rsidRPr="7889AF9F">
        <w:rPr>
          <w:rFonts w:cs="Arial"/>
        </w:rPr>
        <w:t>Meetings and Travel</w:t>
      </w:r>
    </w:p>
    <w:p w14:paraId="13EC3F91" w14:textId="3824BA0F" w:rsidR="00433864" w:rsidRPr="005C3ED3" w:rsidRDefault="000456BC" w:rsidP="7889AF9F">
      <w:pPr>
        <w:pStyle w:val="BodyText"/>
        <w:numPr>
          <w:ilvl w:val="2"/>
          <w:numId w:val="31"/>
        </w:numPr>
        <w:tabs>
          <w:tab w:val="left" w:pos="180"/>
          <w:tab w:val="left" w:pos="270"/>
          <w:tab w:val="left" w:pos="1128"/>
        </w:tabs>
        <w:spacing w:before="58"/>
        <w:rPr>
          <w:rFonts w:cs="Arial"/>
        </w:rPr>
      </w:pPr>
      <w:r w:rsidRPr="7889AF9F">
        <w:rPr>
          <w:rFonts w:cs="Arial"/>
        </w:rPr>
        <w:t xml:space="preserve">The Contractor shall be responsible for all travel </w:t>
      </w:r>
      <w:r w:rsidR="005E61EA" w:rsidRPr="7889AF9F">
        <w:rPr>
          <w:rFonts w:cs="Arial"/>
        </w:rPr>
        <w:t xml:space="preserve">costs </w:t>
      </w:r>
      <w:r w:rsidRPr="7889AF9F">
        <w:rPr>
          <w:rFonts w:cs="Arial"/>
        </w:rPr>
        <w:t xml:space="preserve">required in completing this </w:t>
      </w:r>
      <w:r w:rsidR="00894EC3" w:rsidRPr="7889AF9F">
        <w:rPr>
          <w:rFonts w:cs="Arial"/>
        </w:rPr>
        <w:t>BPA/Task Order</w:t>
      </w:r>
      <w:r w:rsidRPr="7889AF9F">
        <w:rPr>
          <w:rFonts w:cs="Arial"/>
        </w:rPr>
        <w:t>. This includes travel costs associated with establishing facilities, training and attending meetings.</w:t>
      </w:r>
    </w:p>
    <w:p w14:paraId="694F4769" w14:textId="2BA2C87E" w:rsidR="00433864" w:rsidRPr="005C3ED3" w:rsidRDefault="000456BC" w:rsidP="7889AF9F">
      <w:pPr>
        <w:pStyle w:val="BodyText"/>
        <w:numPr>
          <w:ilvl w:val="2"/>
          <w:numId w:val="31"/>
        </w:numPr>
        <w:tabs>
          <w:tab w:val="left" w:pos="180"/>
          <w:tab w:val="left" w:pos="270"/>
          <w:tab w:val="left" w:pos="1128"/>
        </w:tabs>
        <w:spacing w:before="120"/>
        <w:rPr>
          <w:rFonts w:cs="Arial"/>
        </w:rPr>
      </w:pPr>
      <w:r w:rsidRPr="7889AF9F">
        <w:rPr>
          <w:rFonts w:cs="Arial"/>
        </w:rPr>
        <w:t xml:space="preserve">Quarterly meetings with the Contractor shall be scheduled to discuss overall </w:t>
      </w:r>
      <w:r w:rsidR="00894EC3" w:rsidRPr="7889AF9F">
        <w:rPr>
          <w:rFonts w:cs="Arial"/>
        </w:rPr>
        <w:t>BPA/Task Order</w:t>
      </w:r>
      <w:r w:rsidRPr="7889AF9F">
        <w:rPr>
          <w:rFonts w:cs="Arial"/>
        </w:rPr>
        <w:t xml:space="preserve"> quality control and performance issues as well as other items deemed appropriate to the Government.</w:t>
      </w:r>
    </w:p>
    <w:p w14:paraId="217367A8" w14:textId="77777777" w:rsidR="00433864" w:rsidRPr="005C3ED3" w:rsidRDefault="000456BC" w:rsidP="7889AF9F">
      <w:pPr>
        <w:pStyle w:val="BodyText"/>
        <w:numPr>
          <w:ilvl w:val="2"/>
          <w:numId w:val="31"/>
        </w:numPr>
        <w:tabs>
          <w:tab w:val="left" w:pos="180"/>
          <w:tab w:val="left" w:pos="270"/>
          <w:tab w:val="left" w:pos="1128"/>
        </w:tabs>
        <w:spacing w:before="121"/>
        <w:rPr>
          <w:rFonts w:cs="Arial"/>
        </w:rPr>
      </w:pPr>
      <w:r w:rsidRPr="7889AF9F">
        <w:rPr>
          <w:rFonts w:cs="Arial"/>
        </w:rPr>
        <w:t>More frequent meetings may be required to address general contract issues, modifications, or other items deemed appropriate by the Government and/or Contractor.</w:t>
      </w:r>
    </w:p>
    <w:p w14:paraId="66848F00" w14:textId="0A035790" w:rsidR="00433864" w:rsidRPr="005C3ED3" w:rsidRDefault="000456BC" w:rsidP="7889AF9F">
      <w:pPr>
        <w:pStyle w:val="BodyText"/>
        <w:numPr>
          <w:ilvl w:val="2"/>
          <w:numId w:val="31"/>
        </w:numPr>
        <w:tabs>
          <w:tab w:val="left" w:pos="180"/>
          <w:tab w:val="left" w:pos="270"/>
          <w:tab w:val="left" w:pos="1128"/>
        </w:tabs>
        <w:spacing w:before="11"/>
        <w:rPr>
          <w:rFonts w:cs="Arial"/>
        </w:rPr>
      </w:pPr>
      <w:r w:rsidRPr="7889AF9F">
        <w:rPr>
          <w:rFonts w:cs="Arial"/>
        </w:rPr>
        <w:t xml:space="preserve">Meetings may occur either by </w:t>
      </w:r>
      <w:r w:rsidR="00A23088" w:rsidRPr="7889AF9F">
        <w:rPr>
          <w:rFonts w:cs="Arial"/>
        </w:rPr>
        <w:t xml:space="preserve">telephone or </w:t>
      </w:r>
      <w:r w:rsidRPr="7889AF9F">
        <w:rPr>
          <w:rFonts w:cs="Arial"/>
        </w:rPr>
        <w:t xml:space="preserve">teleconference </w:t>
      </w:r>
      <w:r>
        <w:br/>
      </w:r>
    </w:p>
    <w:p w14:paraId="066EE292" w14:textId="77777777" w:rsidR="00433864" w:rsidRPr="005C3ED3" w:rsidRDefault="000456BC" w:rsidP="7889AF9F">
      <w:pPr>
        <w:pStyle w:val="Heading1"/>
        <w:numPr>
          <w:ilvl w:val="1"/>
          <w:numId w:val="31"/>
        </w:numPr>
        <w:tabs>
          <w:tab w:val="left" w:pos="180"/>
          <w:tab w:val="left" w:pos="270"/>
          <w:tab w:val="left" w:pos="601"/>
        </w:tabs>
        <w:spacing w:before="74"/>
        <w:rPr>
          <w:rFonts w:cs="Arial"/>
          <w:b w:val="0"/>
          <w:bCs w:val="0"/>
        </w:rPr>
      </w:pPr>
      <w:bookmarkStart w:id="61" w:name="_bookmark65"/>
      <w:bookmarkEnd w:id="61"/>
      <w:r w:rsidRPr="7889AF9F">
        <w:rPr>
          <w:rFonts w:cs="Arial"/>
        </w:rPr>
        <w:t>Contractor Personnel</w:t>
      </w:r>
    </w:p>
    <w:p w14:paraId="66F6C045" w14:textId="77777777" w:rsidR="00433864" w:rsidRPr="005C3ED3" w:rsidRDefault="000456BC" w:rsidP="7889AF9F">
      <w:pPr>
        <w:numPr>
          <w:ilvl w:val="2"/>
          <w:numId w:val="31"/>
        </w:numPr>
        <w:tabs>
          <w:tab w:val="left" w:pos="180"/>
          <w:tab w:val="left" w:pos="270"/>
          <w:tab w:val="left" w:pos="1128"/>
        </w:tabs>
        <w:spacing w:before="60"/>
        <w:rPr>
          <w:rFonts w:ascii="Arial" w:eastAsia="Arial" w:hAnsi="Arial" w:cs="Arial"/>
          <w:sz w:val="20"/>
          <w:szCs w:val="20"/>
        </w:rPr>
      </w:pPr>
      <w:r w:rsidRPr="7889AF9F">
        <w:rPr>
          <w:rFonts w:ascii="Arial" w:hAnsi="Arial" w:cs="Arial"/>
          <w:b/>
          <w:bCs/>
          <w:sz w:val="20"/>
          <w:szCs w:val="20"/>
        </w:rPr>
        <w:t>Key Personnel - Program Manager</w:t>
      </w:r>
    </w:p>
    <w:p w14:paraId="233B10FA" w14:textId="75785AAF" w:rsidR="00433864" w:rsidRPr="005C3ED3" w:rsidRDefault="000456BC" w:rsidP="7889AF9F">
      <w:pPr>
        <w:pStyle w:val="BodyText"/>
        <w:numPr>
          <w:ilvl w:val="3"/>
          <w:numId w:val="31"/>
        </w:numPr>
        <w:tabs>
          <w:tab w:val="left" w:pos="180"/>
          <w:tab w:val="left" w:pos="270"/>
          <w:tab w:val="left" w:pos="1655"/>
        </w:tabs>
        <w:spacing w:before="119"/>
        <w:rPr>
          <w:rFonts w:cs="Arial"/>
        </w:rPr>
      </w:pPr>
      <w:r w:rsidRPr="7889AF9F">
        <w:rPr>
          <w:rFonts w:cs="Arial"/>
        </w:rPr>
        <w:t xml:space="preserve">The Contractor shall designate a Program Manager to serve as the main point of contact for this </w:t>
      </w:r>
      <w:r w:rsidR="00F6718A" w:rsidRPr="7889AF9F">
        <w:rPr>
          <w:rFonts w:cs="Arial"/>
        </w:rPr>
        <w:t>BPA</w:t>
      </w:r>
      <w:r w:rsidR="00BF1DC2" w:rsidRPr="7889AF9F">
        <w:rPr>
          <w:rFonts w:cs="Arial"/>
        </w:rPr>
        <w:t xml:space="preserve"> and</w:t>
      </w:r>
      <w:r w:rsidRPr="7889AF9F">
        <w:rPr>
          <w:rFonts w:cs="Arial"/>
        </w:rPr>
        <w:t xml:space="preserve"> shall designate individuals to serve as back-up to cover absences.</w:t>
      </w:r>
    </w:p>
    <w:p w14:paraId="25C8043C" w14:textId="707C977C" w:rsidR="00433864" w:rsidRPr="005C3ED3" w:rsidRDefault="000456BC" w:rsidP="7889AF9F">
      <w:pPr>
        <w:pStyle w:val="BodyText"/>
        <w:numPr>
          <w:ilvl w:val="3"/>
          <w:numId w:val="31"/>
        </w:numPr>
        <w:tabs>
          <w:tab w:val="left" w:pos="180"/>
          <w:tab w:val="left" w:pos="270"/>
          <w:tab w:val="left" w:pos="1655"/>
        </w:tabs>
        <w:spacing w:before="121"/>
        <w:rPr>
          <w:rFonts w:cs="Arial"/>
        </w:rPr>
      </w:pPr>
      <w:r w:rsidRPr="7889AF9F">
        <w:rPr>
          <w:rFonts w:cs="Arial"/>
        </w:rPr>
        <w:t xml:space="preserve">The Program Manager shall possess a minimum of three (3) years of experience supervising and managing staff.  The Program Manager shall also have a minimum of two (2) years of experience working in a </w:t>
      </w:r>
      <w:r w:rsidR="0031264D" w:rsidRPr="7889AF9F">
        <w:rPr>
          <w:rFonts w:cs="Arial"/>
        </w:rPr>
        <w:t xml:space="preserve">fingerprinting or </w:t>
      </w:r>
      <w:r w:rsidR="00AE0B74" w:rsidRPr="7889AF9F">
        <w:rPr>
          <w:rFonts w:cs="Arial"/>
        </w:rPr>
        <w:t>background</w:t>
      </w:r>
      <w:r w:rsidR="00D77069" w:rsidRPr="7889AF9F">
        <w:rPr>
          <w:rFonts w:cs="Arial"/>
        </w:rPr>
        <w:t xml:space="preserve"> </w:t>
      </w:r>
      <w:r w:rsidR="00486AAB" w:rsidRPr="7889AF9F">
        <w:rPr>
          <w:rFonts w:cs="Arial"/>
        </w:rPr>
        <w:t xml:space="preserve">Investigation </w:t>
      </w:r>
      <w:r w:rsidRPr="7889AF9F">
        <w:rPr>
          <w:rFonts w:cs="Arial"/>
        </w:rPr>
        <w:t>related program.</w:t>
      </w:r>
    </w:p>
    <w:p w14:paraId="055746EB" w14:textId="77777777" w:rsidR="00433864" w:rsidRPr="005C3ED3" w:rsidRDefault="000456BC" w:rsidP="7889AF9F">
      <w:pPr>
        <w:pStyle w:val="BodyText"/>
        <w:numPr>
          <w:ilvl w:val="3"/>
          <w:numId w:val="31"/>
        </w:numPr>
        <w:tabs>
          <w:tab w:val="left" w:pos="180"/>
          <w:tab w:val="left" w:pos="270"/>
          <w:tab w:val="left" w:pos="1655"/>
        </w:tabs>
        <w:spacing w:before="120"/>
        <w:rPr>
          <w:rFonts w:cs="Arial"/>
        </w:rPr>
      </w:pPr>
      <w:r w:rsidRPr="7889AF9F">
        <w:rPr>
          <w:rFonts w:cs="Arial"/>
        </w:rPr>
        <w:t>The Program Manager shall be responsible for the following items:</w:t>
      </w:r>
    </w:p>
    <w:p w14:paraId="0048660A" w14:textId="17B1D906" w:rsidR="00433864" w:rsidRPr="005C3ED3" w:rsidRDefault="000456BC" w:rsidP="7889AF9F">
      <w:pPr>
        <w:pStyle w:val="BodyText"/>
        <w:numPr>
          <w:ilvl w:val="4"/>
          <w:numId w:val="31"/>
        </w:numPr>
        <w:tabs>
          <w:tab w:val="left" w:pos="180"/>
          <w:tab w:val="left" w:pos="270"/>
          <w:tab w:val="left" w:pos="2182"/>
        </w:tabs>
        <w:spacing w:before="119"/>
        <w:rPr>
          <w:rFonts w:cs="Arial"/>
        </w:rPr>
      </w:pPr>
      <w:r w:rsidRPr="7889AF9F">
        <w:rPr>
          <w:rFonts w:cs="Arial"/>
        </w:rPr>
        <w:t xml:space="preserve">Ensure the Contractor has </w:t>
      </w:r>
      <w:r w:rsidR="00BC3EC5" w:rsidRPr="7889AF9F">
        <w:rPr>
          <w:rFonts w:cs="Arial"/>
        </w:rPr>
        <w:t xml:space="preserve">a </w:t>
      </w:r>
      <w:r w:rsidRPr="7889AF9F">
        <w:rPr>
          <w:rFonts w:cs="Arial"/>
        </w:rPr>
        <w:t>sufficient number of</w:t>
      </w:r>
      <w:r w:rsidR="00BC3EC5" w:rsidRPr="7889AF9F">
        <w:rPr>
          <w:rFonts w:cs="Arial"/>
        </w:rPr>
        <w:t xml:space="preserve"> Government</w:t>
      </w:r>
      <w:r w:rsidR="00F53B6F" w:rsidRPr="7889AF9F">
        <w:rPr>
          <w:rFonts w:cs="Arial"/>
        </w:rPr>
        <w:t xml:space="preserve"> approved</w:t>
      </w:r>
      <w:r w:rsidRPr="7889AF9F">
        <w:rPr>
          <w:rFonts w:cs="Arial"/>
        </w:rPr>
        <w:t xml:space="preserve"> </w:t>
      </w:r>
      <w:r w:rsidR="0031264D" w:rsidRPr="7889AF9F">
        <w:rPr>
          <w:rFonts w:cs="Arial"/>
        </w:rPr>
        <w:t>fingerprint</w:t>
      </w:r>
      <w:r w:rsidRPr="7889AF9F">
        <w:rPr>
          <w:rFonts w:cs="Arial"/>
        </w:rPr>
        <w:t xml:space="preserve"> </w:t>
      </w:r>
      <w:r w:rsidR="00F53B6F" w:rsidRPr="7889AF9F">
        <w:rPr>
          <w:rFonts w:cs="Arial"/>
        </w:rPr>
        <w:t>facilities</w:t>
      </w:r>
      <w:r w:rsidRPr="7889AF9F">
        <w:rPr>
          <w:rFonts w:cs="Arial"/>
        </w:rPr>
        <w:t xml:space="preserve"> and trained </w:t>
      </w:r>
      <w:r w:rsidR="0031264D" w:rsidRPr="7889AF9F">
        <w:rPr>
          <w:rFonts w:cs="Arial"/>
        </w:rPr>
        <w:t>a</w:t>
      </w:r>
      <w:r w:rsidRPr="7889AF9F">
        <w:rPr>
          <w:rFonts w:cs="Arial"/>
        </w:rPr>
        <w:t>dministrators</w:t>
      </w:r>
      <w:r w:rsidR="00F53B6F" w:rsidRPr="7889AF9F">
        <w:rPr>
          <w:rFonts w:cs="Arial"/>
        </w:rPr>
        <w:t>;</w:t>
      </w:r>
    </w:p>
    <w:p w14:paraId="54FCDC76" w14:textId="76F41C02" w:rsidR="0005053E" w:rsidRPr="005C3ED3" w:rsidRDefault="000456BC" w:rsidP="7889AF9F">
      <w:pPr>
        <w:pStyle w:val="BodyText"/>
        <w:numPr>
          <w:ilvl w:val="4"/>
          <w:numId w:val="31"/>
        </w:numPr>
        <w:tabs>
          <w:tab w:val="left" w:pos="180"/>
          <w:tab w:val="left" w:pos="270"/>
          <w:tab w:val="left" w:pos="2182"/>
        </w:tabs>
        <w:spacing w:before="119"/>
        <w:rPr>
          <w:rFonts w:cs="Arial"/>
        </w:rPr>
      </w:pPr>
      <w:r w:rsidRPr="7889AF9F">
        <w:rPr>
          <w:rFonts w:cs="Arial"/>
        </w:rPr>
        <w:t xml:space="preserve">Conduct training and quality assurance facility visits </w:t>
      </w:r>
      <w:r w:rsidR="00F53B6F" w:rsidRPr="7889AF9F">
        <w:rPr>
          <w:rFonts w:cs="Arial"/>
        </w:rPr>
        <w:t>at</w:t>
      </w:r>
      <w:r w:rsidRPr="7889AF9F">
        <w:rPr>
          <w:rFonts w:cs="Arial"/>
        </w:rPr>
        <w:t xml:space="preserve"> all approved sites</w:t>
      </w:r>
      <w:r w:rsidR="00F53B6F" w:rsidRPr="7889AF9F">
        <w:rPr>
          <w:rFonts w:cs="Arial"/>
        </w:rPr>
        <w:t>; and</w:t>
      </w:r>
    </w:p>
    <w:p w14:paraId="4F8A5103" w14:textId="661F2C8C" w:rsidR="00A269F0" w:rsidRPr="005C3ED3" w:rsidRDefault="000456BC" w:rsidP="7889AF9F">
      <w:pPr>
        <w:pStyle w:val="BodyText"/>
        <w:numPr>
          <w:ilvl w:val="4"/>
          <w:numId w:val="31"/>
        </w:numPr>
        <w:tabs>
          <w:tab w:val="left" w:pos="180"/>
          <w:tab w:val="left" w:pos="270"/>
          <w:tab w:val="left" w:pos="2182"/>
        </w:tabs>
        <w:spacing w:before="119"/>
        <w:rPr>
          <w:rFonts w:cs="Arial"/>
        </w:rPr>
      </w:pPr>
      <w:r w:rsidRPr="7889AF9F">
        <w:rPr>
          <w:rFonts w:cs="Arial"/>
        </w:rPr>
        <w:t xml:space="preserve">Ensure all candidate complaints are fully addressed and resolved in coordination with the COR. </w:t>
      </w:r>
      <w:r>
        <w:br/>
      </w:r>
    </w:p>
    <w:p w14:paraId="5F738372" w14:textId="77777777" w:rsidR="00C769D5" w:rsidRPr="005C3ED3" w:rsidRDefault="00C769D5" w:rsidP="7889AF9F">
      <w:pPr>
        <w:pStyle w:val="Heading1"/>
        <w:numPr>
          <w:ilvl w:val="1"/>
          <w:numId w:val="31"/>
        </w:numPr>
        <w:tabs>
          <w:tab w:val="left" w:pos="180"/>
          <w:tab w:val="left" w:pos="270"/>
          <w:tab w:val="left" w:pos="601"/>
        </w:tabs>
        <w:spacing w:before="120"/>
        <w:rPr>
          <w:rFonts w:cs="Arial"/>
          <w:b w:val="0"/>
          <w:bCs w:val="0"/>
        </w:rPr>
      </w:pPr>
      <w:bookmarkStart w:id="62" w:name="_Pre-employment_Services_Invoicing"/>
      <w:bookmarkEnd w:id="62"/>
      <w:r w:rsidRPr="7889AF9F">
        <w:rPr>
          <w:rFonts w:cs="Arial"/>
        </w:rPr>
        <w:t>Pre-employment Services Invoicing Requirements</w:t>
      </w:r>
    </w:p>
    <w:p w14:paraId="60B610CC" w14:textId="0D0E38F7" w:rsidR="00C769D5" w:rsidRPr="005C3ED3" w:rsidRDefault="00C769D5" w:rsidP="7889AF9F">
      <w:pPr>
        <w:pStyle w:val="BodyText"/>
        <w:numPr>
          <w:ilvl w:val="2"/>
          <w:numId w:val="31"/>
        </w:numPr>
        <w:tabs>
          <w:tab w:val="left" w:pos="180"/>
          <w:tab w:val="left" w:pos="270"/>
          <w:tab w:val="left" w:pos="1128"/>
        </w:tabs>
        <w:spacing w:before="59"/>
        <w:rPr>
          <w:rFonts w:cs="Arial"/>
          <w:b/>
          <w:bCs/>
        </w:rPr>
      </w:pPr>
      <w:r w:rsidRPr="7889AF9F">
        <w:rPr>
          <w:rFonts w:cs="Arial"/>
          <w:b/>
          <w:bCs/>
        </w:rPr>
        <w:t>General Invoicing Requirements</w:t>
      </w:r>
      <w:r w:rsidR="00A41C3E" w:rsidRPr="7889AF9F">
        <w:rPr>
          <w:rFonts w:cs="Arial"/>
          <w:b/>
          <w:bCs/>
        </w:rPr>
        <w:t xml:space="preserve">: </w:t>
      </w:r>
      <w:r w:rsidRPr="7889AF9F">
        <w:rPr>
          <w:rFonts w:cs="Arial"/>
        </w:rPr>
        <w:t>Electronic Invoicing – Invoice Processing Platform (IPP)</w:t>
      </w:r>
    </w:p>
    <w:p w14:paraId="43AF3D72" w14:textId="045F08BC" w:rsidR="00C769D5" w:rsidRPr="005C3ED3" w:rsidRDefault="00C769D5" w:rsidP="7889AF9F">
      <w:pPr>
        <w:pStyle w:val="BodyText"/>
        <w:numPr>
          <w:ilvl w:val="3"/>
          <w:numId w:val="31"/>
        </w:numPr>
        <w:tabs>
          <w:tab w:val="left" w:pos="180"/>
          <w:tab w:val="left" w:pos="270"/>
          <w:tab w:val="left" w:pos="1128"/>
        </w:tabs>
        <w:spacing w:before="59"/>
        <w:rPr>
          <w:rFonts w:cs="Arial"/>
        </w:rPr>
      </w:pPr>
      <w:r w:rsidRPr="7889AF9F">
        <w:rPr>
          <w:rFonts w:cs="Arial"/>
        </w:rPr>
        <w:t xml:space="preserve">The Contractor shall submit electronically through the U.S. Department of Treasury’s IPP </w:t>
      </w:r>
      <w:r w:rsidR="00E631A4" w:rsidRPr="7889AF9F">
        <w:rPr>
          <w:rFonts w:cs="Arial"/>
        </w:rPr>
        <w:t xml:space="preserve">an invoice </w:t>
      </w:r>
      <w:r w:rsidRPr="7889AF9F">
        <w:rPr>
          <w:rFonts w:cs="Arial"/>
        </w:rPr>
        <w:t>for the services rendered the previous month.  The Contractor shall document on each invoice, the specific month and the year for which payment is being requested.</w:t>
      </w:r>
    </w:p>
    <w:p w14:paraId="34D5285D" w14:textId="3C7D3E5F" w:rsidR="00C769D5" w:rsidRPr="005C3ED3" w:rsidRDefault="00C769D5" w:rsidP="7889AF9F">
      <w:pPr>
        <w:pStyle w:val="BodyText"/>
        <w:numPr>
          <w:ilvl w:val="3"/>
          <w:numId w:val="31"/>
        </w:numPr>
        <w:tabs>
          <w:tab w:val="left" w:pos="180"/>
          <w:tab w:val="left" w:pos="270"/>
          <w:tab w:val="left" w:pos="1128"/>
        </w:tabs>
        <w:spacing w:before="59"/>
        <w:rPr>
          <w:rFonts w:cs="Arial"/>
        </w:rPr>
      </w:pPr>
      <w:r w:rsidRPr="7889AF9F">
        <w:rPr>
          <w:rFonts w:cs="Arial"/>
        </w:rPr>
        <w:t xml:space="preserve">In order to avoid invoice rejections, the Contractor’s finance department </w:t>
      </w:r>
      <w:r w:rsidR="007726B4" w:rsidRPr="7889AF9F">
        <w:rPr>
          <w:rFonts w:cs="Arial"/>
        </w:rPr>
        <w:t xml:space="preserve">shall </w:t>
      </w:r>
      <w:r w:rsidRPr="7889AF9F">
        <w:rPr>
          <w:rFonts w:cs="Arial"/>
        </w:rPr>
        <w:t>send an advance copy, in an agency compatible format and software (e.g. Microsoft Word, Excel, PDF) as prescribed by CBP, to the COR for reconciliation prior to submission.</w:t>
      </w:r>
    </w:p>
    <w:p w14:paraId="1EAE8367" w14:textId="6F416BD4" w:rsidR="00C769D5" w:rsidRPr="005C3ED3" w:rsidRDefault="00C769D5" w:rsidP="7889AF9F">
      <w:pPr>
        <w:widowControl/>
        <w:numPr>
          <w:ilvl w:val="3"/>
          <w:numId w:val="31"/>
        </w:numPr>
        <w:tabs>
          <w:tab w:val="left" w:pos="180"/>
          <w:tab w:val="left" w:pos="270"/>
        </w:tabs>
        <w:autoSpaceDE w:val="0"/>
        <w:autoSpaceDN w:val="0"/>
        <w:adjustRightInd w:val="0"/>
        <w:rPr>
          <w:rFonts w:ascii="Arial" w:eastAsia="Arial" w:hAnsi="Arial" w:cs="Arial"/>
          <w:sz w:val="20"/>
          <w:szCs w:val="20"/>
        </w:rPr>
      </w:pPr>
      <w:r w:rsidRPr="7889AF9F">
        <w:rPr>
          <w:rFonts w:ascii="Arial" w:eastAsia="Arial" w:hAnsi="Arial" w:cs="Arial"/>
          <w:sz w:val="20"/>
          <w:szCs w:val="20"/>
        </w:rPr>
        <w:t>All corrected invoice cover sheets shall have the invoice date corrected to show the date the correction is submitted.</w:t>
      </w:r>
    </w:p>
    <w:p w14:paraId="27F3D877" w14:textId="537F459B" w:rsidR="00C769D5" w:rsidRPr="005C3ED3" w:rsidRDefault="00C769D5" w:rsidP="7889AF9F">
      <w:pPr>
        <w:pStyle w:val="BodyText"/>
        <w:numPr>
          <w:ilvl w:val="3"/>
          <w:numId w:val="31"/>
        </w:numPr>
        <w:tabs>
          <w:tab w:val="left" w:pos="180"/>
          <w:tab w:val="left" w:pos="270"/>
          <w:tab w:val="left" w:pos="1128"/>
        </w:tabs>
        <w:spacing w:before="100" w:beforeAutospacing="1" w:after="100" w:afterAutospacing="1"/>
        <w:rPr>
          <w:rFonts w:cs="Arial"/>
        </w:rPr>
      </w:pPr>
      <w:r w:rsidRPr="7889AF9F">
        <w:rPr>
          <w:rFonts w:cs="Arial"/>
        </w:rPr>
        <w:t>The Contractor shall invoice o</w:t>
      </w:r>
      <w:r w:rsidR="00BA4DEF" w:rsidRPr="7889AF9F">
        <w:rPr>
          <w:rFonts w:cs="Arial"/>
        </w:rPr>
        <w:t>nly for fingerprints</w:t>
      </w:r>
      <w:r w:rsidRPr="7889AF9F">
        <w:rPr>
          <w:rFonts w:cs="Arial"/>
        </w:rPr>
        <w:t xml:space="preserve"> completed</w:t>
      </w:r>
      <w:r w:rsidR="00BA4DEF" w:rsidRPr="7889AF9F">
        <w:rPr>
          <w:rFonts w:cs="Arial"/>
        </w:rPr>
        <w:t xml:space="preserve"> and received by </w:t>
      </w:r>
      <w:r w:rsidR="00BF1DC2" w:rsidRPr="7889AF9F">
        <w:rPr>
          <w:rFonts w:cs="Arial"/>
        </w:rPr>
        <w:t>CBP and</w:t>
      </w:r>
      <w:r w:rsidRPr="7889AF9F">
        <w:rPr>
          <w:rFonts w:cs="Arial"/>
        </w:rPr>
        <w:t xml:space="preserve"> shall certify that the costs in the invoice are accurate and complete.</w:t>
      </w:r>
      <w:r w:rsidR="00BA4DEF" w:rsidRPr="7889AF9F">
        <w:rPr>
          <w:rFonts w:cs="Arial"/>
        </w:rPr>
        <w:t xml:space="preserve"> </w:t>
      </w:r>
    </w:p>
    <w:p w14:paraId="50C42319" w14:textId="77777777" w:rsidR="00C769D5" w:rsidRPr="005C3ED3" w:rsidRDefault="00C769D5" w:rsidP="7889AF9F">
      <w:pPr>
        <w:pStyle w:val="ListParagraph"/>
        <w:widowControl/>
        <w:numPr>
          <w:ilvl w:val="3"/>
          <w:numId w:val="31"/>
        </w:numPr>
        <w:tabs>
          <w:tab w:val="left" w:pos="180"/>
          <w:tab w:val="left" w:pos="270"/>
        </w:tabs>
        <w:autoSpaceDE w:val="0"/>
        <w:autoSpaceDN w:val="0"/>
        <w:adjustRightInd w:val="0"/>
        <w:spacing w:before="100" w:beforeAutospacing="1" w:after="100" w:afterAutospacing="1"/>
        <w:rPr>
          <w:rFonts w:ascii="Arial" w:eastAsia="Arial" w:hAnsi="Arial" w:cs="Arial"/>
          <w:sz w:val="20"/>
          <w:szCs w:val="20"/>
        </w:rPr>
      </w:pPr>
      <w:r w:rsidRPr="7889AF9F">
        <w:rPr>
          <w:rFonts w:ascii="Arial" w:eastAsia="Arial" w:hAnsi="Arial" w:cs="Arial"/>
          <w:sz w:val="20"/>
          <w:szCs w:val="20"/>
        </w:rPr>
        <w:t>The Contractor is required to provide a report within each invoice that separates the quantity and price of services being billed for each applicant/candidate/employee category. Each category on the report shall list all service types and the respective quantity.  If the Contractor has questions regarding which candidates should be included in a billing category, the COR shall provide the information. The category report shall include the following distinctions:</w:t>
      </w:r>
    </w:p>
    <w:p w14:paraId="0F835612" w14:textId="77777777" w:rsidR="00C769D5" w:rsidRPr="005C3ED3" w:rsidRDefault="00C769D5" w:rsidP="7889AF9F">
      <w:pPr>
        <w:pStyle w:val="BodyText"/>
        <w:numPr>
          <w:ilvl w:val="4"/>
          <w:numId w:val="31"/>
        </w:numPr>
        <w:tabs>
          <w:tab w:val="left" w:pos="180"/>
          <w:tab w:val="left" w:pos="270"/>
          <w:tab w:val="left" w:pos="1128"/>
        </w:tabs>
        <w:spacing w:before="100" w:beforeAutospacing="1" w:after="100" w:afterAutospacing="1"/>
        <w:ind w:left="3330"/>
        <w:rPr>
          <w:rFonts w:cs="Arial"/>
        </w:rPr>
      </w:pPr>
      <w:r w:rsidRPr="7889AF9F">
        <w:rPr>
          <w:rFonts w:cs="Arial"/>
        </w:rPr>
        <w:t>Employee</w:t>
      </w:r>
    </w:p>
    <w:p w14:paraId="3C8997CD" w14:textId="77777777" w:rsidR="00C769D5" w:rsidRPr="005C3ED3" w:rsidRDefault="00C769D5" w:rsidP="7889AF9F">
      <w:pPr>
        <w:pStyle w:val="BodyText"/>
        <w:numPr>
          <w:ilvl w:val="4"/>
          <w:numId w:val="31"/>
        </w:numPr>
        <w:tabs>
          <w:tab w:val="left" w:pos="180"/>
          <w:tab w:val="left" w:pos="270"/>
          <w:tab w:val="left" w:pos="1128"/>
        </w:tabs>
        <w:spacing w:before="100" w:beforeAutospacing="1" w:after="100" w:afterAutospacing="1"/>
        <w:ind w:left="3330"/>
        <w:rPr>
          <w:rFonts w:cs="Arial"/>
        </w:rPr>
      </w:pPr>
      <w:r w:rsidRPr="7889AF9F">
        <w:rPr>
          <w:rFonts w:cs="Arial"/>
        </w:rPr>
        <w:t>Contractor</w:t>
      </w:r>
    </w:p>
    <w:p w14:paraId="05917435" w14:textId="77777777" w:rsidR="00C769D5" w:rsidRPr="005C3ED3" w:rsidRDefault="00C769D5" w:rsidP="7889AF9F">
      <w:pPr>
        <w:pStyle w:val="BodyText"/>
        <w:numPr>
          <w:ilvl w:val="4"/>
          <w:numId w:val="31"/>
        </w:numPr>
        <w:tabs>
          <w:tab w:val="left" w:pos="180"/>
          <w:tab w:val="left" w:pos="270"/>
          <w:tab w:val="left" w:pos="1128"/>
        </w:tabs>
        <w:spacing w:before="100" w:beforeAutospacing="1" w:after="100" w:afterAutospacing="1"/>
        <w:ind w:left="3330"/>
        <w:rPr>
          <w:rFonts w:cs="Arial"/>
        </w:rPr>
      </w:pPr>
      <w:r w:rsidRPr="7889AF9F">
        <w:rPr>
          <w:rFonts w:cs="Arial"/>
        </w:rPr>
        <w:t>Applicant</w:t>
      </w:r>
    </w:p>
    <w:p w14:paraId="3823DBD6" w14:textId="77777777" w:rsidR="00C769D5" w:rsidRPr="005C3ED3" w:rsidRDefault="00C769D5" w:rsidP="7889AF9F">
      <w:pPr>
        <w:pStyle w:val="BodyText"/>
        <w:numPr>
          <w:ilvl w:val="3"/>
          <w:numId w:val="31"/>
        </w:numPr>
        <w:tabs>
          <w:tab w:val="left" w:pos="180"/>
          <w:tab w:val="left" w:pos="270"/>
          <w:tab w:val="left" w:pos="1128"/>
        </w:tabs>
        <w:spacing w:before="100" w:beforeAutospacing="1" w:after="100" w:afterAutospacing="1"/>
        <w:rPr>
          <w:rFonts w:cs="Arial"/>
        </w:rPr>
      </w:pPr>
      <w:r w:rsidRPr="7889AF9F">
        <w:rPr>
          <w:rFonts w:cs="Arial"/>
        </w:rPr>
        <w:t>The Contractor shall retain electronic copies of all invoices through the end of the contract.</w:t>
      </w:r>
    </w:p>
    <w:p w14:paraId="52B57EA0" w14:textId="5473793B" w:rsidR="00C769D5" w:rsidRDefault="00C769D5" w:rsidP="7889AF9F">
      <w:pPr>
        <w:pStyle w:val="BodyText"/>
        <w:numPr>
          <w:ilvl w:val="3"/>
          <w:numId w:val="31"/>
        </w:numPr>
        <w:tabs>
          <w:tab w:val="left" w:pos="180"/>
          <w:tab w:val="left" w:pos="270"/>
          <w:tab w:val="left" w:pos="1128"/>
        </w:tabs>
        <w:spacing w:before="100" w:beforeAutospacing="1" w:after="100" w:afterAutospacing="1"/>
        <w:rPr>
          <w:rFonts w:cs="Arial"/>
        </w:rPr>
      </w:pPr>
      <w:r w:rsidRPr="7889AF9F">
        <w:rPr>
          <w:rFonts w:cs="Arial"/>
        </w:rPr>
        <w:t>The Contractor shall invoice services based on the date which the services were requested. CBP shall not be invoiced for services that are performed incorrectly, or have other Contractor uncorrectable error scenarios as previously outlined in this SOW.</w:t>
      </w:r>
    </w:p>
    <w:p w14:paraId="2CEB62EC" w14:textId="77777777" w:rsidR="002F2CBF" w:rsidRDefault="002F2CBF" w:rsidP="0064636C">
      <w:pPr>
        <w:pStyle w:val="pf0"/>
        <w:numPr>
          <w:ilvl w:val="5"/>
          <w:numId w:val="31"/>
        </w:numPr>
        <w:ind w:left="3330" w:hanging="450"/>
        <w:rPr>
          <w:rFonts w:ascii="Arial" w:hAnsi="Arial" w:cs="Arial"/>
          <w:sz w:val="20"/>
          <w:szCs w:val="20"/>
        </w:rPr>
      </w:pPr>
      <w:r>
        <w:rPr>
          <w:rStyle w:val="cf01"/>
        </w:rPr>
        <w:t xml:space="preserve">Deliverables completed </w:t>
      </w:r>
      <w:r>
        <w:rPr>
          <w:rStyle w:val="cf11"/>
        </w:rPr>
        <w:t xml:space="preserve">no later than 30 days after the SOW requirement </w:t>
      </w:r>
      <w:r>
        <w:rPr>
          <w:rStyle w:val="cf01"/>
        </w:rPr>
        <w:t xml:space="preserve">will be invoiced at 100% of the full amount. </w:t>
      </w:r>
    </w:p>
    <w:p w14:paraId="5D3EB4F3" w14:textId="77777777" w:rsidR="002F2CBF" w:rsidRDefault="002F2CBF" w:rsidP="0064636C">
      <w:pPr>
        <w:pStyle w:val="pf0"/>
        <w:numPr>
          <w:ilvl w:val="5"/>
          <w:numId w:val="31"/>
        </w:numPr>
        <w:ind w:left="3330" w:hanging="450"/>
        <w:rPr>
          <w:rFonts w:ascii="Arial" w:hAnsi="Arial" w:cs="Arial"/>
          <w:sz w:val="20"/>
          <w:szCs w:val="20"/>
        </w:rPr>
      </w:pPr>
      <w:r>
        <w:rPr>
          <w:rStyle w:val="cf01"/>
        </w:rPr>
        <w:t>Deliverables completed</w:t>
      </w:r>
      <w:r>
        <w:rPr>
          <w:rStyle w:val="cf11"/>
        </w:rPr>
        <w:t xml:space="preserve"> later than 30 days after the SOW requirement, but within 45 days of SOW requirement </w:t>
      </w:r>
      <w:r>
        <w:rPr>
          <w:rStyle w:val="cf01"/>
        </w:rPr>
        <w:t>will be invoiced at 75% of the full amount.</w:t>
      </w:r>
    </w:p>
    <w:p w14:paraId="49B0C2FA" w14:textId="77777777" w:rsidR="002F2CBF" w:rsidRDefault="002F2CBF" w:rsidP="0064636C">
      <w:pPr>
        <w:pStyle w:val="pf0"/>
        <w:numPr>
          <w:ilvl w:val="5"/>
          <w:numId w:val="31"/>
        </w:numPr>
        <w:ind w:left="3330" w:hanging="450"/>
        <w:rPr>
          <w:rFonts w:ascii="Arial" w:hAnsi="Arial" w:cs="Arial"/>
          <w:sz w:val="20"/>
          <w:szCs w:val="20"/>
        </w:rPr>
      </w:pPr>
      <w:r>
        <w:rPr>
          <w:rStyle w:val="cf01"/>
        </w:rPr>
        <w:t>Deliverables completed</w:t>
      </w:r>
      <w:r>
        <w:rPr>
          <w:rStyle w:val="cf11"/>
        </w:rPr>
        <w:t xml:space="preserve"> later than 45 days after the SOW requirement, but within 60 days of SOW requirement </w:t>
      </w:r>
      <w:r>
        <w:rPr>
          <w:rStyle w:val="cf01"/>
        </w:rPr>
        <w:t>will be invoiced at 50% of the full amount.</w:t>
      </w:r>
    </w:p>
    <w:p w14:paraId="1D34DA2C" w14:textId="77777777" w:rsidR="002F2CBF" w:rsidRDefault="002F2CBF" w:rsidP="0064636C">
      <w:pPr>
        <w:pStyle w:val="pf0"/>
        <w:numPr>
          <w:ilvl w:val="5"/>
          <w:numId w:val="31"/>
        </w:numPr>
        <w:ind w:left="3330" w:hanging="450"/>
        <w:rPr>
          <w:rFonts w:ascii="Arial" w:hAnsi="Arial" w:cs="Arial"/>
          <w:sz w:val="20"/>
          <w:szCs w:val="20"/>
        </w:rPr>
      </w:pPr>
      <w:r>
        <w:rPr>
          <w:rStyle w:val="cf01"/>
        </w:rPr>
        <w:t>Deliverables completed</w:t>
      </w:r>
      <w:r>
        <w:rPr>
          <w:rStyle w:val="cf11"/>
        </w:rPr>
        <w:t xml:space="preserve"> later than 60 days after the SOW requirement will not be invoiced. </w:t>
      </w:r>
    </w:p>
    <w:p w14:paraId="17C7B0D2" w14:textId="77777777" w:rsidR="00C769D5" w:rsidRPr="005C3ED3" w:rsidRDefault="00C769D5" w:rsidP="7889AF9F">
      <w:pPr>
        <w:pStyle w:val="ListParagraph"/>
        <w:widowControl/>
        <w:numPr>
          <w:ilvl w:val="3"/>
          <w:numId w:val="31"/>
        </w:numPr>
        <w:tabs>
          <w:tab w:val="left" w:pos="180"/>
          <w:tab w:val="left" w:pos="270"/>
        </w:tabs>
        <w:spacing w:before="100" w:beforeAutospacing="1" w:after="100" w:afterAutospacing="1"/>
        <w:contextualSpacing/>
        <w:rPr>
          <w:rFonts w:ascii="Arial" w:eastAsia="Arial" w:hAnsi="Arial" w:cs="Arial"/>
          <w:sz w:val="20"/>
          <w:szCs w:val="20"/>
        </w:rPr>
      </w:pPr>
      <w:r w:rsidRPr="7889AF9F">
        <w:rPr>
          <w:rFonts w:ascii="Arial" w:eastAsia="Arial" w:hAnsi="Arial" w:cs="Arial"/>
          <w:sz w:val="20"/>
          <w:szCs w:val="20"/>
        </w:rPr>
        <w:t>Initial acceptance shall occur when the COR certifies the invoice.</w:t>
      </w:r>
    </w:p>
    <w:p w14:paraId="536EEC14" w14:textId="77777777" w:rsidR="00986292" w:rsidRDefault="00C769D5" w:rsidP="00986292">
      <w:pPr>
        <w:pStyle w:val="BodyText"/>
        <w:numPr>
          <w:ilvl w:val="5"/>
          <w:numId w:val="31"/>
        </w:numPr>
        <w:tabs>
          <w:tab w:val="left" w:pos="180"/>
          <w:tab w:val="left" w:pos="270"/>
          <w:tab w:val="left" w:pos="1128"/>
        </w:tabs>
        <w:spacing w:before="100" w:beforeAutospacing="1" w:after="100" w:afterAutospacing="1"/>
        <w:ind w:left="3330" w:hanging="450"/>
        <w:rPr>
          <w:rFonts w:cs="Arial"/>
        </w:rPr>
      </w:pPr>
      <w:r w:rsidRPr="005C3ED3">
        <w:rPr>
          <w:rFonts w:cs="Arial"/>
        </w:rPr>
        <w:t xml:space="preserve">If defects in the products provided by the </w:t>
      </w:r>
      <w:r w:rsidR="00117E19" w:rsidRPr="005C3ED3">
        <w:rPr>
          <w:rFonts w:cs="Arial"/>
        </w:rPr>
        <w:t>Contractor</w:t>
      </w:r>
      <w:r w:rsidRPr="005C3ED3">
        <w:rPr>
          <w:rFonts w:cs="Arial"/>
        </w:rPr>
        <w:t xml:space="preserve"> are found after certification of the invoice, the Contractor shall be required to re-perform the service or complete the service as originally required at no additional cost to the Government.</w:t>
      </w:r>
    </w:p>
    <w:p w14:paraId="7264F375" w14:textId="5570C132" w:rsidR="00C769D5" w:rsidRPr="00986292" w:rsidRDefault="00C769D5" w:rsidP="7889AF9F">
      <w:pPr>
        <w:pStyle w:val="BodyText"/>
        <w:numPr>
          <w:ilvl w:val="5"/>
          <w:numId w:val="31"/>
        </w:numPr>
        <w:tabs>
          <w:tab w:val="left" w:pos="180"/>
          <w:tab w:val="left" w:pos="270"/>
          <w:tab w:val="left" w:pos="1128"/>
        </w:tabs>
        <w:spacing w:before="100" w:beforeAutospacing="1" w:after="100" w:afterAutospacing="1"/>
        <w:ind w:left="3330" w:hanging="450"/>
        <w:rPr>
          <w:rFonts w:cs="Arial"/>
        </w:rPr>
      </w:pPr>
      <w:r w:rsidRPr="7889AF9F">
        <w:rPr>
          <w:rFonts w:cs="Arial"/>
        </w:rPr>
        <w:t>Defects may include</w:t>
      </w:r>
      <w:r w:rsidR="007B7D6E" w:rsidRPr="7889AF9F">
        <w:rPr>
          <w:rFonts w:cs="Arial"/>
        </w:rPr>
        <w:t>,</w:t>
      </w:r>
      <w:r w:rsidRPr="7889AF9F">
        <w:rPr>
          <w:rFonts w:cs="Arial"/>
        </w:rPr>
        <w:t xml:space="preserve"> but </w:t>
      </w:r>
      <w:r w:rsidR="007B7D6E" w:rsidRPr="7889AF9F">
        <w:rPr>
          <w:rFonts w:cs="Arial"/>
        </w:rPr>
        <w:t xml:space="preserve">are </w:t>
      </w:r>
      <w:r w:rsidRPr="7889AF9F">
        <w:rPr>
          <w:rFonts w:cs="Arial"/>
        </w:rPr>
        <w:t>not  limited to</w:t>
      </w:r>
      <w:r w:rsidR="007B7D6E" w:rsidRPr="7889AF9F">
        <w:rPr>
          <w:rFonts w:cs="Arial"/>
        </w:rPr>
        <w:t>,</w:t>
      </w:r>
      <w:r w:rsidRPr="7889AF9F">
        <w:rPr>
          <w:rFonts w:cs="Arial"/>
        </w:rPr>
        <w:t xml:space="preserve"> failure to transmit to CBP or missing information.</w:t>
      </w:r>
    </w:p>
    <w:p w14:paraId="25DCC345" w14:textId="12168124" w:rsidR="00C769D5" w:rsidRPr="005C3ED3" w:rsidRDefault="00C769D5" w:rsidP="7889AF9F">
      <w:pPr>
        <w:pStyle w:val="ListParagraph"/>
        <w:widowControl/>
        <w:numPr>
          <w:ilvl w:val="3"/>
          <w:numId w:val="31"/>
        </w:numPr>
        <w:tabs>
          <w:tab w:val="left" w:pos="180"/>
          <w:tab w:val="left" w:pos="270"/>
        </w:tabs>
        <w:spacing w:before="100" w:beforeAutospacing="1" w:after="100" w:afterAutospacing="1"/>
        <w:contextualSpacing/>
        <w:rPr>
          <w:rFonts w:ascii="Arial" w:eastAsia="Arial" w:hAnsi="Arial" w:cs="Arial"/>
          <w:sz w:val="20"/>
          <w:szCs w:val="20"/>
        </w:rPr>
      </w:pPr>
      <w:r w:rsidRPr="7889AF9F">
        <w:rPr>
          <w:rFonts w:ascii="Arial" w:eastAsia="Arial" w:hAnsi="Arial" w:cs="Arial"/>
          <w:sz w:val="20"/>
          <w:szCs w:val="20"/>
        </w:rPr>
        <w:t xml:space="preserve">In the event </w:t>
      </w:r>
      <w:r w:rsidR="000761C5" w:rsidRPr="7889AF9F">
        <w:rPr>
          <w:rFonts w:ascii="Arial" w:eastAsia="Arial" w:hAnsi="Arial" w:cs="Arial"/>
          <w:sz w:val="20"/>
          <w:szCs w:val="20"/>
        </w:rPr>
        <w:t>defects</w:t>
      </w:r>
      <w:r w:rsidRPr="7889AF9F">
        <w:rPr>
          <w:rFonts w:ascii="Arial" w:eastAsia="Arial" w:hAnsi="Arial" w:cs="Arial"/>
          <w:sz w:val="20"/>
          <w:szCs w:val="20"/>
        </w:rPr>
        <w:t xml:space="preserve"> are discovered, the Contractor is required to complete unfinished items or re-work by scheduling any necessary appointments related to the deficiency and take any other actions necessary to complete the collection per the contract requirements.</w:t>
      </w:r>
    </w:p>
    <w:p w14:paraId="213BF9F9" w14:textId="77777777" w:rsidR="00C769D5" w:rsidRPr="005C3ED3" w:rsidRDefault="00C769D5" w:rsidP="7889AF9F">
      <w:pPr>
        <w:pStyle w:val="ListParagraph"/>
        <w:widowControl/>
        <w:numPr>
          <w:ilvl w:val="3"/>
          <w:numId w:val="31"/>
        </w:numPr>
        <w:tabs>
          <w:tab w:val="left" w:pos="180"/>
          <w:tab w:val="left" w:pos="270"/>
        </w:tabs>
        <w:spacing w:before="100" w:beforeAutospacing="1" w:after="100" w:afterAutospacing="1"/>
        <w:contextualSpacing/>
        <w:rPr>
          <w:rFonts w:ascii="Arial" w:eastAsia="Arial" w:hAnsi="Arial" w:cs="Arial"/>
          <w:sz w:val="20"/>
          <w:szCs w:val="20"/>
        </w:rPr>
      </w:pPr>
      <w:r w:rsidRPr="7889AF9F">
        <w:rPr>
          <w:rFonts w:ascii="Arial" w:eastAsia="Arial" w:hAnsi="Arial" w:cs="Arial"/>
          <w:sz w:val="20"/>
          <w:szCs w:val="20"/>
        </w:rPr>
        <w:t>If it is discovered that staff was not correctly performing the requirements, the Contractor shall complete re-work unless otherwise notified by the COR, at no cost to the Government.</w:t>
      </w:r>
    </w:p>
    <w:p w14:paraId="14F17903" w14:textId="77777777" w:rsidR="00C769D5" w:rsidRPr="005C3ED3" w:rsidRDefault="00C769D5" w:rsidP="7889AF9F">
      <w:pPr>
        <w:pStyle w:val="ListParagraph"/>
        <w:widowControl/>
        <w:numPr>
          <w:ilvl w:val="3"/>
          <w:numId w:val="31"/>
        </w:numPr>
        <w:tabs>
          <w:tab w:val="left" w:pos="180"/>
          <w:tab w:val="left" w:pos="270"/>
        </w:tabs>
        <w:spacing w:before="100" w:beforeAutospacing="1" w:after="100" w:afterAutospacing="1"/>
        <w:contextualSpacing/>
        <w:rPr>
          <w:rFonts w:ascii="Arial" w:eastAsia="Arial" w:hAnsi="Arial" w:cs="Arial"/>
          <w:sz w:val="20"/>
          <w:szCs w:val="20"/>
        </w:rPr>
      </w:pPr>
      <w:r w:rsidRPr="7889AF9F">
        <w:rPr>
          <w:rFonts w:ascii="Arial" w:eastAsia="Arial" w:hAnsi="Arial" w:cs="Arial"/>
          <w:sz w:val="20"/>
          <w:szCs w:val="20"/>
        </w:rPr>
        <w:t xml:space="preserve">Re-work of services is required to be completed as soon as possible. Unless otherwise stated in this SOW, any appointments needed for re-work must be scheduled within five (5) business days of notification to the Contractor of the deficiency or later if the candidate is not available for appointments until a later date. </w:t>
      </w:r>
    </w:p>
    <w:p w14:paraId="0EBC1A5F" w14:textId="59183073" w:rsidR="00C769D5" w:rsidRPr="005C3ED3" w:rsidRDefault="00C769D5" w:rsidP="7889AF9F">
      <w:pPr>
        <w:pStyle w:val="ListParagraph"/>
        <w:widowControl/>
        <w:numPr>
          <w:ilvl w:val="3"/>
          <w:numId w:val="31"/>
        </w:numPr>
        <w:tabs>
          <w:tab w:val="left" w:pos="180"/>
          <w:tab w:val="left" w:pos="270"/>
        </w:tabs>
        <w:spacing w:before="100" w:beforeAutospacing="1" w:after="100" w:afterAutospacing="1"/>
        <w:contextualSpacing/>
        <w:rPr>
          <w:rFonts w:ascii="Arial" w:eastAsia="Arial" w:hAnsi="Arial" w:cs="Arial"/>
          <w:sz w:val="20"/>
          <w:szCs w:val="20"/>
        </w:rPr>
      </w:pPr>
      <w:r w:rsidRPr="7889AF9F">
        <w:rPr>
          <w:rFonts w:ascii="Arial" w:eastAsia="Arial" w:hAnsi="Arial" w:cs="Arial"/>
          <w:sz w:val="20"/>
          <w:szCs w:val="20"/>
        </w:rPr>
        <w:t>The COR shall be notified of the rescheduled appointment(s) information. The final product of the re-work must be completed and returned to CBP within two (2) business days of the appointment.</w:t>
      </w:r>
      <w:r>
        <w:br/>
      </w:r>
    </w:p>
    <w:p w14:paraId="614C5D6A" w14:textId="77777777" w:rsidR="00C769D5" w:rsidRPr="005C3ED3" w:rsidRDefault="00C769D5" w:rsidP="7889AF9F">
      <w:pPr>
        <w:pStyle w:val="ListParagraph"/>
        <w:widowControl/>
        <w:numPr>
          <w:ilvl w:val="2"/>
          <w:numId w:val="31"/>
        </w:numPr>
        <w:tabs>
          <w:tab w:val="left" w:pos="180"/>
          <w:tab w:val="left" w:pos="270"/>
        </w:tabs>
        <w:spacing w:before="100" w:beforeAutospacing="1" w:after="100" w:afterAutospacing="1"/>
        <w:contextualSpacing/>
        <w:rPr>
          <w:rFonts w:ascii="Arial" w:eastAsia="Arial" w:hAnsi="Arial" w:cs="Arial"/>
          <w:b/>
          <w:bCs/>
          <w:sz w:val="20"/>
          <w:szCs w:val="20"/>
        </w:rPr>
      </w:pPr>
      <w:r w:rsidRPr="7889AF9F">
        <w:rPr>
          <w:rFonts w:ascii="Arial" w:eastAsia="Arial" w:hAnsi="Arial" w:cs="Arial"/>
          <w:b/>
          <w:bCs/>
          <w:sz w:val="20"/>
          <w:szCs w:val="20"/>
        </w:rPr>
        <w:t>Technical Invoicing Requirements</w:t>
      </w:r>
    </w:p>
    <w:p w14:paraId="49A8A078" w14:textId="65E4C367" w:rsidR="00C769D5" w:rsidRPr="005C3ED3" w:rsidRDefault="006459D1" w:rsidP="7889AF9F">
      <w:pPr>
        <w:pStyle w:val="ListParagraph"/>
        <w:widowControl/>
        <w:numPr>
          <w:ilvl w:val="3"/>
          <w:numId w:val="31"/>
        </w:numPr>
        <w:tabs>
          <w:tab w:val="left" w:pos="180"/>
          <w:tab w:val="left" w:pos="270"/>
        </w:tabs>
        <w:spacing w:before="100" w:beforeAutospacing="1" w:after="100" w:afterAutospacing="1"/>
        <w:contextualSpacing/>
        <w:rPr>
          <w:rFonts w:ascii="Arial" w:eastAsia="Arial" w:hAnsi="Arial" w:cs="Arial"/>
          <w:sz w:val="20"/>
          <w:szCs w:val="20"/>
        </w:rPr>
      </w:pPr>
      <w:r w:rsidRPr="7889AF9F">
        <w:rPr>
          <w:rFonts w:ascii="Arial" w:eastAsia="Arial" w:hAnsi="Arial" w:cs="Arial"/>
          <w:sz w:val="20"/>
          <w:szCs w:val="20"/>
        </w:rPr>
        <w:t>The Contractor shall submit monthly invoice statements. Each invoice cover sheet shall include, but not be limited to</w:t>
      </w:r>
      <w:r w:rsidR="006C02AB" w:rsidRPr="7889AF9F">
        <w:rPr>
          <w:rFonts w:ascii="Arial" w:eastAsia="Arial" w:hAnsi="Arial" w:cs="Arial"/>
          <w:sz w:val="20"/>
          <w:szCs w:val="20"/>
        </w:rPr>
        <w:t>, the following</w:t>
      </w:r>
      <w:r w:rsidR="00C769D5" w:rsidRPr="7889AF9F">
        <w:rPr>
          <w:rFonts w:ascii="Arial" w:eastAsia="Arial" w:hAnsi="Arial" w:cs="Arial"/>
          <w:sz w:val="20"/>
          <w:szCs w:val="20"/>
        </w:rPr>
        <w:t xml:space="preserve">:  </w:t>
      </w:r>
    </w:p>
    <w:p w14:paraId="3F90B12C" w14:textId="45E5E876" w:rsidR="00C769D5" w:rsidRPr="005C3ED3" w:rsidRDefault="00C769D5" w:rsidP="7889AF9F">
      <w:pPr>
        <w:pStyle w:val="BodyText"/>
        <w:numPr>
          <w:ilvl w:val="4"/>
          <w:numId w:val="31"/>
        </w:numPr>
        <w:tabs>
          <w:tab w:val="left" w:pos="180"/>
          <w:tab w:val="left" w:pos="270"/>
          <w:tab w:val="left" w:pos="1128"/>
        </w:tabs>
        <w:spacing w:before="59"/>
        <w:ind w:left="3330"/>
        <w:rPr>
          <w:rFonts w:cs="Arial"/>
        </w:rPr>
      </w:pPr>
      <w:r w:rsidRPr="7889AF9F">
        <w:rPr>
          <w:rFonts w:cs="Arial"/>
        </w:rPr>
        <w:t>Unique Invoice number</w:t>
      </w:r>
    </w:p>
    <w:p w14:paraId="2CE9C7BE" w14:textId="77777777" w:rsidR="00C769D5" w:rsidRPr="005C3ED3" w:rsidRDefault="00C769D5" w:rsidP="7889AF9F">
      <w:pPr>
        <w:pStyle w:val="BodyText"/>
        <w:numPr>
          <w:ilvl w:val="4"/>
          <w:numId w:val="31"/>
        </w:numPr>
        <w:tabs>
          <w:tab w:val="left" w:pos="180"/>
          <w:tab w:val="left" w:pos="270"/>
          <w:tab w:val="left" w:pos="1655"/>
        </w:tabs>
        <w:spacing w:before="119"/>
        <w:ind w:left="3330"/>
        <w:rPr>
          <w:rFonts w:cs="Arial"/>
        </w:rPr>
      </w:pPr>
      <w:r w:rsidRPr="7889AF9F">
        <w:rPr>
          <w:rFonts w:cs="Arial"/>
        </w:rPr>
        <w:t>Invoice Date</w:t>
      </w:r>
    </w:p>
    <w:p w14:paraId="1FA086F0" w14:textId="77777777" w:rsidR="00C769D5" w:rsidRPr="005C3ED3" w:rsidRDefault="00C769D5" w:rsidP="7889AF9F">
      <w:pPr>
        <w:pStyle w:val="BodyText"/>
        <w:numPr>
          <w:ilvl w:val="4"/>
          <w:numId w:val="31"/>
        </w:numPr>
        <w:tabs>
          <w:tab w:val="left" w:pos="180"/>
          <w:tab w:val="left" w:pos="270"/>
          <w:tab w:val="left" w:pos="1655"/>
        </w:tabs>
        <w:spacing w:before="120"/>
        <w:ind w:left="3330"/>
        <w:rPr>
          <w:rFonts w:cs="Arial"/>
        </w:rPr>
      </w:pPr>
      <w:r w:rsidRPr="7889AF9F">
        <w:rPr>
          <w:rFonts w:cs="Arial"/>
        </w:rPr>
        <w:t>Type of service performed: Fingerprinting</w:t>
      </w:r>
    </w:p>
    <w:p w14:paraId="6C656087" w14:textId="77777777" w:rsidR="00C769D5" w:rsidRPr="005C3ED3" w:rsidRDefault="00C769D5" w:rsidP="7889AF9F">
      <w:pPr>
        <w:pStyle w:val="BodyText"/>
        <w:numPr>
          <w:ilvl w:val="4"/>
          <w:numId w:val="31"/>
        </w:numPr>
        <w:tabs>
          <w:tab w:val="left" w:pos="180"/>
          <w:tab w:val="left" w:pos="270"/>
          <w:tab w:val="left" w:pos="1655"/>
        </w:tabs>
        <w:spacing w:before="120"/>
        <w:ind w:left="3330"/>
        <w:rPr>
          <w:rFonts w:cs="Arial"/>
        </w:rPr>
      </w:pPr>
      <w:r w:rsidRPr="7889AF9F">
        <w:rPr>
          <w:rFonts w:cs="Arial"/>
        </w:rPr>
        <w:t>Number of fingerprints captured for each line item and the dollar amount for each fingerprint capture</w:t>
      </w:r>
    </w:p>
    <w:p w14:paraId="083515DB" w14:textId="77777777" w:rsidR="00C769D5" w:rsidRPr="005C3ED3" w:rsidRDefault="00C769D5" w:rsidP="7889AF9F">
      <w:pPr>
        <w:pStyle w:val="BodyText"/>
        <w:numPr>
          <w:ilvl w:val="4"/>
          <w:numId w:val="31"/>
        </w:numPr>
        <w:tabs>
          <w:tab w:val="left" w:pos="180"/>
          <w:tab w:val="left" w:pos="270"/>
          <w:tab w:val="left" w:pos="1655"/>
        </w:tabs>
        <w:spacing w:before="119"/>
        <w:ind w:left="3330"/>
        <w:rPr>
          <w:rFonts w:cs="Arial"/>
        </w:rPr>
      </w:pPr>
      <w:r w:rsidRPr="7889AF9F">
        <w:rPr>
          <w:rFonts w:cs="Arial"/>
        </w:rPr>
        <w:t>Cumulative dollar amounts for each line item</w:t>
      </w:r>
    </w:p>
    <w:p w14:paraId="77941AF1" w14:textId="68554CD1" w:rsidR="00C769D5" w:rsidRPr="005C3ED3" w:rsidRDefault="008B5D20" w:rsidP="7889AF9F">
      <w:pPr>
        <w:pStyle w:val="BodyText"/>
        <w:numPr>
          <w:ilvl w:val="4"/>
          <w:numId w:val="31"/>
        </w:numPr>
        <w:tabs>
          <w:tab w:val="left" w:pos="180"/>
          <w:tab w:val="left" w:pos="270"/>
          <w:tab w:val="left" w:pos="1655"/>
        </w:tabs>
        <w:spacing w:before="120"/>
        <w:ind w:left="3330"/>
        <w:rPr>
          <w:rFonts w:cs="Arial"/>
        </w:rPr>
      </w:pPr>
      <w:r w:rsidRPr="7889AF9F">
        <w:rPr>
          <w:rFonts w:cs="Arial"/>
        </w:rPr>
        <w:t xml:space="preserve">  </w:t>
      </w:r>
      <w:r w:rsidR="00C769D5" w:rsidRPr="7889AF9F">
        <w:rPr>
          <w:rFonts w:cs="Arial"/>
        </w:rPr>
        <w:t>Name of the candidate</w:t>
      </w:r>
    </w:p>
    <w:p w14:paraId="07DA8C16" w14:textId="22D1832D" w:rsidR="00C769D5" w:rsidRPr="005C3ED3" w:rsidRDefault="008B5D20" w:rsidP="7889AF9F">
      <w:pPr>
        <w:pStyle w:val="BodyText"/>
        <w:numPr>
          <w:ilvl w:val="4"/>
          <w:numId w:val="31"/>
        </w:numPr>
        <w:tabs>
          <w:tab w:val="left" w:pos="180"/>
          <w:tab w:val="left" w:pos="270"/>
          <w:tab w:val="left" w:pos="1655"/>
        </w:tabs>
        <w:spacing w:before="119"/>
        <w:ind w:left="3330"/>
        <w:rPr>
          <w:rFonts w:cs="Arial"/>
        </w:rPr>
      </w:pPr>
      <w:r w:rsidRPr="7889AF9F">
        <w:rPr>
          <w:rFonts w:cs="Arial"/>
        </w:rPr>
        <w:t xml:space="preserve">  </w:t>
      </w:r>
      <w:r w:rsidR="00C769D5" w:rsidRPr="7889AF9F">
        <w:rPr>
          <w:rFonts w:cs="Arial"/>
        </w:rPr>
        <w:t>CBP Candidate ID number</w:t>
      </w:r>
    </w:p>
    <w:p w14:paraId="663CD745" w14:textId="17EE1929" w:rsidR="00C769D5" w:rsidRPr="005C3ED3" w:rsidRDefault="008B5D20" w:rsidP="7889AF9F">
      <w:pPr>
        <w:pStyle w:val="BodyText"/>
        <w:numPr>
          <w:ilvl w:val="4"/>
          <w:numId w:val="31"/>
        </w:numPr>
        <w:tabs>
          <w:tab w:val="left" w:pos="180"/>
          <w:tab w:val="left" w:pos="270"/>
          <w:tab w:val="left" w:pos="1655"/>
        </w:tabs>
        <w:spacing w:before="120"/>
        <w:ind w:left="3330"/>
        <w:rPr>
          <w:rFonts w:cs="Arial"/>
        </w:rPr>
      </w:pPr>
      <w:r w:rsidRPr="7889AF9F">
        <w:rPr>
          <w:rFonts w:cs="Arial"/>
        </w:rPr>
        <w:t xml:space="preserve">  </w:t>
      </w:r>
      <w:r w:rsidR="00C769D5" w:rsidRPr="7889AF9F">
        <w:rPr>
          <w:rFonts w:cs="Arial"/>
        </w:rPr>
        <w:t>Location of facility/facility number</w:t>
      </w:r>
    </w:p>
    <w:p w14:paraId="471B6382" w14:textId="76FCC096" w:rsidR="00C769D5" w:rsidRPr="005C3ED3" w:rsidRDefault="008B5D20" w:rsidP="7889AF9F">
      <w:pPr>
        <w:pStyle w:val="BodyText"/>
        <w:numPr>
          <w:ilvl w:val="4"/>
          <w:numId w:val="31"/>
        </w:numPr>
        <w:tabs>
          <w:tab w:val="left" w:pos="180"/>
          <w:tab w:val="left" w:pos="270"/>
          <w:tab w:val="left" w:pos="1766"/>
        </w:tabs>
        <w:spacing w:before="120"/>
        <w:ind w:left="3330"/>
        <w:rPr>
          <w:rFonts w:cs="Arial"/>
        </w:rPr>
      </w:pPr>
      <w:r w:rsidRPr="7889AF9F">
        <w:rPr>
          <w:rFonts w:cs="Arial"/>
        </w:rPr>
        <w:t xml:space="preserve">  </w:t>
      </w:r>
      <w:r w:rsidR="00C769D5" w:rsidRPr="7889AF9F">
        <w:rPr>
          <w:rFonts w:cs="Arial"/>
        </w:rPr>
        <w:t>Price of services performed</w:t>
      </w:r>
    </w:p>
    <w:p w14:paraId="00C54C38" w14:textId="7E8810CB" w:rsidR="00C769D5" w:rsidRPr="005C3ED3" w:rsidRDefault="008B5D20" w:rsidP="7889AF9F">
      <w:pPr>
        <w:pStyle w:val="BodyText"/>
        <w:numPr>
          <w:ilvl w:val="4"/>
          <w:numId w:val="31"/>
        </w:numPr>
        <w:tabs>
          <w:tab w:val="left" w:pos="180"/>
          <w:tab w:val="left" w:pos="270"/>
          <w:tab w:val="left" w:pos="1766"/>
        </w:tabs>
        <w:spacing w:before="120"/>
        <w:ind w:left="3330"/>
        <w:rPr>
          <w:rFonts w:cs="Arial"/>
        </w:rPr>
      </w:pPr>
      <w:r w:rsidRPr="7889AF9F">
        <w:rPr>
          <w:rFonts w:cs="Arial"/>
        </w:rPr>
        <w:t xml:space="preserve">  </w:t>
      </w:r>
      <w:r w:rsidR="00C769D5" w:rsidRPr="7889AF9F">
        <w:rPr>
          <w:rFonts w:cs="Arial"/>
        </w:rPr>
        <w:t>Date the service was requested</w:t>
      </w:r>
    </w:p>
    <w:p w14:paraId="2C09B997" w14:textId="77777777" w:rsidR="00C769D5" w:rsidRPr="005C3ED3" w:rsidRDefault="00C769D5" w:rsidP="7889AF9F">
      <w:pPr>
        <w:pStyle w:val="BodyText"/>
        <w:numPr>
          <w:ilvl w:val="4"/>
          <w:numId w:val="31"/>
        </w:numPr>
        <w:tabs>
          <w:tab w:val="left" w:pos="180"/>
          <w:tab w:val="left" w:pos="270"/>
          <w:tab w:val="left" w:pos="1766"/>
        </w:tabs>
        <w:spacing w:before="120"/>
        <w:ind w:left="3330"/>
        <w:rPr>
          <w:rFonts w:cs="Arial"/>
        </w:rPr>
      </w:pPr>
      <w:r w:rsidRPr="7889AF9F">
        <w:rPr>
          <w:rFonts w:cs="Arial"/>
        </w:rPr>
        <w:t>Date the results were sent to CBP</w:t>
      </w:r>
    </w:p>
    <w:p w14:paraId="0C21A702" w14:textId="3E4460F9" w:rsidR="00C769D5" w:rsidRPr="005C3ED3" w:rsidRDefault="006E074A" w:rsidP="7889AF9F">
      <w:pPr>
        <w:pStyle w:val="BodyText"/>
        <w:numPr>
          <w:ilvl w:val="4"/>
          <w:numId w:val="31"/>
        </w:numPr>
        <w:tabs>
          <w:tab w:val="left" w:pos="180"/>
          <w:tab w:val="left" w:pos="270"/>
          <w:tab w:val="left" w:pos="1766"/>
        </w:tabs>
        <w:spacing w:before="120"/>
        <w:ind w:left="3330"/>
        <w:rPr>
          <w:rFonts w:cs="Arial"/>
        </w:rPr>
      </w:pPr>
      <w:r w:rsidRPr="7889AF9F">
        <w:rPr>
          <w:rFonts w:cs="Arial"/>
        </w:rPr>
        <w:t xml:space="preserve">BPA </w:t>
      </w:r>
      <w:r w:rsidR="00C769D5" w:rsidRPr="7889AF9F">
        <w:rPr>
          <w:rFonts w:cs="Arial"/>
        </w:rPr>
        <w:t>number and Task Order number</w:t>
      </w:r>
    </w:p>
    <w:p w14:paraId="0210ABD8" w14:textId="77777777" w:rsidR="00C769D5" w:rsidRPr="005C3ED3" w:rsidRDefault="00C769D5" w:rsidP="7889AF9F">
      <w:pPr>
        <w:pStyle w:val="BodyText"/>
        <w:numPr>
          <w:ilvl w:val="4"/>
          <w:numId w:val="31"/>
        </w:numPr>
        <w:tabs>
          <w:tab w:val="left" w:pos="180"/>
          <w:tab w:val="left" w:pos="270"/>
          <w:tab w:val="left" w:pos="1766"/>
        </w:tabs>
        <w:spacing w:before="120"/>
        <w:ind w:left="3330"/>
        <w:rPr>
          <w:rFonts w:cs="Arial"/>
        </w:rPr>
      </w:pPr>
      <w:r w:rsidRPr="7889AF9F">
        <w:rPr>
          <w:rFonts w:cs="Arial"/>
        </w:rPr>
        <w:t>Name and address of the contracting official to whom payment is to be sent (must be the same as stated in the contract or in a proper notice of assignment).</w:t>
      </w:r>
    </w:p>
    <w:p w14:paraId="549D2A76" w14:textId="77777777" w:rsidR="00C769D5" w:rsidRPr="005C3ED3" w:rsidRDefault="00C769D5" w:rsidP="7889AF9F">
      <w:pPr>
        <w:pStyle w:val="BodyText"/>
        <w:numPr>
          <w:ilvl w:val="4"/>
          <w:numId w:val="31"/>
        </w:numPr>
        <w:tabs>
          <w:tab w:val="left" w:pos="180"/>
          <w:tab w:val="left" w:pos="270"/>
          <w:tab w:val="left" w:pos="1766"/>
        </w:tabs>
        <w:spacing w:before="120"/>
        <w:ind w:left="3330"/>
        <w:rPr>
          <w:rFonts w:cs="Arial"/>
        </w:rPr>
      </w:pPr>
      <w:r w:rsidRPr="7889AF9F">
        <w:rPr>
          <w:rFonts w:cs="Arial"/>
        </w:rPr>
        <w:t>Contractor's Name</w:t>
      </w:r>
    </w:p>
    <w:p w14:paraId="2C72E0C7" w14:textId="77777777" w:rsidR="00C769D5" w:rsidRPr="005C3ED3" w:rsidRDefault="00C769D5" w:rsidP="7889AF9F">
      <w:pPr>
        <w:pStyle w:val="BodyText"/>
        <w:numPr>
          <w:ilvl w:val="4"/>
          <w:numId w:val="31"/>
        </w:numPr>
        <w:tabs>
          <w:tab w:val="left" w:pos="180"/>
          <w:tab w:val="left" w:pos="270"/>
          <w:tab w:val="left" w:pos="1766"/>
        </w:tabs>
        <w:spacing w:before="120"/>
        <w:ind w:left="3330"/>
        <w:rPr>
          <w:rFonts w:cs="Arial"/>
        </w:rPr>
      </w:pPr>
      <w:r w:rsidRPr="7889AF9F">
        <w:rPr>
          <w:rFonts w:cs="Arial"/>
        </w:rPr>
        <w:t>Contractor's Mailing Address Name</w:t>
      </w:r>
    </w:p>
    <w:p w14:paraId="4E25F44E" w14:textId="77777777" w:rsidR="00C769D5" w:rsidRPr="005C3ED3" w:rsidRDefault="00C769D5" w:rsidP="7889AF9F">
      <w:pPr>
        <w:pStyle w:val="BodyText"/>
        <w:numPr>
          <w:ilvl w:val="4"/>
          <w:numId w:val="31"/>
        </w:numPr>
        <w:tabs>
          <w:tab w:val="left" w:pos="180"/>
          <w:tab w:val="left" w:pos="270"/>
          <w:tab w:val="left" w:pos="1766"/>
        </w:tabs>
        <w:spacing w:before="120"/>
        <w:ind w:left="3330"/>
        <w:rPr>
          <w:rFonts w:cs="Arial"/>
        </w:rPr>
      </w:pPr>
      <w:r w:rsidRPr="7889AF9F">
        <w:rPr>
          <w:rFonts w:cs="Arial"/>
        </w:rPr>
        <w:t>Taxpayer identification number (TIN)</w:t>
      </w:r>
    </w:p>
    <w:p w14:paraId="211A2F27" w14:textId="77777777" w:rsidR="00C769D5" w:rsidRPr="005C3ED3" w:rsidRDefault="00C769D5" w:rsidP="7889AF9F">
      <w:pPr>
        <w:pStyle w:val="BodyText"/>
        <w:numPr>
          <w:ilvl w:val="4"/>
          <w:numId w:val="31"/>
        </w:numPr>
        <w:tabs>
          <w:tab w:val="left" w:pos="180"/>
          <w:tab w:val="left" w:pos="270"/>
          <w:tab w:val="left" w:pos="1766"/>
        </w:tabs>
        <w:spacing w:before="120"/>
        <w:ind w:left="3330"/>
        <w:rPr>
          <w:rFonts w:cs="Arial"/>
        </w:rPr>
      </w:pPr>
      <w:r w:rsidRPr="7889AF9F">
        <w:rPr>
          <w:rFonts w:cs="Arial"/>
        </w:rPr>
        <w:t>Electronic funds transfer (EFT) banking information</w:t>
      </w:r>
    </w:p>
    <w:p w14:paraId="048FA458" w14:textId="77777777" w:rsidR="00C769D5" w:rsidRPr="005C3ED3" w:rsidRDefault="00C769D5" w:rsidP="7889AF9F">
      <w:pPr>
        <w:pStyle w:val="BodyText"/>
        <w:numPr>
          <w:ilvl w:val="4"/>
          <w:numId w:val="31"/>
        </w:numPr>
        <w:tabs>
          <w:tab w:val="left" w:pos="180"/>
          <w:tab w:val="left" w:pos="270"/>
          <w:tab w:val="left" w:pos="1766"/>
        </w:tabs>
        <w:spacing w:before="120"/>
        <w:ind w:left="3330"/>
        <w:rPr>
          <w:rFonts w:cs="Arial"/>
        </w:rPr>
      </w:pPr>
      <w:r w:rsidRPr="7889AF9F">
        <w:rPr>
          <w:rFonts w:cs="Arial"/>
        </w:rPr>
        <w:t>Name (where practicable), title, phone number, and mailing address of person to notify in the event of a defective invoice</w:t>
      </w:r>
    </w:p>
    <w:p w14:paraId="1B84483B" w14:textId="6333B415" w:rsidR="00477586" w:rsidRPr="005C3ED3" w:rsidRDefault="00C769D5" w:rsidP="7889AF9F">
      <w:pPr>
        <w:pStyle w:val="BodyText"/>
        <w:numPr>
          <w:ilvl w:val="3"/>
          <w:numId w:val="31"/>
        </w:numPr>
        <w:tabs>
          <w:tab w:val="left" w:pos="180"/>
          <w:tab w:val="left" w:pos="270"/>
          <w:tab w:val="left" w:pos="1766"/>
        </w:tabs>
        <w:spacing w:before="120"/>
        <w:rPr>
          <w:rFonts w:cs="Arial"/>
        </w:rPr>
      </w:pPr>
      <w:r w:rsidRPr="7889AF9F">
        <w:rPr>
          <w:rFonts w:cs="Arial"/>
        </w:rPr>
        <w:t xml:space="preserve">Invoices that fail to provide the information required by the Prompt Payment </w:t>
      </w:r>
      <w:r w:rsidR="00F97508" w:rsidRPr="7889AF9F">
        <w:rPr>
          <w:rFonts w:cs="Arial"/>
        </w:rPr>
        <w:t>Act (FAR 52.212-4</w:t>
      </w:r>
      <w:r w:rsidR="006919E2" w:rsidRPr="7889AF9F">
        <w:rPr>
          <w:rFonts w:cs="Arial"/>
        </w:rPr>
        <w:t xml:space="preserve"> (Deviation 25-21)</w:t>
      </w:r>
      <w:r w:rsidR="00F97508" w:rsidRPr="7889AF9F">
        <w:rPr>
          <w:rFonts w:cs="Arial"/>
        </w:rPr>
        <w:t>)</w:t>
      </w:r>
      <w:r w:rsidRPr="7889AF9F">
        <w:rPr>
          <w:rFonts w:cs="Arial"/>
        </w:rPr>
        <w:t xml:space="preserve"> may be rejected by the Government and returned to the </w:t>
      </w:r>
      <w:r w:rsidR="00117E19" w:rsidRPr="7889AF9F">
        <w:rPr>
          <w:rFonts w:cs="Arial"/>
        </w:rPr>
        <w:t>Contractor</w:t>
      </w:r>
      <w:r w:rsidRPr="7889AF9F">
        <w:rPr>
          <w:rFonts w:cs="Arial"/>
        </w:rPr>
        <w:t>.</w:t>
      </w:r>
      <w:r>
        <w:br/>
      </w:r>
    </w:p>
    <w:p w14:paraId="0666B5C3" w14:textId="47323087" w:rsidR="00817B1A" w:rsidRPr="005C3ED3" w:rsidRDefault="00CD364F" w:rsidP="7889AF9F">
      <w:pPr>
        <w:pStyle w:val="Heading1"/>
        <w:numPr>
          <w:ilvl w:val="1"/>
          <w:numId w:val="31"/>
        </w:numPr>
        <w:tabs>
          <w:tab w:val="left" w:pos="180"/>
          <w:tab w:val="left" w:pos="270"/>
          <w:tab w:val="left" w:pos="601"/>
        </w:tabs>
        <w:spacing w:before="120"/>
        <w:rPr>
          <w:rFonts w:cs="Arial"/>
          <w:color w:val="000000"/>
        </w:rPr>
      </w:pPr>
      <w:bookmarkStart w:id="63" w:name="OLE_LINK37"/>
      <w:r w:rsidRPr="7889AF9F">
        <w:rPr>
          <w:rFonts w:cs="Arial"/>
        </w:rPr>
        <w:t>S</w:t>
      </w:r>
      <w:bookmarkEnd w:id="63"/>
      <w:r w:rsidRPr="7889AF9F">
        <w:rPr>
          <w:rFonts w:cs="Arial"/>
        </w:rPr>
        <w:t>ection 508 Requirements</w:t>
      </w:r>
    </w:p>
    <w:p w14:paraId="77B5B107" w14:textId="336447AA" w:rsidR="00EB5CA7" w:rsidRPr="005C3ED3" w:rsidRDefault="00817B1A" w:rsidP="7889AF9F">
      <w:pPr>
        <w:pStyle w:val="NoSpacing"/>
        <w:numPr>
          <w:ilvl w:val="3"/>
          <w:numId w:val="31"/>
        </w:numPr>
        <w:tabs>
          <w:tab w:val="left" w:pos="180"/>
          <w:tab w:val="left" w:pos="270"/>
        </w:tabs>
        <w:ind w:left="1890"/>
        <w:rPr>
          <w:rFonts w:ascii="Arial" w:hAnsi="Arial" w:cs="Arial"/>
          <w:sz w:val="20"/>
          <w:szCs w:val="20"/>
        </w:rPr>
      </w:pPr>
      <w:r w:rsidRPr="005C3ED3">
        <w:rPr>
          <w:rFonts w:ascii="Arial" w:hAnsi="Arial" w:cs="Arial"/>
          <w:sz w:val="20"/>
          <w:szCs w:val="20"/>
        </w:rPr>
        <w:t>Section 508 of the Rehabilitation Act (classified to </w:t>
      </w:r>
      <w:hyperlink r:id="rId19" w:tgtFrame="_blank" w:history="1">
        <w:r w:rsidRPr="005C3ED3">
          <w:rPr>
            <w:rStyle w:val="Hyperlink"/>
            <w:rFonts w:ascii="Arial" w:hAnsi="Arial" w:cs="Arial"/>
            <w:sz w:val="20"/>
            <w:szCs w:val="20"/>
          </w:rPr>
          <w:t>29 U.S.C. § 794d</w:t>
        </w:r>
      </w:hyperlink>
      <w:r w:rsidRPr="005C3ED3">
        <w:rPr>
          <w:rFonts w:ascii="Arial" w:hAnsi="Arial" w:cs="Arial"/>
          <w:sz w:val="20"/>
          <w:szCs w:val="20"/>
        </w:rPr>
        <w:t>) requires that when Federal agencies develop, procure, maintain, or use information and communications technology (ICT), it shall be accessible to people with disabilities. Federal employees and members of the public with disabilities must be afforded access to and use of information and data comparable to that of Federal employees and members of the public without disabilities.</w:t>
      </w:r>
      <w:r w:rsidR="00223F3C" w:rsidRPr="005C3ED3">
        <w:rPr>
          <w:rFonts w:ascii="Arial" w:hAnsi="Arial" w:cs="Arial"/>
          <w:sz w:val="20"/>
          <w:szCs w:val="20"/>
        </w:rPr>
        <w:t xml:space="preserve"> </w:t>
      </w:r>
      <w:r w:rsidR="00223F3C" w:rsidRPr="005C3ED3">
        <w:rPr>
          <w:rFonts w:ascii="Arial" w:hAnsi="Arial" w:cs="Arial"/>
          <w:sz w:val="20"/>
          <w:szCs w:val="20"/>
        </w:rPr>
        <w:br/>
      </w:r>
      <w:r w:rsidR="00223F3C" w:rsidRPr="005C3ED3">
        <w:rPr>
          <w:rFonts w:ascii="Arial" w:hAnsi="Arial" w:cs="Arial"/>
          <w:sz w:val="20"/>
          <w:szCs w:val="20"/>
        </w:rPr>
        <w:br/>
      </w:r>
      <w:r w:rsidR="00EC1031" w:rsidRPr="005C3ED3">
        <w:rPr>
          <w:rFonts w:ascii="Arial" w:hAnsi="Arial" w:cs="Arial"/>
          <w:sz w:val="20"/>
          <w:szCs w:val="20"/>
        </w:rPr>
        <w:t xml:space="preserve">All products, platforms and services delivered as part of this work statement that, by definition, are deemed ICT shall conform to the revised regulatory implementation of Section 508 Standards, which are located at 36 C.F.R. § 1194.1 &amp; Appendixes A, C &amp; D, and available </w:t>
      </w:r>
      <w:r w:rsidR="00B340CD" w:rsidRPr="005C3ED3">
        <w:rPr>
          <w:rFonts w:ascii="Arial" w:hAnsi="Arial" w:cs="Arial"/>
          <w:sz w:val="20"/>
          <w:szCs w:val="20"/>
        </w:rPr>
        <w:t>at</w:t>
      </w:r>
      <w:r w:rsidR="00F8112E" w:rsidRPr="005C3ED3">
        <w:rPr>
          <w:rFonts w:ascii="Arial" w:hAnsi="Arial" w:cs="Arial"/>
          <w:sz w:val="20"/>
          <w:szCs w:val="20"/>
        </w:rPr>
        <w:t xml:space="preserve"> </w:t>
      </w:r>
      <w:hyperlink r:id="rId20" w:history="1">
        <w:r w:rsidR="00F8112E" w:rsidRPr="005C3ED3">
          <w:rPr>
            <w:rStyle w:val="Hyperlink"/>
            <w:rFonts w:ascii="Arial" w:hAnsi="Arial" w:cs="Arial"/>
            <w:sz w:val="20"/>
            <w:szCs w:val="20"/>
          </w:rPr>
          <w:t>https://www.ecfr.gov/cgi-bin/text-idx?SID=e1c6735e25593339a9db63534259d8ec&amp;mc=true&amp;node=pt36.3.1194&amp;rgn=div5</w:t>
        </w:r>
      </w:hyperlink>
      <w:r w:rsidR="009D5052" w:rsidRPr="005C3ED3">
        <w:rPr>
          <w:rFonts w:ascii="Arial" w:hAnsi="Arial" w:cs="Arial"/>
          <w:sz w:val="20"/>
          <w:szCs w:val="20"/>
        </w:rPr>
        <w:t>.</w:t>
      </w:r>
      <w:r w:rsidR="00EC1031" w:rsidRPr="005C3ED3">
        <w:rPr>
          <w:rFonts w:ascii="Arial" w:hAnsi="Arial" w:cs="Arial"/>
          <w:sz w:val="20"/>
          <w:szCs w:val="20"/>
        </w:rPr>
        <w:t xml:space="preserve"> In the revised regulation, ICT replaced the term electronic and information technology (EIT) used in the original 508 standards.  ICT includes IT and other equipment.</w:t>
      </w:r>
    </w:p>
    <w:p w14:paraId="31C60FB9" w14:textId="77777777" w:rsidR="00EB5CA7" w:rsidRPr="005C3ED3" w:rsidRDefault="00EB5CA7" w:rsidP="7889AF9F">
      <w:pPr>
        <w:pStyle w:val="NoSpacing"/>
        <w:tabs>
          <w:tab w:val="left" w:pos="180"/>
          <w:tab w:val="left" w:pos="270"/>
        </w:tabs>
        <w:ind w:left="1890"/>
        <w:rPr>
          <w:rFonts w:ascii="Arial" w:hAnsi="Arial" w:cs="Arial"/>
          <w:color w:val="000000" w:themeColor="text1"/>
          <w:sz w:val="20"/>
          <w:szCs w:val="20"/>
        </w:rPr>
      </w:pPr>
    </w:p>
    <w:p w14:paraId="73804306" w14:textId="77777777" w:rsidR="006B0FA1" w:rsidRPr="005C3ED3" w:rsidRDefault="00EB5CA7" w:rsidP="7889AF9F">
      <w:pPr>
        <w:pStyle w:val="NoSpacing"/>
        <w:numPr>
          <w:ilvl w:val="3"/>
          <w:numId w:val="31"/>
        </w:numPr>
        <w:tabs>
          <w:tab w:val="left" w:pos="180"/>
          <w:tab w:val="left" w:pos="270"/>
        </w:tabs>
        <w:ind w:left="1890"/>
        <w:rPr>
          <w:rFonts w:ascii="Arial" w:hAnsi="Arial" w:cs="Arial"/>
          <w:sz w:val="20"/>
          <w:szCs w:val="20"/>
        </w:rPr>
      </w:pPr>
      <w:r w:rsidRPr="7889AF9F">
        <w:rPr>
          <w:rFonts w:ascii="Arial" w:hAnsi="Arial" w:cs="Arial"/>
          <w:color w:val="000000" w:themeColor="text1"/>
          <w:sz w:val="20"/>
          <w:szCs w:val="20"/>
        </w:rPr>
        <w:t>Exceptions for this work statement have been determined by DHS and only the exceptions described herein may be applied. Any request for additional exceptions shall be sent to the Contracting Officer and a determination will be made according to DHS Directive 139-05, Office of Accessible Systems and Technology, dated November 12, 2018 and DHS Instruction 139-05-001, Managing the Accessible Systems and Technology Program, dated November 20, 2018, or any successor publication.</w:t>
      </w:r>
    </w:p>
    <w:p w14:paraId="5EA57CB1" w14:textId="77777777" w:rsidR="006B0FA1" w:rsidRPr="005C3ED3" w:rsidRDefault="006B0FA1" w:rsidP="7889AF9F">
      <w:pPr>
        <w:pStyle w:val="NoSpacing"/>
        <w:tabs>
          <w:tab w:val="left" w:pos="180"/>
          <w:tab w:val="left" w:pos="270"/>
        </w:tabs>
        <w:ind w:left="1890"/>
        <w:rPr>
          <w:rFonts w:ascii="Arial" w:hAnsi="Arial" w:cs="Arial"/>
          <w:sz w:val="20"/>
          <w:szCs w:val="20"/>
        </w:rPr>
      </w:pPr>
    </w:p>
    <w:p w14:paraId="0560E6AA" w14:textId="0201E3C0" w:rsidR="009F5917" w:rsidRPr="005C3ED3" w:rsidRDefault="003C7673" w:rsidP="7889AF9F">
      <w:pPr>
        <w:pStyle w:val="NoSpacing"/>
        <w:numPr>
          <w:ilvl w:val="3"/>
          <w:numId w:val="31"/>
        </w:numPr>
        <w:tabs>
          <w:tab w:val="left" w:pos="180"/>
          <w:tab w:val="left" w:pos="270"/>
        </w:tabs>
        <w:ind w:left="1890"/>
        <w:rPr>
          <w:rFonts w:ascii="Arial" w:hAnsi="Arial" w:cs="Arial"/>
          <w:sz w:val="20"/>
          <w:szCs w:val="20"/>
        </w:rPr>
      </w:pPr>
      <w:r w:rsidRPr="005C3ED3">
        <w:rPr>
          <w:rFonts w:ascii="Arial" w:hAnsi="Arial" w:cs="Arial"/>
          <w:sz w:val="20"/>
          <w:szCs w:val="20"/>
        </w:rPr>
        <w:t xml:space="preserve">For each ICT item offered through this </w:t>
      </w:r>
      <w:r w:rsidR="00891FFB" w:rsidRPr="005C3ED3">
        <w:rPr>
          <w:rFonts w:ascii="Arial" w:hAnsi="Arial" w:cs="Arial"/>
          <w:sz w:val="20"/>
          <w:szCs w:val="20"/>
        </w:rPr>
        <w:t>BPA</w:t>
      </w:r>
      <w:r w:rsidR="00650339" w:rsidRPr="005C3ED3">
        <w:rPr>
          <w:rFonts w:ascii="Arial" w:hAnsi="Arial" w:cs="Arial"/>
          <w:sz w:val="20"/>
          <w:szCs w:val="20"/>
        </w:rPr>
        <w:t>/Task Order</w:t>
      </w:r>
      <w:r w:rsidR="00891FFB" w:rsidRPr="005C3ED3">
        <w:rPr>
          <w:rFonts w:ascii="Arial" w:hAnsi="Arial" w:cs="Arial"/>
          <w:sz w:val="20"/>
          <w:szCs w:val="20"/>
        </w:rPr>
        <w:t xml:space="preserve"> </w:t>
      </w:r>
      <w:r w:rsidRPr="005C3ED3">
        <w:rPr>
          <w:rFonts w:ascii="Arial" w:hAnsi="Arial" w:cs="Arial"/>
          <w:sz w:val="20"/>
          <w:szCs w:val="20"/>
        </w:rPr>
        <w:t>(including commercially available products, and solutions consisting of ICT that are developed or modified pursuant to this contract), the Offeror shall provide an Accessibility Conformance Report (ACR) to document conformance claims against the applicable Section 508 standards.  The ACR shall be based on the Voluntary Product Accessibility Template Version 2.0 508 (or successor versions). The template can be found at </w:t>
      </w:r>
      <w:r w:rsidR="00C26091" w:rsidRPr="7889AF9F">
        <w:rPr>
          <w:rFonts w:ascii="Arial" w:hAnsi="Arial" w:cs="Arial"/>
          <w:i/>
          <w:iCs/>
          <w:sz w:val="20"/>
          <w:szCs w:val="20"/>
        </w:rPr>
        <w:t> </w:t>
      </w:r>
      <w:hyperlink r:id="rId21" w:history="1">
        <w:r w:rsidR="00C26091" w:rsidRPr="005C3ED3">
          <w:rPr>
            <w:rStyle w:val="Hyperlink"/>
            <w:rFonts w:ascii="Arial" w:hAnsi="Arial" w:cs="Arial"/>
            <w:sz w:val="20"/>
            <w:szCs w:val="20"/>
          </w:rPr>
          <w:t>https://www.itic.org/policy/accessibility/vpat</w:t>
        </w:r>
      </w:hyperlink>
      <w:r w:rsidR="00C26091" w:rsidRPr="7889AF9F">
        <w:rPr>
          <w:rFonts w:ascii="Arial" w:hAnsi="Arial" w:cs="Arial"/>
          <w:i/>
          <w:iCs/>
          <w:sz w:val="20"/>
          <w:szCs w:val="20"/>
        </w:rPr>
        <w:t xml:space="preserve">. </w:t>
      </w:r>
      <w:r w:rsidR="00C26091" w:rsidRPr="005C3ED3">
        <w:rPr>
          <w:rFonts w:ascii="Arial" w:hAnsi="Arial" w:cs="Arial"/>
          <w:sz w:val="20"/>
          <w:szCs w:val="20"/>
        </w:rPr>
        <w:t>E</w:t>
      </w:r>
      <w:r w:rsidRPr="005C3ED3">
        <w:rPr>
          <w:rFonts w:ascii="Arial" w:hAnsi="Arial" w:cs="Arial"/>
          <w:sz w:val="20"/>
          <w:szCs w:val="20"/>
        </w:rPr>
        <w:t>ach ACR shall be completed by following all of the instructions provided in the template, including an explanation of the validation method used as a basis for the conformance claims in the report.</w:t>
      </w:r>
    </w:p>
    <w:p w14:paraId="58F609D3" w14:textId="77777777" w:rsidR="00FB5A4A" w:rsidRPr="005C3ED3" w:rsidRDefault="00FB5A4A" w:rsidP="7889AF9F">
      <w:pPr>
        <w:pStyle w:val="BodyText"/>
        <w:tabs>
          <w:tab w:val="left" w:pos="180"/>
          <w:tab w:val="left" w:pos="270"/>
        </w:tabs>
        <w:ind w:left="1080"/>
        <w:rPr>
          <w:rStyle w:val="Strong"/>
          <w:rFonts w:asciiTheme="minorHAnsi" w:eastAsiaTheme="minorEastAsia" w:hAnsiTheme="minorHAnsi" w:cs="Arial"/>
          <w:b w:val="0"/>
          <w:bCs w:val="0"/>
          <w:sz w:val="22"/>
          <w:szCs w:val="22"/>
        </w:rPr>
      </w:pPr>
    </w:p>
    <w:p w14:paraId="1A8729E2" w14:textId="58A658C3" w:rsidR="006602C6" w:rsidRPr="005C3ED3" w:rsidRDefault="006602C6" w:rsidP="7889AF9F">
      <w:pPr>
        <w:pStyle w:val="Heading1"/>
        <w:numPr>
          <w:ilvl w:val="1"/>
          <w:numId w:val="31"/>
        </w:numPr>
        <w:tabs>
          <w:tab w:val="left" w:pos="180"/>
          <w:tab w:val="left" w:pos="270"/>
          <w:tab w:val="left" w:pos="601"/>
        </w:tabs>
        <w:autoSpaceDE w:val="0"/>
        <w:autoSpaceDN w:val="0"/>
        <w:spacing w:before="120" w:line="240" w:lineRule="atLeast"/>
        <w:rPr>
          <w:rFonts w:cs="Arial"/>
          <w:color w:val="000000"/>
        </w:rPr>
      </w:pPr>
      <w:bookmarkStart w:id="64" w:name="_bookmark66"/>
      <w:bookmarkStart w:id="65" w:name="OLE_LINK36"/>
      <w:bookmarkEnd w:id="64"/>
      <w:r w:rsidRPr="7889AF9F">
        <w:rPr>
          <w:rFonts w:cs="Arial"/>
        </w:rPr>
        <w:t>E</w:t>
      </w:r>
      <w:bookmarkEnd w:id="65"/>
      <w:r w:rsidRPr="7889AF9F">
        <w:rPr>
          <w:rFonts w:cs="Arial"/>
        </w:rPr>
        <w:t>nterprise Architecture Compliance</w:t>
      </w:r>
    </w:p>
    <w:p w14:paraId="4E5E7F0B" w14:textId="566BC1EF" w:rsidR="006602C6" w:rsidRPr="005C3ED3" w:rsidRDefault="006602C6" w:rsidP="7889AF9F">
      <w:pPr>
        <w:pStyle w:val="BodyText"/>
        <w:numPr>
          <w:ilvl w:val="3"/>
          <w:numId w:val="31"/>
        </w:numPr>
        <w:tabs>
          <w:tab w:val="left" w:pos="180"/>
          <w:tab w:val="left" w:pos="270"/>
        </w:tabs>
        <w:ind w:left="1890"/>
        <w:rPr>
          <w:rFonts w:cs="Arial"/>
        </w:rPr>
      </w:pPr>
      <w:r w:rsidRPr="005C3ED3">
        <w:rPr>
          <w:rFonts w:cs="Arial"/>
        </w:rPr>
        <w:t xml:space="preserve">The </w:t>
      </w:r>
      <w:r w:rsidR="000B7BBF" w:rsidRPr="005C3ED3">
        <w:rPr>
          <w:rFonts w:cs="Arial"/>
        </w:rPr>
        <w:t>Contractor</w:t>
      </w:r>
      <w:r w:rsidRPr="005C3ED3">
        <w:rPr>
          <w:rFonts w:cs="Arial"/>
        </w:rPr>
        <w:t xml:space="preserve"> shall ensure that the design conforms to the Department of Homeland Security (DHS) and Customs and Border Protection (CBP) Enterprise Architecture (EA), the DHS and CBP Technical Reference Models (TRM), and all DHS and CBP policies and guidelines (such as the CBP Information Technology Enterprise Principles and </w:t>
      </w:r>
      <w:bookmarkStart w:id="66" w:name="OLE_LINK2"/>
      <w:r w:rsidRPr="005C3ED3">
        <w:rPr>
          <w:rFonts w:cs="Arial"/>
        </w:rPr>
        <w:t xml:space="preserve">the </w:t>
      </w:r>
      <w:hyperlink r:id="rId22" w:tgtFrame="_blank" w:tooltip="http://cbpnet.cbp.dhs.gov/linkhandler/cbpnet/oit/edme/soa.ctt/soa.pdf" w:history="1">
        <w:r w:rsidRPr="005C3ED3">
          <w:rPr>
            <w:rStyle w:val="Hyperlink"/>
            <w:rFonts w:cs="Arial"/>
            <w:color w:val="0000CC"/>
          </w:rPr>
          <w:t>DHS Service Oriented Architecture - Technical Framework</w:t>
        </w:r>
      </w:hyperlink>
      <w:bookmarkEnd w:id="66"/>
      <w:r w:rsidRPr="005C3ED3">
        <w:rPr>
          <w:rFonts w:cs="Arial"/>
        </w:rPr>
        <w:t>), as promulgated by the DHS and CBP Chief Information Officers (CIO), Chief Technology Officers (CTO) and Chief Architects (CA).</w:t>
      </w:r>
    </w:p>
    <w:p w14:paraId="1A3CAED4" w14:textId="68A080A2" w:rsidR="006602C6" w:rsidRPr="005C3ED3" w:rsidRDefault="006602C6" w:rsidP="7889AF9F">
      <w:pPr>
        <w:pStyle w:val="BodyText"/>
        <w:tabs>
          <w:tab w:val="left" w:pos="180"/>
          <w:tab w:val="left" w:pos="270"/>
        </w:tabs>
        <w:ind w:left="1890" w:firstLine="60"/>
        <w:rPr>
          <w:rFonts w:cs="Arial"/>
        </w:rPr>
      </w:pPr>
    </w:p>
    <w:p w14:paraId="250BA8B9" w14:textId="1C55945D" w:rsidR="006602C6" w:rsidRPr="005C3ED3" w:rsidRDefault="006602C6" w:rsidP="7889AF9F">
      <w:pPr>
        <w:pStyle w:val="BodyText"/>
        <w:numPr>
          <w:ilvl w:val="3"/>
          <w:numId w:val="31"/>
        </w:numPr>
        <w:tabs>
          <w:tab w:val="left" w:pos="180"/>
          <w:tab w:val="left" w:pos="270"/>
        </w:tabs>
        <w:ind w:left="1890"/>
        <w:rPr>
          <w:rFonts w:cs="Arial"/>
          <w:color w:val="000000"/>
        </w:rPr>
      </w:pPr>
      <w:r w:rsidRPr="7889AF9F">
        <w:rPr>
          <w:rFonts w:cs="Arial"/>
        </w:rPr>
        <w:t xml:space="preserve">The </w:t>
      </w:r>
      <w:r w:rsidR="000B7BBF" w:rsidRPr="7889AF9F">
        <w:rPr>
          <w:rFonts w:cs="Arial"/>
        </w:rPr>
        <w:t>Contractor</w:t>
      </w:r>
      <w:r w:rsidRPr="7889AF9F">
        <w:rPr>
          <w:rFonts w:cs="Arial"/>
        </w:rPr>
        <w:t xml:space="preserve"> shall conform to the Federal Enterprise Architecture (FEA) model and the DHS and CBP versions of the FEA model, as described in their respective EAs. All models will be submitted using Business Process Modeling Notation (BPMN 1.1 or BPMN 2.0 when available) and the CBP Architectural Modeling Standards. Universal Modeling Language (UML2) may be used for infrastructure only. Data semantics shall be in conformance with the National Information Exchange Model (NIEM). Development solutions will also ensure compliance with the current version of the DHS and CBP target architectures.</w:t>
      </w:r>
    </w:p>
    <w:p w14:paraId="4B549367" w14:textId="77777777" w:rsidR="006602C6" w:rsidRPr="005C3ED3" w:rsidRDefault="006602C6" w:rsidP="7889AF9F">
      <w:pPr>
        <w:pStyle w:val="BodyText"/>
        <w:tabs>
          <w:tab w:val="left" w:pos="180"/>
          <w:tab w:val="left" w:pos="270"/>
        </w:tabs>
        <w:ind w:left="1890"/>
        <w:rPr>
          <w:rFonts w:cs="Arial"/>
          <w:color w:val="000000"/>
        </w:rPr>
      </w:pPr>
    </w:p>
    <w:p w14:paraId="06A7BA3A" w14:textId="42FDB4E8" w:rsidR="006602C6" w:rsidRPr="005C3ED3" w:rsidRDefault="006602C6" w:rsidP="7889AF9F">
      <w:pPr>
        <w:pStyle w:val="BodyText"/>
        <w:numPr>
          <w:ilvl w:val="3"/>
          <w:numId w:val="31"/>
        </w:numPr>
        <w:tabs>
          <w:tab w:val="left" w:pos="180"/>
          <w:tab w:val="left" w:pos="270"/>
        </w:tabs>
        <w:ind w:left="1890"/>
        <w:rPr>
          <w:rFonts w:cs="Arial"/>
          <w:color w:val="000000"/>
        </w:rPr>
      </w:pPr>
      <w:r w:rsidRPr="7889AF9F">
        <w:rPr>
          <w:rFonts w:cs="Arial"/>
        </w:rPr>
        <w:t xml:space="preserve">Where possible, the </w:t>
      </w:r>
      <w:r w:rsidR="000B7BBF" w:rsidRPr="7889AF9F">
        <w:rPr>
          <w:rFonts w:cs="Arial"/>
        </w:rPr>
        <w:t>Contractor</w:t>
      </w:r>
      <w:r w:rsidRPr="7889AF9F">
        <w:rPr>
          <w:rFonts w:cs="Arial"/>
        </w:rPr>
        <w:t xml:space="preserve"> shall use DHS/CBP approved products, standards, services, and profiles, as reflected by the hardware, software, application, and infrastructure components of the DHS/CBP TRM/standards profile. If new hardware, software, or infrastructure components are required to develop, test, or implement the program, these products will be coordinated through the DHS and CBP formal Technology Insertion (TI) process (to include a trade study with no less than four alternatives, one of which reflecting the status quo and another reflecting multi-agency collaboration). The DHS/CBP TRM/standards profile will be updated as TIs are resolved.</w:t>
      </w:r>
    </w:p>
    <w:p w14:paraId="6B9FF472" w14:textId="77777777" w:rsidR="006602C6" w:rsidRPr="005C3ED3" w:rsidRDefault="006602C6" w:rsidP="7889AF9F">
      <w:pPr>
        <w:pStyle w:val="BodyText"/>
        <w:tabs>
          <w:tab w:val="left" w:pos="180"/>
          <w:tab w:val="left" w:pos="270"/>
        </w:tabs>
        <w:ind w:left="1890"/>
        <w:rPr>
          <w:rFonts w:cs="Arial"/>
          <w:color w:val="000000"/>
        </w:rPr>
      </w:pPr>
    </w:p>
    <w:p w14:paraId="7271AE26" w14:textId="77777777" w:rsidR="006602C6" w:rsidRPr="005C3ED3" w:rsidRDefault="006602C6" w:rsidP="7889AF9F">
      <w:pPr>
        <w:pStyle w:val="BodyText"/>
        <w:numPr>
          <w:ilvl w:val="3"/>
          <w:numId w:val="31"/>
        </w:numPr>
        <w:tabs>
          <w:tab w:val="left" w:pos="180"/>
          <w:tab w:val="left" w:pos="270"/>
        </w:tabs>
        <w:ind w:left="1890"/>
        <w:rPr>
          <w:rFonts w:cs="Arial"/>
        </w:rPr>
      </w:pPr>
      <w:r w:rsidRPr="7889AF9F">
        <w:rPr>
          <w:rFonts w:cs="Arial"/>
        </w:rPr>
        <w:t xml:space="preserve">All developed solutions shall be compliant with the Homeland Security (HLS) EA.  </w:t>
      </w:r>
    </w:p>
    <w:p w14:paraId="0E32E803" w14:textId="77777777" w:rsidR="006602C6" w:rsidRPr="005C3ED3" w:rsidRDefault="006602C6" w:rsidP="7889AF9F">
      <w:pPr>
        <w:pStyle w:val="BodyText"/>
        <w:tabs>
          <w:tab w:val="left" w:pos="180"/>
          <w:tab w:val="left" w:pos="270"/>
        </w:tabs>
        <w:ind w:left="1890"/>
        <w:rPr>
          <w:rFonts w:cs="Arial"/>
        </w:rPr>
      </w:pPr>
    </w:p>
    <w:p w14:paraId="51FB6679" w14:textId="77777777" w:rsidR="006602C6" w:rsidRPr="005C3ED3" w:rsidRDefault="006602C6" w:rsidP="7889AF9F">
      <w:pPr>
        <w:pStyle w:val="BodyText"/>
        <w:numPr>
          <w:ilvl w:val="3"/>
          <w:numId w:val="31"/>
        </w:numPr>
        <w:tabs>
          <w:tab w:val="left" w:pos="180"/>
          <w:tab w:val="left" w:pos="270"/>
        </w:tabs>
        <w:ind w:left="1890"/>
        <w:rPr>
          <w:rFonts w:cs="Arial"/>
        </w:rPr>
      </w:pPr>
      <w:r w:rsidRPr="7889AF9F">
        <w:rPr>
          <w:rFonts w:cs="Arial"/>
        </w:rPr>
        <w:t>All IT hardware and software shall be compliant with the HLS EA.</w:t>
      </w:r>
    </w:p>
    <w:p w14:paraId="34971051" w14:textId="77777777" w:rsidR="006602C6" w:rsidRPr="005C3ED3" w:rsidRDefault="006602C6" w:rsidP="7889AF9F">
      <w:pPr>
        <w:pStyle w:val="BodyText"/>
        <w:tabs>
          <w:tab w:val="left" w:pos="180"/>
          <w:tab w:val="left" w:pos="270"/>
        </w:tabs>
        <w:ind w:left="1890"/>
        <w:rPr>
          <w:rFonts w:cs="Arial"/>
        </w:rPr>
      </w:pPr>
    </w:p>
    <w:p w14:paraId="2259BD88" w14:textId="77777777" w:rsidR="006602C6" w:rsidRPr="005C3ED3" w:rsidRDefault="006602C6" w:rsidP="7889AF9F">
      <w:pPr>
        <w:pStyle w:val="BodyText"/>
        <w:numPr>
          <w:ilvl w:val="3"/>
          <w:numId w:val="31"/>
        </w:numPr>
        <w:tabs>
          <w:tab w:val="left" w:pos="180"/>
          <w:tab w:val="left" w:pos="270"/>
        </w:tabs>
        <w:ind w:left="1890"/>
        <w:rPr>
          <w:rFonts w:cs="Arial"/>
        </w:rPr>
      </w:pPr>
      <w:r w:rsidRPr="7889AF9F">
        <w:rPr>
          <w:rFonts w:cs="Arial"/>
        </w:rPr>
        <w:t>Compliance with the HLS EA shall be derived from and aligned through the CBP EA.</w:t>
      </w:r>
    </w:p>
    <w:p w14:paraId="67C8D688" w14:textId="77777777" w:rsidR="006602C6" w:rsidRPr="005C3ED3" w:rsidRDefault="006602C6" w:rsidP="7889AF9F">
      <w:pPr>
        <w:pStyle w:val="BodyText"/>
        <w:tabs>
          <w:tab w:val="left" w:pos="180"/>
          <w:tab w:val="left" w:pos="270"/>
        </w:tabs>
        <w:ind w:left="1890"/>
        <w:rPr>
          <w:rFonts w:cs="Arial"/>
        </w:rPr>
      </w:pPr>
    </w:p>
    <w:p w14:paraId="1EDB0E3A" w14:textId="77777777" w:rsidR="006602C6" w:rsidRPr="005C3ED3" w:rsidRDefault="006602C6" w:rsidP="7889AF9F">
      <w:pPr>
        <w:pStyle w:val="BodyText"/>
        <w:numPr>
          <w:ilvl w:val="3"/>
          <w:numId w:val="31"/>
        </w:numPr>
        <w:tabs>
          <w:tab w:val="left" w:pos="180"/>
          <w:tab w:val="left" w:pos="270"/>
        </w:tabs>
        <w:ind w:left="1890"/>
        <w:rPr>
          <w:rFonts w:cs="Arial"/>
        </w:rPr>
      </w:pPr>
      <w:r w:rsidRPr="7889AF9F">
        <w:rPr>
          <w:rFonts w:cs="Arial"/>
        </w:rPr>
        <w:t>Description information for all data assets, information exchanges and data standards, whether adopted or developed, shall be submitted to the Enterprise Data Management Office (EDMO) for review, approval, and insertion into the DHS Data Reference Model and Enterprise Architecture Information Repository.</w:t>
      </w:r>
    </w:p>
    <w:p w14:paraId="54BD9359" w14:textId="77777777" w:rsidR="006602C6" w:rsidRPr="005C3ED3" w:rsidRDefault="006602C6" w:rsidP="7889AF9F">
      <w:pPr>
        <w:pStyle w:val="BodyText"/>
        <w:tabs>
          <w:tab w:val="left" w:pos="180"/>
          <w:tab w:val="left" w:pos="270"/>
        </w:tabs>
        <w:ind w:left="1890"/>
        <w:rPr>
          <w:rFonts w:cs="Arial"/>
        </w:rPr>
      </w:pPr>
    </w:p>
    <w:p w14:paraId="07CA93BA" w14:textId="77777777" w:rsidR="006602C6" w:rsidRPr="005C3ED3" w:rsidRDefault="006602C6" w:rsidP="7889AF9F">
      <w:pPr>
        <w:pStyle w:val="BodyText"/>
        <w:numPr>
          <w:ilvl w:val="3"/>
          <w:numId w:val="31"/>
        </w:numPr>
        <w:tabs>
          <w:tab w:val="left" w:pos="180"/>
          <w:tab w:val="left" w:pos="270"/>
        </w:tabs>
        <w:ind w:left="1890"/>
        <w:rPr>
          <w:rFonts w:cs="Arial"/>
        </w:rPr>
      </w:pPr>
      <w:r w:rsidRPr="7889AF9F">
        <w:rPr>
          <w:rFonts w:cs="Arial"/>
        </w:rPr>
        <w:t>Development of data assets, information exchanges, and data standards will comply with the DHS Data Management Policy MD 103-01. All data-related artifacts will be developed and validated according to DHS Data Management Architectural Guidelines.</w:t>
      </w:r>
    </w:p>
    <w:p w14:paraId="01920A9C" w14:textId="77777777" w:rsidR="006602C6" w:rsidRPr="005C3ED3" w:rsidRDefault="006602C6" w:rsidP="7889AF9F">
      <w:pPr>
        <w:pStyle w:val="BodyText"/>
        <w:tabs>
          <w:tab w:val="left" w:pos="180"/>
          <w:tab w:val="left" w:pos="270"/>
        </w:tabs>
        <w:ind w:left="1890"/>
        <w:rPr>
          <w:rFonts w:cs="Arial"/>
        </w:rPr>
      </w:pPr>
    </w:p>
    <w:p w14:paraId="6107E48E" w14:textId="4D0F2E95" w:rsidR="00A10F33" w:rsidRPr="005C3ED3" w:rsidRDefault="006602C6" w:rsidP="7889AF9F">
      <w:pPr>
        <w:pStyle w:val="BodyText"/>
        <w:numPr>
          <w:ilvl w:val="3"/>
          <w:numId w:val="31"/>
        </w:numPr>
        <w:tabs>
          <w:tab w:val="left" w:pos="180"/>
          <w:tab w:val="left" w:pos="270"/>
        </w:tabs>
        <w:ind w:left="1890"/>
        <w:rPr>
          <w:rFonts w:cs="Arial"/>
        </w:rPr>
      </w:pPr>
      <w:r w:rsidRPr="7889AF9F">
        <w:rPr>
          <w:rFonts w:cs="Arial"/>
        </w:rPr>
        <w:t>Applicability of Internet Protocol version 6 (IPv6) to DHS-related components (networks, infrastructure, and applications) specific to individual acquisitions shall be in accordance with the DHS EA (per OMB Memorandum M-05-22, August 2, 2005), regardless of whether the acquisition is for modification, upgrade, or replacement. All EA related component acquisitions shall be IPv6 compliant, as defined in the USGv6 Profile (NIST Special Publication 500-267) and the corresponding declarations of conformance, defined in the USGv6 Test Program.</w:t>
      </w:r>
    </w:p>
    <w:sectPr w:rsidR="00A10F33" w:rsidRPr="005C3ED3" w:rsidSect="00443BE7">
      <w:headerReference w:type="default" r:id="rId23"/>
      <w:footerReference w:type="first" r:id="rId24"/>
      <w:pgSz w:w="12240" w:h="15840"/>
      <w:pgMar w:top="720" w:right="640" w:bottom="720" w:left="619" w:header="461"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44E6B" w14:textId="77777777" w:rsidR="00A977B8" w:rsidRDefault="00A977B8">
      <w:r>
        <w:separator/>
      </w:r>
    </w:p>
  </w:endnote>
  <w:endnote w:type="continuationSeparator" w:id="0">
    <w:p w14:paraId="19E8C9CD" w14:textId="77777777" w:rsidR="00A977B8" w:rsidRDefault="00A977B8">
      <w:r>
        <w:continuationSeparator/>
      </w:r>
    </w:p>
  </w:endnote>
  <w:endnote w:type="continuationNotice" w:id="1">
    <w:p w14:paraId="1B597A08" w14:textId="77777777" w:rsidR="00A977B8" w:rsidRDefault="00A977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926193"/>
      <w:docPartObj>
        <w:docPartGallery w:val="Page Numbers (Bottom of Page)"/>
        <w:docPartUnique/>
      </w:docPartObj>
    </w:sdtPr>
    <w:sdtEndPr>
      <w:rPr>
        <w:rFonts w:ascii="Arial" w:hAnsi="Arial" w:cs="Arial"/>
        <w:noProof/>
        <w:sz w:val="20"/>
        <w:szCs w:val="20"/>
      </w:rPr>
    </w:sdtEndPr>
    <w:sdtContent>
      <w:p w14:paraId="7E1DF2B4" w14:textId="664D53B5" w:rsidR="002672CF" w:rsidRPr="00C84314" w:rsidRDefault="002672CF">
        <w:pPr>
          <w:pStyle w:val="Footer"/>
          <w:jc w:val="right"/>
          <w:rPr>
            <w:rFonts w:ascii="Arial" w:hAnsi="Arial" w:cs="Arial"/>
            <w:sz w:val="20"/>
          </w:rPr>
        </w:pPr>
        <w:r w:rsidRPr="00C84314">
          <w:rPr>
            <w:rFonts w:ascii="Arial" w:hAnsi="Arial" w:cs="Arial"/>
            <w:sz w:val="20"/>
          </w:rPr>
          <w:fldChar w:fldCharType="begin"/>
        </w:r>
        <w:r w:rsidRPr="00C84314">
          <w:rPr>
            <w:rFonts w:ascii="Arial" w:hAnsi="Arial" w:cs="Arial"/>
            <w:sz w:val="20"/>
          </w:rPr>
          <w:instrText xml:space="preserve"> PAGE   \* MERGEFORMAT </w:instrText>
        </w:r>
        <w:r w:rsidRPr="00C84314">
          <w:rPr>
            <w:rFonts w:ascii="Arial" w:hAnsi="Arial" w:cs="Arial"/>
            <w:sz w:val="20"/>
          </w:rPr>
          <w:fldChar w:fldCharType="separate"/>
        </w:r>
        <w:r w:rsidR="00EA1326">
          <w:rPr>
            <w:rFonts w:ascii="Arial" w:hAnsi="Arial" w:cs="Arial"/>
            <w:noProof/>
            <w:sz w:val="20"/>
          </w:rPr>
          <w:t>11</w:t>
        </w:r>
        <w:r w:rsidRPr="00C84314">
          <w:rPr>
            <w:rFonts w:ascii="Arial" w:hAnsi="Arial" w:cs="Arial"/>
            <w:noProof/>
            <w:sz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671775"/>
      <w:docPartObj>
        <w:docPartGallery w:val="Page Numbers (Bottom of Page)"/>
        <w:docPartUnique/>
      </w:docPartObj>
    </w:sdtPr>
    <w:sdtEndPr>
      <w:rPr>
        <w:rFonts w:ascii="Arial" w:hAnsi="Arial" w:cs="Arial"/>
        <w:noProof/>
        <w:sz w:val="20"/>
        <w:szCs w:val="20"/>
      </w:rPr>
    </w:sdtEndPr>
    <w:sdtContent>
      <w:p w14:paraId="1422CEB2" w14:textId="77777777" w:rsidR="002672CF" w:rsidRPr="00AB360D" w:rsidRDefault="002672CF">
        <w:pPr>
          <w:pStyle w:val="Footer"/>
          <w:jc w:val="right"/>
          <w:rPr>
            <w:rFonts w:ascii="Arial" w:hAnsi="Arial" w:cs="Arial"/>
            <w:sz w:val="20"/>
          </w:rPr>
        </w:pPr>
        <w:r w:rsidRPr="00502B30">
          <w:rPr>
            <w:rFonts w:ascii="Arial" w:hAnsi="Arial" w:cs="Arial"/>
            <w:color w:val="FFFFFF" w:themeColor="background1"/>
            <w:sz w:val="20"/>
          </w:rPr>
          <w:fldChar w:fldCharType="begin"/>
        </w:r>
        <w:r w:rsidRPr="00502B30">
          <w:rPr>
            <w:rFonts w:ascii="Arial" w:hAnsi="Arial" w:cs="Arial"/>
            <w:color w:val="FFFFFF" w:themeColor="background1"/>
            <w:sz w:val="20"/>
          </w:rPr>
          <w:instrText xml:space="preserve"> PAGE   \* MERGEFORMAT </w:instrText>
        </w:r>
        <w:r w:rsidRPr="00502B30">
          <w:rPr>
            <w:rFonts w:ascii="Arial" w:hAnsi="Arial" w:cs="Arial"/>
            <w:color w:val="FFFFFF" w:themeColor="background1"/>
            <w:sz w:val="20"/>
          </w:rPr>
          <w:fldChar w:fldCharType="separate"/>
        </w:r>
        <w:r w:rsidRPr="00502B30">
          <w:rPr>
            <w:rFonts w:ascii="Arial" w:hAnsi="Arial" w:cs="Arial"/>
            <w:noProof/>
            <w:color w:val="FFFFFF" w:themeColor="background1"/>
            <w:sz w:val="20"/>
          </w:rPr>
          <w:t>2</w:t>
        </w:r>
        <w:r w:rsidRPr="00502B30">
          <w:rPr>
            <w:rFonts w:ascii="Arial" w:hAnsi="Arial" w:cs="Arial"/>
            <w:noProof/>
            <w:color w:val="FFFFFF" w:themeColor="background1"/>
            <w:sz w:val="20"/>
          </w:rPr>
          <w:fldChar w:fldCharType="end"/>
        </w:r>
      </w:p>
    </w:sdtContent>
  </w:sdt>
  <w:p w14:paraId="16602EE0" w14:textId="77777777" w:rsidR="002672CF" w:rsidRDefault="002672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255305"/>
      <w:docPartObj>
        <w:docPartGallery w:val="Page Numbers (Bottom of Page)"/>
        <w:docPartUnique/>
      </w:docPartObj>
    </w:sdtPr>
    <w:sdtEndPr>
      <w:rPr>
        <w:rFonts w:ascii="Arial" w:hAnsi="Arial" w:cs="Arial"/>
        <w:noProof/>
        <w:sz w:val="20"/>
        <w:szCs w:val="20"/>
      </w:rPr>
    </w:sdtEndPr>
    <w:sdtContent>
      <w:p w14:paraId="4E377A4C" w14:textId="77777777" w:rsidR="002672CF" w:rsidRPr="00AB360D" w:rsidRDefault="002672CF">
        <w:pPr>
          <w:pStyle w:val="Footer"/>
          <w:jc w:val="right"/>
          <w:rPr>
            <w:rFonts w:ascii="Arial" w:hAnsi="Arial" w:cs="Arial"/>
            <w:sz w:val="20"/>
          </w:rPr>
        </w:pPr>
        <w:r w:rsidRPr="00AB360D">
          <w:rPr>
            <w:rFonts w:ascii="Arial" w:hAnsi="Arial" w:cs="Arial"/>
            <w:sz w:val="20"/>
          </w:rPr>
          <w:fldChar w:fldCharType="begin"/>
        </w:r>
        <w:r w:rsidRPr="00AB360D">
          <w:rPr>
            <w:rFonts w:ascii="Arial" w:hAnsi="Arial" w:cs="Arial"/>
            <w:sz w:val="20"/>
          </w:rPr>
          <w:instrText xml:space="preserve"> PAGE   \* MERGEFORMAT </w:instrText>
        </w:r>
        <w:r w:rsidRPr="00AB360D">
          <w:rPr>
            <w:rFonts w:ascii="Arial" w:hAnsi="Arial" w:cs="Arial"/>
            <w:sz w:val="20"/>
          </w:rPr>
          <w:fldChar w:fldCharType="separate"/>
        </w:r>
        <w:r>
          <w:rPr>
            <w:rFonts w:ascii="Arial" w:hAnsi="Arial" w:cs="Arial"/>
            <w:noProof/>
            <w:sz w:val="20"/>
          </w:rPr>
          <w:t>2</w:t>
        </w:r>
        <w:r w:rsidRPr="00AB360D">
          <w:rPr>
            <w:rFonts w:ascii="Arial" w:hAnsi="Arial" w:cs="Arial"/>
            <w:noProof/>
            <w:sz w:val="20"/>
          </w:rPr>
          <w:fldChar w:fldCharType="end"/>
        </w:r>
      </w:p>
    </w:sdtContent>
  </w:sdt>
  <w:p w14:paraId="415BA2B5" w14:textId="77777777" w:rsidR="002672CF" w:rsidRDefault="002672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AB68" w14:textId="77777777" w:rsidR="00A977B8" w:rsidRDefault="00A977B8">
      <w:r>
        <w:separator/>
      </w:r>
    </w:p>
  </w:footnote>
  <w:footnote w:type="continuationSeparator" w:id="0">
    <w:p w14:paraId="214D575F" w14:textId="77777777" w:rsidR="00A977B8" w:rsidRDefault="00A977B8">
      <w:r>
        <w:continuationSeparator/>
      </w:r>
    </w:p>
  </w:footnote>
  <w:footnote w:type="continuationNotice" w:id="1">
    <w:p w14:paraId="1C8390E9" w14:textId="77777777" w:rsidR="00A977B8" w:rsidRDefault="00A977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83BF" w14:textId="77777777" w:rsidR="002672CF" w:rsidRPr="00777948" w:rsidRDefault="002672CF" w:rsidP="007779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1A2"/>
    <w:multiLevelType w:val="hybridMultilevel"/>
    <w:tmpl w:val="ED940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C62B3"/>
    <w:multiLevelType w:val="hybridMultilevel"/>
    <w:tmpl w:val="E9B2F54E"/>
    <w:lvl w:ilvl="0" w:tplc="8EF84E62">
      <w:start w:val="1"/>
      <w:numFmt w:val="decimal"/>
      <w:lvlText w:val="(%1)"/>
      <w:lvlJc w:val="left"/>
      <w:pPr>
        <w:ind w:left="1800" w:hanging="360"/>
      </w:pPr>
      <w:rPr>
        <w:rFonts w:hint="default"/>
      </w:rPr>
    </w:lvl>
    <w:lvl w:ilvl="1" w:tplc="A7E8E798">
      <w:start w:val="1"/>
      <w:numFmt w:val="lowerRoman"/>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3615461"/>
    <w:multiLevelType w:val="multilevel"/>
    <w:tmpl w:val="1D849664"/>
    <w:lvl w:ilvl="0">
      <w:start w:val="1"/>
      <w:numFmt w:val="decimal"/>
      <w:lvlText w:val="%1."/>
      <w:lvlJc w:val="left"/>
      <w:pPr>
        <w:ind w:left="499" w:hanging="400"/>
      </w:pPr>
      <w:rPr>
        <w:rFonts w:hint="default"/>
        <w:u w:val="single" w:color="0000FF"/>
      </w:rPr>
    </w:lvl>
    <w:lvl w:ilvl="1">
      <w:start w:val="1"/>
      <w:numFmt w:val="lowerLetter"/>
      <w:lvlText w:val="%2."/>
      <w:lvlJc w:val="left"/>
      <w:pPr>
        <w:ind w:left="659" w:hanging="360"/>
      </w:pPr>
    </w:lvl>
    <w:lvl w:ilvl="2">
      <w:start w:val="1"/>
      <w:numFmt w:val="bullet"/>
      <w:lvlText w:val="•"/>
      <w:lvlJc w:val="left"/>
      <w:pPr>
        <w:ind w:left="705" w:hanging="406"/>
      </w:pPr>
      <w:rPr>
        <w:rFonts w:hint="default"/>
      </w:rPr>
    </w:lvl>
    <w:lvl w:ilvl="3">
      <w:start w:val="1"/>
      <w:numFmt w:val="bullet"/>
      <w:lvlText w:val="•"/>
      <w:lvlJc w:val="left"/>
      <w:pPr>
        <w:ind w:left="1992" w:hanging="406"/>
      </w:pPr>
      <w:rPr>
        <w:rFonts w:hint="default"/>
      </w:rPr>
    </w:lvl>
    <w:lvl w:ilvl="4">
      <w:start w:val="1"/>
      <w:numFmt w:val="bullet"/>
      <w:lvlText w:val="•"/>
      <w:lvlJc w:val="left"/>
      <w:pPr>
        <w:ind w:left="3279" w:hanging="406"/>
      </w:pPr>
      <w:rPr>
        <w:rFonts w:hint="default"/>
      </w:rPr>
    </w:lvl>
    <w:lvl w:ilvl="5">
      <w:start w:val="1"/>
      <w:numFmt w:val="bullet"/>
      <w:lvlText w:val="•"/>
      <w:lvlJc w:val="left"/>
      <w:pPr>
        <w:ind w:left="4566" w:hanging="406"/>
      </w:pPr>
      <w:rPr>
        <w:rFonts w:hint="default"/>
      </w:rPr>
    </w:lvl>
    <w:lvl w:ilvl="6">
      <w:start w:val="1"/>
      <w:numFmt w:val="bullet"/>
      <w:lvlText w:val="•"/>
      <w:lvlJc w:val="left"/>
      <w:pPr>
        <w:ind w:left="5852" w:hanging="406"/>
      </w:pPr>
      <w:rPr>
        <w:rFonts w:hint="default"/>
      </w:rPr>
    </w:lvl>
    <w:lvl w:ilvl="7">
      <w:start w:val="1"/>
      <w:numFmt w:val="bullet"/>
      <w:lvlText w:val="•"/>
      <w:lvlJc w:val="left"/>
      <w:pPr>
        <w:ind w:left="7139" w:hanging="406"/>
      </w:pPr>
      <w:rPr>
        <w:rFonts w:hint="default"/>
      </w:rPr>
    </w:lvl>
    <w:lvl w:ilvl="8">
      <w:start w:val="1"/>
      <w:numFmt w:val="bullet"/>
      <w:lvlText w:val="•"/>
      <w:lvlJc w:val="left"/>
      <w:pPr>
        <w:ind w:left="8426" w:hanging="406"/>
      </w:pPr>
      <w:rPr>
        <w:rFonts w:hint="default"/>
      </w:rPr>
    </w:lvl>
  </w:abstractNum>
  <w:abstractNum w:abstractNumId="3" w15:restartNumberingAfterBreak="0">
    <w:nsid w:val="04F132D6"/>
    <w:multiLevelType w:val="hybridMultilevel"/>
    <w:tmpl w:val="D4E2A18A"/>
    <w:lvl w:ilvl="0" w:tplc="04090019">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0B160488"/>
    <w:multiLevelType w:val="hybridMultilevel"/>
    <w:tmpl w:val="33247C4C"/>
    <w:lvl w:ilvl="0" w:tplc="04090019">
      <w:start w:val="1"/>
      <w:numFmt w:val="lowerLetter"/>
      <w:lvlText w:val="%1."/>
      <w:lvlJc w:val="left"/>
      <w:pPr>
        <w:ind w:left="3780" w:hanging="18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5" w15:restartNumberingAfterBreak="0">
    <w:nsid w:val="0B723F08"/>
    <w:multiLevelType w:val="hybridMultilevel"/>
    <w:tmpl w:val="BF6E5F90"/>
    <w:lvl w:ilvl="0" w:tplc="FFFFFFFF">
      <w:start w:val="1"/>
      <w:numFmt w:val="lowerLetter"/>
      <w:lvlText w:val="%1."/>
      <w:lvlJc w:val="left"/>
      <w:pPr>
        <w:ind w:left="1620" w:hanging="180"/>
      </w:pPr>
    </w:lvl>
    <w:lvl w:ilvl="1" w:tplc="FFFFFFFF">
      <w:start w:val="1"/>
      <w:numFmt w:val="lowerLetter"/>
      <w:lvlText w:val="%2."/>
      <w:lvlJc w:val="left"/>
      <w:pPr>
        <w:ind w:left="900" w:hanging="360"/>
      </w:pPr>
    </w:lvl>
    <w:lvl w:ilvl="2" w:tplc="FFFFFFFF">
      <w:start w:val="1"/>
      <w:numFmt w:val="lowerRoman"/>
      <w:lvlText w:val="%3."/>
      <w:lvlJc w:val="right"/>
      <w:pPr>
        <w:ind w:left="1620" w:hanging="180"/>
      </w:pPr>
    </w:lvl>
    <w:lvl w:ilvl="3" w:tplc="0409001B">
      <w:start w:val="1"/>
      <w:numFmt w:val="lowerRoman"/>
      <w:lvlText w:val="%4."/>
      <w:lvlJc w:val="right"/>
      <w:pPr>
        <w:ind w:left="2340" w:hanging="360"/>
      </w:pPr>
    </w:lvl>
    <w:lvl w:ilvl="4" w:tplc="0409001B">
      <w:start w:val="1"/>
      <w:numFmt w:val="lowerRoman"/>
      <w:lvlText w:val="%5."/>
      <w:lvlJc w:val="right"/>
      <w:pPr>
        <w:ind w:left="234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6" w15:restartNumberingAfterBreak="0">
    <w:nsid w:val="0DB058FC"/>
    <w:multiLevelType w:val="hybridMultilevel"/>
    <w:tmpl w:val="1C6A7B04"/>
    <w:lvl w:ilvl="0" w:tplc="C72A156C">
      <w:start w:val="1"/>
      <w:numFmt w:val="lowerLetter"/>
      <w:lvlText w:val="%1."/>
      <w:lvlJc w:val="left"/>
      <w:pPr>
        <w:ind w:left="2880" w:hanging="360"/>
      </w:pPr>
      <w:rPr>
        <w:rFonts w:hint="default"/>
        <w:sz w:val="20"/>
        <w:szCs w:val="2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11B03D1F"/>
    <w:multiLevelType w:val="multilevel"/>
    <w:tmpl w:val="127C938E"/>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8" w15:restartNumberingAfterBreak="0">
    <w:nsid w:val="12CB215C"/>
    <w:multiLevelType w:val="hybridMultilevel"/>
    <w:tmpl w:val="3C38B236"/>
    <w:lvl w:ilvl="0" w:tplc="57560A8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8E83E66"/>
    <w:multiLevelType w:val="multilevel"/>
    <w:tmpl w:val="0409001F"/>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0" w15:restartNumberingAfterBreak="0">
    <w:nsid w:val="1B3A2821"/>
    <w:multiLevelType w:val="hybridMultilevel"/>
    <w:tmpl w:val="2FE4A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2C76A9"/>
    <w:multiLevelType w:val="hybridMultilevel"/>
    <w:tmpl w:val="F50C4FBC"/>
    <w:lvl w:ilvl="0" w:tplc="001232B0">
      <w:start w:val="1"/>
      <w:numFmt w:val="lowerRoman"/>
      <w:lvlText w:val="(%1)"/>
      <w:lvlJc w:val="left"/>
      <w:pPr>
        <w:ind w:left="1800" w:hanging="720"/>
      </w:pPr>
      <w:rPr>
        <w:rFonts w:hint="default"/>
      </w:rPr>
    </w:lvl>
    <w:lvl w:ilvl="1" w:tplc="593E3146">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1971DC"/>
    <w:multiLevelType w:val="hybridMultilevel"/>
    <w:tmpl w:val="B1F6D1A8"/>
    <w:lvl w:ilvl="0" w:tplc="D0DE8B8E">
      <w:start w:val="1"/>
      <w:numFmt w:val="lowerRoman"/>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21852D47"/>
    <w:multiLevelType w:val="multilevel"/>
    <w:tmpl w:val="E19EE46C"/>
    <w:lvl w:ilvl="0">
      <w:start w:val="10"/>
      <w:numFmt w:val="decimal"/>
      <w:lvlText w:val="%1"/>
      <w:lvlJc w:val="left"/>
      <w:pPr>
        <w:ind w:left="2292" w:hanging="1113"/>
      </w:pPr>
      <w:rPr>
        <w:rFonts w:hint="default"/>
      </w:rPr>
    </w:lvl>
    <w:lvl w:ilvl="1">
      <w:start w:val="15"/>
      <w:numFmt w:val="decimal"/>
      <w:lvlText w:val="%1.%2"/>
      <w:lvlJc w:val="left"/>
      <w:pPr>
        <w:ind w:left="2292" w:hanging="1113"/>
      </w:pPr>
      <w:rPr>
        <w:rFonts w:hint="default"/>
      </w:rPr>
    </w:lvl>
    <w:lvl w:ilvl="2">
      <w:start w:val="7"/>
      <w:numFmt w:val="decimal"/>
      <w:lvlText w:val="%1.%2.%3"/>
      <w:lvlJc w:val="left"/>
      <w:pPr>
        <w:ind w:left="2292" w:hanging="1113"/>
      </w:pPr>
      <w:rPr>
        <w:rFonts w:hint="default"/>
      </w:rPr>
    </w:lvl>
    <w:lvl w:ilvl="3">
      <w:start w:val="1"/>
      <w:numFmt w:val="decimal"/>
      <w:lvlText w:val="%1.%2.%3.%4"/>
      <w:lvlJc w:val="left"/>
      <w:pPr>
        <w:ind w:left="2292" w:hanging="1113"/>
      </w:pPr>
      <w:rPr>
        <w:rFonts w:hint="default"/>
      </w:rPr>
    </w:lvl>
    <w:lvl w:ilvl="4">
      <w:start w:val="1"/>
      <w:numFmt w:val="decimal"/>
      <w:lvlText w:val="%1.%2.%3.%4.%5."/>
      <w:lvlJc w:val="left"/>
      <w:pPr>
        <w:ind w:left="1180" w:hanging="1113"/>
      </w:pPr>
      <w:rPr>
        <w:rFonts w:ascii="Arial" w:eastAsia="Arial" w:hAnsi="Arial" w:hint="default"/>
        <w:sz w:val="20"/>
        <w:szCs w:val="20"/>
      </w:rPr>
    </w:lvl>
    <w:lvl w:ilvl="5">
      <w:start w:val="1"/>
      <w:numFmt w:val="bullet"/>
      <w:lvlText w:val="•"/>
      <w:lvlJc w:val="left"/>
      <w:pPr>
        <w:ind w:left="6153" w:hanging="1113"/>
      </w:pPr>
      <w:rPr>
        <w:rFonts w:hint="default"/>
      </w:rPr>
    </w:lvl>
    <w:lvl w:ilvl="6">
      <w:start w:val="1"/>
      <w:numFmt w:val="bullet"/>
      <w:lvlText w:val="•"/>
      <w:lvlJc w:val="left"/>
      <w:pPr>
        <w:ind w:left="7119" w:hanging="1113"/>
      </w:pPr>
      <w:rPr>
        <w:rFonts w:hint="default"/>
      </w:rPr>
    </w:lvl>
    <w:lvl w:ilvl="7">
      <w:start w:val="1"/>
      <w:numFmt w:val="bullet"/>
      <w:lvlText w:val="•"/>
      <w:lvlJc w:val="left"/>
      <w:pPr>
        <w:ind w:left="8084" w:hanging="1113"/>
      </w:pPr>
      <w:rPr>
        <w:rFonts w:hint="default"/>
      </w:rPr>
    </w:lvl>
    <w:lvl w:ilvl="8">
      <w:start w:val="1"/>
      <w:numFmt w:val="bullet"/>
      <w:lvlText w:val="•"/>
      <w:lvlJc w:val="left"/>
      <w:pPr>
        <w:ind w:left="9049" w:hanging="1113"/>
      </w:pPr>
      <w:rPr>
        <w:rFonts w:hint="default"/>
      </w:rPr>
    </w:lvl>
  </w:abstractNum>
  <w:abstractNum w:abstractNumId="14" w15:restartNumberingAfterBreak="0">
    <w:nsid w:val="24C00071"/>
    <w:multiLevelType w:val="multilevel"/>
    <w:tmpl w:val="13BC51F8"/>
    <w:lvl w:ilvl="0">
      <w:start w:val="10"/>
      <w:numFmt w:val="decimal"/>
      <w:lvlText w:val="%1"/>
      <w:lvlJc w:val="left"/>
      <w:pPr>
        <w:ind w:left="1900" w:hanging="1113"/>
      </w:pPr>
      <w:rPr>
        <w:rFonts w:hint="default"/>
      </w:rPr>
    </w:lvl>
    <w:lvl w:ilvl="1">
      <w:start w:val="15"/>
      <w:numFmt w:val="decimal"/>
      <w:lvlText w:val="%1.%2"/>
      <w:lvlJc w:val="left"/>
      <w:pPr>
        <w:ind w:left="1900" w:hanging="1113"/>
      </w:pPr>
      <w:rPr>
        <w:rFonts w:hint="default"/>
      </w:rPr>
    </w:lvl>
    <w:lvl w:ilvl="2">
      <w:start w:val="6"/>
      <w:numFmt w:val="decimal"/>
      <w:lvlText w:val="%1.%2.%3"/>
      <w:lvlJc w:val="left"/>
      <w:pPr>
        <w:ind w:left="1900" w:hanging="1113"/>
      </w:pPr>
      <w:rPr>
        <w:rFonts w:hint="default"/>
      </w:rPr>
    </w:lvl>
    <w:lvl w:ilvl="3">
      <w:start w:val="5"/>
      <w:numFmt w:val="decimal"/>
      <w:lvlText w:val="%1.%2.%3.%4"/>
      <w:lvlJc w:val="left"/>
      <w:pPr>
        <w:ind w:left="1900" w:hanging="1113"/>
      </w:pPr>
      <w:rPr>
        <w:rFonts w:hint="default"/>
      </w:rPr>
    </w:lvl>
    <w:lvl w:ilvl="4">
      <w:start w:val="1"/>
      <w:numFmt w:val="decimal"/>
      <w:lvlText w:val="%1.%2.%3.%4.%5."/>
      <w:lvlJc w:val="left"/>
      <w:pPr>
        <w:ind w:left="1900" w:hanging="1113"/>
      </w:pPr>
      <w:rPr>
        <w:rFonts w:ascii="Arial" w:eastAsia="Arial" w:hAnsi="Arial" w:hint="default"/>
        <w:sz w:val="20"/>
        <w:szCs w:val="20"/>
      </w:rPr>
    </w:lvl>
    <w:lvl w:ilvl="5">
      <w:start w:val="1"/>
      <w:numFmt w:val="bullet"/>
      <w:lvlText w:val="•"/>
      <w:lvlJc w:val="left"/>
      <w:pPr>
        <w:ind w:left="6440" w:hanging="1113"/>
      </w:pPr>
      <w:rPr>
        <w:rFonts w:hint="default"/>
      </w:rPr>
    </w:lvl>
    <w:lvl w:ilvl="6">
      <w:start w:val="1"/>
      <w:numFmt w:val="bullet"/>
      <w:lvlText w:val="•"/>
      <w:lvlJc w:val="left"/>
      <w:pPr>
        <w:ind w:left="7348" w:hanging="1113"/>
      </w:pPr>
      <w:rPr>
        <w:rFonts w:hint="default"/>
      </w:rPr>
    </w:lvl>
    <w:lvl w:ilvl="7">
      <w:start w:val="1"/>
      <w:numFmt w:val="bullet"/>
      <w:lvlText w:val="•"/>
      <w:lvlJc w:val="left"/>
      <w:pPr>
        <w:ind w:left="8256" w:hanging="1113"/>
      </w:pPr>
      <w:rPr>
        <w:rFonts w:hint="default"/>
      </w:rPr>
    </w:lvl>
    <w:lvl w:ilvl="8">
      <w:start w:val="1"/>
      <w:numFmt w:val="bullet"/>
      <w:lvlText w:val="•"/>
      <w:lvlJc w:val="left"/>
      <w:pPr>
        <w:ind w:left="9164" w:hanging="1113"/>
      </w:pPr>
      <w:rPr>
        <w:rFonts w:hint="default"/>
      </w:rPr>
    </w:lvl>
  </w:abstractNum>
  <w:abstractNum w:abstractNumId="15" w15:restartNumberingAfterBreak="0">
    <w:nsid w:val="2696032B"/>
    <w:multiLevelType w:val="hybridMultilevel"/>
    <w:tmpl w:val="9976E3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A6A3902">
      <w:start w:val="1"/>
      <w:numFmt w:val="lowerRoman"/>
      <w:lvlText w:val="%3."/>
      <w:lvlJc w:val="right"/>
      <w:pPr>
        <w:ind w:left="2160" w:hanging="180"/>
      </w:pPr>
      <w:rPr>
        <w:b w:val="0"/>
        <w:bCs/>
      </w:rPr>
    </w:lvl>
    <w:lvl w:ilvl="3" w:tplc="04090019">
      <w:start w:val="1"/>
      <w:numFmt w:val="lowerLetter"/>
      <w:lvlText w:val="%4."/>
      <w:lvlJc w:val="left"/>
      <w:pPr>
        <w:ind w:left="2520" w:hanging="360"/>
      </w:pPr>
    </w:lvl>
    <w:lvl w:ilvl="4" w:tplc="0409001B">
      <w:start w:val="1"/>
      <w:numFmt w:val="lowerRoman"/>
      <w:lvlText w:val="%5."/>
      <w:lvlJc w:val="right"/>
      <w:pPr>
        <w:ind w:left="234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C77E42"/>
    <w:multiLevelType w:val="hybridMultilevel"/>
    <w:tmpl w:val="0C02F766"/>
    <w:lvl w:ilvl="0" w:tplc="8EDE6CF4">
      <w:start w:val="1"/>
      <w:numFmt w:val="decimal"/>
      <w:lvlText w:val="%1."/>
      <w:lvlJc w:val="left"/>
      <w:pPr>
        <w:ind w:left="440" w:hanging="333"/>
      </w:pPr>
      <w:rPr>
        <w:rFonts w:ascii="Arial" w:eastAsia="Arial" w:hAnsi="Arial" w:hint="default"/>
        <w:sz w:val="20"/>
        <w:szCs w:val="20"/>
      </w:rPr>
    </w:lvl>
    <w:lvl w:ilvl="1" w:tplc="4B58077C">
      <w:start w:val="1"/>
      <w:numFmt w:val="bullet"/>
      <w:lvlText w:val="•"/>
      <w:lvlJc w:val="left"/>
      <w:pPr>
        <w:ind w:left="1332" w:hanging="333"/>
      </w:pPr>
      <w:rPr>
        <w:rFonts w:hint="default"/>
      </w:rPr>
    </w:lvl>
    <w:lvl w:ilvl="2" w:tplc="97505D7A">
      <w:start w:val="1"/>
      <w:numFmt w:val="bullet"/>
      <w:lvlText w:val="•"/>
      <w:lvlJc w:val="left"/>
      <w:pPr>
        <w:ind w:left="2223" w:hanging="333"/>
      </w:pPr>
      <w:rPr>
        <w:rFonts w:hint="default"/>
      </w:rPr>
    </w:lvl>
    <w:lvl w:ilvl="3" w:tplc="A1B07510">
      <w:start w:val="1"/>
      <w:numFmt w:val="bullet"/>
      <w:lvlText w:val="•"/>
      <w:lvlJc w:val="left"/>
      <w:pPr>
        <w:ind w:left="3115" w:hanging="333"/>
      </w:pPr>
      <w:rPr>
        <w:rFonts w:hint="default"/>
      </w:rPr>
    </w:lvl>
    <w:lvl w:ilvl="4" w:tplc="60A4E536">
      <w:start w:val="1"/>
      <w:numFmt w:val="bullet"/>
      <w:lvlText w:val="•"/>
      <w:lvlJc w:val="left"/>
      <w:pPr>
        <w:ind w:left="4007" w:hanging="333"/>
      </w:pPr>
      <w:rPr>
        <w:rFonts w:hint="default"/>
      </w:rPr>
    </w:lvl>
    <w:lvl w:ilvl="5" w:tplc="CB10BF7E">
      <w:start w:val="1"/>
      <w:numFmt w:val="bullet"/>
      <w:lvlText w:val="•"/>
      <w:lvlJc w:val="left"/>
      <w:pPr>
        <w:ind w:left="4898" w:hanging="333"/>
      </w:pPr>
      <w:rPr>
        <w:rFonts w:hint="default"/>
      </w:rPr>
    </w:lvl>
    <w:lvl w:ilvl="6" w:tplc="CB645810">
      <w:start w:val="1"/>
      <w:numFmt w:val="bullet"/>
      <w:lvlText w:val="•"/>
      <w:lvlJc w:val="left"/>
      <w:pPr>
        <w:ind w:left="5790" w:hanging="333"/>
      </w:pPr>
      <w:rPr>
        <w:rFonts w:hint="default"/>
      </w:rPr>
    </w:lvl>
    <w:lvl w:ilvl="7" w:tplc="D2EA07A4">
      <w:start w:val="1"/>
      <w:numFmt w:val="bullet"/>
      <w:lvlText w:val="•"/>
      <w:lvlJc w:val="left"/>
      <w:pPr>
        <w:ind w:left="6681" w:hanging="333"/>
      </w:pPr>
      <w:rPr>
        <w:rFonts w:hint="default"/>
      </w:rPr>
    </w:lvl>
    <w:lvl w:ilvl="8" w:tplc="995A82A4">
      <w:start w:val="1"/>
      <w:numFmt w:val="bullet"/>
      <w:lvlText w:val="•"/>
      <w:lvlJc w:val="left"/>
      <w:pPr>
        <w:ind w:left="7573" w:hanging="333"/>
      </w:pPr>
      <w:rPr>
        <w:rFonts w:hint="default"/>
      </w:rPr>
    </w:lvl>
  </w:abstractNum>
  <w:abstractNum w:abstractNumId="17" w15:restartNumberingAfterBreak="0">
    <w:nsid w:val="39140572"/>
    <w:multiLevelType w:val="multilevel"/>
    <w:tmpl w:val="5D589474"/>
    <w:lvl w:ilvl="0">
      <w:start w:val="1"/>
      <w:numFmt w:val="decimal"/>
      <w:lvlText w:val="%1."/>
      <w:lvlJc w:val="left"/>
      <w:pPr>
        <w:ind w:left="360" w:hanging="360"/>
      </w:pPr>
      <w:rPr>
        <w:rFonts w:hint="default"/>
        <w:b/>
        <w:bCs/>
        <w:sz w:val="20"/>
        <w:szCs w:val="20"/>
      </w:rPr>
    </w:lvl>
    <w:lvl w:ilvl="1">
      <w:start w:val="1"/>
      <w:numFmt w:val="decimal"/>
      <w:lvlText w:val="%1.%2."/>
      <w:lvlJc w:val="left"/>
      <w:pPr>
        <w:ind w:left="792" w:hanging="432"/>
      </w:pPr>
      <w:rPr>
        <w:rFonts w:hint="default"/>
        <w:b w:val="0"/>
        <w:bCs w:val="0"/>
        <w:sz w:val="20"/>
        <w:szCs w:val="20"/>
      </w:rPr>
    </w:lvl>
    <w:lvl w:ilvl="2">
      <w:start w:val="1"/>
      <w:numFmt w:val="decimal"/>
      <w:lvlText w:val="%1.%2.%3."/>
      <w:lvlJc w:val="left"/>
      <w:pPr>
        <w:ind w:left="1224" w:hanging="504"/>
      </w:pPr>
      <w:rPr>
        <w:rFonts w:hint="default"/>
        <w:b w:val="0"/>
        <w:sz w:val="20"/>
        <w:szCs w:val="20"/>
      </w:rPr>
    </w:lvl>
    <w:lvl w:ilvl="3">
      <w:start w:val="1"/>
      <w:numFmt w:val="decimal"/>
      <w:lvlText w:val="%1.%2.%3.%4."/>
      <w:lvlJc w:val="left"/>
      <w:pPr>
        <w:ind w:left="1728" w:hanging="648"/>
      </w:pPr>
      <w:rPr>
        <w:rFonts w:hint="default"/>
        <w:b w:val="0"/>
        <w:color w:val="auto"/>
        <w:sz w:val="20"/>
        <w:szCs w:val="20"/>
      </w:rPr>
    </w:lvl>
    <w:lvl w:ilvl="4">
      <w:start w:val="1"/>
      <w:numFmt w:val="decimal"/>
      <w:lvlText w:val="%1.%2.%3.%4.%5."/>
      <w:lvlJc w:val="left"/>
      <w:pPr>
        <w:ind w:left="2232" w:hanging="792"/>
      </w:pPr>
      <w:rPr>
        <w:rFonts w:hint="default"/>
        <w:b w:val="0"/>
        <w:bCs w:val="0"/>
        <w:sz w:val="20"/>
        <w:szCs w:val="20"/>
      </w:rPr>
    </w:lvl>
    <w:lvl w:ilvl="5">
      <w:start w:val="1"/>
      <w:numFmt w:val="decimal"/>
      <w:lvlText w:val="%1.%2.%3.%4.%5.%6."/>
      <w:lvlJc w:val="left"/>
      <w:pPr>
        <w:ind w:left="2736" w:hanging="936"/>
      </w:pPr>
      <w:rPr>
        <w:rFonts w:hint="default"/>
        <w:sz w:val="20"/>
        <w:szCs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AF76199"/>
    <w:multiLevelType w:val="hybridMultilevel"/>
    <w:tmpl w:val="CDAA8744"/>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3B0909C4"/>
    <w:multiLevelType w:val="hybridMultilevel"/>
    <w:tmpl w:val="94B68C5A"/>
    <w:lvl w:ilvl="0" w:tplc="D09CA9C6">
      <w:start w:val="1"/>
      <w:numFmt w:val="lowerRoman"/>
      <w:lvlText w:val="%1."/>
      <w:lvlJc w:val="left"/>
      <w:pPr>
        <w:ind w:left="2520" w:hanging="360"/>
      </w:pPr>
      <w:rPr>
        <w:rFonts w:ascii="Arial" w:eastAsia="Arial" w:hAnsi="Arial" w:cstheme="minorBid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434734CE"/>
    <w:multiLevelType w:val="hybridMultilevel"/>
    <w:tmpl w:val="3A4CDF54"/>
    <w:lvl w:ilvl="0" w:tplc="94DADB3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8675526"/>
    <w:multiLevelType w:val="hybridMultilevel"/>
    <w:tmpl w:val="8766CF3E"/>
    <w:lvl w:ilvl="0" w:tplc="9BA478E6">
      <w:start w:val="1"/>
      <w:numFmt w:val="lowerLetter"/>
      <w:lvlText w:val="(%1)"/>
      <w:lvlJc w:val="left"/>
      <w:pPr>
        <w:ind w:left="1396" w:hanging="360"/>
      </w:pPr>
      <w:rPr>
        <w:rFonts w:hint="default"/>
      </w:rPr>
    </w:lvl>
    <w:lvl w:ilvl="1" w:tplc="04090019" w:tentative="1">
      <w:start w:val="1"/>
      <w:numFmt w:val="lowerLetter"/>
      <w:lvlText w:val="%2."/>
      <w:lvlJc w:val="left"/>
      <w:pPr>
        <w:ind w:left="2116" w:hanging="360"/>
      </w:pPr>
    </w:lvl>
    <w:lvl w:ilvl="2" w:tplc="0409001B" w:tentative="1">
      <w:start w:val="1"/>
      <w:numFmt w:val="lowerRoman"/>
      <w:lvlText w:val="%3."/>
      <w:lvlJc w:val="right"/>
      <w:pPr>
        <w:ind w:left="2836" w:hanging="180"/>
      </w:pPr>
    </w:lvl>
    <w:lvl w:ilvl="3" w:tplc="0409000F" w:tentative="1">
      <w:start w:val="1"/>
      <w:numFmt w:val="decimal"/>
      <w:lvlText w:val="%4."/>
      <w:lvlJc w:val="left"/>
      <w:pPr>
        <w:ind w:left="3556" w:hanging="360"/>
      </w:pPr>
    </w:lvl>
    <w:lvl w:ilvl="4" w:tplc="04090019" w:tentative="1">
      <w:start w:val="1"/>
      <w:numFmt w:val="lowerLetter"/>
      <w:lvlText w:val="%5."/>
      <w:lvlJc w:val="left"/>
      <w:pPr>
        <w:ind w:left="4276" w:hanging="360"/>
      </w:pPr>
    </w:lvl>
    <w:lvl w:ilvl="5" w:tplc="0409001B" w:tentative="1">
      <w:start w:val="1"/>
      <w:numFmt w:val="lowerRoman"/>
      <w:lvlText w:val="%6."/>
      <w:lvlJc w:val="right"/>
      <w:pPr>
        <w:ind w:left="4996" w:hanging="180"/>
      </w:pPr>
    </w:lvl>
    <w:lvl w:ilvl="6" w:tplc="0409000F" w:tentative="1">
      <w:start w:val="1"/>
      <w:numFmt w:val="decimal"/>
      <w:lvlText w:val="%7."/>
      <w:lvlJc w:val="left"/>
      <w:pPr>
        <w:ind w:left="5716" w:hanging="360"/>
      </w:pPr>
    </w:lvl>
    <w:lvl w:ilvl="7" w:tplc="04090019" w:tentative="1">
      <w:start w:val="1"/>
      <w:numFmt w:val="lowerLetter"/>
      <w:lvlText w:val="%8."/>
      <w:lvlJc w:val="left"/>
      <w:pPr>
        <w:ind w:left="6436" w:hanging="360"/>
      </w:pPr>
    </w:lvl>
    <w:lvl w:ilvl="8" w:tplc="0409001B" w:tentative="1">
      <w:start w:val="1"/>
      <w:numFmt w:val="lowerRoman"/>
      <w:lvlText w:val="%9."/>
      <w:lvlJc w:val="right"/>
      <w:pPr>
        <w:ind w:left="7156" w:hanging="180"/>
      </w:pPr>
    </w:lvl>
  </w:abstractNum>
  <w:abstractNum w:abstractNumId="22" w15:restartNumberingAfterBreak="0">
    <w:nsid w:val="4CC8573D"/>
    <w:multiLevelType w:val="multilevel"/>
    <w:tmpl w:val="DABCE0D0"/>
    <w:lvl w:ilvl="0">
      <w:start w:val="10"/>
      <w:numFmt w:val="decimal"/>
      <w:lvlText w:val="%1"/>
      <w:lvlJc w:val="left"/>
      <w:pPr>
        <w:ind w:left="1540" w:hanging="946"/>
      </w:pPr>
      <w:rPr>
        <w:rFonts w:hint="default"/>
      </w:rPr>
    </w:lvl>
    <w:lvl w:ilvl="1">
      <w:start w:val="15"/>
      <w:numFmt w:val="decimal"/>
      <w:lvlText w:val="%1.%2"/>
      <w:lvlJc w:val="left"/>
      <w:pPr>
        <w:ind w:left="1540" w:hanging="946"/>
      </w:pPr>
      <w:rPr>
        <w:rFonts w:hint="default"/>
      </w:rPr>
    </w:lvl>
    <w:lvl w:ilvl="2">
      <w:start w:val="7"/>
      <w:numFmt w:val="decimal"/>
      <w:lvlText w:val="%1.%2.%3"/>
      <w:lvlJc w:val="left"/>
      <w:pPr>
        <w:ind w:left="1540" w:hanging="946"/>
      </w:pPr>
      <w:rPr>
        <w:rFonts w:hint="default"/>
      </w:rPr>
    </w:lvl>
    <w:lvl w:ilvl="3">
      <w:start w:val="2"/>
      <w:numFmt w:val="decimal"/>
      <w:lvlText w:val="%1.%2.%3.%4."/>
      <w:lvlJc w:val="left"/>
      <w:pPr>
        <w:ind w:left="1540" w:hanging="946"/>
      </w:pPr>
      <w:rPr>
        <w:rFonts w:ascii="Arial" w:eastAsia="Arial" w:hAnsi="Arial" w:hint="default"/>
        <w:sz w:val="20"/>
        <w:szCs w:val="20"/>
      </w:rPr>
    </w:lvl>
    <w:lvl w:ilvl="4">
      <w:start w:val="1"/>
      <w:numFmt w:val="bullet"/>
      <w:lvlText w:val="•"/>
      <w:lvlJc w:val="left"/>
      <w:pPr>
        <w:ind w:left="5324" w:hanging="946"/>
      </w:pPr>
      <w:rPr>
        <w:rFonts w:hint="default"/>
      </w:rPr>
    </w:lvl>
    <w:lvl w:ilvl="5">
      <w:start w:val="1"/>
      <w:numFmt w:val="bullet"/>
      <w:lvlText w:val="•"/>
      <w:lvlJc w:val="left"/>
      <w:pPr>
        <w:ind w:left="6270" w:hanging="946"/>
      </w:pPr>
      <w:rPr>
        <w:rFonts w:hint="default"/>
      </w:rPr>
    </w:lvl>
    <w:lvl w:ilvl="6">
      <w:start w:val="1"/>
      <w:numFmt w:val="bullet"/>
      <w:lvlText w:val="•"/>
      <w:lvlJc w:val="left"/>
      <w:pPr>
        <w:ind w:left="7216" w:hanging="946"/>
      </w:pPr>
      <w:rPr>
        <w:rFonts w:hint="default"/>
      </w:rPr>
    </w:lvl>
    <w:lvl w:ilvl="7">
      <w:start w:val="1"/>
      <w:numFmt w:val="bullet"/>
      <w:lvlText w:val="•"/>
      <w:lvlJc w:val="left"/>
      <w:pPr>
        <w:ind w:left="8162" w:hanging="946"/>
      </w:pPr>
      <w:rPr>
        <w:rFonts w:hint="default"/>
      </w:rPr>
    </w:lvl>
    <w:lvl w:ilvl="8">
      <w:start w:val="1"/>
      <w:numFmt w:val="bullet"/>
      <w:lvlText w:val="•"/>
      <w:lvlJc w:val="left"/>
      <w:pPr>
        <w:ind w:left="9108" w:hanging="946"/>
      </w:pPr>
      <w:rPr>
        <w:rFonts w:hint="default"/>
      </w:rPr>
    </w:lvl>
  </w:abstractNum>
  <w:abstractNum w:abstractNumId="23" w15:restartNumberingAfterBreak="0">
    <w:nsid w:val="4E25319A"/>
    <w:multiLevelType w:val="hybridMultilevel"/>
    <w:tmpl w:val="D4E2A18A"/>
    <w:lvl w:ilvl="0" w:tplc="FFFFFFFF">
      <w:start w:val="1"/>
      <w:numFmt w:val="lowerLetter"/>
      <w:lvlText w:val="%1."/>
      <w:lvlJc w:val="lef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4" w15:restartNumberingAfterBreak="0">
    <w:nsid w:val="55950D82"/>
    <w:multiLevelType w:val="hybridMultilevel"/>
    <w:tmpl w:val="5F0E1400"/>
    <w:lvl w:ilvl="0" w:tplc="357E7DB0">
      <w:start w:val="1"/>
      <w:numFmt w:val="lowerRoman"/>
      <w:lvlText w:val="(%1)"/>
      <w:lvlJc w:val="left"/>
      <w:pPr>
        <w:ind w:left="1756" w:hanging="720"/>
      </w:pPr>
      <w:rPr>
        <w:rFonts w:hint="default"/>
      </w:rPr>
    </w:lvl>
    <w:lvl w:ilvl="1" w:tplc="04090019" w:tentative="1">
      <w:start w:val="1"/>
      <w:numFmt w:val="lowerLetter"/>
      <w:lvlText w:val="%2."/>
      <w:lvlJc w:val="left"/>
      <w:pPr>
        <w:ind w:left="2116" w:hanging="360"/>
      </w:pPr>
    </w:lvl>
    <w:lvl w:ilvl="2" w:tplc="0409001B" w:tentative="1">
      <w:start w:val="1"/>
      <w:numFmt w:val="lowerRoman"/>
      <w:lvlText w:val="%3."/>
      <w:lvlJc w:val="right"/>
      <w:pPr>
        <w:ind w:left="2836" w:hanging="180"/>
      </w:pPr>
    </w:lvl>
    <w:lvl w:ilvl="3" w:tplc="0409000F" w:tentative="1">
      <w:start w:val="1"/>
      <w:numFmt w:val="decimal"/>
      <w:lvlText w:val="%4."/>
      <w:lvlJc w:val="left"/>
      <w:pPr>
        <w:ind w:left="3556" w:hanging="360"/>
      </w:pPr>
    </w:lvl>
    <w:lvl w:ilvl="4" w:tplc="04090019" w:tentative="1">
      <w:start w:val="1"/>
      <w:numFmt w:val="lowerLetter"/>
      <w:lvlText w:val="%5."/>
      <w:lvlJc w:val="left"/>
      <w:pPr>
        <w:ind w:left="4276" w:hanging="360"/>
      </w:pPr>
    </w:lvl>
    <w:lvl w:ilvl="5" w:tplc="0409001B" w:tentative="1">
      <w:start w:val="1"/>
      <w:numFmt w:val="lowerRoman"/>
      <w:lvlText w:val="%6."/>
      <w:lvlJc w:val="right"/>
      <w:pPr>
        <w:ind w:left="4996" w:hanging="180"/>
      </w:pPr>
    </w:lvl>
    <w:lvl w:ilvl="6" w:tplc="0409000F" w:tentative="1">
      <w:start w:val="1"/>
      <w:numFmt w:val="decimal"/>
      <w:lvlText w:val="%7."/>
      <w:lvlJc w:val="left"/>
      <w:pPr>
        <w:ind w:left="5716" w:hanging="360"/>
      </w:pPr>
    </w:lvl>
    <w:lvl w:ilvl="7" w:tplc="04090019" w:tentative="1">
      <w:start w:val="1"/>
      <w:numFmt w:val="lowerLetter"/>
      <w:lvlText w:val="%8."/>
      <w:lvlJc w:val="left"/>
      <w:pPr>
        <w:ind w:left="6436" w:hanging="360"/>
      </w:pPr>
    </w:lvl>
    <w:lvl w:ilvl="8" w:tplc="0409001B" w:tentative="1">
      <w:start w:val="1"/>
      <w:numFmt w:val="lowerRoman"/>
      <w:lvlText w:val="%9."/>
      <w:lvlJc w:val="right"/>
      <w:pPr>
        <w:ind w:left="7156" w:hanging="180"/>
      </w:pPr>
    </w:lvl>
  </w:abstractNum>
  <w:abstractNum w:abstractNumId="25" w15:restartNumberingAfterBreak="0">
    <w:nsid w:val="56067C3D"/>
    <w:multiLevelType w:val="hybridMultilevel"/>
    <w:tmpl w:val="B9348A00"/>
    <w:lvl w:ilvl="0" w:tplc="04090019">
      <w:start w:val="1"/>
      <w:numFmt w:val="lowerLetter"/>
      <w:lvlText w:val="%1."/>
      <w:lvlJc w:val="left"/>
      <w:pPr>
        <w:ind w:left="-76" w:hanging="180"/>
      </w:pPr>
    </w:lvl>
    <w:lvl w:ilvl="1" w:tplc="04090019">
      <w:start w:val="1"/>
      <w:numFmt w:val="lowerLetter"/>
      <w:lvlText w:val="%2."/>
      <w:lvlJc w:val="left"/>
      <w:pPr>
        <w:ind w:left="-796" w:hanging="360"/>
      </w:pPr>
    </w:lvl>
    <w:lvl w:ilvl="2" w:tplc="0409001B">
      <w:start w:val="1"/>
      <w:numFmt w:val="lowerRoman"/>
      <w:lvlText w:val="%3."/>
      <w:lvlJc w:val="right"/>
      <w:pPr>
        <w:ind w:left="-76" w:hanging="180"/>
      </w:pPr>
    </w:lvl>
    <w:lvl w:ilvl="3" w:tplc="0409001B">
      <w:start w:val="1"/>
      <w:numFmt w:val="lowerRoman"/>
      <w:lvlText w:val="%4."/>
      <w:lvlJc w:val="right"/>
      <w:pPr>
        <w:ind w:left="644" w:hanging="360"/>
      </w:pPr>
    </w:lvl>
    <w:lvl w:ilvl="4" w:tplc="04090019">
      <w:start w:val="1"/>
      <w:numFmt w:val="lowerLetter"/>
      <w:lvlText w:val="%5."/>
      <w:lvlJc w:val="left"/>
      <w:pPr>
        <w:ind w:left="1364" w:hanging="360"/>
      </w:pPr>
    </w:lvl>
    <w:lvl w:ilvl="5" w:tplc="0409001B">
      <w:start w:val="1"/>
      <w:numFmt w:val="lowerRoman"/>
      <w:lvlText w:val="%6."/>
      <w:lvlJc w:val="right"/>
      <w:pPr>
        <w:ind w:left="2084" w:hanging="180"/>
      </w:pPr>
    </w:lvl>
    <w:lvl w:ilvl="6" w:tplc="0409000F" w:tentative="1">
      <w:start w:val="1"/>
      <w:numFmt w:val="decimal"/>
      <w:lvlText w:val="%7."/>
      <w:lvlJc w:val="left"/>
      <w:pPr>
        <w:ind w:left="2804" w:hanging="360"/>
      </w:pPr>
    </w:lvl>
    <w:lvl w:ilvl="7" w:tplc="04090019" w:tentative="1">
      <w:start w:val="1"/>
      <w:numFmt w:val="lowerLetter"/>
      <w:lvlText w:val="%8."/>
      <w:lvlJc w:val="left"/>
      <w:pPr>
        <w:ind w:left="3524" w:hanging="360"/>
      </w:pPr>
    </w:lvl>
    <w:lvl w:ilvl="8" w:tplc="0409001B" w:tentative="1">
      <w:start w:val="1"/>
      <w:numFmt w:val="lowerRoman"/>
      <w:lvlText w:val="%9."/>
      <w:lvlJc w:val="right"/>
      <w:pPr>
        <w:ind w:left="4244" w:hanging="180"/>
      </w:pPr>
    </w:lvl>
  </w:abstractNum>
  <w:abstractNum w:abstractNumId="26" w15:restartNumberingAfterBreak="0">
    <w:nsid w:val="57F94386"/>
    <w:multiLevelType w:val="hybridMultilevel"/>
    <w:tmpl w:val="488C7E4E"/>
    <w:lvl w:ilvl="0" w:tplc="593E3146">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5B7262F2"/>
    <w:multiLevelType w:val="hybridMultilevel"/>
    <w:tmpl w:val="41B42AAE"/>
    <w:lvl w:ilvl="0" w:tplc="04090001">
      <w:start w:val="1"/>
      <w:numFmt w:val="bullet"/>
      <w:lvlText w:val=""/>
      <w:lvlJc w:val="left"/>
      <w:pPr>
        <w:ind w:left="1828" w:hanging="360"/>
      </w:pPr>
      <w:rPr>
        <w:rFonts w:ascii="Symbol" w:hAnsi="Symbol" w:hint="default"/>
      </w:rPr>
    </w:lvl>
    <w:lvl w:ilvl="1" w:tplc="04090003" w:tentative="1">
      <w:start w:val="1"/>
      <w:numFmt w:val="bullet"/>
      <w:lvlText w:val="o"/>
      <w:lvlJc w:val="left"/>
      <w:pPr>
        <w:ind w:left="2548" w:hanging="360"/>
      </w:pPr>
      <w:rPr>
        <w:rFonts w:ascii="Courier New" w:hAnsi="Courier New" w:cs="Courier New" w:hint="default"/>
      </w:rPr>
    </w:lvl>
    <w:lvl w:ilvl="2" w:tplc="04090005" w:tentative="1">
      <w:start w:val="1"/>
      <w:numFmt w:val="bullet"/>
      <w:lvlText w:val=""/>
      <w:lvlJc w:val="left"/>
      <w:pPr>
        <w:ind w:left="3268" w:hanging="360"/>
      </w:pPr>
      <w:rPr>
        <w:rFonts w:ascii="Wingdings" w:hAnsi="Wingdings" w:hint="default"/>
      </w:rPr>
    </w:lvl>
    <w:lvl w:ilvl="3" w:tplc="04090001" w:tentative="1">
      <w:start w:val="1"/>
      <w:numFmt w:val="bullet"/>
      <w:lvlText w:val=""/>
      <w:lvlJc w:val="left"/>
      <w:pPr>
        <w:ind w:left="3988" w:hanging="360"/>
      </w:pPr>
      <w:rPr>
        <w:rFonts w:ascii="Symbol" w:hAnsi="Symbol" w:hint="default"/>
      </w:rPr>
    </w:lvl>
    <w:lvl w:ilvl="4" w:tplc="04090003" w:tentative="1">
      <w:start w:val="1"/>
      <w:numFmt w:val="bullet"/>
      <w:lvlText w:val="o"/>
      <w:lvlJc w:val="left"/>
      <w:pPr>
        <w:ind w:left="4708" w:hanging="360"/>
      </w:pPr>
      <w:rPr>
        <w:rFonts w:ascii="Courier New" w:hAnsi="Courier New" w:cs="Courier New" w:hint="default"/>
      </w:rPr>
    </w:lvl>
    <w:lvl w:ilvl="5" w:tplc="04090005" w:tentative="1">
      <w:start w:val="1"/>
      <w:numFmt w:val="bullet"/>
      <w:lvlText w:val=""/>
      <w:lvlJc w:val="left"/>
      <w:pPr>
        <w:ind w:left="5428" w:hanging="360"/>
      </w:pPr>
      <w:rPr>
        <w:rFonts w:ascii="Wingdings" w:hAnsi="Wingdings" w:hint="default"/>
      </w:rPr>
    </w:lvl>
    <w:lvl w:ilvl="6" w:tplc="04090001" w:tentative="1">
      <w:start w:val="1"/>
      <w:numFmt w:val="bullet"/>
      <w:lvlText w:val=""/>
      <w:lvlJc w:val="left"/>
      <w:pPr>
        <w:ind w:left="6148" w:hanging="360"/>
      </w:pPr>
      <w:rPr>
        <w:rFonts w:ascii="Symbol" w:hAnsi="Symbol" w:hint="default"/>
      </w:rPr>
    </w:lvl>
    <w:lvl w:ilvl="7" w:tplc="04090003" w:tentative="1">
      <w:start w:val="1"/>
      <w:numFmt w:val="bullet"/>
      <w:lvlText w:val="o"/>
      <w:lvlJc w:val="left"/>
      <w:pPr>
        <w:ind w:left="6868" w:hanging="360"/>
      </w:pPr>
      <w:rPr>
        <w:rFonts w:ascii="Courier New" w:hAnsi="Courier New" w:cs="Courier New" w:hint="default"/>
      </w:rPr>
    </w:lvl>
    <w:lvl w:ilvl="8" w:tplc="04090005" w:tentative="1">
      <w:start w:val="1"/>
      <w:numFmt w:val="bullet"/>
      <w:lvlText w:val=""/>
      <w:lvlJc w:val="left"/>
      <w:pPr>
        <w:ind w:left="7588" w:hanging="360"/>
      </w:pPr>
      <w:rPr>
        <w:rFonts w:ascii="Wingdings" w:hAnsi="Wingdings" w:hint="default"/>
      </w:rPr>
    </w:lvl>
  </w:abstractNum>
  <w:abstractNum w:abstractNumId="28" w15:restartNumberingAfterBreak="0">
    <w:nsid w:val="5EEA032E"/>
    <w:multiLevelType w:val="hybridMultilevel"/>
    <w:tmpl w:val="66A2BFA8"/>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9" w15:restartNumberingAfterBreak="0">
    <w:nsid w:val="5F9779B8"/>
    <w:multiLevelType w:val="hybridMultilevel"/>
    <w:tmpl w:val="A6AEE1E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0" w15:restartNumberingAfterBreak="0">
    <w:nsid w:val="63C70F03"/>
    <w:multiLevelType w:val="hybridMultilevel"/>
    <w:tmpl w:val="1EEA3A4C"/>
    <w:lvl w:ilvl="0" w:tplc="D09CA9C6">
      <w:start w:val="1"/>
      <w:numFmt w:val="lowerRoman"/>
      <w:lvlText w:val="%1."/>
      <w:lvlJc w:val="left"/>
      <w:pPr>
        <w:ind w:left="2160" w:hanging="360"/>
      </w:pPr>
      <w:rPr>
        <w:rFonts w:ascii="Arial" w:eastAsia="Arial" w:hAnsi="Arial" w:cstheme="minorBid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64411A4"/>
    <w:multiLevelType w:val="hybridMultilevel"/>
    <w:tmpl w:val="F9028CF0"/>
    <w:lvl w:ilvl="0" w:tplc="D09CA9C6">
      <w:start w:val="1"/>
      <w:numFmt w:val="lowerRoman"/>
      <w:lvlText w:val="%1."/>
      <w:lvlJc w:val="left"/>
      <w:pPr>
        <w:tabs>
          <w:tab w:val="num" w:pos="5356"/>
        </w:tabs>
        <w:ind w:left="5356" w:hanging="360"/>
      </w:pPr>
      <w:rPr>
        <w:rFonts w:ascii="Arial" w:eastAsia="Arial" w:hAnsi="Arial" w:cstheme="minorBidi"/>
      </w:rPr>
    </w:lvl>
    <w:lvl w:ilvl="1" w:tplc="D09CA9C6">
      <w:start w:val="1"/>
      <w:numFmt w:val="lowerRoman"/>
      <w:lvlText w:val="%2."/>
      <w:lvlJc w:val="left"/>
      <w:pPr>
        <w:ind w:left="2476" w:hanging="360"/>
      </w:pPr>
      <w:rPr>
        <w:rFonts w:ascii="Arial" w:eastAsia="Arial" w:hAnsi="Arial" w:cstheme="minorBidi"/>
      </w:rPr>
    </w:lvl>
    <w:lvl w:ilvl="2" w:tplc="0409001B" w:tentative="1">
      <w:start w:val="1"/>
      <w:numFmt w:val="lowerRoman"/>
      <w:lvlText w:val="%3."/>
      <w:lvlJc w:val="right"/>
      <w:pPr>
        <w:ind w:left="3196" w:hanging="180"/>
      </w:pPr>
    </w:lvl>
    <w:lvl w:ilvl="3" w:tplc="0409000F" w:tentative="1">
      <w:start w:val="1"/>
      <w:numFmt w:val="decimal"/>
      <w:lvlText w:val="%4."/>
      <w:lvlJc w:val="left"/>
      <w:pPr>
        <w:ind w:left="3916" w:hanging="360"/>
      </w:pPr>
    </w:lvl>
    <w:lvl w:ilvl="4" w:tplc="04090019" w:tentative="1">
      <w:start w:val="1"/>
      <w:numFmt w:val="lowerLetter"/>
      <w:lvlText w:val="%5."/>
      <w:lvlJc w:val="left"/>
      <w:pPr>
        <w:ind w:left="4636" w:hanging="360"/>
      </w:pPr>
    </w:lvl>
    <w:lvl w:ilvl="5" w:tplc="0409001B" w:tentative="1">
      <w:start w:val="1"/>
      <w:numFmt w:val="lowerRoman"/>
      <w:lvlText w:val="%6."/>
      <w:lvlJc w:val="right"/>
      <w:pPr>
        <w:ind w:left="5356" w:hanging="180"/>
      </w:pPr>
    </w:lvl>
    <w:lvl w:ilvl="6" w:tplc="0409000F" w:tentative="1">
      <w:start w:val="1"/>
      <w:numFmt w:val="decimal"/>
      <w:lvlText w:val="%7."/>
      <w:lvlJc w:val="left"/>
      <w:pPr>
        <w:ind w:left="6076" w:hanging="360"/>
      </w:pPr>
    </w:lvl>
    <w:lvl w:ilvl="7" w:tplc="04090019" w:tentative="1">
      <w:start w:val="1"/>
      <w:numFmt w:val="lowerLetter"/>
      <w:lvlText w:val="%8."/>
      <w:lvlJc w:val="left"/>
      <w:pPr>
        <w:ind w:left="6796" w:hanging="360"/>
      </w:pPr>
    </w:lvl>
    <w:lvl w:ilvl="8" w:tplc="0409001B" w:tentative="1">
      <w:start w:val="1"/>
      <w:numFmt w:val="lowerRoman"/>
      <w:lvlText w:val="%9."/>
      <w:lvlJc w:val="right"/>
      <w:pPr>
        <w:ind w:left="7516" w:hanging="180"/>
      </w:pPr>
    </w:lvl>
  </w:abstractNum>
  <w:abstractNum w:abstractNumId="32" w15:restartNumberingAfterBreak="0">
    <w:nsid w:val="71DB2CC6"/>
    <w:multiLevelType w:val="hybridMultilevel"/>
    <w:tmpl w:val="DDC4389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BAA0272"/>
    <w:multiLevelType w:val="hybridMultilevel"/>
    <w:tmpl w:val="7D104F76"/>
    <w:lvl w:ilvl="0" w:tplc="0409001B">
      <w:start w:val="1"/>
      <w:numFmt w:val="lowerRoman"/>
      <w:lvlText w:val="%1."/>
      <w:lvlJc w:val="righ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4" w15:restartNumberingAfterBreak="0">
    <w:nsid w:val="7CFB7BA4"/>
    <w:multiLevelType w:val="multilevel"/>
    <w:tmpl w:val="96FA811C"/>
    <w:lvl w:ilvl="0">
      <w:start w:val="10"/>
      <w:numFmt w:val="decimal"/>
      <w:lvlText w:val="%1"/>
      <w:lvlJc w:val="left"/>
      <w:pPr>
        <w:ind w:left="1900" w:hanging="1113"/>
      </w:pPr>
      <w:rPr>
        <w:rFonts w:hint="default"/>
      </w:rPr>
    </w:lvl>
    <w:lvl w:ilvl="1">
      <w:start w:val="15"/>
      <w:numFmt w:val="decimal"/>
      <w:lvlText w:val="%1.%2"/>
      <w:lvlJc w:val="left"/>
      <w:pPr>
        <w:ind w:left="1900" w:hanging="1113"/>
      </w:pPr>
      <w:rPr>
        <w:rFonts w:hint="default"/>
      </w:rPr>
    </w:lvl>
    <w:lvl w:ilvl="2">
      <w:start w:val="6"/>
      <w:numFmt w:val="decimal"/>
      <w:lvlText w:val="%1.%2.%3"/>
      <w:lvlJc w:val="left"/>
      <w:pPr>
        <w:ind w:left="1900" w:hanging="1113"/>
      </w:pPr>
      <w:rPr>
        <w:rFonts w:hint="default"/>
      </w:rPr>
    </w:lvl>
    <w:lvl w:ilvl="3">
      <w:start w:val="5"/>
      <w:numFmt w:val="decimal"/>
      <w:lvlText w:val="%1.%2.%3.%4"/>
      <w:lvlJc w:val="left"/>
      <w:pPr>
        <w:ind w:left="1900" w:hanging="1113"/>
      </w:pPr>
      <w:rPr>
        <w:rFonts w:hint="default"/>
      </w:rPr>
    </w:lvl>
    <w:lvl w:ilvl="4">
      <w:start w:val="8"/>
      <w:numFmt w:val="decimal"/>
      <w:lvlText w:val="%1.%2.%3.%4.%5."/>
      <w:lvlJc w:val="left"/>
      <w:pPr>
        <w:ind w:left="1900" w:hanging="1113"/>
      </w:pPr>
      <w:rPr>
        <w:rFonts w:ascii="Arial" w:eastAsia="Arial" w:hAnsi="Arial" w:hint="default"/>
        <w:sz w:val="20"/>
        <w:szCs w:val="20"/>
      </w:rPr>
    </w:lvl>
    <w:lvl w:ilvl="5">
      <w:start w:val="1"/>
      <w:numFmt w:val="bullet"/>
      <w:lvlText w:val="•"/>
      <w:lvlJc w:val="left"/>
      <w:pPr>
        <w:ind w:left="6440" w:hanging="1113"/>
      </w:pPr>
      <w:rPr>
        <w:rFonts w:hint="default"/>
      </w:rPr>
    </w:lvl>
    <w:lvl w:ilvl="6">
      <w:start w:val="1"/>
      <w:numFmt w:val="bullet"/>
      <w:lvlText w:val="•"/>
      <w:lvlJc w:val="left"/>
      <w:pPr>
        <w:ind w:left="7348" w:hanging="1113"/>
      </w:pPr>
      <w:rPr>
        <w:rFonts w:hint="default"/>
      </w:rPr>
    </w:lvl>
    <w:lvl w:ilvl="7">
      <w:start w:val="1"/>
      <w:numFmt w:val="bullet"/>
      <w:lvlText w:val="•"/>
      <w:lvlJc w:val="left"/>
      <w:pPr>
        <w:ind w:left="8256" w:hanging="1113"/>
      </w:pPr>
      <w:rPr>
        <w:rFonts w:hint="default"/>
      </w:rPr>
    </w:lvl>
    <w:lvl w:ilvl="8">
      <w:start w:val="1"/>
      <w:numFmt w:val="bullet"/>
      <w:lvlText w:val="•"/>
      <w:lvlJc w:val="left"/>
      <w:pPr>
        <w:ind w:left="9164" w:hanging="1113"/>
      </w:pPr>
      <w:rPr>
        <w:rFonts w:hint="default"/>
      </w:rPr>
    </w:lvl>
  </w:abstractNum>
  <w:abstractNum w:abstractNumId="35" w15:restartNumberingAfterBreak="0">
    <w:nsid w:val="7EB23F82"/>
    <w:multiLevelType w:val="hybridMultilevel"/>
    <w:tmpl w:val="AAFC1504"/>
    <w:lvl w:ilvl="0" w:tplc="04090019">
      <w:start w:val="1"/>
      <w:numFmt w:val="lowerLetter"/>
      <w:lvlText w:val="%1."/>
      <w:lvlJc w:val="left"/>
      <w:pPr>
        <w:ind w:left="1376" w:hanging="360"/>
      </w:pPr>
    </w:lvl>
    <w:lvl w:ilvl="1" w:tplc="04090019" w:tentative="1">
      <w:start w:val="1"/>
      <w:numFmt w:val="lowerLetter"/>
      <w:lvlText w:val="%2."/>
      <w:lvlJc w:val="left"/>
      <w:pPr>
        <w:ind w:left="2096" w:hanging="360"/>
      </w:pPr>
    </w:lvl>
    <w:lvl w:ilvl="2" w:tplc="0409001B" w:tentative="1">
      <w:start w:val="1"/>
      <w:numFmt w:val="lowerRoman"/>
      <w:lvlText w:val="%3."/>
      <w:lvlJc w:val="right"/>
      <w:pPr>
        <w:ind w:left="2816" w:hanging="180"/>
      </w:pPr>
    </w:lvl>
    <w:lvl w:ilvl="3" w:tplc="0409000F" w:tentative="1">
      <w:start w:val="1"/>
      <w:numFmt w:val="decimal"/>
      <w:lvlText w:val="%4."/>
      <w:lvlJc w:val="left"/>
      <w:pPr>
        <w:ind w:left="3536" w:hanging="360"/>
      </w:pPr>
    </w:lvl>
    <w:lvl w:ilvl="4" w:tplc="04090019" w:tentative="1">
      <w:start w:val="1"/>
      <w:numFmt w:val="lowerLetter"/>
      <w:lvlText w:val="%5."/>
      <w:lvlJc w:val="left"/>
      <w:pPr>
        <w:ind w:left="4256" w:hanging="360"/>
      </w:pPr>
    </w:lvl>
    <w:lvl w:ilvl="5" w:tplc="0409001B" w:tentative="1">
      <w:start w:val="1"/>
      <w:numFmt w:val="lowerRoman"/>
      <w:lvlText w:val="%6."/>
      <w:lvlJc w:val="right"/>
      <w:pPr>
        <w:ind w:left="4976" w:hanging="180"/>
      </w:pPr>
    </w:lvl>
    <w:lvl w:ilvl="6" w:tplc="0409000F" w:tentative="1">
      <w:start w:val="1"/>
      <w:numFmt w:val="decimal"/>
      <w:lvlText w:val="%7."/>
      <w:lvlJc w:val="left"/>
      <w:pPr>
        <w:ind w:left="5696" w:hanging="360"/>
      </w:pPr>
    </w:lvl>
    <w:lvl w:ilvl="7" w:tplc="04090019" w:tentative="1">
      <w:start w:val="1"/>
      <w:numFmt w:val="lowerLetter"/>
      <w:lvlText w:val="%8."/>
      <w:lvlJc w:val="left"/>
      <w:pPr>
        <w:ind w:left="6416" w:hanging="360"/>
      </w:pPr>
    </w:lvl>
    <w:lvl w:ilvl="8" w:tplc="0409001B" w:tentative="1">
      <w:start w:val="1"/>
      <w:numFmt w:val="lowerRoman"/>
      <w:lvlText w:val="%9."/>
      <w:lvlJc w:val="right"/>
      <w:pPr>
        <w:ind w:left="7136" w:hanging="180"/>
      </w:pPr>
    </w:lvl>
  </w:abstractNum>
  <w:num w:numId="1" w16cid:durableId="2060280481">
    <w:abstractNumId w:val="22"/>
  </w:num>
  <w:num w:numId="2" w16cid:durableId="1434786927">
    <w:abstractNumId w:val="13"/>
  </w:num>
  <w:num w:numId="3" w16cid:durableId="2115130438">
    <w:abstractNumId w:val="34"/>
  </w:num>
  <w:num w:numId="4" w16cid:durableId="798425429">
    <w:abstractNumId w:val="14"/>
  </w:num>
  <w:num w:numId="5" w16cid:durableId="1308784996">
    <w:abstractNumId w:val="16"/>
  </w:num>
  <w:num w:numId="6" w16cid:durableId="496383623">
    <w:abstractNumId w:val="17"/>
  </w:num>
  <w:num w:numId="7" w16cid:durableId="1740009080">
    <w:abstractNumId w:val="2"/>
  </w:num>
  <w:num w:numId="8" w16cid:durableId="1042093060">
    <w:abstractNumId w:val="11"/>
  </w:num>
  <w:num w:numId="9" w16cid:durableId="1529103561">
    <w:abstractNumId w:val="1"/>
  </w:num>
  <w:num w:numId="10" w16cid:durableId="904872383">
    <w:abstractNumId w:val="21"/>
  </w:num>
  <w:num w:numId="11" w16cid:durableId="112674727">
    <w:abstractNumId w:val="8"/>
  </w:num>
  <w:num w:numId="12" w16cid:durableId="1519586997">
    <w:abstractNumId w:val="31"/>
  </w:num>
  <w:num w:numId="13" w16cid:durableId="1793286285">
    <w:abstractNumId w:val="30"/>
  </w:num>
  <w:num w:numId="14" w16cid:durableId="1132820331">
    <w:abstractNumId w:val="24"/>
  </w:num>
  <w:num w:numId="15" w16cid:durableId="923806397">
    <w:abstractNumId w:val="26"/>
  </w:num>
  <w:num w:numId="16" w16cid:durableId="1865240023">
    <w:abstractNumId w:val="19"/>
  </w:num>
  <w:num w:numId="17" w16cid:durableId="1006204475">
    <w:abstractNumId w:val="12"/>
  </w:num>
  <w:num w:numId="18" w16cid:durableId="749082512">
    <w:abstractNumId w:val="32"/>
  </w:num>
  <w:num w:numId="19" w16cid:durableId="1250889291">
    <w:abstractNumId w:val="16"/>
    <w:lvlOverride w:ilvl="0">
      <w:startOverride w:val="1"/>
    </w:lvlOverride>
    <w:lvlOverride w:ilvl="1"/>
    <w:lvlOverride w:ilvl="2"/>
    <w:lvlOverride w:ilvl="3"/>
    <w:lvlOverride w:ilvl="4"/>
    <w:lvlOverride w:ilvl="5"/>
    <w:lvlOverride w:ilvl="6"/>
    <w:lvlOverride w:ilvl="7"/>
    <w:lvlOverride w:ilvl="8"/>
  </w:num>
  <w:num w:numId="20" w16cid:durableId="888423454">
    <w:abstractNumId w:val="0"/>
  </w:num>
  <w:num w:numId="21" w16cid:durableId="1277446451">
    <w:abstractNumId w:val="27"/>
  </w:num>
  <w:num w:numId="22" w16cid:durableId="1309701540">
    <w:abstractNumId w:val="20"/>
  </w:num>
  <w:num w:numId="23" w16cid:durableId="15293740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37737371">
    <w:abstractNumId w:val="9"/>
  </w:num>
  <w:num w:numId="25" w16cid:durableId="30344742">
    <w:abstractNumId w:val="10"/>
  </w:num>
  <w:num w:numId="26" w16cid:durableId="1890147685">
    <w:abstractNumId w:val="7"/>
  </w:num>
  <w:num w:numId="27" w16cid:durableId="117382352">
    <w:abstractNumId w:val="35"/>
  </w:num>
  <w:num w:numId="28" w16cid:durableId="61831024">
    <w:abstractNumId w:val="25"/>
  </w:num>
  <w:num w:numId="29" w16cid:durableId="1414008055">
    <w:abstractNumId w:val="5"/>
  </w:num>
  <w:num w:numId="30" w16cid:durableId="596446238">
    <w:abstractNumId w:val="6"/>
  </w:num>
  <w:num w:numId="31" w16cid:durableId="717901299">
    <w:abstractNumId w:val="15"/>
  </w:num>
  <w:num w:numId="32" w16cid:durableId="513543054">
    <w:abstractNumId w:val="33"/>
  </w:num>
  <w:num w:numId="33" w16cid:durableId="734595912">
    <w:abstractNumId w:val="4"/>
  </w:num>
  <w:num w:numId="34" w16cid:durableId="1680548741">
    <w:abstractNumId w:val="28"/>
  </w:num>
  <w:num w:numId="35" w16cid:durableId="979920995">
    <w:abstractNumId w:val="29"/>
  </w:num>
  <w:num w:numId="36" w16cid:durableId="1913155864">
    <w:abstractNumId w:val="3"/>
  </w:num>
  <w:num w:numId="37" w16cid:durableId="340864528">
    <w:abstractNumId w:val="23"/>
  </w:num>
  <w:num w:numId="38" w16cid:durableId="427190583">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864"/>
    <w:rsid w:val="00001442"/>
    <w:rsid w:val="00001463"/>
    <w:rsid w:val="00003B88"/>
    <w:rsid w:val="00004820"/>
    <w:rsid w:val="0000740A"/>
    <w:rsid w:val="00007ACA"/>
    <w:rsid w:val="000167E9"/>
    <w:rsid w:val="00023610"/>
    <w:rsid w:val="000243ED"/>
    <w:rsid w:val="00024409"/>
    <w:rsid w:val="00027371"/>
    <w:rsid w:val="000302F3"/>
    <w:rsid w:val="000307C6"/>
    <w:rsid w:val="0003128B"/>
    <w:rsid w:val="00032F72"/>
    <w:rsid w:val="00035024"/>
    <w:rsid w:val="00036132"/>
    <w:rsid w:val="00036351"/>
    <w:rsid w:val="000365B5"/>
    <w:rsid w:val="00040078"/>
    <w:rsid w:val="0004084E"/>
    <w:rsid w:val="00043957"/>
    <w:rsid w:val="000456BC"/>
    <w:rsid w:val="0004585E"/>
    <w:rsid w:val="00045F61"/>
    <w:rsid w:val="000473A1"/>
    <w:rsid w:val="0005032A"/>
    <w:rsid w:val="0005053E"/>
    <w:rsid w:val="00050760"/>
    <w:rsid w:val="00051625"/>
    <w:rsid w:val="00053103"/>
    <w:rsid w:val="0005493C"/>
    <w:rsid w:val="00055B1A"/>
    <w:rsid w:val="00062C67"/>
    <w:rsid w:val="00062D80"/>
    <w:rsid w:val="00065E2D"/>
    <w:rsid w:val="00065EB2"/>
    <w:rsid w:val="000676F0"/>
    <w:rsid w:val="000705E4"/>
    <w:rsid w:val="00071125"/>
    <w:rsid w:val="00071618"/>
    <w:rsid w:val="00073340"/>
    <w:rsid w:val="000761C5"/>
    <w:rsid w:val="0008384B"/>
    <w:rsid w:val="00083BDE"/>
    <w:rsid w:val="00085E99"/>
    <w:rsid w:val="00086591"/>
    <w:rsid w:val="0009023E"/>
    <w:rsid w:val="0009036D"/>
    <w:rsid w:val="000905CC"/>
    <w:rsid w:val="00092681"/>
    <w:rsid w:val="00093CAF"/>
    <w:rsid w:val="00095A91"/>
    <w:rsid w:val="000A2495"/>
    <w:rsid w:val="000A2E09"/>
    <w:rsid w:val="000A60BA"/>
    <w:rsid w:val="000B2B13"/>
    <w:rsid w:val="000B5275"/>
    <w:rsid w:val="000B7BBF"/>
    <w:rsid w:val="000C07B2"/>
    <w:rsid w:val="000C4AB6"/>
    <w:rsid w:val="000C65C5"/>
    <w:rsid w:val="000C6E49"/>
    <w:rsid w:val="000C719B"/>
    <w:rsid w:val="000D3FE4"/>
    <w:rsid w:val="000D58C0"/>
    <w:rsid w:val="000E13AB"/>
    <w:rsid w:val="000E5048"/>
    <w:rsid w:val="000F0221"/>
    <w:rsid w:val="000F3155"/>
    <w:rsid w:val="000F48FB"/>
    <w:rsid w:val="00102243"/>
    <w:rsid w:val="001036A3"/>
    <w:rsid w:val="00105320"/>
    <w:rsid w:val="00105A9B"/>
    <w:rsid w:val="0010606C"/>
    <w:rsid w:val="00106FDE"/>
    <w:rsid w:val="00110596"/>
    <w:rsid w:val="00113170"/>
    <w:rsid w:val="0011370D"/>
    <w:rsid w:val="001144D4"/>
    <w:rsid w:val="00117A2F"/>
    <w:rsid w:val="00117E19"/>
    <w:rsid w:val="00117FE4"/>
    <w:rsid w:val="0012129E"/>
    <w:rsid w:val="00121A6A"/>
    <w:rsid w:val="0012214C"/>
    <w:rsid w:val="0012247D"/>
    <w:rsid w:val="00127176"/>
    <w:rsid w:val="0012771F"/>
    <w:rsid w:val="00131981"/>
    <w:rsid w:val="001323BD"/>
    <w:rsid w:val="001329CB"/>
    <w:rsid w:val="001333A0"/>
    <w:rsid w:val="00135588"/>
    <w:rsid w:val="00135C81"/>
    <w:rsid w:val="001374BD"/>
    <w:rsid w:val="0014025F"/>
    <w:rsid w:val="00141F8F"/>
    <w:rsid w:val="00145D23"/>
    <w:rsid w:val="001465B0"/>
    <w:rsid w:val="00146C20"/>
    <w:rsid w:val="0014727D"/>
    <w:rsid w:val="0015128A"/>
    <w:rsid w:val="00153D30"/>
    <w:rsid w:val="00154D98"/>
    <w:rsid w:val="00155014"/>
    <w:rsid w:val="00160782"/>
    <w:rsid w:val="001658C2"/>
    <w:rsid w:val="001670A4"/>
    <w:rsid w:val="00170543"/>
    <w:rsid w:val="001734B6"/>
    <w:rsid w:val="001737D5"/>
    <w:rsid w:val="00174E35"/>
    <w:rsid w:val="0017569E"/>
    <w:rsid w:val="00176E3B"/>
    <w:rsid w:val="001802FA"/>
    <w:rsid w:val="00180621"/>
    <w:rsid w:val="00180947"/>
    <w:rsid w:val="001809F1"/>
    <w:rsid w:val="00182435"/>
    <w:rsid w:val="001846F1"/>
    <w:rsid w:val="00190812"/>
    <w:rsid w:val="00194865"/>
    <w:rsid w:val="001948BC"/>
    <w:rsid w:val="00195579"/>
    <w:rsid w:val="00195F13"/>
    <w:rsid w:val="00196093"/>
    <w:rsid w:val="00196198"/>
    <w:rsid w:val="00196B02"/>
    <w:rsid w:val="001A2150"/>
    <w:rsid w:val="001A2805"/>
    <w:rsid w:val="001A5AAB"/>
    <w:rsid w:val="001B1206"/>
    <w:rsid w:val="001B3432"/>
    <w:rsid w:val="001B4523"/>
    <w:rsid w:val="001B72C6"/>
    <w:rsid w:val="001B7679"/>
    <w:rsid w:val="001C256C"/>
    <w:rsid w:val="001C6A2E"/>
    <w:rsid w:val="001C6D8E"/>
    <w:rsid w:val="001C7A4A"/>
    <w:rsid w:val="001C7A79"/>
    <w:rsid w:val="001D0DFC"/>
    <w:rsid w:val="001D2AA4"/>
    <w:rsid w:val="001E5FEA"/>
    <w:rsid w:val="001F13ED"/>
    <w:rsid w:val="001F547D"/>
    <w:rsid w:val="001F586B"/>
    <w:rsid w:val="001F5FFA"/>
    <w:rsid w:val="001F7582"/>
    <w:rsid w:val="001F7B60"/>
    <w:rsid w:val="0020246E"/>
    <w:rsid w:val="00205666"/>
    <w:rsid w:val="00205952"/>
    <w:rsid w:val="002071D6"/>
    <w:rsid w:val="00211B49"/>
    <w:rsid w:val="002131B9"/>
    <w:rsid w:val="00215E50"/>
    <w:rsid w:val="00220ADF"/>
    <w:rsid w:val="0022290B"/>
    <w:rsid w:val="0022350D"/>
    <w:rsid w:val="00223F3C"/>
    <w:rsid w:val="00230B1C"/>
    <w:rsid w:val="002314BE"/>
    <w:rsid w:val="00233F01"/>
    <w:rsid w:val="002345F1"/>
    <w:rsid w:val="00234DD2"/>
    <w:rsid w:val="00236BB1"/>
    <w:rsid w:val="0024060A"/>
    <w:rsid w:val="00240784"/>
    <w:rsid w:val="002429CD"/>
    <w:rsid w:val="00242D8B"/>
    <w:rsid w:val="0024365F"/>
    <w:rsid w:val="002442CE"/>
    <w:rsid w:val="00245AA7"/>
    <w:rsid w:val="00247218"/>
    <w:rsid w:val="0025149A"/>
    <w:rsid w:val="00254D9F"/>
    <w:rsid w:val="002552AB"/>
    <w:rsid w:val="00263187"/>
    <w:rsid w:val="00264068"/>
    <w:rsid w:val="00266333"/>
    <w:rsid w:val="002672CF"/>
    <w:rsid w:val="00273DE4"/>
    <w:rsid w:val="00275588"/>
    <w:rsid w:val="00275FE4"/>
    <w:rsid w:val="00282E75"/>
    <w:rsid w:val="002903B1"/>
    <w:rsid w:val="00292341"/>
    <w:rsid w:val="00294DBA"/>
    <w:rsid w:val="002957BC"/>
    <w:rsid w:val="002963F1"/>
    <w:rsid w:val="00296815"/>
    <w:rsid w:val="00296B42"/>
    <w:rsid w:val="002A1EF3"/>
    <w:rsid w:val="002A25CE"/>
    <w:rsid w:val="002A3657"/>
    <w:rsid w:val="002A7379"/>
    <w:rsid w:val="002B1F99"/>
    <w:rsid w:val="002B4DDC"/>
    <w:rsid w:val="002B5031"/>
    <w:rsid w:val="002B535E"/>
    <w:rsid w:val="002B6AFC"/>
    <w:rsid w:val="002B7C84"/>
    <w:rsid w:val="002B7DF6"/>
    <w:rsid w:val="002C2D9F"/>
    <w:rsid w:val="002C715F"/>
    <w:rsid w:val="002D1E8B"/>
    <w:rsid w:val="002D2DDB"/>
    <w:rsid w:val="002D4376"/>
    <w:rsid w:val="002D4DFF"/>
    <w:rsid w:val="002D75C6"/>
    <w:rsid w:val="002D7B42"/>
    <w:rsid w:val="002E2DC5"/>
    <w:rsid w:val="002E5B75"/>
    <w:rsid w:val="002E7679"/>
    <w:rsid w:val="002F1FC2"/>
    <w:rsid w:val="002F2CBF"/>
    <w:rsid w:val="002F56B1"/>
    <w:rsid w:val="00301100"/>
    <w:rsid w:val="00302877"/>
    <w:rsid w:val="0031103D"/>
    <w:rsid w:val="003115BB"/>
    <w:rsid w:val="0031264D"/>
    <w:rsid w:val="00317C77"/>
    <w:rsid w:val="00321AC0"/>
    <w:rsid w:val="00321B09"/>
    <w:rsid w:val="0032294F"/>
    <w:rsid w:val="0032691D"/>
    <w:rsid w:val="00327D1C"/>
    <w:rsid w:val="00331701"/>
    <w:rsid w:val="00331EA7"/>
    <w:rsid w:val="003321AD"/>
    <w:rsid w:val="00334D38"/>
    <w:rsid w:val="003356E0"/>
    <w:rsid w:val="00335EFF"/>
    <w:rsid w:val="00337950"/>
    <w:rsid w:val="003401EB"/>
    <w:rsid w:val="00340805"/>
    <w:rsid w:val="00343521"/>
    <w:rsid w:val="00346FF4"/>
    <w:rsid w:val="00351C62"/>
    <w:rsid w:val="003521E5"/>
    <w:rsid w:val="00353C40"/>
    <w:rsid w:val="00360F0B"/>
    <w:rsid w:val="00362433"/>
    <w:rsid w:val="0036590E"/>
    <w:rsid w:val="003667EC"/>
    <w:rsid w:val="003739B9"/>
    <w:rsid w:val="00374F13"/>
    <w:rsid w:val="00375DC7"/>
    <w:rsid w:val="0038280C"/>
    <w:rsid w:val="00386E6D"/>
    <w:rsid w:val="0038777B"/>
    <w:rsid w:val="00391061"/>
    <w:rsid w:val="00395289"/>
    <w:rsid w:val="0039729D"/>
    <w:rsid w:val="003976BF"/>
    <w:rsid w:val="003A249B"/>
    <w:rsid w:val="003A337C"/>
    <w:rsid w:val="003A4E4D"/>
    <w:rsid w:val="003B0652"/>
    <w:rsid w:val="003B135F"/>
    <w:rsid w:val="003B5B37"/>
    <w:rsid w:val="003B6312"/>
    <w:rsid w:val="003C211F"/>
    <w:rsid w:val="003C21A7"/>
    <w:rsid w:val="003C3497"/>
    <w:rsid w:val="003C36CC"/>
    <w:rsid w:val="003C4B4B"/>
    <w:rsid w:val="003C65AC"/>
    <w:rsid w:val="003C7673"/>
    <w:rsid w:val="003D5614"/>
    <w:rsid w:val="003E09BD"/>
    <w:rsid w:val="003E35F9"/>
    <w:rsid w:val="003E4F6F"/>
    <w:rsid w:val="003F1DCC"/>
    <w:rsid w:val="003F36C4"/>
    <w:rsid w:val="003F46CF"/>
    <w:rsid w:val="003F62A3"/>
    <w:rsid w:val="00400149"/>
    <w:rsid w:val="00400D0A"/>
    <w:rsid w:val="004022FF"/>
    <w:rsid w:val="00402787"/>
    <w:rsid w:val="0040531E"/>
    <w:rsid w:val="00406FCC"/>
    <w:rsid w:val="00411D18"/>
    <w:rsid w:val="00413391"/>
    <w:rsid w:val="00414520"/>
    <w:rsid w:val="004164F7"/>
    <w:rsid w:val="00416BA5"/>
    <w:rsid w:val="00423D0D"/>
    <w:rsid w:val="0042740B"/>
    <w:rsid w:val="00430238"/>
    <w:rsid w:val="00430664"/>
    <w:rsid w:val="004321FF"/>
    <w:rsid w:val="00433864"/>
    <w:rsid w:val="004338E4"/>
    <w:rsid w:val="00433A97"/>
    <w:rsid w:val="004346DA"/>
    <w:rsid w:val="0043472A"/>
    <w:rsid w:val="00436881"/>
    <w:rsid w:val="00440478"/>
    <w:rsid w:val="00442DA2"/>
    <w:rsid w:val="00443460"/>
    <w:rsid w:val="00443BE7"/>
    <w:rsid w:val="00444328"/>
    <w:rsid w:val="00444833"/>
    <w:rsid w:val="00445E47"/>
    <w:rsid w:val="0045197C"/>
    <w:rsid w:val="0045420F"/>
    <w:rsid w:val="00454D44"/>
    <w:rsid w:val="00455145"/>
    <w:rsid w:val="004612C9"/>
    <w:rsid w:val="004634FA"/>
    <w:rsid w:val="004658E1"/>
    <w:rsid w:val="00466194"/>
    <w:rsid w:val="00473067"/>
    <w:rsid w:val="00473D24"/>
    <w:rsid w:val="00474CAF"/>
    <w:rsid w:val="004762E7"/>
    <w:rsid w:val="00477586"/>
    <w:rsid w:val="00480AF1"/>
    <w:rsid w:val="00484490"/>
    <w:rsid w:val="00485488"/>
    <w:rsid w:val="00486AAB"/>
    <w:rsid w:val="00494E7E"/>
    <w:rsid w:val="00496808"/>
    <w:rsid w:val="004A1FEF"/>
    <w:rsid w:val="004A3A20"/>
    <w:rsid w:val="004B0A37"/>
    <w:rsid w:val="004B3609"/>
    <w:rsid w:val="004B3ABD"/>
    <w:rsid w:val="004B520C"/>
    <w:rsid w:val="004B57D2"/>
    <w:rsid w:val="004B64B3"/>
    <w:rsid w:val="004B68C7"/>
    <w:rsid w:val="004C2265"/>
    <w:rsid w:val="004C7E5D"/>
    <w:rsid w:val="004D1055"/>
    <w:rsid w:val="004D576C"/>
    <w:rsid w:val="004E0291"/>
    <w:rsid w:val="004E5020"/>
    <w:rsid w:val="004E5C5C"/>
    <w:rsid w:val="004E6C52"/>
    <w:rsid w:val="004E7710"/>
    <w:rsid w:val="004F1245"/>
    <w:rsid w:val="004F61D7"/>
    <w:rsid w:val="004F6311"/>
    <w:rsid w:val="005021DB"/>
    <w:rsid w:val="00502B30"/>
    <w:rsid w:val="005035F3"/>
    <w:rsid w:val="00503F8A"/>
    <w:rsid w:val="00511F5E"/>
    <w:rsid w:val="00513723"/>
    <w:rsid w:val="00520C02"/>
    <w:rsid w:val="00521B68"/>
    <w:rsid w:val="00523507"/>
    <w:rsid w:val="00525C64"/>
    <w:rsid w:val="00530528"/>
    <w:rsid w:val="00531A9A"/>
    <w:rsid w:val="005340B7"/>
    <w:rsid w:val="005350C9"/>
    <w:rsid w:val="00535EFB"/>
    <w:rsid w:val="00537049"/>
    <w:rsid w:val="00537A27"/>
    <w:rsid w:val="00543B64"/>
    <w:rsid w:val="00543F5B"/>
    <w:rsid w:val="00545564"/>
    <w:rsid w:val="00546731"/>
    <w:rsid w:val="005503CE"/>
    <w:rsid w:val="00553E07"/>
    <w:rsid w:val="00556253"/>
    <w:rsid w:val="00562045"/>
    <w:rsid w:val="005632E2"/>
    <w:rsid w:val="00567BC4"/>
    <w:rsid w:val="005727F7"/>
    <w:rsid w:val="005740AD"/>
    <w:rsid w:val="005755BF"/>
    <w:rsid w:val="005822DF"/>
    <w:rsid w:val="00584AB4"/>
    <w:rsid w:val="005919E9"/>
    <w:rsid w:val="00594B1B"/>
    <w:rsid w:val="00597AC3"/>
    <w:rsid w:val="005A0BE7"/>
    <w:rsid w:val="005A114A"/>
    <w:rsid w:val="005A2723"/>
    <w:rsid w:val="005A3701"/>
    <w:rsid w:val="005A48BF"/>
    <w:rsid w:val="005A4F77"/>
    <w:rsid w:val="005A67DE"/>
    <w:rsid w:val="005A6852"/>
    <w:rsid w:val="005B0F72"/>
    <w:rsid w:val="005B18A1"/>
    <w:rsid w:val="005B29B3"/>
    <w:rsid w:val="005B33B4"/>
    <w:rsid w:val="005B3A13"/>
    <w:rsid w:val="005B3AEB"/>
    <w:rsid w:val="005B65F2"/>
    <w:rsid w:val="005C24E9"/>
    <w:rsid w:val="005C2F3D"/>
    <w:rsid w:val="005C3918"/>
    <w:rsid w:val="005C3ED3"/>
    <w:rsid w:val="005C4BE3"/>
    <w:rsid w:val="005C55C5"/>
    <w:rsid w:val="005D1C65"/>
    <w:rsid w:val="005D6572"/>
    <w:rsid w:val="005D7AA7"/>
    <w:rsid w:val="005E0C9F"/>
    <w:rsid w:val="005E0FEB"/>
    <w:rsid w:val="005E1D80"/>
    <w:rsid w:val="005E2868"/>
    <w:rsid w:val="005E4B7A"/>
    <w:rsid w:val="005E61EA"/>
    <w:rsid w:val="005E6E65"/>
    <w:rsid w:val="005F2FE8"/>
    <w:rsid w:val="005F395B"/>
    <w:rsid w:val="005F3BAA"/>
    <w:rsid w:val="00600D17"/>
    <w:rsid w:val="00601FF3"/>
    <w:rsid w:val="006020EE"/>
    <w:rsid w:val="0060277A"/>
    <w:rsid w:val="00603317"/>
    <w:rsid w:val="0060338A"/>
    <w:rsid w:val="006058A4"/>
    <w:rsid w:val="00610AE2"/>
    <w:rsid w:val="006158AF"/>
    <w:rsid w:val="00616CA0"/>
    <w:rsid w:val="00617083"/>
    <w:rsid w:val="006202A0"/>
    <w:rsid w:val="00620907"/>
    <w:rsid w:val="006263B0"/>
    <w:rsid w:val="006312E7"/>
    <w:rsid w:val="00635A80"/>
    <w:rsid w:val="00637149"/>
    <w:rsid w:val="00640277"/>
    <w:rsid w:val="0064038D"/>
    <w:rsid w:val="00640C39"/>
    <w:rsid w:val="00641D1D"/>
    <w:rsid w:val="006459D1"/>
    <w:rsid w:val="00645D1F"/>
    <w:rsid w:val="0064636C"/>
    <w:rsid w:val="00647440"/>
    <w:rsid w:val="0065004E"/>
    <w:rsid w:val="00650339"/>
    <w:rsid w:val="00650DEF"/>
    <w:rsid w:val="0065346D"/>
    <w:rsid w:val="0065757D"/>
    <w:rsid w:val="00657874"/>
    <w:rsid w:val="006602C6"/>
    <w:rsid w:val="00660E87"/>
    <w:rsid w:val="00664AFA"/>
    <w:rsid w:val="00670411"/>
    <w:rsid w:val="006708F8"/>
    <w:rsid w:val="00672BA2"/>
    <w:rsid w:val="0067320B"/>
    <w:rsid w:val="006753DD"/>
    <w:rsid w:val="0067562D"/>
    <w:rsid w:val="006769DA"/>
    <w:rsid w:val="00676A4F"/>
    <w:rsid w:val="00677BBC"/>
    <w:rsid w:val="00683BBD"/>
    <w:rsid w:val="00684A56"/>
    <w:rsid w:val="00686858"/>
    <w:rsid w:val="006919E2"/>
    <w:rsid w:val="00695A49"/>
    <w:rsid w:val="0069792D"/>
    <w:rsid w:val="006A144A"/>
    <w:rsid w:val="006A2EDA"/>
    <w:rsid w:val="006A2FD2"/>
    <w:rsid w:val="006A3FB0"/>
    <w:rsid w:val="006A4CBE"/>
    <w:rsid w:val="006A50B9"/>
    <w:rsid w:val="006A75BD"/>
    <w:rsid w:val="006B0FA1"/>
    <w:rsid w:val="006B1024"/>
    <w:rsid w:val="006B28AB"/>
    <w:rsid w:val="006B2A15"/>
    <w:rsid w:val="006C02AB"/>
    <w:rsid w:val="006C0830"/>
    <w:rsid w:val="006C1F6B"/>
    <w:rsid w:val="006C424F"/>
    <w:rsid w:val="006C58FD"/>
    <w:rsid w:val="006D02CE"/>
    <w:rsid w:val="006D081E"/>
    <w:rsid w:val="006D0D26"/>
    <w:rsid w:val="006D34C5"/>
    <w:rsid w:val="006D61CF"/>
    <w:rsid w:val="006D7606"/>
    <w:rsid w:val="006E074A"/>
    <w:rsid w:val="006E3DC1"/>
    <w:rsid w:val="006E58F9"/>
    <w:rsid w:val="006F1871"/>
    <w:rsid w:val="006F1CA5"/>
    <w:rsid w:val="006F23C3"/>
    <w:rsid w:val="006F2AC4"/>
    <w:rsid w:val="006F34DA"/>
    <w:rsid w:val="006F6BFB"/>
    <w:rsid w:val="00700B88"/>
    <w:rsid w:val="00701E15"/>
    <w:rsid w:val="0070307E"/>
    <w:rsid w:val="0070694A"/>
    <w:rsid w:val="00706DB5"/>
    <w:rsid w:val="0070722C"/>
    <w:rsid w:val="007119FD"/>
    <w:rsid w:val="00714255"/>
    <w:rsid w:val="00717A05"/>
    <w:rsid w:val="00717F4D"/>
    <w:rsid w:val="00723393"/>
    <w:rsid w:val="0072432E"/>
    <w:rsid w:val="00725C7A"/>
    <w:rsid w:val="00730770"/>
    <w:rsid w:val="007314C6"/>
    <w:rsid w:val="00731B0E"/>
    <w:rsid w:val="00731DEF"/>
    <w:rsid w:val="0074047A"/>
    <w:rsid w:val="007419A0"/>
    <w:rsid w:val="00742BE9"/>
    <w:rsid w:val="0074498A"/>
    <w:rsid w:val="00745DF7"/>
    <w:rsid w:val="007479D1"/>
    <w:rsid w:val="00751A05"/>
    <w:rsid w:val="00756237"/>
    <w:rsid w:val="0075769C"/>
    <w:rsid w:val="0076037F"/>
    <w:rsid w:val="00761F4D"/>
    <w:rsid w:val="00764CAA"/>
    <w:rsid w:val="0076509C"/>
    <w:rsid w:val="007676EF"/>
    <w:rsid w:val="00767DF7"/>
    <w:rsid w:val="007726B4"/>
    <w:rsid w:val="007733DF"/>
    <w:rsid w:val="00773B04"/>
    <w:rsid w:val="00776F56"/>
    <w:rsid w:val="00777948"/>
    <w:rsid w:val="00786AC4"/>
    <w:rsid w:val="00797A0E"/>
    <w:rsid w:val="00797E8C"/>
    <w:rsid w:val="007A06F7"/>
    <w:rsid w:val="007A4C7A"/>
    <w:rsid w:val="007A56AB"/>
    <w:rsid w:val="007A7732"/>
    <w:rsid w:val="007B0FF7"/>
    <w:rsid w:val="007B63B6"/>
    <w:rsid w:val="007B7D6E"/>
    <w:rsid w:val="007C18E2"/>
    <w:rsid w:val="007C7F25"/>
    <w:rsid w:val="007D1D31"/>
    <w:rsid w:val="007D50C0"/>
    <w:rsid w:val="007D592C"/>
    <w:rsid w:val="007D5E55"/>
    <w:rsid w:val="007D72C9"/>
    <w:rsid w:val="007D78C1"/>
    <w:rsid w:val="007E0048"/>
    <w:rsid w:val="007E5462"/>
    <w:rsid w:val="007E6402"/>
    <w:rsid w:val="007E65B2"/>
    <w:rsid w:val="007F0F1E"/>
    <w:rsid w:val="007F18B1"/>
    <w:rsid w:val="007F3858"/>
    <w:rsid w:val="007F4498"/>
    <w:rsid w:val="007F44FD"/>
    <w:rsid w:val="008011A6"/>
    <w:rsid w:val="0080264F"/>
    <w:rsid w:val="00803084"/>
    <w:rsid w:val="00805BCE"/>
    <w:rsid w:val="008075DD"/>
    <w:rsid w:val="00807A9C"/>
    <w:rsid w:val="0081082F"/>
    <w:rsid w:val="00810E58"/>
    <w:rsid w:val="00811AB8"/>
    <w:rsid w:val="00813A9B"/>
    <w:rsid w:val="0081454A"/>
    <w:rsid w:val="00815F1B"/>
    <w:rsid w:val="00817B1A"/>
    <w:rsid w:val="008213CB"/>
    <w:rsid w:val="00821526"/>
    <w:rsid w:val="00823521"/>
    <w:rsid w:val="00826763"/>
    <w:rsid w:val="0082691B"/>
    <w:rsid w:val="00827D10"/>
    <w:rsid w:val="00830243"/>
    <w:rsid w:val="00830E94"/>
    <w:rsid w:val="008361BD"/>
    <w:rsid w:val="00845AE8"/>
    <w:rsid w:val="00852BA0"/>
    <w:rsid w:val="00853A3D"/>
    <w:rsid w:val="00853AE9"/>
    <w:rsid w:val="008569FA"/>
    <w:rsid w:val="00856FD8"/>
    <w:rsid w:val="00857BAC"/>
    <w:rsid w:val="00865A1C"/>
    <w:rsid w:val="008709DE"/>
    <w:rsid w:val="00870F1B"/>
    <w:rsid w:val="00873F69"/>
    <w:rsid w:val="00874EDC"/>
    <w:rsid w:val="008808F1"/>
    <w:rsid w:val="00880EB8"/>
    <w:rsid w:val="00881E4B"/>
    <w:rsid w:val="0088301B"/>
    <w:rsid w:val="00885C38"/>
    <w:rsid w:val="00890D70"/>
    <w:rsid w:val="0089179B"/>
    <w:rsid w:val="00891FFB"/>
    <w:rsid w:val="0089496E"/>
    <w:rsid w:val="00894EC3"/>
    <w:rsid w:val="0089756C"/>
    <w:rsid w:val="008A1F05"/>
    <w:rsid w:val="008A2019"/>
    <w:rsid w:val="008A5F4C"/>
    <w:rsid w:val="008A62E5"/>
    <w:rsid w:val="008A7A57"/>
    <w:rsid w:val="008B03A4"/>
    <w:rsid w:val="008B1FB0"/>
    <w:rsid w:val="008B1FCD"/>
    <w:rsid w:val="008B5CA4"/>
    <w:rsid w:val="008B5D20"/>
    <w:rsid w:val="008B6F60"/>
    <w:rsid w:val="008C2E1B"/>
    <w:rsid w:val="008C6CC2"/>
    <w:rsid w:val="008D3263"/>
    <w:rsid w:val="008D536D"/>
    <w:rsid w:val="008E075C"/>
    <w:rsid w:val="008E7666"/>
    <w:rsid w:val="008E7680"/>
    <w:rsid w:val="008F0420"/>
    <w:rsid w:val="008F49C8"/>
    <w:rsid w:val="008F651F"/>
    <w:rsid w:val="008F6E03"/>
    <w:rsid w:val="00900278"/>
    <w:rsid w:val="009005EB"/>
    <w:rsid w:val="009021A5"/>
    <w:rsid w:val="0090358B"/>
    <w:rsid w:val="00905186"/>
    <w:rsid w:val="00905295"/>
    <w:rsid w:val="0091637F"/>
    <w:rsid w:val="00916778"/>
    <w:rsid w:val="009171D5"/>
    <w:rsid w:val="009176A1"/>
    <w:rsid w:val="00917F65"/>
    <w:rsid w:val="00920570"/>
    <w:rsid w:val="00922104"/>
    <w:rsid w:val="00922967"/>
    <w:rsid w:val="00923C84"/>
    <w:rsid w:val="00925923"/>
    <w:rsid w:val="0092767F"/>
    <w:rsid w:val="00927FB0"/>
    <w:rsid w:val="00930EDA"/>
    <w:rsid w:val="009314AD"/>
    <w:rsid w:val="0093597F"/>
    <w:rsid w:val="00940C88"/>
    <w:rsid w:val="00942913"/>
    <w:rsid w:val="0094326D"/>
    <w:rsid w:val="00946D6F"/>
    <w:rsid w:val="0095007A"/>
    <w:rsid w:val="00950132"/>
    <w:rsid w:val="00951210"/>
    <w:rsid w:val="00951B4C"/>
    <w:rsid w:val="00954F4B"/>
    <w:rsid w:val="009621D1"/>
    <w:rsid w:val="00962642"/>
    <w:rsid w:val="00965031"/>
    <w:rsid w:val="0096542E"/>
    <w:rsid w:val="00971C0C"/>
    <w:rsid w:val="009726AB"/>
    <w:rsid w:val="0097638B"/>
    <w:rsid w:val="0097756D"/>
    <w:rsid w:val="00983C1E"/>
    <w:rsid w:val="009861FE"/>
    <w:rsid w:val="00986292"/>
    <w:rsid w:val="009862E3"/>
    <w:rsid w:val="00987097"/>
    <w:rsid w:val="009878AE"/>
    <w:rsid w:val="00996FBF"/>
    <w:rsid w:val="009A0D65"/>
    <w:rsid w:val="009A1013"/>
    <w:rsid w:val="009A1A1E"/>
    <w:rsid w:val="009A6132"/>
    <w:rsid w:val="009A626A"/>
    <w:rsid w:val="009A6C67"/>
    <w:rsid w:val="009A72E0"/>
    <w:rsid w:val="009A73F9"/>
    <w:rsid w:val="009A7749"/>
    <w:rsid w:val="009B14E4"/>
    <w:rsid w:val="009B2341"/>
    <w:rsid w:val="009B4DC7"/>
    <w:rsid w:val="009B7756"/>
    <w:rsid w:val="009C11BC"/>
    <w:rsid w:val="009C462B"/>
    <w:rsid w:val="009C78E2"/>
    <w:rsid w:val="009D09A6"/>
    <w:rsid w:val="009D2CEA"/>
    <w:rsid w:val="009D3765"/>
    <w:rsid w:val="009D3794"/>
    <w:rsid w:val="009D5052"/>
    <w:rsid w:val="009E7908"/>
    <w:rsid w:val="009F0E23"/>
    <w:rsid w:val="009F2CD8"/>
    <w:rsid w:val="009F3670"/>
    <w:rsid w:val="009F3800"/>
    <w:rsid w:val="009F4D0D"/>
    <w:rsid w:val="009F5917"/>
    <w:rsid w:val="009F6B80"/>
    <w:rsid w:val="00A004D4"/>
    <w:rsid w:val="00A00C0F"/>
    <w:rsid w:val="00A00CCB"/>
    <w:rsid w:val="00A02FF9"/>
    <w:rsid w:val="00A0386E"/>
    <w:rsid w:val="00A05F65"/>
    <w:rsid w:val="00A10BC3"/>
    <w:rsid w:val="00A10F33"/>
    <w:rsid w:val="00A23088"/>
    <w:rsid w:val="00A23F5F"/>
    <w:rsid w:val="00A25789"/>
    <w:rsid w:val="00A25C58"/>
    <w:rsid w:val="00A26117"/>
    <w:rsid w:val="00A269F0"/>
    <w:rsid w:val="00A26D5E"/>
    <w:rsid w:val="00A32CBA"/>
    <w:rsid w:val="00A32ECB"/>
    <w:rsid w:val="00A3383A"/>
    <w:rsid w:val="00A37000"/>
    <w:rsid w:val="00A40BE4"/>
    <w:rsid w:val="00A41C3E"/>
    <w:rsid w:val="00A434B1"/>
    <w:rsid w:val="00A44931"/>
    <w:rsid w:val="00A44BDF"/>
    <w:rsid w:val="00A4621A"/>
    <w:rsid w:val="00A465F3"/>
    <w:rsid w:val="00A46EBA"/>
    <w:rsid w:val="00A4798F"/>
    <w:rsid w:val="00A54D28"/>
    <w:rsid w:val="00A55FA4"/>
    <w:rsid w:val="00A56AF3"/>
    <w:rsid w:val="00A60D64"/>
    <w:rsid w:val="00A61A5D"/>
    <w:rsid w:val="00A65AA6"/>
    <w:rsid w:val="00A66330"/>
    <w:rsid w:val="00A679D7"/>
    <w:rsid w:val="00A67E23"/>
    <w:rsid w:val="00A716B0"/>
    <w:rsid w:val="00A74618"/>
    <w:rsid w:val="00A83E37"/>
    <w:rsid w:val="00A85E7B"/>
    <w:rsid w:val="00A875FA"/>
    <w:rsid w:val="00A92D41"/>
    <w:rsid w:val="00A93A87"/>
    <w:rsid w:val="00A966EB"/>
    <w:rsid w:val="00A977B8"/>
    <w:rsid w:val="00AA0140"/>
    <w:rsid w:val="00AA0714"/>
    <w:rsid w:val="00AA4B49"/>
    <w:rsid w:val="00AA6D01"/>
    <w:rsid w:val="00AB360D"/>
    <w:rsid w:val="00AB4314"/>
    <w:rsid w:val="00AB49B1"/>
    <w:rsid w:val="00AB67E0"/>
    <w:rsid w:val="00AC1865"/>
    <w:rsid w:val="00AD053C"/>
    <w:rsid w:val="00AD5582"/>
    <w:rsid w:val="00AD6B03"/>
    <w:rsid w:val="00AE0B74"/>
    <w:rsid w:val="00AE1C73"/>
    <w:rsid w:val="00AE36EF"/>
    <w:rsid w:val="00AE43C2"/>
    <w:rsid w:val="00AF3694"/>
    <w:rsid w:val="00AF3F69"/>
    <w:rsid w:val="00AF4D3B"/>
    <w:rsid w:val="00AF6834"/>
    <w:rsid w:val="00AF7164"/>
    <w:rsid w:val="00AF7566"/>
    <w:rsid w:val="00AF7896"/>
    <w:rsid w:val="00AF7B5F"/>
    <w:rsid w:val="00B029A4"/>
    <w:rsid w:val="00B045AC"/>
    <w:rsid w:val="00B05CC3"/>
    <w:rsid w:val="00B1347B"/>
    <w:rsid w:val="00B143E2"/>
    <w:rsid w:val="00B1505E"/>
    <w:rsid w:val="00B17570"/>
    <w:rsid w:val="00B21D69"/>
    <w:rsid w:val="00B2237D"/>
    <w:rsid w:val="00B2373E"/>
    <w:rsid w:val="00B256E9"/>
    <w:rsid w:val="00B30F3B"/>
    <w:rsid w:val="00B33225"/>
    <w:rsid w:val="00B3362A"/>
    <w:rsid w:val="00B340CD"/>
    <w:rsid w:val="00B41928"/>
    <w:rsid w:val="00B41EF9"/>
    <w:rsid w:val="00B42FFF"/>
    <w:rsid w:val="00B45287"/>
    <w:rsid w:val="00B46807"/>
    <w:rsid w:val="00B46EE4"/>
    <w:rsid w:val="00B521F2"/>
    <w:rsid w:val="00B548DD"/>
    <w:rsid w:val="00B56331"/>
    <w:rsid w:val="00B56D0F"/>
    <w:rsid w:val="00B56F09"/>
    <w:rsid w:val="00B60E16"/>
    <w:rsid w:val="00B611E5"/>
    <w:rsid w:val="00B64DCC"/>
    <w:rsid w:val="00B66743"/>
    <w:rsid w:val="00B67DB5"/>
    <w:rsid w:val="00B704B5"/>
    <w:rsid w:val="00B74C10"/>
    <w:rsid w:val="00B75510"/>
    <w:rsid w:val="00B75FD2"/>
    <w:rsid w:val="00B77422"/>
    <w:rsid w:val="00B80684"/>
    <w:rsid w:val="00B87591"/>
    <w:rsid w:val="00B87858"/>
    <w:rsid w:val="00B9141F"/>
    <w:rsid w:val="00B92106"/>
    <w:rsid w:val="00B93E11"/>
    <w:rsid w:val="00B94832"/>
    <w:rsid w:val="00B94C7B"/>
    <w:rsid w:val="00BA071F"/>
    <w:rsid w:val="00BA28AD"/>
    <w:rsid w:val="00BA45EE"/>
    <w:rsid w:val="00BA4DEF"/>
    <w:rsid w:val="00BA5966"/>
    <w:rsid w:val="00BA7348"/>
    <w:rsid w:val="00BA77C6"/>
    <w:rsid w:val="00BB1AA2"/>
    <w:rsid w:val="00BB2BD9"/>
    <w:rsid w:val="00BB2DF7"/>
    <w:rsid w:val="00BB60F4"/>
    <w:rsid w:val="00BB643A"/>
    <w:rsid w:val="00BB6A80"/>
    <w:rsid w:val="00BB700D"/>
    <w:rsid w:val="00BB78C8"/>
    <w:rsid w:val="00BC2650"/>
    <w:rsid w:val="00BC3EC5"/>
    <w:rsid w:val="00BC40BF"/>
    <w:rsid w:val="00BC5171"/>
    <w:rsid w:val="00BC7741"/>
    <w:rsid w:val="00BD05EC"/>
    <w:rsid w:val="00BD5E30"/>
    <w:rsid w:val="00BE25C9"/>
    <w:rsid w:val="00BE26F1"/>
    <w:rsid w:val="00BE2EB7"/>
    <w:rsid w:val="00BE48C0"/>
    <w:rsid w:val="00BE4AFA"/>
    <w:rsid w:val="00BE5492"/>
    <w:rsid w:val="00BF1DC2"/>
    <w:rsid w:val="00BF2954"/>
    <w:rsid w:val="00BF38B4"/>
    <w:rsid w:val="00BF393A"/>
    <w:rsid w:val="00BF65D1"/>
    <w:rsid w:val="00C00750"/>
    <w:rsid w:val="00C008A4"/>
    <w:rsid w:val="00C03EFC"/>
    <w:rsid w:val="00C129C4"/>
    <w:rsid w:val="00C135BC"/>
    <w:rsid w:val="00C14FA1"/>
    <w:rsid w:val="00C15B2D"/>
    <w:rsid w:val="00C16834"/>
    <w:rsid w:val="00C23DC4"/>
    <w:rsid w:val="00C26091"/>
    <w:rsid w:val="00C30EFB"/>
    <w:rsid w:val="00C31E25"/>
    <w:rsid w:val="00C3374B"/>
    <w:rsid w:val="00C33EC2"/>
    <w:rsid w:val="00C34C5A"/>
    <w:rsid w:val="00C36F72"/>
    <w:rsid w:val="00C372C8"/>
    <w:rsid w:val="00C377AB"/>
    <w:rsid w:val="00C4055D"/>
    <w:rsid w:val="00C4243C"/>
    <w:rsid w:val="00C4384E"/>
    <w:rsid w:val="00C52EDA"/>
    <w:rsid w:val="00C54E59"/>
    <w:rsid w:val="00C62F12"/>
    <w:rsid w:val="00C65000"/>
    <w:rsid w:val="00C661C0"/>
    <w:rsid w:val="00C66EAF"/>
    <w:rsid w:val="00C70E64"/>
    <w:rsid w:val="00C71337"/>
    <w:rsid w:val="00C72754"/>
    <w:rsid w:val="00C73169"/>
    <w:rsid w:val="00C749A0"/>
    <w:rsid w:val="00C769D5"/>
    <w:rsid w:val="00C77A6F"/>
    <w:rsid w:val="00C815A8"/>
    <w:rsid w:val="00C82C61"/>
    <w:rsid w:val="00C83A71"/>
    <w:rsid w:val="00C842BB"/>
    <w:rsid w:val="00C84314"/>
    <w:rsid w:val="00C8461B"/>
    <w:rsid w:val="00C84919"/>
    <w:rsid w:val="00C871C8"/>
    <w:rsid w:val="00C91F6B"/>
    <w:rsid w:val="00C9211C"/>
    <w:rsid w:val="00C95620"/>
    <w:rsid w:val="00C96450"/>
    <w:rsid w:val="00CA0148"/>
    <w:rsid w:val="00CA1B31"/>
    <w:rsid w:val="00CA2644"/>
    <w:rsid w:val="00CA6721"/>
    <w:rsid w:val="00CA6B42"/>
    <w:rsid w:val="00CA6BD2"/>
    <w:rsid w:val="00CB0015"/>
    <w:rsid w:val="00CB08CA"/>
    <w:rsid w:val="00CB0EA9"/>
    <w:rsid w:val="00CB2816"/>
    <w:rsid w:val="00CC0CFC"/>
    <w:rsid w:val="00CC3E17"/>
    <w:rsid w:val="00CC4F95"/>
    <w:rsid w:val="00CC52A7"/>
    <w:rsid w:val="00CC7BF8"/>
    <w:rsid w:val="00CC7FC3"/>
    <w:rsid w:val="00CC7FD1"/>
    <w:rsid w:val="00CD02B2"/>
    <w:rsid w:val="00CD364F"/>
    <w:rsid w:val="00CD433E"/>
    <w:rsid w:val="00CD6703"/>
    <w:rsid w:val="00CE1FAA"/>
    <w:rsid w:val="00CE2223"/>
    <w:rsid w:val="00CE3224"/>
    <w:rsid w:val="00CE67CF"/>
    <w:rsid w:val="00CE6E53"/>
    <w:rsid w:val="00CF05F0"/>
    <w:rsid w:val="00CF1857"/>
    <w:rsid w:val="00CF2150"/>
    <w:rsid w:val="00CF2B4B"/>
    <w:rsid w:val="00CF2D32"/>
    <w:rsid w:val="00CF5170"/>
    <w:rsid w:val="00D01462"/>
    <w:rsid w:val="00D01C90"/>
    <w:rsid w:val="00D02292"/>
    <w:rsid w:val="00D029A8"/>
    <w:rsid w:val="00D0338A"/>
    <w:rsid w:val="00D036FE"/>
    <w:rsid w:val="00D04896"/>
    <w:rsid w:val="00D05271"/>
    <w:rsid w:val="00D12F37"/>
    <w:rsid w:val="00D13544"/>
    <w:rsid w:val="00D13C32"/>
    <w:rsid w:val="00D14CD0"/>
    <w:rsid w:val="00D20ADF"/>
    <w:rsid w:val="00D237D8"/>
    <w:rsid w:val="00D2548C"/>
    <w:rsid w:val="00D267C9"/>
    <w:rsid w:val="00D30133"/>
    <w:rsid w:val="00D3375B"/>
    <w:rsid w:val="00D3470E"/>
    <w:rsid w:val="00D36A38"/>
    <w:rsid w:val="00D370E7"/>
    <w:rsid w:val="00D403D6"/>
    <w:rsid w:val="00D439FC"/>
    <w:rsid w:val="00D537F4"/>
    <w:rsid w:val="00D53A4A"/>
    <w:rsid w:val="00D54C71"/>
    <w:rsid w:val="00D5587B"/>
    <w:rsid w:val="00D64DAE"/>
    <w:rsid w:val="00D65361"/>
    <w:rsid w:val="00D6742B"/>
    <w:rsid w:val="00D701B5"/>
    <w:rsid w:val="00D702EB"/>
    <w:rsid w:val="00D7170E"/>
    <w:rsid w:val="00D720A0"/>
    <w:rsid w:val="00D720D9"/>
    <w:rsid w:val="00D73AF1"/>
    <w:rsid w:val="00D77069"/>
    <w:rsid w:val="00D80604"/>
    <w:rsid w:val="00D80993"/>
    <w:rsid w:val="00D83B0C"/>
    <w:rsid w:val="00D8543B"/>
    <w:rsid w:val="00D857C0"/>
    <w:rsid w:val="00D86B03"/>
    <w:rsid w:val="00D87E6A"/>
    <w:rsid w:val="00D90685"/>
    <w:rsid w:val="00D90CF6"/>
    <w:rsid w:val="00D93347"/>
    <w:rsid w:val="00D94749"/>
    <w:rsid w:val="00D95CCB"/>
    <w:rsid w:val="00D96AF6"/>
    <w:rsid w:val="00DA06FB"/>
    <w:rsid w:val="00DA19BD"/>
    <w:rsid w:val="00DA21D6"/>
    <w:rsid w:val="00DA2C81"/>
    <w:rsid w:val="00DA3338"/>
    <w:rsid w:val="00DA3829"/>
    <w:rsid w:val="00DA4D1B"/>
    <w:rsid w:val="00DA584C"/>
    <w:rsid w:val="00DA58CC"/>
    <w:rsid w:val="00DA647A"/>
    <w:rsid w:val="00DB4863"/>
    <w:rsid w:val="00DB4D7D"/>
    <w:rsid w:val="00DC0249"/>
    <w:rsid w:val="00DC085C"/>
    <w:rsid w:val="00DC1580"/>
    <w:rsid w:val="00DC27FC"/>
    <w:rsid w:val="00DD0ACF"/>
    <w:rsid w:val="00DD5C64"/>
    <w:rsid w:val="00DE199A"/>
    <w:rsid w:val="00DE2C4E"/>
    <w:rsid w:val="00DE49E3"/>
    <w:rsid w:val="00DE7D6A"/>
    <w:rsid w:val="00DF0170"/>
    <w:rsid w:val="00DF0D4B"/>
    <w:rsid w:val="00DF20F4"/>
    <w:rsid w:val="00E056FC"/>
    <w:rsid w:val="00E06898"/>
    <w:rsid w:val="00E105ED"/>
    <w:rsid w:val="00E1215F"/>
    <w:rsid w:val="00E12282"/>
    <w:rsid w:val="00E122DA"/>
    <w:rsid w:val="00E124A1"/>
    <w:rsid w:val="00E130A2"/>
    <w:rsid w:val="00E13362"/>
    <w:rsid w:val="00E15AF7"/>
    <w:rsid w:val="00E170F3"/>
    <w:rsid w:val="00E178D1"/>
    <w:rsid w:val="00E2143F"/>
    <w:rsid w:val="00E22400"/>
    <w:rsid w:val="00E22EF0"/>
    <w:rsid w:val="00E2636A"/>
    <w:rsid w:val="00E26499"/>
    <w:rsid w:val="00E2708A"/>
    <w:rsid w:val="00E270B0"/>
    <w:rsid w:val="00E34D4C"/>
    <w:rsid w:val="00E40025"/>
    <w:rsid w:val="00E40193"/>
    <w:rsid w:val="00E4080E"/>
    <w:rsid w:val="00E41809"/>
    <w:rsid w:val="00E4206D"/>
    <w:rsid w:val="00E42913"/>
    <w:rsid w:val="00E54D52"/>
    <w:rsid w:val="00E5628E"/>
    <w:rsid w:val="00E631A4"/>
    <w:rsid w:val="00E650FE"/>
    <w:rsid w:val="00E65FC8"/>
    <w:rsid w:val="00E669F9"/>
    <w:rsid w:val="00E67E3C"/>
    <w:rsid w:val="00E67F1E"/>
    <w:rsid w:val="00E71357"/>
    <w:rsid w:val="00E730F0"/>
    <w:rsid w:val="00E7490A"/>
    <w:rsid w:val="00E76D0D"/>
    <w:rsid w:val="00E771F8"/>
    <w:rsid w:val="00E77DFC"/>
    <w:rsid w:val="00E80DBA"/>
    <w:rsid w:val="00E82B61"/>
    <w:rsid w:val="00E8374F"/>
    <w:rsid w:val="00E844B6"/>
    <w:rsid w:val="00E87B7A"/>
    <w:rsid w:val="00E900F6"/>
    <w:rsid w:val="00E90D30"/>
    <w:rsid w:val="00E92817"/>
    <w:rsid w:val="00E93257"/>
    <w:rsid w:val="00E941E4"/>
    <w:rsid w:val="00E979ED"/>
    <w:rsid w:val="00EA1326"/>
    <w:rsid w:val="00EA363D"/>
    <w:rsid w:val="00EA3C2A"/>
    <w:rsid w:val="00EA4A64"/>
    <w:rsid w:val="00EA65CA"/>
    <w:rsid w:val="00EB00E1"/>
    <w:rsid w:val="00EB1E8B"/>
    <w:rsid w:val="00EB30BE"/>
    <w:rsid w:val="00EB3FD2"/>
    <w:rsid w:val="00EB51B0"/>
    <w:rsid w:val="00EB5758"/>
    <w:rsid w:val="00EB5CA7"/>
    <w:rsid w:val="00EC1031"/>
    <w:rsid w:val="00EC4FFF"/>
    <w:rsid w:val="00EC5955"/>
    <w:rsid w:val="00EC6DBA"/>
    <w:rsid w:val="00ED17E3"/>
    <w:rsid w:val="00ED2C8B"/>
    <w:rsid w:val="00ED4308"/>
    <w:rsid w:val="00ED43D0"/>
    <w:rsid w:val="00ED7019"/>
    <w:rsid w:val="00EE1567"/>
    <w:rsid w:val="00EE1966"/>
    <w:rsid w:val="00EE54E7"/>
    <w:rsid w:val="00EE5F88"/>
    <w:rsid w:val="00EE6423"/>
    <w:rsid w:val="00EE65E6"/>
    <w:rsid w:val="00EF2057"/>
    <w:rsid w:val="00EF4B97"/>
    <w:rsid w:val="00EF4DBB"/>
    <w:rsid w:val="00EF53CF"/>
    <w:rsid w:val="00EF7C21"/>
    <w:rsid w:val="00F06592"/>
    <w:rsid w:val="00F119B9"/>
    <w:rsid w:val="00F14948"/>
    <w:rsid w:val="00F15197"/>
    <w:rsid w:val="00F175FA"/>
    <w:rsid w:val="00F21C82"/>
    <w:rsid w:val="00F222F8"/>
    <w:rsid w:val="00F24C0F"/>
    <w:rsid w:val="00F2552D"/>
    <w:rsid w:val="00F26879"/>
    <w:rsid w:val="00F26D79"/>
    <w:rsid w:val="00F30126"/>
    <w:rsid w:val="00F30CE0"/>
    <w:rsid w:val="00F31F2D"/>
    <w:rsid w:val="00F33AEA"/>
    <w:rsid w:val="00F342EF"/>
    <w:rsid w:val="00F363CD"/>
    <w:rsid w:val="00F420DB"/>
    <w:rsid w:val="00F4367C"/>
    <w:rsid w:val="00F44C9C"/>
    <w:rsid w:val="00F4647D"/>
    <w:rsid w:val="00F52013"/>
    <w:rsid w:val="00F52DE6"/>
    <w:rsid w:val="00F53B6F"/>
    <w:rsid w:val="00F600D2"/>
    <w:rsid w:val="00F6570E"/>
    <w:rsid w:val="00F6718A"/>
    <w:rsid w:val="00F70822"/>
    <w:rsid w:val="00F72147"/>
    <w:rsid w:val="00F7261B"/>
    <w:rsid w:val="00F776BA"/>
    <w:rsid w:val="00F8112E"/>
    <w:rsid w:val="00F81791"/>
    <w:rsid w:val="00F827ED"/>
    <w:rsid w:val="00F83F6E"/>
    <w:rsid w:val="00F85FB2"/>
    <w:rsid w:val="00F86D45"/>
    <w:rsid w:val="00F8706A"/>
    <w:rsid w:val="00F90B03"/>
    <w:rsid w:val="00F90E8A"/>
    <w:rsid w:val="00F943E0"/>
    <w:rsid w:val="00F959E1"/>
    <w:rsid w:val="00F97185"/>
    <w:rsid w:val="00F97508"/>
    <w:rsid w:val="00FA0872"/>
    <w:rsid w:val="00FA0C5C"/>
    <w:rsid w:val="00FA1271"/>
    <w:rsid w:val="00FA18D5"/>
    <w:rsid w:val="00FA41D8"/>
    <w:rsid w:val="00FA7A53"/>
    <w:rsid w:val="00FA7A69"/>
    <w:rsid w:val="00FB23F7"/>
    <w:rsid w:val="00FB29F3"/>
    <w:rsid w:val="00FB56C8"/>
    <w:rsid w:val="00FB5A4A"/>
    <w:rsid w:val="00FB6D84"/>
    <w:rsid w:val="00FC0313"/>
    <w:rsid w:val="00FC0C64"/>
    <w:rsid w:val="00FC1D20"/>
    <w:rsid w:val="00FC2A42"/>
    <w:rsid w:val="00FC57D5"/>
    <w:rsid w:val="00FD2600"/>
    <w:rsid w:val="00FD320B"/>
    <w:rsid w:val="00FE1176"/>
    <w:rsid w:val="00FE1C31"/>
    <w:rsid w:val="00FE1F2D"/>
    <w:rsid w:val="00FE383C"/>
    <w:rsid w:val="00FE4AD6"/>
    <w:rsid w:val="00FF118B"/>
    <w:rsid w:val="00FF1BD6"/>
    <w:rsid w:val="00FF2FFC"/>
    <w:rsid w:val="00FF389A"/>
    <w:rsid w:val="00FF3F0F"/>
    <w:rsid w:val="00FF5F72"/>
    <w:rsid w:val="013513E9"/>
    <w:rsid w:val="01565845"/>
    <w:rsid w:val="02F58CCE"/>
    <w:rsid w:val="050F7D8B"/>
    <w:rsid w:val="05726E08"/>
    <w:rsid w:val="089C6A23"/>
    <w:rsid w:val="0C954C08"/>
    <w:rsid w:val="0F5AE6AE"/>
    <w:rsid w:val="0F85C664"/>
    <w:rsid w:val="12BBB75D"/>
    <w:rsid w:val="12E4673F"/>
    <w:rsid w:val="1AA8046E"/>
    <w:rsid w:val="1C6C53B4"/>
    <w:rsid w:val="1CEAE3E8"/>
    <w:rsid w:val="1DBECDAF"/>
    <w:rsid w:val="1E61600F"/>
    <w:rsid w:val="1F49BC19"/>
    <w:rsid w:val="25985E91"/>
    <w:rsid w:val="29199CED"/>
    <w:rsid w:val="2A97011C"/>
    <w:rsid w:val="2D6C7F71"/>
    <w:rsid w:val="2E9C9524"/>
    <w:rsid w:val="2F6E37C0"/>
    <w:rsid w:val="30C9250B"/>
    <w:rsid w:val="3454FD56"/>
    <w:rsid w:val="34EB4255"/>
    <w:rsid w:val="3504FC67"/>
    <w:rsid w:val="39F2AA42"/>
    <w:rsid w:val="3A9E237F"/>
    <w:rsid w:val="3FD46FD3"/>
    <w:rsid w:val="406D2ACD"/>
    <w:rsid w:val="4341A681"/>
    <w:rsid w:val="46F21E63"/>
    <w:rsid w:val="488554FC"/>
    <w:rsid w:val="4DFA6E4E"/>
    <w:rsid w:val="4E1A7656"/>
    <w:rsid w:val="4F00FF3F"/>
    <w:rsid w:val="51AF5768"/>
    <w:rsid w:val="53C886E7"/>
    <w:rsid w:val="53FC1F38"/>
    <w:rsid w:val="570504D4"/>
    <w:rsid w:val="57F4C19B"/>
    <w:rsid w:val="58651603"/>
    <w:rsid w:val="5B8BBB0D"/>
    <w:rsid w:val="5B9C9408"/>
    <w:rsid w:val="5D7506CE"/>
    <w:rsid w:val="6039BBDF"/>
    <w:rsid w:val="61E78AC1"/>
    <w:rsid w:val="63B7A6D8"/>
    <w:rsid w:val="667C7590"/>
    <w:rsid w:val="66E8E130"/>
    <w:rsid w:val="674B2610"/>
    <w:rsid w:val="6AC02298"/>
    <w:rsid w:val="6CA89B3C"/>
    <w:rsid w:val="7082CAD9"/>
    <w:rsid w:val="7582D568"/>
    <w:rsid w:val="76654AE5"/>
    <w:rsid w:val="781449BF"/>
    <w:rsid w:val="7889AF9F"/>
    <w:rsid w:val="7A893682"/>
    <w:rsid w:val="7B6851DE"/>
    <w:rsid w:val="7C6C3C86"/>
    <w:rsid w:val="7D99EBFC"/>
    <w:rsid w:val="7D9FB239"/>
    <w:rsid w:val="7DE6A336"/>
    <w:rsid w:val="7E6DC2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3BF0E"/>
  <w15:docId w15:val="{FBBE509F-5832-4202-A2AA-ED63E13D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560" w:hanging="460"/>
      <w:outlineLvl w:val="0"/>
    </w:pPr>
    <w:rPr>
      <w:rFonts w:ascii="Arial" w:eastAsia="Arial" w:hAnsi="Arial"/>
      <w:b/>
      <w:bCs/>
      <w:sz w:val="20"/>
      <w:szCs w:val="20"/>
    </w:rPr>
  </w:style>
  <w:style w:type="paragraph" w:styleId="Heading2">
    <w:name w:val="heading 2"/>
    <w:basedOn w:val="Normal"/>
    <w:next w:val="Normal"/>
    <w:link w:val="Heading2Char"/>
    <w:uiPriority w:val="9"/>
    <w:semiHidden/>
    <w:unhideWhenUsed/>
    <w:qFormat/>
    <w:rsid w:val="00CD364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979" w:hanging="879"/>
    </w:pPr>
    <w:rPr>
      <w:rFonts w:ascii="Arial" w:eastAsia="Arial" w:hAnsi="Arial"/>
      <w:sz w:val="20"/>
      <w:szCs w:val="20"/>
    </w:rPr>
  </w:style>
  <w:style w:type="paragraph" w:styleId="BodyText">
    <w:name w:val="Body Text"/>
    <w:basedOn w:val="Normal"/>
    <w:link w:val="BodyTextChar"/>
    <w:uiPriority w:val="1"/>
    <w:qFormat/>
    <w:pPr>
      <w:ind w:left="1036"/>
    </w:pPr>
    <w:rPr>
      <w:rFonts w:ascii="Arial" w:eastAsia="Arial" w:hAnsi="Arial"/>
      <w:sz w:val="20"/>
      <w:szCs w:val="20"/>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456BC"/>
    <w:pPr>
      <w:tabs>
        <w:tab w:val="center" w:pos="4680"/>
        <w:tab w:val="right" w:pos="9360"/>
      </w:tabs>
    </w:pPr>
  </w:style>
  <w:style w:type="character" w:customStyle="1" w:styleId="HeaderChar">
    <w:name w:val="Header Char"/>
    <w:basedOn w:val="DefaultParagraphFont"/>
    <w:link w:val="Header"/>
    <w:uiPriority w:val="99"/>
    <w:rsid w:val="000456BC"/>
  </w:style>
  <w:style w:type="paragraph" w:styleId="Footer">
    <w:name w:val="footer"/>
    <w:basedOn w:val="Normal"/>
    <w:link w:val="FooterChar"/>
    <w:uiPriority w:val="99"/>
    <w:unhideWhenUsed/>
    <w:rsid w:val="000456BC"/>
    <w:pPr>
      <w:tabs>
        <w:tab w:val="center" w:pos="4680"/>
        <w:tab w:val="right" w:pos="9360"/>
      </w:tabs>
    </w:pPr>
  </w:style>
  <w:style w:type="character" w:customStyle="1" w:styleId="FooterChar">
    <w:name w:val="Footer Char"/>
    <w:basedOn w:val="DefaultParagraphFont"/>
    <w:link w:val="Footer"/>
    <w:uiPriority w:val="99"/>
    <w:rsid w:val="000456BC"/>
  </w:style>
  <w:style w:type="paragraph" w:styleId="BalloonText">
    <w:name w:val="Balloon Text"/>
    <w:basedOn w:val="Normal"/>
    <w:link w:val="BalloonTextChar"/>
    <w:uiPriority w:val="99"/>
    <w:semiHidden/>
    <w:unhideWhenUsed/>
    <w:rsid w:val="00C77A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7A6F"/>
    <w:rPr>
      <w:rFonts w:ascii="Segoe UI" w:hAnsi="Segoe UI" w:cs="Segoe UI"/>
      <w:sz w:val="18"/>
      <w:szCs w:val="18"/>
    </w:rPr>
  </w:style>
  <w:style w:type="character" w:styleId="CommentReference">
    <w:name w:val="annotation reference"/>
    <w:basedOn w:val="DefaultParagraphFont"/>
    <w:uiPriority w:val="99"/>
    <w:semiHidden/>
    <w:unhideWhenUsed/>
    <w:rsid w:val="00751A05"/>
    <w:rPr>
      <w:sz w:val="16"/>
      <w:szCs w:val="16"/>
    </w:rPr>
  </w:style>
  <w:style w:type="paragraph" w:styleId="CommentText">
    <w:name w:val="annotation text"/>
    <w:basedOn w:val="Normal"/>
    <w:link w:val="CommentTextChar"/>
    <w:uiPriority w:val="99"/>
    <w:unhideWhenUsed/>
    <w:rsid w:val="00751A05"/>
    <w:rPr>
      <w:sz w:val="20"/>
      <w:szCs w:val="20"/>
    </w:rPr>
  </w:style>
  <w:style w:type="character" w:customStyle="1" w:styleId="CommentTextChar">
    <w:name w:val="Comment Text Char"/>
    <w:basedOn w:val="DefaultParagraphFont"/>
    <w:link w:val="CommentText"/>
    <w:uiPriority w:val="99"/>
    <w:rsid w:val="00751A05"/>
    <w:rPr>
      <w:sz w:val="20"/>
      <w:szCs w:val="20"/>
    </w:rPr>
  </w:style>
  <w:style w:type="paragraph" w:styleId="CommentSubject">
    <w:name w:val="annotation subject"/>
    <w:basedOn w:val="CommentText"/>
    <w:next w:val="CommentText"/>
    <w:link w:val="CommentSubjectChar"/>
    <w:uiPriority w:val="99"/>
    <w:semiHidden/>
    <w:unhideWhenUsed/>
    <w:rsid w:val="00751A05"/>
    <w:rPr>
      <w:b/>
      <w:bCs/>
    </w:rPr>
  </w:style>
  <w:style w:type="character" w:customStyle="1" w:styleId="CommentSubjectChar">
    <w:name w:val="Comment Subject Char"/>
    <w:basedOn w:val="CommentTextChar"/>
    <w:link w:val="CommentSubject"/>
    <w:uiPriority w:val="99"/>
    <w:semiHidden/>
    <w:rsid w:val="00751A05"/>
    <w:rPr>
      <w:b/>
      <w:bCs/>
      <w:sz w:val="20"/>
      <w:szCs w:val="20"/>
    </w:rPr>
  </w:style>
  <w:style w:type="character" w:styleId="Hyperlink">
    <w:name w:val="Hyperlink"/>
    <w:basedOn w:val="DefaultParagraphFont"/>
    <w:uiPriority w:val="99"/>
    <w:unhideWhenUsed/>
    <w:rsid w:val="00273DE4"/>
    <w:rPr>
      <w:color w:val="0000FF" w:themeColor="hyperlink"/>
      <w:u w:val="single"/>
    </w:rPr>
  </w:style>
  <w:style w:type="character" w:customStyle="1" w:styleId="ListParagraphChar">
    <w:name w:val="List Paragraph Char"/>
    <w:link w:val="ListParagraph"/>
    <w:uiPriority w:val="1"/>
    <w:rsid w:val="00C769D5"/>
  </w:style>
  <w:style w:type="character" w:customStyle="1" w:styleId="Heading2Char">
    <w:name w:val="Heading 2 Char"/>
    <w:basedOn w:val="DefaultParagraphFont"/>
    <w:link w:val="Heading2"/>
    <w:uiPriority w:val="9"/>
    <w:semiHidden/>
    <w:rsid w:val="00CD364F"/>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CD364F"/>
    <w:rPr>
      <w:b/>
      <w:bCs/>
    </w:rPr>
  </w:style>
  <w:style w:type="paragraph" w:styleId="NormalWeb">
    <w:name w:val="Normal (Web)"/>
    <w:basedOn w:val="Normal"/>
    <w:uiPriority w:val="99"/>
    <w:semiHidden/>
    <w:unhideWhenUsed/>
    <w:rsid w:val="00CD364F"/>
    <w:pPr>
      <w:widowControl/>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D90CF6"/>
    <w:pPr>
      <w:widowControl/>
    </w:pPr>
  </w:style>
  <w:style w:type="character" w:styleId="FollowedHyperlink">
    <w:name w:val="FollowedHyperlink"/>
    <w:basedOn w:val="DefaultParagraphFont"/>
    <w:uiPriority w:val="99"/>
    <w:semiHidden/>
    <w:unhideWhenUsed/>
    <w:rsid w:val="00A60D64"/>
    <w:rPr>
      <w:color w:val="800080" w:themeColor="followedHyperlink"/>
      <w:u w:val="single"/>
    </w:rPr>
  </w:style>
  <w:style w:type="character" w:styleId="UnresolvedMention">
    <w:name w:val="Unresolved Mention"/>
    <w:basedOn w:val="DefaultParagraphFont"/>
    <w:uiPriority w:val="99"/>
    <w:semiHidden/>
    <w:unhideWhenUsed/>
    <w:rsid w:val="008B1FCD"/>
    <w:rPr>
      <w:color w:val="605E5C"/>
      <w:shd w:val="clear" w:color="auto" w:fill="E1DFDD"/>
    </w:rPr>
  </w:style>
  <w:style w:type="table" w:styleId="TableGrid">
    <w:name w:val="Table Grid"/>
    <w:basedOn w:val="TableNormal"/>
    <w:uiPriority w:val="39"/>
    <w:rsid w:val="00553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D09A6"/>
  </w:style>
  <w:style w:type="character" w:styleId="Mention">
    <w:name w:val="Mention"/>
    <w:basedOn w:val="DefaultParagraphFont"/>
    <w:uiPriority w:val="99"/>
    <w:unhideWhenUsed/>
    <w:rsid w:val="0010606C"/>
    <w:rPr>
      <w:color w:val="2B579A"/>
      <w:shd w:val="clear" w:color="auto" w:fill="E1DFDD"/>
    </w:rPr>
  </w:style>
  <w:style w:type="character" w:customStyle="1" w:styleId="BodyTextChar">
    <w:name w:val="Body Text Char"/>
    <w:basedOn w:val="DefaultParagraphFont"/>
    <w:link w:val="BodyText"/>
    <w:uiPriority w:val="1"/>
    <w:rsid w:val="001E5FEA"/>
    <w:rPr>
      <w:rFonts w:ascii="Arial" w:eastAsia="Arial" w:hAnsi="Arial"/>
      <w:sz w:val="20"/>
      <w:szCs w:val="20"/>
    </w:rPr>
  </w:style>
  <w:style w:type="character" w:styleId="LineNumber">
    <w:name w:val="line number"/>
    <w:basedOn w:val="DefaultParagraphFont"/>
    <w:uiPriority w:val="99"/>
    <w:semiHidden/>
    <w:unhideWhenUsed/>
    <w:rsid w:val="009005EB"/>
  </w:style>
  <w:style w:type="paragraph" w:customStyle="1" w:styleId="pf0">
    <w:name w:val="pf0"/>
    <w:basedOn w:val="Normal"/>
    <w:rsid w:val="002F2CBF"/>
    <w:pPr>
      <w:widowControl/>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2F2CBF"/>
    <w:rPr>
      <w:rFonts w:ascii="Segoe UI" w:hAnsi="Segoe UI" w:cs="Segoe UI" w:hint="default"/>
      <w:sz w:val="18"/>
      <w:szCs w:val="18"/>
    </w:rPr>
  </w:style>
  <w:style w:type="character" w:customStyle="1" w:styleId="cf11">
    <w:name w:val="cf11"/>
    <w:basedOn w:val="DefaultParagraphFont"/>
    <w:rsid w:val="002F2CBF"/>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3606">
      <w:bodyDiv w:val="1"/>
      <w:marLeft w:val="0"/>
      <w:marRight w:val="0"/>
      <w:marTop w:val="0"/>
      <w:marBottom w:val="0"/>
      <w:divBdr>
        <w:top w:val="none" w:sz="0" w:space="0" w:color="auto"/>
        <w:left w:val="none" w:sz="0" w:space="0" w:color="auto"/>
        <w:bottom w:val="none" w:sz="0" w:space="0" w:color="auto"/>
        <w:right w:val="none" w:sz="0" w:space="0" w:color="auto"/>
      </w:divBdr>
    </w:div>
    <w:div w:id="134614569">
      <w:bodyDiv w:val="1"/>
      <w:marLeft w:val="0"/>
      <w:marRight w:val="0"/>
      <w:marTop w:val="0"/>
      <w:marBottom w:val="0"/>
      <w:divBdr>
        <w:top w:val="none" w:sz="0" w:space="0" w:color="auto"/>
        <w:left w:val="none" w:sz="0" w:space="0" w:color="auto"/>
        <w:bottom w:val="none" w:sz="0" w:space="0" w:color="auto"/>
        <w:right w:val="none" w:sz="0" w:space="0" w:color="auto"/>
      </w:divBdr>
    </w:div>
    <w:div w:id="260379407">
      <w:bodyDiv w:val="1"/>
      <w:marLeft w:val="0"/>
      <w:marRight w:val="0"/>
      <w:marTop w:val="0"/>
      <w:marBottom w:val="0"/>
      <w:divBdr>
        <w:top w:val="none" w:sz="0" w:space="0" w:color="auto"/>
        <w:left w:val="none" w:sz="0" w:space="0" w:color="auto"/>
        <w:bottom w:val="none" w:sz="0" w:space="0" w:color="auto"/>
        <w:right w:val="none" w:sz="0" w:space="0" w:color="auto"/>
      </w:divBdr>
    </w:div>
    <w:div w:id="335423419">
      <w:bodyDiv w:val="1"/>
      <w:marLeft w:val="0"/>
      <w:marRight w:val="0"/>
      <w:marTop w:val="0"/>
      <w:marBottom w:val="0"/>
      <w:divBdr>
        <w:top w:val="none" w:sz="0" w:space="0" w:color="auto"/>
        <w:left w:val="none" w:sz="0" w:space="0" w:color="auto"/>
        <w:bottom w:val="none" w:sz="0" w:space="0" w:color="auto"/>
        <w:right w:val="none" w:sz="0" w:space="0" w:color="auto"/>
      </w:divBdr>
    </w:div>
    <w:div w:id="353767730">
      <w:bodyDiv w:val="1"/>
      <w:marLeft w:val="0"/>
      <w:marRight w:val="0"/>
      <w:marTop w:val="0"/>
      <w:marBottom w:val="0"/>
      <w:divBdr>
        <w:top w:val="none" w:sz="0" w:space="0" w:color="auto"/>
        <w:left w:val="none" w:sz="0" w:space="0" w:color="auto"/>
        <w:bottom w:val="none" w:sz="0" w:space="0" w:color="auto"/>
        <w:right w:val="none" w:sz="0" w:space="0" w:color="auto"/>
      </w:divBdr>
    </w:div>
    <w:div w:id="480970370">
      <w:bodyDiv w:val="1"/>
      <w:marLeft w:val="0"/>
      <w:marRight w:val="0"/>
      <w:marTop w:val="0"/>
      <w:marBottom w:val="0"/>
      <w:divBdr>
        <w:top w:val="none" w:sz="0" w:space="0" w:color="auto"/>
        <w:left w:val="none" w:sz="0" w:space="0" w:color="auto"/>
        <w:bottom w:val="none" w:sz="0" w:space="0" w:color="auto"/>
        <w:right w:val="none" w:sz="0" w:space="0" w:color="auto"/>
      </w:divBdr>
    </w:div>
    <w:div w:id="570238548">
      <w:bodyDiv w:val="1"/>
      <w:marLeft w:val="0"/>
      <w:marRight w:val="0"/>
      <w:marTop w:val="0"/>
      <w:marBottom w:val="0"/>
      <w:divBdr>
        <w:top w:val="none" w:sz="0" w:space="0" w:color="auto"/>
        <w:left w:val="none" w:sz="0" w:space="0" w:color="auto"/>
        <w:bottom w:val="none" w:sz="0" w:space="0" w:color="auto"/>
        <w:right w:val="none" w:sz="0" w:space="0" w:color="auto"/>
      </w:divBdr>
    </w:div>
    <w:div w:id="670330538">
      <w:bodyDiv w:val="1"/>
      <w:marLeft w:val="0"/>
      <w:marRight w:val="0"/>
      <w:marTop w:val="0"/>
      <w:marBottom w:val="0"/>
      <w:divBdr>
        <w:top w:val="none" w:sz="0" w:space="0" w:color="auto"/>
        <w:left w:val="none" w:sz="0" w:space="0" w:color="auto"/>
        <w:bottom w:val="none" w:sz="0" w:space="0" w:color="auto"/>
        <w:right w:val="none" w:sz="0" w:space="0" w:color="auto"/>
      </w:divBdr>
    </w:div>
    <w:div w:id="731730424">
      <w:bodyDiv w:val="1"/>
      <w:marLeft w:val="0"/>
      <w:marRight w:val="0"/>
      <w:marTop w:val="0"/>
      <w:marBottom w:val="0"/>
      <w:divBdr>
        <w:top w:val="none" w:sz="0" w:space="0" w:color="auto"/>
        <w:left w:val="none" w:sz="0" w:space="0" w:color="auto"/>
        <w:bottom w:val="none" w:sz="0" w:space="0" w:color="auto"/>
        <w:right w:val="none" w:sz="0" w:space="0" w:color="auto"/>
      </w:divBdr>
    </w:div>
    <w:div w:id="773675750">
      <w:bodyDiv w:val="1"/>
      <w:marLeft w:val="0"/>
      <w:marRight w:val="0"/>
      <w:marTop w:val="0"/>
      <w:marBottom w:val="0"/>
      <w:divBdr>
        <w:top w:val="none" w:sz="0" w:space="0" w:color="auto"/>
        <w:left w:val="none" w:sz="0" w:space="0" w:color="auto"/>
        <w:bottom w:val="none" w:sz="0" w:space="0" w:color="auto"/>
        <w:right w:val="none" w:sz="0" w:space="0" w:color="auto"/>
      </w:divBdr>
    </w:div>
    <w:div w:id="964504598">
      <w:bodyDiv w:val="1"/>
      <w:marLeft w:val="0"/>
      <w:marRight w:val="0"/>
      <w:marTop w:val="0"/>
      <w:marBottom w:val="0"/>
      <w:divBdr>
        <w:top w:val="none" w:sz="0" w:space="0" w:color="auto"/>
        <w:left w:val="none" w:sz="0" w:space="0" w:color="auto"/>
        <w:bottom w:val="none" w:sz="0" w:space="0" w:color="auto"/>
        <w:right w:val="none" w:sz="0" w:space="0" w:color="auto"/>
      </w:divBdr>
    </w:div>
    <w:div w:id="1055659379">
      <w:bodyDiv w:val="1"/>
      <w:marLeft w:val="0"/>
      <w:marRight w:val="0"/>
      <w:marTop w:val="0"/>
      <w:marBottom w:val="0"/>
      <w:divBdr>
        <w:top w:val="none" w:sz="0" w:space="0" w:color="auto"/>
        <w:left w:val="none" w:sz="0" w:space="0" w:color="auto"/>
        <w:bottom w:val="none" w:sz="0" w:space="0" w:color="auto"/>
        <w:right w:val="none" w:sz="0" w:space="0" w:color="auto"/>
      </w:divBdr>
    </w:div>
    <w:div w:id="1129858328">
      <w:bodyDiv w:val="1"/>
      <w:marLeft w:val="0"/>
      <w:marRight w:val="0"/>
      <w:marTop w:val="0"/>
      <w:marBottom w:val="0"/>
      <w:divBdr>
        <w:top w:val="none" w:sz="0" w:space="0" w:color="auto"/>
        <w:left w:val="none" w:sz="0" w:space="0" w:color="auto"/>
        <w:bottom w:val="none" w:sz="0" w:space="0" w:color="auto"/>
        <w:right w:val="none" w:sz="0" w:space="0" w:color="auto"/>
      </w:divBdr>
    </w:div>
    <w:div w:id="1207450465">
      <w:bodyDiv w:val="1"/>
      <w:marLeft w:val="0"/>
      <w:marRight w:val="0"/>
      <w:marTop w:val="0"/>
      <w:marBottom w:val="0"/>
      <w:divBdr>
        <w:top w:val="none" w:sz="0" w:space="0" w:color="auto"/>
        <w:left w:val="none" w:sz="0" w:space="0" w:color="auto"/>
        <w:bottom w:val="none" w:sz="0" w:space="0" w:color="auto"/>
        <w:right w:val="none" w:sz="0" w:space="0" w:color="auto"/>
      </w:divBdr>
    </w:div>
    <w:div w:id="1231579289">
      <w:bodyDiv w:val="1"/>
      <w:marLeft w:val="0"/>
      <w:marRight w:val="0"/>
      <w:marTop w:val="0"/>
      <w:marBottom w:val="0"/>
      <w:divBdr>
        <w:top w:val="none" w:sz="0" w:space="0" w:color="auto"/>
        <w:left w:val="none" w:sz="0" w:space="0" w:color="auto"/>
        <w:bottom w:val="none" w:sz="0" w:space="0" w:color="auto"/>
        <w:right w:val="none" w:sz="0" w:space="0" w:color="auto"/>
      </w:divBdr>
    </w:div>
    <w:div w:id="1467696786">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sChild>
        <w:div w:id="1938715211">
          <w:marLeft w:val="0"/>
          <w:marRight w:val="0"/>
          <w:marTop w:val="0"/>
          <w:marBottom w:val="0"/>
          <w:divBdr>
            <w:top w:val="none" w:sz="0" w:space="0" w:color="auto"/>
            <w:left w:val="none" w:sz="0" w:space="0" w:color="auto"/>
            <w:bottom w:val="none" w:sz="0" w:space="0" w:color="auto"/>
            <w:right w:val="none" w:sz="0" w:space="0" w:color="auto"/>
          </w:divBdr>
        </w:div>
      </w:divsChild>
    </w:div>
    <w:div w:id="1519193726">
      <w:bodyDiv w:val="1"/>
      <w:marLeft w:val="0"/>
      <w:marRight w:val="0"/>
      <w:marTop w:val="0"/>
      <w:marBottom w:val="0"/>
      <w:divBdr>
        <w:top w:val="none" w:sz="0" w:space="0" w:color="auto"/>
        <w:left w:val="none" w:sz="0" w:space="0" w:color="auto"/>
        <w:bottom w:val="none" w:sz="0" w:space="0" w:color="auto"/>
        <w:right w:val="none" w:sz="0" w:space="0" w:color="auto"/>
      </w:divBdr>
    </w:div>
    <w:div w:id="1641306450">
      <w:bodyDiv w:val="1"/>
      <w:marLeft w:val="0"/>
      <w:marRight w:val="0"/>
      <w:marTop w:val="0"/>
      <w:marBottom w:val="0"/>
      <w:divBdr>
        <w:top w:val="none" w:sz="0" w:space="0" w:color="auto"/>
        <w:left w:val="none" w:sz="0" w:space="0" w:color="auto"/>
        <w:bottom w:val="none" w:sz="0" w:space="0" w:color="auto"/>
        <w:right w:val="none" w:sz="0" w:space="0" w:color="auto"/>
      </w:divBdr>
    </w:div>
    <w:div w:id="1690371731">
      <w:bodyDiv w:val="1"/>
      <w:marLeft w:val="0"/>
      <w:marRight w:val="0"/>
      <w:marTop w:val="0"/>
      <w:marBottom w:val="0"/>
      <w:divBdr>
        <w:top w:val="none" w:sz="0" w:space="0" w:color="auto"/>
        <w:left w:val="none" w:sz="0" w:space="0" w:color="auto"/>
        <w:bottom w:val="none" w:sz="0" w:space="0" w:color="auto"/>
        <w:right w:val="none" w:sz="0" w:space="0" w:color="auto"/>
      </w:divBdr>
    </w:div>
    <w:div w:id="1767966081">
      <w:bodyDiv w:val="1"/>
      <w:marLeft w:val="0"/>
      <w:marRight w:val="0"/>
      <w:marTop w:val="0"/>
      <w:marBottom w:val="0"/>
      <w:divBdr>
        <w:top w:val="none" w:sz="0" w:space="0" w:color="auto"/>
        <w:left w:val="none" w:sz="0" w:space="0" w:color="auto"/>
        <w:bottom w:val="none" w:sz="0" w:space="0" w:color="auto"/>
        <w:right w:val="none" w:sz="0" w:space="0" w:color="auto"/>
      </w:divBdr>
    </w:div>
    <w:div w:id="1782916662">
      <w:bodyDiv w:val="1"/>
      <w:marLeft w:val="0"/>
      <w:marRight w:val="0"/>
      <w:marTop w:val="0"/>
      <w:marBottom w:val="0"/>
      <w:divBdr>
        <w:top w:val="none" w:sz="0" w:space="0" w:color="auto"/>
        <w:left w:val="none" w:sz="0" w:space="0" w:color="auto"/>
        <w:bottom w:val="none" w:sz="0" w:space="0" w:color="auto"/>
        <w:right w:val="none" w:sz="0" w:space="0" w:color="auto"/>
      </w:divBdr>
    </w:div>
    <w:div w:id="1824350995">
      <w:bodyDiv w:val="1"/>
      <w:marLeft w:val="0"/>
      <w:marRight w:val="0"/>
      <w:marTop w:val="0"/>
      <w:marBottom w:val="0"/>
      <w:divBdr>
        <w:top w:val="none" w:sz="0" w:space="0" w:color="auto"/>
        <w:left w:val="none" w:sz="0" w:space="0" w:color="auto"/>
        <w:bottom w:val="none" w:sz="0" w:space="0" w:color="auto"/>
        <w:right w:val="none" w:sz="0" w:space="0" w:color="auto"/>
      </w:divBdr>
    </w:div>
    <w:div w:id="1833793456">
      <w:bodyDiv w:val="1"/>
      <w:marLeft w:val="0"/>
      <w:marRight w:val="0"/>
      <w:marTop w:val="0"/>
      <w:marBottom w:val="0"/>
      <w:divBdr>
        <w:top w:val="none" w:sz="0" w:space="0" w:color="auto"/>
        <w:left w:val="none" w:sz="0" w:space="0" w:color="auto"/>
        <w:bottom w:val="none" w:sz="0" w:space="0" w:color="auto"/>
        <w:right w:val="none" w:sz="0" w:space="0" w:color="auto"/>
      </w:divBdr>
    </w:div>
    <w:div w:id="2050446463">
      <w:bodyDiv w:val="1"/>
      <w:marLeft w:val="0"/>
      <w:marRight w:val="0"/>
      <w:marTop w:val="0"/>
      <w:marBottom w:val="0"/>
      <w:divBdr>
        <w:top w:val="none" w:sz="0" w:space="0" w:color="auto"/>
        <w:left w:val="none" w:sz="0" w:space="0" w:color="auto"/>
        <w:bottom w:val="none" w:sz="0" w:space="0" w:color="auto"/>
        <w:right w:val="none" w:sz="0" w:space="0" w:color="auto"/>
      </w:divBdr>
    </w:div>
    <w:div w:id="2130278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csrc.nist.gov/publication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itic.org/policy/accessibility/vpat"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dhs.gov/publication/handbook-safeguarding-sensitive-personally-identifiable-inform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osha.gov/laws-regs/oshact/completeoshact" TargetMode="External"/><Relationship Id="rId20" Type="http://schemas.openxmlformats.org/officeDocument/2006/relationships/hyperlink" Target="https://www.ecfr.gov/cgi-bin/text-idx?SID=e1c6735e25593339a9db63534259d8ec&amp;mc=true&amp;node=pt36.3.1194&amp;rgn=div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govinfo.gov/app/details/USCODE-2010-title5/USCODE-2010-title5-partI-chap5-subchapII-sec552a"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uscode.house.gov/view.xhtml?req=(title:29%20section:794d%20edition:prelim)%20OR%20(granuleid:USC-prelim-title29-section794d)&amp;f=treesort&amp;edition=prelim&amp;num=0&amp;jumpTo=tru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cbpnet.cbp.dhs.gov/linkhandler/cbpnet/oit/edme/soa.ctt/so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416bd66-1cd8-4b51-a1d7-1105f62ce1c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C6F41696949D478E5F8A78409BBFDB" ma:contentTypeVersion="10" ma:contentTypeDescription="Create a new document." ma:contentTypeScope="" ma:versionID="9658114ebcb9ad780fc378b4fcb301bd">
  <xsd:schema xmlns:xsd="http://www.w3.org/2001/XMLSchema" xmlns:xs="http://www.w3.org/2001/XMLSchema" xmlns:p="http://schemas.microsoft.com/office/2006/metadata/properties" xmlns:ns2="5416bd66-1cd8-4b51-a1d7-1105f62ce1cd" targetNamespace="http://schemas.microsoft.com/office/2006/metadata/properties" ma:root="true" ma:fieldsID="7137181ad90cf594b29359a06318723d" ns2:_="">
    <xsd:import namespace="5416bd66-1cd8-4b51-a1d7-1105f62ce1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16bd66-1cd8-4b51-a1d7-1105f62ce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5b410f2-7b71-4bcf-a015-f75040213c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F327A-523F-4CE7-9B8B-78A5941FF4B8}">
  <ds:schemaRefs>
    <ds:schemaRef ds:uri="http://purl.org/dc/elements/1.1/"/>
    <ds:schemaRef ds:uri="http://purl.org/dc/terms/"/>
    <ds:schemaRef ds:uri="http://schemas.microsoft.com/office/2006/documentManagement/types"/>
    <ds:schemaRef ds:uri="http://www.w3.org/XML/1998/namespace"/>
    <ds:schemaRef ds:uri="http://schemas.openxmlformats.org/package/2006/metadata/core-properties"/>
    <ds:schemaRef ds:uri="http://schemas.microsoft.com/office/infopath/2007/PartnerControls"/>
    <ds:schemaRef ds:uri="5416bd66-1cd8-4b51-a1d7-1105f62ce1cd"/>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314D1844-46F9-4EDC-A0CC-1A55E79E3666}">
  <ds:schemaRefs>
    <ds:schemaRef ds:uri="http://schemas.microsoft.com/sharepoint/v3/contenttype/forms"/>
  </ds:schemaRefs>
</ds:datastoreItem>
</file>

<file path=customXml/itemProps3.xml><?xml version="1.0" encoding="utf-8"?>
<ds:datastoreItem xmlns:ds="http://schemas.openxmlformats.org/officeDocument/2006/customXml" ds:itemID="{754EE353-D962-4653-8110-918925F4F7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16bd66-1cd8-4b51-a1d7-1105f62ce1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B0DF90-A484-499A-AE90-F3CFE2FEB6DB}">
  <ds:schemaRefs>
    <ds:schemaRef ds:uri="http://schemas.openxmlformats.org/officeDocument/2006/bibliography"/>
  </ds:schemaRefs>
</ds:datastoreItem>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8309</Words>
  <Characters>47363</Characters>
  <Application>Microsoft Office Word</Application>
  <DocSecurity>4</DocSecurity>
  <Lines>394</Lines>
  <Paragraphs>111</Paragraphs>
  <ScaleCrop>false</ScaleCrop>
  <Company>U.S. Customs &amp; Border Protection</Company>
  <LinksUpToDate>false</LinksUpToDate>
  <CharactersWithSpaces>55561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C5128614</dc:creator>
  <cp:keywords/>
  <cp:lastModifiedBy>KIRBY, RICHARD M</cp:lastModifiedBy>
  <cp:revision>4</cp:revision>
  <cp:lastPrinted>2025-01-23T13:34:00Z</cp:lastPrinted>
  <dcterms:created xsi:type="dcterms:W3CDTF">2026-03-18T18:28:00Z</dcterms:created>
  <dcterms:modified xsi:type="dcterms:W3CDTF">2026-03-26T18:57:00Z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2015-06-02T00:00:00Z</vt:filetime>
  </property>
  <property fmtid="{D5CDD505-2E9C-101B-9397-08002B2CF9AE}" pid="3" name="LastSaved">
    <vt:filetime>2018-06-04T00:00:00Z</vt:filetime>
  </property>
  <property fmtid="{D5CDD505-2E9C-101B-9397-08002B2CF9AE}" pid="4" name="ContentTypeId">
    <vt:lpwstr>0x0101001EC6F41696949D478E5F8A78409BBFDB</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TriggerFlowInfo">
    <vt:lpwstr/>
  </property>
  <property fmtid="{D5CDD505-2E9C-101B-9397-08002B2CF9AE}" pid="9" name="xd_Signature">
    <vt:bool>false</vt:bool>
  </property>
  <property fmtid="{D5CDD505-2E9C-101B-9397-08002B2CF9AE}" pid="10" name="MediaServiceImageTags">
    <vt:lpwstr/>
  </property>
</Properties>
</file>