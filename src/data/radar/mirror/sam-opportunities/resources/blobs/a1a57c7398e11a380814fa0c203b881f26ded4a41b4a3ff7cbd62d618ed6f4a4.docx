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5B5176" w14:textId="16F18F28" w:rsidR="00D61D72" w:rsidRDefault="00D268B4">
      <w:pPr>
        <w:pStyle w:val="BodyText"/>
        <w:rPr>
          <w:sz w:val="20"/>
        </w:rPr>
      </w:pPr>
      <w:r>
        <w:rPr>
          <w:noProof/>
        </w:rPr>
        <mc:AlternateContent>
          <mc:Choice Requires="wps">
            <w:drawing>
              <wp:anchor distT="0" distB="0" distL="114300" distR="114300" simplePos="0" relativeHeight="486211584" behindDoc="1" locked="0" layoutInCell="1" allowOverlap="1" wp14:anchorId="4E7B54B2" wp14:editId="7E9E38AF">
                <wp:simplePos x="0" y="0"/>
                <wp:positionH relativeFrom="page">
                  <wp:posOffset>952500</wp:posOffset>
                </wp:positionH>
                <wp:positionV relativeFrom="page">
                  <wp:posOffset>838835</wp:posOffset>
                </wp:positionV>
                <wp:extent cx="6209030" cy="8470900"/>
                <wp:effectExtent l="0" t="0" r="0" b="0"/>
                <wp:wrapNone/>
                <wp:docPr id="289246515" name="docshape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209030" cy="8470900"/>
                        </a:xfrm>
                        <a:custGeom>
                          <a:avLst/>
                          <a:gdLst>
                            <a:gd name="T0" fmla="+- 0 11239 1500"/>
                            <a:gd name="T1" fmla="*/ T0 w 9778"/>
                            <a:gd name="T2" fmla="+- 0 1359 1321"/>
                            <a:gd name="T3" fmla="*/ 1359 h 13340"/>
                            <a:gd name="T4" fmla="+- 0 11220 1500"/>
                            <a:gd name="T5" fmla="*/ T4 w 9778"/>
                            <a:gd name="T6" fmla="+- 0 1359 1321"/>
                            <a:gd name="T7" fmla="*/ 1359 h 13340"/>
                            <a:gd name="T8" fmla="+- 0 11220 1500"/>
                            <a:gd name="T9" fmla="*/ T8 w 9778"/>
                            <a:gd name="T10" fmla="+- 0 1379 1321"/>
                            <a:gd name="T11" fmla="*/ 1379 h 13340"/>
                            <a:gd name="T12" fmla="+- 0 11220 1500"/>
                            <a:gd name="T13" fmla="*/ T12 w 9778"/>
                            <a:gd name="T14" fmla="+- 0 14603 1321"/>
                            <a:gd name="T15" fmla="*/ 14603 h 13340"/>
                            <a:gd name="T16" fmla="+- 0 1558 1500"/>
                            <a:gd name="T17" fmla="*/ T16 w 9778"/>
                            <a:gd name="T18" fmla="+- 0 14603 1321"/>
                            <a:gd name="T19" fmla="*/ 14603 h 13340"/>
                            <a:gd name="T20" fmla="+- 0 1558 1500"/>
                            <a:gd name="T21" fmla="*/ T20 w 9778"/>
                            <a:gd name="T22" fmla="+- 0 1379 1321"/>
                            <a:gd name="T23" fmla="*/ 1379 h 13340"/>
                            <a:gd name="T24" fmla="+- 0 11220 1500"/>
                            <a:gd name="T25" fmla="*/ T24 w 9778"/>
                            <a:gd name="T26" fmla="+- 0 1379 1321"/>
                            <a:gd name="T27" fmla="*/ 1379 h 13340"/>
                            <a:gd name="T28" fmla="+- 0 11220 1500"/>
                            <a:gd name="T29" fmla="*/ T28 w 9778"/>
                            <a:gd name="T30" fmla="+- 0 1359 1321"/>
                            <a:gd name="T31" fmla="*/ 1359 h 13340"/>
                            <a:gd name="T32" fmla="+- 0 1558 1500"/>
                            <a:gd name="T33" fmla="*/ T32 w 9778"/>
                            <a:gd name="T34" fmla="+- 0 1359 1321"/>
                            <a:gd name="T35" fmla="*/ 1359 h 13340"/>
                            <a:gd name="T36" fmla="+- 0 1558 1500"/>
                            <a:gd name="T37" fmla="*/ T36 w 9778"/>
                            <a:gd name="T38" fmla="+- 0 1358 1321"/>
                            <a:gd name="T39" fmla="*/ 1358 h 13340"/>
                            <a:gd name="T40" fmla="+- 0 1538 1500"/>
                            <a:gd name="T41" fmla="*/ T40 w 9778"/>
                            <a:gd name="T42" fmla="+- 0 1358 1321"/>
                            <a:gd name="T43" fmla="*/ 1358 h 13340"/>
                            <a:gd name="T44" fmla="+- 0 1538 1500"/>
                            <a:gd name="T45" fmla="*/ T44 w 9778"/>
                            <a:gd name="T46" fmla="+- 0 14623 1321"/>
                            <a:gd name="T47" fmla="*/ 14623 h 13340"/>
                            <a:gd name="T48" fmla="+- 0 1558 1500"/>
                            <a:gd name="T49" fmla="*/ T48 w 9778"/>
                            <a:gd name="T50" fmla="+- 0 14623 1321"/>
                            <a:gd name="T51" fmla="*/ 14623 h 13340"/>
                            <a:gd name="T52" fmla="+- 0 11239 1500"/>
                            <a:gd name="T53" fmla="*/ T52 w 9778"/>
                            <a:gd name="T54" fmla="+- 0 14623 1321"/>
                            <a:gd name="T55" fmla="*/ 14623 h 13340"/>
                            <a:gd name="T56" fmla="+- 0 11239 1500"/>
                            <a:gd name="T57" fmla="*/ T56 w 9778"/>
                            <a:gd name="T58" fmla="+- 0 14603 1321"/>
                            <a:gd name="T59" fmla="*/ 14603 h 13340"/>
                            <a:gd name="T60" fmla="+- 0 11239 1500"/>
                            <a:gd name="T61" fmla="*/ T60 w 9778"/>
                            <a:gd name="T62" fmla="+- 0 1379 1321"/>
                            <a:gd name="T63" fmla="*/ 1379 h 13340"/>
                            <a:gd name="T64" fmla="+- 0 11239 1500"/>
                            <a:gd name="T65" fmla="*/ T64 w 9778"/>
                            <a:gd name="T66" fmla="+- 0 1359 1321"/>
                            <a:gd name="T67" fmla="*/ 1359 h 13340"/>
                            <a:gd name="T68" fmla="+- 0 11278 1500"/>
                            <a:gd name="T69" fmla="*/ T68 w 9778"/>
                            <a:gd name="T70" fmla="+- 0 1321 1321"/>
                            <a:gd name="T71" fmla="*/ 1321 h 13340"/>
                            <a:gd name="T72" fmla="+- 0 11258 1500"/>
                            <a:gd name="T73" fmla="*/ T72 w 9778"/>
                            <a:gd name="T74" fmla="+- 0 1321 1321"/>
                            <a:gd name="T75" fmla="*/ 1321 h 13340"/>
                            <a:gd name="T76" fmla="+- 0 11258 1500"/>
                            <a:gd name="T77" fmla="*/ T76 w 9778"/>
                            <a:gd name="T78" fmla="+- 0 1339 1321"/>
                            <a:gd name="T79" fmla="*/ 1339 h 13340"/>
                            <a:gd name="T80" fmla="+- 0 11258 1500"/>
                            <a:gd name="T81" fmla="*/ T80 w 9778"/>
                            <a:gd name="T82" fmla="+- 0 14641 1321"/>
                            <a:gd name="T83" fmla="*/ 14641 h 13340"/>
                            <a:gd name="T84" fmla="+- 0 1519 1500"/>
                            <a:gd name="T85" fmla="*/ T84 w 9778"/>
                            <a:gd name="T86" fmla="+- 0 14641 1321"/>
                            <a:gd name="T87" fmla="*/ 14641 h 13340"/>
                            <a:gd name="T88" fmla="+- 0 1519 1500"/>
                            <a:gd name="T89" fmla="*/ T88 w 9778"/>
                            <a:gd name="T90" fmla="+- 0 1339 1321"/>
                            <a:gd name="T91" fmla="*/ 1339 h 13340"/>
                            <a:gd name="T92" fmla="+- 0 11258 1500"/>
                            <a:gd name="T93" fmla="*/ T92 w 9778"/>
                            <a:gd name="T94" fmla="+- 0 1339 1321"/>
                            <a:gd name="T95" fmla="*/ 1339 h 13340"/>
                            <a:gd name="T96" fmla="+- 0 11258 1500"/>
                            <a:gd name="T97" fmla="*/ T96 w 9778"/>
                            <a:gd name="T98" fmla="+- 0 1321 1321"/>
                            <a:gd name="T99" fmla="*/ 1321 h 13340"/>
                            <a:gd name="T100" fmla="+- 0 1500 1500"/>
                            <a:gd name="T101" fmla="*/ T100 w 9778"/>
                            <a:gd name="T102" fmla="+- 0 1321 1321"/>
                            <a:gd name="T103" fmla="*/ 1321 h 13340"/>
                            <a:gd name="T104" fmla="+- 0 1500 1500"/>
                            <a:gd name="T105" fmla="*/ T104 w 9778"/>
                            <a:gd name="T106" fmla="+- 0 1339 1321"/>
                            <a:gd name="T107" fmla="*/ 1339 h 13340"/>
                            <a:gd name="T108" fmla="+- 0 1500 1500"/>
                            <a:gd name="T109" fmla="*/ T108 w 9778"/>
                            <a:gd name="T110" fmla="+- 0 14641 1321"/>
                            <a:gd name="T111" fmla="*/ 14641 h 13340"/>
                            <a:gd name="T112" fmla="+- 0 1500 1500"/>
                            <a:gd name="T113" fmla="*/ T112 w 9778"/>
                            <a:gd name="T114" fmla="+- 0 14661 1321"/>
                            <a:gd name="T115" fmla="*/ 14661 h 13340"/>
                            <a:gd name="T116" fmla="+- 0 11278 1500"/>
                            <a:gd name="T117" fmla="*/ T116 w 9778"/>
                            <a:gd name="T118" fmla="+- 0 14661 1321"/>
                            <a:gd name="T119" fmla="*/ 14661 h 13340"/>
                            <a:gd name="T120" fmla="+- 0 11278 1500"/>
                            <a:gd name="T121" fmla="*/ T120 w 9778"/>
                            <a:gd name="T122" fmla="+- 0 14642 1321"/>
                            <a:gd name="T123" fmla="*/ 14642 h 13340"/>
                            <a:gd name="T124" fmla="+- 0 11278 1500"/>
                            <a:gd name="T125" fmla="*/ T124 w 9778"/>
                            <a:gd name="T126" fmla="+- 0 14641 1321"/>
                            <a:gd name="T127" fmla="*/ 14641 h 13340"/>
                            <a:gd name="T128" fmla="+- 0 11278 1500"/>
                            <a:gd name="T129" fmla="*/ T128 w 9778"/>
                            <a:gd name="T130" fmla="+- 0 1339 1321"/>
                            <a:gd name="T131" fmla="*/ 1339 h 13340"/>
                            <a:gd name="T132" fmla="+- 0 11278 1500"/>
                            <a:gd name="T133" fmla="*/ T132 w 9778"/>
                            <a:gd name="T134" fmla="+- 0 1321 1321"/>
                            <a:gd name="T135" fmla="*/ 1321 h 1334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Lst>
                          <a:rect l="0" t="0" r="r" b="b"/>
                          <a:pathLst>
                            <a:path w="9778" h="13340">
                              <a:moveTo>
                                <a:pt x="9739" y="38"/>
                              </a:moveTo>
                              <a:lnTo>
                                <a:pt x="9720" y="38"/>
                              </a:lnTo>
                              <a:lnTo>
                                <a:pt x="9720" y="58"/>
                              </a:lnTo>
                              <a:lnTo>
                                <a:pt x="9720" y="13282"/>
                              </a:lnTo>
                              <a:lnTo>
                                <a:pt x="58" y="13282"/>
                              </a:lnTo>
                              <a:lnTo>
                                <a:pt x="58" y="58"/>
                              </a:lnTo>
                              <a:lnTo>
                                <a:pt x="9720" y="58"/>
                              </a:lnTo>
                              <a:lnTo>
                                <a:pt x="9720" y="38"/>
                              </a:lnTo>
                              <a:lnTo>
                                <a:pt x="58" y="38"/>
                              </a:lnTo>
                              <a:lnTo>
                                <a:pt x="58" y="37"/>
                              </a:lnTo>
                              <a:lnTo>
                                <a:pt x="38" y="37"/>
                              </a:lnTo>
                              <a:lnTo>
                                <a:pt x="38" y="13302"/>
                              </a:lnTo>
                              <a:lnTo>
                                <a:pt x="58" y="13302"/>
                              </a:lnTo>
                              <a:lnTo>
                                <a:pt x="9739" y="13302"/>
                              </a:lnTo>
                              <a:lnTo>
                                <a:pt x="9739" y="13282"/>
                              </a:lnTo>
                              <a:lnTo>
                                <a:pt x="9739" y="58"/>
                              </a:lnTo>
                              <a:lnTo>
                                <a:pt x="9739" y="38"/>
                              </a:lnTo>
                              <a:close/>
                              <a:moveTo>
                                <a:pt x="9778" y="0"/>
                              </a:moveTo>
                              <a:lnTo>
                                <a:pt x="9758" y="0"/>
                              </a:lnTo>
                              <a:lnTo>
                                <a:pt x="9758" y="18"/>
                              </a:lnTo>
                              <a:lnTo>
                                <a:pt x="9758" y="13320"/>
                              </a:lnTo>
                              <a:lnTo>
                                <a:pt x="19" y="13320"/>
                              </a:lnTo>
                              <a:lnTo>
                                <a:pt x="19" y="18"/>
                              </a:lnTo>
                              <a:lnTo>
                                <a:pt x="9758" y="18"/>
                              </a:lnTo>
                              <a:lnTo>
                                <a:pt x="9758" y="0"/>
                              </a:lnTo>
                              <a:lnTo>
                                <a:pt x="0" y="0"/>
                              </a:lnTo>
                              <a:lnTo>
                                <a:pt x="0" y="18"/>
                              </a:lnTo>
                              <a:lnTo>
                                <a:pt x="0" y="13320"/>
                              </a:lnTo>
                              <a:lnTo>
                                <a:pt x="0" y="13340"/>
                              </a:lnTo>
                              <a:lnTo>
                                <a:pt x="9778" y="13340"/>
                              </a:lnTo>
                              <a:lnTo>
                                <a:pt x="9778" y="13321"/>
                              </a:lnTo>
                              <a:lnTo>
                                <a:pt x="9778" y="13320"/>
                              </a:lnTo>
                              <a:lnTo>
                                <a:pt x="9778" y="18"/>
                              </a:lnTo>
                              <a:lnTo>
                                <a:pt x="977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557AC7B" id="docshape1" o:spid="_x0000_s1026" style="position:absolute;margin-left:75pt;margin-top:66.05pt;width:488.9pt;height:667pt;z-index:-171048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9778,13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" path="m9739,38r-19,l9720,58r,13224l58,13282,58,58r9662,l9720,38,58,38r,-1l38,37r,13265l58,13302r9681,l9739,13282,9739,58r,-20xm9778,r-20,l9758,18r,13302l19,13320,19,18r9739,l9758,,,,,18,,13320r,20l9778,13340r,-19l9778,13320,9778,18r,-18xe" fillcolor="black" stroked="f">
                <v:path arrowok="t" o:connecttype="custom" o:connectlocs="6184265,862965;6172200,862965;6172200,875665;6172200,9272905;36830,9272905;36830,875665;6172200,875665;6172200,862965;36830,862965;36830,862330;24130,862330;24130,9285605;36830,9285605;6184265,9285605;6184265,9272905;6184265,875665;6184265,862965;6209030,838835;6196330,838835;6196330,850265;6196330,9297035;12065,9297035;12065,850265;6196330,850265;6196330,838835;0,838835;0,850265;0,9297035;0,9309735;6209030,9309735;6209030,9297670;6209030,9297035;6209030,850265;6209030,838835" o:connectangles="0,0,0,0,0,0,0,0,0,0,0,0,0,0,0,0,0,0,0,0,0,0,0,0,0,0,0,0,0,0,0,0,0,0"/>
                <w10:wrap anchorx="page" anchory="page"/>
              </v:shape>
            </w:pict>
          </mc:Fallback>
        </mc:AlternateContent>
      </w:r>
    </w:p>
    <w:p w14:paraId="0551225E" w14:textId="77777777" w:rsidR="00D61D72" w:rsidRDefault="00D61D72">
      <w:pPr>
        <w:pStyle w:val="BodyText"/>
        <w:rPr>
          <w:sz w:val="20"/>
        </w:rPr>
      </w:pPr>
    </w:p>
    <w:p w14:paraId="14A0256D" w14:textId="77777777" w:rsidR="00D61D72" w:rsidRDefault="00D61D72">
      <w:pPr>
        <w:pStyle w:val="BodyText"/>
        <w:rPr>
          <w:sz w:val="20"/>
        </w:rPr>
      </w:pPr>
    </w:p>
    <w:p w14:paraId="5EC87FB1" w14:textId="77777777" w:rsidR="00D61D72" w:rsidRDefault="00D61D72">
      <w:pPr>
        <w:pStyle w:val="BodyText"/>
        <w:rPr>
          <w:sz w:val="20"/>
        </w:rPr>
      </w:pPr>
    </w:p>
    <w:p w14:paraId="4CD792E0" w14:textId="77777777" w:rsidR="00D61D72" w:rsidRDefault="00D61D72">
      <w:pPr>
        <w:pStyle w:val="BodyText"/>
        <w:rPr>
          <w:sz w:val="20"/>
        </w:rPr>
      </w:pPr>
    </w:p>
    <w:p w14:paraId="052A7298" w14:textId="77777777" w:rsidR="00D61D72" w:rsidRDefault="00D61D72">
      <w:pPr>
        <w:pStyle w:val="BodyText"/>
        <w:rPr>
          <w:sz w:val="20"/>
        </w:rPr>
      </w:pPr>
    </w:p>
    <w:p w14:paraId="487AF52E" w14:textId="77777777" w:rsidR="00D61D72" w:rsidRDefault="00D61D72">
      <w:pPr>
        <w:pStyle w:val="BodyText"/>
        <w:rPr>
          <w:sz w:val="20"/>
        </w:rPr>
      </w:pPr>
    </w:p>
    <w:p w14:paraId="301CB5E3" w14:textId="77777777" w:rsidR="00D61D72" w:rsidRDefault="00D61D72">
      <w:pPr>
        <w:pStyle w:val="BodyText"/>
        <w:rPr>
          <w:sz w:val="20"/>
        </w:rPr>
      </w:pPr>
    </w:p>
    <w:p w14:paraId="587A8694" w14:textId="77777777" w:rsidR="00D61D72" w:rsidRDefault="00D61D72">
      <w:pPr>
        <w:pStyle w:val="BodyText"/>
        <w:rPr>
          <w:sz w:val="20"/>
        </w:rPr>
      </w:pPr>
    </w:p>
    <w:p w14:paraId="6F89AFAF" w14:textId="77777777" w:rsidR="00D61D72" w:rsidRDefault="00D61D72">
      <w:pPr>
        <w:pStyle w:val="BodyText"/>
        <w:rPr>
          <w:sz w:val="20"/>
        </w:rPr>
      </w:pPr>
    </w:p>
    <w:p w14:paraId="1025B733" w14:textId="77777777" w:rsidR="00D61D72" w:rsidRDefault="00D61D72">
      <w:pPr>
        <w:pStyle w:val="BodyText"/>
        <w:rPr>
          <w:sz w:val="20"/>
        </w:rPr>
      </w:pPr>
    </w:p>
    <w:p w14:paraId="11F1E54A" w14:textId="77777777" w:rsidR="00D61D72" w:rsidRDefault="00D61D72">
      <w:pPr>
        <w:pStyle w:val="BodyText"/>
        <w:rPr>
          <w:sz w:val="20"/>
        </w:rPr>
      </w:pPr>
    </w:p>
    <w:p w14:paraId="07F5FF7C" w14:textId="77777777" w:rsidR="00D61D72" w:rsidRDefault="00D61D72">
      <w:pPr>
        <w:pStyle w:val="BodyText"/>
        <w:rPr>
          <w:sz w:val="20"/>
        </w:rPr>
      </w:pPr>
    </w:p>
    <w:p w14:paraId="0356E2FC" w14:textId="77777777" w:rsidR="00D61D72" w:rsidRDefault="00D61D72">
      <w:pPr>
        <w:pStyle w:val="BodyText"/>
        <w:rPr>
          <w:sz w:val="20"/>
        </w:rPr>
      </w:pPr>
    </w:p>
    <w:p w14:paraId="374E9418" w14:textId="77777777" w:rsidR="00D61D72" w:rsidRDefault="00D61D72">
      <w:pPr>
        <w:pStyle w:val="BodyText"/>
        <w:spacing w:before="11"/>
        <w:rPr>
          <w:sz w:val="20"/>
        </w:rPr>
      </w:pPr>
    </w:p>
    <w:p w14:paraId="5C943F8C" w14:textId="77777777" w:rsidR="00D61D72" w:rsidRDefault="00860DAE">
      <w:pPr>
        <w:spacing w:before="80"/>
        <w:ind w:left="914" w:right="592"/>
        <w:jc w:val="center"/>
        <w:rPr>
          <w:b/>
          <w:sz w:val="48"/>
        </w:rPr>
      </w:pPr>
      <w:r>
        <w:rPr>
          <w:b/>
          <w:sz w:val="48"/>
        </w:rPr>
        <w:t>Centers</w:t>
      </w:r>
      <w:r>
        <w:rPr>
          <w:b/>
          <w:spacing w:val="-5"/>
          <w:sz w:val="48"/>
        </w:rPr>
        <w:t xml:space="preserve"> </w:t>
      </w:r>
      <w:r>
        <w:rPr>
          <w:b/>
          <w:sz w:val="48"/>
        </w:rPr>
        <w:t>for</w:t>
      </w:r>
      <w:r>
        <w:rPr>
          <w:b/>
          <w:spacing w:val="-7"/>
          <w:sz w:val="48"/>
        </w:rPr>
        <w:t xml:space="preserve"> </w:t>
      </w:r>
      <w:r>
        <w:rPr>
          <w:b/>
          <w:sz w:val="48"/>
        </w:rPr>
        <w:t>Medicare</w:t>
      </w:r>
      <w:r>
        <w:rPr>
          <w:b/>
          <w:spacing w:val="-8"/>
          <w:sz w:val="48"/>
        </w:rPr>
        <w:t xml:space="preserve"> </w:t>
      </w:r>
      <w:r>
        <w:rPr>
          <w:b/>
          <w:sz w:val="48"/>
        </w:rPr>
        <w:t>&amp;</w:t>
      </w:r>
      <w:r>
        <w:rPr>
          <w:b/>
          <w:spacing w:val="-2"/>
          <w:sz w:val="48"/>
        </w:rPr>
        <w:t xml:space="preserve"> </w:t>
      </w:r>
      <w:r>
        <w:rPr>
          <w:b/>
          <w:sz w:val="48"/>
        </w:rPr>
        <w:t>Medicaid</w:t>
      </w:r>
      <w:r>
        <w:rPr>
          <w:b/>
          <w:spacing w:val="-6"/>
          <w:sz w:val="48"/>
        </w:rPr>
        <w:t xml:space="preserve"> </w:t>
      </w:r>
      <w:r>
        <w:rPr>
          <w:b/>
          <w:spacing w:val="-2"/>
          <w:sz w:val="48"/>
        </w:rPr>
        <w:t>Services</w:t>
      </w:r>
    </w:p>
    <w:p w14:paraId="3E56CE1A" w14:textId="77777777" w:rsidR="00D61D72" w:rsidRDefault="00D61D72">
      <w:pPr>
        <w:pStyle w:val="BodyText"/>
        <w:rPr>
          <w:b/>
          <w:sz w:val="52"/>
        </w:rPr>
      </w:pPr>
    </w:p>
    <w:p w14:paraId="232D9908" w14:textId="77777777" w:rsidR="00D61D72" w:rsidRDefault="00D61D72">
      <w:pPr>
        <w:pStyle w:val="BodyText"/>
        <w:spacing w:before="6"/>
        <w:rPr>
          <w:b/>
          <w:sz w:val="66"/>
        </w:rPr>
      </w:pPr>
    </w:p>
    <w:p w14:paraId="27549CBA" w14:textId="77777777" w:rsidR="00D61D72" w:rsidRDefault="00860DAE">
      <w:pPr>
        <w:pStyle w:val="Title"/>
        <w:spacing w:line="261" w:lineRule="auto"/>
      </w:pPr>
      <w:r>
        <w:t>Supplemental</w:t>
      </w:r>
      <w:r>
        <w:rPr>
          <w:spacing w:val="-35"/>
        </w:rPr>
        <w:t xml:space="preserve"> </w:t>
      </w:r>
      <w:r>
        <w:t>Medical</w:t>
      </w:r>
      <w:r>
        <w:rPr>
          <w:spacing w:val="-35"/>
        </w:rPr>
        <w:t xml:space="preserve"> </w:t>
      </w:r>
      <w:r>
        <w:t>Review Contractor (SMRC) Statement of Work</w:t>
      </w:r>
    </w:p>
    <w:p w14:paraId="740D56B8" w14:textId="77777777" w:rsidR="00D61D72" w:rsidRDefault="00D61D72">
      <w:pPr>
        <w:pStyle w:val="BodyText"/>
        <w:rPr>
          <w:sz w:val="62"/>
        </w:rPr>
      </w:pPr>
    </w:p>
    <w:p w14:paraId="3EC4D82A" w14:textId="77777777" w:rsidR="00D61D72" w:rsidRDefault="00860DAE">
      <w:pPr>
        <w:spacing w:before="372"/>
        <w:ind w:left="909" w:right="592"/>
        <w:jc w:val="center"/>
        <w:rPr>
          <w:sz w:val="32"/>
        </w:rPr>
      </w:pPr>
      <w:r>
        <w:rPr>
          <w:spacing w:val="-2"/>
          <w:sz w:val="32"/>
        </w:rPr>
        <w:t>Revised:</w:t>
      </w:r>
    </w:p>
    <w:p w14:paraId="20A59EE6" w14:textId="01329AA8" w:rsidR="00D61D72" w:rsidRDefault="001C30F4">
      <w:pPr>
        <w:pStyle w:val="BodyText"/>
        <w:spacing w:before="28"/>
        <w:ind w:left="904" w:right="592"/>
        <w:jc w:val="center"/>
      </w:pPr>
      <w:r>
        <w:t>RFI SOW – April 16,2026</w:t>
      </w:r>
    </w:p>
    <w:p w14:paraId="0CCD96A7" w14:textId="77777777" w:rsidR="00D61D72" w:rsidRDefault="00D61D72">
      <w:pPr>
        <w:jc w:val="center"/>
        <w:sectPr w:rsidR="00D61D72">
          <w:type w:val="continuous"/>
          <w:pgSz w:w="12240" w:h="15840"/>
          <w:pgMar w:top="1320" w:right="1120" w:bottom="280" w:left="860" w:header="720" w:footer="720" w:gutter="0"/>
          <w:cols w:space="720"/>
        </w:sectPr>
      </w:pPr>
    </w:p>
    <w:p w14:paraId="461947E1" w14:textId="77777777" w:rsidR="00D61D72" w:rsidRPr="0049225B" w:rsidRDefault="00860DAE">
      <w:pPr>
        <w:pStyle w:val="Heading1"/>
        <w:numPr>
          <w:ilvl w:val="0"/>
          <w:numId w:val="54"/>
        </w:numPr>
        <w:tabs>
          <w:tab w:val="left" w:pos="942"/>
          <w:tab w:val="left" w:pos="943"/>
        </w:tabs>
        <w:spacing w:before="71"/>
        <w:ind w:hanging="505"/>
        <w:jc w:val="left"/>
        <w:rPr>
          <w:u w:val="none"/>
        </w:rPr>
      </w:pPr>
      <w:bookmarkStart w:id="0" w:name="I._SCOPE"/>
      <w:bookmarkEnd w:id="0"/>
      <w:r w:rsidRPr="0049225B">
        <w:rPr>
          <w:spacing w:val="-2"/>
        </w:rPr>
        <w:lastRenderedPageBreak/>
        <w:t>SCOPE</w:t>
      </w:r>
    </w:p>
    <w:p w14:paraId="52E759F4" w14:textId="77777777" w:rsidR="00D61D72" w:rsidRDefault="00D61D72">
      <w:pPr>
        <w:pStyle w:val="BodyText"/>
        <w:spacing w:before="4"/>
        <w:rPr>
          <w:b/>
          <w:sz w:val="20"/>
        </w:rPr>
      </w:pPr>
    </w:p>
    <w:p w14:paraId="1072CFF8" w14:textId="77777777" w:rsidR="00D61D72" w:rsidRDefault="00860DAE">
      <w:pPr>
        <w:pStyle w:val="BodyText"/>
        <w:spacing w:before="90" w:line="247" w:lineRule="auto"/>
        <w:ind w:left="935" w:right="377" w:hanging="12"/>
      </w:pPr>
      <w:r>
        <w:t>The</w:t>
      </w:r>
      <w:r>
        <w:rPr>
          <w:spacing w:val="-8"/>
        </w:rPr>
        <w:t xml:space="preserve"> </w:t>
      </w:r>
      <w:r>
        <w:t>Centers</w:t>
      </w:r>
      <w:r>
        <w:rPr>
          <w:spacing w:val="-5"/>
        </w:rPr>
        <w:t xml:space="preserve"> </w:t>
      </w:r>
      <w:r>
        <w:t>for</w:t>
      </w:r>
      <w:r>
        <w:rPr>
          <w:spacing w:val="-8"/>
        </w:rPr>
        <w:t xml:space="preserve"> </w:t>
      </w:r>
      <w:r>
        <w:t>Medicare</w:t>
      </w:r>
      <w:r>
        <w:rPr>
          <w:spacing w:val="-8"/>
        </w:rPr>
        <w:t xml:space="preserve"> </w:t>
      </w:r>
      <w:r>
        <w:t>&amp;</w:t>
      </w:r>
      <w:r>
        <w:rPr>
          <w:spacing w:val="-7"/>
        </w:rPr>
        <w:t xml:space="preserve"> </w:t>
      </w:r>
      <w:r>
        <w:t>Medicaid</w:t>
      </w:r>
      <w:r>
        <w:rPr>
          <w:spacing w:val="-5"/>
        </w:rPr>
        <w:t xml:space="preserve"> </w:t>
      </w:r>
      <w:r>
        <w:t>Services</w:t>
      </w:r>
      <w:r>
        <w:rPr>
          <w:spacing w:val="-5"/>
        </w:rPr>
        <w:t xml:space="preserve"> </w:t>
      </w:r>
      <w:r>
        <w:t>(CMS)</w:t>
      </w:r>
      <w:r>
        <w:rPr>
          <w:spacing w:val="-8"/>
        </w:rPr>
        <w:t xml:space="preserve"> </w:t>
      </w:r>
      <w:r>
        <w:t>is</w:t>
      </w:r>
      <w:r>
        <w:rPr>
          <w:spacing w:val="-5"/>
        </w:rPr>
        <w:t xml:space="preserve"> </w:t>
      </w:r>
      <w:r>
        <w:t>seeking</w:t>
      </w:r>
      <w:r>
        <w:rPr>
          <w:spacing w:val="-10"/>
        </w:rPr>
        <w:t xml:space="preserve"> </w:t>
      </w:r>
      <w:r>
        <w:t>a</w:t>
      </w:r>
      <w:r>
        <w:rPr>
          <w:spacing w:val="-8"/>
        </w:rPr>
        <w:t xml:space="preserve"> </w:t>
      </w:r>
      <w:r>
        <w:t>Supplemental</w:t>
      </w:r>
      <w:r>
        <w:rPr>
          <w:spacing w:val="-5"/>
        </w:rPr>
        <w:t xml:space="preserve"> </w:t>
      </w:r>
      <w:r>
        <w:t>Medical Review</w:t>
      </w:r>
      <w:r>
        <w:rPr>
          <w:spacing w:val="-7"/>
        </w:rPr>
        <w:t xml:space="preserve"> </w:t>
      </w:r>
      <w:r>
        <w:t>Contractor</w:t>
      </w:r>
      <w:r>
        <w:rPr>
          <w:spacing w:val="-5"/>
        </w:rPr>
        <w:t xml:space="preserve"> </w:t>
      </w:r>
      <w:r>
        <w:t>(SMRC)</w:t>
      </w:r>
      <w:r>
        <w:rPr>
          <w:spacing w:val="-8"/>
        </w:rPr>
        <w:t xml:space="preserve"> </w:t>
      </w:r>
      <w:r>
        <w:t>to</w:t>
      </w:r>
      <w:r>
        <w:rPr>
          <w:spacing w:val="-7"/>
        </w:rPr>
        <w:t xml:space="preserve"> </w:t>
      </w:r>
      <w:r>
        <w:t>perform</w:t>
      </w:r>
      <w:r>
        <w:rPr>
          <w:spacing w:val="-4"/>
        </w:rPr>
        <w:t xml:space="preserve"> </w:t>
      </w:r>
      <w:r>
        <w:t>medical</w:t>
      </w:r>
      <w:r>
        <w:rPr>
          <w:spacing w:val="-4"/>
        </w:rPr>
        <w:t xml:space="preserve"> </w:t>
      </w:r>
      <w:r>
        <w:t>reviews</w:t>
      </w:r>
      <w:r>
        <w:rPr>
          <w:spacing w:val="-4"/>
        </w:rPr>
        <w:t xml:space="preserve"> </w:t>
      </w:r>
      <w:r>
        <w:t>(MR)</w:t>
      </w:r>
      <w:r>
        <w:rPr>
          <w:spacing w:val="-8"/>
        </w:rPr>
        <w:t xml:space="preserve"> </w:t>
      </w:r>
      <w:r>
        <w:t>and</w:t>
      </w:r>
      <w:r>
        <w:rPr>
          <w:spacing w:val="-5"/>
        </w:rPr>
        <w:t xml:space="preserve"> </w:t>
      </w:r>
      <w:r>
        <w:t>medical</w:t>
      </w:r>
      <w:r>
        <w:rPr>
          <w:spacing w:val="-4"/>
        </w:rPr>
        <w:t xml:space="preserve"> </w:t>
      </w:r>
      <w:r>
        <w:t>review</w:t>
      </w:r>
      <w:r>
        <w:rPr>
          <w:spacing w:val="-7"/>
        </w:rPr>
        <w:t xml:space="preserve"> </w:t>
      </w:r>
      <w:r>
        <w:t>related activities in support of three initiatives within the Center for Program Integrity (CPI) to include the following:</w:t>
      </w:r>
    </w:p>
    <w:p w14:paraId="1FA106E8" w14:textId="77777777" w:rsidR="00D61D72" w:rsidRDefault="00D61D72">
      <w:pPr>
        <w:pStyle w:val="BodyText"/>
        <w:spacing w:before="11"/>
        <w:rPr>
          <w:sz w:val="26"/>
        </w:rPr>
      </w:pPr>
    </w:p>
    <w:p w14:paraId="7F92B364" w14:textId="77777777" w:rsidR="00D61D72" w:rsidRDefault="00860DAE">
      <w:pPr>
        <w:pStyle w:val="ListParagraph"/>
        <w:numPr>
          <w:ilvl w:val="1"/>
          <w:numId w:val="54"/>
        </w:numPr>
        <w:tabs>
          <w:tab w:val="left" w:pos="1284"/>
        </w:tabs>
        <w:spacing w:before="0" w:line="249" w:lineRule="auto"/>
        <w:ind w:right="922"/>
        <w:rPr>
          <w:sz w:val="24"/>
        </w:rPr>
      </w:pPr>
      <w:r>
        <w:rPr>
          <w:sz w:val="24"/>
        </w:rPr>
        <w:t>The</w:t>
      </w:r>
      <w:r>
        <w:rPr>
          <w:spacing w:val="-10"/>
          <w:sz w:val="24"/>
        </w:rPr>
        <w:t xml:space="preserve"> </w:t>
      </w:r>
      <w:r>
        <w:rPr>
          <w:sz w:val="24"/>
        </w:rPr>
        <w:t>Provider</w:t>
      </w:r>
      <w:r>
        <w:rPr>
          <w:spacing w:val="-8"/>
          <w:sz w:val="24"/>
        </w:rPr>
        <w:t xml:space="preserve"> </w:t>
      </w:r>
      <w:r>
        <w:rPr>
          <w:sz w:val="24"/>
        </w:rPr>
        <w:t>Compliance</w:t>
      </w:r>
      <w:r>
        <w:rPr>
          <w:spacing w:val="-10"/>
          <w:sz w:val="24"/>
        </w:rPr>
        <w:t xml:space="preserve"> </w:t>
      </w:r>
      <w:r>
        <w:rPr>
          <w:sz w:val="24"/>
        </w:rPr>
        <w:t>Group</w:t>
      </w:r>
      <w:r>
        <w:rPr>
          <w:spacing w:val="-7"/>
          <w:sz w:val="24"/>
        </w:rPr>
        <w:t xml:space="preserve"> </w:t>
      </w:r>
      <w:r>
        <w:rPr>
          <w:sz w:val="24"/>
        </w:rPr>
        <w:t>(PCG)</w:t>
      </w:r>
      <w:r>
        <w:rPr>
          <w:spacing w:val="-8"/>
          <w:sz w:val="24"/>
        </w:rPr>
        <w:t xml:space="preserve"> </w:t>
      </w:r>
      <w:r>
        <w:rPr>
          <w:sz w:val="24"/>
        </w:rPr>
        <w:t>‘Specialty</w:t>
      </w:r>
      <w:r>
        <w:rPr>
          <w:spacing w:val="-11"/>
          <w:sz w:val="24"/>
        </w:rPr>
        <w:t xml:space="preserve"> </w:t>
      </w:r>
      <w:r>
        <w:rPr>
          <w:sz w:val="24"/>
        </w:rPr>
        <w:t>Reviews’</w:t>
      </w:r>
      <w:r>
        <w:rPr>
          <w:spacing w:val="-8"/>
          <w:sz w:val="24"/>
        </w:rPr>
        <w:t xml:space="preserve"> </w:t>
      </w:r>
      <w:r>
        <w:rPr>
          <w:sz w:val="24"/>
        </w:rPr>
        <w:t>for</w:t>
      </w:r>
      <w:r>
        <w:rPr>
          <w:spacing w:val="-8"/>
          <w:sz w:val="24"/>
        </w:rPr>
        <w:t xml:space="preserve"> </w:t>
      </w:r>
      <w:r>
        <w:rPr>
          <w:sz w:val="24"/>
        </w:rPr>
        <w:t>issues</w:t>
      </w:r>
      <w:r>
        <w:rPr>
          <w:spacing w:val="-7"/>
          <w:sz w:val="24"/>
        </w:rPr>
        <w:t xml:space="preserve"> </w:t>
      </w:r>
      <w:r>
        <w:rPr>
          <w:sz w:val="24"/>
        </w:rPr>
        <w:t>identified</w:t>
      </w:r>
      <w:r>
        <w:rPr>
          <w:spacing w:val="-7"/>
          <w:sz w:val="24"/>
        </w:rPr>
        <w:t xml:space="preserve"> </w:t>
      </w:r>
      <w:r>
        <w:rPr>
          <w:sz w:val="24"/>
        </w:rPr>
        <w:t>by Federal agencies, such as the Office of Inspector General (OIG),</w:t>
      </w:r>
      <w:r>
        <w:rPr>
          <w:spacing w:val="40"/>
          <w:sz w:val="24"/>
        </w:rPr>
        <w:t xml:space="preserve"> </w:t>
      </w:r>
      <w:r>
        <w:rPr>
          <w:sz w:val="24"/>
        </w:rPr>
        <w:t>Government Accountability</w:t>
      </w:r>
      <w:r>
        <w:rPr>
          <w:spacing w:val="-8"/>
          <w:sz w:val="24"/>
        </w:rPr>
        <w:t xml:space="preserve"> </w:t>
      </w:r>
      <w:r>
        <w:rPr>
          <w:sz w:val="24"/>
        </w:rPr>
        <w:t>Office</w:t>
      </w:r>
      <w:r>
        <w:rPr>
          <w:spacing w:val="-5"/>
          <w:sz w:val="24"/>
        </w:rPr>
        <w:t xml:space="preserve"> </w:t>
      </w:r>
      <w:r>
        <w:rPr>
          <w:sz w:val="24"/>
        </w:rPr>
        <w:t>(GAO)</w:t>
      </w:r>
      <w:hyperlink w:anchor="_bookmark0" w:history="1">
        <w:r>
          <w:rPr>
            <w:sz w:val="24"/>
            <w:vertAlign w:val="superscript"/>
          </w:rPr>
          <w:t>1</w:t>
        </w:r>
        <w:r>
          <w:rPr>
            <w:sz w:val="24"/>
          </w:rPr>
          <w:t>,</w:t>
        </w:r>
      </w:hyperlink>
      <w:r>
        <w:rPr>
          <w:spacing w:val="-4"/>
          <w:sz w:val="24"/>
        </w:rPr>
        <w:t xml:space="preserve"> </w:t>
      </w:r>
      <w:r>
        <w:rPr>
          <w:sz w:val="24"/>
        </w:rPr>
        <w:t>and</w:t>
      </w:r>
      <w:r>
        <w:rPr>
          <w:spacing w:val="-5"/>
          <w:sz w:val="24"/>
        </w:rPr>
        <w:t xml:space="preserve"> </w:t>
      </w:r>
      <w:r>
        <w:rPr>
          <w:sz w:val="24"/>
        </w:rPr>
        <w:t>other</w:t>
      </w:r>
      <w:r>
        <w:rPr>
          <w:spacing w:val="-8"/>
          <w:sz w:val="24"/>
        </w:rPr>
        <w:t xml:space="preserve"> </w:t>
      </w:r>
      <w:r>
        <w:rPr>
          <w:sz w:val="24"/>
        </w:rPr>
        <w:t>CMS</w:t>
      </w:r>
      <w:r>
        <w:rPr>
          <w:spacing w:val="-4"/>
          <w:sz w:val="24"/>
        </w:rPr>
        <w:t xml:space="preserve"> </w:t>
      </w:r>
      <w:r>
        <w:rPr>
          <w:sz w:val="24"/>
        </w:rPr>
        <w:t>groups.</w:t>
      </w:r>
      <w:r>
        <w:rPr>
          <w:spacing w:val="-4"/>
          <w:sz w:val="24"/>
        </w:rPr>
        <w:t xml:space="preserve"> </w:t>
      </w:r>
      <w:r>
        <w:rPr>
          <w:sz w:val="24"/>
        </w:rPr>
        <w:t>In</w:t>
      </w:r>
      <w:r>
        <w:rPr>
          <w:spacing w:val="-2"/>
          <w:sz w:val="24"/>
        </w:rPr>
        <w:t xml:space="preserve"> </w:t>
      </w:r>
      <w:r>
        <w:rPr>
          <w:sz w:val="24"/>
        </w:rPr>
        <w:t>addition</w:t>
      </w:r>
      <w:r>
        <w:rPr>
          <w:spacing w:val="-4"/>
          <w:sz w:val="24"/>
        </w:rPr>
        <w:t xml:space="preserve"> </w:t>
      </w:r>
      <w:r>
        <w:rPr>
          <w:sz w:val="24"/>
        </w:rPr>
        <w:t>to</w:t>
      </w:r>
      <w:r>
        <w:rPr>
          <w:spacing w:val="-4"/>
          <w:sz w:val="24"/>
        </w:rPr>
        <w:t xml:space="preserve"> </w:t>
      </w:r>
      <w:r>
        <w:rPr>
          <w:sz w:val="24"/>
        </w:rPr>
        <w:t>support</w:t>
      </w:r>
      <w:r>
        <w:rPr>
          <w:spacing w:val="-4"/>
          <w:sz w:val="24"/>
        </w:rPr>
        <w:t xml:space="preserve"> </w:t>
      </w:r>
      <w:r>
        <w:rPr>
          <w:sz w:val="24"/>
        </w:rPr>
        <w:t>CMS’ internal data analysis programs to include the Comprehensive Error Rate Testing (CERT)</w:t>
      </w:r>
      <w:hyperlink w:anchor="_bookmark1" w:history="1">
        <w:r>
          <w:rPr>
            <w:sz w:val="24"/>
            <w:vertAlign w:val="superscript"/>
          </w:rPr>
          <w:t>2</w:t>
        </w:r>
      </w:hyperlink>
      <w:r>
        <w:rPr>
          <w:sz w:val="24"/>
        </w:rPr>
        <w:t xml:space="preserve"> program; the First-look Analysis Tool for Hospital Outlier Monitoring (FATHOM),</w:t>
      </w:r>
      <w:hyperlink w:anchor="_bookmark2" w:history="1">
        <w:r>
          <w:rPr>
            <w:sz w:val="24"/>
            <w:vertAlign w:val="superscript"/>
          </w:rPr>
          <w:t>3</w:t>
        </w:r>
      </w:hyperlink>
      <w:r>
        <w:rPr>
          <w:sz w:val="24"/>
        </w:rPr>
        <w:t xml:space="preserve"> and the Program for Evaluating Payment Patterns Electronic Reports (PEPPER)</w:t>
      </w:r>
      <w:hyperlink w:anchor="_bookmark3" w:history="1">
        <w:r>
          <w:rPr>
            <w:sz w:val="24"/>
            <w:vertAlign w:val="superscript"/>
          </w:rPr>
          <w:t>4</w:t>
        </w:r>
      </w:hyperlink>
      <w:r>
        <w:rPr>
          <w:sz w:val="24"/>
        </w:rPr>
        <w:t xml:space="preserve"> reports (Task 1);</w:t>
      </w:r>
    </w:p>
    <w:p w14:paraId="2026344C" w14:textId="6B5DA7CE" w:rsidR="00D61D72" w:rsidRPr="00CB0E6A" w:rsidRDefault="00860DAE" w:rsidP="00C938F6">
      <w:pPr>
        <w:pStyle w:val="ListParagraph"/>
        <w:numPr>
          <w:ilvl w:val="1"/>
          <w:numId w:val="54"/>
        </w:numPr>
        <w:tabs>
          <w:tab w:val="left" w:pos="1284"/>
        </w:tabs>
        <w:spacing w:before="7"/>
        <w:ind w:hanging="361"/>
        <w:rPr>
          <w:sz w:val="24"/>
        </w:rPr>
      </w:pPr>
      <w:r w:rsidRPr="00CB0E6A">
        <w:rPr>
          <w:sz w:val="24"/>
        </w:rPr>
        <w:t>Program</w:t>
      </w:r>
      <w:r w:rsidRPr="00CB0E6A">
        <w:rPr>
          <w:spacing w:val="1"/>
          <w:sz w:val="24"/>
        </w:rPr>
        <w:t xml:space="preserve"> </w:t>
      </w:r>
      <w:r w:rsidRPr="00CB0E6A">
        <w:rPr>
          <w:sz w:val="24"/>
        </w:rPr>
        <w:t>Integrity</w:t>
      </w:r>
      <w:r w:rsidRPr="00CB0E6A">
        <w:rPr>
          <w:spacing w:val="-9"/>
          <w:sz w:val="24"/>
        </w:rPr>
        <w:t xml:space="preserve"> </w:t>
      </w:r>
      <w:r w:rsidRPr="00CB0E6A">
        <w:rPr>
          <w:sz w:val="24"/>
        </w:rPr>
        <w:t>Reviews</w:t>
      </w:r>
      <w:r w:rsidRPr="00CB0E6A">
        <w:rPr>
          <w:spacing w:val="-5"/>
          <w:sz w:val="24"/>
        </w:rPr>
        <w:t xml:space="preserve"> </w:t>
      </w:r>
      <w:r w:rsidRPr="00CB0E6A">
        <w:rPr>
          <w:sz w:val="24"/>
        </w:rPr>
        <w:t>(Task</w:t>
      </w:r>
      <w:r w:rsidRPr="00CB0E6A">
        <w:rPr>
          <w:spacing w:val="-2"/>
          <w:sz w:val="24"/>
        </w:rPr>
        <w:t xml:space="preserve"> </w:t>
      </w:r>
      <w:r w:rsidRPr="00CB0E6A">
        <w:rPr>
          <w:sz w:val="24"/>
        </w:rPr>
        <w:t>2)</w:t>
      </w:r>
      <w:r w:rsidR="00AF2D0E">
        <w:rPr>
          <w:sz w:val="24"/>
        </w:rPr>
        <w:t>.</w:t>
      </w:r>
    </w:p>
    <w:p w14:paraId="74B10D4A" w14:textId="77777777" w:rsidR="00D61D72" w:rsidRDefault="00D61D72">
      <w:pPr>
        <w:pStyle w:val="BodyText"/>
        <w:spacing w:before="8"/>
        <w:rPr>
          <w:sz w:val="27"/>
        </w:rPr>
      </w:pPr>
    </w:p>
    <w:p w14:paraId="4757CD3D" w14:textId="77777777" w:rsidR="00D61D72" w:rsidRDefault="00860DAE">
      <w:pPr>
        <w:pStyle w:val="BodyText"/>
        <w:spacing w:line="247" w:lineRule="auto"/>
        <w:ind w:left="935" w:right="377" w:hanging="12"/>
      </w:pPr>
      <w:r>
        <w:t>The work shall be performed as outlined in this Task Order Statement of Work (SOW), awarded under</w:t>
      </w:r>
      <w:r>
        <w:rPr>
          <w:spacing w:val="-1"/>
        </w:rPr>
        <w:t xml:space="preserve"> </w:t>
      </w:r>
      <w:r>
        <w:t>the</w:t>
      </w:r>
      <w:r>
        <w:rPr>
          <w:spacing w:val="-1"/>
        </w:rPr>
        <w:t xml:space="preserve"> </w:t>
      </w:r>
      <w:r>
        <w:t>Unified Program Integrity Contract (UPIC) Indefinite</w:t>
      </w:r>
      <w:r>
        <w:rPr>
          <w:spacing w:val="-1"/>
        </w:rPr>
        <w:t xml:space="preserve"> </w:t>
      </w:r>
      <w:r>
        <w:t>Delivery Indefinite Quantity</w:t>
      </w:r>
      <w:r>
        <w:rPr>
          <w:spacing w:val="-11"/>
        </w:rPr>
        <w:t xml:space="preserve"> </w:t>
      </w:r>
      <w:r>
        <w:t>(IDIQ)</w:t>
      </w:r>
      <w:r>
        <w:rPr>
          <w:spacing w:val="-7"/>
        </w:rPr>
        <w:t xml:space="preserve"> </w:t>
      </w:r>
      <w:r>
        <w:t>contract</w:t>
      </w:r>
      <w:r>
        <w:rPr>
          <w:spacing w:val="-3"/>
        </w:rPr>
        <w:t xml:space="preserve"> </w:t>
      </w:r>
      <w:r>
        <w:t>vehicle,</w:t>
      </w:r>
      <w:r>
        <w:rPr>
          <w:spacing w:val="-6"/>
        </w:rPr>
        <w:t xml:space="preserve"> </w:t>
      </w:r>
      <w:r>
        <w:t>in</w:t>
      </w:r>
      <w:r>
        <w:rPr>
          <w:spacing w:val="-6"/>
        </w:rPr>
        <w:t xml:space="preserve"> </w:t>
      </w:r>
      <w:r>
        <w:t>accordance</w:t>
      </w:r>
      <w:r>
        <w:rPr>
          <w:spacing w:val="-9"/>
        </w:rPr>
        <w:t xml:space="preserve"> </w:t>
      </w:r>
      <w:r>
        <w:t>with</w:t>
      </w:r>
      <w:r>
        <w:rPr>
          <w:spacing w:val="-6"/>
        </w:rPr>
        <w:t xml:space="preserve"> </w:t>
      </w:r>
      <w:r>
        <w:t>Sections</w:t>
      </w:r>
      <w:r>
        <w:rPr>
          <w:spacing w:val="-6"/>
        </w:rPr>
        <w:t xml:space="preserve"> </w:t>
      </w:r>
      <w:r>
        <w:t>5.6;</w:t>
      </w:r>
      <w:r>
        <w:rPr>
          <w:spacing w:val="-5"/>
        </w:rPr>
        <w:t xml:space="preserve"> </w:t>
      </w:r>
      <w:r>
        <w:t>5.8.1;</w:t>
      </w:r>
      <w:r>
        <w:rPr>
          <w:spacing w:val="-8"/>
        </w:rPr>
        <w:t xml:space="preserve"> </w:t>
      </w:r>
      <w:r>
        <w:t>and</w:t>
      </w:r>
      <w:r>
        <w:rPr>
          <w:spacing w:val="-6"/>
        </w:rPr>
        <w:t xml:space="preserve"> </w:t>
      </w:r>
      <w:r>
        <w:t>Section</w:t>
      </w:r>
      <w:r>
        <w:rPr>
          <w:spacing w:val="-6"/>
        </w:rPr>
        <w:t xml:space="preserve"> </w:t>
      </w:r>
      <w:r>
        <w:t>8</w:t>
      </w:r>
      <w:r>
        <w:rPr>
          <w:spacing w:val="-6"/>
        </w:rPr>
        <w:t xml:space="preserve"> </w:t>
      </w:r>
      <w:r>
        <w:t>of</w:t>
      </w:r>
      <w:r>
        <w:rPr>
          <w:spacing w:val="-9"/>
        </w:rPr>
        <w:t xml:space="preserve"> </w:t>
      </w:r>
      <w:r>
        <w:t>the UPIC Umbrella SOW (USOW).</w:t>
      </w:r>
    </w:p>
    <w:p w14:paraId="0E6972A8" w14:textId="77777777" w:rsidR="00D61D72" w:rsidRDefault="00D61D72">
      <w:pPr>
        <w:pStyle w:val="BodyText"/>
        <w:spacing w:before="2"/>
        <w:rPr>
          <w:sz w:val="27"/>
        </w:rPr>
      </w:pPr>
    </w:p>
    <w:p w14:paraId="7E60542B" w14:textId="77777777" w:rsidR="00D61D72" w:rsidRDefault="00860DAE">
      <w:pPr>
        <w:pStyle w:val="Heading1"/>
        <w:numPr>
          <w:ilvl w:val="0"/>
          <w:numId w:val="53"/>
        </w:numPr>
        <w:tabs>
          <w:tab w:val="left" w:pos="864"/>
        </w:tabs>
        <w:ind w:hanging="301"/>
        <w:rPr>
          <w:u w:val="none"/>
        </w:rPr>
      </w:pPr>
      <w:bookmarkStart w:id="1" w:name="A._PURPOSE"/>
      <w:bookmarkEnd w:id="1"/>
      <w:r>
        <w:rPr>
          <w:spacing w:val="-2"/>
        </w:rPr>
        <w:t>PURPOSE</w:t>
      </w:r>
    </w:p>
    <w:p w14:paraId="5089FE37" w14:textId="77777777" w:rsidR="00D61D72" w:rsidRDefault="00D61D72">
      <w:pPr>
        <w:pStyle w:val="BodyText"/>
        <w:spacing w:before="4"/>
        <w:rPr>
          <w:b/>
          <w:sz w:val="20"/>
        </w:rPr>
      </w:pPr>
    </w:p>
    <w:p w14:paraId="58EA62EA" w14:textId="77777777" w:rsidR="00D61D72" w:rsidRDefault="00860DAE">
      <w:pPr>
        <w:pStyle w:val="BodyText"/>
        <w:spacing w:before="90" w:line="247" w:lineRule="auto"/>
        <w:ind w:left="935" w:right="377" w:hanging="12"/>
      </w:pPr>
      <w:r>
        <w:t>The purpose of the SMRC known as the “Contractor” for this SOW is to perform and/or provide support for a variety of tasks aimed at lowering the improper payment rates and increasing efficiencies of the MR functions primarily for Medicare Fee-for-Service (FFS); other product line analysis are limited and may include Medicaid FFS, private and group health insurance lines of business and Prescription Drug Plan (Part D).</w:t>
      </w:r>
      <w:r>
        <w:rPr>
          <w:spacing w:val="40"/>
        </w:rPr>
        <w:t xml:space="preserve"> </w:t>
      </w:r>
      <w:r>
        <w:t>One of the primary tasks will be conducting large volumes of nationwide MR as directed by CMS. The MR will be performed on Medicare FFS claims for Part A, Part B, and durable medical equipment, prosthetics, orthotics and supplies (DMEPOS) programs. The Contractor is expected to perform</w:t>
      </w:r>
      <w:r>
        <w:rPr>
          <w:spacing w:val="-5"/>
        </w:rPr>
        <w:t xml:space="preserve"> </w:t>
      </w:r>
      <w:r>
        <w:t>MR</w:t>
      </w:r>
      <w:r>
        <w:rPr>
          <w:spacing w:val="-5"/>
        </w:rPr>
        <w:t xml:space="preserve"> </w:t>
      </w:r>
      <w:r>
        <w:t>on</w:t>
      </w:r>
      <w:r>
        <w:rPr>
          <w:spacing w:val="-3"/>
        </w:rPr>
        <w:t xml:space="preserve"> </w:t>
      </w:r>
      <w:r>
        <w:t>a</w:t>
      </w:r>
      <w:r>
        <w:rPr>
          <w:spacing w:val="-7"/>
        </w:rPr>
        <w:t xml:space="preserve"> </w:t>
      </w:r>
      <w:r>
        <w:t>large</w:t>
      </w:r>
      <w:r>
        <w:rPr>
          <w:spacing w:val="-7"/>
        </w:rPr>
        <w:t xml:space="preserve"> </w:t>
      </w:r>
      <w:r>
        <w:t>volume</w:t>
      </w:r>
      <w:r>
        <w:rPr>
          <w:spacing w:val="-7"/>
        </w:rPr>
        <w:t xml:space="preserve"> </w:t>
      </w:r>
      <w:r>
        <w:t>of</w:t>
      </w:r>
      <w:r>
        <w:rPr>
          <w:spacing w:val="-7"/>
        </w:rPr>
        <w:t xml:space="preserve"> </w:t>
      </w:r>
      <w:r>
        <w:t>claims.</w:t>
      </w:r>
      <w:r>
        <w:rPr>
          <w:spacing w:val="-6"/>
        </w:rPr>
        <w:t xml:space="preserve"> </w:t>
      </w:r>
      <w:r>
        <w:t>For</w:t>
      </w:r>
      <w:r>
        <w:rPr>
          <w:spacing w:val="-4"/>
        </w:rPr>
        <w:t xml:space="preserve"> </w:t>
      </w:r>
      <w:r>
        <w:t>example,</w:t>
      </w:r>
      <w:r>
        <w:rPr>
          <w:spacing w:val="-6"/>
        </w:rPr>
        <w:t xml:space="preserve"> </w:t>
      </w:r>
      <w:r>
        <w:t>some</w:t>
      </w:r>
      <w:r>
        <w:rPr>
          <w:spacing w:val="-7"/>
        </w:rPr>
        <w:t xml:space="preserve"> </w:t>
      </w:r>
      <w:r>
        <w:t>projects</w:t>
      </w:r>
      <w:r>
        <w:rPr>
          <w:spacing w:val="-6"/>
        </w:rPr>
        <w:t xml:space="preserve"> </w:t>
      </w:r>
      <w:r>
        <w:t>may</w:t>
      </w:r>
      <w:r>
        <w:rPr>
          <w:spacing w:val="-6"/>
        </w:rPr>
        <w:t xml:space="preserve"> </w:t>
      </w:r>
      <w:r>
        <w:t>require</w:t>
      </w:r>
      <w:r>
        <w:rPr>
          <w:spacing w:val="-7"/>
        </w:rPr>
        <w:t xml:space="preserve"> </w:t>
      </w:r>
      <w:r>
        <w:t>MR</w:t>
      </w:r>
      <w:r>
        <w:rPr>
          <w:spacing w:val="-5"/>
        </w:rPr>
        <w:t xml:space="preserve"> </w:t>
      </w:r>
      <w:r>
        <w:t>for</w:t>
      </w:r>
      <w:r>
        <w:rPr>
          <w:spacing w:val="-7"/>
        </w:rPr>
        <w:t xml:space="preserve"> </w:t>
      </w:r>
      <w:r>
        <w:t>up to 300,000 claims per project/task assignment. These medical review activities will assess compliance with Medicare’s coding, coverage, billing, and payment requirements and</w:t>
      </w:r>
    </w:p>
    <w:p w14:paraId="32E18A2B" w14:textId="77777777" w:rsidR="00D61D72" w:rsidRDefault="00D61D72">
      <w:pPr>
        <w:pStyle w:val="BodyText"/>
        <w:rPr>
          <w:sz w:val="20"/>
        </w:rPr>
      </w:pPr>
    </w:p>
    <w:p w14:paraId="117E6153" w14:textId="3D71CF36" w:rsidR="00D61D72" w:rsidRDefault="00D268B4">
      <w:pPr>
        <w:pStyle w:val="BodyText"/>
        <w:spacing w:before="10"/>
        <w:rPr>
          <w:sz w:val="15"/>
        </w:rPr>
      </w:pPr>
      <w:r>
        <w:rPr>
          <w:noProof/>
        </w:rPr>
        <mc:AlternateContent>
          <mc:Choice Requires="wps">
            <w:drawing>
              <wp:anchor distT="0" distB="0" distL="0" distR="0" simplePos="0" relativeHeight="487588352" behindDoc="1" locked="0" layoutInCell="1" allowOverlap="1" wp14:anchorId="6C6D173D" wp14:editId="07C220D2">
                <wp:simplePos x="0" y="0"/>
                <wp:positionH relativeFrom="page">
                  <wp:posOffset>914400</wp:posOffset>
                </wp:positionH>
                <wp:positionV relativeFrom="paragraph">
                  <wp:posOffset>131445</wp:posOffset>
                </wp:positionV>
                <wp:extent cx="1828800" cy="7620"/>
                <wp:effectExtent l="0" t="0" r="0" b="0"/>
                <wp:wrapTopAndBottom/>
                <wp:docPr id="195149068" name="docshape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0" cy="76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458E58A" id="docshape8" o:spid="_x0000_s1026" style="position:absolute;margin-left:1in;margin-top:10.35pt;width:2in;height:.6pt;z-index:-157281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" fillcolor="black" stroked="f">
                <w10:wrap type="topAndBottom" anchorx="page"/>
              </v:rect>
            </w:pict>
          </mc:Fallback>
        </mc:AlternateContent>
      </w:r>
    </w:p>
    <w:p w14:paraId="38686E7E" w14:textId="77777777" w:rsidR="00D61D72" w:rsidRDefault="00860DAE">
      <w:pPr>
        <w:spacing w:before="121"/>
        <w:ind w:left="580"/>
        <w:rPr>
          <w:rFonts w:ascii="Cambria"/>
          <w:sz w:val="20"/>
        </w:rPr>
      </w:pPr>
      <w:bookmarkStart w:id="2" w:name="_bookmark0"/>
      <w:bookmarkEnd w:id="2"/>
      <w:r>
        <w:rPr>
          <w:rFonts w:ascii="Cambria"/>
          <w:spacing w:val="-2"/>
          <w:position w:val="5"/>
          <w:sz w:val="13"/>
        </w:rPr>
        <w:t>1</w:t>
      </w:r>
      <w:r>
        <w:rPr>
          <w:rFonts w:ascii="Cambria"/>
          <w:spacing w:val="11"/>
          <w:position w:val="5"/>
          <w:sz w:val="13"/>
        </w:rPr>
        <w:t xml:space="preserve"> </w:t>
      </w:r>
      <w:r>
        <w:rPr>
          <w:rFonts w:ascii="Cambria"/>
          <w:spacing w:val="-2"/>
          <w:sz w:val="20"/>
        </w:rPr>
        <w:t>For</w:t>
      </w:r>
      <w:r>
        <w:rPr>
          <w:rFonts w:ascii="Cambria"/>
          <w:spacing w:val="-6"/>
          <w:sz w:val="20"/>
        </w:rPr>
        <w:t xml:space="preserve"> </w:t>
      </w:r>
      <w:r>
        <w:rPr>
          <w:rFonts w:ascii="Cambria"/>
          <w:spacing w:val="-2"/>
          <w:sz w:val="20"/>
        </w:rPr>
        <w:t>more</w:t>
      </w:r>
      <w:r>
        <w:rPr>
          <w:rFonts w:ascii="Cambria"/>
          <w:spacing w:val="-4"/>
          <w:sz w:val="20"/>
        </w:rPr>
        <w:t xml:space="preserve"> </w:t>
      </w:r>
      <w:r>
        <w:rPr>
          <w:rFonts w:ascii="Cambria"/>
          <w:spacing w:val="-2"/>
          <w:sz w:val="20"/>
        </w:rPr>
        <w:t>information,</w:t>
      </w:r>
      <w:r>
        <w:rPr>
          <w:rFonts w:ascii="Cambria"/>
          <w:spacing w:val="-1"/>
          <w:sz w:val="20"/>
        </w:rPr>
        <w:t xml:space="preserve"> </w:t>
      </w:r>
      <w:r>
        <w:rPr>
          <w:rFonts w:ascii="Cambria"/>
          <w:spacing w:val="-2"/>
          <w:sz w:val="20"/>
        </w:rPr>
        <w:t>see</w:t>
      </w:r>
      <w:r>
        <w:rPr>
          <w:rFonts w:ascii="Cambria"/>
          <w:sz w:val="20"/>
        </w:rPr>
        <w:t xml:space="preserve"> </w:t>
      </w:r>
      <w:hyperlink r:id="rId11">
        <w:r>
          <w:rPr>
            <w:rFonts w:ascii="Cambria"/>
            <w:color w:val="0000FF"/>
            <w:spacing w:val="-2"/>
            <w:sz w:val="20"/>
            <w:u w:val="single" w:color="0000FF"/>
          </w:rPr>
          <w:t>http://www.oig.hhs.gov/</w:t>
        </w:r>
      </w:hyperlink>
      <w:hyperlink r:id="rId12">
        <w:r>
          <w:rPr>
            <w:rFonts w:ascii="Cambria"/>
            <w:spacing w:val="-2"/>
            <w:sz w:val="20"/>
          </w:rPr>
          <w:t>a</w:t>
        </w:r>
      </w:hyperlink>
      <w:r>
        <w:rPr>
          <w:rFonts w:ascii="Cambria"/>
          <w:spacing w:val="-2"/>
          <w:sz w:val="20"/>
        </w:rPr>
        <w:t>nd</w:t>
      </w:r>
      <w:r>
        <w:rPr>
          <w:rFonts w:ascii="Cambria"/>
          <w:spacing w:val="4"/>
          <w:sz w:val="20"/>
        </w:rPr>
        <w:t xml:space="preserve"> </w:t>
      </w:r>
      <w:hyperlink r:id="rId13">
        <w:r>
          <w:rPr>
            <w:rFonts w:ascii="Cambria"/>
            <w:color w:val="0000FF"/>
            <w:spacing w:val="-2"/>
            <w:sz w:val="20"/>
            <w:u w:val="single" w:color="0000FF"/>
          </w:rPr>
          <w:t>http://www.gao.gov/</w:t>
        </w:r>
      </w:hyperlink>
      <w:hyperlink r:id="rId14">
        <w:r>
          <w:rPr>
            <w:rFonts w:ascii="Cambria"/>
            <w:color w:val="0000FF"/>
            <w:spacing w:val="-2"/>
            <w:sz w:val="20"/>
            <w:u w:val="single" w:color="0000FF"/>
          </w:rPr>
          <w:t>.</w:t>
        </w:r>
      </w:hyperlink>
    </w:p>
    <w:p w14:paraId="19639A3D" w14:textId="77777777" w:rsidR="00D61D72" w:rsidRDefault="00860DAE">
      <w:pPr>
        <w:spacing w:before="22" w:line="266" w:lineRule="auto"/>
        <w:ind w:left="580" w:right="377" w:hanging="3"/>
        <w:rPr>
          <w:rFonts w:ascii="Cambria"/>
          <w:sz w:val="20"/>
        </w:rPr>
      </w:pPr>
      <w:bookmarkStart w:id="3" w:name="_bookmark1"/>
      <w:bookmarkEnd w:id="3"/>
      <w:r>
        <w:rPr>
          <w:rFonts w:ascii="Cambria"/>
          <w:position w:val="5"/>
          <w:sz w:val="13"/>
        </w:rPr>
        <w:t>2</w:t>
      </w:r>
      <w:r>
        <w:rPr>
          <w:rFonts w:ascii="Cambria"/>
          <w:spacing w:val="10"/>
          <w:position w:val="5"/>
          <w:sz w:val="13"/>
        </w:rPr>
        <w:t xml:space="preserve"> </w:t>
      </w:r>
      <w:r>
        <w:rPr>
          <w:rFonts w:ascii="Cambria"/>
          <w:sz w:val="20"/>
        </w:rPr>
        <w:t>The</w:t>
      </w:r>
      <w:r>
        <w:rPr>
          <w:rFonts w:ascii="Cambria"/>
          <w:spacing w:val="-4"/>
          <w:sz w:val="20"/>
        </w:rPr>
        <w:t xml:space="preserve"> </w:t>
      </w:r>
      <w:r>
        <w:rPr>
          <w:rFonts w:ascii="Cambria"/>
          <w:sz w:val="20"/>
        </w:rPr>
        <w:t>CERT</w:t>
      </w:r>
      <w:r>
        <w:rPr>
          <w:rFonts w:ascii="Cambria"/>
          <w:spacing w:val="-9"/>
          <w:sz w:val="20"/>
        </w:rPr>
        <w:t xml:space="preserve"> </w:t>
      </w:r>
      <w:r>
        <w:rPr>
          <w:rFonts w:ascii="Cambria"/>
          <w:sz w:val="20"/>
        </w:rPr>
        <w:t>program</w:t>
      </w:r>
      <w:r>
        <w:rPr>
          <w:rFonts w:ascii="Cambria"/>
          <w:spacing w:val="-4"/>
          <w:sz w:val="20"/>
        </w:rPr>
        <w:t xml:space="preserve"> </w:t>
      </w:r>
      <w:r>
        <w:rPr>
          <w:rFonts w:ascii="Cambria"/>
          <w:sz w:val="20"/>
        </w:rPr>
        <w:t>evaluates</w:t>
      </w:r>
      <w:r>
        <w:rPr>
          <w:rFonts w:ascii="Cambria"/>
          <w:spacing w:val="-5"/>
          <w:sz w:val="20"/>
        </w:rPr>
        <w:t xml:space="preserve"> </w:t>
      </w:r>
      <w:r>
        <w:rPr>
          <w:rFonts w:ascii="Cambria"/>
          <w:sz w:val="20"/>
        </w:rPr>
        <w:t>a</w:t>
      </w:r>
      <w:r>
        <w:rPr>
          <w:rFonts w:ascii="Cambria"/>
          <w:spacing w:val="-5"/>
          <w:sz w:val="20"/>
        </w:rPr>
        <w:t xml:space="preserve"> </w:t>
      </w:r>
      <w:r>
        <w:rPr>
          <w:rFonts w:ascii="Cambria"/>
          <w:sz w:val="20"/>
        </w:rPr>
        <w:t>statistically</w:t>
      </w:r>
      <w:r>
        <w:rPr>
          <w:rFonts w:ascii="Cambria"/>
          <w:spacing w:val="-4"/>
          <w:sz w:val="20"/>
        </w:rPr>
        <w:t xml:space="preserve"> </w:t>
      </w:r>
      <w:r>
        <w:rPr>
          <w:rFonts w:ascii="Cambria"/>
          <w:sz w:val="20"/>
        </w:rPr>
        <w:t>valid</w:t>
      </w:r>
      <w:r>
        <w:rPr>
          <w:rFonts w:ascii="Cambria"/>
          <w:spacing w:val="-6"/>
          <w:sz w:val="20"/>
        </w:rPr>
        <w:t xml:space="preserve"> </w:t>
      </w:r>
      <w:r>
        <w:rPr>
          <w:rFonts w:ascii="Cambria"/>
          <w:sz w:val="20"/>
        </w:rPr>
        <w:t>random</w:t>
      </w:r>
      <w:r>
        <w:rPr>
          <w:rFonts w:ascii="Cambria"/>
          <w:spacing w:val="-3"/>
          <w:sz w:val="20"/>
        </w:rPr>
        <w:t xml:space="preserve"> </w:t>
      </w:r>
      <w:r>
        <w:rPr>
          <w:rFonts w:ascii="Cambria"/>
          <w:sz w:val="20"/>
        </w:rPr>
        <w:t>sample</w:t>
      </w:r>
      <w:r>
        <w:rPr>
          <w:rFonts w:ascii="Cambria"/>
          <w:spacing w:val="-7"/>
          <w:sz w:val="20"/>
        </w:rPr>
        <w:t xml:space="preserve"> </w:t>
      </w:r>
      <w:r>
        <w:rPr>
          <w:rFonts w:ascii="Cambria"/>
          <w:sz w:val="20"/>
        </w:rPr>
        <w:t>of</w:t>
      </w:r>
      <w:r>
        <w:rPr>
          <w:rFonts w:ascii="Cambria"/>
          <w:spacing w:val="-8"/>
          <w:sz w:val="20"/>
        </w:rPr>
        <w:t xml:space="preserve"> </w:t>
      </w:r>
      <w:r>
        <w:rPr>
          <w:rFonts w:ascii="Cambria"/>
          <w:sz w:val="20"/>
        </w:rPr>
        <w:t>claims</w:t>
      </w:r>
      <w:r>
        <w:rPr>
          <w:rFonts w:ascii="Cambria"/>
          <w:spacing w:val="-5"/>
          <w:sz w:val="20"/>
        </w:rPr>
        <w:t xml:space="preserve"> </w:t>
      </w:r>
      <w:r>
        <w:rPr>
          <w:rFonts w:ascii="Cambria"/>
          <w:sz w:val="20"/>
        </w:rPr>
        <w:t>to</w:t>
      </w:r>
      <w:r>
        <w:rPr>
          <w:rFonts w:ascii="Cambria"/>
          <w:spacing w:val="-1"/>
          <w:sz w:val="20"/>
        </w:rPr>
        <w:t xml:space="preserve"> </w:t>
      </w:r>
      <w:r>
        <w:rPr>
          <w:rFonts w:ascii="Cambria"/>
          <w:sz w:val="20"/>
        </w:rPr>
        <w:t>determine</w:t>
      </w:r>
      <w:r>
        <w:rPr>
          <w:rFonts w:ascii="Cambria"/>
          <w:spacing w:val="-4"/>
          <w:sz w:val="20"/>
        </w:rPr>
        <w:t xml:space="preserve"> </w:t>
      </w:r>
      <w:r>
        <w:rPr>
          <w:rFonts w:ascii="Cambria"/>
          <w:sz w:val="20"/>
        </w:rPr>
        <w:t>if</w:t>
      </w:r>
      <w:r>
        <w:rPr>
          <w:rFonts w:ascii="Cambria"/>
          <w:spacing w:val="-8"/>
          <w:sz w:val="20"/>
        </w:rPr>
        <w:t xml:space="preserve"> </w:t>
      </w:r>
      <w:r>
        <w:rPr>
          <w:rFonts w:ascii="Cambria"/>
          <w:sz w:val="20"/>
        </w:rPr>
        <w:t>they</w:t>
      </w:r>
      <w:r>
        <w:rPr>
          <w:rFonts w:ascii="Cambria"/>
          <w:spacing w:val="-1"/>
          <w:sz w:val="20"/>
        </w:rPr>
        <w:t xml:space="preserve"> </w:t>
      </w:r>
      <w:r>
        <w:rPr>
          <w:rFonts w:ascii="Cambria"/>
          <w:sz w:val="20"/>
        </w:rPr>
        <w:t>were</w:t>
      </w:r>
      <w:r>
        <w:rPr>
          <w:rFonts w:ascii="Cambria"/>
          <w:spacing w:val="-5"/>
          <w:sz w:val="20"/>
        </w:rPr>
        <w:t xml:space="preserve"> </w:t>
      </w:r>
      <w:r>
        <w:rPr>
          <w:rFonts w:ascii="Cambria"/>
          <w:sz w:val="20"/>
        </w:rPr>
        <w:t>paid properly under Medicare coverage, coding, and billing rules.</w:t>
      </w:r>
    </w:p>
    <w:p w14:paraId="1D20CE0F" w14:textId="77777777" w:rsidR="00D61D72" w:rsidRDefault="00860DAE">
      <w:pPr>
        <w:spacing w:line="268" w:lineRule="auto"/>
        <w:ind w:left="578" w:right="377" w:hanging="1"/>
        <w:rPr>
          <w:rFonts w:ascii="Cambria"/>
          <w:sz w:val="20"/>
        </w:rPr>
      </w:pPr>
      <w:bookmarkStart w:id="4" w:name="_bookmark2"/>
      <w:bookmarkEnd w:id="4"/>
      <w:r>
        <w:rPr>
          <w:rFonts w:ascii="Cambria"/>
          <w:position w:val="5"/>
          <w:sz w:val="13"/>
        </w:rPr>
        <w:t>3</w:t>
      </w:r>
      <w:r>
        <w:rPr>
          <w:rFonts w:ascii="Cambria"/>
          <w:spacing w:val="9"/>
          <w:position w:val="5"/>
          <w:sz w:val="13"/>
        </w:rPr>
        <w:t xml:space="preserve"> </w:t>
      </w:r>
      <w:r>
        <w:rPr>
          <w:rFonts w:ascii="Cambria"/>
          <w:sz w:val="20"/>
        </w:rPr>
        <w:t>FATHOM</w:t>
      </w:r>
      <w:r>
        <w:rPr>
          <w:rFonts w:ascii="Cambria"/>
          <w:spacing w:val="-3"/>
          <w:sz w:val="20"/>
        </w:rPr>
        <w:t xml:space="preserve"> </w:t>
      </w:r>
      <w:r>
        <w:rPr>
          <w:rFonts w:ascii="Cambria"/>
          <w:sz w:val="20"/>
        </w:rPr>
        <w:t>is</w:t>
      </w:r>
      <w:r>
        <w:rPr>
          <w:rFonts w:ascii="Cambria"/>
          <w:spacing w:val="-6"/>
          <w:sz w:val="20"/>
        </w:rPr>
        <w:t xml:space="preserve"> </w:t>
      </w:r>
      <w:r>
        <w:rPr>
          <w:rFonts w:ascii="Cambria"/>
          <w:sz w:val="20"/>
        </w:rPr>
        <w:t>a</w:t>
      </w:r>
      <w:r>
        <w:rPr>
          <w:rFonts w:ascii="Cambria"/>
          <w:spacing w:val="-6"/>
          <w:sz w:val="20"/>
        </w:rPr>
        <w:t xml:space="preserve"> </w:t>
      </w:r>
      <w:r>
        <w:rPr>
          <w:rFonts w:ascii="Cambria"/>
          <w:sz w:val="20"/>
        </w:rPr>
        <w:t>Microsoft</w:t>
      </w:r>
      <w:r>
        <w:rPr>
          <w:rFonts w:ascii="Cambria"/>
          <w:spacing w:val="-7"/>
          <w:sz w:val="20"/>
        </w:rPr>
        <w:t xml:space="preserve"> </w:t>
      </w:r>
      <w:r>
        <w:rPr>
          <w:rFonts w:ascii="Cambria"/>
          <w:sz w:val="20"/>
        </w:rPr>
        <w:t>Access</w:t>
      </w:r>
      <w:r>
        <w:rPr>
          <w:rFonts w:ascii="Cambria"/>
          <w:spacing w:val="-6"/>
          <w:sz w:val="20"/>
        </w:rPr>
        <w:t xml:space="preserve"> </w:t>
      </w:r>
      <w:r>
        <w:rPr>
          <w:rFonts w:ascii="Cambria"/>
          <w:sz w:val="20"/>
        </w:rPr>
        <w:t>application</w:t>
      </w:r>
      <w:r>
        <w:rPr>
          <w:rFonts w:ascii="Cambria"/>
          <w:spacing w:val="-10"/>
          <w:sz w:val="20"/>
        </w:rPr>
        <w:t xml:space="preserve"> </w:t>
      </w:r>
      <w:r>
        <w:rPr>
          <w:rFonts w:ascii="Cambria"/>
          <w:sz w:val="20"/>
        </w:rPr>
        <w:t>that</w:t>
      </w:r>
      <w:r>
        <w:rPr>
          <w:rFonts w:ascii="Cambria"/>
          <w:spacing w:val="-7"/>
          <w:sz w:val="20"/>
        </w:rPr>
        <w:t xml:space="preserve"> </w:t>
      </w:r>
      <w:r>
        <w:rPr>
          <w:rFonts w:ascii="Cambria"/>
          <w:sz w:val="20"/>
        </w:rPr>
        <w:t>allows</w:t>
      </w:r>
      <w:r>
        <w:rPr>
          <w:rFonts w:ascii="Cambria"/>
          <w:spacing w:val="-6"/>
          <w:sz w:val="20"/>
        </w:rPr>
        <w:t xml:space="preserve"> </w:t>
      </w:r>
      <w:r>
        <w:rPr>
          <w:rFonts w:ascii="Cambria"/>
          <w:sz w:val="20"/>
        </w:rPr>
        <w:t>CMS</w:t>
      </w:r>
      <w:r>
        <w:rPr>
          <w:rFonts w:ascii="Cambria"/>
          <w:spacing w:val="-9"/>
          <w:sz w:val="20"/>
        </w:rPr>
        <w:t xml:space="preserve"> </w:t>
      </w:r>
      <w:r>
        <w:rPr>
          <w:rFonts w:ascii="Cambria"/>
          <w:sz w:val="20"/>
        </w:rPr>
        <w:t>to</w:t>
      </w:r>
      <w:r>
        <w:rPr>
          <w:rFonts w:ascii="Cambria"/>
          <w:spacing w:val="-4"/>
          <w:sz w:val="20"/>
        </w:rPr>
        <w:t xml:space="preserve"> </w:t>
      </w:r>
      <w:r>
        <w:rPr>
          <w:rFonts w:ascii="Cambria"/>
          <w:sz w:val="20"/>
        </w:rPr>
        <w:t>provide</w:t>
      </w:r>
      <w:r>
        <w:rPr>
          <w:rFonts w:ascii="Cambria"/>
          <w:spacing w:val="-3"/>
          <w:sz w:val="20"/>
        </w:rPr>
        <w:t xml:space="preserve"> </w:t>
      </w:r>
      <w:r>
        <w:rPr>
          <w:rFonts w:ascii="Cambria"/>
          <w:sz w:val="20"/>
        </w:rPr>
        <w:t>each</w:t>
      </w:r>
      <w:r>
        <w:rPr>
          <w:rFonts w:ascii="Cambria"/>
          <w:spacing w:val="-6"/>
          <w:sz w:val="20"/>
        </w:rPr>
        <w:t xml:space="preserve"> </w:t>
      </w:r>
      <w:r>
        <w:rPr>
          <w:rFonts w:ascii="Cambria"/>
          <w:sz w:val="20"/>
        </w:rPr>
        <w:t>State</w:t>
      </w:r>
      <w:r>
        <w:rPr>
          <w:rFonts w:ascii="Cambria"/>
          <w:spacing w:val="-5"/>
          <w:sz w:val="20"/>
        </w:rPr>
        <w:t xml:space="preserve"> </w:t>
      </w:r>
      <w:r>
        <w:rPr>
          <w:rFonts w:ascii="Cambria"/>
          <w:sz w:val="20"/>
        </w:rPr>
        <w:t>with</w:t>
      </w:r>
      <w:r>
        <w:rPr>
          <w:rFonts w:ascii="Cambria"/>
          <w:spacing w:val="-6"/>
          <w:sz w:val="20"/>
        </w:rPr>
        <w:t xml:space="preserve"> </w:t>
      </w:r>
      <w:r>
        <w:rPr>
          <w:rFonts w:ascii="Cambria"/>
          <w:sz w:val="20"/>
        </w:rPr>
        <w:t>hospital-specific Medicare claims data statistics, which identify areas having high payment errors.</w:t>
      </w:r>
    </w:p>
    <w:p w14:paraId="0E8DDC43" w14:textId="77777777" w:rsidR="00D61D72" w:rsidRDefault="00860DAE">
      <w:pPr>
        <w:spacing w:line="266" w:lineRule="auto"/>
        <w:ind w:left="580" w:right="377" w:hanging="4"/>
        <w:rPr>
          <w:rFonts w:ascii="Cambria"/>
          <w:sz w:val="20"/>
        </w:rPr>
      </w:pPr>
      <w:bookmarkStart w:id="5" w:name="_bookmark3"/>
      <w:bookmarkEnd w:id="5"/>
      <w:r>
        <w:rPr>
          <w:rFonts w:ascii="Cambria"/>
          <w:position w:val="5"/>
          <w:sz w:val="13"/>
        </w:rPr>
        <w:t>4</w:t>
      </w:r>
      <w:r>
        <w:rPr>
          <w:rFonts w:ascii="Cambria"/>
          <w:spacing w:val="9"/>
          <w:position w:val="5"/>
          <w:sz w:val="13"/>
        </w:rPr>
        <w:t xml:space="preserve"> </w:t>
      </w:r>
      <w:r>
        <w:rPr>
          <w:rFonts w:ascii="Cambria"/>
          <w:sz w:val="20"/>
        </w:rPr>
        <w:t>PEPPER</w:t>
      </w:r>
      <w:r>
        <w:rPr>
          <w:rFonts w:ascii="Cambria"/>
          <w:spacing w:val="-8"/>
          <w:sz w:val="20"/>
        </w:rPr>
        <w:t xml:space="preserve"> </w:t>
      </w:r>
      <w:r>
        <w:rPr>
          <w:rFonts w:ascii="Cambria"/>
          <w:sz w:val="20"/>
        </w:rPr>
        <w:t>is</w:t>
      </w:r>
      <w:r>
        <w:rPr>
          <w:rFonts w:ascii="Cambria"/>
          <w:spacing w:val="-6"/>
          <w:sz w:val="20"/>
        </w:rPr>
        <w:t xml:space="preserve"> </w:t>
      </w:r>
      <w:r>
        <w:rPr>
          <w:rFonts w:ascii="Cambria"/>
          <w:sz w:val="20"/>
        </w:rPr>
        <w:t>a</w:t>
      </w:r>
      <w:r>
        <w:rPr>
          <w:rFonts w:ascii="Cambria"/>
          <w:spacing w:val="-6"/>
          <w:sz w:val="20"/>
        </w:rPr>
        <w:t xml:space="preserve"> </w:t>
      </w:r>
      <w:r>
        <w:rPr>
          <w:rFonts w:ascii="Cambria"/>
          <w:sz w:val="20"/>
        </w:rPr>
        <w:t>comparative</w:t>
      </w:r>
      <w:r>
        <w:rPr>
          <w:rFonts w:ascii="Cambria"/>
          <w:spacing w:val="-8"/>
          <w:sz w:val="20"/>
        </w:rPr>
        <w:t xml:space="preserve"> </w:t>
      </w:r>
      <w:r>
        <w:rPr>
          <w:rFonts w:ascii="Cambria"/>
          <w:sz w:val="20"/>
        </w:rPr>
        <w:t>data</w:t>
      </w:r>
      <w:r>
        <w:rPr>
          <w:rFonts w:ascii="Cambria"/>
          <w:spacing w:val="-8"/>
          <w:sz w:val="20"/>
        </w:rPr>
        <w:t xml:space="preserve"> </w:t>
      </w:r>
      <w:r>
        <w:rPr>
          <w:rFonts w:ascii="Cambria"/>
          <w:sz w:val="20"/>
        </w:rPr>
        <w:t>report</w:t>
      </w:r>
      <w:r>
        <w:rPr>
          <w:rFonts w:ascii="Cambria"/>
          <w:spacing w:val="-9"/>
          <w:sz w:val="20"/>
        </w:rPr>
        <w:t xml:space="preserve"> </w:t>
      </w:r>
      <w:r>
        <w:rPr>
          <w:rFonts w:ascii="Cambria"/>
          <w:sz w:val="20"/>
        </w:rPr>
        <w:t>that</w:t>
      </w:r>
      <w:r>
        <w:rPr>
          <w:rFonts w:ascii="Cambria"/>
          <w:spacing w:val="-7"/>
          <w:sz w:val="20"/>
        </w:rPr>
        <w:t xml:space="preserve"> </w:t>
      </w:r>
      <w:r>
        <w:rPr>
          <w:rFonts w:ascii="Cambria"/>
          <w:sz w:val="20"/>
        </w:rPr>
        <w:t>provides</w:t>
      </w:r>
      <w:r>
        <w:rPr>
          <w:rFonts w:ascii="Cambria"/>
          <w:spacing w:val="-6"/>
          <w:sz w:val="20"/>
        </w:rPr>
        <w:t xml:space="preserve"> </w:t>
      </w:r>
      <w:r>
        <w:rPr>
          <w:rFonts w:ascii="Cambria"/>
          <w:sz w:val="20"/>
        </w:rPr>
        <w:t>hospital-specific</w:t>
      </w:r>
      <w:r>
        <w:rPr>
          <w:rFonts w:ascii="Cambria"/>
          <w:spacing w:val="-8"/>
          <w:sz w:val="20"/>
        </w:rPr>
        <w:t xml:space="preserve"> </w:t>
      </w:r>
      <w:r>
        <w:rPr>
          <w:rFonts w:ascii="Cambria"/>
          <w:sz w:val="20"/>
        </w:rPr>
        <w:t>Medicare</w:t>
      </w:r>
      <w:r>
        <w:rPr>
          <w:rFonts w:ascii="Cambria"/>
          <w:spacing w:val="-8"/>
          <w:sz w:val="20"/>
        </w:rPr>
        <w:t xml:space="preserve"> </w:t>
      </w:r>
      <w:r>
        <w:rPr>
          <w:rFonts w:ascii="Cambria"/>
          <w:sz w:val="20"/>
        </w:rPr>
        <w:t>data</w:t>
      </w:r>
      <w:r>
        <w:rPr>
          <w:rFonts w:ascii="Cambria"/>
          <w:spacing w:val="-5"/>
          <w:sz w:val="20"/>
        </w:rPr>
        <w:t xml:space="preserve"> </w:t>
      </w:r>
      <w:r>
        <w:rPr>
          <w:rFonts w:ascii="Cambria"/>
          <w:sz w:val="20"/>
        </w:rPr>
        <w:t>statistics</w:t>
      </w:r>
      <w:r>
        <w:rPr>
          <w:rFonts w:ascii="Cambria"/>
          <w:spacing w:val="-8"/>
          <w:sz w:val="20"/>
        </w:rPr>
        <w:t xml:space="preserve"> </w:t>
      </w:r>
      <w:r>
        <w:rPr>
          <w:rFonts w:ascii="Cambria"/>
          <w:sz w:val="20"/>
        </w:rPr>
        <w:t>for</w:t>
      </w:r>
      <w:r>
        <w:rPr>
          <w:rFonts w:ascii="Cambria"/>
          <w:spacing w:val="-7"/>
          <w:sz w:val="20"/>
        </w:rPr>
        <w:t xml:space="preserve"> </w:t>
      </w:r>
      <w:r>
        <w:rPr>
          <w:rFonts w:ascii="Cambria"/>
          <w:sz w:val="20"/>
        </w:rPr>
        <w:t>discharges vulnerable to improper payments.</w:t>
      </w:r>
    </w:p>
    <w:p w14:paraId="73479C67" w14:textId="77777777" w:rsidR="00D61D72" w:rsidRDefault="00D61D72">
      <w:pPr>
        <w:spacing w:line="266" w:lineRule="auto"/>
        <w:rPr>
          <w:rFonts w:ascii="Cambria"/>
          <w:sz w:val="20"/>
        </w:rPr>
        <w:sectPr w:rsidR="00D61D72">
          <w:footerReference w:type="default" r:id="rId15"/>
          <w:pgSz w:w="12240" w:h="15840"/>
          <w:pgMar w:top="1620" w:right="1120" w:bottom="1400" w:left="860" w:header="0" w:footer="1211" w:gutter="0"/>
          <w:pgNumType w:start="2"/>
          <w:cols w:space="720"/>
        </w:sectPr>
      </w:pPr>
    </w:p>
    <w:p w14:paraId="1D47FFC0" w14:textId="77777777" w:rsidR="00D61D72" w:rsidRDefault="00860DAE">
      <w:pPr>
        <w:pStyle w:val="BodyText"/>
        <w:spacing w:before="79" w:line="247" w:lineRule="auto"/>
        <w:ind w:left="935" w:right="377"/>
      </w:pPr>
      <w:r>
        <w:lastRenderedPageBreak/>
        <w:t>identify claims improperly paid. The Contractor will recommend recoupment and/or adjustment for claims identified as improperly paid. Having a centralized MR resource that can</w:t>
      </w:r>
      <w:r>
        <w:rPr>
          <w:spacing w:val="-2"/>
        </w:rPr>
        <w:t xml:space="preserve"> </w:t>
      </w:r>
      <w:r>
        <w:t>perform</w:t>
      </w:r>
      <w:r>
        <w:rPr>
          <w:spacing w:val="-2"/>
        </w:rPr>
        <w:t xml:space="preserve"> </w:t>
      </w:r>
      <w:r>
        <w:t>large</w:t>
      </w:r>
      <w:r>
        <w:rPr>
          <w:spacing w:val="-3"/>
        </w:rPr>
        <w:t xml:space="preserve"> </w:t>
      </w:r>
      <w:r>
        <w:t>volume</w:t>
      </w:r>
      <w:r>
        <w:rPr>
          <w:spacing w:val="-3"/>
        </w:rPr>
        <w:t xml:space="preserve"> </w:t>
      </w:r>
      <w:r>
        <w:t>of</w:t>
      </w:r>
      <w:r>
        <w:rPr>
          <w:spacing w:val="-3"/>
        </w:rPr>
        <w:t xml:space="preserve"> </w:t>
      </w:r>
      <w:r>
        <w:t>MR</w:t>
      </w:r>
      <w:r>
        <w:rPr>
          <w:spacing w:val="-2"/>
        </w:rPr>
        <w:t xml:space="preserve"> </w:t>
      </w:r>
      <w:r>
        <w:t>nationally</w:t>
      </w:r>
      <w:r>
        <w:rPr>
          <w:spacing w:val="-7"/>
        </w:rPr>
        <w:t xml:space="preserve"> </w:t>
      </w:r>
      <w:r>
        <w:t>shall</w:t>
      </w:r>
      <w:r>
        <w:rPr>
          <w:spacing w:val="-2"/>
        </w:rPr>
        <w:t xml:space="preserve"> </w:t>
      </w:r>
      <w:r>
        <w:t>allow</w:t>
      </w:r>
      <w:r>
        <w:rPr>
          <w:spacing w:val="-3"/>
        </w:rPr>
        <w:t xml:space="preserve"> </w:t>
      </w:r>
      <w:r>
        <w:t>for</w:t>
      </w:r>
      <w:r>
        <w:rPr>
          <w:spacing w:val="-3"/>
        </w:rPr>
        <w:t xml:space="preserve"> </w:t>
      </w:r>
      <w:r>
        <w:t>a</w:t>
      </w:r>
      <w:r>
        <w:rPr>
          <w:spacing w:val="-3"/>
        </w:rPr>
        <w:t xml:space="preserve"> </w:t>
      </w:r>
      <w:r>
        <w:t>timely</w:t>
      </w:r>
      <w:r>
        <w:rPr>
          <w:spacing w:val="-7"/>
        </w:rPr>
        <w:t xml:space="preserve"> </w:t>
      </w:r>
      <w:r>
        <w:t>and consistent</w:t>
      </w:r>
      <w:r>
        <w:rPr>
          <w:spacing w:val="-2"/>
        </w:rPr>
        <w:t xml:space="preserve"> </w:t>
      </w:r>
      <w:r>
        <w:t>execution of</w:t>
      </w:r>
      <w:r>
        <w:rPr>
          <w:spacing w:val="-9"/>
        </w:rPr>
        <w:t xml:space="preserve"> </w:t>
      </w:r>
      <w:r>
        <w:t>MR</w:t>
      </w:r>
      <w:r>
        <w:rPr>
          <w:spacing w:val="-5"/>
        </w:rPr>
        <w:t xml:space="preserve"> </w:t>
      </w:r>
      <w:r>
        <w:t>review,</w:t>
      </w:r>
      <w:r>
        <w:rPr>
          <w:spacing w:val="-6"/>
        </w:rPr>
        <w:t xml:space="preserve"> </w:t>
      </w:r>
      <w:r>
        <w:t>activities,</w:t>
      </w:r>
      <w:r>
        <w:rPr>
          <w:spacing w:val="-6"/>
        </w:rPr>
        <w:t xml:space="preserve"> </w:t>
      </w:r>
      <w:r>
        <w:t>and</w:t>
      </w:r>
      <w:r>
        <w:rPr>
          <w:spacing w:val="-6"/>
        </w:rPr>
        <w:t xml:space="preserve"> </w:t>
      </w:r>
      <w:r>
        <w:t>decisions.</w:t>
      </w:r>
      <w:r>
        <w:rPr>
          <w:spacing w:val="-6"/>
        </w:rPr>
        <w:t xml:space="preserve"> </w:t>
      </w:r>
      <w:r>
        <w:t>The</w:t>
      </w:r>
      <w:r>
        <w:rPr>
          <w:spacing w:val="-9"/>
        </w:rPr>
        <w:t xml:space="preserve"> </w:t>
      </w:r>
      <w:r>
        <w:t>Contractor</w:t>
      </w:r>
      <w:r>
        <w:rPr>
          <w:spacing w:val="-9"/>
        </w:rPr>
        <w:t xml:space="preserve"> </w:t>
      </w:r>
      <w:r>
        <w:t>shall</w:t>
      </w:r>
      <w:r>
        <w:rPr>
          <w:spacing w:val="-5"/>
        </w:rPr>
        <w:t xml:space="preserve"> </w:t>
      </w:r>
      <w:r>
        <w:t>conduct</w:t>
      </w:r>
      <w:r>
        <w:rPr>
          <w:spacing w:val="-5"/>
        </w:rPr>
        <w:t xml:space="preserve"> </w:t>
      </w:r>
      <w:r>
        <w:t>the</w:t>
      </w:r>
      <w:r>
        <w:rPr>
          <w:spacing w:val="-9"/>
        </w:rPr>
        <w:t xml:space="preserve"> </w:t>
      </w:r>
      <w:r>
        <w:t>reviews</w:t>
      </w:r>
      <w:r>
        <w:rPr>
          <w:spacing w:val="-6"/>
        </w:rPr>
        <w:t xml:space="preserve"> </w:t>
      </w:r>
      <w:r>
        <w:t>and</w:t>
      </w:r>
      <w:r>
        <w:rPr>
          <w:spacing w:val="-6"/>
        </w:rPr>
        <w:t xml:space="preserve"> </w:t>
      </w:r>
      <w:r>
        <w:t>submit completed reports to CMS as described in this Statement of Work (SOW). The Contractor shall select subject claims, perform research and/or data analysis, and conduct reviews in a manner that will minimize provider and supplier burden. The Contractor must have in place adequate facilities, personnel, and equipment to perform medical reviews.</w:t>
      </w:r>
    </w:p>
    <w:p w14:paraId="6E2B249D" w14:textId="77777777" w:rsidR="00D61D72" w:rsidRDefault="00D61D72">
      <w:pPr>
        <w:pStyle w:val="BodyText"/>
        <w:rPr>
          <w:sz w:val="26"/>
        </w:rPr>
      </w:pPr>
    </w:p>
    <w:p w14:paraId="0828A043" w14:textId="77777777" w:rsidR="00D61D72" w:rsidRDefault="00D61D72">
      <w:pPr>
        <w:pStyle w:val="BodyText"/>
        <w:spacing w:before="3"/>
        <w:rPr>
          <w:sz w:val="27"/>
        </w:rPr>
      </w:pPr>
    </w:p>
    <w:p w14:paraId="1998DC52" w14:textId="77777777" w:rsidR="00D61D72" w:rsidRDefault="00860DAE">
      <w:pPr>
        <w:pStyle w:val="Heading1"/>
        <w:numPr>
          <w:ilvl w:val="0"/>
          <w:numId w:val="53"/>
        </w:numPr>
        <w:tabs>
          <w:tab w:val="left" w:pos="852"/>
        </w:tabs>
        <w:spacing w:before="1"/>
        <w:ind w:left="851" w:hanging="289"/>
        <w:rPr>
          <w:u w:val="none"/>
        </w:rPr>
      </w:pPr>
      <w:bookmarkStart w:id="6" w:name="B._BACKGROUND"/>
      <w:bookmarkEnd w:id="6"/>
      <w:r>
        <w:rPr>
          <w:spacing w:val="-2"/>
        </w:rPr>
        <w:t>BACKGROUND</w:t>
      </w:r>
    </w:p>
    <w:p w14:paraId="1848EF30" w14:textId="77777777" w:rsidR="00D61D72" w:rsidRDefault="00D61D72">
      <w:pPr>
        <w:pStyle w:val="BodyText"/>
        <w:spacing w:before="1"/>
        <w:rPr>
          <w:b/>
          <w:sz w:val="20"/>
        </w:rPr>
      </w:pPr>
    </w:p>
    <w:p w14:paraId="410CBD29" w14:textId="77777777" w:rsidR="00D61D72" w:rsidRDefault="00860DAE">
      <w:pPr>
        <w:pStyle w:val="BodyText"/>
        <w:spacing w:before="90" w:line="247" w:lineRule="auto"/>
        <w:ind w:left="935" w:right="377" w:hanging="12"/>
      </w:pPr>
      <w:r>
        <w:t>The</w:t>
      </w:r>
      <w:r>
        <w:rPr>
          <w:spacing w:val="-4"/>
        </w:rPr>
        <w:t xml:space="preserve"> </w:t>
      </w:r>
      <w:r>
        <w:t>Centers</w:t>
      </w:r>
      <w:r>
        <w:rPr>
          <w:spacing w:val="-3"/>
        </w:rPr>
        <w:t xml:space="preserve"> </w:t>
      </w:r>
      <w:r>
        <w:t>for</w:t>
      </w:r>
      <w:r>
        <w:rPr>
          <w:spacing w:val="-4"/>
        </w:rPr>
        <w:t xml:space="preserve"> </w:t>
      </w:r>
      <w:r>
        <w:t>Medicare</w:t>
      </w:r>
      <w:r>
        <w:rPr>
          <w:spacing w:val="-4"/>
        </w:rPr>
        <w:t xml:space="preserve"> </w:t>
      </w:r>
      <w:r>
        <w:t>&amp;</w:t>
      </w:r>
      <w:r>
        <w:rPr>
          <w:spacing w:val="-5"/>
        </w:rPr>
        <w:t xml:space="preserve"> </w:t>
      </w:r>
      <w:r>
        <w:t>Medicaid</w:t>
      </w:r>
      <w:r>
        <w:rPr>
          <w:spacing w:val="-3"/>
        </w:rPr>
        <w:t xml:space="preserve"> </w:t>
      </w:r>
      <w:r>
        <w:t>Services</w:t>
      </w:r>
      <w:r>
        <w:rPr>
          <w:spacing w:val="-2"/>
        </w:rPr>
        <w:t xml:space="preserve"> </w:t>
      </w:r>
      <w:r>
        <w:t>(CMS)</w:t>
      </w:r>
      <w:r>
        <w:rPr>
          <w:spacing w:val="-4"/>
        </w:rPr>
        <w:t xml:space="preserve"> </w:t>
      </w:r>
      <w:r>
        <w:t>is</w:t>
      </w:r>
      <w:r>
        <w:rPr>
          <w:spacing w:val="-3"/>
        </w:rPr>
        <w:t xml:space="preserve"> </w:t>
      </w:r>
      <w:r>
        <w:t>the</w:t>
      </w:r>
      <w:r>
        <w:rPr>
          <w:spacing w:val="-5"/>
        </w:rPr>
        <w:t xml:space="preserve"> </w:t>
      </w:r>
      <w:r>
        <w:t>Federal</w:t>
      </w:r>
      <w:r>
        <w:rPr>
          <w:spacing w:val="-3"/>
        </w:rPr>
        <w:t xml:space="preserve"> </w:t>
      </w:r>
      <w:r>
        <w:t>agency</w:t>
      </w:r>
      <w:r>
        <w:rPr>
          <w:spacing w:val="-8"/>
        </w:rPr>
        <w:t xml:space="preserve"> </w:t>
      </w:r>
      <w:r>
        <w:t>that</w:t>
      </w:r>
      <w:r>
        <w:rPr>
          <w:spacing w:val="-3"/>
        </w:rPr>
        <w:t xml:space="preserve"> </w:t>
      </w:r>
      <w:r>
        <w:t>administers the</w:t>
      </w:r>
      <w:r>
        <w:rPr>
          <w:spacing w:val="-8"/>
        </w:rPr>
        <w:t xml:space="preserve"> </w:t>
      </w:r>
      <w:r>
        <w:t>Medicare</w:t>
      </w:r>
      <w:r>
        <w:rPr>
          <w:spacing w:val="-6"/>
        </w:rPr>
        <w:t xml:space="preserve"> </w:t>
      </w:r>
      <w:r>
        <w:t>and</w:t>
      </w:r>
      <w:r>
        <w:rPr>
          <w:spacing w:val="-5"/>
        </w:rPr>
        <w:t xml:space="preserve"> </w:t>
      </w:r>
      <w:r>
        <w:t>Medicaid</w:t>
      </w:r>
      <w:r>
        <w:rPr>
          <w:spacing w:val="-5"/>
        </w:rPr>
        <w:t xml:space="preserve"> </w:t>
      </w:r>
      <w:r>
        <w:t>programs.</w:t>
      </w:r>
      <w:r>
        <w:rPr>
          <w:spacing w:val="-5"/>
        </w:rPr>
        <w:t xml:space="preserve"> </w:t>
      </w:r>
      <w:r>
        <w:t>A</w:t>
      </w:r>
      <w:r>
        <w:rPr>
          <w:spacing w:val="-8"/>
        </w:rPr>
        <w:t xml:space="preserve"> </w:t>
      </w:r>
      <w:r>
        <w:t>top</w:t>
      </w:r>
      <w:r>
        <w:rPr>
          <w:spacing w:val="-5"/>
        </w:rPr>
        <w:t xml:space="preserve"> </w:t>
      </w:r>
      <w:r>
        <w:t>priority</w:t>
      </w:r>
      <w:r>
        <w:rPr>
          <w:spacing w:val="-10"/>
        </w:rPr>
        <w:t xml:space="preserve"> </w:t>
      </w:r>
      <w:r>
        <w:t>for</w:t>
      </w:r>
      <w:r>
        <w:rPr>
          <w:spacing w:val="-8"/>
        </w:rPr>
        <w:t xml:space="preserve"> </w:t>
      </w:r>
      <w:r>
        <w:t>CMS</w:t>
      </w:r>
      <w:r>
        <w:rPr>
          <w:spacing w:val="-4"/>
        </w:rPr>
        <w:t xml:space="preserve"> </w:t>
      </w:r>
      <w:r>
        <w:t>is</w:t>
      </w:r>
      <w:r>
        <w:rPr>
          <w:spacing w:val="-5"/>
        </w:rPr>
        <w:t xml:space="preserve"> </w:t>
      </w:r>
      <w:r>
        <w:t>reducing</w:t>
      </w:r>
      <w:r>
        <w:rPr>
          <w:spacing w:val="-7"/>
        </w:rPr>
        <w:t xml:space="preserve"> </w:t>
      </w:r>
      <w:r>
        <w:t>improper</w:t>
      </w:r>
      <w:r>
        <w:rPr>
          <w:spacing w:val="-8"/>
        </w:rPr>
        <w:t xml:space="preserve"> </w:t>
      </w:r>
      <w:r>
        <w:t>payments in the Medicare Fee-for-Service (FFS) program. To protect the Medicare Trust Fund, CMS must</w:t>
      </w:r>
      <w:r>
        <w:rPr>
          <w:spacing w:val="-5"/>
        </w:rPr>
        <w:t xml:space="preserve"> </w:t>
      </w:r>
      <w:r>
        <w:t>prevent</w:t>
      </w:r>
      <w:r>
        <w:rPr>
          <w:spacing w:val="-5"/>
        </w:rPr>
        <w:t xml:space="preserve"> </w:t>
      </w:r>
      <w:r>
        <w:t>improper</w:t>
      </w:r>
      <w:r>
        <w:rPr>
          <w:spacing w:val="-9"/>
        </w:rPr>
        <w:t xml:space="preserve"> </w:t>
      </w:r>
      <w:r>
        <w:t>payments</w:t>
      </w:r>
      <w:r>
        <w:rPr>
          <w:spacing w:val="-6"/>
        </w:rPr>
        <w:t xml:space="preserve"> </w:t>
      </w:r>
      <w:r>
        <w:t>that</w:t>
      </w:r>
      <w:r>
        <w:rPr>
          <w:spacing w:val="-5"/>
        </w:rPr>
        <w:t xml:space="preserve"> </w:t>
      </w:r>
      <w:r>
        <w:t>result</w:t>
      </w:r>
      <w:r>
        <w:rPr>
          <w:spacing w:val="-5"/>
        </w:rPr>
        <w:t xml:space="preserve"> </w:t>
      </w:r>
      <w:r>
        <w:t>in</w:t>
      </w:r>
      <w:r>
        <w:rPr>
          <w:spacing w:val="-6"/>
        </w:rPr>
        <w:t xml:space="preserve"> </w:t>
      </w:r>
      <w:r>
        <w:t>a</w:t>
      </w:r>
      <w:r>
        <w:rPr>
          <w:spacing w:val="-9"/>
        </w:rPr>
        <w:t xml:space="preserve"> </w:t>
      </w:r>
      <w:r>
        <w:t>loss</w:t>
      </w:r>
      <w:r>
        <w:rPr>
          <w:spacing w:val="-6"/>
        </w:rPr>
        <w:t xml:space="preserve"> </w:t>
      </w:r>
      <w:r>
        <w:t>of</w:t>
      </w:r>
      <w:r>
        <w:rPr>
          <w:spacing w:val="-9"/>
        </w:rPr>
        <w:t xml:space="preserve"> </w:t>
      </w:r>
      <w:r>
        <w:t>taxpayer</w:t>
      </w:r>
      <w:r>
        <w:rPr>
          <w:spacing w:val="-9"/>
        </w:rPr>
        <w:t xml:space="preserve"> </w:t>
      </w:r>
      <w:r>
        <w:t>dollars.</w:t>
      </w:r>
      <w:r>
        <w:rPr>
          <w:spacing w:val="-6"/>
        </w:rPr>
        <w:t xml:space="preserve"> </w:t>
      </w:r>
      <w:r>
        <w:t>Preventing</w:t>
      </w:r>
      <w:r>
        <w:rPr>
          <w:spacing w:val="-11"/>
        </w:rPr>
        <w:t xml:space="preserve"> </w:t>
      </w:r>
      <w:r>
        <w:t>improper payments requires the active involvement of multiple components in CMS and effective coordination with its partners, including various Medicare Contractors and providers/suppliers. CMS evaluates medical records and related documents to determine whether Medicare claims were billed in compliance with statutory, regulatory and sub- regulatory coverage, coding, payment, and billing rules. Paid claims that do not comply with Medicare’s coverage, coding, payment and billing rules are considered improper payments. Analyses of Medicare Parts A/B/DMEPOS claims data is one way to identify that Medicare may have paid claims improperly. Providers and suppliers may submit claims to various Medicare contractors under multiple provider numbers. In addition, some potential improper payments</w:t>
      </w:r>
      <w:r>
        <w:rPr>
          <w:spacing w:val="-5"/>
        </w:rPr>
        <w:t xml:space="preserve"> </w:t>
      </w:r>
      <w:r>
        <w:t>can</w:t>
      </w:r>
      <w:r>
        <w:rPr>
          <w:spacing w:val="-5"/>
        </w:rPr>
        <w:t xml:space="preserve"> </w:t>
      </w:r>
      <w:r>
        <w:t>only</w:t>
      </w:r>
      <w:r>
        <w:rPr>
          <w:spacing w:val="-10"/>
        </w:rPr>
        <w:t xml:space="preserve"> </w:t>
      </w:r>
      <w:r>
        <w:t>be</w:t>
      </w:r>
      <w:r>
        <w:rPr>
          <w:spacing w:val="-8"/>
        </w:rPr>
        <w:t xml:space="preserve"> </w:t>
      </w:r>
      <w:r>
        <w:t>identified</w:t>
      </w:r>
      <w:r>
        <w:rPr>
          <w:spacing w:val="-5"/>
        </w:rPr>
        <w:t xml:space="preserve"> </w:t>
      </w:r>
      <w:r>
        <w:t>when</w:t>
      </w:r>
      <w:r>
        <w:rPr>
          <w:spacing w:val="-5"/>
        </w:rPr>
        <w:t xml:space="preserve"> </w:t>
      </w:r>
      <w:r>
        <w:t>a</w:t>
      </w:r>
      <w:r>
        <w:rPr>
          <w:spacing w:val="-8"/>
        </w:rPr>
        <w:t xml:space="preserve"> </w:t>
      </w:r>
      <w:r>
        <w:t>provider’s Medicare</w:t>
      </w:r>
      <w:r>
        <w:rPr>
          <w:spacing w:val="-6"/>
        </w:rPr>
        <w:t xml:space="preserve"> </w:t>
      </w:r>
      <w:r>
        <w:t>claims</w:t>
      </w:r>
      <w:r>
        <w:rPr>
          <w:spacing w:val="-5"/>
        </w:rPr>
        <w:t xml:space="preserve"> </w:t>
      </w:r>
      <w:r>
        <w:t>data</w:t>
      </w:r>
      <w:r>
        <w:rPr>
          <w:spacing w:val="-8"/>
        </w:rPr>
        <w:t xml:space="preserve"> </w:t>
      </w:r>
      <w:r>
        <w:t>is</w:t>
      </w:r>
      <w:r>
        <w:rPr>
          <w:spacing w:val="-2"/>
        </w:rPr>
        <w:t xml:space="preserve"> </w:t>
      </w:r>
      <w:r>
        <w:t>compared</w:t>
      </w:r>
      <w:r>
        <w:rPr>
          <w:spacing w:val="-5"/>
        </w:rPr>
        <w:t xml:space="preserve"> </w:t>
      </w:r>
      <w:r>
        <w:t>to</w:t>
      </w:r>
      <w:r>
        <w:rPr>
          <w:spacing w:val="-5"/>
        </w:rPr>
        <w:t xml:space="preserve"> </w:t>
      </w:r>
      <w:r>
        <w:t>what that provider billed to a Medicaid agency or other public or private payer. These improperly paid claims could result in significant losses to the Medicare Trust Fund.</w:t>
      </w:r>
    </w:p>
    <w:p w14:paraId="20C194A1" w14:textId="77777777" w:rsidR="00D61D72" w:rsidRDefault="00D61D72">
      <w:pPr>
        <w:pStyle w:val="BodyText"/>
        <w:spacing w:before="9"/>
        <w:rPr>
          <w:sz w:val="27"/>
        </w:rPr>
      </w:pPr>
    </w:p>
    <w:p w14:paraId="3D6FA9F3" w14:textId="77777777" w:rsidR="00D61D72" w:rsidRDefault="00860DAE">
      <w:pPr>
        <w:pStyle w:val="BodyText"/>
        <w:spacing w:line="247" w:lineRule="auto"/>
        <w:ind w:left="935" w:right="377" w:hanging="12"/>
      </w:pPr>
      <w:r>
        <w:t>The Contractor claim reviews require, at a minimum, the clinical evaluation of medical records</w:t>
      </w:r>
      <w:r>
        <w:rPr>
          <w:spacing w:val="-3"/>
        </w:rPr>
        <w:t xml:space="preserve"> </w:t>
      </w:r>
      <w:r>
        <w:t>and</w:t>
      </w:r>
      <w:r>
        <w:rPr>
          <w:spacing w:val="-6"/>
        </w:rPr>
        <w:t xml:space="preserve"> </w:t>
      </w:r>
      <w:r>
        <w:t>related</w:t>
      </w:r>
      <w:r>
        <w:rPr>
          <w:spacing w:val="-6"/>
        </w:rPr>
        <w:t xml:space="preserve"> </w:t>
      </w:r>
      <w:r>
        <w:t>documents</w:t>
      </w:r>
      <w:r>
        <w:rPr>
          <w:spacing w:val="-6"/>
        </w:rPr>
        <w:t xml:space="preserve"> </w:t>
      </w:r>
      <w:r>
        <w:t>to</w:t>
      </w:r>
      <w:r>
        <w:rPr>
          <w:spacing w:val="-6"/>
        </w:rPr>
        <w:t xml:space="preserve"> </w:t>
      </w:r>
      <w:r>
        <w:t>determine</w:t>
      </w:r>
      <w:r>
        <w:rPr>
          <w:spacing w:val="-9"/>
        </w:rPr>
        <w:t xml:space="preserve"> </w:t>
      </w:r>
      <w:r>
        <w:t>whether</w:t>
      </w:r>
      <w:r>
        <w:rPr>
          <w:spacing w:val="-9"/>
        </w:rPr>
        <w:t xml:space="preserve"> </w:t>
      </w:r>
      <w:r>
        <w:t>Medicare</w:t>
      </w:r>
      <w:r>
        <w:rPr>
          <w:spacing w:val="-7"/>
        </w:rPr>
        <w:t xml:space="preserve"> </w:t>
      </w:r>
      <w:r>
        <w:t>claims</w:t>
      </w:r>
      <w:r>
        <w:rPr>
          <w:spacing w:val="-6"/>
        </w:rPr>
        <w:t xml:space="preserve"> </w:t>
      </w:r>
      <w:r>
        <w:t>were</w:t>
      </w:r>
      <w:r>
        <w:rPr>
          <w:spacing w:val="-9"/>
        </w:rPr>
        <w:t xml:space="preserve"> </w:t>
      </w:r>
      <w:r>
        <w:t>billed</w:t>
      </w:r>
      <w:r>
        <w:rPr>
          <w:spacing w:val="-6"/>
        </w:rPr>
        <w:t xml:space="preserve"> </w:t>
      </w:r>
      <w:r>
        <w:t>and</w:t>
      </w:r>
      <w:r>
        <w:rPr>
          <w:spacing w:val="-6"/>
        </w:rPr>
        <w:t xml:space="preserve"> </w:t>
      </w:r>
      <w:r>
        <w:t>paid</w:t>
      </w:r>
      <w:r>
        <w:rPr>
          <w:spacing w:val="-6"/>
        </w:rPr>
        <w:t xml:space="preserve"> </w:t>
      </w:r>
      <w:r>
        <w:t>in compliance with Medicare’s coding, coverage, billing and payment requirements. Statutory authority for the MR programs is found in Sections 1833(e) and 1862(a) of the Social Security Act (the Act).</w:t>
      </w:r>
    </w:p>
    <w:p w14:paraId="7FD7915C" w14:textId="77777777" w:rsidR="00D61D72" w:rsidRDefault="00D61D72">
      <w:pPr>
        <w:pStyle w:val="BodyText"/>
        <w:spacing w:before="5"/>
        <w:rPr>
          <w:sz w:val="27"/>
        </w:rPr>
      </w:pPr>
    </w:p>
    <w:p w14:paraId="0BF07E92" w14:textId="77777777" w:rsidR="00D61D72" w:rsidRDefault="00860DAE">
      <w:pPr>
        <w:pStyle w:val="Heading1"/>
        <w:numPr>
          <w:ilvl w:val="0"/>
          <w:numId w:val="54"/>
        </w:numPr>
        <w:tabs>
          <w:tab w:val="left" w:pos="937"/>
          <w:tab w:val="left" w:pos="938"/>
        </w:tabs>
        <w:spacing w:before="1"/>
        <w:ind w:left="937" w:hanging="584"/>
        <w:jc w:val="left"/>
        <w:rPr>
          <w:u w:val="none"/>
        </w:rPr>
      </w:pPr>
      <w:bookmarkStart w:id="7" w:name="II._GENERAL_REQUIREMENTS"/>
      <w:bookmarkEnd w:id="7"/>
      <w:r>
        <w:t>GENERAL</w:t>
      </w:r>
      <w:r>
        <w:rPr>
          <w:spacing w:val="-8"/>
        </w:rPr>
        <w:t xml:space="preserve"> </w:t>
      </w:r>
      <w:r>
        <w:rPr>
          <w:spacing w:val="-2"/>
        </w:rPr>
        <w:t>REQUIREMENTS</w:t>
      </w:r>
    </w:p>
    <w:p w14:paraId="24345C2A" w14:textId="77777777" w:rsidR="00D61D72" w:rsidRDefault="00D61D72">
      <w:pPr>
        <w:pStyle w:val="BodyText"/>
        <w:spacing w:before="1"/>
        <w:rPr>
          <w:b/>
          <w:sz w:val="20"/>
        </w:rPr>
      </w:pPr>
    </w:p>
    <w:p w14:paraId="07C088C9" w14:textId="77777777" w:rsidR="00D61D72" w:rsidRDefault="00860DAE">
      <w:pPr>
        <w:pStyle w:val="BodyText"/>
        <w:spacing w:before="90" w:line="247" w:lineRule="auto"/>
        <w:ind w:left="935" w:right="377" w:hanging="12"/>
      </w:pPr>
      <w:r>
        <w:t>The Contractor shall perform in accordance with applicable laws, regulations, Medicare manuals,</w:t>
      </w:r>
      <w:r>
        <w:rPr>
          <w:spacing w:val="-6"/>
        </w:rPr>
        <w:t xml:space="preserve"> </w:t>
      </w:r>
      <w:r>
        <w:t>and</w:t>
      </w:r>
      <w:r>
        <w:rPr>
          <w:spacing w:val="-6"/>
        </w:rPr>
        <w:t xml:space="preserve"> </w:t>
      </w:r>
      <w:r>
        <w:t>CMS</w:t>
      </w:r>
      <w:r>
        <w:rPr>
          <w:spacing w:val="-5"/>
        </w:rPr>
        <w:t xml:space="preserve"> </w:t>
      </w:r>
      <w:r>
        <w:t>requirements</w:t>
      </w:r>
      <w:r>
        <w:rPr>
          <w:spacing w:val="-6"/>
        </w:rPr>
        <w:t xml:space="preserve"> </w:t>
      </w:r>
      <w:r>
        <w:t>to</w:t>
      </w:r>
      <w:r>
        <w:rPr>
          <w:spacing w:val="-6"/>
        </w:rPr>
        <w:t xml:space="preserve"> </w:t>
      </w:r>
      <w:r>
        <w:t>ensure</w:t>
      </w:r>
      <w:r>
        <w:rPr>
          <w:spacing w:val="-9"/>
        </w:rPr>
        <w:t xml:space="preserve"> </w:t>
      </w:r>
      <w:r>
        <w:t>the</w:t>
      </w:r>
      <w:r>
        <w:rPr>
          <w:spacing w:val="-7"/>
        </w:rPr>
        <w:t xml:space="preserve"> </w:t>
      </w:r>
      <w:r>
        <w:t>financial</w:t>
      </w:r>
      <w:r>
        <w:rPr>
          <w:spacing w:val="-5"/>
        </w:rPr>
        <w:t xml:space="preserve"> </w:t>
      </w:r>
      <w:r>
        <w:t>integrity</w:t>
      </w:r>
      <w:r>
        <w:rPr>
          <w:spacing w:val="-11"/>
        </w:rPr>
        <w:t xml:space="preserve"> </w:t>
      </w:r>
      <w:r>
        <w:t>of</w:t>
      </w:r>
      <w:r>
        <w:rPr>
          <w:spacing w:val="-9"/>
        </w:rPr>
        <w:t xml:space="preserve"> </w:t>
      </w:r>
      <w:r>
        <w:t>the</w:t>
      </w:r>
      <w:r>
        <w:rPr>
          <w:spacing w:val="-9"/>
        </w:rPr>
        <w:t xml:space="preserve"> </w:t>
      </w:r>
      <w:r>
        <w:t>Medicare</w:t>
      </w:r>
      <w:r>
        <w:rPr>
          <w:spacing w:val="-7"/>
        </w:rPr>
        <w:t xml:space="preserve"> </w:t>
      </w:r>
      <w:r>
        <w:t>program. The Medicare program’s legal, policy, and operating environment is complex, and the Contractor shall utilize or interact with certain CMS guidelines, systems, equipment, and operational capabilities in the performance of its functions.</w:t>
      </w:r>
    </w:p>
    <w:p w14:paraId="004C2C1D" w14:textId="77777777" w:rsidR="00D61D72" w:rsidRDefault="00D61D72">
      <w:pPr>
        <w:spacing w:line="247" w:lineRule="auto"/>
        <w:sectPr w:rsidR="00D61D72">
          <w:pgSz w:w="12240" w:h="15840"/>
          <w:pgMar w:top="1240" w:right="1120" w:bottom="1460" w:left="860" w:header="0" w:footer="1211" w:gutter="0"/>
          <w:cols w:space="720"/>
        </w:sectPr>
      </w:pPr>
    </w:p>
    <w:p w14:paraId="054504A5" w14:textId="77777777" w:rsidR="00D61D72" w:rsidRDefault="00860DAE">
      <w:pPr>
        <w:pStyle w:val="Heading1"/>
        <w:numPr>
          <w:ilvl w:val="0"/>
          <w:numId w:val="52"/>
        </w:numPr>
        <w:tabs>
          <w:tab w:val="left" w:pos="864"/>
        </w:tabs>
        <w:spacing w:before="79"/>
        <w:ind w:hanging="301"/>
        <w:rPr>
          <w:u w:val="none"/>
        </w:rPr>
      </w:pPr>
      <w:bookmarkStart w:id="8" w:name="A._COLLABORATION_WITH_OTHER_INTERNAL_AND"/>
      <w:bookmarkEnd w:id="8"/>
      <w:r>
        <w:t>COLLABORATION</w:t>
      </w:r>
      <w:r>
        <w:rPr>
          <w:spacing w:val="-13"/>
        </w:rPr>
        <w:t xml:space="preserve"> </w:t>
      </w:r>
      <w:r>
        <w:t>WITH</w:t>
      </w:r>
      <w:r>
        <w:rPr>
          <w:spacing w:val="-5"/>
        </w:rPr>
        <w:t xml:space="preserve"> </w:t>
      </w:r>
      <w:r>
        <w:t>OTHER</w:t>
      </w:r>
      <w:r>
        <w:rPr>
          <w:spacing w:val="-8"/>
        </w:rPr>
        <w:t xml:space="preserve"> </w:t>
      </w:r>
      <w:r>
        <w:t>INTERNAL</w:t>
      </w:r>
      <w:r>
        <w:rPr>
          <w:spacing w:val="-5"/>
        </w:rPr>
        <w:t xml:space="preserve"> </w:t>
      </w:r>
      <w:r>
        <w:t>AND</w:t>
      </w:r>
      <w:r>
        <w:rPr>
          <w:spacing w:val="-9"/>
        </w:rPr>
        <w:t xml:space="preserve"> </w:t>
      </w:r>
      <w:r>
        <w:t>EXTERNAL</w:t>
      </w:r>
      <w:r>
        <w:rPr>
          <w:spacing w:val="-4"/>
        </w:rPr>
        <w:t xml:space="preserve"> </w:t>
      </w:r>
      <w:r>
        <w:rPr>
          <w:spacing w:val="-2"/>
        </w:rPr>
        <w:t>ENTITIES</w:t>
      </w:r>
    </w:p>
    <w:p w14:paraId="43CFD295" w14:textId="77777777" w:rsidR="00D61D72" w:rsidRDefault="00860DAE">
      <w:pPr>
        <w:pStyle w:val="BodyText"/>
        <w:spacing w:before="117" w:line="247" w:lineRule="auto"/>
        <w:ind w:left="935" w:right="377" w:hanging="12"/>
      </w:pPr>
      <w:r>
        <w:t>CMS depends on a close and coordinated working relationship between its internal components</w:t>
      </w:r>
      <w:r>
        <w:rPr>
          <w:spacing w:val="-9"/>
        </w:rPr>
        <w:t xml:space="preserve"> </w:t>
      </w:r>
      <w:r>
        <w:t>and</w:t>
      </w:r>
      <w:r>
        <w:rPr>
          <w:spacing w:val="-7"/>
        </w:rPr>
        <w:t xml:space="preserve"> </w:t>
      </w:r>
      <w:r>
        <w:t>external</w:t>
      </w:r>
      <w:r>
        <w:rPr>
          <w:spacing w:val="-4"/>
        </w:rPr>
        <w:t xml:space="preserve"> </w:t>
      </w:r>
      <w:r>
        <w:t>organizations.</w:t>
      </w:r>
      <w:r>
        <w:rPr>
          <w:spacing w:val="-9"/>
        </w:rPr>
        <w:t xml:space="preserve"> </w:t>
      </w:r>
      <w:r>
        <w:t>The</w:t>
      </w:r>
      <w:r>
        <w:rPr>
          <w:spacing w:val="-10"/>
        </w:rPr>
        <w:t xml:space="preserve"> </w:t>
      </w:r>
      <w:r>
        <w:t>Contractor</w:t>
      </w:r>
      <w:r>
        <w:rPr>
          <w:spacing w:val="-10"/>
        </w:rPr>
        <w:t xml:space="preserve"> </w:t>
      </w:r>
      <w:r>
        <w:t>shall</w:t>
      </w:r>
      <w:r>
        <w:rPr>
          <w:spacing w:val="-9"/>
        </w:rPr>
        <w:t xml:space="preserve"> </w:t>
      </w:r>
      <w:r>
        <w:t>work</w:t>
      </w:r>
      <w:r>
        <w:rPr>
          <w:spacing w:val="-7"/>
        </w:rPr>
        <w:t xml:space="preserve"> </w:t>
      </w:r>
      <w:r>
        <w:t>with</w:t>
      </w:r>
      <w:r>
        <w:rPr>
          <w:spacing w:val="-9"/>
        </w:rPr>
        <w:t xml:space="preserve"> </w:t>
      </w:r>
      <w:r>
        <w:t>and</w:t>
      </w:r>
      <w:r>
        <w:rPr>
          <w:spacing w:val="-7"/>
        </w:rPr>
        <w:t xml:space="preserve"> </w:t>
      </w:r>
      <w:r>
        <w:t>coordinate</w:t>
      </w:r>
      <w:r>
        <w:rPr>
          <w:spacing w:val="-8"/>
        </w:rPr>
        <w:t xml:space="preserve"> </w:t>
      </w:r>
      <w:proofErr w:type="gramStart"/>
      <w:r>
        <w:t>with,</w:t>
      </w:r>
      <w:proofErr w:type="gramEnd"/>
      <w:r>
        <w:t xml:space="preserve"> as necessary, external entities including, but not limited to, the following:</w:t>
      </w:r>
    </w:p>
    <w:p w14:paraId="16CE7F86" w14:textId="77777777" w:rsidR="00D61D72" w:rsidRDefault="00D61D72">
      <w:pPr>
        <w:pStyle w:val="BodyText"/>
        <w:spacing w:before="1"/>
        <w:rPr>
          <w:sz w:val="27"/>
        </w:rPr>
      </w:pPr>
    </w:p>
    <w:p w14:paraId="0AFEFFC4" w14:textId="77777777" w:rsidR="00D61D72" w:rsidRDefault="00860DAE">
      <w:pPr>
        <w:pStyle w:val="ListParagraph"/>
        <w:numPr>
          <w:ilvl w:val="1"/>
          <w:numId w:val="52"/>
        </w:numPr>
        <w:tabs>
          <w:tab w:val="left" w:pos="1660"/>
        </w:tabs>
        <w:spacing w:before="0"/>
        <w:ind w:left="1660"/>
        <w:rPr>
          <w:sz w:val="24"/>
        </w:rPr>
      </w:pPr>
      <w:r>
        <w:rPr>
          <w:sz w:val="24"/>
        </w:rPr>
        <w:t>State</w:t>
      </w:r>
      <w:r>
        <w:rPr>
          <w:spacing w:val="-5"/>
          <w:sz w:val="24"/>
        </w:rPr>
        <w:t xml:space="preserve"> </w:t>
      </w:r>
      <w:r>
        <w:rPr>
          <w:spacing w:val="-2"/>
          <w:sz w:val="24"/>
        </w:rPr>
        <w:t>Agencies</w:t>
      </w:r>
    </w:p>
    <w:p w14:paraId="73A6ABA3" w14:textId="77777777" w:rsidR="00D61D72" w:rsidRDefault="00860DAE">
      <w:pPr>
        <w:pStyle w:val="ListParagraph"/>
        <w:numPr>
          <w:ilvl w:val="1"/>
          <w:numId w:val="52"/>
        </w:numPr>
        <w:tabs>
          <w:tab w:val="left" w:pos="1658"/>
        </w:tabs>
        <w:spacing w:before="19" w:line="259" w:lineRule="auto"/>
        <w:ind w:right="866"/>
        <w:rPr>
          <w:sz w:val="24"/>
        </w:rPr>
      </w:pPr>
      <w:r>
        <w:rPr>
          <w:sz w:val="24"/>
        </w:rPr>
        <w:t>Investigative</w:t>
      </w:r>
      <w:r>
        <w:rPr>
          <w:spacing w:val="-9"/>
          <w:sz w:val="24"/>
        </w:rPr>
        <w:t xml:space="preserve"> </w:t>
      </w:r>
      <w:r>
        <w:rPr>
          <w:sz w:val="24"/>
        </w:rPr>
        <w:t>agencies</w:t>
      </w:r>
      <w:r>
        <w:rPr>
          <w:spacing w:val="-8"/>
          <w:sz w:val="24"/>
        </w:rPr>
        <w:t xml:space="preserve"> </w:t>
      </w:r>
      <w:r>
        <w:rPr>
          <w:sz w:val="24"/>
        </w:rPr>
        <w:t>(such</w:t>
      </w:r>
      <w:r>
        <w:rPr>
          <w:spacing w:val="-8"/>
          <w:sz w:val="24"/>
        </w:rPr>
        <w:t xml:space="preserve"> </w:t>
      </w:r>
      <w:r>
        <w:rPr>
          <w:sz w:val="24"/>
        </w:rPr>
        <w:t>as,</w:t>
      </w:r>
      <w:r>
        <w:rPr>
          <w:spacing w:val="-8"/>
          <w:sz w:val="24"/>
        </w:rPr>
        <w:t xml:space="preserve"> </w:t>
      </w:r>
      <w:r>
        <w:rPr>
          <w:sz w:val="24"/>
        </w:rPr>
        <w:t>but</w:t>
      </w:r>
      <w:r>
        <w:rPr>
          <w:spacing w:val="-5"/>
          <w:sz w:val="24"/>
        </w:rPr>
        <w:t xml:space="preserve"> </w:t>
      </w:r>
      <w:r>
        <w:rPr>
          <w:sz w:val="24"/>
        </w:rPr>
        <w:t>not</w:t>
      </w:r>
      <w:r>
        <w:rPr>
          <w:spacing w:val="-8"/>
          <w:sz w:val="24"/>
        </w:rPr>
        <w:t xml:space="preserve"> </w:t>
      </w:r>
      <w:r>
        <w:rPr>
          <w:sz w:val="24"/>
        </w:rPr>
        <w:t>limited</w:t>
      </w:r>
      <w:r>
        <w:rPr>
          <w:spacing w:val="-8"/>
          <w:sz w:val="24"/>
        </w:rPr>
        <w:t xml:space="preserve"> </w:t>
      </w:r>
      <w:r>
        <w:rPr>
          <w:sz w:val="24"/>
        </w:rPr>
        <w:t>to,</w:t>
      </w:r>
      <w:r>
        <w:rPr>
          <w:spacing w:val="-11"/>
          <w:sz w:val="24"/>
        </w:rPr>
        <w:t xml:space="preserve"> </w:t>
      </w:r>
      <w:r>
        <w:rPr>
          <w:sz w:val="24"/>
        </w:rPr>
        <w:t>OIG,</w:t>
      </w:r>
      <w:r>
        <w:rPr>
          <w:spacing w:val="-6"/>
          <w:sz w:val="24"/>
        </w:rPr>
        <w:t xml:space="preserve"> </w:t>
      </w:r>
      <w:r>
        <w:rPr>
          <w:sz w:val="24"/>
        </w:rPr>
        <w:t>GAO,</w:t>
      </w:r>
      <w:r>
        <w:rPr>
          <w:spacing w:val="-4"/>
          <w:sz w:val="24"/>
        </w:rPr>
        <w:t xml:space="preserve"> </w:t>
      </w:r>
      <w:r>
        <w:rPr>
          <w:sz w:val="24"/>
        </w:rPr>
        <w:t>Federal</w:t>
      </w:r>
      <w:r>
        <w:rPr>
          <w:spacing w:val="-8"/>
          <w:sz w:val="24"/>
        </w:rPr>
        <w:t xml:space="preserve"> </w:t>
      </w:r>
      <w:r>
        <w:rPr>
          <w:sz w:val="24"/>
        </w:rPr>
        <w:t>Bureau</w:t>
      </w:r>
      <w:r>
        <w:rPr>
          <w:spacing w:val="-8"/>
          <w:sz w:val="24"/>
        </w:rPr>
        <w:t xml:space="preserve"> </w:t>
      </w:r>
      <w:r>
        <w:rPr>
          <w:sz w:val="24"/>
        </w:rPr>
        <w:t>of Investigation (FBI), Department of Justice (DOJ), and CMS Regional Offices</w:t>
      </w:r>
    </w:p>
    <w:p w14:paraId="5C137736" w14:textId="07B74EEF" w:rsidR="00D61D72" w:rsidRDefault="00860DAE">
      <w:pPr>
        <w:pStyle w:val="ListParagraph"/>
        <w:numPr>
          <w:ilvl w:val="1"/>
          <w:numId w:val="52"/>
        </w:numPr>
        <w:tabs>
          <w:tab w:val="left" w:pos="1660"/>
        </w:tabs>
        <w:spacing w:before="0" w:line="273" w:lineRule="exact"/>
        <w:ind w:left="1660" w:hanging="363"/>
        <w:rPr>
          <w:sz w:val="24"/>
        </w:rPr>
      </w:pPr>
      <w:r>
        <w:rPr>
          <w:sz w:val="24"/>
        </w:rPr>
        <w:t>H</w:t>
      </w:r>
      <w:r w:rsidR="00CB0E6A">
        <w:rPr>
          <w:sz w:val="24"/>
        </w:rPr>
        <w:t xml:space="preserve">ealthcare </w:t>
      </w:r>
      <w:r>
        <w:rPr>
          <w:sz w:val="24"/>
        </w:rPr>
        <w:t>F</w:t>
      </w:r>
      <w:r w:rsidR="00CB0E6A">
        <w:rPr>
          <w:sz w:val="24"/>
        </w:rPr>
        <w:t xml:space="preserve">raud </w:t>
      </w:r>
      <w:r>
        <w:rPr>
          <w:sz w:val="24"/>
        </w:rPr>
        <w:t>P</w:t>
      </w:r>
      <w:r w:rsidR="00CB0E6A">
        <w:rPr>
          <w:sz w:val="24"/>
        </w:rPr>
        <w:t xml:space="preserve">revention </w:t>
      </w:r>
      <w:r>
        <w:rPr>
          <w:sz w:val="24"/>
        </w:rPr>
        <w:t>P</w:t>
      </w:r>
      <w:r w:rsidR="00CB0E6A">
        <w:rPr>
          <w:sz w:val="24"/>
        </w:rPr>
        <w:t>artnership (HFPP)</w:t>
      </w:r>
      <w:r>
        <w:rPr>
          <w:spacing w:val="-3"/>
          <w:sz w:val="24"/>
        </w:rPr>
        <w:t xml:space="preserve"> </w:t>
      </w:r>
      <w:r>
        <w:rPr>
          <w:sz w:val="24"/>
        </w:rPr>
        <w:t>Trusted</w:t>
      </w:r>
      <w:r>
        <w:rPr>
          <w:spacing w:val="-2"/>
          <w:sz w:val="24"/>
        </w:rPr>
        <w:t xml:space="preserve"> </w:t>
      </w:r>
      <w:r>
        <w:rPr>
          <w:sz w:val="24"/>
        </w:rPr>
        <w:t>Third</w:t>
      </w:r>
      <w:r>
        <w:rPr>
          <w:spacing w:val="-3"/>
          <w:sz w:val="24"/>
        </w:rPr>
        <w:t xml:space="preserve"> </w:t>
      </w:r>
      <w:r>
        <w:rPr>
          <w:sz w:val="24"/>
        </w:rPr>
        <w:t>Party</w:t>
      </w:r>
      <w:r>
        <w:rPr>
          <w:spacing w:val="-9"/>
          <w:sz w:val="24"/>
        </w:rPr>
        <w:t xml:space="preserve"> </w:t>
      </w:r>
      <w:r w:rsidR="00ED1246">
        <w:rPr>
          <w:spacing w:val="-9"/>
          <w:sz w:val="24"/>
        </w:rPr>
        <w:t xml:space="preserve">Contractor </w:t>
      </w:r>
      <w:r>
        <w:rPr>
          <w:spacing w:val="-4"/>
          <w:sz w:val="24"/>
        </w:rPr>
        <w:t>(TTP)</w:t>
      </w:r>
    </w:p>
    <w:p w14:paraId="71D13B24" w14:textId="77777777" w:rsidR="00D61D72" w:rsidRDefault="00860DAE">
      <w:pPr>
        <w:pStyle w:val="ListParagraph"/>
        <w:numPr>
          <w:ilvl w:val="1"/>
          <w:numId w:val="52"/>
        </w:numPr>
        <w:tabs>
          <w:tab w:val="left" w:pos="1660"/>
        </w:tabs>
        <w:spacing w:before="24" w:line="247" w:lineRule="auto"/>
        <w:ind w:left="1659" w:right="932"/>
        <w:rPr>
          <w:sz w:val="24"/>
        </w:rPr>
      </w:pPr>
      <w:r>
        <w:rPr>
          <w:sz w:val="24"/>
        </w:rPr>
        <w:t>Program</w:t>
      </w:r>
      <w:r>
        <w:rPr>
          <w:spacing w:val="-7"/>
          <w:sz w:val="24"/>
        </w:rPr>
        <w:t xml:space="preserve"> </w:t>
      </w:r>
      <w:r>
        <w:rPr>
          <w:sz w:val="24"/>
        </w:rPr>
        <w:t>Integrity</w:t>
      </w:r>
      <w:r>
        <w:rPr>
          <w:spacing w:val="-15"/>
          <w:sz w:val="24"/>
        </w:rPr>
        <w:t xml:space="preserve"> </w:t>
      </w:r>
      <w:r>
        <w:rPr>
          <w:sz w:val="24"/>
        </w:rPr>
        <w:t>Contractors</w:t>
      </w:r>
      <w:r>
        <w:rPr>
          <w:spacing w:val="-10"/>
          <w:sz w:val="24"/>
        </w:rPr>
        <w:t xml:space="preserve"> </w:t>
      </w:r>
      <w:r>
        <w:rPr>
          <w:sz w:val="24"/>
        </w:rPr>
        <w:t>(UPIC/</w:t>
      </w:r>
      <w:r>
        <w:rPr>
          <w:spacing w:val="-10"/>
          <w:sz w:val="24"/>
        </w:rPr>
        <w:t xml:space="preserve"> </w:t>
      </w:r>
      <w:r>
        <w:rPr>
          <w:sz w:val="24"/>
        </w:rPr>
        <w:t>National</w:t>
      </w:r>
      <w:r>
        <w:rPr>
          <w:spacing w:val="-10"/>
          <w:sz w:val="24"/>
        </w:rPr>
        <w:t xml:space="preserve"> </w:t>
      </w:r>
      <w:r>
        <w:rPr>
          <w:sz w:val="24"/>
        </w:rPr>
        <w:t>Benefit</w:t>
      </w:r>
      <w:r>
        <w:rPr>
          <w:spacing w:val="-7"/>
          <w:sz w:val="24"/>
        </w:rPr>
        <w:t xml:space="preserve"> </w:t>
      </w:r>
      <w:r>
        <w:rPr>
          <w:sz w:val="24"/>
        </w:rPr>
        <w:t>Integrity</w:t>
      </w:r>
      <w:r>
        <w:rPr>
          <w:spacing w:val="-15"/>
          <w:sz w:val="24"/>
        </w:rPr>
        <w:t xml:space="preserve"> </w:t>
      </w:r>
      <w:r>
        <w:rPr>
          <w:sz w:val="24"/>
        </w:rPr>
        <w:t>Medicare</w:t>
      </w:r>
      <w:r>
        <w:rPr>
          <w:spacing w:val="-6"/>
          <w:sz w:val="24"/>
        </w:rPr>
        <w:t xml:space="preserve"> </w:t>
      </w:r>
      <w:r>
        <w:rPr>
          <w:sz w:val="24"/>
        </w:rPr>
        <w:t>Drug Integrity Contract (NBI MEDIC))</w:t>
      </w:r>
    </w:p>
    <w:p w14:paraId="02D6BCD5" w14:textId="77777777" w:rsidR="00D61D72" w:rsidRDefault="00860DAE">
      <w:pPr>
        <w:pStyle w:val="ListParagraph"/>
        <w:numPr>
          <w:ilvl w:val="1"/>
          <w:numId w:val="52"/>
        </w:numPr>
        <w:tabs>
          <w:tab w:val="left" w:pos="1660"/>
        </w:tabs>
        <w:spacing w:before="15"/>
        <w:ind w:left="1660" w:hanging="361"/>
        <w:rPr>
          <w:sz w:val="24"/>
        </w:rPr>
      </w:pPr>
      <w:r>
        <w:rPr>
          <w:sz w:val="24"/>
        </w:rPr>
        <w:t>Professional</w:t>
      </w:r>
      <w:r>
        <w:rPr>
          <w:spacing w:val="-9"/>
          <w:sz w:val="24"/>
        </w:rPr>
        <w:t xml:space="preserve"> </w:t>
      </w:r>
      <w:r>
        <w:rPr>
          <w:spacing w:val="-2"/>
          <w:sz w:val="24"/>
        </w:rPr>
        <w:t>Organizations</w:t>
      </w:r>
    </w:p>
    <w:p w14:paraId="0316E876" w14:textId="77777777" w:rsidR="00D61D72" w:rsidRDefault="00860DAE">
      <w:pPr>
        <w:pStyle w:val="ListParagraph"/>
        <w:numPr>
          <w:ilvl w:val="1"/>
          <w:numId w:val="52"/>
        </w:numPr>
        <w:tabs>
          <w:tab w:val="left" w:pos="1660"/>
        </w:tabs>
        <w:spacing w:before="19" w:line="247" w:lineRule="auto"/>
        <w:ind w:left="1659" w:right="483"/>
        <w:rPr>
          <w:sz w:val="24"/>
        </w:rPr>
      </w:pPr>
      <w:r>
        <w:rPr>
          <w:sz w:val="24"/>
        </w:rPr>
        <w:t>Infrastructure</w:t>
      </w:r>
      <w:r>
        <w:rPr>
          <w:spacing w:val="-9"/>
          <w:sz w:val="24"/>
        </w:rPr>
        <w:t xml:space="preserve"> </w:t>
      </w:r>
      <w:r>
        <w:rPr>
          <w:sz w:val="24"/>
        </w:rPr>
        <w:t>Service</w:t>
      </w:r>
      <w:r>
        <w:rPr>
          <w:spacing w:val="-9"/>
          <w:sz w:val="24"/>
        </w:rPr>
        <w:t xml:space="preserve"> </w:t>
      </w:r>
      <w:r>
        <w:rPr>
          <w:sz w:val="24"/>
        </w:rPr>
        <w:t>providers,</w:t>
      </w:r>
      <w:r>
        <w:rPr>
          <w:spacing w:val="-8"/>
          <w:sz w:val="24"/>
        </w:rPr>
        <w:t xml:space="preserve"> </w:t>
      </w:r>
      <w:r>
        <w:rPr>
          <w:sz w:val="24"/>
        </w:rPr>
        <w:t>other</w:t>
      </w:r>
      <w:r>
        <w:rPr>
          <w:spacing w:val="-9"/>
          <w:sz w:val="24"/>
        </w:rPr>
        <w:t xml:space="preserve"> </w:t>
      </w:r>
      <w:r>
        <w:rPr>
          <w:sz w:val="24"/>
        </w:rPr>
        <w:t>CMS</w:t>
      </w:r>
      <w:r>
        <w:rPr>
          <w:spacing w:val="-7"/>
          <w:sz w:val="24"/>
        </w:rPr>
        <w:t xml:space="preserve"> </w:t>
      </w:r>
      <w:r>
        <w:rPr>
          <w:sz w:val="24"/>
        </w:rPr>
        <w:t>Contractors,</w:t>
      </w:r>
      <w:r>
        <w:rPr>
          <w:spacing w:val="-8"/>
          <w:sz w:val="24"/>
        </w:rPr>
        <w:t xml:space="preserve"> </w:t>
      </w:r>
      <w:r>
        <w:rPr>
          <w:sz w:val="24"/>
        </w:rPr>
        <w:t>including</w:t>
      </w:r>
      <w:r>
        <w:rPr>
          <w:spacing w:val="-11"/>
          <w:sz w:val="24"/>
        </w:rPr>
        <w:t xml:space="preserve"> </w:t>
      </w:r>
      <w:r>
        <w:rPr>
          <w:sz w:val="24"/>
        </w:rPr>
        <w:t>but</w:t>
      </w:r>
      <w:r>
        <w:rPr>
          <w:spacing w:val="-6"/>
          <w:sz w:val="24"/>
        </w:rPr>
        <w:t xml:space="preserve"> </w:t>
      </w:r>
      <w:r>
        <w:rPr>
          <w:sz w:val="24"/>
        </w:rPr>
        <w:t>not</w:t>
      </w:r>
      <w:r>
        <w:rPr>
          <w:spacing w:val="-8"/>
          <w:sz w:val="24"/>
        </w:rPr>
        <w:t xml:space="preserve"> </w:t>
      </w:r>
      <w:r>
        <w:rPr>
          <w:sz w:val="24"/>
        </w:rPr>
        <w:t>limited</w:t>
      </w:r>
      <w:r>
        <w:rPr>
          <w:spacing w:val="-8"/>
          <w:sz w:val="24"/>
        </w:rPr>
        <w:t xml:space="preserve"> </w:t>
      </w:r>
      <w:r>
        <w:rPr>
          <w:sz w:val="24"/>
        </w:rPr>
        <w:t>to the Medicare Administrative Contractors (MAC). The SMRC specifically will collaborate with the MAC for activities such as completion and maintenance of a Joint Operating Agreement (JOA) and/or Service Level Agreement (SLA).</w:t>
      </w:r>
    </w:p>
    <w:p w14:paraId="20E0A960" w14:textId="77777777" w:rsidR="00D61D72" w:rsidRDefault="00860DAE">
      <w:pPr>
        <w:pStyle w:val="ListParagraph"/>
        <w:numPr>
          <w:ilvl w:val="1"/>
          <w:numId w:val="52"/>
        </w:numPr>
        <w:tabs>
          <w:tab w:val="left" w:pos="1660"/>
        </w:tabs>
        <w:spacing w:before="15"/>
        <w:ind w:left="1660" w:hanging="361"/>
        <w:rPr>
          <w:sz w:val="24"/>
        </w:rPr>
      </w:pPr>
      <w:r>
        <w:rPr>
          <w:sz w:val="24"/>
        </w:rPr>
        <w:t>Medical</w:t>
      </w:r>
      <w:r>
        <w:rPr>
          <w:spacing w:val="-5"/>
          <w:sz w:val="24"/>
        </w:rPr>
        <w:t xml:space="preserve"> </w:t>
      </w:r>
      <w:r>
        <w:rPr>
          <w:sz w:val="24"/>
        </w:rPr>
        <w:t>Review</w:t>
      </w:r>
      <w:r>
        <w:rPr>
          <w:spacing w:val="-5"/>
          <w:sz w:val="24"/>
        </w:rPr>
        <w:t xml:space="preserve"> </w:t>
      </w:r>
      <w:r>
        <w:rPr>
          <w:sz w:val="24"/>
        </w:rPr>
        <w:t>Accuracy</w:t>
      </w:r>
      <w:r>
        <w:rPr>
          <w:spacing w:val="-6"/>
          <w:sz w:val="24"/>
        </w:rPr>
        <w:t xml:space="preserve"> </w:t>
      </w:r>
      <w:r>
        <w:rPr>
          <w:sz w:val="24"/>
        </w:rPr>
        <w:t>Contractor</w:t>
      </w:r>
      <w:r>
        <w:rPr>
          <w:spacing w:val="-3"/>
          <w:sz w:val="24"/>
        </w:rPr>
        <w:t xml:space="preserve"> </w:t>
      </w:r>
      <w:r>
        <w:rPr>
          <w:spacing w:val="-2"/>
          <w:sz w:val="24"/>
        </w:rPr>
        <w:t>(MRAC)</w:t>
      </w:r>
    </w:p>
    <w:p w14:paraId="65CE7C51" w14:textId="77777777" w:rsidR="00D61D72" w:rsidRDefault="00D61D72">
      <w:pPr>
        <w:pStyle w:val="BodyText"/>
        <w:spacing w:before="9"/>
        <w:rPr>
          <w:sz w:val="27"/>
        </w:rPr>
      </w:pPr>
    </w:p>
    <w:p w14:paraId="3D842DAE" w14:textId="77777777" w:rsidR="00D61D72" w:rsidRDefault="00860DAE">
      <w:pPr>
        <w:pStyle w:val="Heading1"/>
        <w:numPr>
          <w:ilvl w:val="0"/>
          <w:numId w:val="52"/>
        </w:numPr>
        <w:tabs>
          <w:tab w:val="left" w:pos="852"/>
        </w:tabs>
        <w:ind w:left="851" w:hanging="289"/>
        <w:rPr>
          <w:u w:val="none"/>
        </w:rPr>
      </w:pPr>
      <w:bookmarkStart w:id="9" w:name="B._INFORMATION_TECHNOLOGY_(IT)_AND_SECUR"/>
      <w:bookmarkEnd w:id="9"/>
      <w:r>
        <w:t>INFORMATION</w:t>
      </w:r>
      <w:r>
        <w:rPr>
          <w:spacing w:val="-12"/>
        </w:rPr>
        <w:t xml:space="preserve"> </w:t>
      </w:r>
      <w:r>
        <w:t>TECHNOLOGY</w:t>
      </w:r>
      <w:r>
        <w:rPr>
          <w:spacing w:val="-6"/>
        </w:rPr>
        <w:t xml:space="preserve"> </w:t>
      </w:r>
      <w:r>
        <w:t>(IT)</w:t>
      </w:r>
      <w:r>
        <w:rPr>
          <w:spacing w:val="-8"/>
        </w:rPr>
        <w:t xml:space="preserve"> </w:t>
      </w:r>
      <w:r>
        <w:t>AND</w:t>
      </w:r>
      <w:r>
        <w:rPr>
          <w:spacing w:val="-5"/>
        </w:rPr>
        <w:t xml:space="preserve"> </w:t>
      </w:r>
      <w:r>
        <w:t>SECURITY</w:t>
      </w:r>
      <w:r>
        <w:rPr>
          <w:spacing w:val="51"/>
        </w:rPr>
        <w:t xml:space="preserve"> </w:t>
      </w:r>
      <w:r>
        <w:rPr>
          <w:spacing w:val="-2"/>
        </w:rPr>
        <w:t>REQUIREMENTS</w:t>
      </w:r>
    </w:p>
    <w:p w14:paraId="12D94887" w14:textId="77777777" w:rsidR="00D61D72" w:rsidRDefault="00D61D72">
      <w:pPr>
        <w:pStyle w:val="BodyText"/>
        <w:spacing w:before="4"/>
        <w:rPr>
          <w:b/>
          <w:sz w:val="20"/>
        </w:rPr>
      </w:pPr>
    </w:p>
    <w:p w14:paraId="34C00E21" w14:textId="77777777" w:rsidR="00D61D72" w:rsidRDefault="00860DAE">
      <w:pPr>
        <w:pStyle w:val="BodyText"/>
        <w:spacing w:before="90" w:line="249" w:lineRule="auto"/>
        <w:ind w:left="923" w:right="420"/>
        <w:rPr>
          <w:sz w:val="22"/>
        </w:rPr>
      </w:pPr>
      <w:r>
        <w:t xml:space="preserve">CMS requires that its business partners implement IT systems security controls </w:t>
      </w:r>
      <w:proofErr w:type="gramStart"/>
      <w:r>
        <w:t>in order to</w:t>
      </w:r>
      <w:proofErr w:type="gramEnd"/>
      <w:r>
        <w:t xml:space="preserve"> maintain the confidentiality, integrity, and availability of Medicare system operations in the event of computer incidents or physical disasters.</w:t>
      </w:r>
      <w:r>
        <w:rPr>
          <w:spacing w:val="40"/>
        </w:rPr>
        <w:t xml:space="preserve"> </w:t>
      </w:r>
      <w:r>
        <w:t>The Contractor shall comply with the security</w:t>
      </w:r>
      <w:r>
        <w:rPr>
          <w:spacing w:val="-11"/>
        </w:rPr>
        <w:t xml:space="preserve"> </w:t>
      </w:r>
      <w:r>
        <w:t>requirements</w:t>
      </w:r>
      <w:r>
        <w:rPr>
          <w:spacing w:val="-6"/>
        </w:rPr>
        <w:t xml:space="preserve"> </w:t>
      </w:r>
      <w:r>
        <w:t>defined</w:t>
      </w:r>
      <w:r>
        <w:rPr>
          <w:spacing w:val="-6"/>
        </w:rPr>
        <w:t xml:space="preserve"> </w:t>
      </w:r>
      <w:r>
        <w:t>in</w:t>
      </w:r>
      <w:r>
        <w:rPr>
          <w:spacing w:val="-6"/>
        </w:rPr>
        <w:t xml:space="preserve"> </w:t>
      </w:r>
      <w:r>
        <w:t>the</w:t>
      </w:r>
      <w:r>
        <w:rPr>
          <w:spacing w:val="-7"/>
        </w:rPr>
        <w:t xml:space="preserve"> </w:t>
      </w:r>
      <w:r>
        <w:t>Business</w:t>
      </w:r>
      <w:r>
        <w:rPr>
          <w:spacing w:val="-6"/>
        </w:rPr>
        <w:t xml:space="preserve"> </w:t>
      </w:r>
      <w:r>
        <w:t>Partner</w:t>
      </w:r>
      <w:r>
        <w:rPr>
          <w:spacing w:val="-7"/>
        </w:rPr>
        <w:t xml:space="preserve"> </w:t>
      </w:r>
      <w:r>
        <w:t>System</w:t>
      </w:r>
      <w:r>
        <w:rPr>
          <w:spacing w:val="-5"/>
        </w:rPr>
        <w:t xml:space="preserve"> </w:t>
      </w:r>
      <w:r>
        <w:t>Security</w:t>
      </w:r>
      <w:r>
        <w:rPr>
          <w:spacing w:val="-11"/>
        </w:rPr>
        <w:t xml:space="preserve"> </w:t>
      </w:r>
      <w:r>
        <w:t>Manual</w:t>
      </w:r>
      <w:r>
        <w:rPr>
          <w:spacing w:val="-5"/>
        </w:rPr>
        <w:t xml:space="preserve"> </w:t>
      </w:r>
      <w:r>
        <w:t>(BPSSM),</w:t>
      </w:r>
      <w:r>
        <w:rPr>
          <w:spacing w:val="-6"/>
        </w:rPr>
        <w:t xml:space="preserve"> </w:t>
      </w:r>
      <w:r>
        <w:t xml:space="preserve">the CMS Information Security (IS) Acceptable Risk Safeguards (ARS), including CMS Minimum Security Requirements (CMSRs) (also known as IOM Pub. 100-25), and the Program Integrity Manual (IOM Pub. 100-8) all found at </w:t>
      </w:r>
      <w:hyperlink r:id="rId16">
        <w:r>
          <w:rPr>
            <w:color w:val="0000FF"/>
            <w:spacing w:val="-2"/>
            <w:u w:val="single" w:color="0000FF"/>
          </w:rPr>
          <w:t>http://www.cms.gov/Regulations</w:t>
        </w:r>
      </w:hyperlink>
      <w:hyperlink r:id="rId17">
        <w:r>
          <w:rPr>
            <w:color w:val="0000FF"/>
            <w:spacing w:val="-2"/>
            <w:u w:val="single" w:color="0000FF"/>
          </w:rPr>
          <w:t>and-Guidance/Guidance/Manuals/Internet-Only-Manuals-</w:t>
        </w:r>
      </w:hyperlink>
      <w:r>
        <w:rPr>
          <w:color w:val="0000FF"/>
          <w:spacing w:val="-2"/>
        </w:rPr>
        <w:t xml:space="preserve"> </w:t>
      </w:r>
      <w:hyperlink r:id="rId18">
        <w:r>
          <w:rPr>
            <w:color w:val="0000FF"/>
            <w:spacing w:val="-2"/>
            <w:u w:val="single" w:color="0000FF"/>
          </w:rPr>
          <w:t>IOMs.html</w:t>
        </w:r>
      </w:hyperlink>
      <w:hyperlink r:id="rId19">
        <w:r>
          <w:rPr>
            <w:spacing w:val="-2"/>
            <w:sz w:val="22"/>
          </w:rPr>
          <w:t>.</w:t>
        </w:r>
      </w:hyperlink>
    </w:p>
    <w:p w14:paraId="46EACC79" w14:textId="77777777" w:rsidR="00D61D72" w:rsidRDefault="00860DAE">
      <w:pPr>
        <w:pStyle w:val="BodyText"/>
        <w:spacing w:before="225" w:line="249" w:lineRule="auto"/>
        <w:ind w:left="935" w:right="442" w:hanging="12"/>
        <w:rPr>
          <w:b/>
          <w:sz w:val="22"/>
        </w:rPr>
      </w:pPr>
      <w:r>
        <w:t>The Contractor’s information system/applications shall have a valid Authority to Operate (ATO) (conveyed through the CMS Chief Information Officer authorization decision process) before going into operation and processing CMS information.</w:t>
      </w:r>
      <w:r>
        <w:rPr>
          <w:spacing w:val="40"/>
        </w:rPr>
        <w:t xml:space="preserve"> </w:t>
      </w:r>
      <w:r>
        <w:t>The implementation of a Federal Government information system requires a formal Government ATO for infrastructure</w:t>
      </w:r>
      <w:r>
        <w:rPr>
          <w:spacing w:val="-10"/>
        </w:rPr>
        <w:t xml:space="preserve"> </w:t>
      </w:r>
      <w:r>
        <w:t>systems</w:t>
      </w:r>
      <w:r>
        <w:rPr>
          <w:spacing w:val="-9"/>
        </w:rPr>
        <w:t xml:space="preserve"> </w:t>
      </w:r>
      <w:r>
        <w:t>and/or</w:t>
      </w:r>
      <w:r>
        <w:rPr>
          <w:spacing w:val="-10"/>
        </w:rPr>
        <w:t xml:space="preserve"> </w:t>
      </w:r>
      <w:r>
        <w:t>all</w:t>
      </w:r>
      <w:r>
        <w:rPr>
          <w:spacing w:val="-9"/>
        </w:rPr>
        <w:t xml:space="preserve"> </w:t>
      </w:r>
      <w:r>
        <w:t>application</w:t>
      </w:r>
      <w:r>
        <w:rPr>
          <w:spacing w:val="-9"/>
        </w:rPr>
        <w:t xml:space="preserve"> </w:t>
      </w:r>
      <w:r>
        <w:t>systems</w:t>
      </w:r>
      <w:r>
        <w:rPr>
          <w:spacing w:val="-9"/>
        </w:rPr>
        <w:t xml:space="preserve"> </w:t>
      </w:r>
      <w:r>
        <w:t>developed,</w:t>
      </w:r>
      <w:r>
        <w:rPr>
          <w:spacing w:val="-9"/>
        </w:rPr>
        <w:t xml:space="preserve"> </w:t>
      </w:r>
      <w:r>
        <w:t>hosted</w:t>
      </w:r>
      <w:r>
        <w:rPr>
          <w:spacing w:val="-7"/>
        </w:rPr>
        <w:t xml:space="preserve"> </w:t>
      </w:r>
      <w:r>
        <w:t>and/or</w:t>
      </w:r>
      <w:r>
        <w:rPr>
          <w:spacing w:val="-10"/>
        </w:rPr>
        <w:t xml:space="preserve"> </w:t>
      </w:r>
      <w:r>
        <w:t>maintained</w:t>
      </w:r>
      <w:r>
        <w:rPr>
          <w:spacing w:val="-9"/>
        </w:rPr>
        <w:t xml:space="preserve"> </w:t>
      </w:r>
      <w:r>
        <w:t xml:space="preserve">on behalf of CMS. NIST Special Publication (SP) 800-37, Guide for Applying the Risk Management Framework to Federal Information Systems: A Security Life Cycle Approach, and CMS procedures (located on the CMS Information Security website at </w:t>
      </w:r>
      <w:hyperlink r:id="rId20">
        <w:r>
          <w:rPr>
            <w:color w:val="0561C1"/>
            <w:spacing w:val="-2"/>
            <w:u w:val="single" w:color="0561C1"/>
          </w:rPr>
          <w:t>http://www.cms.gov/Research-Statistics-Data-and-Systems/CMS-</w:t>
        </w:r>
      </w:hyperlink>
      <w:r>
        <w:rPr>
          <w:color w:val="0561C1"/>
          <w:spacing w:val="-2"/>
        </w:rPr>
        <w:t xml:space="preserve"> </w:t>
      </w:r>
      <w:hyperlink r:id="rId21">
        <w:proofErr w:type="spellStart"/>
        <w:r>
          <w:rPr>
            <w:color w:val="0561C1"/>
            <w:u w:val="single" w:color="0561C1"/>
          </w:rPr>
          <w:t>InformationTechnology</w:t>
        </w:r>
        <w:proofErr w:type="spellEnd"/>
        <w:r>
          <w:rPr>
            <w:color w:val="0561C1"/>
            <w:u w:val="single" w:color="0561C1"/>
          </w:rPr>
          <w:t>/</w:t>
        </w:r>
        <w:proofErr w:type="spellStart"/>
        <w:r>
          <w:rPr>
            <w:color w:val="0561C1"/>
            <w:u w:val="single" w:color="0561C1"/>
          </w:rPr>
          <w:t>InformationSecurity</w:t>
        </w:r>
        <w:proofErr w:type="spellEnd"/>
      </w:hyperlink>
      <w:r>
        <w:t>) give guidelines for performing the system ATO process.</w:t>
      </w:r>
      <w:r>
        <w:rPr>
          <w:spacing w:val="40"/>
        </w:rPr>
        <w:t xml:space="preserve"> </w:t>
      </w:r>
      <w:r>
        <w:rPr>
          <w:b/>
          <w:sz w:val="22"/>
        </w:rPr>
        <w:t>The Contractor shall begin the process to obtain an ATO within 60 days of</w:t>
      </w:r>
    </w:p>
    <w:p w14:paraId="38B3188C" w14:textId="77777777" w:rsidR="00D61D72" w:rsidRDefault="00860DAE">
      <w:pPr>
        <w:spacing w:before="34"/>
        <w:ind w:left="937"/>
        <w:rPr>
          <w:b/>
        </w:rPr>
      </w:pPr>
      <w:r>
        <w:rPr>
          <w:b/>
        </w:rPr>
        <w:t>contract</w:t>
      </w:r>
      <w:r>
        <w:rPr>
          <w:b/>
          <w:spacing w:val="-9"/>
        </w:rPr>
        <w:t xml:space="preserve"> </w:t>
      </w:r>
      <w:r>
        <w:rPr>
          <w:b/>
          <w:spacing w:val="-2"/>
        </w:rPr>
        <w:t>award.</w:t>
      </w:r>
    </w:p>
    <w:p w14:paraId="49C17D7D" w14:textId="77777777" w:rsidR="00D61D72" w:rsidRDefault="00D61D72">
      <w:pPr>
        <w:sectPr w:rsidR="00D61D72">
          <w:pgSz w:w="12240" w:h="15840"/>
          <w:pgMar w:top="1240" w:right="1120" w:bottom="1460" w:left="860" w:header="0" w:footer="1211" w:gutter="0"/>
          <w:cols w:space="720"/>
        </w:sectPr>
      </w:pPr>
    </w:p>
    <w:p w14:paraId="1EF7FAF4" w14:textId="77777777" w:rsidR="00D61D72" w:rsidRDefault="00860DAE">
      <w:pPr>
        <w:pStyle w:val="BodyText"/>
        <w:spacing w:before="79" w:line="247" w:lineRule="auto"/>
        <w:ind w:left="935" w:right="420" w:hanging="12"/>
      </w:pPr>
      <w:r>
        <w:t>Additionally,</w:t>
      </w:r>
      <w:r>
        <w:rPr>
          <w:spacing w:val="-9"/>
        </w:rPr>
        <w:t xml:space="preserve"> </w:t>
      </w:r>
      <w:r>
        <w:t>the</w:t>
      </w:r>
      <w:r>
        <w:rPr>
          <w:spacing w:val="-10"/>
        </w:rPr>
        <w:t xml:space="preserve"> </w:t>
      </w:r>
      <w:r>
        <w:t>Contractor</w:t>
      </w:r>
      <w:r>
        <w:rPr>
          <w:spacing w:val="-10"/>
        </w:rPr>
        <w:t xml:space="preserve"> </w:t>
      </w:r>
      <w:r>
        <w:t>shall</w:t>
      </w:r>
      <w:r>
        <w:rPr>
          <w:spacing w:val="-9"/>
        </w:rPr>
        <w:t xml:space="preserve"> </w:t>
      </w:r>
      <w:r>
        <w:t>incorporate</w:t>
      </w:r>
      <w:r>
        <w:rPr>
          <w:spacing w:val="-8"/>
        </w:rPr>
        <w:t xml:space="preserve"> </w:t>
      </w:r>
      <w:r>
        <w:t>and</w:t>
      </w:r>
      <w:r>
        <w:rPr>
          <w:spacing w:val="-5"/>
        </w:rPr>
        <w:t xml:space="preserve"> </w:t>
      </w:r>
      <w:r>
        <w:t>utilize</w:t>
      </w:r>
      <w:r>
        <w:rPr>
          <w:spacing w:val="-10"/>
        </w:rPr>
        <w:t xml:space="preserve"> </w:t>
      </w:r>
      <w:r>
        <w:t>the</w:t>
      </w:r>
      <w:r>
        <w:rPr>
          <w:spacing w:val="-10"/>
        </w:rPr>
        <w:t xml:space="preserve"> </w:t>
      </w:r>
      <w:r>
        <w:t>following</w:t>
      </w:r>
      <w:r>
        <w:rPr>
          <w:spacing w:val="-12"/>
        </w:rPr>
        <w:t xml:space="preserve"> </w:t>
      </w:r>
      <w:r>
        <w:t>information technology requirements:</w:t>
      </w:r>
    </w:p>
    <w:p w14:paraId="2A63349D" w14:textId="77777777" w:rsidR="00D61D72" w:rsidRDefault="00D61D72">
      <w:pPr>
        <w:pStyle w:val="BodyText"/>
        <w:spacing w:before="11"/>
        <w:rPr>
          <w:sz w:val="26"/>
        </w:rPr>
      </w:pPr>
    </w:p>
    <w:p w14:paraId="3AE639EF" w14:textId="77777777" w:rsidR="00D61D72" w:rsidRDefault="00860DAE">
      <w:pPr>
        <w:pStyle w:val="ListParagraph"/>
        <w:numPr>
          <w:ilvl w:val="1"/>
          <w:numId w:val="52"/>
        </w:numPr>
        <w:tabs>
          <w:tab w:val="left" w:pos="1286"/>
        </w:tabs>
        <w:spacing w:before="0" w:line="254" w:lineRule="auto"/>
        <w:ind w:left="1299" w:right="477" w:hanging="377"/>
        <w:rPr>
          <w:sz w:val="24"/>
        </w:rPr>
      </w:pPr>
      <w:r>
        <w:rPr>
          <w:sz w:val="24"/>
        </w:rPr>
        <w:t>The</w:t>
      </w:r>
      <w:r>
        <w:rPr>
          <w:spacing w:val="-9"/>
          <w:sz w:val="24"/>
        </w:rPr>
        <w:t xml:space="preserve"> </w:t>
      </w:r>
      <w:r>
        <w:rPr>
          <w:sz w:val="24"/>
        </w:rPr>
        <w:t>Contractor</w:t>
      </w:r>
      <w:r>
        <w:rPr>
          <w:spacing w:val="-7"/>
          <w:sz w:val="24"/>
        </w:rPr>
        <w:t xml:space="preserve"> </w:t>
      </w:r>
      <w:r>
        <w:rPr>
          <w:sz w:val="24"/>
        </w:rPr>
        <w:t>staff</w:t>
      </w:r>
      <w:r>
        <w:rPr>
          <w:spacing w:val="-9"/>
          <w:sz w:val="24"/>
        </w:rPr>
        <w:t xml:space="preserve"> </w:t>
      </w:r>
      <w:r>
        <w:rPr>
          <w:sz w:val="24"/>
        </w:rPr>
        <w:t>shall</w:t>
      </w:r>
      <w:r>
        <w:rPr>
          <w:spacing w:val="-3"/>
          <w:sz w:val="24"/>
        </w:rPr>
        <w:t xml:space="preserve"> </w:t>
      </w:r>
      <w:r>
        <w:rPr>
          <w:sz w:val="24"/>
        </w:rPr>
        <w:t>be</w:t>
      </w:r>
      <w:r>
        <w:rPr>
          <w:spacing w:val="-9"/>
          <w:sz w:val="24"/>
        </w:rPr>
        <w:t xml:space="preserve"> </w:t>
      </w:r>
      <w:r>
        <w:rPr>
          <w:sz w:val="24"/>
        </w:rPr>
        <w:t>trained</w:t>
      </w:r>
      <w:r>
        <w:rPr>
          <w:spacing w:val="-6"/>
          <w:sz w:val="24"/>
        </w:rPr>
        <w:t xml:space="preserve"> </w:t>
      </w:r>
      <w:r>
        <w:rPr>
          <w:sz w:val="24"/>
        </w:rPr>
        <w:t>on</w:t>
      </w:r>
      <w:r>
        <w:rPr>
          <w:spacing w:val="-6"/>
          <w:sz w:val="24"/>
        </w:rPr>
        <w:t xml:space="preserve"> </w:t>
      </w:r>
      <w:r>
        <w:rPr>
          <w:sz w:val="24"/>
        </w:rPr>
        <w:t>security</w:t>
      </w:r>
      <w:r>
        <w:rPr>
          <w:spacing w:val="-11"/>
          <w:sz w:val="24"/>
        </w:rPr>
        <w:t xml:space="preserve"> </w:t>
      </w:r>
      <w:r>
        <w:rPr>
          <w:sz w:val="24"/>
        </w:rPr>
        <w:t>procedures</w:t>
      </w:r>
      <w:r>
        <w:rPr>
          <w:spacing w:val="-3"/>
          <w:sz w:val="24"/>
        </w:rPr>
        <w:t xml:space="preserve"> </w:t>
      </w:r>
      <w:r>
        <w:rPr>
          <w:sz w:val="24"/>
        </w:rPr>
        <w:t>as</w:t>
      </w:r>
      <w:r>
        <w:rPr>
          <w:spacing w:val="-6"/>
          <w:sz w:val="24"/>
        </w:rPr>
        <w:t xml:space="preserve"> </w:t>
      </w:r>
      <w:r>
        <w:rPr>
          <w:sz w:val="24"/>
        </w:rPr>
        <w:t>well</w:t>
      </w:r>
      <w:r>
        <w:rPr>
          <w:spacing w:val="-5"/>
          <w:sz w:val="24"/>
        </w:rPr>
        <w:t xml:space="preserve"> </w:t>
      </w:r>
      <w:r>
        <w:rPr>
          <w:sz w:val="24"/>
        </w:rPr>
        <w:t>as</w:t>
      </w:r>
      <w:r>
        <w:rPr>
          <w:spacing w:val="-6"/>
          <w:sz w:val="24"/>
        </w:rPr>
        <w:t xml:space="preserve"> </w:t>
      </w:r>
      <w:r>
        <w:rPr>
          <w:sz w:val="24"/>
        </w:rPr>
        <w:t>relevant</w:t>
      </w:r>
      <w:r>
        <w:rPr>
          <w:spacing w:val="-5"/>
          <w:sz w:val="24"/>
        </w:rPr>
        <w:t xml:space="preserve"> </w:t>
      </w:r>
      <w:r>
        <w:rPr>
          <w:sz w:val="24"/>
        </w:rPr>
        <w:t>aspects</w:t>
      </w:r>
      <w:r>
        <w:rPr>
          <w:spacing w:val="-6"/>
          <w:sz w:val="24"/>
        </w:rPr>
        <w:t xml:space="preserve"> </w:t>
      </w:r>
      <w:r>
        <w:rPr>
          <w:sz w:val="24"/>
        </w:rPr>
        <w:t>of the Privacy Act, Health Insurance Portability and Accountability Act (HIPAA), and the Freedom</w:t>
      </w:r>
      <w:r>
        <w:rPr>
          <w:spacing w:val="-5"/>
          <w:sz w:val="24"/>
        </w:rPr>
        <w:t xml:space="preserve"> </w:t>
      </w:r>
      <w:r>
        <w:rPr>
          <w:sz w:val="24"/>
        </w:rPr>
        <w:t>of</w:t>
      </w:r>
      <w:r>
        <w:rPr>
          <w:spacing w:val="-2"/>
          <w:sz w:val="24"/>
        </w:rPr>
        <w:t xml:space="preserve"> </w:t>
      </w:r>
      <w:r>
        <w:rPr>
          <w:sz w:val="24"/>
        </w:rPr>
        <w:t>Information</w:t>
      </w:r>
      <w:r>
        <w:rPr>
          <w:spacing w:val="-6"/>
          <w:sz w:val="24"/>
        </w:rPr>
        <w:t xml:space="preserve"> </w:t>
      </w:r>
      <w:r>
        <w:rPr>
          <w:sz w:val="24"/>
        </w:rPr>
        <w:t>Act.</w:t>
      </w:r>
      <w:r>
        <w:rPr>
          <w:spacing w:val="-6"/>
          <w:sz w:val="24"/>
        </w:rPr>
        <w:t xml:space="preserve"> </w:t>
      </w:r>
      <w:r>
        <w:rPr>
          <w:sz w:val="24"/>
        </w:rPr>
        <w:t>The</w:t>
      </w:r>
      <w:r>
        <w:rPr>
          <w:spacing w:val="-7"/>
          <w:sz w:val="24"/>
        </w:rPr>
        <w:t xml:space="preserve"> </w:t>
      </w:r>
      <w:r>
        <w:rPr>
          <w:sz w:val="24"/>
        </w:rPr>
        <w:t>Contractor</w:t>
      </w:r>
      <w:r>
        <w:rPr>
          <w:spacing w:val="-7"/>
          <w:sz w:val="24"/>
        </w:rPr>
        <w:t xml:space="preserve"> </w:t>
      </w:r>
      <w:r>
        <w:rPr>
          <w:sz w:val="24"/>
        </w:rPr>
        <w:t>shall</w:t>
      </w:r>
      <w:r>
        <w:rPr>
          <w:spacing w:val="-5"/>
          <w:sz w:val="24"/>
        </w:rPr>
        <w:t xml:space="preserve"> </w:t>
      </w:r>
      <w:r>
        <w:rPr>
          <w:sz w:val="24"/>
        </w:rPr>
        <w:t>adhere</w:t>
      </w:r>
      <w:r>
        <w:rPr>
          <w:spacing w:val="-7"/>
          <w:sz w:val="24"/>
        </w:rPr>
        <w:t xml:space="preserve"> </w:t>
      </w:r>
      <w:r>
        <w:rPr>
          <w:sz w:val="24"/>
        </w:rPr>
        <w:t>to</w:t>
      </w:r>
      <w:r>
        <w:rPr>
          <w:spacing w:val="-6"/>
          <w:sz w:val="24"/>
        </w:rPr>
        <w:t xml:space="preserve"> </w:t>
      </w:r>
      <w:r>
        <w:rPr>
          <w:sz w:val="24"/>
        </w:rPr>
        <w:t>the</w:t>
      </w:r>
      <w:r>
        <w:rPr>
          <w:spacing w:val="-7"/>
          <w:sz w:val="24"/>
        </w:rPr>
        <w:t xml:space="preserve"> </w:t>
      </w:r>
      <w:r>
        <w:rPr>
          <w:sz w:val="24"/>
        </w:rPr>
        <w:t>508</w:t>
      </w:r>
      <w:r>
        <w:rPr>
          <w:spacing w:val="-3"/>
          <w:sz w:val="24"/>
        </w:rPr>
        <w:t xml:space="preserve"> </w:t>
      </w:r>
      <w:r>
        <w:rPr>
          <w:sz w:val="24"/>
        </w:rPr>
        <w:t>Accessibility</w:t>
      </w:r>
      <w:r>
        <w:rPr>
          <w:spacing w:val="-13"/>
          <w:sz w:val="24"/>
        </w:rPr>
        <w:t xml:space="preserve"> </w:t>
      </w:r>
      <w:r>
        <w:rPr>
          <w:sz w:val="24"/>
        </w:rPr>
        <w:t>clause (HHSAR 352.239-73).</w:t>
      </w:r>
    </w:p>
    <w:p w14:paraId="2D4969EE" w14:textId="77777777" w:rsidR="00D61D72" w:rsidRDefault="00D61D72">
      <w:pPr>
        <w:pStyle w:val="BodyText"/>
        <w:spacing w:before="8"/>
        <w:rPr>
          <w:sz w:val="29"/>
        </w:rPr>
      </w:pPr>
    </w:p>
    <w:p w14:paraId="74719CB6" w14:textId="77777777" w:rsidR="00D61D72" w:rsidRDefault="00860DAE">
      <w:pPr>
        <w:pStyle w:val="ListParagraph"/>
        <w:numPr>
          <w:ilvl w:val="1"/>
          <w:numId w:val="52"/>
        </w:numPr>
        <w:tabs>
          <w:tab w:val="left" w:pos="1284"/>
        </w:tabs>
        <w:spacing w:before="0" w:line="247" w:lineRule="auto"/>
        <w:ind w:left="1283" w:right="498"/>
        <w:rPr>
          <w:sz w:val="24"/>
        </w:rPr>
      </w:pPr>
      <w:r>
        <w:rPr>
          <w:sz w:val="24"/>
        </w:rPr>
        <w:t xml:space="preserve">The Contractor shall record completion of Information Security Awareness and </w:t>
      </w:r>
      <w:proofErr w:type="spellStart"/>
      <w:r>
        <w:rPr>
          <w:sz w:val="24"/>
        </w:rPr>
        <w:t>RoleBased</w:t>
      </w:r>
      <w:proofErr w:type="spellEnd"/>
      <w:r>
        <w:rPr>
          <w:sz w:val="24"/>
        </w:rPr>
        <w:t xml:space="preserve"> Security Training and retain the results in accordance with CMS procedures available at </w:t>
      </w:r>
      <w:hyperlink r:id="rId22">
        <w:r>
          <w:rPr>
            <w:color w:val="0561C1"/>
            <w:sz w:val="24"/>
            <w:u w:val="single" w:color="0561C1"/>
          </w:rPr>
          <w:t>http://www.cms.gov/InformationSecurity</w:t>
        </w:r>
        <w:r>
          <w:rPr>
            <w:sz w:val="24"/>
          </w:rPr>
          <w:t>.</w:t>
        </w:r>
      </w:hyperlink>
      <w:r>
        <w:rPr>
          <w:spacing w:val="40"/>
          <w:sz w:val="24"/>
        </w:rPr>
        <w:t xml:space="preserve"> </w:t>
      </w:r>
      <w:r>
        <w:rPr>
          <w:sz w:val="24"/>
        </w:rPr>
        <w:t>Training shall be consistent with the</w:t>
      </w:r>
      <w:r>
        <w:rPr>
          <w:spacing w:val="-9"/>
          <w:sz w:val="24"/>
        </w:rPr>
        <w:t xml:space="preserve"> </w:t>
      </w:r>
      <w:r>
        <w:rPr>
          <w:sz w:val="24"/>
        </w:rPr>
        <w:t>requirements</w:t>
      </w:r>
      <w:r>
        <w:rPr>
          <w:spacing w:val="-6"/>
          <w:sz w:val="24"/>
        </w:rPr>
        <w:t xml:space="preserve"> </w:t>
      </w:r>
      <w:r>
        <w:rPr>
          <w:sz w:val="24"/>
        </w:rPr>
        <w:t>contained</w:t>
      </w:r>
      <w:r>
        <w:rPr>
          <w:spacing w:val="-6"/>
          <w:sz w:val="24"/>
        </w:rPr>
        <w:t xml:space="preserve"> </w:t>
      </w:r>
      <w:r>
        <w:rPr>
          <w:sz w:val="24"/>
        </w:rPr>
        <w:t>in</w:t>
      </w:r>
      <w:r>
        <w:rPr>
          <w:spacing w:val="-6"/>
          <w:sz w:val="24"/>
        </w:rPr>
        <w:t xml:space="preserve"> </w:t>
      </w:r>
      <w:r>
        <w:rPr>
          <w:sz w:val="24"/>
        </w:rPr>
        <w:t>C.F.R.</w:t>
      </w:r>
      <w:r>
        <w:rPr>
          <w:spacing w:val="-6"/>
          <w:sz w:val="24"/>
        </w:rPr>
        <w:t xml:space="preserve"> </w:t>
      </w:r>
      <w:r>
        <w:rPr>
          <w:sz w:val="24"/>
        </w:rPr>
        <w:t>Part</w:t>
      </w:r>
      <w:r>
        <w:rPr>
          <w:spacing w:val="-5"/>
          <w:sz w:val="24"/>
        </w:rPr>
        <w:t xml:space="preserve"> </w:t>
      </w:r>
      <w:r>
        <w:rPr>
          <w:sz w:val="24"/>
        </w:rPr>
        <w:t>5</w:t>
      </w:r>
      <w:r>
        <w:rPr>
          <w:spacing w:val="-6"/>
          <w:sz w:val="24"/>
        </w:rPr>
        <w:t xml:space="preserve"> </w:t>
      </w:r>
      <w:r>
        <w:rPr>
          <w:sz w:val="24"/>
        </w:rPr>
        <w:t>Subpart</w:t>
      </w:r>
      <w:r>
        <w:rPr>
          <w:spacing w:val="-5"/>
          <w:sz w:val="24"/>
        </w:rPr>
        <w:t xml:space="preserve"> </w:t>
      </w:r>
      <w:r>
        <w:rPr>
          <w:sz w:val="24"/>
        </w:rPr>
        <w:t>C</w:t>
      </w:r>
      <w:r>
        <w:rPr>
          <w:spacing w:val="-5"/>
          <w:sz w:val="24"/>
        </w:rPr>
        <w:t xml:space="preserve"> </w:t>
      </w:r>
      <w:r>
        <w:rPr>
          <w:sz w:val="24"/>
        </w:rPr>
        <w:t>(5</w:t>
      </w:r>
      <w:r>
        <w:rPr>
          <w:spacing w:val="-6"/>
          <w:sz w:val="24"/>
        </w:rPr>
        <w:t xml:space="preserve"> </w:t>
      </w:r>
      <w:r>
        <w:rPr>
          <w:sz w:val="24"/>
        </w:rPr>
        <w:t>C.F.R.</w:t>
      </w:r>
      <w:r>
        <w:rPr>
          <w:spacing w:val="-6"/>
          <w:sz w:val="24"/>
        </w:rPr>
        <w:t xml:space="preserve"> </w:t>
      </w:r>
      <w:r>
        <w:rPr>
          <w:sz w:val="24"/>
        </w:rPr>
        <w:t>930.301)</w:t>
      </w:r>
      <w:r>
        <w:rPr>
          <w:spacing w:val="-9"/>
          <w:sz w:val="24"/>
        </w:rPr>
        <w:t xml:space="preserve"> </w:t>
      </w:r>
      <w:r>
        <w:rPr>
          <w:sz w:val="24"/>
        </w:rPr>
        <w:t>and</w:t>
      </w:r>
      <w:r>
        <w:rPr>
          <w:spacing w:val="-6"/>
          <w:sz w:val="24"/>
        </w:rPr>
        <w:t xml:space="preserve"> </w:t>
      </w:r>
      <w:r>
        <w:rPr>
          <w:sz w:val="24"/>
        </w:rPr>
        <w:t>conducted at least annually.</w:t>
      </w:r>
    </w:p>
    <w:p w14:paraId="4595D65F" w14:textId="77777777" w:rsidR="00D61D72" w:rsidRDefault="00D61D72">
      <w:pPr>
        <w:pStyle w:val="BodyText"/>
        <w:spacing w:before="2"/>
        <w:rPr>
          <w:sz w:val="30"/>
        </w:rPr>
      </w:pPr>
    </w:p>
    <w:p w14:paraId="204DD5DA" w14:textId="77777777" w:rsidR="00D61D72" w:rsidRDefault="00860DAE">
      <w:pPr>
        <w:pStyle w:val="ListParagraph"/>
        <w:numPr>
          <w:ilvl w:val="1"/>
          <w:numId w:val="52"/>
        </w:numPr>
        <w:tabs>
          <w:tab w:val="left" w:pos="1284"/>
        </w:tabs>
        <w:spacing w:before="1" w:line="247" w:lineRule="auto"/>
        <w:ind w:left="1283" w:right="514"/>
        <w:rPr>
          <w:sz w:val="24"/>
        </w:rPr>
      </w:pPr>
      <w:r>
        <w:rPr>
          <w:sz w:val="24"/>
        </w:rPr>
        <w:t>The</w:t>
      </w:r>
      <w:r>
        <w:rPr>
          <w:spacing w:val="-9"/>
          <w:sz w:val="24"/>
        </w:rPr>
        <w:t xml:space="preserve"> </w:t>
      </w:r>
      <w:r>
        <w:rPr>
          <w:sz w:val="24"/>
        </w:rPr>
        <w:t>Contractor</w:t>
      </w:r>
      <w:r>
        <w:rPr>
          <w:spacing w:val="-7"/>
          <w:sz w:val="24"/>
        </w:rPr>
        <w:t xml:space="preserve"> </w:t>
      </w:r>
      <w:r>
        <w:rPr>
          <w:sz w:val="24"/>
        </w:rPr>
        <w:t>shall</w:t>
      </w:r>
      <w:r>
        <w:rPr>
          <w:spacing w:val="-5"/>
          <w:sz w:val="24"/>
        </w:rPr>
        <w:t xml:space="preserve"> </w:t>
      </w:r>
      <w:r>
        <w:rPr>
          <w:sz w:val="24"/>
        </w:rPr>
        <w:t>have</w:t>
      </w:r>
      <w:r>
        <w:rPr>
          <w:spacing w:val="-9"/>
          <w:sz w:val="24"/>
        </w:rPr>
        <w:t xml:space="preserve"> </w:t>
      </w:r>
      <w:r>
        <w:rPr>
          <w:sz w:val="24"/>
        </w:rPr>
        <w:t>in</w:t>
      </w:r>
      <w:r>
        <w:rPr>
          <w:spacing w:val="-6"/>
          <w:sz w:val="24"/>
        </w:rPr>
        <w:t xml:space="preserve"> </w:t>
      </w:r>
      <w:r>
        <w:rPr>
          <w:sz w:val="24"/>
        </w:rPr>
        <w:t>place</w:t>
      </w:r>
      <w:r>
        <w:rPr>
          <w:spacing w:val="-7"/>
          <w:sz w:val="24"/>
        </w:rPr>
        <w:t xml:space="preserve"> </w:t>
      </w:r>
      <w:r>
        <w:rPr>
          <w:sz w:val="24"/>
        </w:rPr>
        <w:t>a</w:t>
      </w:r>
      <w:r>
        <w:rPr>
          <w:spacing w:val="-7"/>
          <w:sz w:val="24"/>
        </w:rPr>
        <w:t xml:space="preserve"> </w:t>
      </w:r>
      <w:r>
        <w:rPr>
          <w:sz w:val="24"/>
        </w:rPr>
        <w:t>request</w:t>
      </w:r>
      <w:r>
        <w:rPr>
          <w:spacing w:val="-5"/>
          <w:sz w:val="24"/>
        </w:rPr>
        <w:t xml:space="preserve"> </w:t>
      </w:r>
      <w:r>
        <w:rPr>
          <w:sz w:val="24"/>
        </w:rPr>
        <w:t>management</w:t>
      </w:r>
      <w:r>
        <w:rPr>
          <w:spacing w:val="-5"/>
          <w:sz w:val="24"/>
        </w:rPr>
        <w:t xml:space="preserve"> </w:t>
      </w:r>
      <w:r>
        <w:rPr>
          <w:sz w:val="24"/>
        </w:rPr>
        <w:t>and</w:t>
      </w:r>
      <w:r>
        <w:rPr>
          <w:spacing w:val="-6"/>
          <w:sz w:val="24"/>
        </w:rPr>
        <w:t xml:space="preserve"> </w:t>
      </w:r>
      <w:r>
        <w:rPr>
          <w:sz w:val="24"/>
        </w:rPr>
        <w:t>prioritization</w:t>
      </w:r>
      <w:r>
        <w:rPr>
          <w:spacing w:val="-6"/>
          <w:sz w:val="24"/>
        </w:rPr>
        <w:t xml:space="preserve"> </w:t>
      </w:r>
      <w:r>
        <w:rPr>
          <w:sz w:val="24"/>
        </w:rPr>
        <w:t>system.</w:t>
      </w:r>
      <w:r>
        <w:rPr>
          <w:spacing w:val="-6"/>
          <w:sz w:val="24"/>
        </w:rPr>
        <w:t xml:space="preserve"> </w:t>
      </w:r>
      <w:r>
        <w:rPr>
          <w:sz w:val="24"/>
        </w:rPr>
        <w:t>This system shall allow for workflow management, prioritization of activities, identity management, user provisioning requests and activity reports. This system shall ensure that MR projects are appropriately triaged and managed in a timely manner.</w:t>
      </w:r>
    </w:p>
    <w:p w14:paraId="6511CFC7" w14:textId="77777777" w:rsidR="00D61D72" w:rsidRDefault="00D61D72">
      <w:pPr>
        <w:pStyle w:val="BodyText"/>
        <w:spacing w:before="2"/>
        <w:rPr>
          <w:sz w:val="27"/>
        </w:rPr>
      </w:pPr>
    </w:p>
    <w:p w14:paraId="775CFF59" w14:textId="77777777" w:rsidR="00D61D72" w:rsidRDefault="00860DAE">
      <w:pPr>
        <w:pStyle w:val="ListParagraph"/>
        <w:numPr>
          <w:ilvl w:val="1"/>
          <w:numId w:val="52"/>
        </w:numPr>
        <w:tabs>
          <w:tab w:val="left" w:pos="1284"/>
        </w:tabs>
        <w:spacing w:before="0" w:line="247" w:lineRule="auto"/>
        <w:ind w:left="1283" w:right="482"/>
        <w:rPr>
          <w:sz w:val="24"/>
        </w:rPr>
      </w:pPr>
      <w:r>
        <w:rPr>
          <w:sz w:val="24"/>
        </w:rPr>
        <w:t>The Contractor shall protect all CMS information from unauthorized access, use, disclosure, duplication, modification, diversion, or destruction, whether accidental or intentional,</w:t>
      </w:r>
      <w:r>
        <w:rPr>
          <w:spacing w:val="-8"/>
          <w:sz w:val="24"/>
        </w:rPr>
        <w:t xml:space="preserve"> </w:t>
      </w:r>
      <w:proofErr w:type="gramStart"/>
      <w:r>
        <w:rPr>
          <w:sz w:val="24"/>
        </w:rPr>
        <w:t>in</w:t>
      </w:r>
      <w:r>
        <w:rPr>
          <w:spacing w:val="-8"/>
          <w:sz w:val="24"/>
        </w:rPr>
        <w:t xml:space="preserve"> </w:t>
      </w:r>
      <w:r>
        <w:rPr>
          <w:sz w:val="24"/>
        </w:rPr>
        <w:t>order</w:t>
      </w:r>
      <w:r>
        <w:rPr>
          <w:spacing w:val="-9"/>
          <w:sz w:val="24"/>
        </w:rPr>
        <w:t xml:space="preserve"> </w:t>
      </w:r>
      <w:r>
        <w:rPr>
          <w:sz w:val="24"/>
        </w:rPr>
        <w:t>to</w:t>
      </w:r>
      <w:proofErr w:type="gramEnd"/>
      <w:r>
        <w:rPr>
          <w:spacing w:val="-8"/>
          <w:sz w:val="24"/>
        </w:rPr>
        <w:t xml:space="preserve"> </w:t>
      </w:r>
      <w:r>
        <w:rPr>
          <w:sz w:val="24"/>
        </w:rPr>
        <w:t>maintain</w:t>
      </w:r>
      <w:r>
        <w:rPr>
          <w:spacing w:val="-8"/>
          <w:sz w:val="24"/>
        </w:rPr>
        <w:t xml:space="preserve"> </w:t>
      </w:r>
      <w:r>
        <w:rPr>
          <w:sz w:val="24"/>
        </w:rPr>
        <w:t>the</w:t>
      </w:r>
      <w:r>
        <w:rPr>
          <w:spacing w:val="-9"/>
          <w:sz w:val="24"/>
        </w:rPr>
        <w:t xml:space="preserve"> </w:t>
      </w:r>
      <w:r>
        <w:rPr>
          <w:sz w:val="24"/>
        </w:rPr>
        <w:t>security,</w:t>
      </w:r>
      <w:r>
        <w:rPr>
          <w:spacing w:val="-8"/>
          <w:sz w:val="24"/>
        </w:rPr>
        <w:t xml:space="preserve"> </w:t>
      </w:r>
      <w:r>
        <w:rPr>
          <w:sz w:val="24"/>
        </w:rPr>
        <w:t>confidentiality,</w:t>
      </w:r>
      <w:r>
        <w:rPr>
          <w:spacing w:val="-8"/>
          <w:sz w:val="24"/>
        </w:rPr>
        <w:t xml:space="preserve"> </w:t>
      </w:r>
      <w:r>
        <w:rPr>
          <w:sz w:val="24"/>
        </w:rPr>
        <w:t>integrity,</w:t>
      </w:r>
      <w:r>
        <w:rPr>
          <w:spacing w:val="-8"/>
          <w:sz w:val="24"/>
        </w:rPr>
        <w:t xml:space="preserve"> </w:t>
      </w:r>
      <w:r>
        <w:rPr>
          <w:sz w:val="24"/>
        </w:rPr>
        <w:t>and</w:t>
      </w:r>
      <w:r>
        <w:rPr>
          <w:spacing w:val="-4"/>
          <w:sz w:val="24"/>
        </w:rPr>
        <w:t xml:space="preserve"> </w:t>
      </w:r>
      <w:r>
        <w:rPr>
          <w:sz w:val="24"/>
        </w:rPr>
        <w:t>availability</w:t>
      </w:r>
      <w:r>
        <w:rPr>
          <w:spacing w:val="-11"/>
          <w:sz w:val="24"/>
        </w:rPr>
        <w:t xml:space="preserve"> </w:t>
      </w:r>
      <w:r>
        <w:rPr>
          <w:sz w:val="24"/>
        </w:rPr>
        <w:t>of such information.</w:t>
      </w:r>
      <w:r>
        <w:rPr>
          <w:spacing w:val="40"/>
          <w:sz w:val="24"/>
        </w:rPr>
        <w:t xml:space="preserve"> </w:t>
      </w:r>
      <w:r>
        <w:rPr>
          <w:sz w:val="24"/>
        </w:rPr>
        <w:t xml:space="preserve">The Contractor shall become and remain compliant with the requirements set forth at the CMS Information Security website at </w:t>
      </w:r>
      <w:hyperlink r:id="rId23">
        <w:r>
          <w:rPr>
            <w:color w:val="0000FF"/>
            <w:spacing w:val="-2"/>
            <w:sz w:val="24"/>
            <w:u w:val="single" w:color="0000FF"/>
          </w:rPr>
          <w:t>https://www.cms.gov/Research-Statistics-Data-and-Systems/CMS-</w:t>
        </w:r>
      </w:hyperlink>
      <w:r>
        <w:rPr>
          <w:color w:val="0000FF"/>
          <w:spacing w:val="-2"/>
          <w:sz w:val="24"/>
        </w:rPr>
        <w:t xml:space="preserve"> </w:t>
      </w:r>
      <w:hyperlink r:id="rId24">
        <w:r>
          <w:rPr>
            <w:color w:val="0000FF"/>
            <w:spacing w:val="-2"/>
            <w:sz w:val="24"/>
            <w:u w:val="single" w:color="0000FF"/>
          </w:rPr>
          <w:t>Information</w:t>
        </w:r>
      </w:hyperlink>
      <w:hyperlink r:id="rId25">
        <w:r>
          <w:rPr>
            <w:color w:val="0000FF"/>
            <w:spacing w:val="-2"/>
            <w:sz w:val="24"/>
            <w:u w:val="single" w:color="0000FF"/>
          </w:rPr>
          <w:t>Technology/InformationSecurity/Info-Security-Library-Items/CMS-</w:t>
        </w:r>
      </w:hyperlink>
      <w:r>
        <w:rPr>
          <w:color w:val="0000FF"/>
          <w:spacing w:val="-2"/>
          <w:sz w:val="24"/>
        </w:rPr>
        <w:t xml:space="preserve"> </w:t>
      </w:r>
      <w:hyperlink r:id="rId26">
        <w:r>
          <w:rPr>
            <w:color w:val="0000FF"/>
            <w:spacing w:val="-2"/>
            <w:sz w:val="24"/>
            <w:u w:val="single" w:color="0000FF"/>
          </w:rPr>
          <w:t>Information</w:t>
        </w:r>
      </w:hyperlink>
      <w:hyperlink r:id="rId27">
        <w:r>
          <w:rPr>
            <w:color w:val="0000FF"/>
            <w:spacing w:val="-2"/>
            <w:sz w:val="24"/>
            <w:u w:val="single" w:color="0000FF"/>
          </w:rPr>
          <w:t>Security-Contract-Clause-Provision.html</w:t>
        </w:r>
      </w:hyperlink>
    </w:p>
    <w:p w14:paraId="45BCF56A" w14:textId="77777777" w:rsidR="00D61D72" w:rsidRDefault="00D61D72">
      <w:pPr>
        <w:pStyle w:val="BodyText"/>
        <w:spacing w:before="5"/>
        <w:rPr>
          <w:sz w:val="20"/>
        </w:rPr>
      </w:pPr>
    </w:p>
    <w:p w14:paraId="7D1FB58D" w14:textId="77777777" w:rsidR="00D61D72" w:rsidRDefault="00860DAE">
      <w:pPr>
        <w:pStyle w:val="ListParagraph"/>
        <w:numPr>
          <w:ilvl w:val="1"/>
          <w:numId w:val="52"/>
        </w:numPr>
        <w:tabs>
          <w:tab w:val="left" w:pos="1284"/>
        </w:tabs>
        <w:spacing w:before="95" w:line="237" w:lineRule="auto"/>
        <w:ind w:left="1283" w:right="401"/>
        <w:rPr>
          <w:sz w:val="24"/>
        </w:rPr>
      </w:pPr>
      <w:r>
        <w:rPr>
          <w:sz w:val="24"/>
        </w:rPr>
        <w:t>The</w:t>
      </w:r>
      <w:r>
        <w:rPr>
          <w:spacing w:val="-9"/>
          <w:sz w:val="24"/>
        </w:rPr>
        <w:t xml:space="preserve"> </w:t>
      </w:r>
      <w:r>
        <w:rPr>
          <w:sz w:val="24"/>
        </w:rPr>
        <w:t>Contractor</w:t>
      </w:r>
      <w:r>
        <w:rPr>
          <w:spacing w:val="-9"/>
          <w:sz w:val="24"/>
        </w:rPr>
        <w:t xml:space="preserve"> </w:t>
      </w:r>
      <w:r>
        <w:rPr>
          <w:sz w:val="24"/>
        </w:rPr>
        <w:t>shall</w:t>
      </w:r>
      <w:r>
        <w:rPr>
          <w:spacing w:val="-8"/>
          <w:sz w:val="24"/>
        </w:rPr>
        <w:t xml:space="preserve"> </w:t>
      </w:r>
      <w:r>
        <w:rPr>
          <w:sz w:val="24"/>
        </w:rPr>
        <w:t>meet</w:t>
      </w:r>
      <w:r>
        <w:rPr>
          <w:spacing w:val="-8"/>
          <w:sz w:val="24"/>
        </w:rPr>
        <w:t xml:space="preserve"> </w:t>
      </w:r>
      <w:r>
        <w:rPr>
          <w:sz w:val="24"/>
        </w:rPr>
        <w:t>all</w:t>
      </w:r>
      <w:r>
        <w:rPr>
          <w:spacing w:val="-8"/>
          <w:sz w:val="24"/>
        </w:rPr>
        <w:t xml:space="preserve"> </w:t>
      </w:r>
      <w:r>
        <w:rPr>
          <w:sz w:val="24"/>
        </w:rPr>
        <w:t>FISMA/FedRAMP</w:t>
      </w:r>
      <w:r>
        <w:rPr>
          <w:spacing w:val="-7"/>
          <w:sz w:val="24"/>
        </w:rPr>
        <w:t xml:space="preserve"> </w:t>
      </w:r>
      <w:r>
        <w:rPr>
          <w:sz w:val="24"/>
        </w:rPr>
        <w:t>compliance</w:t>
      </w:r>
      <w:r>
        <w:rPr>
          <w:spacing w:val="-9"/>
          <w:sz w:val="24"/>
        </w:rPr>
        <w:t xml:space="preserve"> </w:t>
      </w:r>
      <w:r>
        <w:rPr>
          <w:sz w:val="24"/>
        </w:rPr>
        <w:t>requirements</w:t>
      </w:r>
      <w:r>
        <w:rPr>
          <w:spacing w:val="-4"/>
          <w:sz w:val="24"/>
        </w:rPr>
        <w:t xml:space="preserve"> </w:t>
      </w:r>
      <w:r>
        <w:rPr>
          <w:sz w:val="24"/>
        </w:rPr>
        <w:t>set</w:t>
      </w:r>
      <w:r>
        <w:rPr>
          <w:spacing w:val="-8"/>
          <w:sz w:val="24"/>
        </w:rPr>
        <w:t xml:space="preserve"> </w:t>
      </w:r>
      <w:r>
        <w:rPr>
          <w:sz w:val="24"/>
        </w:rPr>
        <w:t>forth</w:t>
      </w:r>
      <w:r>
        <w:rPr>
          <w:spacing w:val="-7"/>
          <w:sz w:val="24"/>
        </w:rPr>
        <w:t xml:space="preserve"> </w:t>
      </w:r>
      <w:r>
        <w:rPr>
          <w:sz w:val="24"/>
        </w:rPr>
        <w:t>at</w:t>
      </w:r>
      <w:r>
        <w:rPr>
          <w:spacing w:val="-8"/>
          <w:sz w:val="24"/>
        </w:rPr>
        <w:t xml:space="preserve"> </w:t>
      </w:r>
      <w:r>
        <w:rPr>
          <w:sz w:val="24"/>
        </w:rPr>
        <w:t>the CMS</w:t>
      </w:r>
      <w:r>
        <w:rPr>
          <w:spacing w:val="-6"/>
          <w:sz w:val="24"/>
        </w:rPr>
        <w:t xml:space="preserve"> </w:t>
      </w:r>
      <w:r>
        <w:rPr>
          <w:sz w:val="24"/>
        </w:rPr>
        <w:t>Information</w:t>
      </w:r>
      <w:r>
        <w:rPr>
          <w:spacing w:val="-6"/>
          <w:sz w:val="24"/>
        </w:rPr>
        <w:t xml:space="preserve"> </w:t>
      </w:r>
      <w:r>
        <w:rPr>
          <w:sz w:val="24"/>
        </w:rPr>
        <w:t>Security</w:t>
      </w:r>
      <w:r>
        <w:rPr>
          <w:spacing w:val="-6"/>
          <w:sz w:val="24"/>
        </w:rPr>
        <w:t xml:space="preserve"> </w:t>
      </w:r>
      <w:r>
        <w:rPr>
          <w:sz w:val="24"/>
        </w:rPr>
        <w:t>website</w:t>
      </w:r>
      <w:r>
        <w:rPr>
          <w:spacing w:val="-7"/>
          <w:sz w:val="24"/>
        </w:rPr>
        <w:t xml:space="preserve"> </w:t>
      </w:r>
      <w:r>
        <w:rPr>
          <w:sz w:val="24"/>
        </w:rPr>
        <w:t>at</w:t>
      </w:r>
      <w:r>
        <w:rPr>
          <w:spacing w:val="-6"/>
          <w:sz w:val="24"/>
        </w:rPr>
        <w:t xml:space="preserve"> </w:t>
      </w:r>
      <w:hyperlink r:id="rId28">
        <w:r>
          <w:rPr>
            <w:color w:val="0000FF"/>
            <w:sz w:val="24"/>
            <w:u w:val="single" w:color="0000FF"/>
          </w:rPr>
          <w:t>https://www.cms.gov/Research-Statistics-Data</w:t>
        </w:r>
      </w:hyperlink>
      <w:hyperlink r:id="rId29">
        <w:r>
          <w:rPr>
            <w:color w:val="0000FF"/>
            <w:sz w:val="24"/>
            <w:u w:val="single" w:color="0000FF"/>
          </w:rPr>
          <w:t>and-</w:t>
        </w:r>
      </w:hyperlink>
      <w:r>
        <w:rPr>
          <w:color w:val="0000FF"/>
          <w:sz w:val="24"/>
        </w:rPr>
        <w:t xml:space="preserve"> </w:t>
      </w:r>
      <w:hyperlink r:id="rId30">
        <w:r>
          <w:rPr>
            <w:color w:val="0000FF"/>
            <w:spacing w:val="-2"/>
            <w:sz w:val="24"/>
            <w:u w:val="single" w:color="0000FF"/>
          </w:rPr>
          <w:t>Systems/CMS-Information-Technology/InformationSecurity/Info-Security-</w:t>
        </w:r>
      </w:hyperlink>
      <w:r>
        <w:rPr>
          <w:color w:val="0000FF"/>
          <w:spacing w:val="-2"/>
          <w:sz w:val="24"/>
        </w:rPr>
        <w:t xml:space="preserve"> </w:t>
      </w:r>
      <w:hyperlink r:id="rId31">
        <w:r>
          <w:rPr>
            <w:color w:val="0000FF"/>
            <w:sz w:val="24"/>
            <w:u w:val="single" w:color="0000FF"/>
          </w:rPr>
          <w:t>Library</w:t>
        </w:r>
      </w:hyperlink>
      <w:hyperlink r:id="rId32">
        <w:r>
          <w:rPr>
            <w:color w:val="0000FF"/>
            <w:sz w:val="24"/>
            <w:u w:val="single" w:color="0000FF"/>
          </w:rPr>
          <w:t>Items/CMS-Information-Security-Contract-Clause-Provision.html</w:t>
        </w:r>
      </w:hyperlink>
      <w:r>
        <w:rPr>
          <w:color w:val="0000FF"/>
          <w:sz w:val="24"/>
        </w:rPr>
        <w:t xml:space="preserve"> </w:t>
      </w:r>
      <w:r>
        <w:rPr>
          <w:sz w:val="24"/>
        </w:rPr>
        <w:t>)</w:t>
      </w:r>
    </w:p>
    <w:p w14:paraId="4484DE74" w14:textId="77777777" w:rsidR="00D61D72" w:rsidRDefault="00D61D72">
      <w:pPr>
        <w:pStyle w:val="BodyText"/>
        <w:spacing w:before="11"/>
        <w:rPr>
          <w:sz w:val="20"/>
        </w:rPr>
      </w:pPr>
    </w:p>
    <w:p w14:paraId="3856E846" w14:textId="77777777" w:rsidR="00D61D72" w:rsidRDefault="00860DAE">
      <w:pPr>
        <w:pStyle w:val="ListParagraph"/>
        <w:numPr>
          <w:ilvl w:val="1"/>
          <w:numId w:val="52"/>
        </w:numPr>
        <w:tabs>
          <w:tab w:val="left" w:pos="1284"/>
        </w:tabs>
        <w:spacing w:before="92" w:line="247" w:lineRule="auto"/>
        <w:ind w:left="1283" w:right="433"/>
        <w:rPr>
          <w:sz w:val="24"/>
        </w:rPr>
      </w:pPr>
      <w:r>
        <w:rPr>
          <w:sz w:val="24"/>
        </w:rPr>
        <w:t>The</w:t>
      </w:r>
      <w:r>
        <w:rPr>
          <w:spacing w:val="-9"/>
          <w:sz w:val="24"/>
        </w:rPr>
        <w:t xml:space="preserve"> </w:t>
      </w:r>
      <w:r>
        <w:rPr>
          <w:sz w:val="24"/>
        </w:rPr>
        <w:t>Contractor</w:t>
      </w:r>
      <w:r>
        <w:rPr>
          <w:spacing w:val="-9"/>
          <w:sz w:val="24"/>
        </w:rPr>
        <w:t xml:space="preserve"> </w:t>
      </w:r>
      <w:r>
        <w:rPr>
          <w:sz w:val="24"/>
        </w:rPr>
        <w:t>shall</w:t>
      </w:r>
      <w:r>
        <w:rPr>
          <w:spacing w:val="-5"/>
          <w:sz w:val="24"/>
        </w:rPr>
        <w:t xml:space="preserve"> </w:t>
      </w:r>
      <w:r>
        <w:rPr>
          <w:sz w:val="24"/>
        </w:rPr>
        <w:t>access</w:t>
      </w:r>
      <w:r>
        <w:rPr>
          <w:spacing w:val="-8"/>
          <w:sz w:val="24"/>
        </w:rPr>
        <w:t xml:space="preserve"> </w:t>
      </w:r>
      <w:r>
        <w:rPr>
          <w:sz w:val="24"/>
        </w:rPr>
        <w:t>the</w:t>
      </w:r>
      <w:r>
        <w:rPr>
          <w:spacing w:val="-7"/>
          <w:sz w:val="24"/>
        </w:rPr>
        <w:t xml:space="preserve"> </w:t>
      </w:r>
      <w:r>
        <w:rPr>
          <w:sz w:val="24"/>
        </w:rPr>
        <w:t>IOM</w:t>
      </w:r>
      <w:r>
        <w:rPr>
          <w:spacing w:val="-8"/>
          <w:sz w:val="24"/>
        </w:rPr>
        <w:t xml:space="preserve"> </w:t>
      </w:r>
      <w:r>
        <w:rPr>
          <w:sz w:val="24"/>
        </w:rPr>
        <w:t>Pub.100-08</w:t>
      </w:r>
      <w:r>
        <w:rPr>
          <w:spacing w:val="-6"/>
          <w:sz w:val="24"/>
        </w:rPr>
        <w:t xml:space="preserve"> </w:t>
      </w:r>
      <w:r>
        <w:rPr>
          <w:sz w:val="24"/>
        </w:rPr>
        <w:t>and</w:t>
      </w:r>
      <w:r>
        <w:rPr>
          <w:spacing w:val="-8"/>
          <w:sz w:val="24"/>
        </w:rPr>
        <w:t xml:space="preserve"> </w:t>
      </w:r>
      <w:r>
        <w:rPr>
          <w:sz w:val="24"/>
        </w:rPr>
        <w:t>Business</w:t>
      </w:r>
      <w:r>
        <w:rPr>
          <w:spacing w:val="-8"/>
          <w:sz w:val="24"/>
        </w:rPr>
        <w:t xml:space="preserve"> </w:t>
      </w:r>
      <w:r>
        <w:rPr>
          <w:sz w:val="24"/>
        </w:rPr>
        <w:t>Partners</w:t>
      </w:r>
      <w:r>
        <w:rPr>
          <w:spacing w:val="-8"/>
          <w:sz w:val="24"/>
        </w:rPr>
        <w:t xml:space="preserve"> </w:t>
      </w:r>
      <w:r>
        <w:rPr>
          <w:sz w:val="24"/>
        </w:rPr>
        <w:t>Systems</w:t>
      </w:r>
      <w:r>
        <w:rPr>
          <w:spacing w:val="-8"/>
          <w:sz w:val="24"/>
        </w:rPr>
        <w:t xml:space="preserve"> </w:t>
      </w:r>
      <w:r>
        <w:rPr>
          <w:sz w:val="24"/>
        </w:rPr>
        <w:t xml:space="preserve">Security Manual (BPSSM) at </w:t>
      </w:r>
      <w:hyperlink r:id="rId33">
        <w:r>
          <w:rPr>
            <w:color w:val="0000FF"/>
            <w:sz w:val="24"/>
            <w:u w:val="single" w:color="0000FF"/>
          </w:rPr>
          <w:t>http://cms.hhs.gov/manuals/downloads/117_systems_security.pdf</w:t>
        </w:r>
      </w:hyperlink>
      <w:r>
        <w:rPr>
          <w:color w:val="0000FF"/>
          <w:sz w:val="24"/>
        </w:rPr>
        <w:t xml:space="preserve"> </w:t>
      </w:r>
      <w:r>
        <w:rPr>
          <w:sz w:val="24"/>
        </w:rPr>
        <w:t>for</w:t>
      </w:r>
      <w:r>
        <w:rPr>
          <w:spacing w:val="-6"/>
          <w:sz w:val="24"/>
        </w:rPr>
        <w:t xml:space="preserve"> </w:t>
      </w:r>
      <w:r>
        <w:rPr>
          <w:sz w:val="24"/>
        </w:rPr>
        <w:t>guidance</w:t>
      </w:r>
      <w:r>
        <w:rPr>
          <w:spacing w:val="-8"/>
          <w:sz w:val="24"/>
        </w:rPr>
        <w:t xml:space="preserve"> </w:t>
      </w:r>
      <w:r>
        <w:rPr>
          <w:sz w:val="24"/>
        </w:rPr>
        <w:t>on</w:t>
      </w:r>
      <w:r>
        <w:rPr>
          <w:spacing w:val="-5"/>
          <w:sz w:val="24"/>
        </w:rPr>
        <w:t xml:space="preserve"> </w:t>
      </w:r>
      <w:r>
        <w:rPr>
          <w:sz w:val="24"/>
        </w:rPr>
        <w:t>both</w:t>
      </w:r>
      <w:r>
        <w:rPr>
          <w:spacing w:val="-6"/>
          <w:sz w:val="24"/>
        </w:rPr>
        <w:t xml:space="preserve"> </w:t>
      </w:r>
      <w:r>
        <w:rPr>
          <w:sz w:val="24"/>
        </w:rPr>
        <w:t>physical</w:t>
      </w:r>
      <w:r>
        <w:rPr>
          <w:spacing w:val="-5"/>
          <w:sz w:val="24"/>
        </w:rPr>
        <w:t xml:space="preserve"> </w:t>
      </w:r>
      <w:r>
        <w:rPr>
          <w:sz w:val="24"/>
        </w:rPr>
        <w:t>and</w:t>
      </w:r>
      <w:r>
        <w:rPr>
          <w:spacing w:val="-5"/>
          <w:sz w:val="24"/>
        </w:rPr>
        <w:t xml:space="preserve"> </w:t>
      </w:r>
      <w:r>
        <w:rPr>
          <w:sz w:val="24"/>
        </w:rPr>
        <w:t>operational</w:t>
      </w:r>
      <w:r>
        <w:rPr>
          <w:spacing w:val="-5"/>
          <w:sz w:val="24"/>
        </w:rPr>
        <w:t xml:space="preserve"> </w:t>
      </w:r>
      <w:r>
        <w:rPr>
          <w:sz w:val="24"/>
        </w:rPr>
        <w:t>security.</w:t>
      </w:r>
      <w:r>
        <w:rPr>
          <w:spacing w:val="36"/>
          <w:sz w:val="24"/>
        </w:rPr>
        <w:t xml:space="preserve"> </w:t>
      </w:r>
      <w:r>
        <w:rPr>
          <w:sz w:val="24"/>
        </w:rPr>
        <w:t>Physical</w:t>
      </w:r>
      <w:r>
        <w:rPr>
          <w:spacing w:val="-5"/>
          <w:sz w:val="24"/>
        </w:rPr>
        <w:t xml:space="preserve"> </w:t>
      </w:r>
      <w:r>
        <w:rPr>
          <w:sz w:val="24"/>
        </w:rPr>
        <w:t>and</w:t>
      </w:r>
      <w:r>
        <w:rPr>
          <w:spacing w:val="-5"/>
          <w:sz w:val="24"/>
        </w:rPr>
        <w:t xml:space="preserve"> </w:t>
      </w:r>
      <w:r>
        <w:rPr>
          <w:sz w:val="24"/>
        </w:rPr>
        <w:t>operational</w:t>
      </w:r>
      <w:r>
        <w:rPr>
          <w:spacing w:val="-5"/>
          <w:sz w:val="24"/>
        </w:rPr>
        <w:t xml:space="preserve"> </w:t>
      </w:r>
      <w:r>
        <w:rPr>
          <w:sz w:val="24"/>
        </w:rPr>
        <w:t>security is essential for all CMS contracts.</w:t>
      </w:r>
    </w:p>
    <w:p w14:paraId="7919A0FD" w14:textId="77777777" w:rsidR="00D61D72" w:rsidRDefault="00D61D72">
      <w:pPr>
        <w:pStyle w:val="BodyText"/>
        <w:spacing w:before="10"/>
        <w:rPr>
          <w:sz w:val="29"/>
        </w:rPr>
      </w:pPr>
    </w:p>
    <w:p w14:paraId="674208C3" w14:textId="77777777" w:rsidR="00D61D72" w:rsidRDefault="00860DAE">
      <w:pPr>
        <w:pStyle w:val="ListParagraph"/>
        <w:numPr>
          <w:ilvl w:val="1"/>
          <w:numId w:val="52"/>
        </w:numPr>
        <w:tabs>
          <w:tab w:val="left" w:pos="1284"/>
        </w:tabs>
        <w:spacing w:before="0" w:line="247" w:lineRule="auto"/>
        <w:ind w:left="1283" w:right="1090"/>
        <w:rPr>
          <w:sz w:val="24"/>
        </w:rPr>
      </w:pPr>
      <w:r>
        <w:rPr>
          <w:sz w:val="24"/>
        </w:rPr>
        <w:t>The</w:t>
      </w:r>
      <w:r>
        <w:rPr>
          <w:spacing w:val="-10"/>
          <w:sz w:val="24"/>
        </w:rPr>
        <w:t xml:space="preserve"> </w:t>
      </w:r>
      <w:r>
        <w:rPr>
          <w:sz w:val="24"/>
        </w:rPr>
        <w:t>Contractor</w:t>
      </w:r>
      <w:r>
        <w:rPr>
          <w:spacing w:val="-8"/>
          <w:sz w:val="24"/>
        </w:rPr>
        <w:t xml:space="preserve"> </w:t>
      </w:r>
      <w:r>
        <w:rPr>
          <w:sz w:val="24"/>
        </w:rPr>
        <w:t>shall</w:t>
      </w:r>
      <w:r>
        <w:rPr>
          <w:spacing w:val="-6"/>
          <w:sz w:val="24"/>
        </w:rPr>
        <w:t xml:space="preserve"> </w:t>
      </w:r>
      <w:r>
        <w:rPr>
          <w:sz w:val="24"/>
        </w:rPr>
        <w:t>comply</w:t>
      </w:r>
      <w:r>
        <w:rPr>
          <w:spacing w:val="-12"/>
          <w:sz w:val="24"/>
        </w:rPr>
        <w:t xml:space="preserve"> </w:t>
      </w:r>
      <w:r>
        <w:rPr>
          <w:sz w:val="24"/>
        </w:rPr>
        <w:t>with</w:t>
      </w:r>
      <w:r>
        <w:rPr>
          <w:spacing w:val="-7"/>
          <w:sz w:val="24"/>
        </w:rPr>
        <w:t xml:space="preserve"> </w:t>
      </w:r>
      <w:r>
        <w:rPr>
          <w:sz w:val="24"/>
        </w:rPr>
        <w:t>FAR</w:t>
      </w:r>
      <w:r>
        <w:rPr>
          <w:spacing w:val="-6"/>
          <w:sz w:val="24"/>
        </w:rPr>
        <w:t xml:space="preserve"> </w:t>
      </w:r>
      <w:r>
        <w:rPr>
          <w:sz w:val="24"/>
        </w:rPr>
        <w:t>52.239-1</w:t>
      </w:r>
      <w:r>
        <w:rPr>
          <w:spacing w:val="-7"/>
          <w:sz w:val="24"/>
        </w:rPr>
        <w:t xml:space="preserve"> </w:t>
      </w:r>
      <w:r>
        <w:rPr>
          <w:sz w:val="24"/>
        </w:rPr>
        <w:t>Privacy</w:t>
      </w:r>
      <w:r>
        <w:rPr>
          <w:spacing w:val="-12"/>
          <w:sz w:val="24"/>
        </w:rPr>
        <w:t xml:space="preserve"> </w:t>
      </w:r>
      <w:r>
        <w:rPr>
          <w:sz w:val="24"/>
        </w:rPr>
        <w:t>and</w:t>
      </w:r>
      <w:r>
        <w:rPr>
          <w:spacing w:val="-7"/>
          <w:sz w:val="24"/>
        </w:rPr>
        <w:t xml:space="preserve"> </w:t>
      </w:r>
      <w:r>
        <w:rPr>
          <w:sz w:val="24"/>
        </w:rPr>
        <w:t>Security</w:t>
      </w:r>
      <w:r>
        <w:rPr>
          <w:spacing w:val="-12"/>
          <w:sz w:val="24"/>
        </w:rPr>
        <w:t xml:space="preserve"> </w:t>
      </w:r>
      <w:r>
        <w:rPr>
          <w:sz w:val="24"/>
        </w:rPr>
        <w:t>Safeguards, HHSAR 352.239-72 Security Requirements for Federal Information Technology Resources, and HHSAR 352.239-71 Standard for Encryption Language.</w:t>
      </w:r>
    </w:p>
    <w:p w14:paraId="6B570E9C" w14:textId="77777777" w:rsidR="00D61D72" w:rsidRDefault="00D61D72">
      <w:pPr>
        <w:spacing w:line="247" w:lineRule="auto"/>
        <w:rPr>
          <w:sz w:val="24"/>
        </w:rPr>
        <w:sectPr w:rsidR="00D61D72">
          <w:pgSz w:w="12240" w:h="15840"/>
          <w:pgMar w:top="1240" w:right="1120" w:bottom="1460" w:left="860" w:header="0" w:footer="1211" w:gutter="0"/>
          <w:cols w:space="720"/>
        </w:sectPr>
      </w:pPr>
    </w:p>
    <w:p w14:paraId="05D8547C" w14:textId="77777777" w:rsidR="00D61D72" w:rsidRDefault="00860DAE">
      <w:pPr>
        <w:pStyle w:val="ListParagraph"/>
        <w:numPr>
          <w:ilvl w:val="1"/>
          <w:numId w:val="52"/>
        </w:numPr>
        <w:tabs>
          <w:tab w:val="left" w:pos="1284"/>
        </w:tabs>
        <w:spacing w:before="79" w:line="249" w:lineRule="auto"/>
        <w:ind w:left="1283" w:right="591"/>
        <w:rPr>
          <w:sz w:val="24"/>
        </w:rPr>
      </w:pPr>
      <w:r>
        <w:rPr>
          <w:sz w:val="24"/>
        </w:rPr>
        <w:t>CMS’ Core Security Requirements, as defined in the CMS BPSSM, including security standards</w:t>
      </w:r>
      <w:r>
        <w:rPr>
          <w:spacing w:val="-9"/>
          <w:sz w:val="24"/>
        </w:rPr>
        <w:t xml:space="preserve"> </w:t>
      </w:r>
      <w:r>
        <w:rPr>
          <w:sz w:val="24"/>
        </w:rPr>
        <w:t>adopted</w:t>
      </w:r>
      <w:r>
        <w:rPr>
          <w:spacing w:val="-9"/>
          <w:sz w:val="24"/>
        </w:rPr>
        <w:t xml:space="preserve"> </w:t>
      </w:r>
      <w:r>
        <w:rPr>
          <w:sz w:val="24"/>
        </w:rPr>
        <w:t>under</w:t>
      </w:r>
      <w:r>
        <w:rPr>
          <w:spacing w:val="-8"/>
          <w:sz w:val="24"/>
        </w:rPr>
        <w:t xml:space="preserve"> </w:t>
      </w:r>
      <w:r>
        <w:rPr>
          <w:sz w:val="24"/>
        </w:rPr>
        <w:t>the</w:t>
      </w:r>
      <w:r>
        <w:rPr>
          <w:spacing w:val="-10"/>
          <w:sz w:val="24"/>
        </w:rPr>
        <w:t xml:space="preserve"> </w:t>
      </w:r>
      <w:r>
        <w:rPr>
          <w:sz w:val="24"/>
        </w:rPr>
        <w:t>Health</w:t>
      </w:r>
      <w:r>
        <w:rPr>
          <w:spacing w:val="-4"/>
          <w:sz w:val="24"/>
        </w:rPr>
        <w:t xml:space="preserve"> </w:t>
      </w:r>
      <w:r>
        <w:rPr>
          <w:sz w:val="24"/>
        </w:rPr>
        <w:t>Insurance</w:t>
      </w:r>
      <w:r>
        <w:rPr>
          <w:spacing w:val="-10"/>
          <w:sz w:val="24"/>
        </w:rPr>
        <w:t xml:space="preserve"> </w:t>
      </w:r>
      <w:r>
        <w:rPr>
          <w:sz w:val="24"/>
        </w:rPr>
        <w:t>Reform</w:t>
      </w:r>
      <w:r>
        <w:rPr>
          <w:spacing w:val="-9"/>
          <w:sz w:val="24"/>
        </w:rPr>
        <w:t xml:space="preserve"> </w:t>
      </w:r>
      <w:r>
        <w:rPr>
          <w:sz w:val="24"/>
        </w:rPr>
        <w:t>regulations</w:t>
      </w:r>
      <w:r>
        <w:rPr>
          <w:spacing w:val="-9"/>
          <w:sz w:val="24"/>
        </w:rPr>
        <w:t xml:space="preserve"> </w:t>
      </w:r>
      <w:r>
        <w:rPr>
          <w:sz w:val="24"/>
        </w:rPr>
        <w:t>published</w:t>
      </w:r>
      <w:r>
        <w:rPr>
          <w:spacing w:val="-7"/>
          <w:sz w:val="24"/>
        </w:rPr>
        <w:t xml:space="preserve"> </w:t>
      </w:r>
      <w:r>
        <w:rPr>
          <w:sz w:val="24"/>
        </w:rPr>
        <w:t>pursuant</w:t>
      </w:r>
      <w:r>
        <w:rPr>
          <w:spacing w:val="-9"/>
          <w:sz w:val="24"/>
        </w:rPr>
        <w:t xml:space="preserve"> </w:t>
      </w:r>
      <w:r>
        <w:rPr>
          <w:sz w:val="24"/>
        </w:rPr>
        <w:t>to the Health Insurance Portability and Accountability Act (HIPAA) (FR Volume 68, Number</w:t>
      </w:r>
      <w:r>
        <w:rPr>
          <w:spacing w:val="-6"/>
          <w:sz w:val="24"/>
        </w:rPr>
        <w:t xml:space="preserve"> </w:t>
      </w:r>
      <w:r>
        <w:rPr>
          <w:sz w:val="24"/>
        </w:rPr>
        <w:t>34</w:t>
      </w:r>
      <w:r>
        <w:rPr>
          <w:spacing w:val="-5"/>
          <w:sz w:val="24"/>
        </w:rPr>
        <w:t xml:space="preserve"> </w:t>
      </w:r>
      <w:r>
        <w:rPr>
          <w:sz w:val="24"/>
        </w:rPr>
        <w:t>of</w:t>
      </w:r>
      <w:r>
        <w:rPr>
          <w:spacing w:val="-3"/>
          <w:sz w:val="24"/>
        </w:rPr>
        <w:t xml:space="preserve"> </w:t>
      </w:r>
      <w:r>
        <w:rPr>
          <w:sz w:val="24"/>
        </w:rPr>
        <w:t>February</w:t>
      </w:r>
      <w:r>
        <w:rPr>
          <w:spacing w:val="-10"/>
          <w:sz w:val="24"/>
        </w:rPr>
        <w:t xml:space="preserve"> </w:t>
      </w:r>
      <w:r>
        <w:rPr>
          <w:sz w:val="24"/>
        </w:rPr>
        <w:t>20,</w:t>
      </w:r>
      <w:r>
        <w:rPr>
          <w:spacing w:val="-5"/>
          <w:sz w:val="24"/>
        </w:rPr>
        <w:t xml:space="preserve"> </w:t>
      </w:r>
      <w:r>
        <w:rPr>
          <w:sz w:val="24"/>
        </w:rPr>
        <w:t>2003),</w:t>
      </w:r>
      <w:r>
        <w:rPr>
          <w:spacing w:val="-5"/>
          <w:sz w:val="24"/>
        </w:rPr>
        <w:t xml:space="preserve"> </w:t>
      </w:r>
      <w:r>
        <w:rPr>
          <w:sz w:val="24"/>
        </w:rPr>
        <w:t>are</w:t>
      </w:r>
      <w:r>
        <w:rPr>
          <w:spacing w:val="-3"/>
          <w:sz w:val="24"/>
        </w:rPr>
        <w:t xml:space="preserve"> </w:t>
      </w:r>
      <w:r>
        <w:rPr>
          <w:sz w:val="24"/>
        </w:rPr>
        <w:t>applicable</w:t>
      </w:r>
      <w:r>
        <w:rPr>
          <w:spacing w:val="-6"/>
          <w:sz w:val="24"/>
        </w:rPr>
        <w:t xml:space="preserve"> </w:t>
      </w:r>
      <w:r>
        <w:rPr>
          <w:sz w:val="24"/>
        </w:rPr>
        <w:t>to</w:t>
      </w:r>
      <w:r>
        <w:rPr>
          <w:spacing w:val="-5"/>
          <w:sz w:val="24"/>
        </w:rPr>
        <w:t xml:space="preserve"> </w:t>
      </w:r>
      <w:r>
        <w:rPr>
          <w:sz w:val="24"/>
        </w:rPr>
        <w:t>this</w:t>
      </w:r>
      <w:r>
        <w:rPr>
          <w:spacing w:val="-5"/>
          <w:sz w:val="24"/>
        </w:rPr>
        <w:t xml:space="preserve"> </w:t>
      </w:r>
      <w:r>
        <w:rPr>
          <w:sz w:val="24"/>
        </w:rPr>
        <w:t>contract</w:t>
      </w:r>
      <w:r>
        <w:rPr>
          <w:spacing w:val="-4"/>
          <w:sz w:val="24"/>
        </w:rPr>
        <w:t xml:space="preserve"> </w:t>
      </w:r>
      <w:r>
        <w:rPr>
          <w:sz w:val="24"/>
        </w:rPr>
        <w:t>and</w:t>
      </w:r>
      <w:r>
        <w:rPr>
          <w:spacing w:val="-3"/>
          <w:sz w:val="24"/>
        </w:rPr>
        <w:t xml:space="preserve"> </w:t>
      </w:r>
      <w:r>
        <w:rPr>
          <w:sz w:val="24"/>
        </w:rPr>
        <w:t>to</w:t>
      </w:r>
      <w:r>
        <w:rPr>
          <w:spacing w:val="-5"/>
          <w:sz w:val="24"/>
        </w:rPr>
        <w:t xml:space="preserve"> </w:t>
      </w:r>
      <w:r>
        <w:rPr>
          <w:sz w:val="24"/>
        </w:rPr>
        <w:t>all</w:t>
      </w:r>
      <w:r>
        <w:rPr>
          <w:spacing w:val="-2"/>
          <w:sz w:val="24"/>
        </w:rPr>
        <w:t xml:space="preserve"> </w:t>
      </w:r>
      <w:r>
        <w:rPr>
          <w:sz w:val="24"/>
        </w:rPr>
        <w:t xml:space="preserve">subcontracts (see </w:t>
      </w:r>
      <w:hyperlink r:id="rId34">
        <w:r>
          <w:rPr>
            <w:color w:val="0561C1"/>
            <w:sz w:val="24"/>
            <w:u w:val="single" w:color="0561C1"/>
          </w:rPr>
          <w:t>https://cms.hhs.gov/manuals/downloads/117_systems_security.pdf</w:t>
        </w:r>
      </w:hyperlink>
      <w:r>
        <w:rPr>
          <w:color w:val="0561C1"/>
          <w:sz w:val="24"/>
        </w:rPr>
        <w:t xml:space="preserve"> </w:t>
      </w:r>
      <w:r>
        <w:rPr>
          <w:sz w:val="24"/>
        </w:rPr>
        <w:t>for BPSSM).</w:t>
      </w:r>
    </w:p>
    <w:p w14:paraId="572DDC68" w14:textId="77777777" w:rsidR="00D61D72" w:rsidRDefault="00D61D72">
      <w:pPr>
        <w:pStyle w:val="BodyText"/>
        <w:spacing w:before="1"/>
        <w:rPr>
          <w:sz w:val="22"/>
        </w:rPr>
      </w:pPr>
    </w:p>
    <w:p w14:paraId="156D66F0" w14:textId="77777777" w:rsidR="00D61D72" w:rsidRDefault="00860DAE">
      <w:pPr>
        <w:pStyle w:val="ListParagraph"/>
        <w:numPr>
          <w:ilvl w:val="1"/>
          <w:numId w:val="52"/>
        </w:numPr>
        <w:tabs>
          <w:tab w:val="left" w:pos="1284"/>
        </w:tabs>
        <w:spacing w:before="92" w:line="247" w:lineRule="auto"/>
        <w:ind w:left="1283" w:right="420"/>
        <w:rPr>
          <w:sz w:val="24"/>
        </w:rPr>
      </w:pPr>
      <w:r>
        <w:rPr>
          <w:sz w:val="24"/>
        </w:rPr>
        <w:t xml:space="preserve">The Contractor shall check the following web site frequently for updates to the manuals </w:t>
      </w:r>
      <w:r>
        <w:rPr>
          <w:spacing w:val="-2"/>
          <w:sz w:val="24"/>
        </w:rPr>
        <w:t xml:space="preserve">and tools: </w:t>
      </w:r>
      <w:hyperlink r:id="rId35">
        <w:r>
          <w:rPr>
            <w:color w:val="0000FF"/>
            <w:spacing w:val="-2"/>
            <w:sz w:val="24"/>
            <w:u w:val="single" w:color="0000FF"/>
          </w:rPr>
          <w:t>https://www.cms.gov/Research-Statistics-Data-and-Systems/CMS</w:t>
        </w:r>
      </w:hyperlink>
      <w:hyperlink r:id="rId36">
        <w:r>
          <w:rPr>
            <w:color w:val="0000FF"/>
            <w:spacing w:val="-2"/>
            <w:sz w:val="24"/>
            <w:u w:val="single" w:color="0000FF"/>
          </w:rPr>
          <w:t>Information-</w:t>
        </w:r>
      </w:hyperlink>
      <w:r>
        <w:rPr>
          <w:color w:val="0000FF"/>
          <w:spacing w:val="-2"/>
          <w:sz w:val="24"/>
        </w:rPr>
        <w:t xml:space="preserve"> </w:t>
      </w:r>
      <w:hyperlink r:id="rId37">
        <w:r>
          <w:rPr>
            <w:color w:val="0000FF"/>
            <w:sz w:val="24"/>
            <w:u w:val="single" w:color="0000FF"/>
          </w:rPr>
          <w:t>Technology/</w:t>
        </w:r>
        <w:proofErr w:type="spellStart"/>
        <w:r>
          <w:rPr>
            <w:color w:val="0000FF"/>
            <w:sz w:val="24"/>
            <w:u w:val="single" w:color="0000FF"/>
          </w:rPr>
          <w:t>InformationSecurity</w:t>
        </w:r>
        <w:proofErr w:type="spellEnd"/>
        <w:r>
          <w:rPr>
            <w:color w:val="0000FF"/>
            <w:sz w:val="24"/>
            <w:u w:val="single" w:color="0000FF"/>
          </w:rPr>
          <w:t>/Information-Security-Library</w:t>
        </w:r>
      </w:hyperlink>
      <w:r>
        <w:rPr>
          <w:color w:val="0000FF"/>
          <w:spacing w:val="40"/>
          <w:sz w:val="24"/>
        </w:rPr>
        <w:t xml:space="preserve"> </w:t>
      </w:r>
      <w:r>
        <w:rPr>
          <w:sz w:val="24"/>
        </w:rPr>
        <w:t>This page contains links to all of the security references needed for this SOW.</w:t>
      </w:r>
    </w:p>
    <w:p w14:paraId="2112C0E8" w14:textId="77777777" w:rsidR="00D61D72" w:rsidRDefault="00860DAE">
      <w:pPr>
        <w:pStyle w:val="ListParagraph"/>
        <w:numPr>
          <w:ilvl w:val="1"/>
          <w:numId w:val="52"/>
        </w:numPr>
        <w:tabs>
          <w:tab w:val="left" w:pos="1284"/>
        </w:tabs>
        <w:spacing w:before="7" w:line="247" w:lineRule="auto"/>
        <w:ind w:left="1283" w:right="699"/>
        <w:rPr>
          <w:sz w:val="24"/>
        </w:rPr>
      </w:pPr>
      <w:r>
        <w:rPr>
          <w:sz w:val="24"/>
        </w:rPr>
        <w:t>The Contractor shall allow CMS to observe SMRC-conducted audits, reviews, evaluations,</w:t>
      </w:r>
      <w:r>
        <w:rPr>
          <w:spacing w:val="-6"/>
          <w:sz w:val="24"/>
        </w:rPr>
        <w:t xml:space="preserve"> </w:t>
      </w:r>
      <w:r>
        <w:rPr>
          <w:sz w:val="24"/>
        </w:rPr>
        <w:t>tests</w:t>
      </w:r>
      <w:r>
        <w:rPr>
          <w:spacing w:val="-6"/>
          <w:sz w:val="24"/>
        </w:rPr>
        <w:t xml:space="preserve"> </w:t>
      </w:r>
      <w:r>
        <w:rPr>
          <w:sz w:val="24"/>
        </w:rPr>
        <w:t>and</w:t>
      </w:r>
      <w:r>
        <w:rPr>
          <w:spacing w:val="-6"/>
          <w:sz w:val="24"/>
        </w:rPr>
        <w:t xml:space="preserve"> </w:t>
      </w:r>
      <w:r>
        <w:rPr>
          <w:sz w:val="24"/>
        </w:rPr>
        <w:t>assessments</w:t>
      </w:r>
      <w:r>
        <w:rPr>
          <w:spacing w:val="-6"/>
          <w:sz w:val="24"/>
        </w:rPr>
        <w:t xml:space="preserve"> </w:t>
      </w:r>
      <w:r>
        <w:rPr>
          <w:sz w:val="24"/>
        </w:rPr>
        <w:t>of</w:t>
      </w:r>
      <w:r>
        <w:rPr>
          <w:spacing w:val="-9"/>
          <w:sz w:val="24"/>
        </w:rPr>
        <w:t xml:space="preserve"> </w:t>
      </w:r>
      <w:r>
        <w:rPr>
          <w:sz w:val="24"/>
        </w:rPr>
        <w:t>the</w:t>
      </w:r>
      <w:r>
        <w:rPr>
          <w:spacing w:val="-9"/>
          <w:sz w:val="24"/>
        </w:rPr>
        <w:t xml:space="preserve"> </w:t>
      </w:r>
      <w:r>
        <w:rPr>
          <w:sz w:val="24"/>
        </w:rPr>
        <w:t>SMRC’s</w:t>
      </w:r>
      <w:r>
        <w:rPr>
          <w:spacing w:val="-6"/>
          <w:sz w:val="24"/>
        </w:rPr>
        <w:t xml:space="preserve"> </w:t>
      </w:r>
      <w:r>
        <w:rPr>
          <w:sz w:val="24"/>
        </w:rPr>
        <w:t>security</w:t>
      </w:r>
      <w:r>
        <w:rPr>
          <w:spacing w:val="-11"/>
          <w:sz w:val="24"/>
        </w:rPr>
        <w:t xml:space="preserve"> </w:t>
      </w:r>
      <w:r>
        <w:rPr>
          <w:sz w:val="24"/>
        </w:rPr>
        <w:t>program</w:t>
      </w:r>
      <w:r>
        <w:rPr>
          <w:spacing w:val="-5"/>
          <w:sz w:val="24"/>
        </w:rPr>
        <w:t xml:space="preserve"> </w:t>
      </w:r>
      <w:r>
        <w:rPr>
          <w:sz w:val="24"/>
        </w:rPr>
        <w:t>and</w:t>
      </w:r>
      <w:r>
        <w:rPr>
          <w:spacing w:val="-6"/>
          <w:sz w:val="24"/>
        </w:rPr>
        <w:t xml:space="preserve"> </w:t>
      </w:r>
      <w:r>
        <w:rPr>
          <w:sz w:val="24"/>
        </w:rPr>
        <w:t>facilities</w:t>
      </w:r>
      <w:r>
        <w:rPr>
          <w:spacing w:val="-6"/>
          <w:sz w:val="24"/>
        </w:rPr>
        <w:t xml:space="preserve"> </w:t>
      </w:r>
      <w:r>
        <w:rPr>
          <w:sz w:val="24"/>
        </w:rPr>
        <w:t>upon request.</w:t>
      </w:r>
      <w:r>
        <w:rPr>
          <w:spacing w:val="-6"/>
          <w:sz w:val="24"/>
        </w:rPr>
        <w:t xml:space="preserve"> </w:t>
      </w:r>
      <w:r>
        <w:rPr>
          <w:sz w:val="24"/>
        </w:rPr>
        <w:t>The</w:t>
      </w:r>
      <w:r>
        <w:rPr>
          <w:spacing w:val="-4"/>
          <w:sz w:val="24"/>
        </w:rPr>
        <w:t xml:space="preserve"> </w:t>
      </w:r>
      <w:r>
        <w:rPr>
          <w:sz w:val="24"/>
        </w:rPr>
        <w:t>results</w:t>
      </w:r>
      <w:r>
        <w:rPr>
          <w:spacing w:val="-6"/>
          <w:sz w:val="24"/>
        </w:rPr>
        <w:t xml:space="preserve"> </w:t>
      </w:r>
      <w:r>
        <w:rPr>
          <w:sz w:val="24"/>
        </w:rPr>
        <w:t>of</w:t>
      </w:r>
      <w:r>
        <w:rPr>
          <w:spacing w:val="-7"/>
          <w:sz w:val="24"/>
        </w:rPr>
        <w:t xml:space="preserve"> </w:t>
      </w:r>
      <w:r>
        <w:rPr>
          <w:sz w:val="24"/>
        </w:rPr>
        <w:t>any</w:t>
      </w:r>
      <w:r>
        <w:rPr>
          <w:spacing w:val="-8"/>
          <w:sz w:val="24"/>
        </w:rPr>
        <w:t xml:space="preserve"> </w:t>
      </w:r>
      <w:r>
        <w:rPr>
          <w:sz w:val="24"/>
        </w:rPr>
        <w:t>SMRC-conducted</w:t>
      </w:r>
      <w:r>
        <w:rPr>
          <w:spacing w:val="-3"/>
          <w:sz w:val="24"/>
        </w:rPr>
        <w:t xml:space="preserve"> </w:t>
      </w:r>
      <w:r>
        <w:rPr>
          <w:sz w:val="24"/>
        </w:rPr>
        <w:t>annual</w:t>
      </w:r>
      <w:r>
        <w:rPr>
          <w:spacing w:val="-5"/>
          <w:sz w:val="24"/>
        </w:rPr>
        <w:t xml:space="preserve"> </w:t>
      </w:r>
      <w:r>
        <w:rPr>
          <w:sz w:val="24"/>
        </w:rPr>
        <w:t>audits,</w:t>
      </w:r>
      <w:r>
        <w:rPr>
          <w:spacing w:val="-6"/>
          <w:sz w:val="24"/>
        </w:rPr>
        <w:t xml:space="preserve"> </w:t>
      </w:r>
      <w:r>
        <w:rPr>
          <w:sz w:val="24"/>
        </w:rPr>
        <w:t>reviews,</w:t>
      </w:r>
      <w:r>
        <w:rPr>
          <w:spacing w:val="-4"/>
          <w:sz w:val="24"/>
        </w:rPr>
        <w:t xml:space="preserve"> </w:t>
      </w:r>
      <w:r>
        <w:rPr>
          <w:sz w:val="24"/>
        </w:rPr>
        <w:t>evaluations,</w:t>
      </w:r>
      <w:r>
        <w:rPr>
          <w:spacing w:val="-6"/>
          <w:sz w:val="24"/>
        </w:rPr>
        <w:t xml:space="preserve"> </w:t>
      </w:r>
      <w:r>
        <w:rPr>
          <w:sz w:val="24"/>
        </w:rPr>
        <w:t>tests and assessments shall be made available to the Government for review.</w:t>
      </w:r>
    </w:p>
    <w:p w14:paraId="677F5534" w14:textId="77777777" w:rsidR="00D61D72" w:rsidRDefault="00D61D72">
      <w:pPr>
        <w:pStyle w:val="BodyText"/>
        <w:rPr>
          <w:sz w:val="27"/>
        </w:rPr>
      </w:pPr>
    </w:p>
    <w:p w14:paraId="1AF48C53" w14:textId="77777777" w:rsidR="00D61D72" w:rsidRDefault="00860DAE">
      <w:pPr>
        <w:pStyle w:val="ListParagraph"/>
        <w:numPr>
          <w:ilvl w:val="1"/>
          <w:numId w:val="52"/>
        </w:numPr>
        <w:tabs>
          <w:tab w:val="left" w:pos="1284"/>
        </w:tabs>
        <w:spacing w:before="0" w:line="247" w:lineRule="auto"/>
        <w:ind w:left="1283" w:right="428"/>
        <w:rPr>
          <w:sz w:val="24"/>
        </w:rPr>
      </w:pPr>
      <w:r>
        <w:rPr>
          <w:sz w:val="24"/>
        </w:rPr>
        <w:t>The</w:t>
      </w:r>
      <w:r>
        <w:rPr>
          <w:spacing w:val="-7"/>
          <w:sz w:val="24"/>
        </w:rPr>
        <w:t xml:space="preserve"> </w:t>
      </w:r>
      <w:r>
        <w:rPr>
          <w:sz w:val="24"/>
        </w:rPr>
        <w:t>Contractor</w:t>
      </w:r>
      <w:r>
        <w:rPr>
          <w:spacing w:val="-7"/>
          <w:sz w:val="24"/>
        </w:rPr>
        <w:t xml:space="preserve"> </w:t>
      </w:r>
      <w:r>
        <w:rPr>
          <w:sz w:val="24"/>
        </w:rPr>
        <w:t>shall</w:t>
      </w:r>
      <w:r>
        <w:rPr>
          <w:spacing w:val="-5"/>
          <w:sz w:val="24"/>
        </w:rPr>
        <w:t xml:space="preserve"> </w:t>
      </w:r>
      <w:r>
        <w:rPr>
          <w:sz w:val="24"/>
        </w:rPr>
        <w:t>utilize</w:t>
      </w:r>
      <w:r>
        <w:rPr>
          <w:spacing w:val="-7"/>
          <w:sz w:val="24"/>
        </w:rPr>
        <w:t xml:space="preserve"> </w:t>
      </w:r>
      <w:r>
        <w:rPr>
          <w:sz w:val="24"/>
        </w:rPr>
        <w:t>Electronic</w:t>
      </w:r>
      <w:r>
        <w:rPr>
          <w:spacing w:val="-7"/>
          <w:sz w:val="24"/>
        </w:rPr>
        <w:t xml:space="preserve"> </w:t>
      </w:r>
      <w:r>
        <w:rPr>
          <w:sz w:val="24"/>
        </w:rPr>
        <w:t>Submission</w:t>
      </w:r>
      <w:r>
        <w:rPr>
          <w:spacing w:val="-6"/>
          <w:sz w:val="24"/>
        </w:rPr>
        <w:t xml:space="preserve"> </w:t>
      </w:r>
      <w:r>
        <w:rPr>
          <w:sz w:val="24"/>
        </w:rPr>
        <w:t>of</w:t>
      </w:r>
      <w:r>
        <w:rPr>
          <w:spacing w:val="-7"/>
          <w:sz w:val="24"/>
        </w:rPr>
        <w:t xml:space="preserve"> </w:t>
      </w:r>
      <w:r>
        <w:rPr>
          <w:sz w:val="24"/>
        </w:rPr>
        <w:t>Medical</w:t>
      </w:r>
      <w:r>
        <w:rPr>
          <w:spacing w:val="-5"/>
          <w:sz w:val="24"/>
        </w:rPr>
        <w:t xml:space="preserve"> </w:t>
      </w:r>
      <w:r>
        <w:rPr>
          <w:sz w:val="24"/>
        </w:rPr>
        <w:t>Documentation</w:t>
      </w:r>
      <w:r>
        <w:rPr>
          <w:spacing w:val="-6"/>
          <w:sz w:val="24"/>
        </w:rPr>
        <w:t xml:space="preserve"> </w:t>
      </w:r>
      <w:r>
        <w:rPr>
          <w:sz w:val="24"/>
        </w:rPr>
        <w:t>(</w:t>
      </w:r>
      <w:proofErr w:type="spellStart"/>
      <w:r>
        <w:rPr>
          <w:sz w:val="24"/>
        </w:rPr>
        <w:t>esMD</w:t>
      </w:r>
      <w:proofErr w:type="spellEnd"/>
      <w:r>
        <w:rPr>
          <w:sz w:val="24"/>
        </w:rPr>
        <w:t>)</w:t>
      </w:r>
      <w:r>
        <w:rPr>
          <w:spacing w:val="-7"/>
          <w:sz w:val="24"/>
        </w:rPr>
        <w:t xml:space="preserve"> </w:t>
      </w:r>
      <w:r>
        <w:rPr>
          <w:sz w:val="24"/>
        </w:rPr>
        <w:t>or applicable system for claims, prior authorization / pre-claim request review (</w:t>
      </w:r>
      <w:proofErr w:type="spellStart"/>
      <w:r>
        <w:rPr>
          <w:sz w:val="24"/>
        </w:rPr>
        <w:t>esMD</w:t>
      </w:r>
      <w:proofErr w:type="spellEnd"/>
      <w:r>
        <w:rPr>
          <w:sz w:val="24"/>
        </w:rPr>
        <w:t xml:space="preserve"> or other electronic medical system approved by CMS). The </w:t>
      </w:r>
      <w:proofErr w:type="spellStart"/>
      <w:r>
        <w:rPr>
          <w:sz w:val="24"/>
        </w:rPr>
        <w:t>esMD</w:t>
      </w:r>
      <w:proofErr w:type="spellEnd"/>
      <w:r>
        <w:rPr>
          <w:sz w:val="24"/>
        </w:rPr>
        <w:t xml:space="preserve"> system is operational at one of CMS Virtual Data Center (VDC) and allows providers and/or their represented agents known as Health Information Handlers (HIHs) to electronically submit medical documentation via a secure means to medical review Contractors. The </w:t>
      </w:r>
      <w:proofErr w:type="spellStart"/>
      <w:r>
        <w:rPr>
          <w:sz w:val="24"/>
        </w:rPr>
        <w:t>esMD</w:t>
      </w:r>
      <w:proofErr w:type="spellEnd"/>
      <w:r>
        <w:rPr>
          <w:sz w:val="24"/>
        </w:rPr>
        <w:t xml:space="preserve"> system is being</w:t>
      </w:r>
      <w:r>
        <w:rPr>
          <w:spacing w:val="-12"/>
          <w:sz w:val="24"/>
        </w:rPr>
        <w:t xml:space="preserve"> </w:t>
      </w:r>
      <w:r>
        <w:rPr>
          <w:sz w:val="24"/>
        </w:rPr>
        <w:t>reviewed</w:t>
      </w:r>
      <w:r>
        <w:rPr>
          <w:spacing w:val="-7"/>
          <w:sz w:val="24"/>
        </w:rPr>
        <w:t xml:space="preserve"> </w:t>
      </w:r>
      <w:r>
        <w:rPr>
          <w:sz w:val="24"/>
        </w:rPr>
        <w:t>to</w:t>
      </w:r>
      <w:r>
        <w:rPr>
          <w:spacing w:val="-7"/>
          <w:sz w:val="24"/>
        </w:rPr>
        <w:t xml:space="preserve"> </w:t>
      </w:r>
      <w:r>
        <w:rPr>
          <w:sz w:val="24"/>
        </w:rPr>
        <w:t>allow</w:t>
      </w:r>
      <w:r>
        <w:rPr>
          <w:spacing w:val="-5"/>
          <w:sz w:val="24"/>
        </w:rPr>
        <w:t xml:space="preserve"> </w:t>
      </w:r>
      <w:r>
        <w:rPr>
          <w:sz w:val="24"/>
        </w:rPr>
        <w:t>medical</w:t>
      </w:r>
      <w:r>
        <w:rPr>
          <w:spacing w:val="-6"/>
          <w:sz w:val="24"/>
        </w:rPr>
        <w:t xml:space="preserve"> </w:t>
      </w:r>
      <w:r>
        <w:rPr>
          <w:sz w:val="24"/>
        </w:rPr>
        <w:t>review</w:t>
      </w:r>
      <w:r>
        <w:rPr>
          <w:spacing w:val="-7"/>
          <w:sz w:val="24"/>
        </w:rPr>
        <w:t xml:space="preserve"> </w:t>
      </w:r>
      <w:r>
        <w:rPr>
          <w:sz w:val="24"/>
        </w:rPr>
        <w:t>Contractors</w:t>
      </w:r>
      <w:r>
        <w:rPr>
          <w:spacing w:val="-7"/>
          <w:sz w:val="24"/>
        </w:rPr>
        <w:t xml:space="preserve"> </w:t>
      </w:r>
      <w:r>
        <w:rPr>
          <w:sz w:val="24"/>
        </w:rPr>
        <w:t>to</w:t>
      </w:r>
      <w:r>
        <w:rPr>
          <w:spacing w:val="-7"/>
          <w:sz w:val="24"/>
        </w:rPr>
        <w:t xml:space="preserve"> </w:t>
      </w:r>
      <w:r>
        <w:rPr>
          <w:sz w:val="24"/>
        </w:rPr>
        <w:t>send</w:t>
      </w:r>
      <w:r>
        <w:rPr>
          <w:spacing w:val="-7"/>
          <w:sz w:val="24"/>
        </w:rPr>
        <w:t xml:space="preserve"> </w:t>
      </w:r>
      <w:r>
        <w:rPr>
          <w:sz w:val="24"/>
        </w:rPr>
        <w:t>claim</w:t>
      </w:r>
      <w:r>
        <w:rPr>
          <w:spacing w:val="-6"/>
          <w:sz w:val="24"/>
        </w:rPr>
        <w:t xml:space="preserve"> </w:t>
      </w:r>
      <w:r>
        <w:rPr>
          <w:sz w:val="24"/>
        </w:rPr>
        <w:t>review</w:t>
      </w:r>
      <w:r>
        <w:rPr>
          <w:spacing w:val="-5"/>
          <w:sz w:val="24"/>
        </w:rPr>
        <w:t xml:space="preserve"> </w:t>
      </w:r>
      <w:r>
        <w:rPr>
          <w:sz w:val="24"/>
        </w:rPr>
        <w:t>documents</w:t>
      </w:r>
      <w:r>
        <w:rPr>
          <w:spacing w:val="-7"/>
          <w:sz w:val="24"/>
        </w:rPr>
        <w:t xml:space="preserve"> </w:t>
      </w:r>
      <w:r>
        <w:rPr>
          <w:sz w:val="24"/>
        </w:rPr>
        <w:t>and data to providers via secure means. Any future updates to the system will be communicated to the Contractor by CMS.</w:t>
      </w:r>
    </w:p>
    <w:p w14:paraId="32B81D3A" w14:textId="77777777" w:rsidR="00D61D72" w:rsidRDefault="00D61D72">
      <w:pPr>
        <w:pStyle w:val="BodyText"/>
        <w:spacing w:before="5"/>
        <w:rPr>
          <w:sz w:val="30"/>
        </w:rPr>
      </w:pPr>
    </w:p>
    <w:p w14:paraId="5C460213" w14:textId="77777777" w:rsidR="00D61D72" w:rsidRDefault="00860DAE">
      <w:pPr>
        <w:pStyle w:val="ListParagraph"/>
        <w:numPr>
          <w:ilvl w:val="1"/>
          <w:numId w:val="52"/>
        </w:numPr>
        <w:tabs>
          <w:tab w:val="left" w:pos="1284"/>
        </w:tabs>
        <w:spacing w:before="1" w:line="247" w:lineRule="auto"/>
        <w:ind w:left="1283" w:right="393"/>
        <w:rPr>
          <w:sz w:val="24"/>
        </w:rPr>
      </w:pPr>
      <w:r>
        <w:rPr>
          <w:sz w:val="24"/>
        </w:rPr>
        <w:t xml:space="preserve">The Contractor will provide all program management support functions, to include the participation of the medical director on the contract with the </w:t>
      </w:r>
      <w:proofErr w:type="spellStart"/>
      <w:r>
        <w:rPr>
          <w:sz w:val="24"/>
        </w:rPr>
        <w:t>esMD</w:t>
      </w:r>
      <w:proofErr w:type="spellEnd"/>
      <w:r>
        <w:rPr>
          <w:sz w:val="24"/>
        </w:rPr>
        <w:t xml:space="preserve"> recommendation and evaluation</w:t>
      </w:r>
      <w:r>
        <w:rPr>
          <w:spacing w:val="-8"/>
          <w:sz w:val="24"/>
        </w:rPr>
        <w:t xml:space="preserve"> </w:t>
      </w:r>
      <w:r>
        <w:rPr>
          <w:sz w:val="24"/>
        </w:rPr>
        <w:t>workgroup</w:t>
      </w:r>
      <w:r>
        <w:rPr>
          <w:spacing w:val="-7"/>
          <w:sz w:val="24"/>
        </w:rPr>
        <w:t xml:space="preserve"> </w:t>
      </w:r>
      <w:r>
        <w:rPr>
          <w:sz w:val="24"/>
        </w:rPr>
        <w:t>(</w:t>
      </w:r>
      <w:proofErr w:type="spellStart"/>
      <w:r>
        <w:rPr>
          <w:sz w:val="24"/>
        </w:rPr>
        <w:t>esMD</w:t>
      </w:r>
      <w:proofErr w:type="spellEnd"/>
      <w:r>
        <w:rPr>
          <w:spacing w:val="-9"/>
          <w:sz w:val="24"/>
        </w:rPr>
        <w:t xml:space="preserve"> </w:t>
      </w:r>
      <w:r>
        <w:rPr>
          <w:sz w:val="24"/>
        </w:rPr>
        <w:t>workgroup</w:t>
      </w:r>
      <w:r>
        <w:rPr>
          <w:spacing w:val="-8"/>
          <w:sz w:val="24"/>
        </w:rPr>
        <w:t xml:space="preserve"> </w:t>
      </w:r>
      <w:r>
        <w:rPr>
          <w:sz w:val="24"/>
        </w:rPr>
        <w:t>participation</w:t>
      </w:r>
      <w:r>
        <w:rPr>
          <w:spacing w:val="-8"/>
          <w:sz w:val="24"/>
        </w:rPr>
        <w:t xml:space="preserve"> </w:t>
      </w:r>
      <w:r>
        <w:rPr>
          <w:sz w:val="24"/>
        </w:rPr>
        <w:t>as</w:t>
      </w:r>
      <w:r>
        <w:rPr>
          <w:spacing w:val="-8"/>
          <w:sz w:val="24"/>
        </w:rPr>
        <w:t xml:space="preserve"> </w:t>
      </w:r>
      <w:r>
        <w:rPr>
          <w:sz w:val="24"/>
        </w:rPr>
        <w:t>required)</w:t>
      </w:r>
      <w:r>
        <w:rPr>
          <w:spacing w:val="-9"/>
          <w:sz w:val="24"/>
        </w:rPr>
        <w:t xml:space="preserve"> </w:t>
      </w:r>
      <w:r>
        <w:rPr>
          <w:sz w:val="24"/>
        </w:rPr>
        <w:t>to</w:t>
      </w:r>
      <w:r>
        <w:rPr>
          <w:spacing w:val="-8"/>
          <w:sz w:val="24"/>
        </w:rPr>
        <w:t xml:space="preserve"> </w:t>
      </w:r>
      <w:r>
        <w:rPr>
          <w:sz w:val="24"/>
        </w:rPr>
        <w:t>support</w:t>
      </w:r>
      <w:r>
        <w:rPr>
          <w:spacing w:val="-8"/>
          <w:sz w:val="24"/>
        </w:rPr>
        <w:t xml:space="preserve"> </w:t>
      </w:r>
      <w:r>
        <w:rPr>
          <w:sz w:val="24"/>
        </w:rPr>
        <w:t>the</w:t>
      </w:r>
      <w:r>
        <w:rPr>
          <w:spacing w:val="-9"/>
          <w:sz w:val="24"/>
        </w:rPr>
        <w:t xml:space="preserve"> </w:t>
      </w:r>
      <w:r>
        <w:rPr>
          <w:sz w:val="24"/>
        </w:rPr>
        <w:t>medical review conducted by the Contractor.</w:t>
      </w:r>
      <w:r>
        <w:rPr>
          <w:spacing w:val="40"/>
          <w:sz w:val="24"/>
        </w:rPr>
        <w:t xml:space="preserve"> </w:t>
      </w:r>
      <w:r>
        <w:rPr>
          <w:sz w:val="24"/>
        </w:rPr>
        <w:t>In the initial implementation of the system, user requests</w:t>
      </w:r>
      <w:r>
        <w:rPr>
          <w:spacing w:val="-1"/>
          <w:sz w:val="24"/>
        </w:rPr>
        <w:t xml:space="preserve"> </w:t>
      </w:r>
      <w:r>
        <w:rPr>
          <w:sz w:val="24"/>
        </w:rPr>
        <w:t>will</w:t>
      </w:r>
      <w:r>
        <w:rPr>
          <w:spacing w:val="-1"/>
          <w:sz w:val="24"/>
        </w:rPr>
        <w:t xml:space="preserve"> </w:t>
      </w:r>
      <w:r>
        <w:rPr>
          <w:sz w:val="24"/>
        </w:rPr>
        <w:t>be</w:t>
      </w:r>
      <w:r>
        <w:rPr>
          <w:spacing w:val="-2"/>
          <w:sz w:val="24"/>
        </w:rPr>
        <w:t xml:space="preserve"> </w:t>
      </w:r>
      <w:r>
        <w:rPr>
          <w:sz w:val="24"/>
        </w:rPr>
        <w:t>made</w:t>
      </w:r>
      <w:r>
        <w:rPr>
          <w:spacing w:val="-2"/>
          <w:sz w:val="24"/>
        </w:rPr>
        <w:t xml:space="preserve"> </w:t>
      </w:r>
      <w:r>
        <w:rPr>
          <w:sz w:val="24"/>
        </w:rPr>
        <w:t>through</w:t>
      </w:r>
      <w:r>
        <w:rPr>
          <w:spacing w:val="-1"/>
          <w:sz w:val="24"/>
        </w:rPr>
        <w:t xml:space="preserve"> </w:t>
      </w:r>
      <w:r>
        <w:rPr>
          <w:sz w:val="24"/>
        </w:rPr>
        <w:t>a</w:t>
      </w:r>
      <w:r>
        <w:rPr>
          <w:spacing w:val="-2"/>
          <w:sz w:val="24"/>
        </w:rPr>
        <w:t xml:space="preserve"> </w:t>
      </w:r>
      <w:r>
        <w:rPr>
          <w:sz w:val="24"/>
        </w:rPr>
        <w:t>Contractor-furnished</w:t>
      </w:r>
      <w:r>
        <w:rPr>
          <w:spacing w:val="-1"/>
          <w:sz w:val="24"/>
        </w:rPr>
        <w:t xml:space="preserve"> </w:t>
      </w:r>
      <w:proofErr w:type="gramStart"/>
      <w:r>
        <w:rPr>
          <w:sz w:val="24"/>
        </w:rPr>
        <w:t>interface</w:t>
      </w:r>
      <w:proofErr w:type="gramEnd"/>
      <w:r>
        <w:rPr>
          <w:sz w:val="24"/>
        </w:rPr>
        <w:t xml:space="preserve"> and</w:t>
      </w:r>
      <w:r>
        <w:rPr>
          <w:spacing w:val="-1"/>
          <w:sz w:val="24"/>
        </w:rPr>
        <w:t xml:space="preserve"> </w:t>
      </w:r>
      <w:r>
        <w:rPr>
          <w:sz w:val="24"/>
        </w:rPr>
        <w:t>a</w:t>
      </w:r>
      <w:r>
        <w:rPr>
          <w:spacing w:val="-2"/>
          <w:sz w:val="24"/>
        </w:rPr>
        <w:t xml:space="preserve"> </w:t>
      </w:r>
      <w:r>
        <w:rPr>
          <w:sz w:val="24"/>
        </w:rPr>
        <w:t>completed</w:t>
      </w:r>
      <w:r>
        <w:rPr>
          <w:spacing w:val="-1"/>
          <w:sz w:val="24"/>
        </w:rPr>
        <w:t xml:space="preserve"> </w:t>
      </w:r>
      <w:r>
        <w:rPr>
          <w:sz w:val="24"/>
        </w:rPr>
        <w:t>report</w:t>
      </w:r>
      <w:r>
        <w:rPr>
          <w:spacing w:val="-1"/>
          <w:sz w:val="24"/>
        </w:rPr>
        <w:t xml:space="preserve"> </w:t>
      </w:r>
      <w:r>
        <w:rPr>
          <w:sz w:val="24"/>
        </w:rPr>
        <w:t>of each medical review project/task will be passed directly back to CMS.</w:t>
      </w:r>
    </w:p>
    <w:p w14:paraId="04CA821A" w14:textId="77777777" w:rsidR="00D61D72" w:rsidRDefault="00D61D72">
      <w:pPr>
        <w:pStyle w:val="BodyText"/>
        <w:spacing w:before="4"/>
        <w:rPr>
          <w:sz w:val="27"/>
        </w:rPr>
      </w:pPr>
    </w:p>
    <w:p w14:paraId="67EDC1D6" w14:textId="77777777" w:rsidR="00D61D72" w:rsidRDefault="00860DAE">
      <w:pPr>
        <w:pStyle w:val="ListParagraph"/>
        <w:numPr>
          <w:ilvl w:val="1"/>
          <w:numId w:val="52"/>
        </w:numPr>
        <w:tabs>
          <w:tab w:val="left" w:pos="1284"/>
        </w:tabs>
        <w:spacing w:before="0" w:line="247" w:lineRule="auto"/>
        <w:ind w:left="1283" w:right="395"/>
        <w:jc w:val="both"/>
        <w:rPr>
          <w:sz w:val="24"/>
        </w:rPr>
      </w:pPr>
      <w:r>
        <w:rPr>
          <w:sz w:val="24"/>
        </w:rPr>
        <w:t>CMS</w:t>
      </w:r>
      <w:r>
        <w:rPr>
          <w:spacing w:val="-7"/>
          <w:sz w:val="24"/>
        </w:rPr>
        <w:t xml:space="preserve"> </w:t>
      </w:r>
      <w:r>
        <w:rPr>
          <w:sz w:val="24"/>
        </w:rPr>
        <w:t>has</w:t>
      </w:r>
      <w:r>
        <w:rPr>
          <w:spacing w:val="-8"/>
          <w:sz w:val="24"/>
        </w:rPr>
        <w:t xml:space="preserve"> </w:t>
      </w:r>
      <w:r>
        <w:rPr>
          <w:sz w:val="24"/>
        </w:rPr>
        <w:t>specific</w:t>
      </w:r>
      <w:r>
        <w:rPr>
          <w:spacing w:val="-7"/>
          <w:sz w:val="24"/>
        </w:rPr>
        <w:t xml:space="preserve"> </w:t>
      </w:r>
      <w:r>
        <w:rPr>
          <w:sz w:val="24"/>
        </w:rPr>
        <w:t>requirements</w:t>
      </w:r>
      <w:r>
        <w:rPr>
          <w:spacing w:val="-8"/>
          <w:sz w:val="24"/>
        </w:rPr>
        <w:t xml:space="preserve"> </w:t>
      </w:r>
      <w:r>
        <w:rPr>
          <w:sz w:val="24"/>
        </w:rPr>
        <w:t>when</w:t>
      </w:r>
      <w:r>
        <w:rPr>
          <w:spacing w:val="-8"/>
          <w:sz w:val="24"/>
        </w:rPr>
        <w:t xml:space="preserve"> </w:t>
      </w:r>
      <w:r>
        <w:rPr>
          <w:sz w:val="24"/>
        </w:rPr>
        <w:t>interfacing</w:t>
      </w:r>
      <w:r>
        <w:rPr>
          <w:spacing w:val="-6"/>
          <w:sz w:val="24"/>
        </w:rPr>
        <w:t xml:space="preserve"> </w:t>
      </w:r>
      <w:r>
        <w:rPr>
          <w:sz w:val="24"/>
        </w:rPr>
        <w:t>with</w:t>
      </w:r>
      <w:r>
        <w:rPr>
          <w:spacing w:val="-8"/>
          <w:sz w:val="24"/>
        </w:rPr>
        <w:t xml:space="preserve"> </w:t>
      </w:r>
      <w:r>
        <w:rPr>
          <w:sz w:val="24"/>
        </w:rPr>
        <w:t>other</w:t>
      </w:r>
      <w:r>
        <w:rPr>
          <w:spacing w:val="-9"/>
          <w:sz w:val="24"/>
        </w:rPr>
        <w:t xml:space="preserve"> </w:t>
      </w:r>
      <w:r>
        <w:rPr>
          <w:sz w:val="24"/>
        </w:rPr>
        <w:t>entities.</w:t>
      </w:r>
      <w:r>
        <w:rPr>
          <w:spacing w:val="-8"/>
          <w:sz w:val="24"/>
        </w:rPr>
        <w:t xml:space="preserve"> </w:t>
      </w:r>
      <w:r>
        <w:rPr>
          <w:sz w:val="24"/>
        </w:rPr>
        <w:t>Example</w:t>
      </w:r>
      <w:r>
        <w:rPr>
          <w:spacing w:val="-9"/>
          <w:sz w:val="24"/>
        </w:rPr>
        <w:t xml:space="preserve"> </w:t>
      </w:r>
      <w:r>
        <w:rPr>
          <w:sz w:val="24"/>
        </w:rPr>
        <w:t>entities</w:t>
      </w:r>
      <w:r>
        <w:rPr>
          <w:spacing w:val="-8"/>
          <w:sz w:val="24"/>
        </w:rPr>
        <w:t xml:space="preserve"> </w:t>
      </w:r>
      <w:r>
        <w:rPr>
          <w:sz w:val="24"/>
        </w:rPr>
        <w:t>that may</w:t>
      </w:r>
      <w:r>
        <w:rPr>
          <w:spacing w:val="-3"/>
          <w:sz w:val="24"/>
        </w:rPr>
        <w:t xml:space="preserve"> </w:t>
      </w:r>
      <w:r>
        <w:rPr>
          <w:sz w:val="24"/>
        </w:rPr>
        <w:t>interface</w:t>
      </w:r>
      <w:r>
        <w:rPr>
          <w:spacing w:val="-1"/>
          <w:sz w:val="24"/>
        </w:rPr>
        <w:t xml:space="preserve"> </w:t>
      </w:r>
      <w:r>
        <w:rPr>
          <w:sz w:val="24"/>
        </w:rPr>
        <w:t>with the</w:t>
      </w:r>
      <w:r>
        <w:rPr>
          <w:spacing w:val="-1"/>
          <w:sz w:val="24"/>
        </w:rPr>
        <w:t xml:space="preserve"> </w:t>
      </w:r>
      <w:r>
        <w:rPr>
          <w:sz w:val="24"/>
        </w:rPr>
        <w:t>Contractor</w:t>
      </w:r>
      <w:r>
        <w:rPr>
          <w:spacing w:val="-1"/>
          <w:sz w:val="24"/>
        </w:rPr>
        <w:t xml:space="preserve"> </w:t>
      </w:r>
      <w:r>
        <w:rPr>
          <w:sz w:val="24"/>
        </w:rPr>
        <w:t>include</w:t>
      </w:r>
      <w:r>
        <w:rPr>
          <w:spacing w:val="-1"/>
          <w:sz w:val="24"/>
        </w:rPr>
        <w:t xml:space="preserve"> </w:t>
      </w:r>
      <w:r>
        <w:rPr>
          <w:sz w:val="24"/>
        </w:rPr>
        <w:t>but are not limited</w:t>
      </w:r>
      <w:r>
        <w:rPr>
          <w:spacing w:val="-1"/>
          <w:sz w:val="24"/>
        </w:rPr>
        <w:t xml:space="preserve"> </w:t>
      </w:r>
      <w:r>
        <w:rPr>
          <w:sz w:val="24"/>
        </w:rPr>
        <w:t>to Medicare</w:t>
      </w:r>
      <w:r>
        <w:rPr>
          <w:spacing w:val="-1"/>
          <w:sz w:val="24"/>
        </w:rPr>
        <w:t xml:space="preserve"> </w:t>
      </w:r>
      <w:r>
        <w:rPr>
          <w:sz w:val="24"/>
        </w:rPr>
        <w:t>Administrative Contractors (MACs),</w:t>
      </w:r>
      <w:r>
        <w:rPr>
          <w:spacing w:val="40"/>
          <w:sz w:val="24"/>
        </w:rPr>
        <w:t xml:space="preserve"> </w:t>
      </w:r>
      <w:r>
        <w:rPr>
          <w:sz w:val="24"/>
        </w:rPr>
        <w:t>Unified Program</w:t>
      </w:r>
    </w:p>
    <w:p w14:paraId="273216E5" w14:textId="77777777" w:rsidR="00D61D72" w:rsidRDefault="00860DAE">
      <w:pPr>
        <w:pStyle w:val="BodyText"/>
        <w:spacing w:before="16" w:line="256" w:lineRule="auto"/>
        <w:ind w:left="1297" w:right="377"/>
      </w:pPr>
      <w:r>
        <w:t>Integrity</w:t>
      </w:r>
      <w:r>
        <w:rPr>
          <w:spacing w:val="-11"/>
        </w:rPr>
        <w:t xml:space="preserve"> </w:t>
      </w:r>
      <w:r>
        <w:t>Contractor</w:t>
      </w:r>
      <w:r>
        <w:rPr>
          <w:spacing w:val="-8"/>
        </w:rPr>
        <w:t xml:space="preserve"> </w:t>
      </w:r>
      <w:r>
        <w:t>(UPIC),</w:t>
      </w:r>
      <w:r>
        <w:rPr>
          <w:spacing w:val="-7"/>
        </w:rPr>
        <w:t xml:space="preserve"> </w:t>
      </w:r>
      <w:r>
        <w:t>National</w:t>
      </w:r>
      <w:r>
        <w:rPr>
          <w:spacing w:val="-6"/>
        </w:rPr>
        <w:t xml:space="preserve"> </w:t>
      </w:r>
      <w:r>
        <w:t>Benefit</w:t>
      </w:r>
      <w:r>
        <w:rPr>
          <w:spacing w:val="-2"/>
        </w:rPr>
        <w:t xml:space="preserve"> </w:t>
      </w:r>
      <w:r>
        <w:t>Integrity</w:t>
      </w:r>
      <w:r>
        <w:rPr>
          <w:spacing w:val="-11"/>
        </w:rPr>
        <w:t xml:space="preserve"> </w:t>
      </w:r>
      <w:r>
        <w:t>Medicare</w:t>
      </w:r>
      <w:r>
        <w:rPr>
          <w:spacing w:val="-5"/>
        </w:rPr>
        <w:t xml:space="preserve"> </w:t>
      </w:r>
      <w:r>
        <w:t>Drug</w:t>
      </w:r>
      <w:r>
        <w:rPr>
          <w:spacing w:val="-5"/>
        </w:rPr>
        <w:t xml:space="preserve"> </w:t>
      </w:r>
      <w:r>
        <w:t>Integrity</w:t>
      </w:r>
      <w:r>
        <w:rPr>
          <w:spacing w:val="-11"/>
        </w:rPr>
        <w:t xml:space="preserve"> </w:t>
      </w:r>
      <w:r>
        <w:t>Contract (NBI MEDIC), the HFPP Trusted Third Party (TTP) and analytics contractors, Medical Review</w:t>
      </w:r>
      <w:r>
        <w:rPr>
          <w:spacing w:val="-6"/>
        </w:rPr>
        <w:t xml:space="preserve"> </w:t>
      </w:r>
      <w:r>
        <w:t>Accuracy</w:t>
      </w:r>
      <w:r>
        <w:rPr>
          <w:spacing w:val="-11"/>
        </w:rPr>
        <w:t xml:space="preserve"> </w:t>
      </w:r>
      <w:r>
        <w:t>Contractor</w:t>
      </w:r>
      <w:r>
        <w:rPr>
          <w:spacing w:val="-7"/>
        </w:rPr>
        <w:t xml:space="preserve"> </w:t>
      </w:r>
      <w:r>
        <w:t>(MRAC),</w:t>
      </w:r>
      <w:r>
        <w:rPr>
          <w:spacing w:val="-6"/>
        </w:rPr>
        <w:t xml:space="preserve"> </w:t>
      </w:r>
      <w:r>
        <w:t>and</w:t>
      </w:r>
      <w:r>
        <w:rPr>
          <w:spacing w:val="-6"/>
        </w:rPr>
        <w:t xml:space="preserve"> </w:t>
      </w:r>
      <w:r>
        <w:t>the</w:t>
      </w:r>
      <w:r>
        <w:rPr>
          <w:spacing w:val="-7"/>
        </w:rPr>
        <w:t xml:space="preserve"> </w:t>
      </w:r>
      <w:r>
        <w:t>other</w:t>
      </w:r>
      <w:r>
        <w:rPr>
          <w:spacing w:val="-6"/>
        </w:rPr>
        <w:t xml:space="preserve"> </w:t>
      </w:r>
      <w:r>
        <w:t>related</w:t>
      </w:r>
      <w:r>
        <w:rPr>
          <w:spacing w:val="-3"/>
        </w:rPr>
        <w:t xml:space="preserve"> </w:t>
      </w:r>
      <w:r>
        <w:t>entities</w:t>
      </w:r>
      <w:r>
        <w:rPr>
          <w:spacing w:val="-6"/>
        </w:rPr>
        <w:t xml:space="preserve"> </w:t>
      </w:r>
      <w:r>
        <w:t>as</w:t>
      </w:r>
      <w:r>
        <w:rPr>
          <w:spacing w:val="-6"/>
        </w:rPr>
        <w:t xml:space="preserve"> </w:t>
      </w:r>
      <w:r>
        <w:t>directed</w:t>
      </w:r>
      <w:r>
        <w:rPr>
          <w:spacing w:val="-6"/>
        </w:rPr>
        <w:t xml:space="preserve"> </w:t>
      </w:r>
      <w:r>
        <w:t>by</w:t>
      </w:r>
      <w:r>
        <w:rPr>
          <w:spacing w:val="-11"/>
        </w:rPr>
        <w:t xml:space="preserve"> </w:t>
      </w:r>
      <w:r>
        <w:t>CMS.</w:t>
      </w:r>
    </w:p>
    <w:p w14:paraId="47A51519" w14:textId="77777777" w:rsidR="00D61D72" w:rsidRDefault="00D61D72">
      <w:pPr>
        <w:pStyle w:val="BodyText"/>
        <w:spacing w:before="10"/>
        <w:rPr>
          <w:sz w:val="25"/>
        </w:rPr>
      </w:pPr>
    </w:p>
    <w:p w14:paraId="23274BFB" w14:textId="77777777" w:rsidR="00D61D72" w:rsidRDefault="00860DAE">
      <w:pPr>
        <w:pStyle w:val="ListParagraph"/>
        <w:numPr>
          <w:ilvl w:val="2"/>
          <w:numId w:val="52"/>
        </w:numPr>
        <w:tabs>
          <w:tab w:val="left" w:pos="2018"/>
        </w:tabs>
        <w:spacing w:before="0"/>
        <w:ind w:right="743"/>
        <w:rPr>
          <w:sz w:val="24"/>
        </w:rPr>
      </w:pPr>
      <w:r>
        <w:rPr>
          <w:sz w:val="24"/>
        </w:rPr>
        <w:t>The SMRC and entities interfacing with the SMRC shall develop a Joint Operating Agreements (JOA) or Service-Level Agreements (SLA). These agreements ensure that all parties understand their respective roles and responsibilities.</w:t>
      </w:r>
      <w:r>
        <w:rPr>
          <w:spacing w:val="-10"/>
          <w:sz w:val="24"/>
        </w:rPr>
        <w:t xml:space="preserve"> </w:t>
      </w:r>
      <w:r>
        <w:rPr>
          <w:sz w:val="24"/>
        </w:rPr>
        <w:t>The</w:t>
      </w:r>
      <w:r>
        <w:rPr>
          <w:spacing w:val="-13"/>
          <w:sz w:val="24"/>
        </w:rPr>
        <w:t xml:space="preserve"> </w:t>
      </w:r>
      <w:r>
        <w:rPr>
          <w:sz w:val="24"/>
        </w:rPr>
        <w:t>Contractors</w:t>
      </w:r>
      <w:r>
        <w:rPr>
          <w:spacing w:val="-10"/>
          <w:sz w:val="24"/>
        </w:rPr>
        <w:t xml:space="preserve"> </w:t>
      </w:r>
      <w:r>
        <w:rPr>
          <w:sz w:val="24"/>
        </w:rPr>
        <w:t>shall</w:t>
      </w:r>
      <w:r>
        <w:rPr>
          <w:spacing w:val="-10"/>
          <w:sz w:val="24"/>
        </w:rPr>
        <w:t xml:space="preserve"> </w:t>
      </w:r>
      <w:r>
        <w:rPr>
          <w:sz w:val="24"/>
        </w:rPr>
        <w:t>execute,</w:t>
      </w:r>
      <w:r>
        <w:rPr>
          <w:spacing w:val="-10"/>
          <w:sz w:val="24"/>
        </w:rPr>
        <w:t xml:space="preserve"> </w:t>
      </w:r>
      <w:r>
        <w:rPr>
          <w:sz w:val="24"/>
        </w:rPr>
        <w:t>update,</w:t>
      </w:r>
      <w:r>
        <w:rPr>
          <w:spacing w:val="-10"/>
          <w:sz w:val="24"/>
        </w:rPr>
        <w:t xml:space="preserve"> </w:t>
      </w:r>
      <w:r>
        <w:rPr>
          <w:sz w:val="24"/>
        </w:rPr>
        <w:t>and</w:t>
      </w:r>
      <w:r>
        <w:rPr>
          <w:spacing w:val="-10"/>
          <w:sz w:val="24"/>
        </w:rPr>
        <w:t xml:space="preserve"> </w:t>
      </w:r>
      <w:r>
        <w:rPr>
          <w:sz w:val="24"/>
        </w:rPr>
        <w:t>perform</w:t>
      </w:r>
      <w:r>
        <w:rPr>
          <w:spacing w:val="-10"/>
          <w:sz w:val="24"/>
        </w:rPr>
        <w:t xml:space="preserve"> </w:t>
      </w:r>
      <w:r>
        <w:rPr>
          <w:sz w:val="24"/>
        </w:rPr>
        <w:t>associated duties in accordance with a JOA and/or SLA. A JOA and/or SLA defines</w:t>
      </w:r>
    </w:p>
    <w:p w14:paraId="359AA53D" w14:textId="77777777" w:rsidR="00D61D72" w:rsidRDefault="00D61D72">
      <w:pPr>
        <w:rPr>
          <w:sz w:val="24"/>
        </w:rPr>
        <w:sectPr w:rsidR="00D61D72">
          <w:pgSz w:w="12240" w:h="15840"/>
          <w:pgMar w:top="1240" w:right="1120" w:bottom="1460" w:left="860" w:header="0" w:footer="1211" w:gutter="0"/>
          <w:cols w:space="720"/>
        </w:sectPr>
      </w:pPr>
    </w:p>
    <w:p w14:paraId="08C1F2D3" w14:textId="77777777" w:rsidR="00D61D72" w:rsidRDefault="00860DAE">
      <w:pPr>
        <w:pStyle w:val="BodyText"/>
        <w:spacing w:before="79" w:line="252" w:lineRule="auto"/>
        <w:ind w:left="2019" w:right="420"/>
      </w:pPr>
      <w:r>
        <w:t xml:space="preserve">mutually agreed upon and cost-effective methods of CMS contractors working together. Examples of activities that the JOA and/or SLA may cover </w:t>
      </w:r>
      <w:proofErr w:type="gramStart"/>
      <w:r>
        <w:t>are:</w:t>
      </w:r>
      <w:proofErr w:type="gramEnd"/>
      <w:r>
        <w:t xml:space="preserve"> adjustment</w:t>
      </w:r>
      <w:r>
        <w:rPr>
          <w:spacing w:val="-8"/>
        </w:rPr>
        <w:t xml:space="preserve"> </w:t>
      </w:r>
      <w:r>
        <w:t>of</w:t>
      </w:r>
      <w:r>
        <w:rPr>
          <w:spacing w:val="-9"/>
        </w:rPr>
        <w:t xml:space="preserve"> </w:t>
      </w:r>
      <w:r>
        <w:t>SMRC</w:t>
      </w:r>
      <w:r>
        <w:rPr>
          <w:spacing w:val="-8"/>
        </w:rPr>
        <w:t xml:space="preserve"> </w:t>
      </w:r>
      <w:r>
        <w:t>claims</w:t>
      </w:r>
      <w:r>
        <w:rPr>
          <w:spacing w:val="-8"/>
        </w:rPr>
        <w:t xml:space="preserve"> </w:t>
      </w:r>
      <w:r>
        <w:t>review,</w:t>
      </w:r>
      <w:r>
        <w:rPr>
          <w:spacing w:val="-8"/>
        </w:rPr>
        <w:t xml:space="preserve"> </w:t>
      </w:r>
      <w:r>
        <w:t>handling</w:t>
      </w:r>
      <w:r>
        <w:rPr>
          <w:spacing w:val="-11"/>
        </w:rPr>
        <w:t xml:space="preserve"> </w:t>
      </w:r>
      <w:r>
        <w:t>and</w:t>
      </w:r>
      <w:r>
        <w:rPr>
          <w:spacing w:val="-5"/>
        </w:rPr>
        <w:t xml:space="preserve"> </w:t>
      </w:r>
      <w:r>
        <w:t>reporting</w:t>
      </w:r>
      <w:r>
        <w:rPr>
          <w:spacing w:val="-11"/>
        </w:rPr>
        <w:t xml:space="preserve"> </w:t>
      </w:r>
      <w:r>
        <w:t>identified</w:t>
      </w:r>
      <w:r>
        <w:rPr>
          <w:spacing w:val="-7"/>
        </w:rPr>
        <w:t xml:space="preserve"> </w:t>
      </w:r>
      <w:r>
        <w:t>as</w:t>
      </w:r>
      <w:r>
        <w:rPr>
          <w:spacing w:val="-8"/>
        </w:rPr>
        <w:t xml:space="preserve"> </w:t>
      </w:r>
      <w:r>
        <w:t>well</w:t>
      </w:r>
      <w:r>
        <w:rPr>
          <w:spacing w:val="-8"/>
        </w:rPr>
        <w:t xml:space="preserve"> </w:t>
      </w:r>
      <w:r>
        <w:t>as collected underpayments and overpayments, reopenings, appeals of SMRC adjusted claims, reporting for SMRC support operations, and other SMRC support activities.</w:t>
      </w:r>
    </w:p>
    <w:p w14:paraId="138D3E14" w14:textId="77777777" w:rsidR="00D61D72" w:rsidRDefault="00D61D72">
      <w:pPr>
        <w:pStyle w:val="BodyText"/>
        <w:spacing w:before="3"/>
        <w:rPr>
          <w:sz w:val="32"/>
        </w:rPr>
      </w:pPr>
    </w:p>
    <w:p w14:paraId="2C934C4D" w14:textId="77777777" w:rsidR="00D61D72" w:rsidRDefault="00860DAE">
      <w:pPr>
        <w:pStyle w:val="ListParagraph"/>
        <w:numPr>
          <w:ilvl w:val="2"/>
          <w:numId w:val="52"/>
        </w:numPr>
        <w:tabs>
          <w:tab w:val="left" w:pos="2020"/>
        </w:tabs>
        <w:spacing w:before="0"/>
        <w:ind w:left="2019" w:right="480"/>
        <w:rPr>
          <w:sz w:val="24"/>
        </w:rPr>
      </w:pPr>
      <w:r>
        <w:rPr>
          <w:sz w:val="24"/>
        </w:rPr>
        <w:t>A JOA and/or SLA describes the work that needs to be accomplished, and the roles</w:t>
      </w:r>
      <w:r>
        <w:rPr>
          <w:spacing w:val="-5"/>
          <w:sz w:val="24"/>
        </w:rPr>
        <w:t xml:space="preserve"> </w:t>
      </w:r>
      <w:r>
        <w:rPr>
          <w:sz w:val="24"/>
        </w:rPr>
        <w:t>and</w:t>
      </w:r>
      <w:r>
        <w:rPr>
          <w:spacing w:val="-5"/>
          <w:sz w:val="24"/>
        </w:rPr>
        <w:t xml:space="preserve"> </w:t>
      </w:r>
      <w:r>
        <w:rPr>
          <w:sz w:val="24"/>
        </w:rPr>
        <w:t>responsibilities</w:t>
      </w:r>
      <w:r>
        <w:rPr>
          <w:spacing w:val="-5"/>
          <w:sz w:val="24"/>
        </w:rPr>
        <w:t xml:space="preserve"> </w:t>
      </w:r>
      <w:r>
        <w:rPr>
          <w:sz w:val="24"/>
        </w:rPr>
        <w:t>of</w:t>
      </w:r>
      <w:r>
        <w:rPr>
          <w:spacing w:val="-6"/>
          <w:sz w:val="24"/>
        </w:rPr>
        <w:t xml:space="preserve"> </w:t>
      </w:r>
      <w:r>
        <w:rPr>
          <w:sz w:val="24"/>
        </w:rPr>
        <w:t>each</w:t>
      </w:r>
      <w:r>
        <w:rPr>
          <w:spacing w:val="-5"/>
          <w:sz w:val="24"/>
        </w:rPr>
        <w:t xml:space="preserve"> </w:t>
      </w:r>
      <w:r>
        <w:rPr>
          <w:sz w:val="24"/>
        </w:rPr>
        <w:t>signatory</w:t>
      </w:r>
      <w:r>
        <w:rPr>
          <w:spacing w:val="-10"/>
          <w:sz w:val="24"/>
        </w:rPr>
        <w:t xml:space="preserve"> </w:t>
      </w:r>
      <w:r>
        <w:rPr>
          <w:sz w:val="24"/>
        </w:rPr>
        <w:t>to</w:t>
      </w:r>
      <w:r>
        <w:rPr>
          <w:spacing w:val="-5"/>
          <w:sz w:val="24"/>
        </w:rPr>
        <w:t xml:space="preserve"> </w:t>
      </w:r>
      <w:r>
        <w:rPr>
          <w:sz w:val="24"/>
        </w:rPr>
        <w:t>the</w:t>
      </w:r>
      <w:r>
        <w:rPr>
          <w:spacing w:val="-6"/>
          <w:sz w:val="24"/>
        </w:rPr>
        <w:t xml:space="preserve"> </w:t>
      </w:r>
      <w:r>
        <w:rPr>
          <w:sz w:val="24"/>
        </w:rPr>
        <w:t>success</w:t>
      </w:r>
      <w:r>
        <w:rPr>
          <w:spacing w:val="-5"/>
          <w:sz w:val="24"/>
        </w:rPr>
        <w:t xml:space="preserve"> </w:t>
      </w:r>
      <w:r>
        <w:rPr>
          <w:sz w:val="24"/>
        </w:rPr>
        <w:t>of</w:t>
      </w:r>
      <w:r>
        <w:rPr>
          <w:spacing w:val="-6"/>
          <w:sz w:val="24"/>
        </w:rPr>
        <w:t xml:space="preserve"> </w:t>
      </w:r>
      <w:r>
        <w:rPr>
          <w:sz w:val="24"/>
        </w:rPr>
        <w:t>the</w:t>
      </w:r>
      <w:r>
        <w:rPr>
          <w:spacing w:val="-6"/>
          <w:sz w:val="24"/>
        </w:rPr>
        <w:t xml:space="preserve"> </w:t>
      </w:r>
      <w:r>
        <w:rPr>
          <w:sz w:val="24"/>
        </w:rPr>
        <w:t>task</w:t>
      </w:r>
      <w:r>
        <w:rPr>
          <w:spacing w:val="-5"/>
          <w:sz w:val="24"/>
        </w:rPr>
        <w:t xml:space="preserve"> </w:t>
      </w:r>
      <w:r>
        <w:rPr>
          <w:sz w:val="24"/>
        </w:rPr>
        <w:t>or</w:t>
      </w:r>
      <w:r>
        <w:rPr>
          <w:spacing w:val="-6"/>
          <w:sz w:val="24"/>
        </w:rPr>
        <w:t xml:space="preserve"> </w:t>
      </w:r>
      <w:r>
        <w:rPr>
          <w:sz w:val="24"/>
        </w:rPr>
        <w:t>project. It includes</w:t>
      </w:r>
      <w:r>
        <w:rPr>
          <w:spacing w:val="-6"/>
          <w:sz w:val="24"/>
        </w:rPr>
        <w:t xml:space="preserve"> </w:t>
      </w:r>
      <w:r>
        <w:rPr>
          <w:sz w:val="24"/>
        </w:rPr>
        <w:t>specifics</w:t>
      </w:r>
      <w:r>
        <w:rPr>
          <w:spacing w:val="-6"/>
          <w:sz w:val="24"/>
        </w:rPr>
        <w:t xml:space="preserve"> </w:t>
      </w:r>
      <w:r>
        <w:rPr>
          <w:sz w:val="24"/>
        </w:rPr>
        <w:t>about</w:t>
      </w:r>
      <w:r>
        <w:rPr>
          <w:spacing w:val="-4"/>
          <w:sz w:val="24"/>
        </w:rPr>
        <w:t xml:space="preserve"> </w:t>
      </w:r>
      <w:r>
        <w:rPr>
          <w:sz w:val="24"/>
        </w:rPr>
        <w:t>who</w:t>
      </w:r>
      <w:r>
        <w:rPr>
          <w:spacing w:val="-6"/>
          <w:sz w:val="24"/>
        </w:rPr>
        <w:t xml:space="preserve"> </w:t>
      </w:r>
      <w:r>
        <w:rPr>
          <w:sz w:val="24"/>
        </w:rPr>
        <w:t>will</w:t>
      </w:r>
      <w:r>
        <w:rPr>
          <w:spacing w:val="-6"/>
          <w:sz w:val="24"/>
        </w:rPr>
        <w:t xml:space="preserve"> </w:t>
      </w:r>
      <w:r>
        <w:rPr>
          <w:sz w:val="24"/>
        </w:rPr>
        <w:t>do</w:t>
      </w:r>
      <w:r>
        <w:rPr>
          <w:spacing w:val="-6"/>
          <w:sz w:val="24"/>
        </w:rPr>
        <w:t xml:space="preserve"> </w:t>
      </w:r>
      <w:r>
        <w:rPr>
          <w:sz w:val="24"/>
        </w:rPr>
        <w:t>what,</w:t>
      </w:r>
      <w:r>
        <w:rPr>
          <w:spacing w:val="-6"/>
          <w:sz w:val="24"/>
        </w:rPr>
        <w:t xml:space="preserve"> </w:t>
      </w:r>
      <w:r>
        <w:rPr>
          <w:sz w:val="24"/>
        </w:rPr>
        <w:t>when,</w:t>
      </w:r>
      <w:r>
        <w:rPr>
          <w:spacing w:val="-6"/>
          <w:sz w:val="24"/>
        </w:rPr>
        <w:t xml:space="preserve"> </w:t>
      </w:r>
      <w:r>
        <w:rPr>
          <w:sz w:val="24"/>
        </w:rPr>
        <w:t>and</w:t>
      </w:r>
      <w:r>
        <w:rPr>
          <w:spacing w:val="-6"/>
          <w:sz w:val="24"/>
        </w:rPr>
        <w:t xml:space="preserve"> </w:t>
      </w:r>
      <w:r>
        <w:rPr>
          <w:sz w:val="24"/>
        </w:rPr>
        <w:t>for</w:t>
      </w:r>
      <w:r>
        <w:rPr>
          <w:spacing w:val="-9"/>
          <w:sz w:val="24"/>
        </w:rPr>
        <w:t xml:space="preserve"> </w:t>
      </w:r>
      <w:r>
        <w:rPr>
          <w:sz w:val="24"/>
        </w:rPr>
        <w:t>whom.</w:t>
      </w:r>
      <w:r>
        <w:rPr>
          <w:spacing w:val="-6"/>
          <w:sz w:val="24"/>
        </w:rPr>
        <w:t xml:space="preserve"> </w:t>
      </w:r>
      <w:r>
        <w:rPr>
          <w:sz w:val="24"/>
        </w:rPr>
        <w:t>The</w:t>
      </w:r>
      <w:r>
        <w:rPr>
          <w:spacing w:val="-7"/>
          <w:sz w:val="24"/>
        </w:rPr>
        <w:t xml:space="preserve"> </w:t>
      </w:r>
      <w:r>
        <w:rPr>
          <w:sz w:val="24"/>
        </w:rPr>
        <w:t>JOA</w:t>
      </w:r>
      <w:r>
        <w:rPr>
          <w:spacing w:val="-6"/>
          <w:sz w:val="24"/>
        </w:rPr>
        <w:t xml:space="preserve"> </w:t>
      </w:r>
      <w:r>
        <w:rPr>
          <w:sz w:val="24"/>
        </w:rPr>
        <w:t>and/or SLA</w:t>
      </w:r>
      <w:r>
        <w:rPr>
          <w:spacing w:val="40"/>
          <w:sz w:val="24"/>
        </w:rPr>
        <w:t xml:space="preserve"> </w:t>
      </w:r>
      <w:r>
        <w:rPr>
          <w:sz w:val="24"/>
        </w:rPr>
        <w:t>also spells out the process the parties will follow if either believes that the other</w:t>
      </w:r>
      <w:r>
        <w:rPr>
          <w:spacing w:val="-5"/>
          <w:sz w:val="24"/>
        </w:rPr>
        <w:t xml:space="preserve"> </w:t>
      </w:r>
      <w:r>
        <w:rPr>
          <w:sz w:val="24"/>
        </w:rPr>
        <w:t>is</w:t>
      </w:r>
      <w:r>
        <w:rPr>
          <w:spacing w:val="-4"/>
          <w:sz w:val="24"/>
        </w:rPr>
        <w:t xml:space="preserve"> </w:t>
      </w:r>
      <w:r>
        <w:rPr>
          <w:sz w:val="24"/>
        </w:rPr>
        <w:t>not</w:t>
      </w:r>
      <w:r>
        <w:rPr>
          <w:spacing w:val="-4"/>
          <w:sz w:val="24"/>
        </w:rPr>
        <w:t xml:space="preserve"> </w:t>
      </w:r>
      <w:r>
        <w:rPr>
          <w:sz w:val="24"/>
        </w:rPr>
        <w:t>following</w:t>
      </w:r>
      <w:r>
        <w:rPr>
          <w:spacing w:val="-6"/>
          <w:sz w:val="24"/>
        </w:rPr>
        <w:t xml:space="preserve"> </w:t>
      </w:r>
      <w:r>
        <w:rPr>
          <w:sz w:val="24"/>
        </w:rPr>
        <w:t>the</w:t>
      </w:r>
      <w:r>
        <w:rPr>
          <w:spacing w:val="-7"/>
          <w:sz w:val="24"/>
        </w:rPr>
        <w:t xml:space="preserve"> </w:t>
      </w:r>
      <w:r>
        <w:rPr>
          <w:sz w:val="24"/>
        </w:rPr>
        <w:t>agreement,</w:t>
      </w:r>
      <w:r>
        <w:rPr>
          <w:spacing w:val="-4"/>
          <w:sz w:val="24"/>
        </w:rPr>
        <w:t xml:space="preserve"> </w:t>
      </w:r>
      <w:r>
        <w:rPr>
          <w:sz w:val="24"/>
        </w:rPr>
        <w:t>including</w:t>
      </w:r>
      <w:r>
        <w:rPr>
          <w:spacing w:val="-4"/>
          <w:sz w:val="24"/>
        </w:rPr>
        <w:t xml:space="preserve"> </w:t>
      </w:r>
      <w:r>
        <w:rPr>
          <w:sz w:val="24"/>
        </w:rPr>
        <w:t>any</w:t>
      </w:r>
      <w:r>
        <w:rPr>
          <w:spacing w:val="-6"/>
          <w:sz w:val="24"/>
        </w:rPr>
        <w:t xml:space="preserve"> </w:t>
      </w:r>
      <w:r>
        <w:rPr>
          <w:sz w:val="24"/>
        </w:rPr>
        <w:t>alternative</w:t>
      </w:r>
      <w:r>
        <w:rPr>
          <w:spacing w:val="-5"/>
          <w:sz w:val="24"/>
        </w:rPr>
        <w:t xml:space="preserve"> </w:t>
      </w:r>
      <w:r>
        <w:rPr>
          <w:sz w:val="24"/>
        </w:rPr>
        <w:t>dispute</w:t>
      </w:r>
      <w:r>
        <w:rPr>
          <w:spacing w:val="-5"/>
          <w:sz w:val="24"/>
        </w:rPr>
        <w:t xml:space="preserve"> </w:t>
      </w:r>
      <w:r>
        <w:rPr>
          <w:sz w:val="24"/>
        </w:rPr>
        <w:t xml:space="preserve">resolution </w:t>
      </w:r>
      <w:r>
        <w:rPr>
          <w:spacing w:val="-2"/>
          <w:sz w:val="24"/>
        </w:rPr>
        <w:t>procedures.</w:t>
      </w:r>
    </w:p>
    <w:p w14:paraId="29E2E0F1" w14:textId="77777777" w:rsidR="00D61D72" w:rsidRDefault="00860DAE">
      <w:pPr>
        <w:pStyle w:val="BodyText"/>
        <w:spacing w:before="83"/>
        <w:ind w:left="2015"/>
      </w:pPr>
      <w:r>
        <w:t>Each</w:t>
      </w:r>
      <w:r>
        <w:rPr>
          <w:spacing w:val="-4"/>
        </w:rPr>
        <w:t xml:space="preserve"> </w:t>
      </w:r>
      <w:r>
        <w:t>JOA</w:t>
      </w:r>
      <w:r>
        <w:rPr>
          <w:spacing w:val="-2"/>
        </w:rPr>
        <w:t xml:space="preserve"> </w:t>
      </w:r>
      <w:r>
        <w:t>and/or</w:t>
      </w:r>
      <w:r>
        <w:rPr>
          <w:spacing w:val="-4"/>
        </w:rPr>
        <w:t xml:space="preserve"> </w:t>
      </w:r>
      <w:r>
        <w:t>SLA</w:t>
      </w:r>
      <w:r>
        <w:rPr>
          <w:spacing w:val="-2"/>
        </w:rPr>
        <w:t xml:space="preserve"> </w:t>
      </w:r>
      <w:r>
        <w:t>should</w:t>
      </w:r>
      <w:r>
        <w:rPr>
          <w:spacing w:val="-1"/>
        </w:rPr>
        <w:t xml:space="preserve"> </w:t>
      </w:r>
      <w:r>
        <w:t>include,</w:t>
      </w:r>
      <w:r>
        <w:rPr>
          <w:spacing w:val="-2"/>
        </w:rPr>
        <w:t xml:space="preserve"> </w:t>
      </w:r>
      <w:r>
        <w:t>but</w:t>
      </w:r>
      <w:r>
        <w:rPr>
          <w:spacing w:val="-1"/>
        </w:rPr>
        <w:t xml:space="preserve"> </w:t>
      </w:r>
      <w:r>
        <w:t>not</w:t>
      </w:r>
      <w:r>
        <w:rPr>
          <w:spacing w:val="-1"/>
        </w:rPr>
        <w:t xml:space="preserve"> </w:t>
      </w:r>
      <w:r>
        <w:t>be</w:t>
      </w:r>
      <w:r>
        <w:rPr>
          <w:spacing w:val="-5"/>
        </w:rPr>
        <w:t xml:space="preserve"> </w:t>
      </w:r>
      <w:r>
        <w:t>limited</w:t>
      </w:r>
      <w:r>
        <w:rPr>
          <w:spacing w:val="-1"/>
        </w:rPr>
        <w:t xml:space="preserve"> </w:t>
      </w:r>
      <w:r>
        <w:t>to,</w:t>
      </w:r>
      <w:r>
        <w:rPr>
          <w:spacing w:val="-2"/>
        </w:rPr>
        <w:t xml:space="preserve"> </w:t>
      </w:r>
      <w:r>
        <w:t>the</w:t>
      </w:r>
      <w:r>
        <w:rPr>
          <w:spacing w:val="-2"/>
        </w:rPr>
        <w:t xml:space="preserve"> </w:t>
      </w:r>
      <w:r>
        <w:t>following</w:t>
      </w:r>
      <w:r>
        <w:rPr>
          <w:spacing w:val="-5"/>
        </w:rPr>
        <w:t xml:space="preserve"> </w:t>
      </w:r>
      <w:r>
        <w:rPr>
          <w:spacing w:val="-2"/>
        </w:rPr>
        <w:t>topics:</w:t>
      </w:r>
    </w:p>
    <w:p w14:paraId="7FDC5583" w14:textId="77777777" w:rsidR="00D61D72" w:rsidRDefault="00860DAE">
      <w:pPr>
        <w:pStyle w:val="ListParagraph"/>
        <w:numPr>
          <w:ilvl w:val="3"/>
          <w:numId w:val="52"/>
        </w:numPr>
        <w:tabs>
          <w:tab w:val="left" w:pos="3457"/>
          <w:tab w:val="left" w:pos="3458"/>
        </w:tabs>
        <w:spacing w:before="94"/>
        <w:ind w:hanging="359"/>
        <w:rPr>
          <w:sz w:val="24"/>
        </w:rPr>
      </w:pPr>
      <w:r>
        <w:rPr>
          <w:spacing w:val="-2"/>
          <w:sz w:val="24"/>
        </w:rPr>
        <w:t>Confidentiality</w:t>
      </w:r>
    </w:p>
    <w:p w14:paraId="42C98C3C" w14:textId="77777777" w:rsidR="00D61D72" w:rsidRDefault="00860DAE">
      <w:pPr>
        <w:pStyle w:val="ListParagraph"/>
        <w:numPr>
          <w:ilvl w:val="3"/>
          <w:numId w:val="52"/>
        </w:numPr>
        <w:tabs>
          <w:tab w:val="left" w:pos="3457"/>
          <w:tab w:val="left" w:pos="3458"/>
        </w:tabs>
        <w:spacing w:before="21"/>
        <w:ind w:hanging="359"/>
        <w:rPr>
          <w:sz w:val="24"/>
        </w:rPr>
      </w:pPr>
      <w:r>
        <w:rPr>
          <w:spacing w:val="-2"/>
          <w:sz w:val="24"/>
        </w:rPr>
        <w:t>Definitions</w:t>
      </w:r>
    </w:p>
    <w:p w14:paraId="4915A733" w14:textId="77777777" w:rsidR="00D61D72" w:rsidRDefault="00860DAE">
      <w:pPr>
        <w:pStyle w:val="ListParagraph"/>
        <w:numPr>
          <w:ilvl w:val="3"/>
          <w:numId w:val="52"/>
        </w:numPr>
        <w:tabs>
          <w:tab w:val="left" w:pos="3457"/>
          <w:tab w:val="left" w:pos="3458"/>
        </w:tabs>
        <w:spacing w:before="19"/>
        <w:rPr>
          <w:sz w:val="24"/>
        </w:rPr>
      </w:pPr>
      <w:r>
        <w:rPr>
          <w:spacing w:val="-2"/>
          <w:sz w:val="24"/>
        </w:rPr>
        <w:t>Workload</w:t>
      </w:r>
    </w:p>
    <w:p w14:paraId="5EBC1B5A" w14:textId="77777777" w:rsidR="00D61D72" w:rsidRDefault="00860DAE">
      <w:pPr>
        <w:pStyle w:val="ListParagraph"/>
        <w:numPr>
          <w:ilvl w:val="3"/>
          <w:numId w:val="52"/>
        </w:numPr>
        <w:tabs>
          <w:tab w:val="left" w:pos="3457"/>
          <w:tab w:val="left" w:pos="3458"/>
        </w:tabs>
        <w:rPr>
          <w:sz w:val="24"/>
        </w:rPr>
      </w:pPr>
      <w:r>
        <w:rPr>
          <w:sz w:val="24"/>
        </w:rPr>
        <w:t>Contract</w:t>
      </w:r>
      <w:r>
        <w:rPr>
          <w:spacing w:val="-4"/>
          <w:sz w:val="24"/>
        </w:rPr>
        <w:t xml:space="preserve"> </w:t>
      </w:r>
      <w:r>
        <w:rPr>
          <w:sz w:val="24"/>
        </w:rPr>
        <w:t>Roles</w:t>
      </w:r>
      <w:r>
        <w:rPr>
          <w:spacing w:val="-5"/>
          <w:sz w:val="24"/>
        </w:rPr>
        <w:t xml:space="preserve"> </w:t>
      </w:r>
      <w:r>
        <w:rPr>
          <w:sz w:val="24"/>
        </w:rPr>
        <w:t>and</w:t>
      </w:r>
      <w:r>
        <w:rPr>
          <w:spacing w:val="-2"/>
          <w:sz w:val="24"/>
        </w:rPr>
        <w:t xml:space="preserve"> Responsibilities</w:t>
      </w:r>
    </w:p>
    <w:p w14:paraId="71724500" w14:textId="77777777" w:rsidR="00D61D72" w:rsidRDefault="00860DAE">
      <w:pPr>
        <w:pStyle w:val="ListParagraph"/>
        <w:numPr>
          <w:ilvl w:val="3"/>
          <w:numId w:val="52"/>
        </w:numPr>
        <w:tabs>
          <w:tab w:val="left" w:pos="3457"/>
          <w:tab w:val="left" w:pos="3458"/>
        </w:tabs>
        <w:rPr>
          <w:sz w:val="24"/>
        </w:rPr>
      </w:pPr>
      <w:r>
        <w:rPr>
          <w:sz w:val="24"/>
        </w:rPr>
        <w:t>Dispute</w:t>
      </w:r>
      <w:r>
        <w:rPr>
          <w:spacing w:val="-5"/>
          <w:sz w:val="24"/>
        </w:rPr>
        <w:t xml:space="preserve"> </w:t>
      </w:r>
      <w:r>
        <w:rPr>
          <w:spacing w:val="-2"/>
          <w:sz w:val="24"/>
        </w:rPr>
        <w:t>Resolution</w:t>
      </w:r>
    </w:p>
    <w:p w14:paraId="47CE1420" w14:textId="77777777" w:rsidR="00D61D72" w:rsidRDefault="00860DAE">
      <w:pPr>
        <w:pStyle w:val="ListParagraph"/>
        <w:numPr>
          <w:ilvl w:val="3"/>
          <w:numId w:val="52"/>
        </w:numPr>
        <w:tabs>
          <w:tab w:val="left" w:pos="3457"/>
          <w:tab w:val="left" w:pos="3458"/>
        </w:tabs>
        <w:spacing w:before="21"/>
        <w:rPr>
          <w:sz w:val="24"/>
        </w:rPr>
      </w:pPr>
      <w:r>
        <w:rPr>
          <w:spacing w:val="-2"/>
          <w:sz w:val="24"/>
        </w:rPr>
        <w:t>Connectivity</w:t>
      </w:r>
    </w:p>
    <w:p w14:paraId="47E6E4AB" w14:textId="77777777" w:rsidR="00D61D72" w:rsidRDefault="00860DAE">
      <w:pPr>
        <w:pStyle w:val="ListParagraph"/>
        <w:numPr>
          <w:ilvl w:val="3"/>
          <w:numId w:val="52"/>
        </w:numPr>
        <w:tabs>
          <w:tab w:val="left" w:pos="3457"/>
          <w:tab w:val="left" w:pos="3458"/>
        </w:tabs>
        <w:spacing w:before="20"/>
        <w:rPr>
          <w:sz w:val="24"/>
        </w:rPr>
      </w:pPr>
      <w:r>
        <w:rPr>
          <w:spacing w:val="-2"/>
          <w:sz w:val="24"/>
        </w:rPr>
        <w:t>Communication</w:t>
      </w:r>
    </w:p>
    <w:p w14:paraId="7FDF542D" w14:textId="77777777" w:rsidR="00D61D72" w:rsidRDefault="00D61D72">
      <w:pPr>
        <w:pStyle w:val="BodyText"/>
        <w:spacing w:before="8"/>
        <w:rPr>
          <w:sz w:val="27"/>
        </w:rPr>
      </w:pPr>
    </w:p>
    <w:p w14:paraId="35AD3D4E" w14:textId="77777777" w:rsidR="00D61D72" w:rsidRDefault="00860DAE">
      <w:pPr>
        <w:pStyle w:val="ListParagraph"/>
        <w:numPr>
          <w:ilvl w:val="2"/>
          <w:numId w:val="52"/>
        </w:numPr>
        <w:tabs>
          <w:tab w:val="left" w:pos="2020"/>
        </w:tabs>
        <w:spacing w:before="0"/>
        <w:ind w:left="2019" w:right="401"/>
        <w:rPr>
          <w:b/>
          <w:i/>
          <w:sz w:val="24"/>
        </w:rPr>
      </w:pPr>
      <w:r>
        <w:rPr>
          <w:sz w:val="24"/>
        </w:rPr>
        <w:t>The Contractor is responsible for identifying and negotiating any changes required</w:t>
      </w:r>
      <w:r>
        <w:rPr>
          <w:spacing w:val="-6"/>
          <w:sz w:val="24"/>
        </w:rPr>
        <w:t xml:space="preserve"> </w:t>
      </w:r>
      <w:r>
        <w:rPr>
          <w:sz w:val="24"/>
        </w:rPr>
        <w:t>to</w:t>
      </w:r>
      <w:r>
        <w:rPr>
          <w:spacing w:val="-6"/>
          <w:sz w:val="24"/>
        </w:rPr>
        <w:t xml:space="preserve"> </w:t>
      </w:r>
      <w:r>
        <w:rPr>
          <w:sz w:val="24"/>
        </w:rPr>
        <w:t>appropriately</w:t>
      </w:r>
      <w:r>
        <w:rPr>
          <w:spacing w:val="-8"/>
          <w:sz w:val="24"/>
        </w:rPr>
        <w:t xml:space="preserve"> </w:t>
      </w:r>
      <w:r>
        <w:rPr>
          <w:sz w:val="24"/>
        </w:rPr>
        <w:t>address</w:t>
      </w:r>
      <w:r>
        <w:rPr>
          <w:spacing w:val="-6"/>
          <w:sz w:val="24"/>
        </w:rPr>
        <w:t xml:space="preserve"> </w:t>
      </w:r>
      <w:r>
        <w:rPr>
          <w:sz w:val="24"/>
        </w:rPr>
        <w:t>the</w:t>
      </w:r>
      <w:r>
        <w:rPr>
          <w:spacing w:val="-9"/>
          <w:sz w:val="24"/>
        </w:rPr>
        <w:t xml:space="preserve"> </w:t>
      </w:r>
      <w:r>
        <w:rPr>
          <w:sz w:val="24"/>
        </w:rPr>
        <w:t>roles</w:t>
      </w:r>
      <w:r>
        <w:rPr>
          <w:spacing w:val="-6"/>
          <w:sz w:val="24"/>
        </w:rPr>
        <w:t xml:space="preserve"> </w:t>
      </w:r>
      <w:r>
        <w:rPr>
          <w:sz w:val="24"/>
        </w:rPr>
        <w:t>and</w:t>
      </w:r>
      <w:r>
        <w:rPr>
          <w:spacing w:val="-6"/>
          <w:sz w:val="24"/>
        </w:rPr>
        <w:t xml:space="preserve"> </w:t>
      </w:r>
      <w:r>
        <w:rPr>
          <w:sz w:val="24"/>
        </w:rPr>
        <w:t>responsibilities</w:t>
      </w:r>
      <w:r>
        <w:rPr>
          <w:spacing w:val="-6"/>
          <w:sz w:val="24"/>
        </w:rPr>
        <w:t xml:space="preserve"> </w:t>
      </w:r>
      <w:r>
        <w:rPr>
          <w:sz w:val="24"/>
        </w:rPr>
        <w:t>of</w:t>
      </w:r>
      <w:r>
        <w:rPr>
          <w:spacing w:val="-9"/>
          <w:sz w:val="24"/>
        </w:rPr>
        <w:t xml:space="preserve"> </w:t>
      </w:r>
      <w:r>
        <w:rPr>
          <w:sz w:val="24"/>
        </w:rPr>
        <w:t>the</w:t>
      </w:r>
      <w:r>
        <w:rPr>
          <w:spacing w:val="-9"/>
          <w:sz w:val="24"/>
        </w:rPr>
        <w:t xml:space="preserve"> </w:t>
      </w:r>
      <w:r>
        <w:rPr>
          <w:sz w:val="24"/>
        </w:rPr>
        <w:t>parties</w:t>
      </w:r>
      <w:r>
        <w:rPr>
          <w:spacing w:val="-6"/>
          <w:sz w:val="24"/>
        </w:rPr>
        <w:t xml:space="preserve"> </w:t>
      </w:r>
      <w:r>
        <w:rPr>
          <w:sz w:val="24"/>
        </w:rPr>
        <w:t>to</w:t>
      </w:r>
      <w:r>
        <w:rPr>
          <w:spacing w:val="-6"/>
          <w:sz w:val="24"/>
        </w:rPr>
        <w:t xml:space="preserve"> </w:t>
      </w:r>
      <w:r>
        <w:rPr>
          <w:sz w:val="24"/>
        </w:rPr>
        <w:t>the JOA and/or SLA. The Contractor is responsible for identifying and negotiating any</w:t>
      </w:r>
      <w:r>
        <w:rPr>
          <w:spacing w:val="-2"/>
          <w:sz w:val="24"/>
        </w:rPr>
        <w:t xml:space="preserve"> </w:t>
      </w:r>
      <w:r>
        <w:rPr>
          <w:sz w:val="24"/>
        </w:rPr>
        <w:t>changes</w:t>
      </w:r>
      <w:r>
        <w:rPr>
          <w:spacing w:val="-2"/>
          <w:sz w:val="24"/>
        </w:rPr>
        <w:t xml:space="preserve"> </w:t>
      </w:r>
      <w:r>
        <w:rPr>
          <w:sz w:val="24"/>
        </w:rPr>
        <w:t>required</w:t>
      </w:r>
      <w:r>
        <w:rPr>
          <w:spacing w:val="-2"/>
          <w:sz w:val="24"/>
        </w:rPr>
        <w:t xml:space="preserve"> </w:t>
      </w:r>
      <w:r>
        <w:rPr>
          <w:sz w:val="24"/>
        </w:rPr>
        <w:t>to</w:t>
      </w:r>
      <w:r>
        <w:rPr>
          <w:spacing w:val="-2"/>
          <w:sz w:val="24"/>
        </w:rPr>
        <w:t xml:space="preserve"> </w:t>
      </w:r>
      <w:r>
        <w:rPr>
          <w:sz w:val="24"/>
        </w:rPr>
        <w:t>appropriately</w:t>
      </w:r>
      <w:r>
        <w:rPr>
          <w:spacing w:val="-5"/>
          <w:sz w:val="24"/>
        </w:rPr>
        <w:t xml:space="preserve"> </w:t>
      </w:r>
      <w:r>
        <w:rPr>
          <w:sz w:val="24"/>
        </w:rPr>
        <w:t>address</w:t>
      </w:r>
      <w:r>
        <w:rPr>
          <w:spacing w:val="-2"/>
          <w:sz w:val="24"/>
        </w:rPr>
        <w:t xml:space="preserve"> </w:t>
      </w:r>
      <w:r>
        <w:rPr>
          <w:sz w:val="24"/>
        </w:rPr>
        <w:t>the</w:t>
      </w:r>
      <w:r>
        <w:rPr>
          <w:spacing w:val="-3"/>
          <w:sz w:val="24"/>
        </w:rPr>
        <w:t xml:space="preserve"> </w:t>
      </w:r>
      <w:r>
        <w:rPr>
          <w:sz w:val="24"/>
        </w:rPr>
        <w:t>roles</w:t>
      </w:r>
      <w:r>
        <w:rPr>
          <w:spacing w:val="-2"/>
          <w:sz w:val="24"/>
        </w:rPr>
        <w:t xml:space="preserve"> </w:t>
      </w:r>
      <w:r>
        <w:rPr>
          <w:sz w:val="24"/>
        </w:rPr>
        <w:t>and</w:t>
      </w:r>
      <w:r>
        <w:rPr>
          <w:spacing w:val="-2"/>
          <w:sz w:val="24"/>
        </w:rPr>
        <w:t xml:space="preserve"> </w:t>
      </w:r>
      <w:r>
        <w:rPr>
          <w:sz w:val="24"/>
        </w:rPr>
        <w:t>responsibilities</w:t>
      </w:r>
      <w:r>
        <w:rPr>
          <w:spacing w:val="-2"/>
          <w:sz w:val="24"/>
        </w:rPr>
        <w:t xml:space="preserve"> </w:t>
      </w:r>
      <w:r>
        <w:rPr>
          <w:sz w:val="24"/>
        </w:rPr>
        <w:t>of</w:t>
      </w:r>
      <w:r>
        <w:rPr>
          <w:spacing w:val="-3"/>
          <w:sz w:val="24"/>
        </w:rPr>
        <w:t xml:space="preserve"> </w:t>
      </w:r>
      <w:r>
        <w:rPr>
          <w:sz w:val="24"/>
        </w:rPr>
        <w:t>the parties to the JOA and/or SLA.</w:t>
      </w:r>
      <w:r>
        <w:rPr>
          <w:spacing w:val="40"/>
          <w:sz w:val="24"/>
        </w:rPr>
        <w:t xml:space="preserve"> </w:t>
      </w:r>
      <w:r>
        <w:rPr>
          <w:b/>
          <w:i/>
          <w:sz w:val="24"/>
        </w:rPr>
        <w:t xml:space="preserve">NOTE: Other independent tasks will be performed concurrently while finalizing the JOA and/or SLA to ensure work </w:t>
      </w:r>
      <w:r>
        <w:rPr>
          <w:b/>
          <w:i/>
          <w:spacing w:val="-2"/>
          <w:sz w:val="24"/>
        </w:rPr>
        <w:t>continuity.</w:t>
      </w:r>
    </w:p>
    <w:p w14:paraId="5215B605" w14:textId="77777777" w:rsidR="00D61D72" w:rsidRDefault="00D61D72">
      <w:pPr>
        <w:pStyle w:val="BodyText"/>
        <w:rPr>
          <w:b/>
          <w:i/>
          <w:sz w:val="26"/>
        </w:rPr>
      </w:pPr>
    </w:p>
    <w:p w14:paraId="25F4D21B" w14:textId="77777777" w:rsidR="00D61D72" w:rsidRDefault="00D61D72">
      <w:pPr>
        <w:pStyle w:val="BodyText"/>
        <w:spacing w:before="6"/>
        <w:rPr>
          <w:b/>
          <w:i/>
          <w:sz w:val="20"/>
        </w:rPr>
      </w:pPr>
    </w:p>
    <w:p w14:paraId="3C2D2C0D" w14:textId="77777777" w:rsidR="00D61D72" w:rsidRDefault="00860DAE">
      <w:pPr>
        <w:pStyle w:val="Heading1"/>
        <w:numPr>
          <w:ilvl w:val="0"/>
          <w:numId w:val="52"/>
        </w:numPr>
        <w:tabs>
          <w:tab w:val="left" w:pos="864"/>
        </w:tabs>
        <w:ind w:hanging="301"/>
        <w:rPr>
          <w:u w:val="none"/>
        </w:rPr>
      </w:pPr>
      <w:bookmarkStart w:id="10" w:name="C._CMS_DATA_USE_AGREEMENT_(DUA)"/>
      <w:bookmarkEnd w:id="10"/>
      <w:r>
        <w:t>CMS</w:t>
      </w:r>
      <w:r>
        <w:rPr>
          <w:spacing w:val="-5"/>
        </w:rPr>
        <w:t xml:space="preserve"> </w:t>
      </w:r>
      <w:r>
        <w:t>DATA</w:t>
      </w:r>
      <w:r>
        <w:rPr>
          <w:spacing w:val="-8"/>
        </w:rPr>
        <w:t xml:space="preserve"> </w:t>
      </w:r>
      <w:r>
        <w:t>USE</w:t>
      </w:r>
      <w:r>
        <w:rPr>
          <w:spacing w:val="-4"/>
        </w:rPr>
        <w:t xml:space="preserve"> </w:t>
      </w:r>
      <w:r>
        <w:t>AGREEMENT</w:t>
      </w:r>
      <w:r>
        <w:rPr>
          <w:spacing w:val="-4"/>
        </w:rPr>
        <w:t xml:space="preserve"> </w:t>
      </w:r>
      <w:r>
        <w:rPr>
          <w:spacing w:val="-2"/>
        </w:rPr>
        <w:t>(DUA)</w:t>
      </w:r>
    </w:p>
    <w:p w14:paraId="2BFFCB30" w14:textId="77777777" w:rsidR="00D61D72" w:rsidRDefault="00860DAE">
      <w:pPr>
        <w:pStyle w:val="BodyText"/>
        <w:spacing w:before="117" w:line="247" w:lineRule="auto"/>
        <w:ind w:left="935" w:right="377" w:hanging="12"/>
      </w:pPr>
      <w:r>
        <w:t>The CMS makes data files available to certain stakeholders as allowed by federal laws and regulations</w:t>
      </w:r>
      <w:r>
        <w:rPr>
          <w:spacing w:val="-6"/>
        </w:rPr>
        <w:t xml:space="preserve"> </w:t>
      </w:r>
      <w:r>
        <w:t>as</w:t>
      </w:r>
      <w:r>
        <w:rPr>
          <w:spacing w:val="-6"/>
        </w:rPr>
        <w:t xml:space="preserve"> </w:t>
      </w:r>
      <w:r>
        <w:t>well</w:t>
      </w:r>
      <w:r>
        <w:rPr>
          <w:spacing w:val="-5"/>
        </w:rPr>
        <w:t xml:space="preserve"> </w:t>
      </w:r>
      <w:r>
        <w:t>as</w:t>
      </w:r>
      <w:r>
        <w:rPr>
          <w:spacing w:val="-6"/>
        </w:rPr>
        <w:t xml:space="preserve"> </w:t>
      </w:r>
      <w:r>
        <w:t>CMS</w:t>
      </w:r>
      <w:r>
        <w:rPr>
          <w:spacing w:val="-5"/>
        </w:rPr>
        <w:t xml:space="preserve"> </w:t>
      </w:r>
      <w:r>
        <w:t>policy.</w:t>
      </w:r>
      <w:r>
        <w:rPr>
          <w:spacing w:val="-6"/>
        </w:rPr>
        <w:t xml:space="preserve"> </w:t>
      </w:r>
      <w:r>
        <w:t>CMS</w:t>
      </w:r>
      <w:r>
        <w:rPr>
          <w:spacing w:val="-5"/>
        </w:rPr>
        <w:t xml:space="preserve"> </w:t>
      </w:r>
      <w:r>
        <w:t>enters</w:t>
      </w:r>
      <w:r>
        <w:rPr>
          <w:spacing w:val="-6"/>
        </w:rPr>
        <w:t xml:space="preserve"> </w:t>
      </w:r>
      <w:r>
        <w:t>into</w:t>
      </w:r>
      <w:r>
        <w:rPr>
          <w:spacing w:val="-6"/>
        </w:rPr>
        <w:t xml:space="preserve"> </w:t>
      </w:r>
      <w:r>
        <w:t>Data</w:t>
      </w:r>
      <w:r>
        <w:rPr>
          <w:spacing w:val="-9"/>
        </w:rPr>
        <w:t xml:space="preserve"> </w:t>
      </w:r>
      <w:r>
        <w:t>Use</w:t>
      </w:r>
      <w:r>
        <w:rPr>
          <w:spacing w:val="-7"/>
        </w:rPr>
        <w:t xml:space="preserve"> </w:t>
      </w:r>
      <w:r>
        <w:t>Agreements</w:t>
      </w:r>
      <w:r>
        <w:rPr>
          <w:spacing w:val="-6"/>
        </w:rPr>
        <w:t xml:space="preserve"> </w:t>
      </w:r>
      <w:r>
        <w:t>(DUAs)</w:t>
      </w:r>
      <w:r>
        <w:rPr>
          <w:spacing w:val="-9"/>
        </w:rPr>
        <w:t xml:space="preserve"> </w:t>
      </w:r>
      <w:r>
        <w:t>with</w:t>
      </w:r>
      <w:r>
        <w:rPr>
          <w:spacing w:val="-6"/>
        </w:rPr>
        <w:t xml:space="preserve"> </w:t>
      </w:r>
      <w:r>
        <w:t>most data requesters for disclosures of protected health information (PHI) and/or personally identifiable information (PII) to ensure that data requesters adhere to CMS privacy and security requirements and data release policies.</w:t>
      </w:r>
      <w:r>
        <w:rPr>
          <w:spacing w:val="40"/>
        </w:rPr>
        <w:t xml:space="preserve"> </w:t>
      </w:r>
      <w:r>
        <w:t>A CMS DAU is used to create a traceable record of what data is being accessed by each CMS contractor.</w:t>
      </w:r>
      <w:r>
        <w:rPr>
          <w:spacing w:val="40"/>
        </w:rPr>
        <w:t xml:space="preserve"> </w:t>
      </w:r>
      <w:r>
        <w:t>All CMS contractors requiring</w:t>
      </w:r>
      <w:r>
        <w:rPr>
          <w:spacing w:val="-6"/>
        </w:rPr>
        <w:t xml:space="preserve"> </w:t>
      </w:r>
      <w:r>
        <w:t>access</w:t>
      </w:r>
      <w:r>
        <w:rPr>
          <w:spacing w:val="-4"/>
        </w:rPr>
        <w:t xml:space="preserve"> </w:t>
      </w:r>
      <w:r>
        <w:t>to</w:t>
      </w:r>
      <w:r>
        <w:rPr>
          <w:spacing w:val="-4"/>
        </w:rPr>
        <w:t xml:space="preserve"> </w:t>
      </w:r>
      <w:r>
        <w:t>PHI/PII</w:t>
      </w:r>
      <w:r>
        <w:rPr>
          <w:spacing w:val="-4"/>
        </w:rPr>
        <w:t xml:space="preserve"> </w:t>
      </w:r>
      <w:r>
        <w:t>as</w:t>
      </w:r>
      <w:r>
        <w:rPr>
          <w:spacing w:val="-4"/>
        </w:rPr>
        <w:t xml:space="preserve"> </w:t>
      </w:r>
      <w:r>
        <w:t>well</w:t>
      </w:r>
      <w:r>
        <w:rPr>
          <w:spacing w:val="-4"/>
        </w:rPr>
        <w:t xml:space="preserve"> </w:t>
      </w:r>
      <w:r>
        <w:t>as</w:t>
      </w:r>
      <w:r>
        <w:rPr>
          <w:spacing w:val="-4"/>
        </w:rPr>
        <w:t xml:space="preserve"> </w:t>
      </w:r>
      <w:r>
        <w:t>their</w:t>
      </w:r>
      <w:r>
        <w:rPr>
          <w:spacing w:val="-4"/>
        </w:rPr>
        <w:t xml:space="preserve"> </w:t>
      </w:r>
      <w:r>
        <w:t>Contracting</w:t>
      </w:r>
      <w:r>
        <w:rPr>
          <w:spacing w:val="-6"/>
        </w:rPr>
        <w:t xml:space="preserve"> </w:t>
      </w:r>
      <w:r>
        <w:t>Officer</w:t>
      </w:r>
      <w:r>
        <w:rPr>
          <w:spacing w:val="-4"/>
        </w:rPr>
        <w:t xml:space="preserve"> </w:t>
      </w:r>
      <w:r>
        <w:t>Representatives</w:t>
      </w:r>
      <w:r>
        <w:rPr>
          <w:spacing w:val="-4"/>
        </w:rPr>
        <w:t xml:space="preserve"> </w:t>
      </w:r>
      <w:r>
        <w:t>(CORs)</w:t>
      </w:r>
      <w:r>
        <w:rPr>
          <w:spacing w:val="-4"/>
        </w:rPr>
        <w:t xml:space="preserve"> </w:t>
      </w:r>
      <w:r>
        <w:t xml:space="preserve">must create and maintain their CMS DUAs through the Enterprise Privacy Policy Engine (EPPE) </w:t>
      </w:r>
      <w:r>
        <w:rPr>
          <w:spacing w:val="-2"/>
        </w:rPr>
        <w:t>system.</w:t>
      </w:r>
    </w:p>
    <w:p w14:paraId="0F22A976" w14:textId="77777777" w:rsidR="00D61D72" w:rsidRDefault="00D61D72">
      <w:pPr>
        <w:spacing w:line="247" w:lineRule="auto"/>
        <w:sectPr w:rsidR="00D61D72">
          <w:pgSz w:w="12240" w:h="15840"/>
          <w:pgMar w:top="1240" w:right="1120" w:bottom="1460" w:left="860" w:header="0" w:footer="1211" w:gutter="0"/>
          <w:cols w:space="720"/>
        </w:sectPr>
      </w:pPr>
    </w:p>
    <w:p w14:paraId="3FCBD01C" w14:textId="77777777" w:rsidR="00D61D72" w:rsidRDefault="00860DAE">
      <w:pPr>
        <w:pStyle w:val="ListParagraph"/>
        <w:numPr>
          <w:ilvl w:val="0"/>
          <w:numId w:val="51"/>
        </w:numPr>
        <w:tabs>
          <w:tab w:val="left" w:pos="1660"/>
        </w:tabs>
        <w:spacing w:before="79" w:line="249" w:lineRule="auto"/>
        <w:ind w:right="461"/>
        <w:rPr>
          <w:sz w:val="24"/>
        </w:rPr>
      </w:pPr>
      <w:r>
        <w:rPr>
          <w:b/>
          <w:sz w:val="24"/>
        </w:rPr>
        <w:t xml:space="preserve">DUA Closeouts </w:t>
      </w:r>
      <w:r>
        <w:rPr>
          <w:sz w:val="24"/>
        </w:rPr>
        <w:t>- CMS DUAs may only be approved for a period of up to one year. After one year, the DUA will expire unless the DUA Requester either extends or closes the DUA. If a DUA for an organization expires, it is important to note that ALL</w:t>
      </w:r>
      <w:r>
        <w:rPr>
          <w:spacing w:val="-8"/>
          <w:sz w:val="24"/>
        </w:rPr>
        <w:t xml:space="preserve"> </w:t>
      </w:r>
      <w:r>
        <w:rPr>
          <w:sz w:val="24"/>
        </w:rPr>
        <w:t>open</w:t>
      </w:r>
      <w:r>
        <w:rPr>
          <w:spacing w:val="-3"/>
          <w:sz w:val="24"/>
        </w:rPr>
        <w:t xml:space="preserve"> </w:t>
      </w:r>
      <w:r>
        <w:rPr>
          <w:sz w:val="24"/>
        </w:rPr>
        <w:t>DUAs</w:t>
      </w:r>
      <w:r>
        <w:rPr>
          <w:spacing w:val="-2"/>
          <w:sz w:val="24"/>
        </w:rPr>
        <w:t xml:space="preserve"> </w:t>
      </w:r>
      <w:r>
        <w:rPr>
          <w:sz w:val="24"/>
        </w:rPr>
        <w:t>for</w:t>
      </w:r>
      <w:r>
        <w:rPr>
          <w:spacing w:val="-7"/>
          <w:sz w:val="24"/>
        </w:rPr>
        <w:t xml:space="preserve"> </w:t>
      </w:r>
      <w:r>
        <w:rPr>
          <w:sz w:val="24"/>
        </w:rPr>
        <w:t>that</w:t>
      </w:r>
      <w:r>
        <w:rPr>
          <w:spacing w:val="-2"/>
          <w:sz w:val="24"/>
        </w:rPr>
        <w:t xml:space="preserve"> </w:t>
      </w:r>
      <w:r>
        <w:rPr>
          <w:sz w:val="24"/>
        </w:rPr>
        <w:t>organization</w:t>
      </w:r>
      <w:r>
        <w:rPr>
          <w:spacing w:val="-3"/>
          <w:sz w:val="24"/>
        </w:rPr>
        <w:t xml:space="preserve"> </w:t>
      </w:r>
      <w:r>
        <w:rPr>
          <w:sz w:val="24"/>
        </w:rPr>
        <w:t>will</w:t>
      </w:r>
      <w:r>
        <w:rPr>
          <w:spacing w:val="-3"/>
          <w:sz w:val="24"/>
        </w:rPr>
        <w:t xml:space="preserve"> </w:t>
      </w:r>
      <w:r>
        <w:rPr>
          <w:sz w:val="24"/>
        </w:rPr>
        <w:t>be</w:t>
      </w:r>
      <w:r>
        <w:rPr>
          <w:spacing w:val="-7"/>
          <w:sz w:val="24"/>
        </w:rPr>
        <w:t xml:space="preserve"> </w:t>
      </w:r>
      <w:r>
        <w:rPr>
          <w:sz w:val="24"/>
        </w:rPr>
        <w:t>frozen.</w:t>
      </w:r>
      <w:r>
        <w:rPr>
          <w:spacing w:val="-3"/>
          <w:sz w:val="24"/>
        </w:rPr>
        <w:t xml:space="preserve"> </w:t>
      </w:r>
      <w:r>
        <w:rPr>
          <w:sz w:val="24"/>
        </w:rPr>
        <w:t>This</w:t>
      </w:r>
      <w:r>
        <w:rPr>
          <w:spacing w:val="-3"/>
          <w:sz w:val="24"/>
        </w:rPr>
        <w:t xml:space="preserve"> </w:t>
      </w:r>
      <w:r>
        <w:rPr>
          <w:sz w:val="24"/>
        </w:rPr>
        <w:t>means</w:t>
      </w:r>
      <w:r>
        <w:rPr>
          <w:spacing w:val="-3"/>
          <w:sz w:val="24"/>
        </w:rPr>
        <w:t xml:space="preserve"> </w:t>
      </w:r>
      <w:r>
        <w:rPr>
          <w:sz w:val="24"/>
        </w:rPr>
        <w:t>that</w:t>
      </w:r>
      <w:r>
        <w:rPr>
          <w:spacing w:val="-3"/>
          <w:sz w:val="24"/>
        </w:rPr>
        <w:t xml:space="preserve"> </w:t>
      </w:r>
      <w:r>
        <w:rPr>
          <w:sz w:val="24"/>
        </w:rPr>
        <w:t>no</w:t>
      </w:r>
      <w:r>
        <w:rPr>
          <w:spacing w:val="-3"/>
          <w:sz w:val="24"/>
        </w:rPr>
        <w:t xml:space="preserve"> </w:t>
      </w:r>
      <w:r>
        <w:rPr>
          <w:sz w:val="24"/>
        </w:rPr>
        <w:t>new</w:t>
      </w:r>
      <w:r>
        <w:rPr>
          <w:spacing w:val="-6"/>
          <w:sz w:val="24"/>
        </w:rPr>
        <w:t xml:space="preserve"> </w:t>
      </w:r>
      <w:r>
        <w:rPr>
          <w:sz w:val="24"/>
        </w:rPr>
        <w:t>DUAs or</w:t>
      </w:r>
      <w:r>
        <w:rPr>
          <w:spacing w:val="-7"/>
          <w:sz w:val="24"/>
        </w:rPr>
        <w:t xml:space="preserve"> </w:t>
      </w:r>
      <w:r>
        <w:rPr>
          <w:sz w:val="24"/>
        </w:rPr>
        <w:t>actions</w:t>
      </w:r>
      <w:r>
        <w:rPr>
          <w:spacing w:val="-6"/>
          <w:sz w:val="24"/>
        </w:rPr>
        <w:t xml:space="preserve"> </w:t>
      </w:r>
      <w:r>
        <w:rPr>
          <w:sz w:val="24"/>
        </w:rPr>
        <w:t>on</w:t>
      </w:r>
      <w:r>
        <w:rPr>
          <w:spacing w:val="-6"/>
          <w:sz w:val="24"/>
        </w:rPr>
        <w:t xml:space="preserve"> </w:t>
      </w:r>
      <w:r>
        <w:rPr>
          <w:sz w:val="24"/>
        </w:rPr>
        <w:t>existing</w:t>
      </w:r>
      <w:r>
        <w:rPr>
          <w:spacing w:val="-8"/>
          <w:sz w:val="24"/>
        </w:rPr>
        <w:t xml:space="preserve"> </w:t>
      </w:r>
      <w:r>
        <w:rPr>
          <w:sz w:val="24"/>
        </w:rPr>
        <w:t>DUAs</w:t>
      </w:r>
      <w:r>
        <w:rPr>
          <w:spacing w:val="-6"/>
          <w:sz w:val="24"/>
        </w:rPr>
        <w:t xml:space="preserve"> </w:t>
      </w:r>
      <w:r>
        <w:rPr>
          <w:sz w:val="24"/>
        </w:rPr>
        <w:t>(adding</w:t>
      </w:r>
      <w:r>
        <w:rPr>
          <w:spacing w:val="-8"/>
          <w:sz w:val="24"/>
        </w:rPr>
        <w:t xml:space="preserve"> </w:t>
      </w:r>
      <w:r>
        <w:rPr>
          <w:sz w:val="24"/>
        </w:rPr>
        <w:t>data</w:t>
      </w:r>
      <w:r>
        <w:rPr>
          <w:spacing w:val="-7"/>
          <w:sz w:val="24"/>
        </w:rPr>
        <w:t xml:space="preserve"> </w:t>
      </w:r>
      <w:r>
        <w:rPr>
          <w:sz w:val="24"/>
        </w:rPr>
        <w:t>or</w:t>
      </w:r>
      <w:r>
        <w:rPr>
          <w:spacing w:val="-7"/>
          <w:sz w:val="24"/>
        </w:rPr>
        <w:t xml:space="preserve"> </w:t>
      </w:r>
      <w:r>
        <w:rPr>
          <w:sz w:val="24"/>
        </w:rPr>
        <w:t>changing</w:t>
      </w:r>
      <w:r>
        <w:rPr>
          <w:spacing w:val="-8"/>
          <w:sz w:val="24"/>
        </w:rPr>
        <w:t xml:space="preserve"> </w:t>
      </w:r>
      <w:r>
        <w:rPr>
          <w:sz w:val="24"/>
        </w:rPr>
        <w:t>contacts)</w:t>
      </w:r>
      <w:r>
        <w:rPr>
          <w:spacing w:val="-7"/>
          <w:sz w:val="24"/>
        </w:rPr>
        <w:t xml:space="preserve"> </w:t>
      </w:r>
      <w:r>
        <w:rPr>
          <w:sz w:val="24"/>
        </w:rPr>
        <w:t>will</w:t>
      </w:r>
      <w:r>
        <w:rPr>
          <w:spacing w:val="-5"/>
          <w:sz w:val="24"/>
        </w:rPr>
        <w:t xml:space="preserve"> </w:t>
      </w:r>
      <w:r>
        <w:rPr>
          <w:sz w:val="24"/>
        </w:rPr>
        <w:t>be</w:t>
      </w:r>
      <w:r>
        <w:rPr>
          <w:spacing w:val="-7"/>
          <w:sz w:val="24"/>
        </w:rPr>
        <w:t xml:space="preserve"> </w:t>
      </w:r>
      <w:r>
        <w:rPr>
          <w:sz w:val="24"/>
        </w:rPr>
        <w:t>processed</w:t>
      </w:r>
      <w:r>
        <w:rPr>
          <w:spacing w:val="-6"/>
          <w:sz w:val="24"/>
        </w:rPr>
        <w:t xml:space="preserve"> </w:t>
      </w:r>
      <w:r>
        <w:rPr>
          <w:sz w:val="24"/>
        </w:rPr>
        <w:t>for any DUAs held by that organization until the expired DUA is either extended or closed. The DUA system will send the DUA contacts (Requester, Custodians, COR, Federal</w:t>
      </w:r>
      <w:r>
        <w:rPr>
          <w:spacing w:val="-6"/>
          <w:sz w:val="24"/>
        </w:rPr>
        <w:t xml:space="preserve"> </w:t>
      </w:r>
      <w:r>
        <w:rPr>
          <w:sz w:val="24"/>
        </w:rPr>
        <w:t>Project</w:t>
      </w:r>
      <w:r>
        <w:rPr>
          <w:spacing w:val="-6"/>
          <w:sz w:val="24"/>
        </w:rPr>
        <w:t xml:space="preserve"> </w:t>
      </w:r>
      <w:r>
        <w:rPr>
          <w:sz w:val="24"/>
        </w:rPr>
        <w:t>Officer</w:t>
      </w:r>
      <w:r>
        <w:rPr>
          <w:spacing w:val="-8"/>
          <w:sz w:val="24"/>
        </w:rPr>
        <w:t xml:space="preserve"> </w:t>
      </w:r>
      <w:r>
        <w:rPr>
          <w:sz w:val="24"/>
        </w:rPr>
        <w:t>(FPO),</w:t>
      </w:r>
      <w:r>
        <w:rPr>
          <w:spacing w:val="-7"/>
          <w:sz w:val="24"/>
        </w:rPr>
        <w:t xml:space="preserve"> </w:t>
      </w:r>
      <w:r>
        <w:rPr>
          <w:sz w:val="24"/>
        </w:rPr>
        <w:t>and</w:t>
      </w:r>
      <w:r>
        <w:rPr>
          <w:spacing w:val="-7"/>
          <w:sz w:val="24"/>
        </w:rPr>
        <w:t xml:space="preserve"> </w:t>
      </w:r>
      <w:r>
        <w:rPr>
          <w:sz w:val="24"/>
        </w:rPr>
        <w:t>Principal</w:t>
      </w:r>
      <w:r>
        <w:rPr>
          <w:spacing w:val="-3"/>
          <w:sz w:val="24"/>
        </w:rPr>
        <w:t xml:space="preserve"> </w:t>
      </w:r>
      <w:r>
        <w:rPr>
          <w:sz w:val="24"/>
        </w:rPr>
        <w:t>Investigators)</w:t>
      </w:r>
      <w:r>
        <w:rPr>
          <w:spacing w:val="-10"/>
          <w:sz w:val="24"/>
        </w:rPr>
        <w:t xml:space="preserve"> </w:t>
      </w:r>
      <w:r>
        <w:rPr>
          <w:sz w:val="24"/>
        </w:rPr>
        <w:t>notification</w:t>
      </w:r>
      <w:r>
        <w:rPr>
          <w:spacing w:val="-7"/>
          <w:sz w:val="24"/>
        </w:rPr>
        <w:t xml:space="preserve"> </w:t>
      </w:r>
      <w:r>
        <w:rPr>
          <w:sz w:val="24"/>
        </w:rPr>
        <w:t>e-mails</w:t>
      </w:r>
      <w:r>
        <w:rPr>
          <w:spacing w:val="-7"/>
          <w:sz w:val="24"/>
        </w:rPr>
        <w:t xml:space="preserve"> </w:t>
      </w:r>
      <w:r>
        <w:rPr>
          <w:sz w:val="24"/>
        </w:rPr>
        <w:t>at</w:t>
      </w:r>
      <w:r>
        <w:rPr>
          <w:spacing w:val="-6"/>
          <w:sz w:val="24"/>
        </w:rPr>
        <w:t xml:space="preserve"> </w:t>
      </w:r>
      <w:r>
        <w:rPr>
          <w:sz w:val="24"/>
        </w:rPr>
        <w:t>the following</w:t>
      </w:r>
      <w:r>
        <w:rPr>
          <w:spacing w:val="-15"/>
          <w:sz w:val="24"/>
        </w:rPr>
        <w:t xml:space="preserve"> </w:t>
      </w:r>
      <w:r>
        <w:rPr>
          <w:sz w:val="24"/>
        </w:rPr>
        <w:t>intervals,</w:t>
      </w:r>
      <w:r>
        <w:rPr>
          <w:spacing w:val="-15"/>
          <w:sz w:val="24"/>
        </w:rPr>
        <w:t xml:space="preserve"> </w:t>
      </w:r>
      <w:r>
        <w:rPr>
          <w:sz w:val="24"/>
        </w:rPr>
        <w:t>before</w:t>
      </w:r>
      <w:r>
        <w:rPr>
          <w:spacing w:val="-15"/>
          <w:sz w:val="24"/>
        </w:rPr>
        <w:t xml:space="preserve"> </w:t>
      </w:r>
      <w:r>
        <w:rPr>
          <w:sz w:val="24"/>
        </w:rPr>
        <w:t>the</w:t>
      </w:r>
      <w:r>
        <w:rPr>
          <w:spacing w:val="-15"/>
          <w:sz w:val="24"/>
        </w:rPr>
        <w:t xml:space="preserve"> </w:t>
      </w:r>
      <w:r>
        <w:rPr>
          <w:sz w:val="24"/>
        </w:rPr>
        <w:t>DUA</w:t>
      </w:r>
      <w:r>
        <w:rPr>
          <w:spacing w:val="-15"/>
          <w:sz w:val="24"/>
        </w:rPr>
        <w:t xml:space="preserve"> </w:t>
      </w:r>
      <w:r>
        <w:rPr>
          <w:sz w:val="24"/>
        </w:rPr>
        <w:t>expires:</w:t>
      </w:r>
      <w:r>
        <w:rPr>
          <w:spacing w:val="-15"/>
          <w:sz w:val="24"/>
        </w:rPr>
        <w:t xml:space="preserve"> </w:t>
      </w:r>
      <w:r>
        <w:rPr>
          <w:sz w:val="24"/>
        </w:rPr>
        <w:t>60</w:t>
      </w:r>
      <w:r>
        <w:rPr>
          <w:spacing w:val="-13"/>
          <w:sz w:val="24"/>
        </w:rPr>
        <w:t xml:space="preserve"> </w:t>
      </w:r>
      <w:r>
        <w:rPr>
          <w:sz w:val="24"/>
        </w:rPr>
        <w:t>days,</w:t>
      </w:r>
      <w:r>
        <w:rPr>
          <w:spacing w:val="-15"/>
          <w:sz w:val="24"/>
        </w:rPr>
        <w:t xml:space="preserve"> </w:t>
      </w:r>
      <w:r>
        <w:rPr>
          <w:sz w:val="24"/>
        </w:rPr>
        <w:t>30</w:t>
      </w:r>
      <w:r>
        <w:rPr>
          <w:spacing w:val="-15"/>
          <w:sz w:val="24"/>
        </w:rPr>
        <w:t xml:space="preserve"> </w:t>
      </w:r>
      <w:r>
        <w:rPr>
          <w:sz w:val="24"/>
        </w:rPr>
        <w:t>days,</w:t>
      </w:r>
      <w:r>
        <w:rPr>
          <w:spacing w:val="-13"/>
          <w:sz w:val="24"/>
        </w:rPr>
        <w:t xml:space="preserve"> </w:t>
      </w:r>
      <w:r>
        <w:rPr>
          <w:sz w:val="24"/>
        </w:rPr>
        <w:t>15</w:t>
      </w:r>
      <w:r>
        <w:rPr>
          <w:spacing w:val="-15"/>
          <w:sz w:val="24"/>
        </w:rPr>
        <w:t xml:space="preserve"> </w:t>
      </w:r>
      <w:r>
        <w:rPr>
          <w:sz w:val="24"/>
        </w:rPr>
        <w:t>days,</w:t>
      </w:r>
      <w:r>
        <w:rPr>
          <w:spacing w:val="-11"/>
          <w:sz w:val="24"/>
        </w:rPr>
        <w:t xml:space="preserve"> </w:t>
      </w:r>
      <w:r>
        <w:rPr>
          <w:sz w:val="24"/>
        </w:rPr>
        <w:t>and</w:t>
      </w:r>
      <w:r>
        <w:rPr>
          <w:spacing w:val="-11"/>
          <w:sz w:val="24"/>
        </w:rPr>
        <w:t xml:space="preserve"> </w:t>
      </w:r>
      <w:r>
        <w:rPr>
          <w:sz w:val="24"/>
        </w:rPr>
        <w:t>every</w:t>
      </w:r>
      <w:r>
        <w:rPr>
          <w:spacing w:val="-15"/>
          <w:sz w:val="24"/>
        </w:rPr>
        <w:t xml:space="preserve"> </w:t>
      </w:r>
      <w:r>
        <w:rPr>
          <w:sz w:val="24"/>
        </w:rPr>
        <w:t xml:space="preserve">day </w:t>
      </w:r>
      <w:r>
        <w:rPr>
          <w:spacing w:val="-2"/>
          <w:sz w:val="24"/>
        </w:rPr>
        <w:t>thereafter.</w:t>
      </w:r>
    </w:p>
    <w:p w14:paraId="08FB9D83" w14:textId="77777777" w:rsidR="00D61D72" w:rsidRDefault="00D61D72">
      <w:pPr>
        <w:pStyle w:val="BodyText"/>
        <w:rPr>
          <w:sz w:val="25"/>
        </w:rPr>
      </w:pPr>
    </w:p>
    <w:p w14:paraId="37D66E2D" w14:textId="77777777" w:rsidR="00D61D72" w:rsidRDefault="00860DAE">
      <w:pPr>
        <w:pStyle w:val="ListParagraph"/>
        <w:numPr>
          <w:ilvl w:val="0"/>
          <w:numId w:val="51"/>
        </w:numPr>
        <w:tabs>
          <w:tab w:val="left" w:pos="1660"/>
        </w:tabs>
        <w:spacing w:before="1" w:line="247" w:lineRule="auto"/>
        <w:ind w:left="1659" w:right="478"/>
        <w:rPr>
          <w:sz w:val="24"/>
        </w:rPr>
      </w:pPr>
      <w:r>
        <w:rPr>
          <w:b/>
          <w:sz w:val="24"/>
        </w:rPr>
        <w:t xml:space="preserve">EPPE </w:t>
      </w:r>
      <w:r>
        <w:rPr>
          <w:sz w:val="24"/>
        </w:rPr>
        <w:t>- The EPPE is the system that tracks all disclosures of CMS data. Prior to gaining access to the EPPE system, contractors and CORS must complete EPPE training.</w:t>
      </w:r>
      <w:r>
        <w:rPr>
          <w:spacing w:val="40"/>
          <w:sz w:val="24"/>
        </w:rPr>
        <w:t xml:space="preserve"> </w:t>
      </w:r>
      <w:r>
        <w:rPr>
          <w:sz w:val="24"/>
        </w:rPr>
        <w:t>For additional information about the DUA process and EPPE, see the Applicable</w:t>
      </w:r>
      <w:r>
        <w:rPr>
          <w:spacing w:val="-9"/>
          <w:sz w:val="24"/>
        </w:rPr>
        <w:t xml:space="preserve"> </w:t>
      </w:r>
      <w:r>
        <w:rPr>
          <w:sz w:val="24"/>
        </w:rPr>
        <w:t>DUA</w:t>
      </w:r>
      <w:r>
        <w:rPr>
          <w:spacing w:val="-4"/>
          <w:sz w:val="24"/>
        </w:rPr>
        <w:t xml:space="preserve"> </w:t>
      </w:r>
      <w:r>
        <w:rPr>
          <w:sz w:val="24"/>
        </w:rPr>
        <w:t>Links</w:t>
      </w:r>
      <w:r>
        <w:rPr>
          <w:spacing w:val="-6"/>
          <w:sz w:val="24"/>
        </w:rPr>
        <w:t xml:space="preserve"> </w:t>
      </w:r>
      <w:r>
        <w:rPr>
          <w:sz w:val="24"/>
        </w:rPr>
        <w:t>Table</w:t>
      </w:r>
      <w:r>
        <w:rPr>
          <w:spacing w:val="-9"/>
          <w:sz w:val="24"/>
        </w:rPr>
        <w:t xml:space="preserve"> </w:t>
      </w:r>
      <w:r>
        <w:rPr>
          <w:sz w:val="24"/>
        </w:rPr>
        <w:t>below.</w:t>
      </w:r>
      <w:r>
        <w:rPr>
          <w:spacing w:val="35"/>
          <w:sz w:val="24"/>
        </w:rPr>
        <w:t xml:space="preserve"> </w:t>
      </w:r>
      <w:r>
        <w:rPr>
          <w:sz w:val="24"/>
        </w:rPr>
        <w:t>CMS</w:t>
      </w:r>
      <w:r>
        <w:rPr>
          <w:spacing w:val="-7"/>
          <w:sz w:val="24"/>
        </w:rPr>
        <w:t xml:space="preserve"> </w:t>
      </w:r>
      <w:r>
        <w:rPr>
          <w:sz w:val="24"/>
        </w:rPr>
        <w:t>Contractors</w:t>
      </w:r>
      <w:r>
        <w:rPr>
          <w:spacing w:val="-8"/>
          <w:sz w:val="24"/>
        </w:rPr>
        <w:t xml:space="preserve"> </w:t>
      </w:r>
      <w:r>
        <w:rPr>
          <w:sz w:val="24"/>
        </w:rPr>
        <w:t>are</w:t>
      </w:r>
      <w:r>
        <w:rPr>
          <w:spacing w:val="-7"/>
          <w:sz w:val="24"/>
        </w:rPr>
        <w:t xml:space="preserve"> </w:t>
      </w:r>
      <w:r>
        <w:rPr>
          <w:sz w:val="24"/>
        </w:rPr>
        <w:t>required</w:t>
      </w:r>
      <w:r>
        <w:rPr>
          <w:spacing w:val="-8"/>
          <w:sz w:val="24"/>
        </w:rPr>
        <w:t xml:space="preserve"> </w:t>
      </w:r>
      <w:r>
        <w:rPr>
          <w:sz w:val="24"/>
        </w:rPr>
        <w:t>to</w:t>
      </w:r>
      <w:r>
        <w:rPr>
          <w:spacing w:val="-8"/>
          <w:sz w:val="24"/>
        </w:rPr>
        <w:t xml:space="preserve"> </w:t>
      </w:r>
      <w:r>
        <w:rPr>
          <w:sz w:val="24"/>
        </w:rPr>
        <w:t>process</w:t>
      </w:r>
      <w:r>
        <w:rPr>
          <w:spacing w:val="-8"/>
          <w:sz w:val="24"/>
        </w:rPr>
        <w:t xml:space="preserve"> </w:t>
      </w:r>
      <w:r>
        <w:rPr>
          <w:sz w:val="24"/>
        </w:rPr>
        <w:t>DUA requests in EPPE.</w:t>
      </w:r>
      <w:r>
        <w:rPr>
          <w:spacing w:val="40"/>
          <w:sz w:val="24"/>
        </w:rPr>
        <w:t xml:space="preserve"> </w:t>
      </w:r>
      <w:r>
        <w:rPr>
          <w:sz w:val="24"/>
        </w:rPr>
        <w:t>Please see the CMS Contractor web page (link included in table below) for instructions on how to Extend/Close DUAs.</w:t>
      </w:r>
    </w:p>
    <w:p w14:paraId="384D880B" w14:textId="77777777" w:rsidR="00D61D72" w:rsidRDefault="00D61D72">
      <w:pPr>
        <w:pStyle w:val="BodyText"/>
        <w:spacing w:before="7"/>
        <w:rPr>
          <w:sz w:val="26"/>
        </w:rPr>
      </w:pPr>
    </w:p>
    <w:tbl>
      <w:tblPr>
        <w:tblW w:w="0" w:type="auto"/>
        <w:tblInd w:w="1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771"/>
        <w:gridCol w:w="4229"/>
      </w:tblGrid>
      <w:tr w:rsidR="00D61D72" w14:paraId="7FF4B586" w14:textId="77777777">
        <w:trPr>
          <w:trHeight w:val="506"/>
        </w:trPr>
        <w:tc>
          <w:tcPr>
            <w:tcW w:w="9000" w:type="dxa"/>
            <w:gridSpan w:val="2"/>
            <w:tcBorders>
              <w:top w:val="nil"/>
              <w:left w:val="nil"/>
              <w:bottom w:val="nil"/>
              <w:right w:val="nil"/>
            </w:tcBorders>
            <w:shd w:val="clear" w:color="auto" w:fill="000000"/>
          </w:tcPr>
          <w:p w14:paraId="1168E3B8" w14:textId="77777777" w:rsidR="00D61D72" w:rsidRDefault="00860DAE">
            <w:pPr>
              <w:pStyle w:val="TableParagraph"/>
              <w:spacing w:before="47"/>
              <w:ind w:left="117"/>
              <w:rPr>
                <w:sz w:val="24"/>
              </w:rPr>
            </w:pPr>
            <w:r>
              <w:rPr>
                <w:color w:val="FFFFFF"/>
                <w:sz w:val="24"/>
              </w:rPr>
              <w:t>Applicable</w:t>
            </w:r>
            <w:r>
              <w:rPr>
                <w:color w:val="FFFFFF"/>
                <w:spacing w:val="-8"/>
                <w:sz w:val="24"/>
              </w:rPr>
              <w:t xml:space="preserve"> </w:t>
            </w:r>
            <w:r>
              <w:rPr>
                <w:color w:val="FFFFFF"/>
                <w:sz w:val="24"/>
              </w:rPr>
              <w:t xml:space="preserve">DUA </w:t>
            </w:r>
            <w:r>
              <w:rPr>
                <w:color w:val="FFFFFF"/>
                <w:spacing w:val="-4"/>
                <w:sz w:val="24"/>
              </w:rPr>
              <w:t>Links</w:t>
            </w:r>
          </w:p>
        </w:tc>
      </w:tr>
      <w:tr w:rsidR="00D61D72" w14:paraId="3DC4320D" w14:textId="77777777">
        <w:trPr>
          <w:trHeight w:val="1338"/>
        </w:trPr>
        <w:tc>
          <w:tcPr>
            <w:tcW w:w="4771" w:type="dxa"/>
            <w:tcBorders>
              <w:top w:val="nil"/>
            </w:tcBorders>
          </w:tcPr>
          <w:p w14:paraId="69E4D1E9" w14:textId="77777777" w:rsidR="00D61D72" w:rsidRDefault="00860DAE">
            <w:pPr>
              <w:pStyle w:val="TableParagraph"/>
              <w:spacing w:before="47"/>
              <w:rPr>
                <w:sz w:val="24"/>
              </w:rPr>
            </w:pPr>
            <w:r>
              <w:rPr>
                <w:sz w:val="24"/>
              </w:rPr>
              <w:t>CMS</w:t>
            </w:r>
            <w:r>
              <w:rPr>
                <w:spacing w:val="-4"/>
                <w:sz w:val="24"/>
              </w:rPr>
              <w:t xml:space="preserve"> </w:t>
            </w:r>
            <w:r>
              <w:rPr>
                <w:sz w:val="24"/>
              </w:rPr>
              <w:t>EPPE</w:t>
            </w:r>
            <w:r>
              <w:rPr>
                <w:spacing w:val="-2"/>
                <w:sz w:val="24"/>
              </w:rPr>
              <w:t xml:space="preserve"> </w:t>
            </w:r>
            <w:r>
              <w:rPr>
                <w:spacing w:val="-4"/>
                <w:sz w:val="24"/>
              </w:rPr>
              <w:t>Link</w:t>
            </w:r>
          </w:p>
        </w:tc>
        <w:tc>
          <w:tcPr>
            <w:tcW w:w="4229" w:type="dxa"/>
            <w:tcBorders>
              <w:top w:val="nil"/>
            </w:tcBorders>
          </w:tcPr>
          <w:p w14:paraId="0A55B7C8" w14:textId="77777777" w:rsidR="00D61D72" w:rsidRDefault="00860DAE">
            <w:pPr>
              <w:pStyle w:val="TableParagraph"/>
              <w:spacing w:before="48" w:line="237" w:lineRule="auto"/>
              <w:ind w:right="874"/>
            </w:pPr>
            <w:r>
              <w:rPr>
                <w:spacing w:val="-2"/>
              </w:rPr>
              <w:t>https://</w:t>
            </w:r>
            <w:hyperlink r:id="rId38">
              <w:r>
                <w:rPr>
                  <w:spacing w:val="-2"/>
                </w:rPr>
                <w:t>www.cms.gov/Research-</w:t>
              </w:r>
            </w:hyperlink>
            <w:r>
              <w:rPr>
                <w:spacing w:val="-2"/>
              </w:rPr>
              <w:t xml:space="preserve"> </w:t>
            </w:r>
            <w:proofErr w:type="spellStart"/>
            <w:r>
              <w:rPr>
                <w:spacing w:val="-4"/>
              </w:rPr>
              <w:t>StatisticsData</w:t>
            </w:r>
            <w:proofErr w:type="spellEnd"/>
            <w:r>
              <w:rPr>
                <w:spacing w:val="-4"/>
              </w:rPr>
              <w:t xml:space="preserve">-and-Systems/Files-for- </w:t>
            </w:r>
            <w:r>
              <w:rPr>
                <w:spacing w:val="-2"/>
              </w:rPr>
              <w:t>Order/</w:t>
            </w:r>
            <w:proofErr w:type="spellStart"/>
            <w:r>
              <w:rPr>
                <w:spacing w:val="-2"/>
              </w:rPr>
              <w:t>DataDisclosures</w:t>
            </w:r>
            <w:proofErr w:type="spellEnd"/>
            <w:r>
              <w:rPr>
                <w:spacing w:val="-2"/>
              </w:rPr>
              <w:t>-Data- Agreements/Enterprise-</w:t>
            </w:r>
          </w:p>
          <w:p w14:paraId="157828DC" w14:textId="77777777" w:rsidR="00D61D72" w:rsidRDefault="00860DAE">
            <w:pPr>
              <w:pStyle w:val="TableParagraph"/>
              <w:spacing w:before="12"/>
            </w:pPr>
            <w:r>
              <w:rPr>
                <w:spacing w:val="-4"/>
              </w:rPr>
              <w:t>Privacy-Policy-Engine</w:t>
            </w:r>
          </w:p>
        </w:tc>
      </w:tr>
      <w:tr w:rsidR="00D61D72" w14:paraId="36A12A55" w14:textId="77777777">
        <w:trPr>
          <w:trHeight w:val="1144"/>
        </w:trPr>
        <w:tc>
          <w:tcPr>
            <w:tcW w:w="4771" w:type="dxa"/>
          </w:tcPr>
          <w:p w14:paraId="2AC0E40E" w14:textId="77777777" w:rsidR="00D61D72" w:rsidRDefault="00860DAE">
            <w:pPr>
              <w:pStyle w:val="TableParagraph"/>
              <w:spacing w:before="49"/>
              <w:rPr>
                <w:sz w:val="24"/>
              </w:rPr>
            </w:pPr>
            <w:r>
              <w:rPr>
                <w:sz w:val="24"/>
              </w:rPr>
              <w:t>CMS</w:t>
            </w:r>
            <w:r>
              <w:rPr>
                <w:spacing w:val="-2"/>
                <w:sz w:val="24"/>
              </w:rPr>
              <w:t xml:space="preserve"> </w:t>
            </w:r>
            <w:r>
              <w:rPr>
                <w:sz w:val="24"/>
              </w:rPr>
              <w:t>DAU</w:t>
            </w:r>
            <w:r>
              <w:rPr>
                <w:spacing w:val="-3"/>
                <w:sz w:val="24"/>
              </w:rPr>
              <w:t xml:space="preserve"> </w:t>
            </w:r>
            <w:r>
              <w:rPr>
                <w:spacing w:val="-2"/>
                <w:sz w:val="24"/>
              </w:rPr>
              <w:t>Overview</w:t>
            </w:r>
          </w:p>
        </w:tc>
        <w:tc>
          <w:tcPr>
            <w:tcW w:w="4229" w:type="dxa"/>
          </w:tcPr>
          <w:p w14:paraId="44F9C3EE" w14:textId="77777777" w:rsidR="00D61D72" w:rsidRDefault="00860DAE">
            <w:pPr>
              <w:pStyle w:val="TableParagraph"/>
              <w:spacing w:before="53" w:line="259" w:lineRule="auto"/>
              <w:ind w:right="874"/>
            </w:pPr>
            <w:r>
              <w:rPr>
                <w:spacing w:val="-2"/>
              </w:rPr>
              <w:t>https://</w:t>
            </w:r>
            <w:hyperlink r:id="rId39">
              <w:r>
                <w:rPr>
                  <w:spacing w:val="-2"/>
                </w:rPr>
                <w:t>www.cms.gov/Research-</w:t>
              </w:r>
            </w:hyperlink>
            <w:r>
              <w:rPr>
                <w:spacing w:val="-2"/>
              </w:rPr>
              <w:t xml:space="preserve"> </w:t>
            </w:r>
            <w:proofErr w:type="spellStart"/>
            <w:r>
              <w:rPr>
                <w:spacing w:val="-4"/>
              </w:rPr>
              <w:t>StatisticsData</w:t>
            </w:r>
            <w:proofErr w:type="spellEnd"/>
            <w:r>
              <w:rPr>
                <w:spacing w:val="-4"/>
              </w:rPr>
              <w:t xml:space="preserve">-and-Systems/Files-for- </w:t>
            </w:r>
            <w:r>
              <w:rPr>
                <w:spacing w:val="-2"/>
              </w:rPr>
              <w:t>Order/</w:t>
            </w:r>
            <w:proofErr w:type="spellStart"/>
            <w:r>
              <w:rPr>
                <w:spacing w:val="-2"/>
              </w:rPr>
              <w:t>DataDisclosures</w:t>
            </w:r>
            <w:proofErr w:type="spellEnd"/>
            <w:r>
              <w:rPr>
                <w:spacing w:val="-2"/>
              </w:rPr>
              <w:t>-Data-</w:t>
            </w:r>
          </w:p>
          <w:p w14:paraId="3CDE48F1" w14:textId="77777777" w:rsidR="00D61D72" w:rsidRDefault="00860DAE">
            <w:pPr>
              <w:pStyle w:val="TableParagraph"/>
              <w:spacing w:line="247" w:lineRule="exact"/>
            </w:pPr>
            <w:r>
              <w:rPr>
                <w:spacing w:val="-2"/>
              </w:rPr>
              <w:t>Agreements/Overview</w:t>
            </w:r>
          </w:p>
        </w:tc>
      </w:tr>
      <w:tr w:rsidR="00D61D72" w14:paraId="53BAFF5C" w14:textId="77777777">
        <w:trPr>
          <w:trHeight w:val="1336"/>
        </w:trPr>
        <w:tc>
          <w:tcPr>
            <w:tcW w:w="4771" w:type="dxa"/>
          </w:tcPr>
          <w:p w14:paraId="5FE1BE1E" w14:textId="77777777" w:rsidR="00D61D72" w:rsidRDefault="00860DAE">
            <w:pPr>
              <w:pStyle w:val="TableParagraph"/>
              <w:spacing w:before="47"/>
              <w:rPr>
                <w:sz w:val="24"/>
              </w:rPr>
            </w:pPr>
            <w:r>
              <w:rPr>
                <w:sz w:val="24"/>
              </w:rPr>
              <w:t>CMS</w:t>
            </w:r>
            <w:r>
              <w:rPr>
                <w:spacing w:val="-4"/>
                <w:sz w:val="24"/>
              </w:rPr>
              <w:t xml:space="preserve"> </w:t>
            </w:r>
            <w:r>
              <w:rPr>
                <w:sz w:val="24"/>
              </w:rPr>
              <w:t>DUA</w:t>
            </w:r>
            <w:r>
              <w:rPr>
                <w:spacing w:val="-3"/>
                <w:sz w:val="24"/>
              </w:rPr>
              <w:t xml:space="preserve"> </w:t>
            </w:r>
            <w:r>
              <w:rPr>
                <w:spacing w:val="-4"/>
                <w:sz w:val="24"/>
              </w:rPr>
              <w:t>Forms</w:t>
            </w:r>
          </w:p>
        </w:tc>
        <w:tc>
          <w:tcPr>
            <w:tcW w:w="4229" w:type="dxa"/>
          </w:tcPr>
          <w:p w14:paraId="72476A6C" w14:textId="77777777" w:rsidR="00D61D72" w:rsidRDefault="00860DAE">
            <w:pPr>
              <w:pStyle w:val="TableParagraph"/>
              <w:spacing w:before="48" w:line="237" w:lineRule="auto"/>
              <w:ind w:right="874"/>
            </w:pPr>
            <w:r>
              <w:rPr>
                <w:spacing w:val="-2"/>
              </w:rPr>
              <w:t>https://</w:t>
            </w:r>
            <w:hyperlink r:id="rId40">
              <w:r>
                <w:rPr>
                  <w:spacing w:val="-2"/>
                </w:rPr>
                <w:t>www.cms.gov/Research-</w:t>
              </w:r>
            </w:hyperlink>
            <w:r>
              <w:rPr>
                <w:spacing w:val="-2"/>
              </w:rPr>
              <w:t xml:space="preserve"> </w:t>
            </w:r>
            <w:proofErr w:type="spellStart"/>
            <w:r>
              <w:rPr>
                <w:spacing w:val="-4"/>
              </w:rPr>
              <w:t>StatisticsData</w:t>
            </w:r>
            <w:proofErr w:type="spellEnd"/>
            <w:r>
              <w:rPr>
                <w:spacing w:val="-4"/>
              </w:rPr>
              <w:t xml:space="preserve">-and-Systems/Files-for- </w:t>
            </w:r>
            <w:r>
              <w:rPr>
                <w:spacing w:val="-2"/>
              </w:rPr>
              <w:t>Order/</w:t>
            </w:r>
            <w:proofErr w:type="spellStart"/>
            <w:r>
              <w:rPr>
                <w:spacing w:val="-2"/>
              </w:rPr>
              <w:t>DataDisclosures</w:t>
            </w:r>
            <w:proofErr w:type="spellEnd"/>
            <w:r>
              <w:rPr>
                <w:spacing w:val="-2"/>
              </w:rPr>
              <w:t>-Data- Agreements/DUA_-</w:t>
            </w:r>
          </w:p>
          <w:p w14:paraId="38CAB628" w14:textId="77777777" w:rsidR="00D61D72" w:rsidRDefault="00860DAE">
            <w:pPr>
              <w:pStyle w:val="TableParagraph"/>
              <w:spacing w:before="9"/>
            </w:pPr>
            <w:r>
              <w:rPr>
                <w:spacing w:val="-2"/>
              </w:rPr>
              <w:t>_Forms</w:t>
            </w:r>
          </w:p>
        </w:tc>
      </w:tr>
      <w:tr w:rsidR="00D61D72" w14:paraId="33DC9F89" w14:textId="77777777">
        <w:trPr>
          <w:trHeight w:val="1144"/>
        </w:trPr>
        <w:tc>
          <w:tcPr>
            <w:tcW w:w="4771" w:type="dxa"/>
          </w:tcPr>
          <w:p w14:paraId="47E35CAA" w14:textId="77777777" w:rsidR="00D61D72" w:rsidRDefault="00860DAE">
            <w:pPr>
              <w:pStyle w:val="TableParagraph"/>
              <w:spacing w:before="49"/>
              <w:rPr>
                <w:sz w:val="24"/>
              </w:rPr>
            </w:pPr>
            <w:r>
              <w:rPr>
                <w:sz w:val="24"/>
              </w:rPr>
              <w:t>CMS</w:t>
            </w:r>
            <w:r>
              <w:rPr>
                <w:spacing w:val="-4"/>
                <w:sz w:val="24"/>
              </w:rPr>
              <w:t xml:space="preserve"> </w:t>
            </w:r>
            <w:r>
              <w:rPr>
                <w:sz w:val="24"/>
              </w:rPr>
              <w:t>DAU</w:t>
            </w:r>
            <w:r>
              <w:rPr>
                <w:spacing w:val="-4"/>
                <w:sz w:val="24"/>
              </w:rPr>
              <w:t xml:space="preserve"> </w:t>
            </w:r>
            <w:r>
              <w:rPr>
                <w:sz w:val="24"/>
              </w:rPr>
              <w:t>Contractor</w:t>
            </w:r>
            <w:r>
              <w:rPr>
                <w:spacing w:val="-2"/>
                <w:sz w:val="24"/>
              </w:rPr>
              <w:t xml:space="preserve"> </w:t>
            </w:r>
            <w:r>
              <w:rPr>
                <w:sz w:val="24"/>
              </w:rPr>
              <w:t>Web</w:t>
            </w:r>
            <w:r>
              <w:rPr>
                <w:spacing w:val="-1"/>
                <w:sz w:val="24"/>
              </w:rPr>
              <w:t xml:space="preserve"> </w:t>
            </w:r>
            <w:r>
              <w:rPr>
                <w:spacing w:val="-4"/>
                <w:sz w:val="24"/>
              </w:rPr>
              <w:t>Page</w:t>
            </w:r>
          </w:p>
        </w:tc>
        <w:tc>
          <w:tcPr>
            <w:tcW w:w="4229" w:type="dxa"/>
          </w:tcPr>
          <w:p w14:paraId="7866C357" w14:textId="77777777" w:rsidR="00D61D72" w:rsidRDefault="00860DAE">
            <w:pPr>
              <w:pStyle w:val="TableParagraph"/>
              <w:spacing w:before="53" w:line="259" w:lineRule="auto"/>
              <w:ind w:right="488"/>
            </w:pPr>
            <w:r>
              <w:rPr>
                <w:spacing w:val="-4"/>
              </w:rPr>
              <w:t>https://</w:t>
            </w:r>
            <w:hyperlink r:id="rId41">
              <w:r>
                <w:rPr>
                  <w:spacing w:val="-4"/>
                </w:rPr>
                <w:t>www.cms.gov/Research-Statistics-</w:t>
              </w:r>
            </w:hyperlink>
            <w:r>
              <w:rPr>
                <w:spacing w:val="-4"/>
              </w:rPr>
              <w:t xml:space="preserve"> </w:t>
            </w:r>
            <w:r>
              <w:rPr>
                <w:spacing w:val="-2"/>
              </w:rPr>
              <w:t>Data-and-Systems/Files-for- Order/</w:t>
            </w:r>
            <w:proofErr w:type="spellStart"/>
            <w:r>
              <w:rPr>
                <w:spacing w:val="-2"/>
              </w:rPr>
              <w:t>DataDisclosures</w:t>
            </w:r>
            <w:proofErr w:type="spellEnd"/>
            <w:r>
              <w:rPr>
                <w:spacing w:val="-2"/>
              </w:rPr>
              <w:t>-Data-</w:t>
            </w:r>
          </w:p>
          <w:p w14:paraId="1960DBCA" w14:textId="77777777" w:rsidR="00D61D72" w:rsidRDefault="00860DAE">
            <w:pPr>
              <w:pStyle w:val="TableParagraph"/>
              <w:spacing w:line="247" w:lineRule="exact"/>
            </w:pPr>
            <w:r>
              <w:rPr>
                <w:spacing w:val="-2"/>
              </w:rPr>
              <w:t>Agreements/</w:t>
            </w:r>
            <w:proofErr w:type="spellStart"/>
            <w:r>
              <w:rPr>
                <w:spacing w:val="-2"/>
              </w:rPr>
              <w:t>DUAContractors</w:t>
            </w:r>
            <w:proofErr w:type="spellEnd"/>
          </w:p>
        </w:tc>
      </w:tr>
    </w:tbl>
    <w:p w14:paraId="31E12BBA" w14:textId="77777777" w:rsidR="00D61D72" w:rsidRDefault="00D61D72">
      <w:pPr>
        <w:pStyle w:val="BodyText"/>
        <w:rPr>
          <w:sz w:val="26"/>
        </w:rPr>
      </w:pPr>
    </w:p>
    <w:p w14:paraId="26575A0F" w14:textId="77777777" w:rsidR="00D61D72" w:rsidRDefault="00D61D72">
      <w:pPr>
        <w:pStyle w:val="BodyText"/>
        <w:spacing w:before="10"/>
        <w:rPr>
          <w:sz w:val="26"/>
        </w:rPr>
      </w:pPr>
    </w:p>
    <w:p w14:paraId="0026C2FA" w14:textId="77777777" w:rsidR="00D61D72" w:rsidRDefault="00860DAE">
      <w:pPr>
        <w:pStyle w:val="Heading1"/>
        <w:numPr>
          <w:ilvl w:val="0"/>
          <w:numId w:val="52"/>
        </w:numPr>
        <w:tabs>
          <w:tab w:val="left" w:pos="864"/>
        </w:tabs>
        <w:ind w:hanging="301"/>
        <w:rPr>
          <w:u w:val="none"/>
        </w:rPr>
      </w:pPr>
      <w:bookmarkStart w:id="11" w:name="D._WORK_FUNCTIONS"/>
      <w:bookmarkEnd w:id="11"/>
      <w:r>
        <w:t>WORK</w:t>
      </w:r>
      <w:r>
        <w:rPr>
          <w:spacing w:val="-1"/>
        </w:rPr>
        <w:t xml:space="preserve"> </w:t>
      </w:r>
      <w:r>
        <w:rPr>
          <w:spacing w:val="-2"/>
        </w:rPr>
        <w:t>FUNCTIONS</w:t>
      </w:r>
    </w:p>
    <w:p w14:paraId="6A1295E8" w14:textId="77777777" w:rsidR="00D61D72" w:rsidRDefault="00D61D72">
      <w:pPr>
        <w:pStyle w:val="BodyText"/>
        <w:spacing w:before="7"/>
        <w:rPr>
          <w:b/>
          <w:sz w:val="20"/>
        </w:rPr>
      </w:pPr>
    </w:p>
    <w:p w14:paraId="660DE21C" w14:textId="77777777" w:rsidR="00D61D72" w:rsidRDefault="00860DAE">
      <w:pPr>
        <w:pStyle w:val="BodyText"/>
        <w:spacing w:before="90" w:line="247" w:lineRule="auto"/>
        <w:ind w:left="587" w:right="377" w:hanging="10"/>
      </w:pPr>
      <w:r>
        <w:rPr>
          <w:b/>
        </w:rPr>
        <w:t>CMS Team for the SMRC Work -</w:t>
      </w:r>
      <w:r>
        <w:rPr>
          <w:b/>
          <w:spacing w:val="40"/>
        </w:rPr>
        <w:t xml:space="preserve"> </w:t>
      </w:r>
      <w:r>
        <w:t>Certain CMS staff shall serve as Business Function Leads (BFL),</w:t>
      </w:r>
      <w:r>
        <w:rPr>
          <w:spacing w:val="-7"/>
        </w:rPr>
        <w:t xml:space="preserve"> </w:t>
      </w:r>
      <w:r>
        <w:t>Alternate</w:t>
      </w:r>
      <w:r>
        <w:rPr>
          <w:spacing w:val="-10"/>
        </w:rPr>
        <w:t xml:space="preserve"> </w:t>
      </w:r>
      <w:r>
        <w:t>Contracting</w:t>
      </w:r>
      <w:r>
        <w:rPr>
          <w:spacing w:val="-12"/>
        </w:rPr>
        <w:t xml:space="preserve"> </w:t>
      </w:r>
      <w:r>
        <w:t>Officer</w:t>
      </w:r>
      <w:r>
        <w:rPr>
          <w:spacing w:val="-10"/>
        </w:rPr>
        <w:t xml:space="preserve"> </w:t>
      </w:r>
      <w:r>
        <w:t>Representatives</w:t>
      </w:r>
      <w:r>
        <w:rPr>
          <w:spacing w:val="-9"/>
        </w:rPr>
        <w:t xml:space="preserve"> </w:t>
      </w:r>
      <w:r>
        <w:t>(ACOR),</w:t>
      </w:r>
      <w:r>
        <w:rPr>
          <w:spacing w:val="-9"/>
        </w:rPr>
        <w:t xml:space="preserve"> </w:t>
      </w:r>
      <w:r>
        <w:t>Subject</w:t>
      </w:r>
      <w:r>
        <w:rPr>
          <w:spacing w:val="-9"/>
        </w:rPr>
        <w:t xml:space="preserve"> </w:t>
      </w:r>
      <w:r>
        <w:t>Matters</w:t>
      </w:r>
      <w:r>
        <w:rPr>
          <w:spacing w:val="-9"/>
        </w:rPr>
        <w:t xml:space="preserve"> </w:t>
      </w:r>
      <w:r>
        <w:t>Experts</w:t>
      </w:r>
      <w:r>
        <w:rPr>
          <w:spacing w:val="-7"/>
        </w:rPr>
        <w:t xml:space="preserve"> </w:t>
      </w:r>
      <w:r>
        <w:t>(SMEs), and Program Lead (PL) to assist the COR in operationalizing this contract.</w:t>
      </w:r>
      <w:r>
        <w:rPr>
          <w:spacing w:val="40"/>
        </w:rPr>
        <w:t xml:space="preserve"> </w:t>
      </w:r>
      <w:r>
        <w:t>These CMS staffs</w:t>
      </w:r>
    </w:p>
    <w:p w14:paraId="3DA84BED" w14:textId="77777777" w:rsidR="00D61D72" w:rsidRDefault="00D61D72">
      <w:pPr>
        <w:spacing w:line="247" w:lineRule="auto"/>
        <w:sectPr w:rsidR="00D61D72">
          <w:pgSz w:w="12240" w:h="15840"/>
          <w:pgMar w:top="1240" w:right="1120" w:bottom="1460" w:left="860" w:header="0" w:footer="1211" w:gutter="0"/>
          <w:cols w:space="720"/>
        </w:sectPr>
      </w:pPr>
    </w:p>
    <w:p w14:paraId="7C759152" w14:textId="77777777" w:rsidR="00D61D72" w:rsidRDefault="00860DAE">
      <w:pPr>
        <w:pStyle w:val="BodyText"/>
        <w:spacing w:before="79" w:line="247" w:lineRule="auto"/>
        <w:ind w:left="587" w:right="377"/>
      </w:pPr>
      <w:r>
        <w:t>are referred as the COR ‘designees’ in this document. The PL/SME/BFL/ACOR are not authorized</w:t>
      </w:r>
      <w:r>
        <w:rPr>
          <w:spacing w:val="-5"/>
        </w:rPr>
        <w:t xml:space="preserve"> </w:t>
      </w:r>
      <w:r>
        <w:t>to</w:t>
      </w:r>
      <w:r>
        <w:rPr>
          <w:spacing w:val="-5"/>
        </w:rPr>
        <w:t xml:space="preserve"> </w:t>
      </w:r>
      <w:r>
        <w:t>direct</w:t>
      </w:r>
      <w:r>
        <w:rPr>
          <w:spacing w:val="-5"/>
        </w:rPr>
        <w:t xml:space="preserve"> </w:t>
      </w:r>
      <w:r>
        <w:t>changes</w:t>
      </w:r>
      <w:r>
        <w:rPr>
          <w:spacing w:val="-5"/>
        </w:rPr>
        <w:t xml:space="preserve"> </w:t>
      </w:r>
      <w:r>
        <w:t>to</w:t>
      </w:r>
      <w:r>
        <w:rPr>
          <w:spacing w:val="-5"/>
        </w:rPr>
        <w:t xml:space="preserve"> </w:t>
      </w:r>
      <w:r>
        <w:t>the</w:t>
      </w:r>
      <w:r>
        <w:rPr>
          <w:spacing w:val="-6"/>
        </w:rPr>
        <w:t xml:space="preserve"> </w:t>
      </w:r>
      <w:r>
        <w:t>terms</w:t>
      </w:r>
      <w:r>
        <w:rPr>
          <w:spacing w:val="-5"/>
        </w:rPr>
        <w:t xml:space="preserve"> </w:t>
      </w:r>
      <w:r>
        <w:t>of</w:t>
      </w:r>
      <w:r>
        <w:rPr>
          <w:spacing w:val="-6"/>
        </w:rPr>
        <w:t xml:space="preserve"> </w:t>
      </w:r>
      <w:r>
        <w:t>this</w:t>
      </w:r>
      <w:r>
        <w:rPr>
          <w:spacing w:val="-5"/>
        </w:rPr>
        <w:t xml:space="preserve"> </w:t>
      </w:r>
      <w:r>
        <w:t>task</w:t>
      </w:r>
      <w:r>
        <w:rPr>
          <w:spacing w:val="-5"/>
        </w:rPr>
        <w:t xml:space="preserve"> </w:t>
      </w:r>
      <w:r>
        <w:t>order.</w:t>
      </w:r>
      <w:r>
        <w:rPr>
          <w:spacing w:val="-6"/>
        </w:rPr>
        <w:t xml:space="preserve"> </w:t>
      </w:r>
      <w:r>
        <w:t>Only</w:t>
      </w:r>
      <w:r>
        <w:rPr>
          <w:spacing w:val="-10"/>
        </w:rPr>
        <w:t xml:space="preserve"> </w:t>
      </w:r>
      <w:r>
        <w:t>the</w:t>
      </w:r>
      <w:r>
        <w:rPr>
          <w:spacing w:val="-6"/>
        </w:rPr>
        <w:t xml:space="preserve"> </w:t>
      </w:r>
      <w:r>
        <w:t>COR</w:t>
      </w:r>
      <w:r>
        <w:rPr>
          <w:spacing w:val="-5"/>
        </w:rPr>
        <w:t xml:space="preserve"> </w:t>
      </w:r>
      <w:r>
        <w:t>can</w:t>
      </w:r>
      <w:r>
        <w:rPr>
          <w:spacing w:val="-5"/>
        </w:rPr>
        <w:t xml:space="preserve"> </w:t>
      </w:r>
      <w:r>
        <w:t>give</w:t>
      </w:r>
      <w:r>
        <w:rPr>
          <w:spacing w:val="-6"/>
        </w:rPr>
        <w:t xml:space="preserve"> </w:t>
      </w:r>
      <w:r>
        <w:t>technical direction to the contractor.</w:t>
      </w:r>
    </w:p>
    <w:p w14:paraId="4554E8E8" w14:textId="77777777" w:rsidR="00D61D72" w:rsidRDefault="00D61D72">
      <w:pPr>
        <w:pStyle w:val="BodyText"/>
        <w:rPr>
          <w:sz w:val="27"/>
        </w:rPr>
      </w:pPr>
    </w:p>
    <w:p w14:paraId="6577D855" w14:textId="77777777" w:rsidR="00D61D72" w:rsidRDefault="00860DAE">
      <w:pPr>
        <w:pStyle w:val="BodyText"/>
        <w:spacing w:before="1" w:line="247" w:lineRule="auto"/>
        <w:ind w:left="587" w:right="377" w:hanging="10"/>
      </w:pPr>
      <w:r>
        <w:rPr>
          <w:b/>
        </w:rPr>
        <w:t>Project</w:t>
      </w:r>
      <w:r>
        <w:rPr>
          <w:b/>
          <w:spacing w:val="-9"/>
        </w:rPr>
        <w:t xml:space="preserve"> </w:t>
      </w:r>
      <w:r>
        <w:rPr>
          <w:b/>
        </w:rPr>
        <w:t>Initiation</w:t>
      </w:r>
      <w:r>
        <w:t>–A</w:t>
      </w:r>
      <w:r>
        <w:rPr>
          <w:spacing w:val="-9"/>
        </w:rPr>
        <w:t xml:space="preserve"> </w:t>
      </w:r>
      <w:r>
        <w:t>project</w:t>
      </w:r>
      <w:r>
        <w:rPr>
          <w:spacing w:val="-5"/>
        </w:rPr>
        <w:t xml:space="preserve"> </w:t>
      </w:r>
      <w:r>
        <w:t>starts</w:t>
      </w:r>
      <w:r>
        <w:rPr>
          <w:spacing w:val="-6"/>
        </w:rPr>
        <w:t xml:space="preserve"> </w:t>
      </w:r>
      <w:r>
        <w:t>when</w:t>
      </w:r>
      <w:r>
        <w:rPr>
          <w:spacing w:val="-6"/>
        </w:rPr>
        <w:t xml:space="preserve"> </w:t>
      </w:r>
      <w:r>
        <w:t>the</w:t>
      </w:r>
      <w:r>
        <w:rPr>
          <w:spacing w:val="-9"/>
        </w:rPr>
        <w:t xml:space="preserve"> </w:t>
      </w:r>
      <w:r>
        <w:t>COR</w:t>
      </w:r>
      <w:r>
        <w:rPr>
          <w:spacing w:val="-3"/>
        </w:rPr>
        <w:t xml:space="preserve"> </w:t>
      </w:r>
      <w:r>
        <w:t>initiates</w:t>
      </w:r>
      <w:r>
        <w:rPr>
          <w:spacing w:val="-6"/>
        </w:rPr>
        <w:t xml:space="preserve"> </w:t>
      </w:r>
      <w:r>
        <w:t>work</w:t>
      </w:r>
      <w:r>
        <w:rPr>
          <w:spacing w:val="-6"/>
        </w:rPr>
        <w:t xml:space="preserve"> </w:t>
      </w:r>
      <w:r>
        <w:t>through</w:t>
      </w:r>
      <w:r>
        <w:rPr>
          <w:spacing w:val="-6"/>
        </w:rPr>
        <w:t xml:space="preserve"> </w:t>
      </w:r>
      <w:r>
        <w:t>technical</w:t>
      </w:r>
      <w:r>
        <w:rPr>
          <w:spacing w:val="-5"/>
        </w:rPr>
        <w:t xml:space="preserve"> </w:t>
      </w:r>
      <w:r>
        <w:t>direction</w:t>
      </w:r>
      <w:r>
        <w:rPr>
          <w:spacing w:val="-6"/>
        </w:rPr>
        <w:t xml:space="preserve"> </w:t>
      </w:r>
      <w:r>
        <w:t>in</w:t>
      </w:r>
      <w:r>
        <w:rPr>
          <w:spacing w:val="-6"/>
        </w:rPr>
        <w:t xml:space="preserve"> </w:t>
      </w:r>
      <w:r>
        <w:t>a format defined by CMS. The project initiation will entail details of the project, such as: background, type of activity, type of claims, dates of services and other pertinent data to begin the project. The SMRC shall acknowledge their understanding of the project.</w:t>
      </w:r>
      <w:r>
        <w:rPr>
          <w:spacing w:val="40"/>
        </w:rPr>
        <w:t xml:space="preserve"> </w:t>
      </w:r>
      <w:r>
        <w:t xml:space="preserve">Any updates and/or changes to the project will require modified technical direction and an updated acknowledgement of understanding from the SMRC. The COR designees, as described above shall provide operational guidance to the Contractor on matters within COR designees’ area of </w:t>
      </w:r>
      <w:r>
        <w:rPr>
          <w:spacing w:val="-2"/>
        </w:rPr>
        <w:t>responsibility.</w:t>
      </w:r>
    </w:p>
    <w:p w14:paraId="41B31CBB" w14:textId="77777777" w:rsidR="00D61D72" w:rsidRDefault="00D61D72">
      <w:pPr>
        <w:pStyle w:val="BodyText"/>
        <w:spacing w:before="7"/>
        <w:rPr>
          <w:sz w:val="28"/>
        </w:rPr>
      </w:pPr>
    </w:p>
    <w:p w14:paraId="0F620256" w14:textId="77777777" w:rsidR="00D61D72" w:rsidRDefault="00860DAE">
      <w:pPr>
        <w:pStyle w:val="BodyText"/>
        <w:spacing w:before="1" w:line="247" w:lineRule="auto"/>
        <w:ind w:left="587" w:right="377" w:hanging="10"/>
      </w:pPr>
      <w:r>
        <w:t>The</w:t>
      </w:r>
      <w:r>
        <w:rPr>
          <w:spacing w:val="-6"/>
        </w:rPr>
        <w:t xml:space="preserve"> </w:t>
      </w:r>
      <w:r>
        <w:t>Contractor</w:t>
      </w:r>
      <w:r>
        <w:rPr>
          <w:spacing w:val="-6"/>
        </w:rPr>
        <w:t xml:space="preserve"> </w:t>
      </w:r>
      <w:r>
        <w:t>must</w:t>
      </w:r>
      <w:r>
        <w:rPr>
          <w:spacing w:val="-5"/>
        </w:rPr>
        <w:t xml:space="preserve"> </w:t>
      </w:r>
      <w:r>
        <w:t>provide</w:t>
      </w:r>
      <w:r>
        <w:rPr>
          <w:spacing w:val="-6"/>
        </w:rPr>
        <w:t xml:space="preserve"> </w:t>
      </w:r>
      <w:r>
        <w:t>an</w:t>
      </w:r>
      <w:r>
        <w:rPr>
          <w:spacing w:val="-5"/>
        </w:rPr>
        <w:t xml:space="preserve"> </w:t>
      </w:r>
      <w:r>
        <w:t>auditable</w:t>
      </w:r>
      <w:r>
        <w:rPr>
          <w:spacing w:val="-6"/>
        </w:rPr>
        <w:t xml:space="preserve"> </w:t>
      </w:r>
      <w:r>
        <w:t>record</w:t>
      </w:r>
      <w:r>
        <w:rPr>
          <w:spacing w:val="-1"/>
        </w:rPr>
        <w:t xml:space="preserve"> </w:t>
      </w:r>
      <w:r>
        <w:t>of</w:t>
      </w:r>
      <w:r>
        <w:rPr>
          <w:spacing w:val="-6"/>
        </w:rPr>
        <w:t xml:space="preserve"> </w:t>
      </w:r>
      <w:r>
        <w:t>work</w:t>
      </w:r>
      <w:r>
        <w:rPr>
          <w:spacing w:val="-5"/>
        </w:rPr>
        <w:t xml:space="preserve"> </w:t>
      </w:r>
      <w:r>
        <w:t>requests</w:t>
      </w:r>
      <w:r>
        <w:rPr>
          <w:spacing w:val="-5"/>
        </w:rPr>
        <w:t xml:space="preserve"> </w:t>
      </w:r>
      <w:r>
        <w:t>and</w:t>
      </w:r>
      <w:r>
        <w:rPr>
          <w:spacing w:val="-4"/>
        </w:rPr>
        <w:t xml:space="preserve"> </w:t>
      </w:r>
      <w:r>
        <w:t>a</w:t>
      </w:r>
      <w:r>
        <w:rPr>
          <w:spacing w:val="-6"/>
        </w:rPr>
        <w:t xml:space="preserve"> </w:t>
      </w:r>
      <w:r>
        <w:t>process</w:t>
      </w:r>
      <w:r>
        <w:rPr>
          <w:spacing w:val="-5"/>
        </w:rPr>
        <w:t xml:space="preserve"> </w:t>
      </w:r>
      <w:r>
        <w:t>to</w:t>
      </w:r>
      <w:r>
        <w:rPr>
          <w:spacing w:val="-5"/>
        </w:rPr>
        <w:t xml:space="preserve"> </w:t>
      </w:r>
      <w:r>
        <w:t>prioritize</w:t>
      </w:r>
      <w:r>
        <w:rPr>
          <w:spacing w:val="-6"/>
        </w:rPr>
        <w:t xml:space="preserve"> </w:t>
      </w:r>
      <w:r>
        <w:t>and assign Contractor personnel to ensure timeliness in processing medical reviews.</w:t>
      </w:r>
    </w:p>
    <w:p w14:paraId="3E004CE6" w14:textId="77777777" w:rsidR="00D61D72" w:rsidRDefault="00D61D72">
      <w:pPr>
        <w:pStyle w:val="BodyText"/>
        <w:spacing w:before="1"/>
        <w:rPr>
          <w:sz w:val="27"/>
        </w:rPr>
      </w:pPr>
    </w:p>
    <w:p w14:paraId="2C92DB1D" w14:textId="77777777" w:rsidR="00D61D72" w:rsidRDefault="00860DAE">
      <w:pPr>
        <w:pStyle w:val="BodyText"/>
        <w:spacing w:line="247" w:lineRule="auto"/>
        <w:ind w:left="587" w:right="377" w:hanging="10"/>
      </w:pPr>
      <w:r>
        <w:t>If</w:t>
      </w:r>
      <w:r>
        <w:rPr>
          <w:spacing w:val="-7"/>
        </w:rPr>
        <w:t xml:space="preserve"> </w:t>
      </w:r>
      <w:r>
        <w:t>the</w:t>
      </w:r>
      <w:r>
        <w:rPr>
          <w:spacing w:val="-8"/>
        </w:rPr>
        <w:t xml:space="preserve"> </w:t>
      </w:r>
      <w:r>
        <w:t>Contractor</w:t>
      </w:r>
      <w:r>
        <w:rPr>
          <w:spacing w:val="-8"/>
        </w:rPr>
        <w:t xml:space="preserve"> </w:t>
      </w:r>
      <w:r>
        <w:t>disagrees</w:t>
      </w:r>
      <w:r>
        <w:rPr>
          <w:spacing w:val="-6"/>
        </w:rPr>
        <w:t xml:space="preserve"> </w:t>
      </w:r>
      <w:r>
        <w:t>with</w:t>
      </w:r>
      <w:r>
        <w:rPr>
          <w:spacing w:val="-6"/>
        </w:rPr>
        <w:t xml:space="preserve"> </w:t>
      </w:r>
      <w:r>
        <w:t>the</w:t>
      </w:r>
      <w:r>
        <w:rPr>
          <w:spacing w:val="-8"/>
        </w:rPr>
        <w:t xml:space="preserve"> </w:t>
      </w:r>
      <w:r>
        <w:t>project</w:t>
      </w:r>
      <w:r>
        <w:rPr>
          <w:spacing w:val="-5"/>
        </w:rPr>
        <w:t xml:space="preserve"> </w:t>
      </w:r>
      <w:r>
        <w:t>details</w:t>
      </w:r>
      <w:r>
        <w:rPr>
          <w:spacing w:val="-6"/>
        </w:rPr>
        <w:t xml:space="preserve"> </w:t>
      </w:r>
      <w:r>
        <w:t>directing</w:t>
      </w:r>
      <w:r>
        <w:rPr>
          <w:spacing w:val="-10"/>
        </w:rPr>
        <w:t xml:space="preserve"> </w:t>
      </w:r>
      <w:r>
        <w:t>the</w:t>
      </w:r>
      <w:r>
        <w:rPr>
          <w:spacing w:val="-7"/>
        </w:rPr>
        <w:t xml:space="preserve"> </w:t>
      </w:r>
      <w:r>
        <w:t>work,</w:t>
      </w:r>
      <w:r>
        <w:rPr>
          <w:spacing w:val="-6"/>
        </w:rPr>
        <w:t xml:space="preserve"> </w:t>
      </w:r>
      <w:r>
        <w:t>the</w:t>
      </w:r>
      <w:r>
        <w:rPr>
          <w:spacing w:val="-7"/>
        </w:rPr>
        <w:t xml:space="preserve"> </w:t>
      </w:r>
      <w:r>
        <w:t>contractor</w:t>
      </w:r>
      <w:r>
        <w:rPr>
          <w:spacing w:val="-7"/>
        </w:rPr>
        <w:t xml:space="preserve"> </w:t>
      </w:r>
      <w:r>
        <w:t>will</w:t>
      </w:r>
      <w:r>
        <w:rPr>
          <w:spacing w:val="-5"/>
        </w:rPr>
        <w:t xml:space="preserve"> </w:t>
      </w:r>
      <w:r>
        <w:t>provide justification</w:t>
      </w:r>
      <w:r>
        <w:rPr>
          <w:spacing w:val="-4"/>
        </w:rPr>
        <w:t xml:space="preserve"> </w:t>
      </w:r>
      <w:r>
        <w:t>and</w:t>
      </w:r>
      <w:r>
        <w:rPr>
          <w:spacing w:val="-1"/>
        </w:rPr>
        <w:t xml:space="preserve"> </w:t>
      </w:r>
      <w:r>
        <w:t>supporting</w:t>
      </w:r>
      <w:r>
        <w:rPr>
          <w:spacing w:val="-4"/>
        </w:rPr>
        <w:t xml:space="preserve"> </w:t>
      </w:r>
      <w:r>
        <w:t>rationale</w:t>
      </w:r>
      <w:r>
        <w:rPr>
          <w:spacing w:val="-2"/>
        </w:rPr>
        <w:t xml:space="preserve"> </w:t>
      </w:r>
      <w:r>
        <w:t>for</w:t>
      </w:r>
      <w:r>
        <w:rPr>
          <w:spacing w:val="-2"/>
        </w:rPr>
        <w:t xml:space="preserve"> </w:t>
      </w:r>
      <w:r>
        <w:t>review</w:t>
      </w:r>
      <w:r>
        <w:rPr>
          <w:spacing w:val="-2"/>
        </w:rPr>
        <w:t xml:space="preserve"> </w:t>
      </w:r>
      <w:r>
        <w:t>and</w:t>
      </w:r>
      <w:r>
        <w:rPr>
          <w:spacing w:val="-1"/>
        </w:rPr>
        <w:t xml:space="preserve"> </w:t>
      </w:r>
      <w:r>
        <w:t>consideration</w:t>
      </w:r>
      <w:r>
        <w:rPr>
          <w:spacing w:val="-1"/>
        </w:rPr>
        <w:t xml:space="preserve"> </w:t>
      </w:r>
      <w:r>
        <w:t>to</w:t>
      </w:r>
      <w:r>
        <w:rPr>
          <w:spacing w:val="-1"/>
        </w:rPr>
        <w:t xml:space="preserve"> </w:t>
      </w:r>
      <w:r>
        <w:t>the</w:t>
      </w:r>
      <w:r>
        <w:rPr>
          <w:spacing w:val="-2"/>
        </w:rPr>
        <w:t xml:space="preserve"> </w:t>
      </w:r>
      <w:r>
        <w:t>COR</w:t>
      </w:r>
      <w:r>
        <w:rPr>
          <w:spacing w:val="-1"/>
        </w:rPr>
        <w:t xml:space="preserve"> </w:t>
      </w:r>
      <w:r>
        <w:t>and/or</w:t>
      </w:r>
      <w:r>
        <w:rPr>
          <w:spacing w:val="-2"/>
        </w:rPr>
        <w:t xml:space="preserve"> designees.</w:t>
      </w:r>
    </w:p>
    <w:p w14:paraId="18ECACEC" w14:textId="77777777" w:rsidR="00D61D72" w:rsidRDefault="00D61D72">
      <w:pPr>
        <w:pStyle w:val="BodyText"/>
        <w:rPr>
          <w:sz w:val="27"/>
        </w:rPr>
      </w:pPr>
    </w:p>
    <w:p w14:paraId="4AB294DA" w14:textId="77777777" w:rsidR="00D61D72" w:rsidRDefault="00860DAE">
      <w:pPr>
        <w:pStyle w:val="BodyText"/>
        <w:spacing w:line="247" w:lineRule="auto"/>
        <w:ind w:left="587" w:right="377" w:hanging="10"/>
      </w:pPr>
      <w:r>
        <w:t>Work not related to an agreed upon project will require written approval prior to the Contractor incurring costs. The exceptions to this will be for requests for re-review communicated by the MAC, and requests by the MAC for documentation for the purpose of appeals, in accordance with the agreed upon process in the SMRC-MAC JOA. In these cases, the Contractor will provide</w:t>
      </w:r>
      <w:r>
        <w:rPr>
          <w:spacing w:val="-6"/>
        </w:rPr>
        <w:t xml:space="preserve"> </w:t>
      </w:r>
      <w:r>
        <w:t>the</w:t>
      </w:r>
      <w:r>
        <w:rPr>
          <w:spacing w:val="-6"/>
        </w:rPr>
        <w:t xml:space="preserve"> </w:t>
      </w:r>
      <w:r>
        <w:t>detailed</w:t>
      </w:r>
      <w:r>
        <w:rPr>
          <w:spacing w:val="-5"/>
        </w:rPr>
        <w:t xml:space="preserve"> </w:t>
      </w:r>
      <w:r>
        <w:t>information</w:t>
      </w:r>
      <w:r>
        <w:rPr>
          <w:spacing w:val="-5"/>
        </w:rPr>
        <w:t xml:space="preserve"> </w:t>
      </w:r>
      <w:r>
        <w:t>for</w:t>
      </w:r>
      <w:r>
        <w:rPr>
          <w:spacing w:val="-6"/>
        </w:rPr>
        <w:t xml:space="preserve"> </w:t>
      </w:r>
      <w:r>
        <w:t>the</w:t>
      </w:r>
      <w:r>
        <w:rPr>
          <w:spacing w:val="-6"/>
        </w:rPr>
        <w:t xml:space="preserve"> </w:t>
      </w:r>
      <w:r>
        <w:t>completion</w:t>
      </w:r>
      <w:r>
        <w:rPr>
          <w:spacing w:val="-5"/>
        </w:rPr>
        <w:t xml:space="preserve"> </w:t>
      </w:r>
      <w:r>
        <w:t>of</w:t>
      </w:r>
      <w:r>
        <w:rPr>
          <w:spacing w:val="-6"/>
        </w:rPr>
        <w:t xml:space="preserve"> </w:t>
      </w:r>
      <w:r>
        <w:t>these</w:t>
      </w:r>
      <w:r>
        <w:rPr>
          <w:spacing w:val="-6"/>
        </w:rPr>
        <w:t xml:space="preserve"> </w:t>
      </w:r>
      <w:r>
        <w:t>tasks</w:t>
      </w:r>
      <w:r>
        <w:rPr>
          <w:spacing w:val="-5"/>
        </w:rPr>
        <w:t xml:space="preserve"> </w:t>
      </w:r>
      <w:r>
        <w:t>in</w:t>
      </w:r>
      <w:r>
        <w:rPr>
          <w:spacing w:val="-5"/>
        </w:rPr>
        <w:t xml:space="preserve"> </w:t>
      </w:r>
      <w:r>
        <w:t>the</w:t>
      </w:r>
      <w:r>
        <w:rPr>
          <w:spacing w:val="-6"/>
        </w:rPr>
        <w:t xml:space="preserve"> </w:t>
      </w:r>
      <w:r>
        <w:t>monthly</w:t>
      </w:r>
      <w:r>
        <w:rPr>
          <w:spacing w:val="-10"/>
        </w:rPr>
        <w:t xml:space="preserve"> </w:t>
      </w:r>
      <w:r>
        <w:t>status</w:t>
      </w:r>
      <w:r>
        <w:rPr>
          <w:spacing w:val="-5"/>
        </w:rPr>
        <w:t xml:space="preserve"> </w:t>
      </w:r>
      <w:r>
        <w:t>report</w:t>
      </w:r>
      <w:r>
        <w:rPr>
          <w:spacing w:val="-4"/>
        </w:rPr>
        <w:t xml:space="preserve"> </w:t>
      </w:r>
      <w:r>
        <w:t>for the purpose of reconciling invoices.</w:t>
      </w:r>
    </w:p>
    <w:p w14:paraId="40055519" w14:textId="77777777" w:rsidR="00D61D72" w:rsidRDefault="00D61D72">
      <w:pPr>
        <w:pStyle w:val="BodyText"/>
        <w:spacing w:before="4"/>
        <w:rPr>
          <w:sz w:val="27"/>
        </w:rPr>
      </w:pPr>
    </w:p>
    <w:p w14:paraId="279E7B1F" w14:textId="77777777" w:rsidR="00D61D72" w:rsidRDefault="00860DAE">
      <w:pPr>
        <w:spacing w:before="1" w:line="247" w:lineRule="auto"/>
        <w:ind w:left="587" w:right="377" w:hanging="10"/>
        <w:rPr>
          <w:b/>
          <w:i/>
          <w:sz w:val="24"/>
        </w:rPr>
      </w:pPr>
      <w:r>
        <w:rPr>
          <w:b/>
          <w:i/>
          <w:sz w:val="24"/>
        </w:rPr>
        <w:t>NOTE:</w:t>
      </w:r>
      <w:r>
        <w:rPr>
          <w:b/>
          <w:i/>
          <w:spacing w:val="-8"/>
          <w:sz w:val="24"/>
        </w:rPr>
        <w:t xml:space="preserve"> </w:t>
      </w:r>
      <w:r>
        <w:rPr>
          <w:b/>
          <w:i/>
          <w:sz w:val="24"/>
        </w:rPr>
        <w:t>For</w:t>
      </w:r>
      <w:r>
        <w:rPr>
          <w:b/>
          <w:i/>
          <w:spacing w:val="-5"/>
          <w:sz w:val="24"/>
        </w:rPr>
        <w:t xml:space="preserve"> </w:t>
      </w:r>
      <w:r>
        <w:rPr>
          <w:b/>
          <w:i/>
          <w:sz w:val="24"/>
        </w:rPr>
        <w:t>this</w:t>
      </w:r>
      <w:r>
        <w:rPr>
          <w:b/>
          <w:i/>
          <w:spacing w:val="-5"/>
          <w:sz w:val="24"/>
        </w:rPr>
        <w:t xml:space="preserve"> </w:t>
      </w:r>
      <w:r>
        <w:rPr>
          <w:b/>
          <w:i/>
          <w:sz w:val="24"/>
        </w:rPr>
        <w:t>document,</w:t>
      </w:r>
      <w:r>
        <w:rPr>
          <w:b/>
          <w:i/>
          <w:spacing w:val="-7"/>
          <w:sz w:val="24"/>
        </w:rPr>
        <w:t xml:space="preserve"> </w:t>
      </w:r>
      <w:r>
        <w:rPr>
          <w:b/>
          <w:i/>
          <w:sz w:val="24"/>
        </w:rPr>
        <w:t>any</w:t>
      </w:r>
      <w:r>
        <w:rPr>
          <w:b/>
          <w:i/>
          <w:spacing w:val="-8"/>
          <w:sz w:val="24"/>
        </w:rPr>
        <w:t xml:space="preserve"> </w:t>
      </w:r>
      <w:r>
        <w:rPr>
          <w:b/>
          <w:i/>
          <w:sz w:val="24"/>
        </w:rPr>
        <w:t>reference</w:t>
      </w:r>
      <w:r>
        <w:rPr>
          <w:b/>
          <w:i/>
          <w:spacing w:val="-8"/>
          <w:sz w:val="24"/>
        </w:rPr>
        <w:t xml:space="preserve"> </w:t>
      </w:r>
      <w:r>
        <w:rPr>
          <w:b/>
          <w:i/>
          <w:sz w:val="24"/>
        </w:rPr>
        <w:t>to</w:t>
      </w:r>
      <w:r>
        <w:rPr>
          <w:b/>
          <w:i/>
          <w:spacing w:val="-5"/>
          <w:sz w:val="24"/>
        </w:rPr>
        <w:t xml:space="preserve"> </w:t>
      </w:r>
      <w:r>
        <w:rPr>
          <w:b/>
          <w:i/>
          <w:sz w:val="24"/>
        </w:rPr>
        <w:t>“days”</w:t>
      </w:r>
      <w:r>
        <w:rPr>
          <w:b/>
          <w:i/>
          <w:spacing w:val="-5"/>
          <w:sz w:val="24"/>
        </w:rPr>
        <w:t xml:space="preserve"> </w:t>
      </w:r>
      <w:proofErr w:type="gramStart"/>
      <w:r>
        <w:rPr>
          <w:b/>
          <w:i/>
          <w:sz w:val="24"/>
        </w:rPr>
        <w:t>is</w:t>
      </w:r>
      <w:r>
        <w:rPr>
          <w:b/>
          <w:i/>
          <w:spacing w:val="-5"/>
          <w:sz w:val="24"/>
        </w:rPr>
        <w:t xml:space="preserve"> </w:t>
      </w:r>
      <w:r>
        <w:rPr>
          <w:b/>
          <w:i/>
          <w:sz w:val="24"/>
        </w:rPr>
        <w:t>considered</w:t>
      </w:r>
      <w:r>
        <w:rPr>
          <w:b/>
          <w:i/>
          <w:spacing w:val="-5"/>
          <w:sz w:val="24"/>
        </w:rPr>
        <w:t xml:space="preserve"> </w:t>
      </w:r>
      <w:r>
        <w:rPr>
          <w:b/>
          <w:i/>
          <w:sz w:val="24"/>
        </w:rPr>
        <w:t>to</w:t>
      </w:r>
      <w:r>
        <w:rPr>
          <w:b/>
          <w:i/>
          <w:spacing w:val="-5"/>
          <w:sz w:val="24"/>
        </w:rPr>
        <w:t xml:space="preserve"> </w:t>
      </w:r>
      <w:r>
        <w:rPr>
          <w:b/>
          <w:i/>
          <w:sz w:val="24"/>
        </w:rPr>
        <w:t>be</w:t>
      </w:r>
      <w:proofErr w:type="gramEnd"/>
      <w:r>
        <w:rPr>
          <w:b/>
          <w:i/>
          <w:spacing w:val="-8"/>
          <w:sz w:val="24"/>
        </w:rPr>
        <w:t xml:space="preserve"> </w:t>
      </w:r>
      <w:r>
        <w:rPr>
          <w:b/>
          <w:i/>
          <w:sz w:val="24"/>
        </w:rPr>
        <w:t>“business</w:t>
      </w:r>
      <w:r>
        <w:rPr>
          <w:b/>
          <w:i/>
          <w:spacing w:val="-5"/>
          <w:sz w:val="24"/>
        </w:rPr>
        <w:t xml:space="preserve"> </w:t>
      </w:r>
      <w:r>
        <w:rPr>
          <w:b/>
          <w:i/>
          <w:sz w:val="24"/>
        </w:rPr>
        <w:t>days,”</w:t>
      </w:r>
      <w:r>
        <w:rPr>
          <w:b/>
          <w:i/>
          <w:spacing w:val="-5"/>
          <w:sz w:val="24"/>
        </w:rPr>
        <w:t xml:space="preserve"> </w:t>
      </w:r>
      <w:r>
        <w:rPr>
          <w:b/>
          <w:i/>
          <w:sz w:val="24"/>
        </w:rPr>
        <w:t>unless otherwise specified.</w:t>
      </w:r>
    </w:p>
    <w:p w14:paraId="05E62257" w14:textId="77777777" w:rsidR="00D61D72" w:rsidRDefault="00D61D72">
      <w:pPr>
        <w:pStyle w:val="BodyText"/>
        <w:spacing w:before="2"/>
        <w:rPr>
          <w:b/>
          <w:i/>
          <w:sz w:val="29"/>
        </w:rPr>
      </w:pPr>
    </w:p>
    <w:p w14:paraId="68C0216B" w14:textId="77777777" w:rsidR="00D61D72" w:rsidRDefault="00860DAE">
      <w:pPr>
        <w:pStyle w:val="Heading1"/>
        <w:numPr>
          <w:ilvl w:val="0"/>
          <w:numId w:val="54"/>
        </w:numPr>
        <w:tabs>
          <w:tab w:val="left" w:pos="937"/>
          <w:tab w:val="left" w:pos="938"/>
        </w:tabs>
        <w:ind w:left="937" w:hanging="831"/>
        <w:jc w:val="left"/>
        <w:rPr>
          <w:u w:val="none"/>
        </w:rPr>
      </w:pPr>
      <w:bookmarkStart w:id="12" w:name="III._SPECIFIC_REQUIREMENTS"/>
      <w:bookmarkEnd w:id="12"/>
      <w:r>
        <w:t>SPECIFIC</w:t>
      </w:r>
      <w:r>
        <w:rPr>
          <w:spacing w:val="-11"/>
        </w:rPr>
        <w:t xml:space="preserve"> </w:t>
      </w:r>
      <w:r>
        <w:rPr>
          <w:spacing w:val="-2"/>
        </w:rPr>
        <w:t>REQUIREMENTS</w:t>
      </w:r>
    </w:p>
    <w:p w14:paraId="2DCF0075" w14:textId="77777777" w:rsidR="00D61D72" w:rsidRDefault="00D61D72">
      <w:pPr>
        <w:pStyle w:val="BodyText"/>
        <w:spacing w:before="4"/>
        <w:rPr>
          <w:b/>
          <w:sz w:val="20"/>
        </w:rPr>
      </w:pPr>
    </w:p>
    <w:p w14:paraId="79514245" w14:textId="77777777" w:rsidR="00D61D72" w:rsidRDefault="00860DAE">
      <w:pPr>
        <w:pStyle w:val="BodyText"/>
        <w:spacing w:before="90" w:line="247" w:lineRule="auto"/>
        <w:ind w:left="935" w:hanging="12"/>
      </w:pPr>
      <w:r>
        <w:t>The Contractor shall perform and/or support MR projects/tasks at the direction of CMS.</w:t>
      </w:r>
      <w:r>
        <w:rPr>
          <w:spacing w:val="40"/>
        </w:rPr>
        <w:t xml:space="preserve"> </w:t>
      </w:r>
      <w:r>
        <w:t>The Contractor</w:t>
      </w:r>
      <w:r>
        <w:rPr>
          <w:spacing w:val="-9"/>
        </w:rPr>
        <w:t xml:space="preserve"> </w:t>
      </w:r>
      <w:r>
        <w:t>must</w:t>
      </w:r>
      <w:r>
        <w:rPr>
          <w:spacing w:val="-5"/>
        </w:rPr>
        <w:t xml:space="preserve"> </w:t>
      </w:r>
      <w:r>
        <w:t>provide</w:t>
      </w:r>
      <w:r>
        <w:rPr>
          <w:spacing w:val="-4"/>
        </w:rPr>
        <w:t xml:space="preserve"> </w:t>
      </w:r>
      <w:r>
        <w:t>analysis</w:t>
      </w:r>
      <w:r>
        <w:rPr>
          <w:spacing w:val="-6"/>
        </w:rPr>
        <w:t xml:space="preserve"> </w:t>
      </w:r>
      <w:r>
        <w:t>of</w:t>
      </w:r>
      <w:r>
        <w:rPr>
          <w:spacing w:val="-9"/>
        </w:rPr>
        <w:t xml:space="preserve"> </w:t>
      </w:r>
      <w:r>
        <w:t>the</w:t>
      </w:r>
      <w:r>
        <w:rPr>
          <w:spacing w:val="-9"/>
        </w:rPr>
        <w:t xml:space="preserve"> </w:t>
      </w:r>
      <w:r>
        <w:t>MR</w:t>
      </w:r>
      <w:r>
        <w:rPr>
          <w:spacing w:val="-5"/>
        </w:rPr>
        <w:t xml:space="preserve"> </w:t>
      </w:r>
      <w:r>
        <w:t>performed.</w:t>
      </w:r>
      <w:r>
        <w:rPr>
          <w:spacing w:val="-6"/>
        </w:rPr>
        <w:t xml:space="preserve"> </w:t>
      </w:r>
      <w:r>
        <w:t>The</w:t>
      </w:r>
      <w:r>
        <w:rPr>
          <w:spacing w:val="-9"/>
        </w:rPr>
        <w:t xml:space="preserve"> </w:t>
      </w:r>
      <w:r>
        <w:t>Contractor</w:t>
      </w:r>
      <w:r>
        <w:rPr>
          <w:spacing w:val="-7"/>
        </w:rPr>
        <w:t xml:space="preserve"> </w:t>
      </w:r>
      <w:r>
        <w:t>shall</w:t>
      </w:r>
      <w:r>
        <w:rPr>
          <w:spacing w:val="-5"/>
        </w:rPr>
        <w:t xml:space="preserve"> </w:t>
      </w:r>
      <w:r>
        <w:t>perform</w:t>
      </w:r>
      <w:r>
        <w:rPr>
          <w:spacing w:val="-5"/>
        </w:rPr>
        <w:t xml:space="preserve"> </w:t>
      </w:r>
      <w:r>
        <w:t>the</w:t>
      </w:r>
      <w:r>
        <w:rPr>
          <w:spacing w:val="-9"/>
        </w:rPr>
        <w:t xml:space="preserve"> </w:t>
      </w:r>
      <w:r>
        <w:t>MR projects, and/or tasks based on the work request procedures and delivery acceptance criteria described in this SOW.</w:t>
      </w:r>
    </w:p>
    <w:p w14:paraId="3D6852FE" w14:textId="77777777" w:rsidR="00D61D72" w:rsidRDefault="00D61D72">
      <w:pPr>
        <w:pStyle w:val="BodyText"/>
        <w:rPr>
          <w:sz w:val="27"/>
        </w:rPr>
      </w:pPr>
    </w:p>
    <w:p w14:paraId="6644B2E9" w14:textId="77777777" w:rsidR="00D61D72" w:rsidRDefault="00860DAE">
      <w:pPr>
        <w:pStyle w:val="ListParagraph"/>
        <w:numPr>
          <w:ilvl w:val="0"/>
          <w:numId w:val="50"/>
        </w:numPr>
        <w:tabs>
          <w:tab w:val="left" w:pos="1658"/>
        </w:tabs>
        <w:spacing w:before="0" w:line="247" w:lineRule="auto"/>
        <w:ind w:right="421"/>
        <w:rPr>
          <w:sz w:val="24"/>
        </w:rPr>
      </w:pPr>
      <w:r>
        <w:rPr>
          <w:sz w:val="24"/>
        </w:rPr>
        <w:t>CMS</w:t>
      </w:r>
      <w:r>
        <w:rPr>
          <w:spacing w:val="-7"/>
          <w:sz w:val="24"/>
        </w:rPr>
        <w:t xml:space="preserve"> </w:t>
      </w:r>
      <w:r>
        <w:rPr>
          <w:sz w:val="24"/>
        </w:rPr>
        <w:t>will</w:t>
      </w:r>
      <w:r>
        <w:rPr>
          <w:spacing w:val="-8"/>
          <w:sz w:val="24"/>
        </w:rPr>
        <w:t xml:space="preserve"> </w:t>
      </w:r>
      <w:r>
        <w:rPr>
          <w:sz w:val="24"/>
        </w:rPr>
        <w:t>direct</w:t>
      </w:r>
      <w:r>
        <w:rPr>
          <w:spacing w:val="-8"/>
          <w:sz w:val="24"/>
        </w:rPr>
        <w:t xml:space="preserve"> </w:t>
      </w:r>
      <w:r>
        <w:rPr>
          <w:sz w:val="24"/>
        </w:rPr>
        <w:t>the</w:t>
      </w:r>
      <w:r>
        <w:rPr>
          <w:spacing w:val="-9"/>
          <w:sz w:val="24"/>
        </w:rPr>
        <w:t xml:space="preserve"> </w:t>
      </w:r>
      <w:r>
        <w:rPr>
          <w:sz w:val="24"/>
        </w:rPr>
        <w:t>Contractor</w:t>
      </w:r>
      <w:r>
        <w:rPr>
          <w:spacing w:val="-9"/>
          <w:sz w:val="24"/>
        </w:rPr>
        <w:t xml:space="preserve"> </w:t>
      </w:r>
      <w:r>
        <w:rPr>
          <w:sz w:val="24"/>
        </w:rPr>
        <w:t>to</w:t>
      </w:r>
      <w:r>
        <w:rPr>
          <w:spacing w:val="-6"/>
          <w:sz w:val="24"/>
        </w:rPr>
        <w:t xml:space="preserve"> </w:t>
      </w:r>
      <w:r>
        <w:rPr>
          <w:sz w:val="24"/>
        </w:rPr>
        <w:t>conduct</w:t>
      </w:r>
      <w:r>
        <w:rPr>
          <w:spacing w:val="-8"/>
          <w:sz w:val="24"/>
        </w:rPr>
        <w:t xml:space="preserve"> </w:t>
      </w:r>
      <w:r>
        <w:rPr>
          <w:sz w:val="24"/>
        </w:rPr>
        <w:t>MR</w:t>
      </w:r>
      <w:r>
        <w:rPr>
          <w:spacing w:val="-8"/>
          <w:sz w:val="24"/>
        </w:rPr>
        <w:t xml:space="preserve"> </w:t>
      </w:r>
      <w:r>
        <w:rPr>
          <w:sz w:val="24"/>
        </w:rPr>
        <w:t>projects/tasks.</w:t>
      </w:r>
      <w:r>
        <w:rPr>
          <w:spacing w:val="-8"/>
          <w:sz w:val="24"/>
        </w:rPr>
        <w:t xml:space="preserve"> </w:t>
      </w:r>
      <w:r>
        <w:rPr>
          <w:sz w:val="24"/>
        </w:rPr>
        <w:t>MR</w:t>
      </w:r>
      <w:r>
        <w:rPr>
          <w:spacing w:val="-8"/>
          <w:sz w:val="24"/>
        </w:rPr>
        <w:t xml:space="preserve"> </w:t>
      </w:r>
      <w:r>
        <w:rPr>
          <w:sz w:val="24"/>
        </w:rPr>
        <w:t>projects/tasks</w:t>
      </w:r>
      <w:r>
        <w:rPr>
          <w:spacing w:val="-8"/>
          <w:sz w:val="24"/>
        </w:rPr>
        <w:t xml:space="preserve"> </w:t>
      </w:r>
      <w:r>
        <w:rPr>
          <w:sz w:val="24"/>
        </w:rPr>
        <w:t>shall be provided via a secure environment.</w:t>
      </w:r>
    </w:p>
    <w:p w14:paraId="74909046" w14:textId="77777777" w:rsidR="00D61D72" w:rsidRDefault="00D61D72">
      <w:pPr>
        <w:pStyle w:val="BodyText"/>
        <w:spacing w:before="11"/>
        <w:rPr>
          <w:sz w:val="26"/>
        </w:rPr>
      </w:pPr>
    </w:p>
    <w:p w14:paraId="68FBC264" w14:textId="77777777" w:rsidR="00D61D72" w:rsidRDefault="00860DAE">
      <w:pPr>
        <w:pStyle w:val="ListParagraph"/>
        <w:numPr>
          <w:ilvl w:val="0"/>
          <w:numId w:val="50"/>
        </w:numPr>
        <w:tabs>
          <w:tab w:val="left" w:pos="1658"/>
        </w:tabs>
        <w:spacing w:before="0" w:line="247" w:lineRule="auto"/>
        <w:ind w:right="981"/>
        <w:rPr>
          <w:sz w:val="24"/>
        </w:rPr>
      </w:pPr>
      <w:r>
        <w:rPr>
          <w:sz w:val="24"/>
        </w:rPr>
        <w:t>The</w:t>
      </w:r>
      <w:r>
        <w:rPr>
          <w:spacing w:val="-10"/>
          <w:sz w:val="24"/>
        </w:rPr>
        <w:t xml:space="preserve"> </w:t>
      </w:r>
      <w:r>
        <w:rPr>
          <w:sz w:val="24"/>
        </w:rPr>
        <w:t>Contractor</w:t>
      </w:r>
      <w:r>
        <w:rPr>
          <w:spacing w:val="-10"/>
          <w:sz w:val="24"/>
        </w:rPr>
        <w:t xml:space="preserve"> </w:t>
      </w:r>
      <w:r>
        <w:rPr>
          <w:sz w:val="24"/>
        </w:rPr>
        <w:t>shall</w:t>
      </w:r>
      <w:r>
        <w:rPr>
          <w:spacing w:val="-6"/>
          <w:sz w:val="24"/>
        </w:rPr>
        <w:t xml:space="preserve"> </w:t>
      </w:r>
      <w:r>
        <w:rPr>
          <w:sz w:val="24"/>
        </w:rPr>
        <w:t>capture</w:t>
      </w:r>
      <w:r>
        <w:rPr>
          <w:spacing w:val="-10"/>
          <w:sz w:val="24"/>
        </w:rPr>
        <w:t xml:space="preserve"> </w:t>
      </w:r>
      <w:r>
        <w:rPr>
          <w:sz w:val="24"/>
        </w:rPr>
        <w:t>MR</w:t>
      </w:r>
      <w:r>
        <w:rPr>
          <w:spacing w:val="-9"/>
          <w:sz w:val="24"/>
        </w:rPr>
        <w:t xml:space="preserve"> </w:t>
      </w:r>
      <w:r>
        <w:rPr>
          <w:sz w:val="24"/>
        </w:rPr>
        <w:t>projects/tasks</w:t>
      </w:r>
      <w:r>
        <w:rPr>
          <w:spacing w:val="-9"/>
          <w:sz w:val="24"/>
        </w:rPr>
        <w:t xml:space="preserve"> </w:t>
      </w:r>
      <w:r>
        <w:rPr>
          <w:sz w:val="24"/>
        </w:rPr>
        <w:t>information</w:t>
      </w:r>
      <w:r>
        <w:rPr>
          <w:spacing w:val="-9"/>
          <w:sz w:val="24"/>
        </w:rPr>
        <w:t xml:space="preserve"> </w:t>
      </w:r>
      <w:r>
        <w:rPr>
          <w:sz w:val="24"/>
        </w:rPr>
        <w:t>and/or</w:t>
      </w:r>
      <w:r>
        <w:rPr>
          <w:spacing w:val="-10"/>
          <w:sz w:val="24"/>
        </w:rPr>
        <w:t xml:space="preserve"> </w:t>
      </w:r>
      <w:r>
        <w:rPr>
          <w:sz w:val="24"/>
        </w:rPr>
        <w:t>reports</w:t>
      </w:r>
      <w:r>
        <w:rPr>
          <w:spacing w:val="-9"/>
          <w:sz w:val="24"/>
        </w:rPr>
        <w:t xml:space="preserve"> </w:t>
      </w:r>
      <w:r>
        <w:rPr>
          <w:sz w:val="24"/>
        </w:rPr>
        <w:t>in</w:t>
      </w:r>
      <w:r>
        <w:rPr>
          <w:spacing w:val="-9"/>
          <w:sz w:val="24"/>
        </w:rPr>
        <w:t xml:space="preserve"> </w:t>
      </w:r>
      <w:r>
        <w:rPr>
          <w:sz w:val="24"/>
        </w:rPr>
        <w:t>an electronic format for transmittal to CMS via a secure environment.</w:t>
      </w:r>
    </w:p>
    <w:p w14:paraId="1D5D6500" w14:textId="77777777" w:rsidR="00D61D72" w:rsidRDefault="00D61D72">
      <w:pPr>
        <w:pStyle w:val="BodyText"/>
        <w:spacing w:before="2"/>
        <w:rPr>
          <w:sz w:val="27"/>
        </w:rPr>
      </w:pPr>
    </w:p>
    <w:p w14:paraId="22F86F58" w14:textId="77777777" w:rsidR="00D61D72" w:rsidRDefault="00860DAE">
      <w:pPr>
        <w:pStyle w:val="ListParagraph"/>
        <w:numPr>
          <w:ilvl w:val="0"/>
          <w:numId w:val="50"/>
        </w:numPr>
        <w:tabs>
          <w:tab w:val="left" w:pos="1660"/>
        </w:tabs>
        <w:spacing w:before="0" w:line="247" w:lineRule="auto"/>
        <w:ind w:left="1660" w:right="554"/>
        <w:rPr>
          <w:sz w:val="24"/>
        </w:rPr>
      </w:pPr>
      <w:r>
        <w:rPr>
          <w:sz w:val="24"/>
        </w:rPr>
        <w:t>The</w:t>
      </w:r>
      <w:r>
        <w:rPr>
          <w:spacing w:val="-9"/>
          <w:sz w:val="24"/>
        </w:rPr>
        <w:t xml:space="preserve"> </w:t>
      </w:r>
      <w:r>
        <w:rPr>
          <w:sz w:val="24"/>
        </w:rPr>
        <w:t>Contractor</w:t>
      </w:r>
      <w:r>
        <w:rPr>
          <w:spacing w:val="-7"/>
          <w:sz w:val="24"/>
        </w:rPr>
        <w:t xml:space="preserve"> </w:t>
      </w:r>
      <w:r>
        <w:rPr>
          <w:sz w:val="24"/>
        </w:rPr>
        <w:t>shall</w:t>
      </w:r>
      <w:r>
        <w:rPr>
          <w:spacing w:val="-5"/>
          <w:sz w:val="24"/>
        </w:rPr>
        <w:t xml:space="preserve"> </w:t>
      </w:r>
      <w:r>
        <w:rPr>
          <w:sz w:val="24"/>
        </w:rPr>
        <w:t>develop</w:t>
      </w:r>
      <w:r>
        <w:rPr>
          <w:spacing w:val="-6"/>
          <w:sz w:val="24"/>
        </w:rPr>
        <w:t xml:space="preserve"> </w:t>
      </w:r>
      <w:r>
        <w:rPr>
          <w:sz w:val="24"/>
        </w:rPr>
        <w:t>a</w:t>
      </w:r>
      <w:r>
        <w:rPr>
          <w:spacing w:val="-9"/>
          <w:sz w:val="24"/>
        </w:rPr>
        <w:t xml:space="preserve"> </w:t>
      </w:r>
      <w:r>
        <w:rPr>
          <w:sz w:val="24"/>
        </w:rPr>
        <w:t>process</w:t>
      </w:r>
      <w:r>
        <w:rPr>
          <w:spacing w:val="-6"/>
          <w:sz w:val="24"/>
        </w:rPr>
        <w:t xml:space="preserve"> </w:t>
      </w:r>
      <w:r>
        <w:rPr>
          <w:sz w:val="24"/>
        </w:rPr>
        <w:t>for</w:t>
      </w:r>
      <w:r>
        <w:rPr>
          <w:spacing w:val="-7"/>
          <w:sz w:val="24"/>
        </w:rPr>
        <w:t xml:space="preserve"> </w:t>
      </w:r>
      <w:r>
        <w:rPr>
          <w:sz w:val="24"/>
        </w:rPr>
        <w:t>receipt</w:t>
      </w:r>
      <w:r>
        <w:rPr>
          <w:spacing w:val="-5"/>
          <w:sz w:val="24"/>
        </w:rPr>
        <w:t xml:space="preserve"> </w:t>
      </w:r>
      <w:r>
        <w:rPr>
          <w:sz w:val="24"/>
        </w:rPr>
        <w:t>of</w:t>
      </w:r>
      <w:r>
        <w:rPr>
          <w:spacing w:val="-9"/>
          <w:sz w:val="24"/>
        </w:rPr>
        <w:t xml:space="preserve"> </w:t>
      </w:r>
      <w:r>
        <w:rPr>
          <w:sz w:val="24"/>
        </w:rPr>
        <w:t>work</w:t>
      </w:r>
      <w:r>
        <w:rPr>
          <w:spacing w:val="-6"/>
          <w:sz w:val="24"/>
        </w:rPr>
        <w:t xml:space="preserve"> </w:t>
      </w:r>
      <w:r>
        <w:rPr>
          <w:sz w:val="24"/>
        </w:rPr>
        <w:t>requests,</w:t>
      </w:r>
      <w:r>
        <w:rPr>
          <w:spacing w:val="-6"/>
          <w:sz w:val="24"/>
        </w:rPr>
        <w:t xml:space="preserve"> </w:t>
      </w:r>
      <w:r>
        <w:rPr>
          <w:sz w:val="24"/>
        </w:rPr>
        <w:t>prioritization</w:t>
      </w:r>
      <w:r>
        <w:rPr>
          <w:spacing w:val="-6"/>
          <w:sz w:val="24"/>
        </w:rPr>
        <w:t xml:space="preserve"> </w:t>
      </w:r>
      <w:r>
        <w:rPr>
          <w:sz w:val="24"/>
        </w:rPr>
        <w:t>of work, and monitoring of work completion. This workflow process shall have the</w:t>
      </w:r>
    </w:p>
    <w:p w14:paraId="2FD43B3E" w14:textId="77777777" w:rsidR="00D61D72" w:rsidRDefault="00D61D72">
      <w:pPr>
        <w:spacing w:line="247" w:lineRule="auto"/>
        <w:rPr>
          <w:sz w:val="24"/>
        </w:rPr>
        <w:sectPr w:rsidR="00D61D72">
          <w:pgSz w:w="12240" w:h="15840"/>
          <w:pgMar w:top="1240" w:right="1120" w:bottom="1460" w:left="860" w:header="0" w:footer="1211" w:gutter="0"/>
          <w:cols w:space="720"/>
        </w:sectPr>
      </w:pPr>
    </w:p>
    <w:p w14:paraId="7BF17CCE" w14:textId="77777777" w:rsidR="00D61D72" w:rsidRDefault="00860DAE">
      <w:pPr>
        <w:pStyle w:val="BodyText"/>
        <w:spacing w:before="79" w:line="247" w:lineRule="auto"/>
        <w:ind w:left="1660" w:right="377"/>
      </w:pPr>
      <w:r>
        <w:t>capabilities</w:t>
      </w:r>
      <w:r>
        <w:rPr>
          <w:spacing w:val="-2"/>
        </w:rPr>
        <w:t xml:space="preserve"> </w:t>
      </w:r>
      <w:r>
        <w:t>to</w:t>
      </w:r>
      <w:r>
        <w:rPr>
          <w:spacing w:val="-2"/>
        </w:rPr>
        <w:t xml:space="preserve"> </w:t>
      </w:r>
      <w:r>
        <w:t>develop/produce</w:t>
      </w:r>
      <w:r>
        <w:rPr>
          <w:spacing w:val="-3"/>
        </w:rPr>
        <w:t xml:space="preserve"> </w:t>
      </w:r>
      <w:r>
        <w:t>project</w:t>
      </w:r>
      <w:r>
        <w:rPr>
          <w:spacing w:val="-2"/>
        </w:rPr>
        <w:t xml:space="preserve"> </w:t>
      </w:r>
      <w:r>
        <w:t>status</w:t>
      </w:r>
      <w:r>
        <w:rPr>
          <w:spacing w:val="-2"/>
        </w:rPr>
        <w:t xml:space="preserve"> </w:t>
      </w:r>
      <w:r>
        <w:t>updates</w:t>
      </w:r>
      <w:r>
        <w:rPr>
          <w:spacing w:val="-2"/>
        </w:rPr>
        <w:t xml:space="preserve"> </w:t>
      </w:r>
      <w:r>
        <w:t>for</w:t>
      </w:r>
      <w:r>
        <w:rPr>
          <w:spacing w:val="-3"/>
        </w:rPr>
        <w:t xml:space="preserve"> </w:t>
      </w:r>
      <w:r>
        <w:t>every</w:t>
      </w:r>
      <w:r>
        <w:rPr>
          <w:spacing w:val="-5"/>
        </w:rPr>
        <w:t xml:space="preserve"> </w:t>
      </w:r>
      <w:r>
        <w:t>aspect</w:t>
      </w:r>
      <w:r>
        <w:rPr>
          <w:spacing w:val="-2"/>
        </w:rPr>
        <w:t xml:space="preserve"> </w:t>
      </w:r>
      <w:r>
        <w:t>of</w:t>
      </w:r>
      <w:r>
        <w:rPr>
          <w:spacing w:val="-3"/>
        </w:rPr>
        <w:t xml:space="preserve"> </w:t>
      </w:r>
      <w:r>
        <w:t>the</w:t>
      </w:r>
      <w:r>
        <w:rPr>
          <w:spacing w:val="-3"/>
        </w:rPr>
        <w:t xml:space="preserve"> </w:t>
      </w:r>
      <w:r>
        <w:t>medical review project.</w:t>
      </w:r>
      <w:r>
        <w:rPr>
          <w:spacing w:val="40"/>
        </w:rPr>
        <w:t xml:space="preserve"> </w:t>
      </w:r>
      <w:r>
        <w:t>The workflow process shall be detailed in a chart.</w:t>
      </w:r>
      <w:r>
        <w:rPr>
          <w:spacing w:val="40"/>
        </w:rPr>
        <w:t xml:space="preserve"> </w:t>
      </w:r>
      <w:r>
        <w:t>The Contractor shall have in place a mechanism to oversee and monitor the progress of all assigned projects.</w:t>
      </w:r>
      <w:r>
        <w:rPr>
          <w:spacing w:val="-6"/>
        </w:rPr>
        <w:t xml:space="preserve"> </w:t>
      </w:r>
      <w:r>
        <w:t>Monthly</w:t>
      </w:r>
      <w:r>
        <w:rPr>
          <w:spacing w:val="-11"/>
        </w:rPr>
        <w:t xml:space="preserve"> </w:t>
      </w:r>
      <w:r>
        <w:t>updates</w:t>
      </w:r>
      <w:r>
        <w:rPr>
          <w:spacing w:val="-6"/>
        </w:rPr>
        <w:t xml:space="preserve"> </w:t>
      </w:r>
      <w:r>
        <w:t>will</w:t>
      </w:r>
      <w:r>
        <w:rPr>
          <w:spacing w:val="-5"/>
        </w:rPr>
        <w:t xml:space="preserve"> </w:t>
      </w:r>
      <w:r>
        <w:t>be</w:t>
      </w:r>
      <w:r>
        <w:rPr>
          <w:spacing w:val="-9"/>
        </w:rPr>
        <w:t xml:space="preserve"> </w:t>
      </w:r>
      <w:r>
        <w:t>provided</w:t>
      </w:r>
      <w:r>
        <w:rPr>
          <w:spacing w:val="-6"/>
        </w:rPr>
        <w:t xml:space="preserve"> </w:t>
      </w:r>
      <w:r>
        <w:t>to</w:t>
      </w:r>
      <w:r>
        <w:rPr>
          <w:spacing w:val="-6"/>
        </w:rPr>
        <w:t xml:space="preserve"> </w:t>
      </w:r>
      <w:r>
        <w:t>CMS.</w:t>
      </w:r>
      <w:r>
        <w:rPr>
          <w:spacing w:val="35"/>
        </w:rPr>
        <w:t xml:space="preserve"> </w:t>
      </w:r>
      <w:r>
        <w:t>Additionally,</w:t>
      </w:r>
      <w:r>
        <w:rPr>
          <w:spacing w:val="-8"/>
        </w:rPr>
        <w:t xml:space="preserve"> </w:t>
      </w:r>
      <w:r>
        <w:t>the</w:t>
      </w:r>
      <w:r>
        <w:rPr>
          <w:spacing w:val="-7"/>
        </w:rPr>
        <w:t xml:space="preserve"> </w:t>
      </w:r>
      <w:r>
        <w:t>contactor</w:t>
      </w:r>
      <w:r>
        <w:rPr>
          <w:spacing w:val="-9"/>
        </w:rPr>
        <w:t xml:space="preserve"> </w:t>
      </w:r>
      <w:r>
        <w:t xml:space="preserve">shall be able to provide status updates on an </w:t>
      </w:r>
      <w:proofErr w:type="spellStart"/>
      <w:r>
        <w:t>adhoc</w:t>
      </w:r>
      <w:proofErr w:type="spellEnd"/>
      <w:r>
        <w:t xml:space="preserve"> basis.</w:t>
      </w:r>
    </w:p>
    <w:p w14:paraId="7A4DEF61" w14:textId="77777777" w:rsidR="00D61D72" w:rsidRDefault="00D61D72">
      <w:pPr>
        <w:pStyle w:val="BodyText"/>
        <w:spacing w:before="1"/>
        <w:rPr>
          <w:sz w:val="27"/>
        </w:rPr>
      </w:pPr>
    </w:p>
    <w:p w14:paraId="1AE568E2" w14:textId="1FCDE7CD" w:rsidR="00D61D72" w:rsidRDefault="00860DAE">
      <w:pPr>
        <w:pStyle w:val="ListParagraph"/>
        <w:numPr>
          <w:ilvl w:val="0"/>
          <w:numId w:val="50"/>
        </w:numPr>
        <w:tabs>
          <w:tab w:val="left" w:pos="1660"/>
        </w:tabs>
        <w:spacing w:before="0" w:line="249" w:lineRule="auto"/>
        <w:ind w:left="1659" w:right="497"/>
        <w:rPr>
          <w:sz w:val="24"/>
        </w:rPr>
      </w:pPr>
      <w:r>
        <w:rPr>
          <w:sz w:val="24"/>
        </w:rPr>
        <w:t>The</w:t>
      </w:r>
      <w:r>
        <w:rPr>
          <w:spacing w:val="-9"/>
          <w:sz w:val="24"/>
        </w:rPr>
        <w:t xml:space="preserve"> </w:t>
      </w:r>
      <w:r>
        <w:rPr>
          <w:sz w:val="24"/>
        </w:rPr>
        <w:t>CMS</w:t>
      </w:r>
      <w:r>
        <w:rPr>
          <w:spacing w:val="-6"/>
          <w:sz w:val="24"/>
        </w:rPr>
        <w:t xml:space="preserve"> </w:t>
      </w:r>
      <w:r>
        <w:rPr>
          <w:sz w:val="24"/>
        </w:rPr>
        <w:t>periodically</w:t>
      </w:r>
      <w:r>
        <w:rPr>
          <w:spacing w:val="-11"/>
          <w:sz w:val="24"/>
        </w:rPr>
        <w:t xml:space="preserve"> </w:t>
      </w:r>
      <w:r>
        <w:rPr>
          <w:sz w:val="24"/>
        </w:rPr>
        <w:t>evaluates</w:t>
      </w:r>
      <w:r>
        <w:rPr>
          <w:spacing w:val="-7"/>
          <w:sz w:val="24"/>
        </w:rPr>
        <w:t xml:space="preserve"> </w:t>
      </w:r>
      <w:r>
        <w:rPr>
          <w:sz w:val="24"/>
        </w:rPr>
        <w:t>medical</w:t>
      </w:r>
      <w:r>
        <w:rPr>
          <w:spacing w:val="-6"/>
          <w:sz w:val="24"/>
        </w:rPr>
        <w:t xml:space="preserve"> </w:t>
      </w:r>
      <w:r>
        <w:rPr>
          <w:sz w:val="24"/>
        </w:rPr>
        <w:t>review</w:t>
      </w:r>
      <w:r>
        <w:rPr>
          <w:spacing w:val="-9"/>
          <w:sz w:val="24"/>
        </w:rPr>
        <w:t xml:space="preserve"> </w:t>
      </w:r>
      <w:r>
        <w:rPr>
          <w:sz w:val="24"/>
        </w:rPr>
        <w:t>determinations</w:t>
      </w:r>
      <w:r>
        <w:rPr>
          <w:spacing w:val="-7"/>
          <w:sz w:val="24"/>
        </w:rPr>
        <w:t xml:space="preserve"> </w:t>
      </w:r>
      <w:r>
        <w:rPr>
          <w:sz w:val="24"/>
        </w:rPr>
        <w:t>made</w:t>
      </w:r>
      <w:r>
        <w:rPr>
          <w:spacing w:val="-9"/>
          <w:sz w:val="24"/>
        </w:rPr>
        <w:t xml:space="preserve"> </w:t>
      </w:r>
      <w:r>
        <w:rPr>
          <w:sz w:val="24"/>
        </w:rPr>
        <w:t>by</w:t>
      </w:r>
      <w:r>
        <w:rPr>
          <w:spacing w:val="-11"/>
          <w:sz w:val="24"/>
        </w:rPr>
        <w:t xml:space="preserve"> </w:t>
      </w:r>
      <w:r>
        <w:rPr>
          <w:sz w:val="24"/>
        </w:rPr>
        <w:t>a</w:t>
      </w:r>
      <w:r>
        <w:rPr>
          <w:spacing w:val="-5"/>
          <w:sz w:val="24"/>
        </w:rPr>
        <w:t xml:space="preserve"> </w:t>
      </w:r>
      <w:r>
        <w:rPr>
          <w:sz w:val="24"/>
        </w:rPr>
        <w:t>variety</w:t>
      </w:r>
      <w:r>
        <w:rPr>
          <w:spacing w:val="-11"/>
          <w:sz w:val="24"/>
        </w:rPr>
        <w:t xml:space="preserve"> </w:t>
      </w:r>
      <w:r>
        <w:rPr>
          <w:sz w:val="24"/>
        </w:rPr>
        <w:t>of CMS contractors performing medical review of Medicare claims, including the Contractor. This is to ensure that medical review is being conducted consistently across all medical review contractors. As such, upon request, the Contractor shall provide to CMS or a designated accuracy contractor a list of all completed medical review</w:t>
      </w:r>
      <w:r>
        <w:rPr>
          <w:spacing w:val="-5"/>
          <w:sz w:val="24"/>
        </w:rPr>
        <w:t xml:space="preserve"> </w:t>
      </w:r>
      <w:r>
        <w:rPr>
          <w:sz w:val="24"/>
        </w:rPr>
        <w:t>claims</w:t>
      </w:r>
      <w:r>
        <w:rPr>
          <w:spacing w:val="-4"/>
          <w:sz w:val="24"/>
        </w:rPr>
        <w:t xml:space="preserve"> </w:t>
      </w:r>
      <w:r>
        <w:rPr>
          <w:sz w:val="24"/>
        </w:rPr>
        <w:t>for</w:t>
      </w:r>
      <w:r>
        <w:rPr>
          <w:spacing w:val="-5"/>
          <w:sz w:val="24"/>
        </w:rPr>
        <w:t xml:space="preserve"> </w:t>
      </w:r>
      <w:r>
        <w:rPr>
          <w:sz w:val="24"/>
        </w:rPr>
        <w:t>active</w:t>
      </w:r>
      <w:r>
        <w:rPr>
          <w:spacing w:val="-3"/>
          <w:sz w:val="24"/>
        </w:rPr>
        <w:t xml:space="preserve"> </w:t>
      </w:r>
      <w:r>
        <w:rPr>
          <w:sz w:val="24"/>
        </w:rPr>
        <w:t>projects</w:t>
      </w:r>
      <w:r>
        <w:rPr>
          <w:spacing w:val="-4"/>
          <w:sz w:val="24"/>
        </w:rPr>
        <w:t xml:space="preserve"> </w:t>
      </w:r>
      <w:r>
        <w:rPr>
          <w:sz w:val="24"/>
        </w:rPr>
        <w:t>by</w:t>
      </w:r>
      <w:r>
        <w:rPr>
          <w:spacing w:val="-8"/>
          <w:sz w:val="24"/>
        </w:rPr>
        <w:t xml:space="preserve"> </w:t>
      </w:r>
      <w:r w:rsidR="0065130A" w:rsidRPr="00046C5A">
        <w:rPr>
          <w:sz w:val="24"/>
        </w:rPr>
        <w:t>both</w:t>
      </w:r>
      <w:r w:rsidRPr="00046C5A">
        <w:rPr>
          <w:spacing w:val="-3"/>
          <w:sz w:val="24"/>
        </w:rPr>
        <w:t xml:space="preserve"> </w:t>
      </w:r>
      <w:r w:rsidRPr="00046C5A">
        <w:rPr>
          <w:sz w:val="24"/>
        </w:rPr>
        <w:t>work</w:t>
      </w:r>
      <w:r w:rsidRPr="00046C5A">
        <w:rPr>
          <w:spacing w:val="-2"/>
          <w:sz w:val="24"/>
        </w:rPr>
        <w:t xml:space="preserve"> </w:t>
      </w:r>
      <w:r w:rsidRPr="00046C5A">
        <w:rPr>
          <w:sz w:val="24"/>
        </w:rPr>
        <w:t>streams</w:t>
      </w:r>
      <w:r>
        <w:rPr>
          <w:spacing w:val="-4"/>
          <w:sz w:val="24"/>
        </w:rPr>
        <w:t xml:space="preserve"> </w:t>
      </w:r>
      <w:r>
        <w:rPr>
          <w:sz w:val="24"/>
        </w:rPr>
        <w:t>for</w:t>
      </w:r>
      <w:r>
        <w:rPr>
          <w:spacing w:val="-5"/>
          <w:sz w:val="24"/>
        </w:rPr>
        <w:t xml:space="preserve"> </w:t>
      </w:r>
      <w:r>
        <w:rPr>
          <w:sz w:val="24"/>
        </w:rPr>
        <w:t>sampling</w:t>
      </w:r>
      <w:r>
        <w:rPr>
          <w:spacing w:val="-6"/>
          <w:sz w:val="24"/>
        </w:rPr>
        <w:t xml:space="preserve"> </w:t>
      </w:r>
      <w:r>
        <w:rPr>
          <w:sz w:val="24"/>
        </w:rPr>
        <w:t>selection</w:t>
      </w:r>
      <w:r>
        <w:rPr>
          <w:spacing w:val="-4"/>
          <w:sz w:val="24"/>
        </w:rPr>
        <w:t xml:space="preserve"> </w:t>
      </w:r>
      <w:r>
        <w:rPr>
          <w:sz w:val="24"/>
        </w:rPr>
        <w:t>by CMS or the designated accuracy contractor.</w:t>
      </w:r>
    </w:p>
    <w:p w14:paraId="6DF55754" w14:textId="77777777" w:rsidR="00D61D72" w:rsidRDefault="00D61D72">
      <w:pPr>
        <w:pStyle w:val="BodyText"/>
        <w:spacing w:before="10"/>
        <w:rPr>
          <w:sz w:val="26"/>
        </w:rPr>
      </w:pPr>
    </w:p>
    <w:p w14:paraId="78241850" w14:textId="7E05B341" w:rsidR="00D61D72" w:rsidRDefault="00860DAE">
      <w:pPr>
        <w:pStyle w:val="BodyText"/>
        <w:spacing w:line="247" w:lineRule="auto"/>
        <w:ind w:left="1667" w:right="420" w:hanging="10"/>
      </w:pPr>
      <w:r>
        <w:t>Fifty (50) medical review cases shall be provided to the designated accuracy contractor and sha</w:t>
      </w:r>
      <w:r w:rsidRPr="00046C5A">
        <w:t xml:space="preserve">ll be comprised of medical review conducted by </w:t>
      </w:r>
      <w:r w:rsidR="0065130A" w:rsidRPr="00046C5A">
        <w:t>both</w:t>
      </w:r>
      <w:r w:rsidRPr="00046C5A">
        <w:t xml:space="preserve"> work streams.</w:t>
      </w:r>
      <w:r w:rsidRPr="00046C5A">
        <w:rPr>
          <w:spacing w:val="40"/>
        </w:rPr>
        <w:t xml:space="preserve"> </w:t>
      </w:r>
      <w:r w:rsidRPr="00046C5A">
        <w:t>The</w:t>
      </w:r>
      <w:r>
        <w:t xml:space="preserve"> type of medical review cases to be submitted will be determined by CMS.</w:t>
      </w:r>
      <w:r>
        <w:rPr>
          <w:spacing w:val="-6"/>
        </w:rPr>
        <w:t xml:space="preserve"> </w:t>
      </w:r>
      <w:r>
        <w:t>CMS</w:t>
      </w:r>
      <w:r>
        <w:rPr>
          <w:spacing w:val="-5"/>
        </w:rPr>
        <w:t xml:space="preserve"> </w:t>
      </w:r>
      <w:r>
        <w:t>may</w:t>
      </w:r>
      <w:r>
        <w:rPr>
          <w:spacing w:val="-11"/>
        </w:rPr>
        <w:t xml:space="preserve"> </w:t>
      </w:r>
      <w:r>
        <w:t>request</w:t>
      </w:r>
      <w:r>
        <w:rPr>
          <w:spacing w:val="-8"/>
        </w:rPr>
        <w:t xml:space="preserve"> </w:t>
      </w:r>
      <w:r>
        <w:t>additional</w:t>
      </w:r>
      <w:r>
        <w:rPr>
          <w:spacing w:val="-5"/>
        </w:rPr>
        <w:t xml:space="preserve"> </w:t>
      </w:r>
      <w:r>
        <w:t>claims</w:t>
      </w:r>
      <w:r>
        <w:rPr>
          <w:spacing w:val="-6"/>
        </w:rPr>
        <w:t xml:space="preserve"> </w:t>
      </w:r>
      <w:r>
        <w:t>over</w:t>
      </w:r>
      <w:r>
        <w:rPr>
          <w:spacing w:val="-9"/>
        </w:rPr>
        <w:t xml:space="preserve"> </w:t>
      </w:r>
      <w:r>
        <w:t>and</w:t>
      </w:r>
      <w:r>
        <w:rPr>
          <w:spacing w:val="-6"/>
        </w:rPr>
        <w:t xml:space="preserve"> </w:t>
      </w:r>
      <w:r>
        <w:t>above</w:t>
      </w:r>
      <w:r>
        <w:rPr>
          <w:spacing w:val="-9"/>
        </w:rPr>
        <w:t xml:space="preserve"> </w:t>
      </w:r>
      <w:r>
        <w:t>the</w:t>
      </w:r>
      <w:r>
        <w:rPr>
          <w:spacing w:val="-7"/>
        </w:rPr>
        <w:t xml:space="preserve"> </w:t>
      </w:r>
      <w:r>
        <w:t>average</w:t>
      </w:r>
      <w:r>
        <w:rPr>
          <w:spacing w:val="-7"/>
        </w:rPr>
        <w:t xml:space="preserve"> </w:t>
      </w:r>
      <w:r>
        <w:t>of</w:t>
      </w:r>
      <w:r>
        <w:rPr>
          <w:spacing w:val="-9"/>
        </w:rPr>
        <w:t xml:space="preserve"> </w:t>
      </w:r>
      <w:r>
        <w:t>50</w:t>
      </w:r>
      <w:r>
        <w:rPr>
          <w:spacing w:val="-3"/>
        </w:rPr>
        <w:t xml:space="preserve"> </w:t>
      </w:r>
      <w:r>
        <w:t>claims per month for Quality Assurance (QA) purposes at any time.</w:t>
      </w:r>
    </w:p>
    <w:p w14:paraId="1BC5BD5C" w14:textId="77777777" w:rsidR="00D61D72" w:rsidRDefault="00D61D72">
      <w:pPr>
        <w:pStyle w:val="BodyText"/>
        <w:spacing w:before="1"/>
        <w:rPr>
          <w:sz w:val="27"/>
        </w:rPr>
      </w:pPr>
    </w:p>
    <w:p w14:paraId="0BFE357C" w14:textId="77777777" w:rsidR="00D61D72" w:rsidRDefault="00860DAE">
      <w:pPr>
        <w:pStyle w:val="BodyText"/>
        <w:spacing w:line="247" w:lineRule="auto"/>
        <w:ind w:left="1667" w:right="377" w:hanging="10"/>
      </w:pPr>
      <w:r>
        <w:t>The CMS Medical Review Accuracy Program lead will notify the Contractor of the outcome of their medical review case evaluations. The Contractor will have the opportunity to provide a rebuttal for any cases for which there is a disagreement between the SMRC and the CMS Medical Review Accuracy Contractor.</w:t>
      </w:r>
      <w:r>
        <w:rPr>
          <w:spacing w:val="40"/>
        </w:rPr>
        <w:t xml:space="preserve"> </w:t>
      </w:r>
      <w:r>
        <w:t>At CMS discretion, CMS reviews disagreements between MR contractors and the Medical Review</w:t>
      </w:r>
      <w:r>
        <w:rPr>
          <w:spacing w:val="-9"/>
        </w:rPr>
        <w:t xml:space="preserve"> </w:t>
      </w:r>
      <w:r>
        <w:t>Accuracy</w:t>
      </w:r>
      <w:r>
        <w:rPr>
          <w:spacing w:val="-11"/>
        </w:rPr>
        <w:t xml:space="preserve"> </w:t>
      </w:r>
      <w:r>
        <w:t>Program</w:t>
      </w:r>
      <w:r>
        <w:rPr>
          <w:spacing w:val="-5"/>
        </w:rPr>
        <w:t xml:space="preserve"> </w:t>
      </w:r>
      <w:r>
        <w:t>Contractor.</w:t>
      </w:r>
      <w:r>
        <w:rPr>
          <w:spacing w:val="35"/>
        </w:rPr>
        <w:t xml:space="preserve"> </w:t>
      </w:r>
      <w:r>
        <w:t>CMS</w:t>
      </w:r>
      <w:r>
        <w:rPr>
          <w:spacing w:val="-5"/>
        </w:rPr>
        <w:t xml:space="preserve"> </w:t>
      </w:r>
      <w:r>
        <w:t>findings</w:t>
      </w:r>
      <w:r>
        <w:rPr>
          <w:spacing w:val="-6"/>
        </w:rPr>
        <w:t xml:space="preserve"> </w:t>
      </w:r>
      <w:r>
        <w:t>will</w:t>
      </w:r>
      <w:r>
        <w:rPr>
          <w:spacing w:val="-5"/>
        </w:rPr>
        <w:t xml:space="preserve"> </w:t>
      </w:r>
      <w:r>
        <w:t>be</w:t>
      </w:r>
      <w:r>
        <w:rPr>
          <w:spacing w:val="-9"/>
        </w:rPr>
        <w:t xml:space="preserve"> </w:t>
      </w:r>
      <w:r>
        <w:t>shared</w:t>
      </w:r>
      <w:r>
        <w:rPr>
          <w:spacing w:val="-6"/>
        </w:rPr>
        <w:t xml:space="preserve"> </w:t>
      </w:r>
      <w:r>
        <w:t>with</w:t>
      </w:r>
      <w:r>
        <w:rPr>
          <w:spacing w:val="-6"/>
        </w:rPr>
        <w:t xml:space="preserve"> </w:t>
      </w:r>
      <w:r>
        <w:t>the</w:t>
      </w:r>
      <w:r>
        <w:rPr>
          <w:spacing w:val="-9"/>
        </w:rPr>
        <w:t xml:space="preserve"> </w:t>
      </w:r>
      <w:r>
        <w:t xml:space="preserve">SMRC </w:t>
      </w:r>
      <w:r>
        <w:rPr>
          <w:spacing w:val="-2"/>
        </w:rPr>
        <w:t>Contractor.</w:t>
      </w:r>
    </w:p>
    <w:p w14:paraId="32569F54" w14:textId="77777777" w:rsidR="00D61D72" w:rsidRDefault="00D61D72">
      <w:pPr>
        <w:pStyle w:val="BodyText"/>
        <w:spacing w:before="4"/>
        <w:rPr>
          <w:sz w:val="27"/>
        </w:rPr>
      </w:pPr>
    </w:p>
    <w:p w14:paraId="402B25B8" w14:textId="77777777" w:rsidR="00D61D72" w:rsidRDefault="00860DAE" w:rsidP="00F36254">
      <w:pPr>
        <w:pStyle w:val="Heading2"/>
        <w:ind w:left="0" w:firstLine="540"/>
      </w:pPr>
      <w:bookmarkStart w:id="13" w:name="The_overall_scope_of_work_for_the_projec"/>
      <w:bookmarkEnd w:id="13"/>
      <w:r>
        <w:t>The</w:t>
      </w:r>
      <w:r>
        <w:rPr>
          <w:spacing w:val="-10"/>
        </w:rPr>
        <w:t xml:space="preserve"> </w:t>
      </w:r>
      <w:r>
        <w:t>overall</w:t>
      </w:r>
      <w:r>
        <w:rPr>
          <w:spacing w:val="-1"/>
        </w:rPr>
        <w:t xml:space="preserve"> </w:t>
      </w:r>
      <w:r>
        <w:t>scope</w:t>
      </w:r>
      <w:r>
        <w:rPr>
          <w:spacing w:val="-5"/>
        </w:rPr>
        <w:t xml:space="preserve"> </w:t>
      </w:r>
      <w:r>
        <w:t>of</w:t>
      </w:r>
      <w:r>
        <w:rPr>
          <w:spacing w:val="-2"/>
        </w:rPr>
        <w:t xml:space="preserve"> </w:t>
      </w:r>
      <w:r>
        <w:t>work</w:t>
      </w:r>
      <w:r>
        <w:rPr>
          <w:spacing w:val="-2"/>
        </w:rPr>
        <w:t xml:space="preserve"> </w:t>
      </w:r>
      <w:r>
        <w:t>for</w:t>
      </w:r>
      <w:r>
        <w:rPr>
          <w:spacing w:val="-5"/>
        </w:rPr>
        <w:t xml:space="preserve"> </w:t>
      </w:r>
      <w:r>
        <w:t>the</w:t>
      </w:r>
      <w:r>
        <w:rPr>
          <w:spacing w:val="-5"/>
        </w:rPr>
        <w:t xml:space="preserve"> </w:t>
      </w:r>
      <w:r>
        <w:t>project</w:t>
      </w:r>
      <w:r>
        <w:rPr>
          <w:spacing w:val="-5"/>
        </w:rPr>
        <w:t xml:space="preserve"> </w:t>
      </w:r>
      <w:r>
        <w:t>includes</w:t>
      </w:r>
      <w:r>
        <w:rPr>
          <w:spacing w:val="-2"/>
        </w:rPr>
        <w:t xml:space="preserve"> </w:t>
      </w:r>
      <w:r>
        <w:t>the</w:t>
      </w:r>
      <w:r>
        <w:rPr>
          <w:spacing w:val="-5"/>
        </w:rPr>
        <w:t xml:space="preserve"> </w:t>
      </w:r>
      <w:r>
        <w:t>following</w:t>
      </w:r>
      <w:r>
        <w:rPr>
          <w:spacing w:val="-6"/>
        </w:rPr>
        <w:t xml:space="preserve"> </w:t>
      </w:r>
      <w:r>
        <w:t>primary</w:t>
      </w:r>
      <w:r>
        <w:rPr>
          <w:spacing w:val="-1"/>
        </w:rPr>
        <w:t xml:space="preserve"> </w:t>
      </w:r>
      <w:r>
        <w:rPr>
          <w:spacing w:val="-2"/>
        </w:rPr>
        <w:t>tasks/activities:</w:t>
      </w:r>
    </w:p>
    <w:p w14:paraId="5252D344" w14:textId="4ED55E9D" w:rsidR="00D61D72" w:rsidRPr="00C938F6" w:rsidRDefault="00307585" w:rsidP="00C938F6">
      <w:pPr>
        <w:pStyle w:val="BodyText"/>
        <w:spacing w:before="11"/>
        <w:ind w:left="540"/>
        <w:rPr>
          <w:b/>
        </w:rPr>
      </w:pPr>
      <w:r>
        <w:rPr>
          <w:b/>
        </w:rPr>
        <w:t xml:space="preserve">Note: </w:t>
      </w:r>
      <w:r w:rsidR="00E80F7E" w:rsidRPr="00C938F6">
        <w:rPr>
          <w:b/>
        </w:rPr>
        <w:t xml:space="preserve">Task 3 </w:t>
      </w:r>
      <w:ins w:id="14" w:author="Scott Wakefield" w:date="2026-04-16T12:35:00Z" w16du:dateUtc="2026-04-16T16:35:00Z">
        <w:r w:rsidR="00770EA8">
          <w:rPr>
            <w:b/>
          </w:rPr>
          <w:t>and Task 12 are</w:t>
        </w:r>
      </w:ins>
      <w:del w:id="15" w:author="Scott Wakefield" w:date="2026-04-16T12:35:00Z" w16du:dateUtc="2026-04-16T16:35:00Z">
        <w:r w:rsidR="00E80F7E" w:rsidRPr="00C938F6" w:rsidDel="00770EA8">
          <w:rPr>
            <w:b/>
          </w:rPr>
          <w:delText>is</w:delText>
        </w:r>
      </w:del>
      <w:r w:rsidR="00E80F7E" w:rsidRPr="00C938F6">
        <w:rPr>
          <w:b/>
        </w:rPr>
        <w:t xml:space="preserve"> marked as </w:t>
      </w:r>
      <w:r>
        <w:rPr>
          <w:b/>
        </w:rPr>
        <w:t xml:space="preserve">intentionally left blank to maintain the numbering scheme of the tasks.  </w:t>
      </w:r>
    </w:p>
    <w:p w14:paraId="4E7FC639" w14:textId="77777777" w:rsidR="00D61D72" w:rsidRDefault="00860DAE">
      <w:pPr>
        <w:pStyle w:val="ListParagraph"/>
        <w:numPr>
          <w:ilvl w:val="1"/>
          <w:numId w:val="50"/>
        </w:numPr>
        <w:tabs>
          <w:tab w:val="left" w:pos="2020"/>
        </w:tabs>
        <w:spacing w:before="0"/>
        <w:rPr>
          <w:sz w:val="24"/>
        </w:rPr>
      </w:pPr>
      <w:r>
        <w:rPr>
          <w:sz w:val="24"/>
        </w:rPr>
        <w:t>Task</w:t>
      </w:r>
      <w:r>
        <w:rPr>
          <w:spacing w:val="-3"/>
          <w:sz w:val="24"/>
        </w:rPr>
        <w:t xml:space="preserve"> </w:t>
      </w:r>
      <w:r>
        <w:rPr>
          <w:sz w:val="24"/>
        </w:rPr>
        <w:t>1:</w:t>
      </w:r>
      <w:r>
        <w:rPr>
          <w:spacing w:val="-1"/>
          <w:sz w:val="24"/>
        </w:rPr>
        <w:t xml:space="preserve"> </w:t>
      </w:r>
      <w:r>
        <w:rPr>
          <w:sz w:val="24"/>
        </w:rPr>
        <w:t>PCG</w:t>
      </w:r>
      <w:r>
        <w:rPr>
          <w:spacing w:val="-4"/>
          <w:sz w:val="24"/>
        </w:rPr>
        <w:t xml:space="preserve"> </w:t>
      </w:r>
      <w:r>
        <w:rPr>
          <w:sz w:val="24"/>
        </w:rPr>
        <w:t>Specialty</w:t>
      </w:r>
      <w:r>
        <w:rPr>
          <w:spacing w:val="-6"/>
          <w:sz w:val="24"/>
        </w:rPr>
        <w:t xml:space="preserve"> </w:t>
      </w:r>
      <w:r>
        <w:rPr>
          <w:spacing w:val="-2"/>
          <w:sz w:val="24"/>
        </w:rPr>
        <w:t>Reviews</w:t>
      </w:r>
    </w:p>
    <w:p w14:paraId="16E44F7A" w14:textId="6B45E967" w:rsidR="00D61D72" w:rsidRDefault="00860DAE">
      <w:pPr>
        <w:pStyle w:val="ListParagraph"/>
        <w:numPr>
          <w:ilvl w:val="1"/>
          <w:numId w:val="50"/>
        </w:numPr>
        <w:tabs>
          <w:tab w:val="left" w:pos="2020"/>
        </w:tabs>
        <w:rPr>
          <w:sz w:val="24"/>
        </w:rPr>
      </w:pPr>
      <w:r w:rsidRPr="00486D91">
        <w:rPr>
          <w:sz w:val="24"/>
        </w:rPr>
        <w:t>Task</w:t>
      </w:r>
      <w:r w:rsidRPr="00486D91">
        <w:rPr>
          <w:spacing w:val="-10"/>
          <w:sz w:val="24"/>
        </w:rPr>
        <w:t xml:space="preserve"> </w:t>
      </w:r>
      <w:r w:rsidRPr="00486D91">
        <w:rPr>
          <w:sz w:val="24"/>
        </w:rPr>
        <w:t>2:</w:t>
      </w:r>
      <w:r>
        <w:rPr>
          <w:spacing w:val="-4"/>
          <w:sz w:val="24"/>
        </w:rPr>
        <w:t xml:space="preserve"> </w:t>
      </w:r>
      <w:r>
        <w:rPr>
          <w:sz w:val="24"/>
        </w:rPr>
        <w:t>Medical</w:t>
      </w:r>
      <w:r>
        <w:rPr>
          <w:spacing w:val="-4"/>
          <w:sz w:val="24"/>
        </w:rPr>
        <w:t xml:space="preserve"> </w:t>
      </w:r>
      <w:r>
        <w:rPr>
          <w:sz w:val="24"/>
        </w:rPr>
        <w:t>Reviews</w:t>
      </w:r>
      <w:r>
        <w:rPr>
          <w:spacing w:val="-1"/>
          <w:sz w:val="24"/>
        </w:rPr>
        <w:t xml:space="preserve"> </w:t>
      </w:r>
      <w:r>
        <w:rPr>
          <w:sz w:val="24"/>
        </w:rPr>
        <w:t>for</w:t>
      </w:r>
      <w:r>
        <w:rPr>
          <w:spacing w:val="-6"/>
          <w:sz w:val="24"/>
        </w:rPr>
        <w:t xml:space="preserve"> </w:t>
      </w:r>
      <w:r>
        <w:rPr>
          <w:sz w:val="24"/>
        </w:rPr>
        <w:t>Program Integrity</w:t>
      </w:r>
      <w:r>
        <w:rPr>
          <w:spacing w:val="-10"/>
          <w:sz w:val="24"/>
        </w:rPr>
        <w:t xml:space="preserve"> </w:t>
      </w:r>
      <w:r>
        <w:rPr>
          <w:spacing w:val="-2"/>
          <w:sz w:val="24"/>
        </w:rPr>
        <w:t>Support</w:t>
      </w:r>
      <w:r w:rsidR="00831AC4">
        <w:rPr>
          <w:spacing w:val="-2"/>
          <w:sz w:val="24"/>
        </w:rPr>
        <w:t xml:space="preserve"> </w:t>
      </w:r>
    </w:p>
    <w:p w14:paraId="4FC9BBD5" w14:textId="290A8BB4" w:rsidR="00D61D72" w:rsidRDefault="00860DAE">
      <w:pPr>
        <w:pStyle w:val="ListParagraph"/>
        <w:numPr>
          <w:ilvl w:val="1"/>
          <w:numId w:val="50"/>
        </w:numPr>
        <w:tabs>
          <w:tab w:val="left" w:pos="2020"/>
        </w:tabs>
        <w:spacing w:before="21" w:line="259" w:lineRule="auto"/>
        <w:ind w:right="730"/>
        <w:rPr>
          <w:sz w:val="24"/>
        </w:rPr>
      </w:pPr>
      <w:r>
        <w:rPr>
          <w:sz w:val="24"/>
        </w:rPr>
        <w:t>Task</w:t>
      </w:r>
      <w:r>
        <w:rPr>
          <w:spacing w:val="-10"/>
          <w:sz w:val="24"/>
        </w:rPr>
        <w:t xml:space="preserve"> </w:t>
      </w:r>
      <w:r>
        <w:rPr>
          <w:sz w:val="24"/>
        </w:rPr>
        <w:t>3:</w:t>
      </w:r>
      <w:r>
        <w:rPr>
          <w:spacing w:val="-10"/>
          <w:sz w:val="24"/>
        </w:rPr>
        <w:t xml:space="preserve"> </w:t>
      </w:r>
      <w:r w:rsidR="00307585">
        <w:rPr>
          <w:spacing w:val="-2"/>
          <w:sz w:val="24"/>
        </w:rPr>
        <w:t xml:space="preserve">– INTENTIONALLY LEFT BLANK.  </w:t>
      </w:r>
    </w:p>
    <w:p w14:paraId="55AF88DD" w14:textId="77777777" w:rsidR="00D61D72" w:rsidRDefault="00860DAE">
      <w:pPr>
        <w:pStyle w:val="ListParagraph"/>
        <w:numPr>
          <w:ilvl w:val="1"/>
          <w:numId w:val="50"/>
        </w:numPr>
        <w:tabs>
          <w:tab w:val="left" w:pos="2020"/>
        </w:tabs>
        <w:spacing w:before="51"/>
        <w:rPr>
          <w:sz w:val="24"/>
        </w:rPr>
      </w:pPr>
      <w:r>
        <w:rPr>
          <w:sz w:val="24"/>
        </w:rPr>
        <w:t>Task</w:t>
      </w:r>
      <w:r>
        <w:rPr>
          <w:spacing w:val="-6"/>
          <w:sz w:val="24"/>
        </w:rPr>
        <w:t xml:space="preserve"> </w:t>
      </w:r>
      <w:r>
        <w:rPr>
          <w:sz w:val="24"/>
        </w:rPr>
        <w:t>4:</w:t>
      </w:r>
      <w:r>
        <w:rPr>
          <w:spacing w:val="-5"/>
          <w:sz w:val="24"/>
        </w:rPr>
        <w:t xml:space="preserve"> </w:t>
      </w:r>
      <w:r>
        <w:rPr>
          <w:sz w:val="24"/>
        </w:rPr>
        <w:t>Perform</w:t>
      </w:r>
      <w:r>
        <w:rPr>
          <w:spacing w:val="-2"/>
          <w:sz w:val="24"/>
        </w:rPr>
        <w:t xml:space="preserve"> </w:t>
      </w:r>
      <w:r>
        <w:rPr>
          <w:sz w:val="24"/>
        </w:rPr>
        <w:t>Non-Medical</w:t>
      </w:r>
      <w:r>
        <w:rPr>
          <w:spacing w:val="-5"/>
          <w:sz w:val="24"/>
        </w:rPr>
        <w:t xml:space="preserve"> </w:t>
      </w:r>
      <w:r>
        <w:rPr>
          <w:sz w:val="24"/>
        </w:rPr>
        <w:t>Record</w:t>
      </w:r>
      <w:r>
        <w:rPr>
          <w:spacing w:val="-5"/>
          <w:sz w:val="24"/>
        </w:rPr>
        <w:t xml:space="preserve"> </w:t>
      </w:r>
      <w:r>
        <w:rPr>
          <w:spacing w:val="-2"/>
          <w:sz w:val="24"/>
        </w:rPr>
        <w:t>Review</w:t>
      </w:r>
    </w:p>
    <w:p w14:paraId="4A227973" w14:textId="77777777" w:rsidR="00D61D72" w:rsidRDefault="00860DAE">
      <w:pPr>
        <w:pStyle w:val="ListParagraph"/>
        <w:numPr>
          <w:ilvl w:val="1"/>
          <w:numId w:val="50"/>
        </w:numPr>
        <w:tabs>
          <w:tab w:val="left" w:pos="2020"/>
        </w:tabs>
        <w:ind w:hanging="361"/>
        <w:rPr>
          <w:sz w:val="24"/>
        </w:rPr>
      </w:pPr>
      <w:r>
        <w:rPr>
          <w:sz w:val="24"/>
        </w:rPr>
        <w:t>Task</w:t>
      </w:r>
      <w:r>
        <w:rPr>
          <w:spacing w:val="-4"/>
          <w:sz w:val="24"/>
        </w:rPr>
        <w:t xml:space="preserve"> </w:t>
      </w:r>
      <w:r>
        <w:rPr>
          <w:sz w:val="24"/>
        </w:rPr>
        <w:t>5:</w:t>
      </w:r>
      <w:r>
        <w:rPr>
          <w:spacing w:val="-1"/>
          <w:sz w:val="24"/>
        </w:rPr>
        <w:t xml:space="preserve"> </w:t>
      </w:r>
      <w:r>
        <w:rPr>
          <w:spacing w:val="-2"/>
          <w:sz w:val="24"/>
        </w:rPr>
        <w:t>Research</w:t>
      </w:r>
    </w:p>
    <w:p w14:paraId="279A1196" w14:textId="77777777" w:rsidR="00D61D72" w:rsidRDefault="00860DAE">
      <w:pPr>
        <w:pStyle w:val="ListParagraph"/>
        <w:numPr>
          <w:ilvl w:val="1"/>
          <w:numId w:val="50"/>
        </w:numPr>
        <w:tabs>
          <w:tab w:val="left" w:pos="2020"/>
        </w:tabs>
        <w:ind w:hanging="361"/>
        <w:rPr>
          <w:sz w:val="24"/>
        </w:rPr>
      </w:pPr>
      <w:r>
        <w:rPr>
          <w:sz w:val="24"/>
        </w:rPr>
        <w:t>Task</w:t>
      </w:r>
      <w:r>
        <w:rPr>
          <w:spacing w:val="-5"/>
          <w:sz w:val="24"/>
        </w:rPr>
        <w:t xml:space="preserve"> </w:t>
      </w:r>
      <w:r>
        <w:rPr>
          <w:sz w:val="24"/>
        </w:rPr>
        <w:t>6:</w:t>
      </w:r>
      <w:r>
        <w:rPr>
          <w:spacing w:val="-1"/>
          <w:sz w:val="24"/>
        </w:rPr>
        <w:t xml:space="preserve"> </w:t>
      </w:r>
      <w:r>
        <w:rPr>
          <w:sz w:val="24"/>
        </w:rPr>
        <w:t>Data</w:t>
      </w:r>
      <w:r>
        <w:rPr>
          <w:spacing w:val="-5"/>
          <w:sz w:val="24"/>
        </w:rPr>
        <w:t xml:space="preserve"> </w:t>
      </w:r>
      <w:r>
        <w:rPr>
          <w:spacing w:val="-2"/>
          <w:sz w:val="24"/>
        </w:rPr>
        <w:t>Analysis</w:t>
      </w:r>
    </w:p>
    <w:p w14:paraId="5CA1750B" w14:textId="77777777" w:rsidR="00D61D72" w:rsidRDefault="00860DAE">
      <w:pPr>
        <w:pStyle w:val="ListParagraph"/>
        <w:numPr>
          <w:ilvl w:val="1"/>
          <w:numId w:val="50"/>
        </w:numPr>
        <w:tabs>
          <w:tab w:val="left" w:pos="2020"/>
        </w:tabs>
        <w:spacing w:before="21"/>
        <w:ind w:hanging="361"/>
        <w:rPr>
          <w:sz w:val="24"/>
        </w:rPr>
      </w:pPr>
      <w:r>
        <w:rPr>
          <w:sz w:val="24"/>
        </w:rPr>
        <w:t>Task</w:t>
      </w:r>
      <w:r>
        <w:rPr>
          <w:spacing w:val="-5"/>
          <w:sz w:val="24"/>
        </w:rPr>
        <w:t xml:space="preserve"> </w:t>
      </w:r>
      <w:r>
        <w:rPr>
          <w:sz w:val="24"/>
        </w:rPr>
        <w:t>7:</w:t>
      </w:r>
      <w:r>
        <w:rPr>
          <w:spacing w:val="-4"/>
          <w:sz w:val="24"/>
        </w:rPr>
        <w:t xml:space="preserve"> </w:t>
      </w:r>
      <w:r>
        <w:rPr>
          <w:sz w:val="24"/>
        </w:rPr>
        <w:t>Claim</w:t>
      </w:r>
      <w:r>
        <w:rPr>
          <w:spacing w:val="-4"/>
          <w:sz w:val="24"/>
        </w:rPr>
        <w:t xml:space="preserve"> </w:t>
      </w:r>
      <w:r>
        <w:rPr>
          <w:sz w:val="24"/>
        </w:rPr>
        <w:t>re-</w:t>
      </w:r>
      <w:r>
        <w:rPr>
          <w:spacing w:val="-2"/>
          <w:sz w:val="24"/>
        </w:rPr>
        <w:t>review</w:t>
      </w:r>
    </w:p>
    <w:p w14:paraId="391400C3" w14:textId="77777777" w:rsidR="00D61D72" w:rsidRDefault="00860DAE">
      <w:pPr>
        <w:pStyle w:val="ListParagraph"/>
        <w:numPr>
          <w:ilvl w:val="1"/>
          <w:numId w:val="50"/>
        </w:numPr>
        <w:tabs>
          <w:tab w:val="left" w:pos="2020"/>
        </w:tabs>
        <w:rPr>
          <w:sz w:val="24"/>
        </w:rPr>
      </w:pPr>
      <w:r>
        <w:rPr>
          <w:sz w:val="24"/>
        </w:rPr>
        <w:t>Task</w:t>
      </w:r>
      <w:r>
        <w:rPr>
          <w:spacing w:val="-2"/>
          <w:sz w:val="24"/>
        </w:rPr>
        <w:t xml:space="preserve"> </w:t>
      </w:r>
      <w:r>
        <w:rPr>
          <w:sz w:val="24"/>
        </w:rPr>
        <w:t>8:</w:t>
      </w:r>
      <w:r>
        <w:rPr>
          <w:spacing w:val="-1"/>
          <w:sz w:val="24"/>
        </w:rPr>
        <w:t xml:space="preserve"> </w:t>
      </w:r>
      <w:r>
        <w:rPr>
          <w:sz w:val="24"/>
        </w:rPr>
        <w:t>Public</w:t>
      </w:r>
      <w:r>
        <w:rPr>
          <w:spacing w:val="-1"/>
          <w:sz w:val="24"/>
        </w:rPr>
        <w:t xml:space="preserve"> </w:t>
      </w:r>
      <w:r>
        <w:rPr>
          <w:spacing w:val="-2"/>
          <w:sz w:val="24"/>
        </w:rPr>
        <w:t>Website</w:t>
      </w:r>
    </w:p>
    <w:p w14:paraId="4F6E038B" w14:textId="77777777" w:rsidR="00D61D72" w:rsidRDefault="00860DAE">
      <w:pPr>
        <w:pStyle w:val="ListParagraph"/>
        <w:numPr>
          <w:ilvl w:val="1"/>
          <w:numId w:val="50"/>
        </w:numPr>
        <w:tabs>
          <w:tab w:val="left" w:pos="2020"/>
        </w:tabs>
        <w:spacing w:before="19"/>
        <w:rPr>
          <w:sz w:val="24"/>
        </w:rPr>
      </w:pPr>
      <w:r>
        <w:rPr>
          <w:sz w:val="24"/>
        </w:rPr>
        <w:t>Task</w:t>
      </w:r>
      <w:r>
        <w:rPr>
          <w:spacing w:val="-7"/>
          <w:sz w:val="24"/>
        </w:rPr>
        <w:t xml:space="preserve"> </w:t>
      </w:r>
      <w:r>
        <w:rPr>
          <w:sz w:val="24"/>
        </w:rPr>
        <w:t>9:</w:t>
      </w:r>
      <w:r>
        <w:rPr>
          <w:spacing w:val="-2"/>
          <w:sz w:val="24"/>
        </w:rPr>
        <w:t xml:space="preserve"> </w:t>
      </w:r>
      <w:r>
        <w:rPr>
          <w:sz w:val="24"/>
        </w:rPr>
        <w:t>Record</w:t>
      </w:r>
      <w:r>
        <w:rPr>
          <w:spacing w:val="-2"/>
          <w:sz w:val="24"/>
        </w:rPr>
        <w:t xml:space="preserve"> </w:t>
      </w:r>
      <w:r>
        <w:rPr>
          <w:sz w:val="24"/>
        </w:rPr>
        <w:t>Management</w:t>
      </w:r>
      <w:r>
        <w:rPr>
          <w:spacing w:val="-2"/>
          <w:sz w:val="24"/>
        </w:rPr>
        <w:t xml:space="preserve"> </w:t>
      </w:r>
      <w:r>
        <w:rPr>
          <w:sz w:val="24"/>
        </w:rPr>
        <w:t>and</w:t>
      </w:r>
      <w:r>
        <w:rPr>
          <w:spacing w:val="-3"/>
          <w:sz w:val="24"/>
        </w:rPr>
        <w:t xml:space="preserve"> </w:t>
      </w:r>
      <w:r>
        <w:rPr>
          <w:sz w:val="24"/>
        </w:rPr>
        <w:t>Work</w:t>
      </w:r>
      <w:r>
        <w:rPr>
          <w:spacing w:val="-2"/>
          <w:sz w:val="24"/>
        </w:rPr>
        <w:t xml:space="preserve"> Tracking</w:t>
      </w:r>
    </w:p>
    <w:p w14:paraId="4A8AC902" w14:textId="77777777" w:rsidR="00D61D72" w:rsidRDefault="00D61D72">
      <w:pPr>
        <w:rPr>
          <w:sz w:val="24"/>
        </w:rPr>
        <w:sectPr w:rsidR="00D61D72">
          <w:pgSz w:w="12240" w:h="15840"/>
          <w:pgMar w:top="1240" w:right="1120" w:bottom="1460" w:left="860" w:header="0" w:footer="1211" w:gutter="0"/>
          <w:cols w:space="720"/>
        </w:sectPr>
      </w:pPr>
    </w:p>
    <w:p w14:paraId="494E1F94" w14:textId="77777777" w:rsidR="00D61D72" w:rsidRDefault="00860DAE">
      <w:pPr>
        <w:pStyle w:val="ListParagraph"/>
        <w:numPr>
          <w:ilvl w:val="1"/>
          <w:numId w:val="50"/>
        </w:numPr>
        <w:tabs>
          <w:tab w:val="left" w:pos="2020"/>
        </w:tabs>
        <w:spacing w:before="79"/>
        <w:rPr>
          <w:sz w:val="24"/>
        </w:rPr>
      </w:pPr>
      <w:r>
        <w:rPr>
          <w:sz w:val="24"/>
        </w:rPr>
        <w:t>Task</w:t>
      </w:r>
      <w:r>
        <w:rPr>
          <w:spacing w:val="-2"/>
          <w:sz w:val="24"/>
        </w:rPr>
        <w:t xml:space="preserve"> </w:t>
      </w:r>
      <w:r>
        <w:rPr>
          <w:sz w:val="24"/>
        </w:rPr>
        <w:t>10:</w:t>
      </w:r>
      <w:r>
        <w:rPr>
          <w:spacing w:val="-3"/>
          <w:sz w:val="24"/>
        </w:rPr>
        <w:t xml:space="preserve"> </w:t>
      </w:r>
      <w:r>
        <w:rPr>
          <w:sz w:val="24"/>
        </w:rPr>
        <w:t>Customer</w:t>
      </w:r>
      <w:r>
        <w:rPr>
          <w:spacing w:val="-2"/>
          <w:sz w:val="24"/>
        </w:rPr>
        <w:t xml:space="preserve"> Support</w:t>
      </w:r>
    </w:p>
    <w:p w14:paraId="551E400A" w14:textId="77777777" w:rsidR="00D61D72" w:rsidRDefault="00860DAE">
      <w:pPr>
        <w:pStyle w:val="ListParagraph"/>
        <w:numPr>
          <w:ilvl w:val="1"/>
          <w:numId w:val="50"/>
        </w:numPr>
        <w:tabs>
          <w:tab w:val="left" w:pos="2020"/>
        </w:tabs>
        <w:spacing w:before="21" w:line="247" w:lineRule="auto"/>
        <w:ind w:left="2019" w:right="888"/>
        <w:rPr>
          <w:sz w:val="24"/>
        </w:rPr>
      </w:pPr>
      <w:r>
        <w:rPr>
          <w:sz w:val="24"/>
        </w:rPr>
        <w:t>Task</w:t>
      </w:r>
      <w:r>
        <w:rPr>
          <w:spacing w:val="-9"/>
          <w:sz w:val="24"/>
        </w:rPr>
        <w:t xml:space="preserve"> </w:t>
      </w:r>
      <w:r>
        <w:rPr>
          <w:sz w:val="24"/>
        </w:rPr>
        <w:t>11:</w:t>
      </w:r>
      <w:r>
        <w:rPr>
          <w:spacing w:val="-9"/>
          <w:sz w:val="24"/>
        </w:rPr>
        <w:t xml:space="preserve"> </w:t>
      </w:r>
      <w:r>
        <w:rPr>
          <w:sz w:val="24"/>
        </w:rPr>
        <w:t>Defending</w:t>
      </w:r>
      <w:r>
        <w:rPr>
          <w:spacing w:val="-12"/>
          <w:sz w:val="24"/>
        </w:rPr>
        <w:t xml:space="preserve"> </w:t>
      </w:r>
      <w:r>
        <w:rPr>
          <w:sz w:val="24"/>
        </w:rPr>
        <w:t>Medical</w:t>
      </w:r>
      <w:r>
        <w:rPr>
          <w:spacing w:val="-9"/>
          <w:sz w:val="24"/>
        </w:rPr>
        <w:t xml:space="preserve"> </w:t>
      </w:r>
      <w:r>
        <w:rPr>
          <w:sz w:val="24"/>
        </w:rPr>
        <w:t>Review</w:t>
      </w:r>
      <w:r>
        <w:rPr>
          <w:spacing w:val="-10"/>
          <w:sz w:val="24"/>
        </w:rPr>
        <w:t xml:space="preserve"> </w:t>
      </w:r>
      <w:r>
        <w:rPr>
          <w:sz w:val="24"/>
        </w:rPr>
        <w:t>Decisions</w:t>
      </w:r>
      <w:r>
        <w:rPr>
          <w:spacing w:val="-9"/>
          <w:sz w:val="24"/>
        </w:rPr>
        <w:t xml:space="preserve"> </w:t>
      </w:r>
      <w:r>
        <w:rPr>
          <w:sz w:val="24"/>
        </w:rPr>
        <w:t>at</w:t>
      </w:r>
      <w:r>
        <w:rPr>
          <w:spacing w:val="-6"/>
          <w:sz w:val="24"/>
        </w:rPr>
        <w:t xml:space="preserve"> </w:t>
      </w:r>
      <w:r>
        <w:rPr>
          <w:sz w:val="24"/>
        </w:rPr>
        <w:t>Administrative</w:t>
      </w:r>
      <w:r>
        <w:rPr>
          <w:spacing w:val="-8"/>
          <w:sz w:val="24"/>
        </w:rPr>
        <w:t xml:space="preserve"> </w:t>
      </w:r>
      <w:r>
        <w:rPr>
          <w:sz w:val="24"/>
        </w:rPr>
        <w:t>Law</w:t>
      </w:r>
      <w:r>
        <w:rPr>
          <w:spacing w:val="-10"/>
          <w:sz w:val="24"/>
        </w:rPr>
        <w:t xml:space="preserve"> </w:t>
      </w:r>
      <w:r>
        <w:rPr>
          <w:sz w:val="24"/>
        </w:rPr>
        <w:t>Judge (ALJ) Hearings</w:t>
      </w:r>
    </w:p>
    <w:p w14:paraId="048BA038" w14:textId="08B2754E" w:rsidR="00D61D72" w:rsidRDefault="00860DAE">
      <w:pPr>
        <w:pStyle w:val="ListParagraph"/>
        <w:numPr>
          <w:ilvl w:val="1"/>
          <w:numId w:val="50"/>
        </w:numPr>
        <w:tabs>
          <w:tab w:val="left" w:pos="2020"/>
        </w:tabs>
        <w:spacing w:before="20"/>
        <w:ind w:hanging="361"/>
        <w:rPr>
          <w:sz w:val="24"/>
        </w:rPr>
      </w:pPr>
      <w:r>
        <w:rPr>
          <w:sz w:val="24"/>
        </w:rPr>
        <w:t>Task</w:t>
      </w:r>
      <w:r>
        <w:rPr>
          <w:spacing w:val="-2"/>
          <w:sz w:val="24"/>
        </w:rPr>
        <w:t xml:space="preserve"> </w:t>
      </w:r>
      <w:r>
        <w:rPr>
          <w:sz w:val="24"/>
        </w:rPr>
        <w:t>12:</w:t>
      </w:r>
      <w:r>
        <w:rPr>
          <w:spacing w:val="-2"/>
          <w:sz w:val="24"/>
        </w:rPr>
        <w:t xml:space="preserve"> </w:t>
      </w:r>
      <w:r w:rsidR="001C30F4" w:rsidRPr="001C30F4">
        <w:rPr>
          <w:sz w:val="24"/>
        </w:rPr>
        <w:t>INTENTIONALLY LEFT BLANK</w:t>
      </w:r>
    </w:p>
    <w:p w14:paraId="7B8E3CFC" w14:textId="77777777" w:rsidR="00D61D72" w:rsidRDefault="00D61D72">
      <w:pPr>
        <w:pStyle w:val="BodyText"/>
        <w:spacing w:before="9"/>
        <w:rPr>
          <w:sz w:val="27"/>
        </w:rPr>
      </w:pPr>
    </w:p>
    <w:p w14:paraId="1AC69C0A" w14:textId="4D01AE00" w:rsidR="00D61D72" w:rsidRDefault="00860DAE">
      <w:pPr>
        <w:pStyle w:val="Heading2"/>
        <w:spacing w:line="247" w:lineRule="auto"/>
        <w:ind w:left="935" w:right="377" w:hanging="12"/>
      </w:pPr>
      <w:bookmarkStart w:id="16" w:name="This_task_order_also_include_optional_ta"/>
      <w:bookmarkEnd w:id="16"/>
      <w:r>
        <w:t>This</w:t>
      </w:r>
      <w:r>
        <w:rPr>
          <w:spacing w:val="-5"/>
        </w:rPr>
        <w:t xml:space="preserve"> </w:t>
      </w:r>
      <w:r>
        <w:t>task</w:t>
      </w:r>
      <w:r>
        <w:rPr>
          <w:spacing w:val="-6"/>
        </w:rPr>
        <w:t xml:space="preserve"> </w:t>
      </w:r>
      <w:r>
        <w:t>order</w:t>
      </w:r>
      <w:r>
        <w:rPr>
          <w:spacing w:val="-8"/>
        </w:rPr>
        <w:t xml:space="preserve"> </w:t>
      </w:r>
      <w:r>
        <w:t>also</w:t>
      </w:r>
      <w:r>
        <w:rPr>
          <w:spacing w:val="-5"/>
        </w:rPr>
        <w:t xml:space="preserve"> </w:t>
      </w:r>
      <w:r>
        <w:t>include</w:t>
      </w:r>
      <w:r w:rsidR="006E6795">
        <w:t>s</w:t>
      </w:r>
      <w:r>
        <w:rPr>
          <w:spacing w:val="-8"/>
        </w:rPr>
        <w:t xml:space="preserve"> </w:t>
      </w:r>
      <w:r>
        <w:t>optional</w:t>
      </w:r>
      <w:r>
        <w:rPr>
          <w:spacing w:val="-4"/>
        </w:rPr>
        <w:t xml:space="preserve"> </w:t>
      </w:r>
      <w:r>
        <w:t>tasks</w:t>
      </w:r>
      <w:r>
        <w:rPr>
          <w:spacing w:val="-7"/>
        </w:rPr>
        <w:t xml:space="preserve"> </w:t>
      </w:r>
      <w:r>
        <w:t>that</w:t>
      </w:r>
      <w:r>
        <w:rPr>
          <w:spacing w:val="-8"/>
        </w:rPr>
        <w:t xml:space="preserve"> </w:t>
      </w:r>
      <w:r>
        <w:t>may</w:t>
      </w:r>
      <w:r>
        <w:rPr>
          <w:spacing w:val="-5"/>
        </w:rPr>
        <w:t xml:space="preserve"> </w:t>
      </w:r>
      <w:r>
        <w:t>be</w:t>
      </w:r>
      <w:r>
        <w:rPr>
          <w:spacing w:val="-6"/>
        </w:rPr>
        <w:t xml:space="preserve"> </w:t>
      </w:r>
      <w:r>
        <w:t>exercised</w:t>
      </w:r>
      <w:r>
        <w:rPr>
          <w:spacing w:val="-4"/>
        </w:rPr>
        <w:t xml:space="preserve"> </w:t>
      </w:r>
      <w:r>
        <w:t>at</w:t>
      </w:r>
      <w:r>
        <w:rPr>
          <w:spacing w:val="-8"/>
        </w:rPr>
        <w:t xml:space="preserve"> </w:t>
      </w:r>
      <w:r>
        <w:t>CMS’</w:t>
      </w:r>
      <w:r>
        <w:rPr>
          <w:spacing w:val="-8"/>
        </w:rPr>
        <w:t xml:space="preserve"> </w:t>
      </w:r>
      <w:r>
        <w:t>discretion, these tasks are:</w:t>
      </w:r>
    </w:p>
    <w:p w14:paraId="505CF549" w14:textId="77777777" w:rsidR="00D61D72" w:rsidRDefault="00D61D72">
      <w:pPr>
        <w:pStyle w:val="BodyText"/>
        <w:spacing w:before="4"/>
        <w:rPr>
          <w:b/>
          <w:sz w:val="27"/>
        </w:rPr>
      </w:pPr>
    </w:p>
    <w:p w14:paraId="193AE091" w14:textId="77777777" w:rsidR="00D61D72" w:rsidRDefault="00860DAE">
      <w:pPr>
        <w:pStyle w:val="ListParagraph"/>
        <w:numPr>
          <w:ilvl w:val="1"/>
          <w:numId w:val="50"/>
        </w:numPr>
        <w:tabs>
          <w:tab w:val="left" w:pos="2020"/>
        </w:tabs>
        <w:spacing w:before="0"/>
        <w:rPr>
          <w:sz w:val="24"/>
        </w:rPr>
      </w:pPr>
      <w:r>
        <w:rPr>
          <w:sz w:val="24"/>
        </w:rPr>
        <w:t>Optional</w:t>
      </w:r>
      <w:r>
        <w:rPr>
          <w:spacing w:val="-7"/>
          <w:sz w:val="24"/>
        </w:rPr>
        <w:t xml:space="preserve"> </w:t>
      </w:r>
      <w:r>
        <w:rPr>
          <w:sz w:val="24"/>
        </w:rPr>
        <w:t>Task</w:t>
      </w:r>
      <w:r>
        <w:rPr>
          <w:spacing w:val="-5"/>
          <w:sz w:val="24"/>
        </w:rPr>
        <w:t xml:space="preserve"> </w:t>
      </w:r>
      <w:r>
        <w:rPr>
          <w:sz w:val="24"/>
        </w:rPr>
        <w:t>1:</w:t>
      </w:r>
      <w:r>
        <w:rPr>
          <w:spacing w:val="51"/>
          <w:sz w:val="24"/>
        </w:rPr>
        <w:t xml:space="preserve"> </w:t>
      </w:r>
      <w:r>
        <w:rPr>
          <w:sz w:val="24"/>
        </w:rPr>
        <w:t>Special</w:t>
      </w:r>
      <w:r>
        <w:rPr>
          <w:spacing w:val="-2"/>
          <w:sz w:val="24"/>
        </w:rPr>
        <w:t xml:space="preserve"> </w:t>
      </w:r>
      <w:r>
        <w:rPr>
          <w:sz w:val="24"/>
        </w:rPr>
        <w:t>Project-Home</w:t>
      </w:r>
      <w:r>
        <w:rPr>
          <w:spacing w:val="-5"/>
          <w:sz w:val="24"/>
        </w:rPr>
        <w:t xml:space="preserve"> </w:t>
      </w:r>
      <w:r>
        <w:rPr>
          <w:sz w:val="24"/>
        </w:rPr>
        <w:t>Health;</w:t>
      </w:r>
      <w:r>
        <w:rPr>
          <w:spacing w:val="-4"/>
          <w:sz w:val="24"/>
        </w:rPr>
        <w:t xml:space="preserve"> </w:t>
      </w:r>
      <w:r>
        <w:rPr>
          <w:sz w:val="24"/>
        </w:rPr>
        <w:t>Third</w:t>
      </w:r>
      <w:r>
        <w:rPr>
          <w:spacing w:val="-5"/>
          <w:sz w:val="24"/>
        </w:rPr>
        <w:t xml:space="preserve"> </w:t>
      </w:r>
      <w:r>
        <w:rPr>
          <w:sz w:val="24"/>
        </w:rPr>
        <w:t>Party</w:t>
      </w:r>
      <w:r>
        <w:rPr>
          <w:spacing w:val="-7"/>
          <w:sz w:val="24"/>
        </w:rPr>
        <w:t xml:space="preserve"> </w:t>
      </w:r>
      <w:r>
        <w:rPr>
          <w:sz w:val="24"/>
        </w:rPr>
        <w:t>Liability</w:t>
      </w:r>
      <w:r>
        <w:rPr>
          <w:spacing w:val="-9"/>
          <w:sz w:val="24"/>
        </w:rPr>
        <w:t xml:space="preserve"> </w:t>
      </w:r>
      <w:r>
        <w:rPr>
          <w:sz w:val="24"/>
        </w:rPr>
        <w:t>(HHA-</w:t>
      </w:r>
      <w:r>
        <w:rPr>
          <w:spacing w:val="-4"/>
          <w:sz w:val="24"/>
        </w:rPr>
        <w:t>TPL)</w:t>
      </w:r>
    </w:p>
    <w:p w14:paraId="02C5D580" w14:textId="77777777" w:rsidR="00D61D72" w:rsidRDefault="00860DAE">
      <w:pPr>
        <w:pStyle w:val="ListParagraph"/>
        <w:numPr>
          <w:ilvl w:val="1"/>
          <w:numId w:val="50"/>
        </w:numPr>
        <w:tabs>
          <w:tab w:val="left" w:pos="2020"/>
        </w:tabs>
        <w:rPr>
          <w:sz w:val="24"/>
        </w:rPr>
      </w:pPr>
      <w:r>
        <w:rPr>
          <w:sz w:val="24"/>
        </w:rPr>
        <w:t>Optional</w:t>
      </w:r>
      <w:r>
        <w:rPr>
          <w:spacing w:val="-2"/>
          <w:sz w:val="24"/>
        </w:rPr>
        <w:t xml:space="preserve"> </w:t>
      </w:r>
      <w:r>
        <w:rPr>
          <w:sz w:val="24"/>
        </w:rPr>
        <w:t>Task</w:t>
      </w:r>
      <w:r>
        <w:rPr>
          <w:spacing w:val="-2"/>
          <w:sz w:val="24"/>
        </w:rPr>
        <w:t xml:space="preserve"> </w:t>
      </w:r>
      <w:r>
        <w:rPr>
          <w:sz w:val="24"/>
        </w:rPr>
        <w:t>2:</w:t>
      </w:r>
      <w:r>
        <w:rPr>
          <w:spacing w:val="55"/>
          <w:sz w:val="24"/>
        </w:rPr>
        <w:t xml:space="preserve"> </w:t>
      </w:r>
      <w:r>
        <w:rPr>
          <w:sz w:val="24"/>
        </w:rPr>
        <w:t>Public</w:t>
      </w:r>
      <w:r>
        <w:rPr>
          <w:spacing w:val="-5"/>
          <w:sz w:val="24"/>
        </w:rPr>
        <w:t xml:space="preserve"> </w:t>
      </w:r>
      <w:r>
        <w:rPr>
          <w:sz w:val="24"/>
        </w:rPr>
        <w:t>Portal</w:t>
      </w:r>
      <w:r>
        <w:rPr>
          <w:spacing w:val="-2"/>
          <w:sz w:val="24"/>
        </w:rPr>
        <w:t xml:space="preserve"> </w:t>
      </w:r>
      <w:r>
        <w:rPr>
          <w:sz w:val="24"/>
        </w:rPr>
        <w:t>for</w:t>
      </w:r>
      <w:r>
        <w:rPr>
          <w:spacing w:val="-5"/>
          <w:sz w:val="24"/>
        </w:rPr>
        <w:t xml:space="preserve"> </w:t>
      </w:r>
      <w:r>
        <w:rPr>
          <w:sz w:val="24"/>
        </w:rPr>
        <w:t>dashboard</w:t>
      </w:r>
      <w:r>
        <w:rPr>
          <w:spacing w:val="-1"/>
          <w:sz w:val="24"/>
        </w:rPr>
        <w:t xml:space="preserve"> </w:t>
      </w:r>
      <w:r>
        <w:rPr>
          <w:spacing w:val="-2"/>
          <w:sz w:val="24"/>
        </w:rPr>
        <w:t>reporting</w:t>
      </w:r>
    </w:p>
    <w:p w14:paraId="7A9C332A" w14:textId="77777777" w:rsidR="00D61D72" w:rsidRDefault="00860DAE">
      <w:pPr>
        <w:pStyle w:val="ListParagraph"/>
        <w:numPr>
          <w:ilvl w:val="1"/>
          <w:numId w:val="50"/>
        </w:numPr>
        <w:tabs>
          <w:tab w:val="left" w:pos="2020"/>
        </w:tabs>
        <w:spacing w:before="19"/>
        <w:rPr>
          <w:sz w:val="24"/>
        </w:rPr>
      </w:pPr>
      <w:r>
        <w:rPr>
          <w:sz w:val="24"/>
        </w:rPr>
        <w:t>Optional</w:t>
      </w:r>
      <w:r>
        <w:rPr>
          <w:spacing w:val="-4"/>
          <w:sz w:val="24"/>
        </w:rPr>
        <w:t xml:space="preserve"> </w:t>
      </w:r>
      <w:r>
        <w:rPr>
          <w:sz w:val="24"/>
        </w:rPr>
        <w:t>Task</w:t>
      </w:r>
      <w:r>
        <w:rPr>
          <w:spacing w:val="-4"/>
          <w:sz w:val="24"/>
        </w:rPr>
        <w:t xml:space="preserve"> </w:t>
      </w:r>
      <w:r>
        <w:rPr>
          <w:sz w:val="24"/>
        </w:rPr>
        <w:t>3:</w:t>
      </w:r>
      <w:r>
        <w:rPr>
          <w:spacing w:val="52"/>
          <w:sz w:val="24"/>
        </w:rPr>
        <w:t xml:space="preserve"> </w:t>
      </w:r>
      <w:r>
        <w:rPr>
          <w:sz w:val="24"/>
        </w:rPr>
        <w:t>Ad-hoc</w:t>
      </w:r>
      <w:r>
        <w:rPr>
          <w:spacing w:val="1"/>
          <w:sz w:val="24"/>
        </w:rPr>
        <w:t xml:space="preserve"> </w:t>
      </w:r>
      <w:r>
        <w:rPr>
          <w:sz w:val="24"/>
        </w:rPr>
        <w:t>Innovation</w:t>
      </w:r>
      <w:r>
        <w:rPr>
          <w:spacing w:val="-1"/>
          <w:sz w:val="24"/>
        </w:rPr>
        <w:t xml:space="preserve"> </w:t>
      </w:r>
      <w:r>
        <w:rPr>
          <w:spacing w:val="-2"/>
          <w:sz w:val="24"/>
        </w:rPr>
        <w:t>Project(s)</w:t>
      </w:r>
    </w:p>
    <w:p w14:paraId="5563BDC8" w14:textId="02A19253" w:rsidR="00D61D72" w:rsidDel="00770EA8" w:rsidRDefault="00860DAE">
      <w:pPr>
        <w:pStyle w:val="ListParagraph"/>
        <w:numPr>
          <w:ilvl w:val="2"/>
          <w:numId w:val="50"/>
        </w:numPr>
        <w:tabs>
          <w:tab w:val="left" w:pos="2987"/>
          <w:tab w:val="left" w:pos="2988"/>
        </w:tabs>
        <w:spacing w:before="57"/>
        <w:ind w:left="2987" w:hanging="361"/>
        <w:rPr>
          <w:del w:id="17" w:author="Scott Wakefield" w:date="2026-04-16T12:38:00Z" w16du:dateUtc="2026-04-16T16:38:00Z"/>
          <w:sz w:val="24"/>
        </w:rPr>
      </w:pPr>
      <w:del w:id="18" w:author="Scott Wakefield" w:date="2026-04-16T12:38:00Z" w16du:dateUtc="2026-04-16T16:38:00Z">
        <w:r w:rsidDel="00770EA8">
          <w:rPr>
            <w:sz w:val="24"/>
          </w:rPr>
          <w:delText>Optional</w:delText>
        </w:r>
        <w:r w:rsidDel="00770EA8">
          <w:rPr>
            <w:spacing w:val="-7"/>
            <w:sz w:val="24"/>
          </w:rPr>
          <w:delText xml:space="preserve"> </w:delText>
        </w:r>
        <w:r w:rsidDel="00770EA8">
          <w:rPr>
            <w:sz w:val="24"/>
          </w:rPr>
          <w:delText>Task</w:delText>
        </w:r>
        <w:r w:rsidDel="00770EA8">
          <w:rPr>
            <w:spacing w:val="-3"/>
            <w:sz w:val="24"/>
          </w:rPr>
          <w:delText xml:space="preserve"> </w:delText>
        </w:r>
        <w:r w:rsidDel="00770EA8">
          <w:rPr>
            <w:sz w:val="24"/>
          </w:rPr>
          <w:delText>3(A)</w:delText>
        </w:r>
        <w:r w:rsidDel="00770EA8">
          <w:rPr>
            <w:spacing w:val="-5"/>
            <w:sz w:val="24"/>
          </w:rPr>
          <w:delText xml:space="preserve"> </w:delText>
        </w:r>
        <w:r w:rsidDel="00770EA8">
          <w:rPr>
            <w:sz w:val="24"/>
          </w:rPr>
          <w:delText>–</w:delText>
        </w:r>
        <w:r w:rsidDel="00770EA8">
          <w:rPr>
            <w:spacing w:val="-2"/>
            <w:sz w:val="24"/>
          </w:rPr>
          <w:delText xml:space="preserve"> </w:delText>
        </w:r>
        <w:r w:rsidR="001C30F4" w:rsidRPr="001C30F4" w:rsidDel="00770EA8">
          <w:rPr>
            <w:sz w:val="24"/>
          </w:rPr>
          <w:delText>INTENTIONALLY LEFT BLANK</w:delText>
        </w:r>
      </w:del>
    </w:p>
    <w:p w14:paraId="6E74853C" w14:textId="77777777" w:rsidR="00D61D72" w:rsidRDefault="00860DAE">
      <w:pPr>
        <w:pStyle w:val="ListParagraph"/>
        <w:numPr>
          <w:ilvl w:val="1"/>
          <w:numId w:val="50"/>
        </w:numPr>
        <w:tabs>
          <w:tab w:val="left" w:pos="2020"/>
        </w:tabs>
        <w:spacing w:before="52" w:line="247" w:lineRule="auto"/>
        <w:ind w:right="1496"/>
        <w:rPr>
          <w:sz w:val="24"/>
        </w:rPr>
      </w:pPr>
      <w:r>
        <w:rPr>
          <w:sz w:val="24"/>
        </w:rPr>
        <w:t>Optional</w:t>
      </w:r>
      <w:r>
        <w:rPr>
          <w:spacing w:val="-10"/>
          <w:sz w:val="24"/>
        </w:rPr>
        <w:t xml:space="preserve"> </w:t>
      </w:r>
      <w:r>
        <w:rPr>
          <w:sz w:val="24"/>
        </w:rPr>
        <w:t>Task</w:t>
      </w:r>
      <w:r>
        <w:rPr>
          <w:spacing w:val="-10"/>
          <w:sz w:val="24"/>
        </w:rPr>
        <w:t xml:space="preserve"> </w:t>
      </w:r>
      <w:r>
        <w:rPr>
          <w:sz w:val="24"/>
        </w:rPr>
        <w:t>4:</w:t>
      </w:r>
      <w:r>
        <w:rPr>
          <w:spacing w:val="-10"/>
          <w:sz w:val="24"/>
        </w:rPr>
        <w:t xml:space="preserve"> </w:t>
      </w:r>
      <w:r>
        <w:rPr>
          <w:sz w:val="24"/>
        </w:rPr>
        <w:t>Statistical</w:t>
      </w:r>
      <w:r>
        <w:rPr>
          <w:spacing w:val="-10"/>
          <w:sz w:val="24"/>
        </w:rPr>
        <w:t xml:space="preserve"> </w:t>
      </w:r>
      <w:r>
        <w:rPr>
          <w:sz w:val="24"/>
        </w:rPr>
        <w:t>Extrapolation</w:t>
      </w:r>
      <w:r>
        <w:rPr>
          <w:spacing w:val="-10"/>
          <w:sz w:val="24"/>
        </w:rPr>
        <w:t xml:space="preserve"> </w:t>
      </w:r>
      <w:r>
        <w:rPr>
          <w:sz w:val="24"/>
        </w:rPr>
        <w:t>of</w:t>
      </w:r>
      <w:r>
        <w:rPr>
          <w:spacing w:val="-13"/>
          <w:sz w:val="24"/>
        </w:rPr>
        <w:t xml:space="preserve"> </w:t>
      </w:r>
      <w:r>
        <w:rPr>
          <w:sz w:val="24"/>
        </w:rPr>
        <w:t>Overpayment</w:t>
      </w:r>
      <w:r>
        <w:rPr>
          <w:spacing w:val="-10"/>
          <w:sz w:val="24"/>
        </w:rPr>
        <w:t xml:space="preserve"> </w:t>
      </w:r>
      <w:r>
        <w:rPr>
          <w:sz w:val="24"/>
        </w:rPr>
        <w:t>or</w:t>
      </w:r>
      <w:r>
        <w:rPr>
          <w:spacing w:val="-13"/>
          <w:sz w:val="24"/>
        </w:rPr>
        <w:t xml:space="preserve"> </w:t>
      </w:r>
      <w:r>
        <w:rPr>
          <w:sz w:val="24"/>
        </w:rPr>
        <w:t xml:space="preserve">Potential </w:t>
      </w:r>
      <w:r>
        <w:rPr>
          <w:spacing w:val="-2"/>
          <w:sz w:val="24"/>
        </w:rPr>
        <w:t>Overpayment</w:t>
      </w:r>
    </w:p>
    <w:p w14:paraId="07283800" w14:textId="77777777" w:rsidR="00D61D72" w:rsidRDefault="00860DAE">
      <w:pPr>
        <w:pStyle w:val="ListParagraph"/>
        <w:numPr>
          <w:ilvl w:val="1"/>
          <w:numId w:val="50"/>
        </w:numPr>
        <w:tabs>
          <w:tab w:val="left" w:pos="2020"/>
        </w:tabs>
        <w:spacing w:before="15"/>
        <w:rPr>
          <w:sz w:val="24"/>
        </w:rPr>
      </w:pPr>
      <w:r>
        <w:rPr>
          <w:sz w:val="24"/>
        </w:rPr>
        <w:t>Optional</w:t>
      </w:r>
      <w:r>
        <w:rPr>
          <w:spacing w:val="-9"/>
          <w:sz w:val="24"/>
        </w:rPr>
        <w:t xml:space="preserve"> </w:t>
      </w:r>
      <w:r>
        <w:rPr>
          <w:sz w:val="24"/>
        </w:rPr>
        <w:t>Task</w:t>
      </w:r>
      <w:r>
        <w:rPr>
          <w:spacing w:val="-4"/>
          <w:sz w:val="24"/>
        </w:rPr>
        <w:t xml:space="preserve"> </w:t>
      </w:r>
      <w:r>
        <w:rPr>
          <w:sz w:val="24"/>
        </w:rPr>
        <w:t>5:</w:t>
      </w:r>
      <w:r>
        <w:rPr>
          <w:spacing w:val="-4"/>
          <w:sz w:val="24"/>
        </w:rPr>
        <w:t xml:space="preserve"> </w:t>
      </w:r>
      <w:r>
        <w:rPr>
          <w:sz w:val="24"/>
        </w:rPr>
        <w:t>Recalculation</w:t>
      </w:r>
      <w:r>
        <w:rPr>
          <w:spacing w:val="-4"/>
          <w:sz w:val="24"/>
        </w:rPr>
        <w:t xml:space="preserve"> </w:t>
      </w:r>
      <w:r>
        <w:rPr>
          <w:sz w:val="24"/>
        </w:rPr>
        <w:t>of</w:t>
      </w:r>
      <w:r>
        <w:rPr>
          <w:spacing w:val="-6"/>
          <w:sz w:val="24"/>
        </w:rPr>
        <w:t xml:space="preserve"> </w:t>
      </w:r>
      <w:r>
        <w:rPr>
          <w:sz w:val="24"/>
        </w:rPr>
        <w:t>Statistical</w:t>
      </w:r>
      <w:r>
        <w:rPr>
          <w:spacing w:val="-4"/>
          <w:sz w:val="24"/>
        </w:rPr>
        <w:t xml:space="preserve"> </w:t>
      </w:r>
      <w:r>
        <w:rPr>
          <w:sz w:val="24"/>
        </w:rPr>
        <w:t>Extrapolation</w:t>
      </w:r>
      <w:r>
        <w:rPr>
          <w:spacing w:val="-4"/>
          <w:sz w:val="24"/>
        </w:rPr>
        <w:t xml:space="preserve"> </w:t>
      </w:r>
      <w:r>
        <w:rPr>
          <w:sz w:val="24"/>
        </w:rPr>
        <w:t>of</w:t>
      </w:r>
      <w:r>
        <w:rPr>
          <w:spacing w:val="-5"/>
          <w:sz w:val="24"/>
        </w:rPr>
        <w:t xml:space="preserve"> </w:t>
      </w:r>
      <w:r>
        <w:rPr>
          <w:spacing w:val="-2"/>
          <w:sz w:val="24"/>
        </w:rPr>
        <w:t>Overpayment</w:t>
      </w:r>
    </w:p>
    <w:p w14:paraId="2CF90C60" w14:textId="77777777" w:rsidR="00D61D72" w:rsidRDefault="00D61D72">
      <w:pPr>
        <w:pStyle w:val="BodyText"/>
        <w:spacing w:before="8"/>
        <w:rPr>
          <w:sz w:val="27"/>
        </w:rPr>
      </w:pPr>
    </w:p>
    <w:p w14:paraId="695C9770" w14:textId="77777777" w:rsidR="00D61D72" w:rsidRPr="00B672B6" w:rsidRDefault="00860DAE">
      <w:pPr>
        <w:pStyle w:val="Heading1"/>
        <w:numPr>
          <w:ilvl w:val="0"/>
          <w:numId w:val="49"/>
        </w:numPr>
        <w:tabs>
          <w:tab w:val="left" w:pos="864"/>
        </w:tabs>
        <w:ind w:hanging="301"/>
        <w:rPr>
          <w:u w:val="none"/>
        </w:rPr>
      </w:pPr>
      <w:bookmarkStart w:id="19" w:name="A._TASKS"/>
      <w:bookmarkEnd w:id="19"/>
      <w:r w:rsidRPr="00B672B6">
        <w:rPr>
          <w:spacing w:val="-2"/>
        </w:rPr>
        <w:t>TASKS</w:t>
      </w:r>
    </w:p>
    <w:p w14:paraId="202A985A" w14:textId="77777777" w:rsidR="00D61D72" w:rsidRDefault="00D61D72">
      <w:pPr>
        <w:pStyle w:val="BodyText"/>
        <w:spacing w:before="2"/>
        <w:rPr>
          <w:b/>
          <w:sz w:val="20"/>
        </w:rPr>
      </w:pPr>
    </w:p>
    <w:p w14:paraId="1D23876B" w14:textId="7417F91E" w:rsidR="00D61D72" w:rsidRDefault="00860DAE">
      <w:pPr>
        <w:spacing w:before="90" w:line="247" w:lineRule="auto"/>
        <w:ind w:left="587" w:right="585" w:hanging="10"/>
        <w:jc w:val="both"/>
        <w:rPr>
          <w:b/>
          <w:i/>
          <w:sz w:val="24"/>
        </w:rPr>
      </w:pPr>
      <w:r>
        <w:rPr>
          <w:b/>
          <w:i/>
          <w:sz w:val="24"/>
        </w:rPr>
        <w:t>NOTE:</w:t>
      </w:r>
      <w:r>
        <w:rPr>
          <w:b/>
          <w:i/>
          <w:spacing w:val="-3"/>
          <w:sz w:val="24"/>
        </w:rPr>
        <w:t xml:space="preserve"> </w:t>
      </w:r>
      <w:r>
        <w:rPr>
          <w:b/>
          <w:i/>
          <w:sz w:val="24"/>
        </w:rPr>
        <w:t>The</w:t>
      </w:r>
      <w:r>
        <w:rPr>
          <w:b/>
          <w:i/>
          <w:spacing w:val="-3"/>
          <w:sz w:val="24"/>
        </w:rPr>
        <w:t xml:space="preserve"> </w:t>
      </w:r>
      <w:r>
        <w:rPr>
          <w:b/>
          <w:i/>
          <w:sz w:val="24"/>
        </w:rPr>
        <w:t>SMRC</w:t>
      </w:r>
      <w:r>
        <w:rPr>
          <w:b/>
          <w:i/>
          <w:spacing w:val="-4"/>
          <w:sz w:val="24"/>
        </w:rPr>
        <w:t xml:space="preserve"> </w:t>
      </w:r>
      <w:r>
        <w:rPr>
          <w:b/>
          <w:i/>
          <w:sz w:val="24"/>
        </w:rPr>
        <w:t>must</w:t>
      </w:r>
      <w:r>
        <w:rPr>
          <w:b/>
          <w:i/>
          <w:spacing w:val="-7"/>
          <w:sz w:val="24"/>
        </w:rPr>
        <w:t xml:space="preserve"> </w:t>
      </w:r>
      <w:r>
        <w:rPr>
          <w:b/>
          <w:i/>
          <w:sz w:val="24"/>
        </w:rPr>
        <w:t>track</w:t>
      </w:r>
      <w:r>
        <w:rPr>
          <w:b/>
          <w:i/>
          <w:spacing w:val="-2"/>
          <w:sz w:val="24"/>
        </w:rPr>
        <w:t xml:space="preserve"> </w:t>
      </w:r>
      <w:r>
        <w:rPr>
          <w:b/>
          <w:i/>
          <w:sz w:val="24"/>
          <w:u w:val="single"/>
        </w:rPr>
        <w:t>all</w:t>
      </w:r>
      <w:r>
        <w:rPr>
          <w:b/>
          <w:i/>
          <w:spacing w:val="-2"/>
          <w:sz w:val="24"/>
          <w:u w:val="single"/>
        </w:rPr>
        <w:t xml:space="preserve"> </w:t>
      </w:r>
      <w:r>
        <w:rPr>
          <w:b/>
          <w:i/>
          <w:sz w:val="24"/>
          <w:u w:val="single"/>
        </w:rPr>
        <w:t>costs</w:t>
      </w:r>
      <w:r>
        <w:rPr>
          <w:b/>
          <w:i/>
          <w:spacing w:val="-2"/>
          <w:sz w:val="24"/>
        </w:rPr>
        <w:t xml:space="preserve"> </w:t>
      </w:r>
      <w:r>
        <w:rPr>
          <w:b/>
          <w:i/>
          <w:sz w:val="24"/>
        </w:rPr>
        <w:t>incurred</w:t>
      </w:r>
      <w:r>
        <w:rPr>
          <w:b/>
          <w:i/>
          <w:spacing w:val="-3"/>
          <w:sz w:val="24"/>
        </w:rPr>
        <w:t xml:space="preserve"> </w:t>
      </w:r>
      <w:r>
        <w:rPr>
          <w:b/>
          <w:i/>
          <w:sz w:val="24"/>
        </w:rPr>
        <w:t>under</w:t>
      </w:r>
      <w:r>
        <w:rPr>
          <w:b/>
          <w:i/>
          <w:spacing w:val="-2"/>
          <w:sz w:val="24"/>
        </w:rPr>
        <w:t xml:space="preserve"> </w:t>
      </w:r>
      <w:r>
        <w:rPr>
          <w:b/>
          <w:i/>
          <w:sz w:val="24"/>
        </w:rPr>
        <w:t>each</w:t>
      </w:r>
      <w:r>
        <w:rPr>
          <w:b/>
          <w:i/>
          <w:spacing w:val="-2"/>
          <w:sz w:val="24"/>
        </w:rPr>
        <w:t xml:space="preserve"> </w:t>
      </w:r>
      <w:r>
        <w:rPr>
          <w:b/>
          <w:i/>
          <w:sz w:val="24"/>
        </w:rPr>
        <w:t>workload</w:t>
      </w:r>
      <w:r>
        <w:rPr>
          <w:b/>
          <w:i/>
          <w:spacing w:val="-2"/>
          <w:sz w:val="24"/>
        </w:rPr>
        <w:t xml:space="preserve"> </w:t>
      </w:r>
      <w:r>
        <w:rPr>
          <w:b/>
          <w:i/>
          <w:sz w:val="24"/>
        </w:rPr>
        <w:t>stream and</w:t>
      </w:r>
      <w:r>
        <w:rPr>
          <w:b/>
          <w:i/>
          <w:spacing w:val="-2"/>
          <w:sz w:val="24"/>
        </w:rPr>
        <w:t xml:space="preserve"> </w:t>
      </w:r>
      <w:r>
        <w:rPr>
          <w:b/>
          <w:i/>
          <w:sz w:val="24"/>
        </w:rPr>
        <w:t>bill</w:t>
      </w:r>
      <w:r>
        <w:rPr>
          <w:b/>
          <w:i/>
          <w:spacing w:val="-2"/>
          <w:sz w:val="24"/>
        </w:rPr>
        <w:t xml:space="preserve"> </w:t>
      </w:r>
      <w:r>
        <w:rPr>
          <w:b/>
          <w:i/>
          <w:sz w:val="24"/>
        </w:rPr>
        <w:t>to</w:t>
      </w:r>
      <w:r>
        <w:rPr>
          <w:b/>
          <w:i/>
          <w:spacing w:val="-2"/>
          <w:sz w:val="24"/>
        </w:rPr>
        <w:t xml:space="preserve"> </w:t>
      </w:r>
      <w:r>
        <w:rPr>
          <w:b/>
          <w:i/>
          <w:sz w:val="24"/>
        </w:rPr>
        <w:t xml:space="preserve">the appropriate contract </w:t>
      </w:r>
      <w:proofErr w:type="gramStart"/>
      <w:r>
        <w:rPr>
          <w:b/>
          <w:i/>
          <w:sz w:val="24"/>
        </w:rPr>
        <w:t>line item</w:t>
      </w:r>
      <w:proofErr w:type="gramEnd"/>
      <w:r>
        <w:rPr>
          <w:b/>
          <w:i/>
          <w:sz w:val="24"/>
        </w:rPr>
        <w:t xml:space="preserve"> number (CLIN) under this contract for:</w:t>
      </w:r>
      <w:r>
        <w:rPr>
          <w:b/>
          <w:i/>
          <w:spacing w:val="40"/>
          <w:sz w:val="24"/>
        </w:rPr>
        <w:t xml:space="preserve"> </w:t>
      </w:r>
      <w:r>
        <w:rPr>
          <w:b/>
          <w:i/>
          <w:sz w:val="24"/>
        </w:rPr>
        <w:t xml:space="preserve">PCG Specialty MRs (Task 1), </w:t>
      </w:r>
      <w:r w:rsidR="00ED1246">
        <w:rPr>
          <w:b/>
          <w:i/>
          <w:sz w:val="24"/>
        </w:rPr>
        <w:t xml:space="preserve">and </w:t>
      </w:r>
      <w:r>
        <w:rPr>
          <w:b/>
          <w:i/>
          <w:sz w:val="24"/>
        </w:rPr>
        <w:t>Program Integrity</w:t>
      </w:r>
      <w:r w:rsidR="006E6795">
        <w:rPr>
          <w:b/>
          <w:i/>
          <w:sz w:val="24"/>
        </w:rPr>
        <w:t>/</w:t>
      </w:r>
      <w:r>
        <w:rPr>
          <w:b/>
          <w:i/>
          <w:sz w:val="24"/>
        </w:rPr>
        <w:t xml:space="preserve"> MRs (Task 2).</w:t>
      </w:r>
    </w:p>
    <w:p w14:paraId="770EDBB9" w14:textId="77777777" w:rsidR="00D61D72" w:rsidRDefault="00D61D72">
      <w:pPr>
        <w:pStyle w:val="BodyText"/>
        <w:spacing w:before="3"/>
        <w:rPr>
          <w:b/>
          <w:i/>
          <w:sz w:val="26"/>
        </w:rPr>
      </w:pPr>
    </w:p>
    <w:p w14:paraId="10104FD5" w14:textId="77777777" w:rsidR="00D61D72" w:rsidRDefault="00860DAE">
      <w:pPr>
        <w:spacing w:line="249" w:lineRule="auto"/>
        <w:ind w:left="587" w:right="377" w:hanging="10"/>
        <w:rPr>
          <w:b/>
          <w:i/>
          <w:sz w:val="24"/>
        </w:rPr>
      </w:pPr>
      <w:r>
        <w:rPr>
          <w:b/>
          <w:i/>
          <w:sz w:val="24"/>
        </w:rPr>
        <w:t>For</w:t>
      </w:r>
      <w:r>
        <w:rPr>
          <w:b/>
          <w:i/>
          <w:spacing w:val="-7"/>
          <w:sz w:val="24"/>
        </w:rPr>
        <w:t xml:space="preserve"> </w:t>
      </w:r>
      <w:r>
        <w:rPr>
          <w:b/>
          <w:i/>
          <w:sz w:val="24"/>
        </w:rPr>
        <w:t>Medical</w:t>
      </w:r>
      <w:r>
        <w:rPr>
          <w:b/>
          <w:i/>
          <w:spacing w:val="-6"/>
          <w:sz w:val="24"/>
        </w:rPr>
        <w:t xml:space="preserve"> </w:t>
      </w:r>
      <w:r>
        <w:rPr>
          <w:b/>
          <w:i/>
          <w:sz w:val="24"/>
        </w:rPr>
        <w:t>Record</w:t>
      </w:r>
      <w:r>
        <w:rPr>
          <w:b/>
          <w:i/>
          <w:spacing w:val="-7"/>
          <w:sz w:val="24"/>
        </w:rPr>
        <w:t xml:space="preserve"> </w:t>
      </w:r>
      <w:r>
        <w:rPr>
          <w:b/>
          <w:i/>
          <w:sz w:val="24"/>
        </w:rPr>
        <w:t>Reviews:</w:t>
      </w:r>
      <w:r>
        <w:rPr>
          <w:b/>
          <w:i/>
          <w:spacing w:val="-9"/>
          <w:sz w:val="24"/>
        </w:rPr>
        <w:t xml:space="preserve"> </w:t>
      </w:r>
      <w:r>
        <w:rPr>
          <w:b/>
          <w:i/>
          <w:sz w:val="24"/>
        </w:rPr>
        <w:t>The</w:t>
      </w:r>
      <w:r>
        <w:rPr>
          <w:b/>
          <w:i/>
          <w:spacing w:val="-9"/>
          <w:sz w:val="24"/>
        </w:rPr>
        <w:t xml:space="preserve"> </w:t>
      </w:r>
      <w:r>
        <w:rPr>
          <w:b/>
          <w:i/>
          <w:sz w:val="24"/>
        </w:rPr>
        <w:t>Contractor</w:t>
      </w:r>
      <w:r>
        <w:rPr>
          <w:b/>
          <w:i/>
          <w:spacing w:val="-7"/>
          <w:sz w:val="24"/>
        </w:rPr>
        <w:t xml:space="preserve"> </w:t>
      </w:r>
      <w:r>
        <w:rPr>
          <w:b/>
          <w:i/>
          <w:sz w:val="24"/>
        </w:rPr>
        <w:t>shall</w:t>
      </w:r>
      <w:r>
        <w:rPr>
          <w:b/>
          <w:i/>
          <w:spacing w:val="-6"/>
          <w:sz w:val="24"/>
        </w:rPr>
        <w:t xml:space="preserve"> </w:t>
      </w:r>
      <w:r>
        <w:rPr>
          <w:b/>
          <w:i/>
          <w:sz w:val="24"/>
        </w:rPr>
        <w:t>use</w:t>
      </w:r>
      <w:r>
        <w:rPr>
          <w:b/>
          <w:i/>
          <w:spacing w:val="-9"/>
          <w:sz w:val="24"/>
        </w:rPr>
        <w:t xml:space="preserve"> </w:t>
      </w:r>
      <w:r>
        <w:rPr>
          <w:b/>
          <w:i/>
          <w:sz w:val="24"/>
        </w:rPr>
        <w:t>CMS</w:t>
      </w:r>
      <w:r>
        <w:rPr>
          <w:b/>
          <w:i/>
          <w:spacing w:val="-6"/>
          <w:sz w:val="24"/>
        </w:rPr>
        <w:t xml:space="preserve"> </w:t>
      </w:r>
      <w:r>
        <w:rPr>
          <w:b/>
          <w:i/>
          <w:sz w:val="24"/>
        </w:rPr>
        <w:t>developed</w:t>
      </w:r>
      <w:r>
        <w:rPr>
          <w:b/>
          <w:i/>
          <w:spacing w:val="-7"/>
          <w:sz w:val="24"/>
        </w:rPr>
        <w:t xml:space="preserve"> </w:t>
      </w:r>
      <w:r>
        <w:rPr>
          <w:b/>
          <w:i/>
          <w:sz w:val="24"/>
        </w:rPr>
        <w:t>medical</w:t>
      </w:r>
      <w:r>
        <w:rPr>
          <w:b/>
          <w:i/>
          <w:spacing w:val="-6"/>
          <w:sz w:val="24"/>
        </w:rPr>
        <w:t xml:space="preserve"> </w:t>
      </w:r>
      <w:r>
        <w:rPr>
          <w:b/>
          <w:i/>
          <w:sz w:val="24"/>
        </w:rPr>
        <w:t>review</w:t>
      </w:r>
      <w:r>
        <w:rPr>
          <w:b/>
          <w:i/>
          <w:spacing w:val="-6"/>
          <w:sz w:val="24"/>
        </w:rPr>
        <w:t xml:space="preserve"> </w:t>
      </w:r>
      <w:r>
        <w:rPr>
          <w:b/>
          <w:i/>
          <w:sz w:val="24"/>
        </w:rPr>
        <w:t>reason codes and statements when making recommendations and reporting medical review related findings.</w:t>
      </w:r>
      <w:r>
        <w:rPr>
          <w:b/>
          <w:i/>
          <w:spacing w:val="40"/>
          <w:sz w:val="24"/>
        </w:rPr>
        <w:t xml:space="preserve"> </w:t>
      </w:r>
      <w:r>
        <w:rPr>
          <w:b/>
          <w:i/>
          <w:sz w:val="24"/>
        </w:rPr>
        <w:t xml:space="preserve">CMS will provide the Contractor a CMS point of contact to obtain medical review reason codes, definitions, conventions and/or other applicable medical review finding code </w:t>
      </w:r>
      <w:r>
        <w:rPr>
          <w:b/>
          <w:i/>
          <w:spacing w:val="-2"/>
          <w:sz w:val="24"/>
        </w:rPr>
        <w:t>rules.</w:t>
      </w:r>
    </w:p>
    <w:p w14:paraId="5CD34929" w14:textId="07CFB4E0" w:rsidR="00D61D72" w:rsidRDefault="00D268B4">
      <w:pPr>
        <w:pStyle w:val="BodyText"/>
        <w:spacing w:before="2"/>
        <w:rPr>
          <w:b/>
          <w:i/>
          <w:sz w:val="18"/>
        </w:rPr>
      </w:pPr>
      <w:r>
        <w:rPr>
          <w:noProof/>
        </w:rPr>
        <mc:AlternateContent>
          <mc:Choice Requires="wpg">
            <w:drawing>
              <wp:anchor distT="0" distB="0" distL="0" distR="0" simplePos="0" relativeHeight="487588864" behindDoc="1" locked="0" layoutInCell="1" allowOverlap="1" wp14:anchorId="3021728D" wp14:editId="7C63480A">
                <wp:simplePos x="0" y="0"/>
                <wp:positionH relativeFrom="page">
                  <wp:posOffset>952500</wp:posOffset>
                </wp:positionH>
                <wp:positionV relativeFrom="paragraph">
                  <wp:posOffset>147955</wp:posOffset>
                </wp:positionV>
                <wp:extent cx="5949950" cy="25400"/>
                <wp:effectExtent l="0" t="0" r="0" b="0"/>
                <wp:wrapTopAndBottom/>
                <wp:docPr id="1871171699" name="docshapegroup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49950" cy="25400"/>
                          <a:chOff x="1500" y="233"/>
                          <a:chExt cx="9370" cy="40"/>
                        </a:xfrm>
                      </wpg:grpSpPr>
                      <wps:wsp>
                        <wps:cNvPr id="993536038" name="docshape10"/>
                        <wps:cNvSpPr>
                          <a:spLocks/>
                        </wps:cNvSpPr>
                        <wps:spPr bwMode="auto">
                          <a:xfrm>
                            <a:off x="1500" y="233"/>
                            <a:ext cx="9370" cy="32"/>
                          </a:xfrm>
                          <a:custGeom>
                            <a:avLst/>
                            <a:gdLst>
                              <a:gd name="T0" fmla="+- 0 10870 1500"/>
                              <a:gd name="T1" fmla="*/ T0 w 9370"/>
                              <a:gd name="T2" fmla="+- 0 233 233"/>
                              <a:gd name="T3" fmla="*/ 233 h 32"/>
                              <a:gd name="T4" fmla="+- 0 1500 1500"/>
                              <a:gd name="T5" fmla="*/ T4 w 9370"/>
                              <a:gd name="T6" fmla="+- 0 233 233"/>
                              <a:gd name="T7" fmla="*/ 233 h 32"/>
                              <a:gd name="T8" fmla="+- 0 1500 1500"/>
                              <a:gd name="T9" fmla="*/ T8 w 9370"/>
                              <a:gd name="T10" fmla="+- 0 247 233"/>
                              <a:gd name="T11" fmla="*/ 247 h 32"/>
                              <a:gd name="T12" fmla="+- 0 1500 1500"/>
                              <a:gd name="T13" fmla="*/ T12 w 9370"/>
                              <a:gd name="T14" fmla="+- 0 265 233"/>
                              <a:gd name="T15" fmla="*/ 265 h 32"/>
                              <a:gd name="T16" fmla="+- 0 10860 1500"/>
                              <a:gd name="T17" fmla="*/ T16 w 9370"/>
                              <a:gd name="T18" fmla="+- 0 265 233"/>
                              <a:gd name="T19" fmla="*/ 265 h 32"/>
                              <a:gd name="T20" fmla="+- 0 10860 1500"/>
                              <a:gd name="T21" fmla="*/ T20 w 9370"/>
                              <a:gd name="T22" fmla="+- 0 247 233"/>
                              <a:gd name="T23" fmla="*/ 247 h 32"/>
                              <a:gd name="T24" fmla="+- 0 10870 1500"/>
                              <a:gd name="T25" fmla="*/ T24 w 9370"/>
                              <a:gd name="T26" fmla="+- 0 247 233"/>
                              <a:gd name="T27" fmla="*/ 247 h 32"/>
                              <a:gd name="T28" fmla="+- 0 10870 1500"/>
                              <a:gd name="T29" fmla="*/ T28 w 9370"/>
                              <a:gd name="T30" fmla="+- 0 233 233"/>
                              <a:gd name="T31" fmla="*/ 233 h 32"/>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9370" h="32">
                                <a:moveTo>
                                  <a:pt x="9370" y="0"/>
                                </a:moveTo>
                                <a:lnTo>
                                  <a:pt x="0" y="0"/>
                                </a:lnTo>
                                <a:lnTo>
                                  <a:pt x="0" y="14"/>
                                </a:lnTo>
                                <a:lnTo>
                                  <a:pt x="0" y="32"/>
                                </a:lnTo>
                                <a:lnTo>
                                  <a:pt x="9360" y="32"/>
                                </a:lnTo>
                                <a:lnTo>
                                  <a:pt x="9360" y="14"/>
                                </a:lnTo>
                                <a:lnTo>
                                  <a:pt x="9370" y="14"/>
                                </a:lnTo>
                                <a:lnTo>
                                  <a:pt x="9370"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315071" name="docshape11"/>
                        <wps:cNvSpPr>
                          <a:spLocks/>
                        </wps:cNvSpPr>
                        <wps:spPr bwMode="auto">
                          <a:xfrm>
                            <a:off x="1500" y="237"/>
                            <a:ext cx="9370" cy="36"/>
                          </a:xfrm>
                          <a:custGeom>
                            <a:avLst/>
                            <a:gdLst>
                              <a:gd name="T0" fmla="+- 0 10870 1500"/>
                              <a:gd name="T1" fmla="*/ T0 w 9370"/>
                              <a:gd name="T2" fmla="+- 0 237 237"/>
                              <a:gd name="T3" fmla="*/ 237 h 36"/>
                              <a:gd name="T4" fmla="+- 0 10855 1500"/>
                              <a:gd name="T5" fmla="*/ T4 w 9370"/>
                              <a:gd name="T6" fmla="+- 0 237 237"/>
                              <a:gd name="T7" fmla="*/ 237 h 36"/>
                              <a:gd name="T8" fmla="+- 0 10855 1500"/>
                              <a:gd name="T9" fmla="*/ T8 w 9370"/>
                              <a:gd name="T10" fmla="+- 0 258 237"/>
                              <a:gd name="T11" fmla="*/ 258 h 36"/>
                              <a:gd name="T12" fmla="+- 0 1500 1500"/>
                              <a:gd name="T13" fmla="*/ T12 w 9370"/>
                              <a:gd name="T14" fmla="+- 0 258 237"/>
                              <a:gd name="T15" fmla="*/ 258 h 36"/>
                              <a:gd name="T16" fmla="+- 0 1500 1500"/>
                              <a:gd name="T17" fmla="*/ T16 w 9370"/>
                              <a:gd name="T18" fmla="+- 0 273 237"/>
                              <a:gd name="T19" fmla="*/ 273 h 36"/>
                              <a:gd name="T20" fmla="+- 0 10855 1500"/>
                              <a:gd name="T21" fmla="*/ T20 w 9370"/>
                              <a:gd name="T22" fmla="+- 0 273 237"/>
                              <a:gd name="T23" fmla="*/ 273 h 36"/>
                              <a:gd name="T24" fmla="+- 0 10870 1500"/>
                              <a:gd name="T25" fmla="*/ T24 w 9370"/>
                              <a:gd name="T26" fmla="+- 0 273 237"/>
                              <a:gd name="T27" fmla="*/ 273 h 36"/>
                              <a:gd name="T28" fmla="+- 0 10870 1500"/>
                              <a:gd name="T29" fmla="*/ T28 w 9370"/>
                              <a:gd name="T30" fmla="+- 0 237 237"/>
                              <a:gd name="T31" fmla="*/ 237 h 36"/>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9370" h="36">
                                <a:moveTo>
                                  <a:pt x="9370" y="0"/>
                                </a:moveTo>
                                <a:lnTo>
                                  <a:pt x="9355" y="0"/>
                                </a:lnTo>
                                <a:lnTo>
                                  <a:pt x="9355" y="21"/>
                                </a:lnTo>
                                <a:lnTo>
                                  <a:pt x="0" y="21"/>
                                </a:lnTo>
                                <a:lnTo>
                                  <a:pt x="0" y="36"/>
                                </a:lnTo>
                                <a:lnTo>
                                  <a:pt x="9355" y="36"/>
                                </a:lnTo>
                                <a:lnTo>
                                  <a:pt x="9370" y="36"/>
                                </a:lnTo>
                                <a:lnTo>
                                  <a:pt x="9370" y="0"/>
                                </a:lnTo>
                                <a:close/>
                              </a:path>
                            </a:pathLst>
                          </a:custGeom>
                          <a:solidFill>
                            <a:srgbClr val="E1E1E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3D55031" id="docshapegroup9" o:spid="_x0000_s1026" style="position:absolute;margin-left:75pt;margin-top:11.65pt;width:468.5pt;height:2pt;z-index:-15727616;mso-wrap-distance-left:0;mso-wrap-distance-right:0;mso-position-horizontal-relative:page" coordorigin="1500,233" coordsize="9370,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">
                <v:shape id="docshape10" o:spid="_x0000_s1027" style="position:absolute;left:1500;top:233;width:9370;height:32;visibility:visible;mso-wrap-style:square;v-text-anchor:top" coordsize="9370,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" path="m9370,l,,,14,,32r9360,l9360,14r10,l9370,xe" fillcolor="#9f9f9f" stroked="f">
                  <v:path arrowok="t" o:connecttype="custom" o:connectlocs="9370,233;0,233;0,247;0,265;9360,265;9360,247;9370,247;9370,233" o:connectangles="0,0,0,0,0,0,0,0"/>
                </v:shape>
                <v:shape id="docshape11" o:spid="_x0000_s1028" style="position:absolute;left:1500;top:237;width:9370;height:36;visibility:visible;mso-wrap-style:square;v-text-anchor:top" coordsize="9370,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" path="m9370,r-15,l9355,21,,21,,36r9355,l9370,36r,-36xe" fillcolor="#e1e1e1" stroked="f">
                  <v:path arrowok="t" o:connecttype="custom" o:connectlocs="9370,237;9355,237;9355,258;0,258;0,273;9355,273;9370,273;9370,237" o:connectangles="0,0,0,0,0,0,0,0"/>
                </v:shape>
                <w10:wrap type="topAndBottom" anchorx="page"/>
              </v:group>
            </w:pict>
          </mc:Fallback>
        </mc:AlternateContent>
      </w:r>
    </w:p>
    <w:p w14:paraId="30AA9F3C" w14:textId="77777777" w:rsidR="00D61D72" w:rsidRDefault="00860DAE">
      <w:pPr>
        <w:pStyle w:val="Heading2"/>
        <w:spacing w:before="12" w:line="520" w:lineRule="auto"/>
        <w:ind w:right="5326"/>
      </w:pPr>
      <w:bookmarkStart w:id="20" w:name="Task_1:_PCG_Specialty_Reviews_Medical_Re"/>
      <w:bookmarkEnd w:id="20"/>
      <w:r>
        <w:t>Task</w:t>
      </w:r>
      <w:r>
        <w:rPr>
          <w:spacing w:val="-15"/>
        </w:rPr>
        <w:t xml:space="preserve"> </w:t>
      </w:r>
      <w:r>
        <w:t>1:</w:t>
      </w:r>
      <w:r>
        <w:rPr>
          <w:spacing w:val="23"/>
        </w:rPr>
        <w:t xml:space="preserve"> </w:t>
      </w:r>
      <w:r>
        <w:t>PCG</w:t>
      </w:r>
      <w:r>
        <w:rPr>
          <w:spacing w:val="-15"/>
        </w:rPr>
        <w:t xml:space="preserve"> </w:t>
      </w:r>
      <w:r>
        <w:t>Specialty</w:t>
      </w:r>
      <w:r>
        <w:rPr>
          <w:spacing w:val="-15"/>
        </w:rPr>
        <w:t xml:space="preserve"> </w:t>
      </w:r>
      <w:r>
        <w:t>Reviews Medical Record Review</w:t>
      </w:r>
    </w:p>
    <w:p w14:paraId="1CAB8582" w14:textId="77777777" w:rsidR="00D61D72" w:rsidRDefault="00860DAE">
      <w:pPr>
        <w:pStyle w:val="BodyText"/>
        <w:spacing w:line="247" w:lineRule="auto"/>
        <w:ind w:left="935" w:right="377" w:hanging="12"/>
      </w:pPr>
      <w:r>
        <w:t>A medical record is the systematic documentation of a single beneficiary’s medical history and care across time.</w:t>
      </w:r>
      <w:r>
        <w:rPr>
          <w:spacing w:val="40"/>
        </w:rPr>
        <w:t xml:space="preserve"> </w:t>
      </w:r>
      <w:r>
        <w:t>Information is the additional documents that are not in the medical record.</w:t>
      </w:r>
      <w:r>
        <w:rPr>
          <w:spacing w:val="-7"/>
        </w:rPr>
        <w:t xml:space="preserve"> </w:t>
      </w:r>
      <w:r>
        <w:t>Medical</w:t>
      </w:r>
      <w:r>
        <w:rPr>
          <w:spacing w:val="-8"/>
        </w:rPr>
        <w:t xml:space="preserve"> </w:t>
      </w:r>
      <w:r>
        <w:t>record</w:t>
      </w:r>
      <w:r>
        <w:rPr>
          <w:spacing w:val="-4"/>
        </w:rPr>
        <w:t xml:space="preserve"> </w:t>
      </w:r>
      <w:r>
        <w:t>review</w:t>
      </w:r>
      <w:r>
        <w:rPr>
          <w:spacing w:val="-9"/>
        </w:rPr>
        <w:t xml:space="preserve"> </w:t>
      </w:r>
      <w:r>
        <w:t>is</w:t>
      </w:r>
      <w:r>
        <w:rPr>
          <w:spacing w:val="-8"/>
        </w:rPr>
        <w:t xml:space="preserve"> </w:t>
      </w:r>
      <w:r>
        <w:t>the</w:t>
      </w:r>
      <w:r>
        <w:rPr>
          <w:spacing w:val="-9"/>
        </w:rPr>
        <w:t xml:space="preserve"> </w:t>
      </w:r>
      <w:r>
        <w:t>evaluation</w:t>
      </w:r>
      <w:r>
        <w:rPr>
          <w:spacing w:val="-8"/>
        </w:rPr>
        <w:t xml:space="preserve"> </w:t>
      </w:r>
      <w:r>
        <w:t>of</w:t>
      </w:r>
      <w:r>
        <w:rPr>
          <w:spacing w:val="-7"/>
        </w:rPr>
        <w:t xml:space="preserve"> </w:t>
      </w:r>
      <w:r>
        <w:t>the</w:t>
      </w:r>
      <w:r>
        <w:rPr>
          <w:spacing w:val="-9"/>
        </w:rPr>
        <w:t xml:space="preserve"> </w:t>
      </w:r>
      <w:r>
        <w:t>beneficiary’s</w:t>
      </w:r>
      <w:r>
        <w:rPr>
          <w:spacing w:val="-8"/>
        </w:rPr>
        <w:t xml:space="preserve"> </w:t>
      </w:r>
      <w:r>
        <w:t>information</w:t>
      </w:r>
      <w:r>
        <w:rPr>
          <w:spacing w:val="-8"/>
        </w:rPr>
        <w:t xml:space="preserve"> </w:t>
      </w:r>
      <w:r>
        <w:t>and</w:t>
      </w:r>
      <w:r>
        <w:rPr>
          <w:spacing w:val="-8"/>
        </w:rPr>
        <w:t xml:space="preserve"> </w:t>
      </w:r>
      <w:r>
        <w:t>medical records</w:t>
      </w:r>
      <w:r>
        <w:rPr>
          <w:spacing w:val="-1"/>
        </w:rPr>
        <w:t xml:space="preserve"> </w:t>
      </w:r>
      <w:r>
        <w:t>by</w:t>
      </w:r>
      <w:r>
        <w:rPr>
          <w:spacing w:val="-1"/>
        </w:rPr>
        <w:t xml:space="preserve"> </w:t>
      </w:r>
      <w:r>
        <w:t>Medicare</w:t>
      </w:r>
      <w:r>
        <w:rPr>
          <w:spacing w:val="-2"/>
        </w:rPr>
        <w:t xml:space="preserve"> </w:t>
      </w:r>
      <w:r>
        <w:t>Contractors</w:t>
      </w:r>
      <w:r>
        <w:rPr>
          <w:spacing w:val="-1"/>
        </w:rPr>
        <w:t xml:space="preserve"> </w:t>
      </w:r>
      <w:r>
        <w:t>to</w:t>
      </w:r>
      <w:r>
        <w:rPr>
          <w:spacing w:val="-1"/>
        </w:rPr>
        <w:t xml:space="preserve"> </w:t>
      </w:r>
      <w:r>
        <w:t>ensure</w:t>
      </w:r>
      <w:r>
        <w:rPr>
          <w:spacing w:val="-2"/>
        </w:rPr>
        <w:t xml:space="preserve"> </w:t>
      </w:r>
      <w:r>
        <w:t>that</w:t>
      </w:r>
      <w:r>
        <w:rPr>
          <w:spacing w:val="-1"/>
        </w:rPr>
        <w:t xml:space="preserve"> </w:t>
      </w:r>
      <w:r>
        <w:t>payment</w:t>
      </w:r>
      <w:r>
        <w:rPr>
          <w:spacing w:val="-1"/>
        </w:rPr>
        <w:t xml:space="preserve"> </w:t>
      </w:r>
      <w:r>
        <w:t>is</w:t>
      </w:r>
      <w:r>
        <w:rPr>
          <w:spacing w:val="-1"/>
        </w:rPr>
        <w:t xml:space="preserve"> </w:t>
      </w:r>
      <w:r>
        <w:t>made</w:t>
      </w:r>
      <w:r>
        <w:rPr>
          <w:spacing w:val="-2"/>
        </w:rPr>
        <w:t xml:space="preserve"> </w:t>
      </w:r>
      <w:r>
        <w:t>only</w:t>
      </w:r>
      <w:r>
        <w:rPr>
          <w:spacing w:val="-1"/>
        </w:rPr>
        <w:t xml:space="preserve"> </w:t>
      </w:r>
      <w:r>
        <w:t>for</w:t>
      </w:r>
      <w:r>
        <w:rPr>
          <w:spacing w:val="-2"/>
        </w:rPr>
        <w:t xml:space="preserve"> </w:t>
      </w:r>
      <w:r>
        <w:t>services</w:t>
      </w:r>
      <w:r>
        <w:rPr>
          <w:spacing w:val="-1"/>
        </w:rPr>
        <w:t xml:space="preserve"> </w:t>
      </w:r>
      <w:r>
        <w:t>that</w:t>
      </w:r>
      <w:r>
        <w:rPr>
          <w:spacing w:val="-1"/>
        </w:rPr>
        <w:t xml:space="preserve"> </w:t>
      </w:r>
      <w:r>
        <w:t>meet all Medicare coverage, coding, and medical necessity requirements.</w:t>
      </w:r>
    </w:p>
    <w:p w14:paraId="7B2D955A" w14:textId="77777777" w:rsidR="00D61D72" w:rsidRDefault="00D61D72">
      <w:pPr>
        <w:pStyle w:val="BodyText"/>
        <w:spacing w:before="8"/>
        <w:rPr>
          <w:sz w:val="26"/>
        </w:rPr>
      </w:pPr>
    </w:p>
    <w:p w14:paraId="1EC7A8B1" w14:textId="77777777" w:rsidR="00D61D72" w:rsidRDefault="00860DAE">
      <w:pPr>
        <w:pStyle w:val="BodyText"/>
        <w:spacing w:line="247" w:lineRule="auto"/>
        <w:ind w:left="935" w:right="441" w:hanging="12"/>
      </w:pPr>
      <w:r>
        <w:t>Medical record review requires a licensed medical professional to make a clinical judgment about</w:t>
      </w:r>
      <w:r>
        <w:rPr>
          <w:spacing w:val="-1"/>
        </w:rPr>
        <w:t xml:space="preserve"> </w:t>
      </w:r>
      <w:r>
        <w:t>whether a</w:t>
      </w:r>
      <w:r>
        <w:rPr>
          <w:spacing w:val="-2"/>
        </w:rPr>
        <w:t xml:space="preserve"> </w:t>
      </w:r>
      <w:r>
        <w:t>service</w:t>
      </w:r>
      <w:r>
        <w:rPr>
          <w:spacing w:val="-2"/>
        </w:rPr>
        <w:t xml:space="preserve"> </w:t>
      </w:r>
      <w:r>
        <w:t>is</w:t>
      </w:r>
      <w:r>
        <w:rPr>
          <w:spacing w:val="-1"/>
        </w:rPr>
        <w:t xml:space="preserve"> </w:t>
      </w:r>
      <w:proofErr w:type="gramStart"/>
      <w:r>
        <w:t>covered, and</w:t>
      </w:r>
      <w:proofErr w:type="gramEnd"/>
      <w:r>
        <w:rPr>
          <w:spacing w:val="-1"/>
        </w:rPr>
        <w:t xml:space="preserve"> </w:t>
      </w:r>
      <w:r>
        <w:t>is</w:t>
      </w:r>
      <w:r>
        <w:rPr>
          <w:spacing w:val="-1"/>
        </w:rPr>
        <w:t xml:space="preserve"> </w:t>
      </w:r>
      <w:r>
        <w:t>reasonable</w:t>
      </w:r>
      <w:r>
        <w:rPr>
          <w:spacing w:val="-2"/>
        </w:rPr>
        <w:t xml:space="preserve"> </w:t>
      </w:r>
      <w:r>
        <w:t>and</w:t>
      </w:r>
      <w:r>
        <w:rPr>
          <w:spacing w:val="-1"/>
        </w:rPr>
        <w:t xml:space="preserve"> </w:t>
      </w:r>
      <w:r>
        <w:t>necessary.</w:t>
      </w:r>
      <w:r>
        <w:rPr>
          <w:spacing w:val="-1"/>
        </w:rPr>
        <w:t xml:space="preserve"> </w:t>
      </w:r>
      <w:r>
        <w:t>There may</w:t>
      </w:r>
      <w:r>
        <w:rPr>
          <w:spacing w:val="-7"/>
        </w:rPr>
        <w:t xml:space="preserve"> </w:t>
      </w:r>
      <w:r>
        <w:t>be</w:t>
      </w:r>
      <w:r>
        <w:rPr>
          <w:spacing w:val="-2"/>
        </w:rPr>
        <w:t xml:space="preserve"> </w:t>
      </w:r>
      <w:r>
        <w:t>instances when</w:t>
      </w:r>
      <w:r>
        <w:rPr>
          <w:spacing w:val="-6"/>
        </w:rPr>
        <w:t xml:space="preserve"> </w:t>
      </w:r>
      <w:r>
        <w:t>a</w:t>
      </w:r>
      <w:r>
        <w:rPr>
          <w:spacing w:val="-7"/>
        </w:rPr>
        <w:t xml:space="preserve"> </w:t>
      </w:r>
      <w:r>
        <w:t>medical</w:t>
      </w:r>
      <w:r>
        <w:rPr>
          <w:spacing w:val="-5"/>
        </w:rPr>
        <w:t xml:space="preserve"> </w:t>
      </w:r>
      <w:r>
        <w:t>record</w:t>
      </w:r>
      <w:r>
        <w:rPr>
          <w:spacing w:val="-6"/>
        </w:rPr>
        <w:t xml:space="preserve"> </w:t>
      </w:r>
      <w:r>
        <w:t>review</w:t>
      </w:r>
      <w:r>
        <w:rPr>
          <w:spacing w:val="-6"/>
        </w:rPr>
        <w:t xml:space="preserve"> </w:t>
      </w:r>
      <w:r>
        <w:t>does</w:t>
      </w:r>
      <w:r>
        <w:rPr>
          <w:spacing w:val="-6"/>
        </w:rPr>
        <w:t xml:space="preserve"> </w:t>
      </w:r>
      <w:r>
        <w:t>not</w:t>
      </w:r>
      <w:r>
        <w:rPr>
          <w:spacing w:val="-5"/>
        </w:rPr>
        <w:t xml:space="preserve"> </w:t>
      </w:r>
      <w:r>
        <w:t>require</w:t>
      </w:r>
      <w:r>
        <w:rPr>
          <w:spacing w:val="-7"/>
        </w:rPr>
        <w:t xml:space="preserve"> </w:t>
      </w:r>
      <w:r>
        <w:t>clinical</w:t>
      </w:r>
      <w:r>
        <w:rPr>
          <w:spacing w:val="-5"/>
        </w:rPr>
        <w:t xml:space="preserve"> </w:t>
      </w:r>
      <w:r>
        <w:t>judgment</w:t>
      </w:r>
      <w:r>
        <w:rPr>
          <w:spacing w:val="-3"/>
        </w:rPr>
        <w:t xml:space="preserve"> </w:t>
      </w:r>
      <w:r>
        <w:t>and</w:t>
      </w:r>
      <w:r>
        <w:rPr>
          <w:spacing w:val="-6"/>
        </w:rPr>
        <w:t xml:space="preserve"> </w:t>
      </w:r>
      <w:r>
        <w:t>may</w:t>
      </w:r>
      <w:r>
        <w:rPr>
          <w:spacing w:val="-6"/>
        </w:rPr>
        <w:t xml:space="preserve"> </w:t>
      </w:r>
      <w:r>
        <w:t>be</w:t>
      </w:r>
      <w:r>
        <w:rPr>
          <w:spacing w:val="-7"/>
        </w:rPr>
        <w:t xml:space="preserve"> </w:t>
      </w:r>
      <w:r>
        <w:t>performed</w:t>
      </w:r>
      <w:r>
        <w:rPr>
          <w:spacing w:val="-6"/>
        </w:rPr>
        <w:t xml:space="preserve"> </w:t>
      </w:r>
      <w:r>
        <w:t>by</w:t>
      </w:r>
      <w:r>
        <w:rPr>
          <w:spacing w:val="-10"/>
        </w:rPr>
        <w:t xml:space="preserve"> </w:t>
      </w:r>
      <w:r>
        <w:t>a non-clinician. An example is when CMS orders a coding only review in which case a certified coder could be used.</w:t>
      </w:r>
    </w:p>
    <w:p w14:paraId="6C9F3FAD" w14:textId="77777777" w:rsidR="00D61D72" w:rsidRDefault="00D61D72">
      <w:pPr>
        <w:spacing w:line="247" w:lineRule="auto"/>
        <w:sectPr w:rsidR="00D61D72">
          <w:pgSz w:w="12240" w:h="15840"/>
          <w:pgMar w:top="1240" w:right="1120" w:bottom="1460" w:left="860" w:header="0" w:footer="1211" w:gutter="0"/>
          <w:cols w:space="720"/>
        </w:sectPr>
      </w:pPr>
    </w:p>
    <w:p w14:paraId="345AC496" w14:textId="77777777" w:rsidR="00D61D72" w:rsidRDefault="00860DAE">
      <w:pPr>
        <w:pStyle w:val="BodyText"/>
        <w:spacing w:before="79" w:line="247" w:lineRule="auto"/>
        <w:ind w:left="935" w:right="377" w:hanging="12"/>
      </w:pPr>
      <w:r>
        <w:t>When clinical judgment is needed, a medical record review must be performed by registered nurses (RN), or specialty practitioners (such as: physical therapist, chiropractor) or physicians. During a medical record review, registered nurse and physician reviewers may call upon other health care professionals (e.g., dieticians or physician specialists) for advice. The</w:t>
      </w:r>
      <w:r>
        <w:rPr>
          <w:spacing w:val="-9"/>
        </w:rPr>
        <w:t xml:space="preserve"> </w:t>
      </w:r>
      <w:r>
        <w:t>Contractor</w:t>
      </w:r>
      <w:r>
        <w:rPr>
          <w:spacing w:val="-8"/>
        </w:rPr>
        <w:t xml:space="preserve"> </w:t>
      </w:r>
      <w:r>
        <w:t>shall</w:t>
      </w:r>
      <w:r>
        <w:rPr>
          <w:spacing w:val="-6"/>
        </w:rPr>
        <w:t xml:space="preserve"> </w:t>
      </w:r>
      <w:r>
        <w:t>ensure</w:t>
      </w:r>
      <w:r>
        <w:rPr>
          <w:spacing w:val="-9"/>
        </w:rPr>
        <w:t xml:space="preserve"> </w:t>
      </w:r>
      <w:r>
        <w:t>that</w:t>
      </w:r>
      <w:r>
        <w:rPr>
          <w:spacing w:val="-6"/>
        </w:rPr>
        <w:t xml:space="preserve"> </w:t>
      </w:r>
      <w:r>
        <w:t>services</w:t>
      </w:r>
      <w:r>
        <w:rPr>
          <w:spacing w:val="-7"/>
        </w:rPr>
        <w:t xml:space="preserve"> </w:t>
      </w:r>
      <w:r>
        <w:t>reviewed</w:t>
      </w:r>
      <w:r>
        <w:rPr>
          <w:spacing w:val="-7"/>
        </w:rPr>
        <w:t xml:space="preserve"> </w:t>
      </w:r>
      <w:r>
        <w:t>by</w:t>
      </w:r>
      <w:r>
        <w:rPr>
          <w:spacing w:val="-11"/>
        </w:rPr>
        <w:t xml:space="preserve"> </w:t>
      </w:r>
      <w:r>
        <w:t>other</w:t>
      </w:r>
      <w:r>
        <w:rPr>
          <w:spacing w:val="-9"/>
        </w:rPr>
        <w:t xml:space="preserve"> </w:t>
      </w:r>
      <w:r>
        <w:t>licensed</w:t>
      </w:r>
      <w:r>
        <w:rPr>
          <w:spacing w:val="-7"/>
        </w:rPr>
        <w:t xml:space="preserve"> </w:t>
      </w:r>
      <w:r>
        <w:t>health</w:t>
      </w:r>
      <w:r>
        <w:rPr>
          <w:spacing w:val="-4"/>
        </w:rPr>
        <w:t xml:space="preserve"> </w:t>
      </w:r>
      <w:r>
        <w:t>care</w:t>
      </w:r>
      <w:r>
        <w:rPr>
          <w:spacing w:val="-8"/>
        </w:rPr>
        <w:t xml:space="preserve"> </w:t>
      </w:r>
      <w:r>
        <w:t>professionals are within their scope of practice.</w:t>
      </w:r>
    </w:p>
    <w:p w14:paraId="19348855" w14:textId="77777777" w:rsidR="00D61D72" w:rsidRDefault="00D61D72">
      <w:pPr>
        <w:pStyle w:val="BodyText"/>
        <w:spacing w:before="4"/>
        <w:rPr>
          <w:sz w:val="27"/>
        </w:rPr>
      </w:pPr>
    </w:p>
    <w:p w14:paraId="0F5EF68E" w14:textId="77777777" w:rsidR="00D61D72" w:rsidRDefault="00860DAE">
      <w:pPr>
        <w:pStyle w:val="BodyText"/>
        <w:spacing w:before="1" w:line="247" w:lineRule="auto"/>
        <w:ind w:left="935" w:right="377" w:hanging="12"/>
      </w:pPr>
      <w:r>
        <w:t>The Contractor may be required to conduct medical record review of post pay, with a provider</w:t>
      </w:r>
      <w:r>
        <w:rPr>
          <w:spacing w:val="-10"/>
        </w:rPr>
        <w:t xml:space="preserve"> </w:t>
      </w:r>
      <w:r>
        <w:t>specific</w:t>
      </w:r>
      <w:r>
        <w:rPr>
          <w:spacing w:val="-10"/>
        </w:rPr>
        <w:t xml:space="preserve"> </w:t>
      </w:r>
      <w:r>
        <w:t>or</w:t>
      </w:r>
      <w:r>
        <w:rPr>
          <w:spacing w:val="-10"/>
        </w:rPr>
        <w:t xml:space="preserve"> </w:t>
      </w:r>
      <w:r>
        <w:t>service-specific</w:t>
      </w:r>
      <w:r>
        <w:rPr>
          <w:spacing w:val="-10"/>
        </w:rPr>
        <w:t xml:space="preserve"> </w:t>
      </w:r>
      <w:r>
        <w:t>focus.</w:t>
      </w:r>
      <w:r>
        <w:rPr>
          <w:spacing w:val="-9"/>
        </w:rPr>
        <w:t xml:space="preserve"> </w:t>
      </w:r>
      <w:r>
        <w:t>The</w:t>
      </w:r>
      <w:r>
        <w:rPr>
          <w:spacing w:val="-10"/>
        </w:rPr>
        <w:t xml:space="preserve"> </w:t>
      </w:r>
      <w:r>
        <w:t>Contractor</w:t>
      </w:r>
      <w:r>
        <w:rPr>
          <w:spacing w:val="-10"/>
        </w:rPr>
        <w:t xml:space="preserve"> </w:t>
      </w:r>
      <w:r>
        <w:t>shall</w:t>
      </w:r>
      <w:r>
        <w:rPr>
          <w:spacing w:val="-9"/>
        </w:rPr>
        <w:t xml:space="preserve"> </w:t>
      </w:r>
      <w:r>
        <w:t>conduct</w:t>
      </w:r>
      <w:r>
        <w:rPr>
          <w:spacing w:val="-9"/>
        </w:rPr>
        <w:t xml:space="preserve"> </w:t>
      </w:r>
      <w:r>
        <w:t>medical</w:t>
      </w:r>
      <w:r>
        <w:rPr>
          <w:spacing w:val="-9"/>
        </w:rPr>
        <w:t xml:space="preserve"> </w:t>
      </w:r>
      <w:r>
        <w:t>record reviews for Medicare Part A and Part B, including DMEPOS claims.</w:t>
      </w:r>
    </w:p>
    <w:p w14:paraId="4925589D" w14:textId="77777777" w:rsidR="00D61D72" w:rsidRDefault="00D61D72">
      <w:pPr>
        <w:pStyle w:val="BodyText"/>
        <w:rPr>
          <w:sz w:val="27"/>
        </w:rPr>
      </w:pPr>
    </w:p>
    <w:p w14:paraId="38C54D43" w14:textId="77777777" w:rsidR="00D61D72" w:rsidRDefault="00860DAE">
      <w:pPr>
        <w:pStyle w:val="BodyText"/>
        <w:spacing w:line="247" w:lineRule="auto"/>
        <w:ind w:left="935" w:right="377" w:hanging="12"/>
      </w:pPr>
      <w:r>
        <w:t>The</w:t>
      </w:r>
      <w:r>
        <w:rPr>
          <w:spacing w:val="-9"/>
        </w:rPr>
        <w:t xml:space="preserve"> </w:t>
      </w:r>
      <w:r>
        <w:t>Contractor</w:t>
      </w:r>
      <w:r>
        <w:rPr>
          <w:spacing w:val="-7"/>
        </w:rPr>
        <w:t xml:space="preserve"> </w:t>
      </w:r>
      <w:r>
        <w:t>will</w:t>
      </w:r>
      <w:r>
        <w:rPr>
          <w:spacing w:val="-5"/>
        </w:rPr>
        <w:t xml:space="preserve"> </w:t>
      </w:r>
      <w:r>
        <w:t>perform</w:t>
      </w:r>
      <w:r>
        <w:rPr>
          <w:spacing w:val="-5"/>
        </w:rPr>
        <w:t xml:space="preserve"> </w:t>
      </w:r>
      <w:r>
        <w:t>medical</w:t>
      </w:r>
      <w:r>
        <w:rPr>
          <w:spacing w:val="-5"/>
        </w:rPr>
        <w:t xml:space="preserve"> </w:t>
      </w:r>
      <w:r>
        <w:t>record</w:t>
      </w:r>
      <w:r>
        <w:rPr>
          <w:spacing w:val="-6"/>
        </w:rPr>
        <w:t xml:space="preserve"> </w:t>
      </w:r>
      <w:r>
        <w:t>review</w:t>
      </w:r>
      <w:r>
        <w:rPr>
          <w:spacing w:val="-9"/>
        </w:rPr>
        <w:t xml:space="preserve"> </w:t>
      </w:r>
      <w:r>
        <w:t>and/or</w:t>
      </w:r>
      <w:r>
        <w:rPr>
          <w:spacing w:val="-9"/>
        </w:rPr>
        <w:t xml:space="preserve"> </w:t>
      </w:r>
      <w:r>
        <w:t>support</w:t>
      </w:r>
      <w:r>
        <w:rPr>
          <w:spacing w:val="-5"/>
        </w:rPr>
        <w:t xml:space="preserve"> </w:t>
      </w:r>
      <w:r>
        <w:t>a</w:t>
      </w:r>
      <w:r>
        <w:rPr>
          <w:spacing w:val="-9"/>
        </w:rPr>
        <w:t xml:space="preserve"> </w:t>
      </w:r>
      <w:r>
        <w:t>large</w:t>
      </w:r>
      <w:r>
        <w:rPr>
          <w:spacing w:val="-4"/>
        </w:rPr>
        <w:t xml:space="preserve"> </w:t>
      </w:r>
      <w:r>
        <w:t>volume</w:t>
      </w:r>
      <w:r>
        <w:rPr>
          <w:spacing w:val="-9"/>
        </w:rPr>
        <w:t xml:space="preserve"> </w:t>
      </w:r>
      <w:r>
        <w:t>of</w:t>
      </w:r>
      <w:r>
        <w:rPr>
          <w:spacing w:val="-9"/>
        </w:rPr>
        <w:t xml:space="preserve"> </w:t>
      </w:r>
      <w:r>
        <w:t>claims that are generated from all fifty (50) states and in six (6) territories.</w:t>
      </w:r>
    </w:p>
    <w:p w14:paraId="0431CF19" w14:textId="77777777" w:rsidR="00D61D72" w:rsidRDefault="00D61D72">
      <w:pPr>
        <w:pStyle w:val="BodyText"/>
        <w:rPr>
          <w:sz w:val="27"/>
        </w:rPr>
      </w:pPr>
    </w:p>
    <w:p w14:paraId="05E297B3" w14:textId="77777777" w:rsidR="00D61D72" w:rsidRDefault="00860DAE">
      <w:pPr>
        <w:pStyle w:val="BodyText"/>
        <w:spacing w:line="247" w:lineRule="auto"/>
        <w:ind w:left="935" w:right="377" w:hanging="12"/>
      </w:pPr>
      <w:r>
        <w:t>Upon</w:t>
      </w:r>
      <w:r>
        <w:rPr>
          <w:spacing w:val="-6"/>
        </w:rPr>
        <w:t xml:space="preserve"> </w:t>
      </w:r>
      <w:r>
        <w:t>receipt</w:t>
      </w:r>
      <w:r>
        <w:rPr>
          <w:spacing w:val="-5"/>
        </w:rPr>
        <w:t xml:space="preserve"> </w:t>
      </w:r>
      <w:r>
        <w:t>of</w:t>
      </w:r>
      <w:r>
        <w:rPr>
          <w:spacing w:val="-9"/>
        </w:rPr>
        <w:t xml:space="preserve"> </w:t>
      </w:r>
      <w:r>
        <w:t>CMS’</w:t>
      </w:r>
      <w:r>
        <w:rPr>
          <w:spacing w:val="-9"/>
        </w:rPr>
        <w:t xml:space="preserve"> </w:t>
      </w:r>
      <w:r>
        <w:t>direction</w:t>
      </w:r>
      <w:r>
        <w:rPr>
          <w:spacing w:val="-6"/>
        </w:rPr>
        <w:t xml:space="preserve"> </w:t>
      </w:r>
      <w:r>
        <w:t>for</w:t>
      </w:r>
      <w:r>
        <w:rPr>
          <w:spacing w:val="-4"/>
        </w:rPr>
        <w:t xml:space="preserve"> </w:t>
      </w:r>
      <w:r>
        <w:t>each</w:t>
      </w:r>
      <w:r>
        <w:rPr>
          <w:spacing w:val="-6"/>
        </w:rPr>
        <w:t xml:space="preserve"> </w:t>
      </w:r>
      <w:r>
        <w:t>project,</w:t>
      </w:r>
      <w:r>
        <w:rPr>
          <w:spacing w:val="-6"/>
        </w:rPr>
        <w:t xml:space="preserve"> </w:t>
      </w:r>
      <w:r>
        <w:t>the</w:t>
      </w:r>
      <w:r>
        <w:rPr>
          <w:spacing w:val="-9"/>
        </w:rPr>
        <w:t xml:space="preserve"> </w:t>
      </w:r>
      <w:r>
        <w:t>Contractor</w:t>
      </w:r>
      <w:r>
        <w:rPr>
          <w:spacing w:val="-7"/>
        </w:rPr>
        <w:t xml:space="preserve"> </w:t>
      </w:r>
      <w:r>
        <w:t>shall</w:t>
      </w:r>
      <w:r>
        <w:rPr>
          <w:spacing w:val="-5"/>
        </w:rPr>
        <w:t xml:space="preserve"> </w:t>
      </w:r>
      <w:r>
        <w:t>perform</w:t>
      </w:r>
      <w:r>
        <w:rPr>
          <w:spacing w:val="-5"/>
        </w:rPr>
        <w:t xml:space="preserve"> </w:t>
      </w:r>
      <w:r>
        <w:t>the</w:t>
      </w:r>
      <w:r>
        <w:rPr>
          <w:spacing w:val="-9"/>
        </w:rPr>
        <w:t xml:space="preserve"> </w:t>
      </w:r>
      <w:r>
        <w:t>following medical record review activities:</w:t>
      </w:r>
    </w:p>
    <w:p w14:paraId="60E2688B" w14:textId="77777777" w:rsidR="00D61D72" w:rsidRDefault="00D61D72">
      <w:pPr>
        <w:pStyle w:val="BodyText"/>
        <w:spacing w:before="5"/>
        <w:rPr>
          <w:sz w:val="27"/>
        </w:rPr>
      </w:pPr>
    </w:p>
    <w:p w14:paraId="68D19760" w14:textId="77777777" w:rsidR="00D61D72" w:rsidRDefault="00860DAE">
      <w:pPr>
        <w:pStyle w:val="ListParagraph"/>
        <w:numPr>
          <w:ilvl w:val="0"/>
          <w:numId w:val="48"/>
        </w:numPr>
        <w:tabs>
          <w:tab w:val="left" w:pos="1417"/>
          <w:tab w:val="left" w:pos="1418"/>
        </w:tabs>
        <w:spacing w:before="0" w:line="247" w:lineRule="auto"/>
        <w:ind w:left="1419" w:right="787" w:hanging="360"/>
        <w:rPr>
          <w:sz w:val="24"/>
        </w:rPr>
      </w:pPr>
      <w:r>
        <w:rPr>
          <w:sz w:val="24"/>
        </w:rPr>
        <w:t>The Contractor shall develop a medical record documentation request letter for the solicitation of medical records and supporting documentation needed to review the claims.</w:t>
      </w:r>
      <w:r>
        <w:rPr>
          <w:spacing w:val="-8"/>
          <w:sz w:val="24"/>
        </w:rPr>
        <w:t xml:space="preserve"> </w:t>
      </w:r>
      <w:r>
        <w:rPr>
          <w:sz w:val="24"/>
        </w:rPr>
        <w:t>This</w:t>
      </w:r>
      <w:r>
        <w:rPr>
          <w:spacing w:val="-8"/>
          <w:sz w:val="24"/>
        </w:rPr>
        <w:t xml:space="preserve"> </w:t>
      </w:r>
      <w:r>
        <w:rPr>
          <w:sz w:val="24"/>
        </w:rPr>
        <w:t>medical</w:t>
      </w:r>
      <w:r>
        <w:rPr>
          <w:spacing w:val="-6"/>
          <w:sz w:val="24"/>
        </w:rPr>
        <w:t xml:space="preserve"> </w:t>
      </w:r>
      <w:r>
        <w:rPr>
          <w:sz w:val="24"/>
        </w:rPr>
        <w:t>record</w:t>
      </w:r>
      <w:r>
        <w:rPr>
          <w:spacing w:val="-8"/>
          <w:sz w:val="24"/>
        </w:rPr>
        <w:t xml:space="preserve"> </w:t>
      </w:r>
      <w:r>
        <w:rPr>
          <w:sz w:val="24"/>
        </w:rPr>
        <w:t>documentation</w:t>
      </w:r>
      <w:r>
        <w:rPr>
          <w:spacing w:val="-6"/>
          <w:sz w:val="24"/>
        </w:rPr>
        <w:t xml:space="preserve"> </w:t>
      </w:r>
      <w:r>
        <w:rPr>
          <w:sz w:val="24"/>
        </w:rPr>
        <w:t>request</w:t>
      </w:r>
      <w:r>
        <w:rPr>
          <w:spacing w:val="-6"/>
          <w:sz w:val="24"/>
        </w:rPr>
        <w:t xml:space="preserve"> </w:t>
      </w:r>
      <w:r>
        <w:rPr>
          <w:sz w:val="24"/>
        </w:rPr>
        <w:t>letter</w:t>
      </w:r>
      <w:r>
        <w:rPr>
          <w:spacing w:val="-9"/>
          <w:sz w:val="24"/>
        </w:rPr>
        <w:t xml:space="preserve"> </w:t>
      </w:r>
      <w:r>
        <w:rPr>
          <w:sz w:val="24"/>
        </w:rPr>
        <w:t>is</w:t>
      </w:r>
      <w:r>
        <w:rPr>
          <w:spacing w:val="-8"/>
          <w:sz w:val="24"/>
        </w:rPr>
        <w:t xml:space="preserve"> </w:t>
      </w:r>
      <w:r>
        <w:rPr>
          <w:sz w:val="24"/>
        </w:rPr>
        <w:t>known</w:t>
      </w:r>
      <w:r>
        <w:rPr>
          <w:spacing w:val="-6"/>
          <w:sz w:val="24"/>
        </w:rPr>
        <w:t xml:space="preserve"> </w:t>
      </w:r>
      <w:r>
        <w:rPr>
          <w:sz w:val="24"/>
        </w:rPr>
        <w:t>as</w:t>
      </w:r>
      <w:r>
        <w:rPr>
          <w:spacing w:val="-8"/>
          <w:sz w:val="24"/>
        </w:rPr>
        <w:t xml:space="preserve"> </w:t>
      </w:r>
      <w:r>
        <w:rPr>
          <w:sz w:val="24"/>
        </w:rPr>
        <w:t>the</w:t>
      </w:r>
      <w:r>
        <w:rPr>
          <w:spacing w:val="-7"/>
          <w:sz w:val="24"/>
        </w:rPr>
        <w:t xml:space="preserve"> </w:t>
      </w:r>
      <w:r>
        <w:rPr>
          <w:sz w:val="24"/>
        </w:rPr>
        <w:t>Additional Documentation</w:t>
      </w:r>
      <w:r>
        <w:rPr>
          <w:spacing w:val="-3"/>
          <w:sz w:val="24"/>
        </w:rPr>
        <w:t xml:space="preserve"> </w:t>
      </w:r>
      <w:r>
        <w:rPr>
          <w:sz w:val="24"/>
        </w:rPr>
        <w:t>Request</w:t>
      </w:r>
      <w:r>
        <w:rPr>
          <w:spacing w:val="-3"/>
          <w:sz w:val="24"/>
        </w:rPr>
        <w:t xml:space="preserve"> </w:t>
      </w:r>
      <w:r>
        <w:rPr>
          <w:sz w:val="24"/>
        </w:rPr>
        <w:t>letter</w:t>
      </w:r>
      <w:r>
        <w:rPr>
          <w:spacing w:val="-4"/>
          <w:sz w:val="24"/>
        </w:rPr>
        <w:t xml:space="preserve"> </w:t>
      </w:r>
      <w:r>
        <w:rPr>
          <w:sz w:val="24"/>
        </w:rPr>
        <w:t>(ADR).</w:t>
      </w:r>
      <w:r>
        <w:rPr>
          <w:spacing w:val="-3"/>
          <w:sz w:val="24"/>
        </w:rPr>
        <w:t xml:space="preserve"> </w:t>
      </w:r>
      <w:r>
        <w:rPr>
          <w:sz w:val="24"/>
        </w:rPr>
        <w:t>The</w:t>
      </w:r>
      <w:r>
        <w:rPr>
          <w:spacing w:val="-4"/>
          <w:sz w:val="24"/>
        </w:rPr>
        <w:t xml:space="preserve"> </w:t>
      </w:r>
      <w:r>
        <w:rPr>
          <w:sz w:val="24"/>
        </w:rPr>
        <w:t>ADR</w:t>
      </w:r>
      <w:r>
        <w:rPr>
          <w:spacing w:val="-3"/>
          <w:sz w:val="24"/>
        </w:rPr>
        <w:t xml:space="preserve"> </w:t>
      </w:r>
      <w:r>
        <w:rPr>
          <w:sz w:val="24"/>
        </w:rPr>
        <w:t>format</w:t>
      </w:r>
      <w:r>
        <w:rPr>
          <w:spacing w:val="-3"/>
          <w:sz w:val="24"/>
        </w:rPr>
        <w:t xml:space="preserve"> </w:t>
      </w:r>
      <w:r>
        <w:rPr>
          <w:sz w:val="24"/>
        </w:rPr>
        <w:t>shall</w:t>
      </w:r>
      <w:r>
        <w:rPr>
          <w:spacing w:val="-3"/>
          <w:sz w:val="24"/>
        </w:rPr>
        <w:t xml:space="preserve"> </w:t>
      </w:r>
      <w:proofErr w:type="gramStart"/>
      <w:r>
        <w:rPr>
          <w:sz w:val="24"/>
        </w:rPr>
        <w:t>be</w:t>
      </w:r>
      <w:r>
        <w:rPr>
          <w:spacing w:val="-5"/>
          <w:sz w:val="24"/>
        </w:rPr>
        <w:t xml:space="preserve"> </w:t>
      </w:r>
      <w:r>
        <w:rPr>
          <w:sz w:val="24"/>
        </w:rPr>
        <w:t>in</w:t>
      </w:r>
      <w:r>
        <w:rPr>
          <w:spacing w:val="-3"/>
          <w:sz w:val="24"/>
        </w:rPr>
        <w:t xml:space="preserve"> </w:t>
      </w:r>
      <w:r>
        <w:rPr>
          <w:sz w:val="24"/>
        </w:rPr>
        <w:t>compliance</w:t>
      </w:r>
      <w:r>
        <w:rPr>
          <w:spacing w:val="-4"/>
          <w:sz w:val="24"/>
        </w:rPr>
        <w:t xml:space="preserve"> </w:t>
      </w:r>
      <w:r>
        <w:rPr>
          <w:sz w:val="24"/>
        </w:rPr>
        <w:t>with</w:t>
      </w:r>
      <w:proofErr w:type="gramEnd"/>
      <w:r>
        <w:rPr>
          <w:sz w:val="24"/>
        </w:rPr>
        <w:t xml:space="preserve"> IOM 100-8, Program Integrity Manual (PIM) (including any future revisions of the PIM, where applicable) and shall be pre-approved by CMS for each project.</w:t>
      </w:r>
    </w:p>
    <w:p w14:paraId="4BA939E2" w14:textId="77777777" w:rsidR="00D61D72" w:rsidRDefault="00D61D72">
      <w:pPr>
        <w:pStyle w:val="BodyText"/>
        <w:spacing w:before="2"/>
        <w:rPr>
          <w:sz w:val="27"/>
        </w:rPr>
      </w:pPr>
    </w:p>
    <w:p w14:paraId="361E5E2E" w14:textId="5D65DB88" w:rsidR="00D61D72" w:rsidRDefault="00860DAE">
      <w:pPr>
        <w:pStyle w:val="ListParagraph"/>
        <w:numPr>
          <w:ilvl w:val="0"/>
          <w:numId w:val="48"/>
        </w:numPr>
        <w:tabs>
          <w:tab w:val="left" w:pos="1417"/>
          <w:tab w:val="left" w:pos="1418"/>
        </w:tabs>
        <w:spacing w:before="0" w:line="247" w:lineRule="auto"/>
        <w:ind w:left="1419" w:right="464" w:hanging="360"/>
        <w:rPr>
          <w:sz w:val="24"/>
        </w:rPr>
      </w:pPr>
      <w:r>
        <w:rPr>
          <w:sz w:val="24"/>
        </w:rPr>
        <w:t>The Contractor shall send the ADR requesting medical records and supporting documentation</w:t>
      </w:r>
      <w:r>
        <w:rPr>
          <w:spacing w:val="-8"/>
          <w:sz w:val="24"/>
        </w:rPr>
        <w:t xml:space="preserve"> </w:t>
      </w:r>
      <w:r>
        <w:rPr>
          <w:sz w:val="24"/>
        </w:rPr>
        <w:t>for</w:t>
      </w:r>
      <w:r>
        <w:rPr>
          <w:spacing w:val="-9"/>
          <w:sz w:val="24"/>
        </w:rPr>
        <w:t xml:space="preserve"> </w:t>
      </w:r>
      <w:r>
        <w:rPr>
          <w:sz w:val="24"/>
        </w:rPr>
        <w:t>medical</w:t>
      </w:r>
      <w:r>
        <w:rPr>
          <w:spacing w:val="-8"/>
          <w:sz w:val="24"/>
        </w:rPr>
        <w:t xml:space="preserve"> </w:t>
      </w:r>
      <w:r>
        <w:rPr>
          <w:sz w:val="24"/>
        </w:rPr>
        <w:t>record</w:t>
      </w:r>
      <w:r>
        <w:rPr>
          <w:spacing w:val="-7"/>
          <w:sz w:val="24"/>
        </w:rPr>
        <w:t xml:space="preserve"> </w:t>
      </w:r>
      <w:r>
        <w:rPr>
          <w:sz w:val="24"/>
        </w:rPr>
        <w:t>review.</w:t>
      </w:r>
      <w:r>
        <w:rPr>
          <w:spacing w:val="-7"/>
          <w:sz w:val="24"/>
        </w:rPr>
        <w:t xml:space="preserve"> </w:t>
      </w:r>
      <w:r>
        <w:rPr>
          <w:sz w:val="24"/>
        </w:rPr>
        <w:t>The</w:t>
      </w:r>
      <w:r>
        <w:rPr>
          <w:spacing w:val="-9"/>
          <w:sz w:val="24"/>
        </w:rPr>
        <w:t xml:space="preserve"> </w:t>
      </w:r>
      <w:r>
        <w:rPr>
          <w:sz w:val="24"/>
        </w:rPr>
        <w:t>Contractor</w:t>
      </w:r>
      <w:r>
        <w:rPr>
          <w:spacing w:val="-9"/>
          <w:sz w:val="24"/>
        </w:rPr>
        <w:t xml:space="preserve"> </w:t>
      </w:r>
      <w:r>
        <w:rPr>
          <w:sz w:val="24"/>
        </w:rPr>
        <w:t>shall</w:t>
      </w:r>
      <w:r>
        <w:rPr>
          <w:spacing w:val="-8"/>
          <w:sz w:val="24"/>
        </w:rPr>
        <w:t xml:space="preserve"> </w:t>
      </w:r>
      <w:r>
        <w:rPr>
          <w:sz w:val="24"/>
        </w:rPr>
        <w:t>draft</w:t>
      </w:r>
      <w:r>
        <w:rPr>
          <w:spacing w:val="-9"/>
          <w:sz w:val="24"/>
        </w:rPr>
        <w:t xml:space="preserve"> </w:t>
      </w:r>
      <w:r>
        <w:rPr>
          <w:sz w:val="24"/>
        </w:rPr>
        <w:t>the</w:t>
      </w:r>
      <w:r>
        <w:rPr>
          <w:spacing w:val="-9"/>
          <w:sz w:val="24"/>
        </w:rPr>
        <w:t xml:space="preserve"> </w:t>
      </w:r>
      <w:r>
        <w:rPr>
          <w:sz w:val="24"/>
        </w:rPr>
        <w:t>documentation request letter in such a way as to minimize provider/supplier burden. The documentation requested must be limited in scope and specific to the benefit/project at issue.</w:t>
      </w:r>
      <w:r>
        <w:rPr>
          <w:spacing w:val="-7"/>
          <w:sz w:val="24"/>
        </w:rPr>
        <w:t xml:space="preserve"> </w:t>
      </w:r>
      <w:r>
        <w:rPr>
          <w:sz w:val="24"/>
        </w:rPr>
        <w:t>Time</w:t>
      </w:r>
      <w:r>
        <w:rPr>
          <w:spacing w:val="-8"/>
          <w:sz w:val="24"/>
        </w:rPr>
        <w:t xml:space="preserve"> </w:t>
      </w:r>
      <w:r>
        <w:rPr>
          <w:sz w:val="24"/>
        </w:rPr>
        <w:t>frames</w:t>
      </w:r>
      <w:r>
        <w:rPr>
          <w:spacing w:val="-7"/>
          <w:sz w:val="24"/>
        </w:rPr>
        <w:t xml:space="preserve"> </w:t>
      </w:r>
      <w:r>
        <w:rPr>
          <w:sz w:val="24"/>
        </w:rPr>
        <w:t>for</w:t>
      </w:r>
      <w:r>
        <w:rPr>
          <w:spacing w:val="-8"/>
          <w:sz w:val="24"/>
        </w:rPr>
        <w:t xml:space="preserve"> </w:t>
      </w:r>
      <w:r>
        <w:rPr>
          <w:sz w:val="24"/>
        </w:rPr>
        <w:t>provider/supplier</w:t>
      </w:r>
      <w:r>
        <w:rPr>
          <w:spacing w:val="-7"/>
          <w:sz w:val="24"/>
        </w:rPr>
        <w:t xml:space="preserve"> </w:t>
      </w:r>
      <w:r>
        <w:rPr>
          <w:sz w:val="24"/>
        </w:rPr>
        <w:t>responses</w:t>
      </w:r>
      <w:r>
        <w:rPr>
          <w:spacing w:val="-2"/>
          <w:sz w:val="24"/>
        </w:rPr>
        <w:t xml:space="preserve"> </w:t>
      </w:r>
      <w:r>
        <w:rPr>
          <w:sz w:val="24"/>
        </w:rPr>
        <w:t>are</w:t>
      </w:r>
      <w:r>
        <w:rPr>
          <w:spacing w:val="-8"/>
          <w:sz w:val="24"/>
        </w:rPr>
        <w:t xml:space="preserve"> </w:t>
      </w:r>
      <w:r>
        <w:rPr>
          <w:sz w:val="24"/>
        </w:rPr>
        <w:t>described</w:t>
      </w:r>
      <w:r>
        <w:rPr>
          <w:spacing w:val="-7"/>
          <w:sz w:val="24"/>
        </w:rPr>
        <w:t xml:space="preserve"> </w:t>
      </w:r>
      <w:r>
        <w:rPr>
          <w:sz w:val="24"/>
        </w:rPr>
        <w:t>later</w:t>
      </w:r>
      <w:r>
        <w:rPr>
          <w:spacing w:val="-8"/>
          <w:sz w:val="24"/>
        </w:rPr>
        <w:t xml:space="preserve"> </w:t>
      </w:r>
      <w:r>
        <w:rPr>
          <w:sz w:val="24"/>
        </w:rPr>
        <w:t>in</w:t>
      </w:r>
      <w:r>
        <w:rPr>
          <w:spacing w:val="-7"/>
          <w:sz w:val="24"/>
        </w:rPr>
        <w:t xml:space="preserve"> </w:t>
      </w:r>
      <w:r>
        <w:rPr>
          <w:sz w:val="24"/>
        </w:rPr>
        <w:t>this</w:t>
      </w:r>
      <w:r>
        <w:rPr>
          <w:spacing w:val="-7"/>
          <w:sz w:val="24"/>
        </w:rPr>
        <w:t xml:space="preserve"> </w:t>
      </w:r>
      <w:r>
        <w:rPr>
          <w:sz w:val="24"/>
        </w:rPr>
        <w:t>document.</w:t>
      </w:r>
    </w:p>
    <w:p w14:paraId="460FE4B3" w14:textId="77777777" w:rsidR="00D61D72" w:rsidRDefault="00D61D72">
      <w:pPr>
        <w:pStyle w:val="BodyText"/>
        <w:spacing w:before="2"/>
        <w:rPr>
          <w:sz w:val="31"/>
        </w:rPr>
      </w:pPr>
    </w:p>
    <w:p w14:paraId="6AC586A2" w14:textId="27A3CE71" w:rsidR="00D61D72" w:rsidRDefault="00860DAE">
      <w:pPr>
        <w:pStyle w:val="ListParagraph"/>
        <w:numPr>
          <w:ilvl w:val="0"/>
          <w:numId w:val="48"/>
        </w:numPr>
        <w:tabs>
          <w:tab w:val="left" w:pos="1417"/>
          <w:tab w:val="left" w:pos="1418"/>
        </w:tabs>
        <w:spacing w:before="0" w:line="247" w:lineRule="auto"/>
        <w:ind w:left="1419" w:right="502" w:hanging="360"/>
        <w:rPr>
          <w:sz w:val="24"/>
        </w:rPr>
      </w:pPr>
      <w:r>
        <w:rPr>
          <w:sz w:val="24"/>
        </w:rPr>
        <w:t>The</w:t>
      </w:r>
      <w:r>
        <w:rPr>
          <w:spacing w:val="-9"/>
          <w:sz w:val="24"/>
        </w:rPr>
        <w:t xml:space="preserve"> </w:t>
      </w:r>
      <w:r>
        <w:rPr>
          <w:sz w:val="24"/>
        </w:rPr>
        <w:t>Contractor</w:t>
      </w:r>
      <w:r>
        <w:rPr>
          <w:spacing w:val="-7"/>
          <w:sz w:val="24"/>
        </w:rPr>
        <w:t xml:space="preserve"> </w:t>
      </w:r>
      <w:r>
        <w:rPr>
          <w:sz w:val="24"/>
        </w:rPr>
        <w:t>shall</w:t>
      </w:r>
      <w:r>
        <w:rPr>
          <w:spacing w:val="-5"/>
          <w:sz w:val="24"/>
        </w:rPr>
        <w:t xml:space="preserve"> </w:t>
      </w:r>
      <w:r>
        <w:rPr>
          <w:sz w:val="24"/>
        </w:rPr>
        <w:t>review</w:t>
      </w:r>
      <w:r>
        <w:rPr>
          <w:spacing w:val="-9"/>
          <w:sz w:val="24"/>
        </w:rPr>
        <w:t xml:space="preserve"> </w:t>
      </w:r>
      <w:r>
        <w:rPr>
          <w:sz w:val="24"/>
        </w:rPr>
        <w:t>all</w:t>
      </w:r>
      <w:r>
        <w:rPr>
          <w:spacing w:val="-5"/>
          <w:sz w:val="24"/>
        </w:rPr>
        <w:t xml:space="preserve"> </w:t>
      </w:r>
      <w:r>
        <w:rPr>
          <w:sz w:val="24"/>
        </w:rPr>
        <w:t>claims</w:t>
      </w:r>
      <w:r>
        <w:rPr>
          <w:spacing w:val="-6"/>
          <w:sz w:val="24"/>
        </w:rPr>
        <w:t xml:space="preserve"> </w:t>
      </w:r>
      <w:r>
        <w:rPr>
          <w:sz w:val="24"/>
        </w:rPr>
        <w:t>for</w:t>
      </w:r>
      <w:r>
        <w:rPr>
          <w:spacing w:val="-9"/>
          <w:sz w:val="24"/>
        </w:rPr>
        <w:t xml:space="preserve"> </w:t>
      </w:r>
      <w:r>
        <w:rPr>
          <w:sz w:val="24"/>
        </w:rPr>
        <w:t>medical</w:t>
      </w:r>
      <w:r>
        <w:rPr>
          <w:spacing w:val="-2"/>
          <w:sz w:val="24"/>
        </w:rPr>
        <w:t xml:space="preserve"> </w:t>
      </w:r>
      <w:r>
        <w:rPr>
          <w:sz w:val="24"/>
        </w:rPr>
        <w:t>review</w:t>
      </w:r>
      <w:r>
        <w:rPr>
          <w:spacing w:val="-9"/>
          <w:sz w:val="24"/>
        </w:rPr>
        <w:t xml:space="preserve"> </w:t>
      </w:r>
      <w:r>
        <w:rPr>
          <w:sz w:val="24"/>
        </w:rPr>
        <w:t>in</w:t>
      </w:r>
      <w:r>
        <w:rPr>
          <w:spacing w:val="-6"/>
          <w:sz w:val="24"/>
        </w:rPr>
        <w:t xml:space="preserve"> </w:t>
      </w:r>
      <w:r>
        <w:rPr>
          <w:sz w:val="24"/>
        </w:rPr>
        <w:t>accordance</w:t>
      </w:r>
      <w:r>
        <w:rPr>
          <w:spacing w:val="-7"/>
          <w:sz w:val="24"/>
        </w:rPr>
        <w:t xml:space="preserve"> </w:t>
      </w:r>
      <w:r>
        <w:rPr>
          <w:sz w:val="24"/>
        </w:rPr>
        <w:t>with</w:t>
      </w:r>
      <w:r>
        <w:rPr>
          <w:spacing w:val="-6"/>
          <w:sz w:val="24"/>
        </w:rPr>
        <w:t xml:space="preserve"> </w:t>
      </w:r>
      <w:r>
        <w:rPr>
          <w:sz w:val="24"/>
        </w:rPr>
        <w:t>statutory, regulatory</w:t>
      </w:r>
      <w:r>
        <w:rPr>
          <w:spacing w:val="-11"/>
          <w:sz w:val="24"/>
        </w:rPr>
        <w:t xml:space="preserve"> </w:t>
      </w:r>
      <w:r>
        <w:rPr>
          <w:sz w:val="24"/>
        </w:rPr>
        <w:t>and</w:t>
      </w:r>
      <w:r>
        <w:rPr>
          <w:spacing w:val="-8"/>
          <w:sz w:val="24"/>
        </w:rPr>
        <w:t xml:space="preserve"> </w:t>
      </w:r>
      <w:r>
        <w:rPr>
          <w:sz w:val="24"/>
        </w:rPr>
        <w:t>sub</w:t>
      </w:r>
      <w:r w:rsidR="006E6795">
        <w:rPr>
          <w:sz w:val="24"/>
        </w:rPr>
        <w:t>-</w:t>
      </w:r>
      <w:r>
        <w:rPr>
          <w:sz w:val="24"/>
        </w:rPr>
        <w:t>regulatory</w:t>
      </w:r>
      <w:r>
        <w:rPr>
          <w:spacing w:val="-11"/>
          <w:sz w:val="24"/>
        </w:rPr>
        <w:t xml:space="preserve"> </w:t>
      </w:r>
      <w:r>
        <w:rPr>
          <w:sz w:val="24"/>
        </w:rPr>
        <w:t>coverage,</w:t>
      </w:r>
      <w:r>
        <w:rPr>
          <w:spacing w:val="-7"/>
          <w:sz w:val="24"/>
        </w:rPr>
        <w:t xml:space="preserve"> </w:t>
      </w:r>
      <w:r>
        <w:rPr>
          <w:sz w:val="24"/>
        </w:rPr>
        <w:t>coding,</w:t>
      </w:r>
      <w:r>
        <w:rPr>
          <w:spacing w:val="-8"/>
          <w:sz w:val="24"/>
        </w:rPr>
        <w:t xml:space="preserve"> </w:t>
      </w:r>
      <w:r>
        <w:rPr>
          <w:sz w:val="24"/>
        </w:rPr>
        <w:t>payment,</w:t>
      </w:r>
      <w:r>
        <w:rPr>
          <w:spacing w:val="-8"/>
          <w:sz w:val="24"/>
        </w:rPr>
        <w:t xml:space="preserve"> </w:t>
      </w:r>
      <w:r>
        <w:rPr>
          <w:sz w:val="24"/>
        </w:rPr>
        <w:t>and</w:t>
      </w:r>
      <w:r>
        <w:rPr>
          <w:spacing w:val="-8"/>
          <w:sz w:val="24"/>
        </w:rPr>
        <w:t xml:space="preserve"> </w:t>
      </w:r>
      <w:r>
        <w:rPr>
          <w:sz w:val="24"/>
        </w:rPr>
        <w:t>billing</w:t>
      </w:r>
      <w:r>
        <w:rPr>
          <w:spacing w:val="-11"/>
          <w:sz w:val="24"/>
        </w:rPr>
        <w:t xml:space="preserve"> </w:t>
      </w:r>
      <w:r>
        <w:rPr>
          <w:sz w:val="24"/>
        </w:rPr>
        <w:t>requirements.</w:t>
      </w:r>
      <w:r>
        <w:rPr>
          <w:spacing w:val="-8"/>
          <w:sz w:val="24"/>
        </w:rPr>
        <w:t xml:space="preserve"> </w:t>
      </w:r>
      <w:r>
        <w:rPr>
          <w:sz w:val="24"/>
        </w:rPr>
        <w:t>The Contractor</w:t>
      </w:r>
      <w:r>
        <w:rPr>
          <w:spacing w:val="-4"/>
          <w:sz w:val="24"/>
        </w:rPr>
        <w:t xml:space="preserve"> </w:t>
      </w:r>
      <w:r>
        <w:rPr>
          <w:sz w:val="24"/>
        </w:rPr>
        <w:t>shall</w:t>
      </w:r>
      <w:r>
        <w:rPr>
          <w:spacing w:val="-3"/>
          <w:sz w:val="24"/>
        </w:rPr>
        <w:t xml:space="preserve"> </w:t>
      </w:r>
      <w:r>
        <w:rPr>
          <w:sz w:val="24"/>
        </w:rPr>
        <w:t>follow</w:t>
      </w:r>
      <w:r>
        <w:rPr>
          <w:spacing w:val="-4"/>
          <w:sz w:val="24"/>
        </w:rPr>
        <w:t xml:space="preserve"> </w:t>
      </w:r>
      <w:r>
        <w:rPr>
          <w:sz w:val="24"/>
        </w:rPr>
        <w:t>all</w:t>
      </w:r>
      <w:r>
        <w:rPr>
          <w:spacing w:val="-3"/>
          <w:sz w:val="24"/>
        </w:rPr>
        <w:t xml:space="preserve"> </w:t>
      </w:r>
      <w:r>
        <w:rPr>
          <w:sz w:val="24"/>
        </w:rPr>
        <w:t>applicable</w:t>
      </w:r>
      <w:r>
        <w:rPr>
          <w:spacing w:val="-4"/>
          <w:sz w:val="24"/>
        </w:rPr>
        <w:t xml:space="preserve"> </w:t>
      </w:r>
      <w:r>
        <w:rPr>
          <w:sz w:val="24"/>
        </w:rPr>
        <w:t>CMS</w:t>
      </w:r>
      <w:r>
        <w:rPr>
          <w:spacing w:val="-3"/>
          <w:sz w:val="24"/>
        </w:rPr>
        <w:t xml:space="preserve"> </w:t>
      </w:r>
      <w:r>
        <w:rPr>
          <w:sz w:val="24"/>
        </w:rPr>
        <w:t>online</w:t>
      </w:r>
      <w:r>
        <w:rPr>
          <w:spacing w:val="-7"/>
          <w:sz w:val="24"/>
        </w:rPr>
        <w:t xml:space="preserve"> </w:t>
      </w:r>
      <w:r>
        <w:rPr>
          <w:sz w:val="24"/>
        </w:rPr>
        <w:t>manuals,</w:t>
      </w:r>
      <w:r>
        <w:rPr>
          <w:spacing w:val="-3"/>
          <w:sz w:val="24"/>
        </w:rPr>
        <w:t xml:space="preserve"> </w:t>
      </w:r>
      <w:r>
        <w:rPr>
          <w:sz w:val="24"/>
        </w:rPr>
        <w:t>including</w:t>
      </w:r>
      <w:r>
        <w:rPr>
          <w:spacing w:val="-6"/>
          <w:sz w:val="24"/>
        </w:rPr>
        <w:t xml:space="preserve"> </w:t>
      </w:r>
      <w:r>
        <w:rPr>
          <w:sz w:val="24"/>
        </w:rPr>
        <w:t>the</w:t>
      </w:r>
      <w:r>
        <w:rPr>
          <w:spacing w:val="-4"/>
          <w:sz w:val="24"/>
        </w:rPr>
        <w:t xml:space="preserve"> </w:t>
      </w:r>
      <w:r>
        <w:rPr>
          <w:sz w:val="24"/>
        </w:rPr>
        <w:t>PIM</w:t>
      </w:r>
      <w:r>
        <w:rPr>
          <w:spacing w:val="-1"/>
          <w:sz w:val="24"/>
        </w:rPr>
        <w:t xml:space="preserve"> </w:t>
      </w:r>
      <w:r>
        <w:rPr>
          <w:sz w:val="24"/>
        </w:rPr>
        <w:t>and</w:t>
      </w:r>
      <w:r>
        <w:rPr>
          <w:spacing w:val="-3"/>
          <w:sz w:val="24"/>
        </w:rPr>
        <w:t xml:space="preserve"> </w:t>
      </w:r>
      <w:r>
        <w:rPr>
          <w:sz w:val="24"/>
        </w:rPr>
        <w:t>any future</w:t>
      </w:r>
      <w:r>
        <w:rPr>
          <w:spacing w:val="-2"/>
          <w:sz w:val="24"/>
        </w:rPr>
        <w:t xml:space="preserve"> </w:t>
      </w:r>
      <w:r>
        <w:rPr>
          <w:sz w:val="24"/>
        </w:rPr>
        <w:t>revisions</w:t>
      </w:r>
      <w:r>
        <w:rPr>
          <w:spacing w:val="-1"/>
          <w:sz w:val="24"/>
        </w:rPr>
        <w:t xml:space="preserve"> </w:t>
      </w:r>
      <w:r>
        <w:rPr>
          <w:sz w:val="24"/>
        </w:rPr>
        <w:t>of</w:t>
      </w:r>
      <w:r>
        <w:rPr>
          <w:spacing w:val="-2"/>
          <w:sz w:val="24"/>
        </w:rPr>
        <w:t xml:space="preserve"> </w:t>
      </w:r>
      <w:r>
        <w:rPr>
          <w:sz w:val="24"/>
        </w:rPr>
        <w:t>the</w:t>
      </w:r>
      <w:r>
        <w:rPr>
          <w:spacing w:val="-2"/>
          <w:sz w:val="24"/>
        </w:rPr>
        <w:t xml:space="preserve"> </w:t>
      </w:r>
      <w:r>
        <w:rPr>
          <w:sz w:val="24"/>
        </w:rPr>
        <w:t>PIM,</w:t>
      </w:r>
      <w:r>
        <w:rPr>
          <w:spacing w:val="-1"/>
          <w:sz w:val="24"/>
        </w:rPr>
        <w:t xml:space="preserve"> </w:t>
      </w:r>
      <w:r>
        <w:rPr>
          <w:sz w:val="24"/>
        </w:rPr>
        <w:t>as</w:t>
      </w:r>
      <w:r>
        <w:rPr>
          <w:spacing w:val="-1"/>
          <w:sz w:val="24"/>
        </w:rPr>
        <w:t xml:space="preserve"> </w:t>
      </w:r>
      <w:r>
        <w:rPr>
          <w:sz w:val="24"/>
        </w:rPr>
        <w:t>directed</w:t>
      </w:r>
      <w:r>
        <w:rPr>
          <w:spacing w:val="-1"/>
          <w:sz w:val="24"/>
        </w:rPr>
        <w:t xml:space="preserve"> </w:t>
      </w:r>
      <w:r>
        <w:rPr>
          <w:sz w:val="24"/>
        </w:rPr>
        <w:t>by</w:t>
      </w:r>
      <w:r>
        <w:rPr>
          <w:spacing w:val="-6"/>
          <w:sz w:val="24"/>
        </w:rPr>
        <w:t xml:space="preserve"> </w:t>
      </w:r>
      <w:r>
        <w:rPr>
          <w:sz w:val="24"/>
        </w:rPr>
        <w:t>CMS.</w:t>
      </w:r>
      <w:r>
        <w:rPr>
          <w:spacing w:val="39"/>
          <w:sz w:val="24"/>
        </w:rPr>
        <w:t xml:space="preserve"> </w:t>
      </w:r>
      <w:r>
        <w:rPr>
          <w:sz w:val="24"/>
        </w:rPr>
        <w:t>The</w:t>
      </w:r>
      <w:r>
        <w:rPr>
          <w:spacing w:val="-2"/>
          <w:sz w:val="24"/>
        </w:rPr>
        <w:t xml:space="preserve"> </w:t>
      </w:r>
      <w:r>
        <w:rPr>
          <w:sz w:val="24"/>
        </w:rPr>
        <w:t>Contractor</w:t>
      </w:r>
      <w:r>
        <w:rPr>
          <w:spacing w:val="-2"/>
          <w:sz w:val="24"/>
        </w:rPr>
        <w:t xml:space="preserve"> </w:t>
      </w:r>
      <w:r>
        <w:rPr>
          <w:sz w:val="24"/>
        </w:rPr>
        <w:t>shall</w:t>
      </w:r>
      <w:r>
        <w:rPr>
          <w:spacing w:val="-1"/>
          <w:sz w:val="24"/>
        </w:rPr>
        <w:t xml:space="preserve"> </w:t>
      </w:r>
      <w:r>
        <w:rPr>
          <w:sz w:val="24"/>
        </w:rPr>
        <w:t>make</w:t>
      </w:r>
      <w:r>
        <w:rPr>
          <w:spacing w:val="-2"/>
          <w:sz w:val="24"/>
        </w:rPr>
        <w:t xml:space="preserve"> </w:t>
      </w:r>
      <w:r>
        <w:rPr>
          <w:sz w:val="24"/>
        </w:rPr>
        <w:t>a</w:t>
      </w:r>
      <w:r>
        <w:rPr>
          <w:spacing w:val="-2"/>
          <w:sz w:val="24"/>
        </w:rPr>
        <w:t xml:space="preserve"> </w:t>
      </w:r>
      <w:r>
        <w:rPr>
          <w:sz w:val="24"/>
        </w:rPr>
        <w:t>medical record review decision within 30 calendar days of receiving the requested documentation, provided the</w:t>
      </w:r>
      <w:r>
        <w:rPr>
          <w:spacing w:val="-1"/>
          <w:sz w:val="24"/>
        </w:rPr>
        <w:t xml:space="preserve"> </w:t>
      </w:r>
      <w:r>
        <w:rPr>
          <w:sz w:val="24"/>
        </w:rPr>
        <w:t>documentation is received within 45 calendar days of</w:t>
      </w:r>
      <w:r>
        <w:rPr>
          <w:spacing w:val="-1"/>
          <w:sz w:val="24"/>
        </w:rPr>
        <w:t xml:space="preserve"> </w:t>
      </w:r>
      <w:r>
        <w:rPr>
          <w:sz w:val="24"/>
        </w:rPr>
        <w:t>the date of the ADR or the date of the granted extension.</w:t>
      </w:r>
      <w:r>
        <w:rPr>
          <w:spacing w:val="40"/>
          <w:sz w:val="24"/>
        </w:rPr>
        <w:t xml:space="preserve"> </w:t>
      </w:r>
      <w:r>
        <w:rPr>
          <w:sz w:val="24"/>
        </w:rPr>
        <w:t>The contractor shall mail the review results notification letter to the provider/supplier following the review completion of the provider/supplier entire sample of claims for the project.</w:t>
      </w:r>
    </w:p>
    <w:p w14:paraId="36CAEC5D" w14:textId="77777777" w:rsidR="00D61D72" w:rsidRDefault="00D61D72">
      <w:pPr>
        <w:pStyle w:val="BodyText"/>
        <w:spacing w:before="5"/>
        <w:rPr>
          <w:sz w:val="27"/>
        </w:rPr>
      </w:pPr>
    </w:p>
    <w:p w14:paraId="21DA7AD6" w14:textId="77777777" w:rsidR="00D61D72" w:rsidRDefault="00860DAE">
      <w:pPr>
        <w:pStyle w:val="ListParagraph"/>
        <w:numPr>
          <w:ilvl w:val="0"/>
          <w:numId w:val="48"/>
        </w:numPr>
        <w:tabs>
          <w:tab w:val="left" w:pos="1417"/>
          <w:tab w:val="left" w:pos="1418"/>
        </w:tabs>
        <w:spacing w:before="0" w:line="247" w:lineRule="auto"/>
        <w:ind w:left="1419" w:right="533" w:hanging="360"/>
        <w:rPr>
          <w:sz w:val="24"/>
        </w:rPr>
      </w:pPr>
      <w:r>
        <w:rPr>
          <w:sz w:val="24"/>
        </w:rPr>
        <w:t>The Contractor shall automatically recommend a denial for any claim where a provider/supplier</w:t>
      </w:r>
      <w:r>
        <w:rPr>
          <w:spacing w:val="-10"/>
          <w:sz w:val="24"/>
        </w:rPr>
        <w:t xml:space="preserve"> </w:t>
      </w:r>
      <w:r>
        <w:rPr>
          <w:sz w:val="24"/>
        </w:rPr>
        <w:t>fails</w:t>
      </w:r>
      <w:r>
        <w:rPr>
          <w:spacing w:val="-9"/>
          <w:sz w:val="24"/>
        </w:rPr>
        <w:t xml:space="preserve"> </w:t>
      </w:r>
      <w:r>
        <w:rPr>
          <w:sz w:val="24"/>
        </w:rPr>
        <w:t>to</w:t>
      </w:r>
      <w:r>
        <w:rPr>
          <w:spacing w:val="-4"/>
          <w:sz w:val="24"/>
        </w:rPr>
        <w:t xml:space="preserve"> </w:t>
      </w:r>
      <w:r>
        <w:rPr>
          <w:sz w:val="24"/>
        </w:rPr>
        <w:t>send</w:t>
      </w:r>
      <w:r>
        <w:rPr>
          <w:spacing w:val="-9"/>
          <w:sz w:val="24"/>
        </w:rPr>
        <w:t xml:space="preserve"> </w:t>
      </w:r>
      <w:r>
        <w:rPr>
          <w:sz w:val="24"/>
        </w:rPr>
        <w:t>medical</w:t>
      </w:r>
      <w:r>
        <w:rPr>
          <w:spacing w:val="-6"/>
          <w:sz w:val="24"/>
        </w:rPr>
        <w:t xml:space="preserve"> </w:t>
      </w:r>
      <w:r>
        <w:rPr>
          <w:sz w:val="24"/>
        </w:rPr>
        <w:t>records</w:t>
      </w:r>
      <w:r>
        <w:rPr>
          <w:spacing w:val="-7"/>
          <w:sz w:val="24"/>
        </w:rPr>
        <w:t xml:space="preserve"> </w:t>
      </w:r>
      <w:r>
        <w:rPr>
          <w:sz w:val="24"/>
        </w:rPr>
        <w:t>and/or</w:t>
      </w:r>
      <w:r>
        <w:rPr>
          <w:spacing w:val="-10"/>
          <w:sz w:val="24"/>
        </w:rPr>
        <w:t xml:space="preserve"> </w:t>
      </w:r>
      <w:r>
        <w:rPr>
          <w:sz w:val="24"/>
        </w:rPr>
        <w:t>supporting</w:t>
      </w:r>
      <w:r>
        <w:rPr>
          <w:spacing w:val="-12"/>
          <w:sz w:val="24"/>
        </w:rPr>
        <w:t xml:space="preserve"> </w:t>
      </w:r>
      <w:r>
        <w:rPr>
          <w:sz w:val="24"/>
        </w:rPr>
        <w:t>documents</w:t>
      </w:r>
      <w:r>
        <w:rPr>
          <w:spacing w:val="-7"/>
          <w:sz w:val="24"/>
        </w:rPr>
        <w:t xml:space="preserve"> </w:t>
      </w:r>
      <w:r>
        <w:rPr>
          <w:sz w:val="24"/>
        </w:rPr>
        <w:t>within</w:t>
      </w:r>
      <w:r>
        <w:rPr>
          <w:spacing w:val="-9"/>
          <w:sz w:val="24"/>
        </w:rPr>
        <w:t xml:space="preserve"> </w:t>
      </w:r>
      <w:r>
        <w:rPr>
          <w:sz w:val="24"/>
        </w:rPr>
        <w:t>the CMS specified time frames. CMS encourages the Contractor to minimize provider/supplier burdens whenever possible. Accordingly, the Contractor has the</w:t>
      </w:r>
    </w:p>
    <w:p w14:paraId="55A72F6B" w14:textId="77777777" w:rsidR="00D61D72" w:rsidRDefault="00D61D72">
      <w:pPr>
        <w:spacing w:line="247" w:lineRule="auto"/>
        <w:rPr>
          <w:sz w:val="24"/>
        </w:rPr>
        <w:sectPr w:rsidR="00D61D72">
          <w:pgSz w:w="12240" w:h="15840"/>
          <w:pgMar w:top="1240" w:right="1120" w:bottom="1460" w:left="860" w:header="0" w:footer="1211" w:gutter="0"/>
          <w:cols w:space="720"/>
        </w:sectPr>
      </w:pPr>
    </w:p>
    <w:p w14:paraId="09D3073F" w14:textId="77777777" w:rsidR="00D61D72" w:rsidRDefault="00860DAE">
      <w:pPr>
        <w:pStyle w:val="BodyText"/>
        <w:spacing w:before="79" w:line="247" w:lineRule="auto"/>
        <w:ind w:left="1420" w:right="377"/>
      </w:pPr>
      <w:r>
        <w:t>discretion and is strongly encouraged to grant extensions to medical record documentation submission timeframes for those providers/suppliers that make an extension request prior to the end of the CMS specified response timeframe.</w:t>
      </w:r>
      <w:r>
        <w:rPr>
          <w:spacing w:val="40"/>
        </w:rPr>
        <w:t xml:space="preserve"> </w:t>
      </w:r>
      <w:r>
        <w:t>The Contractor</w:t>
      </w:r>
      <w:r>
        <w:rPr>
          <w:spacing w:val="-9"/>
        </w:rPr>
        <w:t xml:space="preserve"> </w:t>
      </w:r>
      <w:r>
        <w:t>also</w:t>
      </w:r>
      <w:r>
        <w:rPr>
          <w:spacing w:val="-8"/>
        </w:rPr>
        <w:t xml:space="preserve"> </w:t>
      </w:r>
      <w:r>
        <w:t>has</w:t>
      </w:r>
      <w:r>
        <w:rPr>
          <w:spacing w:val="-6"/>
        </w:rPr>
        <w:t xml:space="preserve"> </w:t>
      </w:r>
      <w:r>
        <w:t>the</w:t>
      </w:r>
      <w:r>
        <w:rPr>
          <w:spacing w:val="-9"/>
        </w:rPr>
        <w:t xml:space="preserve"> </w:t>
      </w:r>
      <w:r>
        <w:t>discretion</w:t>
      </w:r>
      <w:r>
        <w:rPr>
          <w:spacing w:val="-8"/>
        </w:rPr>
        <w:t xml:space="preserve"> </w:t>
      </w:r>
      <w:r>
        <w:t>to</w:t>
      </w:r>
      <w:r>
        <w:rPr>
          <w:spacing w:val="-8"/>
        </w:rPr>
        <w:t xml:space="preserve"> </w:t>
      </w:r>
      <w:r>
        <w:t>grant</w:t>
      </w:r>
      <w:r>
        <w:rPr>
          <w:spacing w:val="-8"/>
        </w:rPr>
        <w:t xml:space="preserve"> </w:t>
      </w:r>
      <w:r>
        <w:t>extensions</w:t>
      </w:r>
      <w:r>
        <w:rPr>
          <w:spacing w:val="-8"/>
        </w:rPr>
        <w:t xml:space="preserve"> </w:t>
      </w:r>
      <w:r>
        <w:t>to</w:t>
      </w:r>
      <w:r>
        <w:rPr>
          <w:spacing w:val="-8"/>
        </w:rPr>
        <w:t xml:space="preserve"> </w:t>
      </w:r>
      <w:r>
        <w:t>those</w:t>
      </w:r>
      <w:r>
        <w:rPr>
          <w:spacing w:val="-9"/>
        </w:rPr>
        <w:t xml:space="preserve"> </w:t>
      </w:r>
      <w:r>
        <w:t>providers/suppliers</w:t>
      </w:r>
      <w:r>
        <w:rPr>
          <w:spacing w:val="-8"/>
        </w:rPr>
        <w:t xml:space="preserve"> </w:t>
      </w:r>
      <w:r>
        <w:t>that make a request after the CMS specified response timeframe.</w:t>
      </w:r>
    </w:p>
    <w:p w14:paraId="7FC9BA86" w14:textId="77777777" w:rsidR="00D61D72" w:rsidRDefault="00D61D72">
      <w:pPr>
        <w:pStyle w:val="BodyText"/>
        <w:spacing w:before="2"/>
        <w:rPr>
          <w:sz w:val="31"/>
        </w:rPr>
      </w:pPr>
    </w:p>
    <w:p w14:paraId="7905A12F" w14:textId="77777777" w:rsidR="00D61D72" w:rsidRDefault="00860DAE">
      <w:pPr>
        <w:pStyle w:val="ListParagraph"/>
        <w:numPr>
          <w:ilvl w:val="0"/>
          <w:numId w:val="48"/>
        </w:numPr>
        <w:tabs>
          <w:tab w:val="left" w:pos="1417"/>
          <w:tab w:val="left" w:pos="1418"/>
        </w:tabs>
        <w:spacing w:before="0" w:line="247" w:lineRule="auto"/>
        <w:ind w:left="1419" w:right="433" w:hanging="360"/>
        <w:rPr>
          <w:sz w:val="24"/>
        </w:rPr>
      </w:pPr>
      <w:r>
        <w:rPr>
          <w:sz w:val="24"/>
        </w:rPr>
        <w:t>The Contractor shall conduct Discussion and Education (D&amp;E) (Please see D&amp;E detailed</w:t>
      </w:r>
      <w:r>
        <w:rPr>
          <w:spacing w:val="-8"/>
          <w:sz w:val="24"/>
        </w:rPr>
        <w:t xml:space="preserve"> </w:t>
      </w:r>
      <w:r>
        <w:rPr>
          <w:sz w:val="24"/>
        </w:rPr>
        <w:t>description</w:t>
      </w:r>
      <w:r>
        <w:rPr>
          <w:spacing w:val="-8"/>
          <w:sz w:val="24"/>
        </w:rPr>
        <w:t xml:space="preserve"> </w:t>
      </w:r>
      <w:r>
        <w:rPr>
          <w:sz w:val="24"/>
        </w:rPr>
        <w:t>section)</w:t>
      </w:r>
      <w:r>
        <w:rPr>
          <w:spacing w:val="-9"/>
          <w:sz w:val="24"/>
        </w:rPr>
        <w:t xml:space="preserve"> </w:t>
      </w:r>
      <w:r>
        <w:rPr>
          <w:sz w:val="24"/>
        </w:rPr>
        <w:t>following</w:t>
      </w:r>
      <w:r>
        <w:rPr>
          <w:spacing w:val="-11"/>
          <w:sz w:val="24"/>
        </w:rPr>
        <w:t xml:space="preserve"> </w:t>
      </w:r>
      <w:r>
        <w:rPr>
          <w:sz w:val="24"/>
        </w:rPr>
        <w:t>the</w:t>
      </w:r>
      <w:r>
        <w:rPr>
          <w:spacing w:val="-9"/>
          <w:sz w:val="24"/>
        </w:rPr>
        <w:t xml:space="preserve"> </w:t>
      </w:r>
      <w:r>
        <w:rPr>
          <w:sz w:val="24"/>
        </w:rPr>
        <w:t>provider/supplier’s</w:t>
      </w:r>
      <w:r>
        <w:rPr>
          <w:spacing w:val="-8"/>
          <w:sz w:val="24"/>
        </w:rPr>
        <w:t xml:space="preserve"> </w:t>
      </w:r>
      <w:r>
        <w:rPr>
          <w:sz w:val="24"/>
        </w:rPr>
        <w:t>receipt</w:t>
      </w:r>
      <w:r>
        <w:rPr>
          <w:spacing w:val="-8"/>
          <w:sz w:val="24"/>
        </w:rPr>
        <w:t xml:space="preserve"> </w:t>
      </w:r>
      <w:r>
        <w:rPr>
          <w:sz w:val="24"/>
        </w:rPr>
        <w:t>of</w:t>
      </w:r>
      <w:r>
        <w:rPr>
          <w:spacing w:val="-9"/>
          <w:sz w:val="24"/>
        </w:rPr>
        <w:t xml:space="preserve"> </w:t>
      </w:r>
      <w:r>
        <w:rPr>
          <w:sz w:val="24"/>
        </w:rPr>
        <w:t>the</w:t>
      </w:r>
      <w:r>
        <w:rPr>
          <w:spacing w:val="-7"/>
          <w:sz w:val="24"/>
        </w:rPr>
        <w:t xml:space="preserve"> </w:t>
      </w:r>
      <w:proofErr w:type="gramStart"/>
      <w:r>
        <w:rPr>
          <w:sz w:val="24"/>
        </w:rPr>
        <w:t>final</w:t>
      </w:r>
      <w:r>
        <w:rPr>
          <w:spacing w:val="-8"/>
          <w:sz w:val="24"/>
        </w:rPr>
        <w:t xml:space="preserve"> </w:t>
      </w:r>
      <w:r>
        <w:rPr>
          <w:sz w:val="24"/>
        </w:rPr>
        <w:t>results</w:t>
      </w:r>
      <w:proofErr w:type="gramEnd"/>
      <w:r>
        <w:rPr>
          <w:sz w:val="24"/>
        </w:rPr>
        <w:t xml:space="preserve"> letter. During this verbal exchange, the rationale for recommendation of claim denials will be explained to the provider/supplier. A reviewer involved with knowledge of the provider/supplier claim sample shall be a participant in the D&amp;E session.</w:t>
      </w:r>
      <w:r>
        <w:rPr>
          <w:spacing w:val="40"/>
          <w:sz w:val="24"/>
        </w:rPr>
        <w:t xml:space="preserve"> </w:t>
      </w:r>
      <w:r>
        <w:rPr>
          <w:sz w:val="24"/>
        </w:rPr>
        <w:t>If the initial reviewer no longer works for the Contractor, the Contractor MR Management shall be familiar with the case and participate in the D&amp;E session. The D&amp;E period shall also apply to claims re-reviewed under Task 7 (Claims re-review).</w:t>
      </w:r>
    </w:p>
    <w:p w14:paraId="680587AD" w14:textId="77777777" w:rsidR="00D61D72" w:rsidRDefault="00D61D72">
      <w:pPr>
        <w:pStyle w:val="BodyText"/>
        <w:spacing w:before="4"/>
        <w:rPr>
          <w:sz w:val="27"/>
        </w:rPr>
      </w:pPr>
    </w:p>
    <w:p w14:paraId="3732DE93" w14:textId="77777777" w:rsidR="00D61D72" w:rsidRDefault="00860DAE">
      <w:pPr>
        <w:pStyle w:val="ListParagraph"/>
        <w:numPr>
          <w:ilvl w:val="0"/>
          <w:numId w:val="48"/>
        </w:numPr>
        <w:tabs>
          <w:tab w:val="left" w:pos="1417"/>
          <w:tab w:val="left" w:pos="1418"/>
        </w:tabs>
        <w:spacing w:before="0" w:line="247" w:lineRule="auto"/>
        <w:ind w:left="1419" w:right="458" w:hanging="360"/>
        <w:rPr>
          <w:sz w:val="24"/>
        </w:rPr>
      </w:pPr>
      <w:r>
        <w:rPr>
          <w:sz w:val="24"/>
        </w:rPr>
        <w:t>The Contractor shall maintain the confidentiality of medical records and documents in accordance with statutory and CMS policies. Any time there is suspicion of fraud or abuse, the</w:t>
      </w:r>
      <w:r>
        <w:rPr>
          <w:spacing w:val="-1"/>
          <w:sz w:val="24"/>
        </w:rPr>
        <w:t xml:space="preserve"> </w:t>
      </w:r>
      <w:r>
        <w:rPr>
          <w:sz w:val="24"/>
        </w:rPr>
        <w:t>Contractor</w:t>
      </w:r>
      <w:r>
        <w:rPr>
          <w:spacing w:val="-1"/>
          <w:sz w:val="24"/>
        </w:rPr>
        <w:t xml:space="preserve"> </w:t>
      </w:r>
      <w:r>
        <w:rPr>
          <w:sz w:val="24"/>
        </w:rPr>
        <w:t>shall notify</w:t>
      </w:r>
      <w:r>
        <w:rPr>
          <w:spacing w:val="-8"/>
          <w:sz w:val="24"/>
        </w:rPr>
        <w:t xml:space="preserve"> </w:t>
      </w:r>
      <w:r>
        <w:rPr>
          <w:sz w:val="24"/>
        </w:rPr>
        <w:t>the</w:t>
      </w:r>
      <w:r>
        <w:rPr>
          <w:spacing w:val="-1"/>
          <w:sz w:val="24"/>
        </w:rPr>
        <w:t xml:space="preserve"> </w:t>
      </w:r>
      <w:r>
        <w:rPr>
          <w:sz w:val="24"/>
        </w:rPr>
        <w:t>COR and/or</w:t>
      </w:r>
      <w:r>
        <w:rPr>
          <w:spacing w:val="-1"/>
          <w:sz w:val="24"/>
        </w:rPr>
        <w:t xml:space="preserve"> </w:t>
      </w:r>
      <w:r>
        <w:rPr>
          <w:sz w:val="24"/>
        </w:rPr>
        <w:t>designees.</w:t>
      </w:r>
      <w:r>
        <w:rPr>
          <w:spacing w:val="40"/>
          <w:sz w:val="24"/>
        </w:rPr>
        <w:t xml:space="preserve"> </w:t>
      </w:r>
      <w:r>
        <w:rPr>
          <w:sz w:val="24"/>
        </w:rPr>
        <w:t>The</w:t>
      </w:r>
      <w:r>
        <w:rPr>
          <w:spacing w:val="-1"/>
          <w:sz w:val="24"/>
        </w:rPr>
        <w:t xml:space="preserve"> </w:t>
      </w:r>
      <w:r>
        <w:rPr>
          <w:sz w:val="24"/>
        </w:rPr>
        <w:t>Contractor</w:t>
      </w:r>
      <w:r>
        <w:rPr>
          <w:spacing w:val="-1"/>
          <w:sz w:val="24"/>
        </w:rPr>
        <w:t xml:space="preserve"> </w:t>
      </w:r>
      <w:r>
        <w:rPr>
          <w:sz w:val="24"/>
        </w:rPr>
        <w:t>shall also coordinate and communicate directly with ZPICs/UPICs to ensure coordination of efforts</w:t>
      </w:r>
      <w:r>
        <w:rPr>
          <w:spacing w:val="-7"/>
          <w:sz w:val="24"/>
        </w:rPr>
        <w:t xml:space="preserve"> </w:t>
      </w:r>
      <w:r>
        <w:rPr>
          <w:sz w:val="24"/>
        </w:rPr>
        <w:t>and</w:t>
      </w:r>
      <w:r>
        <w:rPr>
          <w:spacing w:val="-9"/>
          <w:sz w:val="24"/>
        </w:rPr>
        <w:t xml:space="preserve"> </w:t>
      </w:r>
      <w:r>
        <w:rPr>
          <w:sz w:val="24"/>
        </w:rPr>
        <w:t>prevent</w:t>
      </w:r>
      <w:r>
        <w:rPr>
          <w:spacing w:val="-9"/>
          <w:sz w:val="24"/>
        </w:rPr>
        <w:t xml:space="preserve"> </w:t>
      </w:r>
      <w:r>
        <w:rPr>
          <w:sz w:val="24"/>
        </w:rPr>
        <w:t>inappropriate</w:t>
      </w:r>
      <w:r>
        <w:rPr>
          <w:spacing w:val="-10"/>
          <w:sz w:val="24"/>
        </w:rPr>
        <w:t xml:space="preserve"> </w:t>
      </w:r>
      <w:r>
        <w:rPr>
          <w:sz w:val="24"/>
        </w:rPr>
        <w:t>duplication</w:t>
      </w:r>
      <w:r>
        <w:rPr>
          <w:spacing w:val="-9"/>
          <w:sz w:val="24"/>
        </w:rPr>
        <w:t xml:space="preserve"> </w:t>
      </w:r>
      <w:r>
        <w:rPr>
          <w:sz w:val="24"/>
        </w:rPr>
        <w:t>of</w:t>
      </w:r>
      <w:r>
        <w:rPr>
          <w:spacing w:val="-5"/>
          <w:sz w:val="24"/>
        </w:rPr>
        <w:t xml:space="preserve"> </w:t>
      </w:r>
      <w:r>
        <w:rPr>
          <w:sz w:val="24"/>
        </w:rPr>
        <w:t>review</w:t>
      </w:r>
      <w:r>
        <w:rPr>
          <w:spacing w:val="-10"/>
          <w:sz w:val="24"/>
        </w:rPr>
        <w:t xml:space="preserve"> </w:t>
      </w:r>
      <w:r>
        <w:rPr>
          <w:sz w:val="24"/>
        </w:rPr>
        <w:t>activities</w:t>
      </w:r>
      <w:r>
        <w:rPr>
          <w:spacing w:val="-9"/>
          <w:sz w:val="24"/>
        </w:rPr>
        <w:t xml:space="preserve"> </w:t>
      </w:r>
      <w:r>
        <w:rPr>
          <w:sz w:val="24"/>
        </w:rPr>
        <w:t>or</w:t>
      </w:r>
      <w:r>
        <w:rPr>
          <w:spacing w:val="-10"/>
          <w:sz w:val="24"/>
        </w:rPr>
        <w:t xml:space="preserve"> </w:t>
      </w:r>
      <w:r>
        <w:rPr>
          <w:sz w:val="24"/>
        </w:rPr>
        <w:t>interference</w:t>
      </w:r>
      <w:r>
        <w:rPr>
          <w:spacing w:val="-10"/>
          <w:sz w:val="24"/>
        </w:rPr>
        <w:t xml:space="preserve"> </w:t>
      </w:r>
      <w:r>
        <w:rPr>
          <w:sz w:val="24"/>
        </w:rPr>
        <w:t>with</w:t>
      </w:r>
      <w:r>
        <w:rPr>
          <w:spacing w:val="-7"/>
          <w:sz w:val="24"/>
        </w:rPr>
        <w:t xml:space="preserve"> </w:t>
      </w:r>
      <w:r>
        <w:rPr>
          <w:sz w:val="24"/>
        </w:rPr>
        <w:t>an existing investigation or corrective action plan.</w:t>
      </w:r>
    </w:p>
    <w:p w14:paraId="3591885E" w14:textId="77777777" w:rsidR="00D61D72" w:rsidRDefault="00D61D72">
      <w:pPr>
        <w:pStyle w:val="BodyText"/>
        <w:spacing w:before="10"/>
        <w:rPr>
          <w:sz w:val="30"/>
        </w:rPr>
      </w:pPr>
    </w:p>
    <w:p w14:paraId="2B294542" w14:textId="77777777" w:rsidR="00D61D72" w:rsidRDefault="00860DAE">
      <w:pPr>
        <w:pStyle w:val="ListParagraph"/>
        <w:numPr>
          <w:ilvl w:val="0"/>
          <w:numId w:val="48"/>
        </w:numPr>
        <w:tabs>
          <w:tab w:val="left" w:pos="1417"/>
          <w:tab w:val="left" w:pos="1418"/>
        </w:tabs>
        <w:spacing w:before="0" w:line="247" w:lineRule="auto"/>
        <w:ind w:left="1419" w:right="550" w:hanging="360"/>
        <w:rPr>
          <w:sz w:val="24"/>
        </w:rPr>
      </w:pPr>
      <w:r>
        <w:rPr>
          <w:sz w:val="24"/>
        </w:rPr>
        <w:t>The Contractor shall provide a detailed final review results letter to each provider/supplier</w:t>
      </w:r>
      <w:r>
        <w:rPr>
          <w:spacing w:val="-9"/>
          <w:sz w:val="24"/>
        </w:rPr>
        <w:t xml:space="preserve"> </w:t>
      </w:r>
      <w:r>
        <w:rPr>
          <w:sz w:val="24"/>
        </w:rPr>
        <w:t>for</w:t>
      </w:r>
      <w:r>
        <w:rPr>
          <w:spacing w:val="-9"/>
          <w:sz w:val="24"/>
        </w:rPr>
        <w:t xml:space="preserve"> </w:t>
      </w:r>
      <w:r>
        <w:rPr>
          <w:sz w:val="24"/>
        </w:rPr>
        <w:t>their</w:t>
      </w:r>
      <w:r>
        <w:rPr>
          <w:spacing w:val="-9"/>
          <w:sz w:val="24"/>
        </w:rPr>
        <w:t xml:space="preserve"> </w:t>
      </w:r>
      <w:r>
        <w:rPr>
          <w:sz w:val="24"/>
        </w:rPr>
        <w:t>sampled</w:t>
      </w:r>
      <w:r>
        <w:rPr>
          <w:spacing w:val="-6"/>
          <w:sz w:val="24"/>
        </w:rPr>
        <w:t xml:space="preserve"> </w:t>
      </w:r>
      <w:r>
        <w:rPr>
          <w:sz w:val="24"/>
        </w:rPr>
        <w:t>claims.</w:t>
      </w:r>
      <w:r>
        <w:rPr>
          <w:spacing w:val="35"/>
          <w:sz w:val="24"/>
        </w:rPr>
        <w:t xml:space="preserve"> </w:t>
      </w:r>
      <w:r>
        <w:rPr>
          <w:sz w:val="24"/>
        </w:rPr>
        <w:t>The</w:t>
      </w:r>
      <w:r>
        <w:rPr>
          <w:spacing w:val="-7"/>
          <w:sz w:val="24"/>
        </w:rPr>
        <w:t xml:space="preserve"> </w:t>
      </w:r>
      <w:r>
        <w:rPr>
          <w:sz w:val="24"/>
        </w:rPr>
        <w:t>final</w:t>
      </w:r>
      <w:r>
        <w:rPr>
          <w:spacing w:val="-5"/>
          <w:sz w:val="24"/>
        </w:rPr>
        <w:t xml:space="preserve"> </w:t>
      </w:r>
      <w:r>
        <w:rPr>
          <w:sz w:val="24"/>
        </w:rPr>
        <w:t>review</w:t>
      </w:r>
      <w:r>
        <w:rPr>
          <w:spacing w:val="-6"/>
          <w:sz w:val="24"/>
        </w:rPr>
        <w:t xml:space="preserve"> </w:t>
      </w:r>
      <w:r>
        <w:rPr>
          <w:sz w:val="24"/>
        </w:rPr>
        <w:t>results</w:t>
      </w:r>
      <w:r>
        <w:rPr>
          <w:spacing w:val="-6"/>
          <w:sz w:val="24"/>
        </w:rPr>
        <w:t xml:space="preserve"> </w:t>
      </w:r>
      <w:r>
        <w:rPr>
          <w:sz w:val="24"/>
        </w:rPr>
        <w:t>letter</w:t>
      </w:r>
      <w:r>
        <w:rPr>
          <w:spacing w:val="-4"/>
          <w:sz w:val="24"/>
        </w:rPr>
        <w:t xml:space="preserve"> </w:t>
      </w:r>
      <w:r>
        <w:rPr>
          <w:sz w:val="24"/>
        </w:rPr>
        <w:t>must</w:t>
      </w:r>
      <w:r>
        <w:rPr>
          <w:spacing w:val="-5"/>
          <w:sz w:val="24"/>
        </w:rPr>
        <w:t xml:space="preserve"> </w:t>
      </w:r>
      <w:r>
        <w:rPr>
          <w:sz w:val="24"/>
        </w:rPr>
        <w:t>contain enough specific detail, in plain language.</w:t>
      </w:r>
      <w:r>
        <w:rPr>
          <w:spacing w:val="40"/>
          <w:sz w:val="24"/>
        </w:rPr>
        <w:t xml:space="preserve"> </w:t>
      </w:r>
      <w:r>
        <w:rPr>
          <w:sz w:val="24"/>
        </w:rPr>
        <w:t>The letter should clearly explain to the provider/supplier the basis for each claim decision, recommendation or basis for exclusion from the medical record review audit.</w:t>
      </w:r>
    </w:p>
    <w:p w14:paraId="6952B6E9" w14:textId="77777777" w:rsidR="00D61D72" w:rsidRDefault="00D61D72">
      <w:pPr>
        <w:pStyle w:val="BodyText"/>
        <w:spacing w:before="6"/>
        <w:rPr>
          <w:sz w:val="28"/>
        </w:rPr>
      </w:pPr>
    </w:p>
    <w:p w14:paraId="254002DB" w14:textId="77777777" w:rsidR="00D61D72" w:rsidRDefault="00860DAE">
      <w:pPr>
        <w:pStyle w:val="Heading2"/>
      </w:pPr>
      <w:bookmarkStart w:id="21" w:name="Discussion_and_Education_(D&amp;E):"/>
      <w:bookmarkEnd w:id="21"/>
      <w:r>
        <w:t>Discussion</w:t>
      </w:r>
      <w:r>
        <w:rPr>
          <w:spacing w:val="-6"/>
        </w:rPr>
        <w:t xml:space="preserve"> </w:t>
      </w:r>
      <w:r>
        <w:t>and</w:t>
      </w:r>
      <w:r>
        <w:rPr>
          <w:spacing w:val="-5"/>
        </w:rPr>
        <w:t xml:space="preserve"> </w:t>
      </w:r>
      <w:r>
        <w:t>Education</w:t>
      </w:r>
      <w:r>
        <w:rPr>
          <w:spacing w:val="-5"/>
        </w:rPr>
        <w:t xml:space="preserve"> </w:t>
      </w:r>
      <w:r>
        <w:rPr>
          <w:spacing w:val="-2"/>
        </w:rPr>
        <w:t>(D&amp;E):</w:t>
      </w:r>
    </w:p>
    <w:p w14:paraId="23BA48DA" w14:textId="77777777" w:rsidR="00D61D72" w:rsidRDefault="00D61D72">
      <w:pPr>
        <w:pStyle w:val="BodyText"/>
        <w:rPr>
          <w:b/>
          <w:sz w:val="28"/>
        </w:rPr>
      </w:pPr>
    </w:p>
    <w:p w14:paraId="3C899D00" w14:textId="77777777" w:rsidR="00D61D72" w:rsidRDefault="00860DAE">
      <w:pPr>
        <w:pStyle w:val="BodyText"/>
        <w:spacing w:line="247" w:lineRule="auto"/>
        <w:ind w:left="935" w:right="420" w:hanging="12"/>
      </w:pPr>
      <w:r>
        <w:t xml:space="preserve">The Contractor shall offer to conduct D&amp;E following the provider/supplier’s receipt of the </w:t>
      </w:r>
      <w:proofErr w:type="gramStart"/>
      <w:r>
        <w:t>final results</w:t>
      </w:r>
      <w:proofErr w:type="gramEnd"/>
      <w:r>
        <w:t xml:space="preserve"> letter.</w:t>
      </w:r>
      <w:r>
        <w:rPr>
          <w:spacing w:val="40"/>
        </w:rPr>
        <w:t xml:space="preserve"> </w:t>
      </w:r>
      <w:r>
        <w:t xml:space="preserve">Discussion and education between the Contractor and the provider/supplier </w:t>
      </w:r>
      <w:proofErr w:type="gramStart"/>
      <w:r>
        <w:t>is</w:t>
      </w:r>
      <w:proofErr w:type="gramEnd"/>
      <w:r>
        <w:t xml:space="preserve"> not automatic.</w:t>
      </w:r>
      <w:r>
        <w:rPr>
          <w:spacing w:val="40"/>
        </w:rPr>
        <w:t xml:space="preserve"> </w:t>
      </w:r>
      <w:r>
        <w:t>The provider/supplier must request to have a D&amp;E session with the Contractor. Thus, while the D&amp;E session is part of the CMS directed medical record review, not all providers/suppliers will receive a D&amp;E session.</w:t>
      </w:r>
      <w:r>
        <w:rPr>
          <w:spacing w:val="40"/>
        </w:rPr>
        <w:t xml:space="preserve"> </w:t>
      </w:r>
      <w:r>
        <w:t>Only providers/suppliers</w:t>
      </w:r>
      <w:r>
        <w:rPr>
          <w:spacing w:val="-6"/>
        </w:rPr>
        <w:t xml:space="preserve"> </w:t>
      </w:r>
      <w:r>
        <w:t>requesting</w:t>
      </w:r>
      <w:r>
        <w:rPr>
          <w:spacing w:val="-8"/>
        </w:rPr>
        <w:t xml:space="preserve"> </w:t>
      </w:r>
      <w:r>
        <w:t>a</w:t>
      </w:r>
      <w:r>
        <w:rPr>
          <w:spacing w:val="-7"/>
        </w:rPr>
        <w:t xml:space="preserve"> </w:t>
      </w:r>
      <w:r>
        <w:t>D&amp;E</w:t>
      </w:r>
      <w:r>
        <w:rPr>
          <w:spacing w:val="-6"/>
        </w:rPr>
        <w:t xml:space="preserve"> </w:t>
      </w:r>
      <w:r>
        <w:t>session</w:t>
      </w:r>
      <w:r>
        <w:rPr>
          <w:spacing w:val="-6"/>
        </w:rPr>
        <w:t xml:space="preserve"> </w:t>
      </w:r>
      <w:r>
        <w:t>where</w:t>
      </w:r>
      <w:r>
        <w:rPr>
          <w:spacing w:val="-7"/>
        </w:rPr>
        <w:t xml:space="preserve"> </w:t>
      </w:r>
      <w:r>
        <w:t>medical</w:t>
      </w:r>
      <w:r>
        <w:rPr>
          <w:spacing w:val="-3"/>
        </w:rPr>
        <w:t xml:space="preserve"> </w:t>
      </w:r>
      <w:r>
        <w:t>records</w:t>
      </w:r>
      <w:r>
        <w:rPr>
          <w:spacing w:val="-3"/>
        </w:rPr>
        <w:t xml:space="preserve"> </w:t>
      </w:r>
      <w:r>
        <w:t>were</w:t>
      </w:r>
      <w:r>
        <w:rPr>
          <w:spacing w:val="-7"/>
        </w:rPr>
        <w:t xml:space="preserve"> </w:t>
      </w:r>
      <w:r>
        <w:t>reviewed</w:t>
      </w:r>
      <w:r>
        <w:rPr>
          <w:spacing w:val="-4"/>
        </w:rPr>
        <w:t xml:space="preserve"> </w:t>
      </w:r>
      <w:r>
        <w:t>within the timeframes described below shall be eligible. During the verbal D&amp;E between the Contractor</w:t>
      </w:r>
      <w:r>
        <w:rPr>
          <w:spacing w:val="-9"/>
        </w:rPr>
        <w:t xml:space="preserve"> </w:t>
      </w:r>
      <w:r>
        <w:t>and</w:t>
      </w:r>
      <w:r>
        <w:rPr>
          <w:spacing w:val="-6"/>
        </w:rPr>
        <w:t xml:space="preserve"> </w:t>
      </w:r>
      <w:r>
        <w:t>the</w:t>
      </w:r>
      <w:r>
        <w:rPr>
          <w:spacing w:val="-7"/>
        </w:rPr>
        <w:t xml:space="preserve"> </w:t>
      </w:r>
      <w:r>
        <w:t>provider/supplier,</w:t>
      </w:r>
      <w:r>
        <w:rPr>
          <w:spacing w:val="-6"/>
        </w:rPr>
        <w:t xml:space="preserve"> </w:t>
      </w:r>
      <w:r>
        <w:t>the</w:t>
      </w:r>
      <w:r>
        <w:rPr>
          <w:spacing w:val="-9"/>
        </w:rPr>
        <w:t xml:space="preserve"> </w:t>
      </w:r>
      <w:r>
        <w:t>rationale</w:t>
      </w:r>
      <w:r>
        <w:rPr>
          <w:spacing w:val="-7"/>
        </w:rPr>
        <w:t xml:space="preserve"> </w:t>
      </w:r>
      <w:r>
        <w:t>for</w:t>
      </w:r>
      <w:r>
        <w:rPr>
          <w:spacing w:val="-7"/>
        </w:rPr>
        <w:t xml:space="preserve"> </w:t>
      </w:r>
      <w:r>
        <w:t>recommending</w:t>
      </w:r>
      <w:r>
        <w:rPr>
          <w:spacing w:val="-8"/>
        </w:rPr>
        <w:t xml:space="preserve"> </w:t>
      </w:r>
      <w:r>
        <w:t>a</w:t>
      </w:r>
      <w:r>
        <w:rPr>
          <w:spacing w:val="-4"/>
        </w:rPr>
        <w:t xml:space="preserve"> </w:t>
      </w:r>
      <w:r>
        <w:t>claim</w:t>
      </w:r>
      <w:r>
        <w:rPr>
          <w:spacing w:val="-5"/>
        </w:rPr>
        <w:t xml:space="preserve"> </w:t>
      </w:r>
      <w:r>
        <w:t>denial</w:t>
      </w:r>
      <w:r>
        <w:rPr>
          <w:spacing w:val="-5"/>
        </w:rPr>
        <w:t xml:space="preserve"> </w:t>
      </w:r>
      <w:r>
        <w:t>will</w:t>
      </w:r>
      <w:r>
        <w:rPr>
          <w:spacing w:val="-5"/>
        </w:rPr>
        <w:t xml:space="preserve"> </w:t>
      </w:r>
      <w:r>
        <w:t>be explained to the provider/supplier.</w:t>
      </w:r>
      <w:r>
        <w:rPr>
          <w:spacing w:val="40"/>
        </w:rPr>
        <w:t xml:space="preserve"> </w:t>
      </w:r>
      <w:r>
        <w:t>In addition, the Contractor shall engage the provider/supplier in D&amp;E regarding any</w:t>
      </w:r>
      <w:r>
        <w:rPr>
          <w:spacing w:val="-1"/>
        </w:rPr>
        <w:t xml:space="preserve"> </w:t>
      </w:r>
      <w:r>
        <w:t>other matter related to the claims review.</w:t>
      </w:r>
      <w:r>
        <w:rPr>
          <w:spacing w:val="40"/>
        </w:rPr>
        <w:t xml:space="preserve"> </w:t>
      </w:r>
      <w:r>
        <w:t>That is, the D&amp;E should be didactic and not strictly limited to only discussing rationale for recommending a claim be denied. The D&amp;E period shall also apply to claims reviewed as claim(s) re-review (Task 7).</w:t>
      </w:r>
    </w:p>
    <w:p w14:paraId="0658DF9F" w14:textId="77777777" w:rsidR="00D61D72" w:rsidRDefault="00D61D72">
      <w:pPr>
        <w:spacing w:line="247" w:lineRule="auto"/>
        <w:sectPr w:rsidR="00D61D72">
          <w:pgSz w:w="12240" w:h="15840"/>
          <w:pgMar w:top="1240" w:right="1120" w:bottom="1460" w:left="860" w:header="0" w:footer="1211" w:gutter="0"/>
          <w:cols w:space="720"/>
        </w:sectPr>
      </w:pPr>
    </w:p>
    <w:p w14:paraId="1A878957" w14:textId="77777777" w:rsidR="00D61D72" w:rsidRDefault="00860DAE">
      <w:pPr>
        <w:pStyle w:val="BodyText"/>
        <w:spacing w:before="79" w:line="247" w:lineRule="auto"/>
        <w:ind w:left="935" w:right="377" w:hanging="12"/>
      </w:pPr>
      <w:r>
        <w:t>The final review results letter to the provider/supplier shall include instructions on how to request</w:t>
      </w:r>
      <w:r>
        <w:rPr>
          <w:spacing w:val="-4"/>
        </w:rPr>
        <w:t xml:space="preserve"> </w:t>
      </w:r>
      <w:r>
        <w:t>a</w:t>
      </w:r>
      <w:r>
        <w:rPr>
          <w:spacing w:val="-6"/>
        </w:rPr>
        <w:t xml:space="preserve"> </w:t>
      </w:r>
      <w:r>
        <w:t>D&amp;E</w:t>
      </w:r>
      <w:r>
        <w:rPr>
          <w:spacing w:val="-5"/>
        </w:rPr>
        <w:t xml:space="preserve"> </w:t>
      </w:r>
      <w:r>
        <w:t>session.</w:t>
      </w:r>
      <w:r>
        <w:rPr>
          <w:spacing w:val="39"/>
        </w:rPr>
        <w:t xml:space="preserve"> </w:t>
      </w:r>
      <w:r>
        <w:t>Specifically,</w:t>
      </w:r>
      <w:r>
        <w:rPr>
          <w:spacing w:val="-5"/>
        </w:rPr>
        <w:t xml:space="preserve"> </w:t>
      </w:r>
      <w:r>
        <w:t>the</w:t>
      </w:r>
      <w:r>
        <w:rPr>
          <w:spacing w:val="-6"/>
        </w:rPr>
        <w:t xml:space="preserve"> </w:t>
      </w:r>
      <w:r>
        <w:t>letter</w:t>
      </w:r>
      <w:r>
        <w:rPr>
          <w:spacing w:val="-6"/>
        </w:rPr>
        <w:t xml:space="preserve"> </w:t>
      </w:r>
      <w:r>
        <w:t>shall</w:t>
      </w:r>
      <w:r>
        <w:rPr>
          <w:spacing w:val="-4"/>
        </w:rPr>
        <w:t xml:space="preserve"> </w:t>
      </w:r>
      <w:r>
        <w:t>state</w:t>
      </w:r>
      <w:r>
        <w:rPr>
          <w:spacing w:val="-6"/>
        </w:rPr>
        <w:t xml:space="preserve"> </w:t>
      </w:r>
      <w:r>
        <w:t>that</w:t>
      </w:r>
      <w:r>
        <w:rPr>
          <w:spacing w:val="-4"/>
        </w:rPr>
        <w:t xml:space="preserve"> </w:t>
      </w:r>
      <w:r>
        <w:t>requests</w:t>
      </w:r>
      <w:r>
        <w:rPr>
          <w:spacing w:val="-5"/>
        </w:rPr>
        <w:t xml:space="preserve"> </w:t>
      </w:r>
      <w:r>
        <w:t>must</w:t>
      </w:r>
      <w:r>
        <w:rPr>
          <w:spacing w:val="-4"/>
        </w:rPr>
        <w:t xml:space="preserve"> </w:t>
      </w:r>
      <w:r>
        <w:t>be</w:t>
      </w:r>
      <w:r>
        <w:rPr>
          <w:spacing w:val="-6"/>
        </w:rPr>
        <w:t xml:space="preserve"> </w:t>
      </w:r>
      <w:r>
        <w:t>submitted</w:t>
      </w:r>
      <w:r>
        <w:rPr>
          <w:spacing w:val="-5"/>
        </w:rPr>
        <w:t xml:space="preserve"> </w:t>
      </w:r>
      <w:r>
        <w:t>via telephone, electronic or written communication, within calendar 14 days of the date of the final medical record review results letter.</w:t>
      </w:r>
      <w:r>
        <w:rPr>
          <w:spacing w:val="40"/>
        </w:rPr>
        <w:t xml:space="preserve"> </w:t>
      </w:r>
      <w:r>
        <w:t>The final review results letter shall also notify</w:t>
      </w:r>
      <w:r>
        <w:rPr>
          <w:spacing w:val="-2"/>
        </w:rPr>
        <w:t xml:space="preserve"> </w:t>
      </w:r>
      <w:r>
        <w:t>the provider/supplier that they may elect to submit documentation but decline a D&amp;E session (see Task 7: Claim(s) re-review for timelines)</w:t>
      </w:r>
    </w:p>
    <w:p w14:paraId="5CAC9962" w14:textId="77777777" w:rsidR="00D61D72" w:rsidRDefault="00D61D72">
      <w:pPr>
        <w:pStyle w:val="BodyText"/>
        <w:spacing w:before="4"/>
        <w:rPr>
          <w:sz w:val="27"/>
        </w:rPr>
      </w:pPr>
    </w:p>
    <w:p w14:paraId="64852914" w14:textId="35FD7329" w:rsidR="00D61D72" w:rsidRDefault="00860DAE">
      <w:pPr>
        <w:pStyle w:val="BodyText"/>
        <w:spacing w:before="1" w:line="247" w:lineRule="auto"/>
        <w:ind w:left="935" w:right="541" w:hanging="12"/>
      </w:pPr>
      <w:r>
        <w:t>The Contractor shall offer to hold a D&amp;E session within 14 calendar days of receipt of the D&amp;E request from the provider/supplier. The contractor shall accommodate the provider/supplier’s request for date/time if outside of the 14 days when able. During the D&amp;E session, the Contractor shall explain their rationale for their recommended payment decision</w:t>
      </w:r>
      <w:r>
        <w:rPr>
          <w:spacing w:val="-6"/>
        </w:rPr>
        <w:t xml:space="preserve"> </w:t>
      </w:r>
      <w:r>
        <w:t>and</w:t>
      </w:r>
      <w:r>
        <w:rPr>
          <w:spacing w:val="-6"/>
        </w:rPr>
        <w:t xml:space="preserve"> </w:t>
      </w:r>
      <w:r>
        <w:t>what</w:t>
      </w:r>
      <w:r>
        <w:rPr>
          <w:spacing w:val="-5"/>
        </w:rPr>
        <w:t xml:space="preserve"> </w:t>
      </w:r>
      <w:r>
        <w:t>the</w:t>
      </w:r>
      <w:r>
        <w:rPr>
          <w:spacing w:val="-9"/>
        </w:rPr>
        <w:t xml:space="preserve"> </w:t>
      </w:r>
      <w:r>
        <w:t>provider/supplier</w:t>
      </w:r>
      <w:r>
        <w:rPr>
          <w:spacing w:val="-9"/>
        </w:rPr>
        <w:t xml:space="preserve"> </w:t>
      </w:r>
      <w:r>
        <w:t>can</w:t>
      </w:r>
      <w:r>
        <w:rPr>
          <w:spacing w:val="-6"/>
        </w:rPr>
        <w:t xml:space="preserve"> </w:t>
      </w:r>
      <w:r>
        <w:t>do</w:t>
      </w:r>
      <w:r>
        <w:rPr>
          <w:spacing w:val="-6"/>
        </w:rPr>
        <w:t xml:space="preserve"> </w:t>
      </w:r>
      <w:r>
        <w:t>to</w:t>
      </w:r>
      <w:r>
        <w:rPr>
          <w:spacing w:val="-3"/>
        </w:rPr>
        <w:t xml:space="preserve"> </w:t>
      </w:r>
      <w:r>
        <w:t>ensure</w:t>
      </w:r>
      <w:r>
        <w:rPr>
          <w:spacing w:val="-9"/>
        </w:rPr>
        <w:t xml:space="preserve"> </w:t>
      </w:r>
      <w:r>
        <w:t>that</w:t>
      </w:r>
      <w:r>
        <w:rPr>
          <w:spacing w:val="-5"/>
        </w:rPr>
        <w:t xml:space="preserve"> </w:t>
      </w:r>
      <w:r>
        <w:t>their</w:t>
      </w:r>
      <w:r>
        <w:rPr>
          <w:spacing w:val="-7"/>
        </w:rPr>
        <w:t xml:space="preserve"> </w:t>
      </w:r>
      <w:r>
        <w:t>claims</w:t>
      </w:r>
      <w:r>
        <w:rPr>
          <w:spacing w:val="-6"/>
        </w:rPr>
        <w:t xml:space="preserve"> </w:t>
      </w:r>
      <w:r>
        <w:t>meet</w:t>
      </w:r>
      <w:r>
        <w:rPr>
          <w:spacing w:val="-5"/>
        </w:rPr>
        <w:t xml:space="preserve"> </w:t>
      </w:r>
      <w:r>
        <w:t>all</w:t>
      </w:r>
      <w:r>
        <w:rPr>
          <w:spacing w:val="-5"/>
        </w:rPr>
        <w:t xml:space="preserve"> </w:t>
      </w:r>
      <w:r>
        <w:t>Medicare coverage,</w:t>
      </w:r>
      <w:r>
        <w:rPr>
          <w:spacing w:val="-6"/>
        </w:rPr>
        <w:t xml:space="preserve"> </w:t>
      </w:r>
      <w:r>
        <w:t>coding,</w:t>
      </w:r>
      <w:r>
        <w:rPr>
          <w:spacing w:val="-6"/>
        </w:rPr>
        <w:t xml:space="preserve"> </w:t>
      </w:r>
      <w:r>
        <w:t>payment</w:t>
      </w:r>
      <w:r>
        <w:rPr>
          <w:spacing w:val="-5"/>
        </w:rPr>
        <w:t xml:space="preserve"> </w:t>
      </w:r>
      <w:r>
        <w:t>and</w:t>
      </w:r>
      <w:r>
        <w:rPr>
          <w:spacing w:val="-6"/>
        </w:rPr>
        <w:t xml:space="preserve"> </w:t>
      </w:r>
      <w:r>
        <w:t>billing</w:t>
      </w:r>
      <w:r>
        <w:rPr>
          <w:spacing w:val="-10"/>
        </w:rPr>
        <w:t xml:space="preserve"> </w:t>
      </w:r>
      <w:r>
        <w:t>requirements.</w:t>
      </w:r>
      <w:r>
        <w:rPr>
          <w:spacing w:val="-6"/>
        </w:rPr>
        <w:t xml:space="preserve"> </w:t>
      </w:r>
      <w:r w:rsidR="006E6795">
        <w:t>Throughout</w:t>
      </w:r>
      <w:r>
        <w:rPr>
          <w:spacing w:val="-7"/>
        </w:rPr>
        <w:t xml:space="preserve"> </w:t>
      </w:r>
      <w:r>
        <w:t>the</w:t>
      </w:r>
      <w:r>
        <w:rPr>
          <w:spacing w:val="-8"/>
        </w:rPr>
        <w:t xml:space="preserve"> </w:t>
      </w:r>
      <w:r>
        <w:t>D&amp;E</w:t>
      </w:r>
      <w:r>
        <w:rPr>
          <w:spacing w:val="-8"/>
        </w:rPr>
        <w:t xml:space="preserve"> </w:t>
      </w:r>
      <w:r>
        <w:t>session, the Contractor shall suggest to the provider/supplier what additional documentation can be submitted to support the</w:t>
      </w:r>
      <w:r>
        <w:rPr>
          <w:spacing w:val="-4"/>
        </w:rPr>
        <w:t xml:space="preserve"> </w:t>
      </w:r>
      <w:r>
        <w:t>claim within 14 calendar days of</w:t>
      </w:r>
      <w:r>
        <w:rPr>
          <w:spacing w:val="-1"/>
        </w:rPr>
        <w:t xml:space="preserve"> </w:t>
      </w:r>
      <w:r>
        <w:t>when the D&amp;E</w:t>
      </w:r>
      <w:r>
        <w:rPr>
          <w:spacing w:val="-1"/>
        </w:rPr>
        <w:t xml:space="preserve"> </w:t>
      </w:r>
      <w:r>
        <w:t>session was held. If the provider/supplier submits additional documentation to support the claim, the Contractor shall review the additional documentation submitted within 14 calendar days.</w:t>
      </w:r>
    </w:p>
    <w:p w14:paraId="6385D45B" w14:textId="77777777" w:rsidR="00D61D72" w:rsidRDefault="00860DAE">
      <w:pPr>
        <w:pStyle w:val="BodyText"/>
        <w:spacing w:before="6" w:line="247" w:lineRule="auto"/>
        <w:ind w:left="935" w:right="377"/>
      </w:pPr>
      <w:r>
        <w:t>Once the Contractor has completed the re-review with the additional documentation, the Contractor</w:t>
      </w:r>
      <w:r>
        <w:rPr>
          <w:spacing w:val="-9"/>
        </w:rPr>
        <w:t xml:space="preserve"> </w:t>
      </w:r>
      <w:r>
        <w:t>shall</w:t>
      </w:r>
      <w:r>
        <w:rPr>
          <w:spacing w:val="-5"/>
        </w:rPr>
        <w:t xml:space="preserve"> </w:t>
      </w:r>
      <w:r>
        <w:t>send</w:t>
      </w:r>
      <w:r>
        <w:rPr>
          <w:spacing w:val="-6"/>
        </w:rPr>
        <w:t xml:space="preserve"> </w:t>
      </w:r>
      <w:r>
        <w:t>a</w:t>
      </w:r>
      <w:r>
        <w:rPr>
          <w:spacing w:val="-4"/>
        </w:rPr>
        <w:t xml:space="preserve"> </w:t>
      </w:r>
      <w:r>
        <w:t>revised</w:t>
      </w:r>
      <w:r>
        <w:rPr>
          <w:spacing w:val="-6"/>
        </w:rPr>
        <w:t xml:space="preserve"> </w:t>
      </w:r>
      <w:proofErr w:type="gramStart"/>
      <w:r>
        <w:t>final</w:t>
      </w:r>
      <w:r>
        <w:rPr>
          <w:spacing w:val="-5"/>
        </w:rPr>
        <w:t xml:space="preserve"> </w:t>
      </w:r>
      <w:r>
        <w:t>results</w:t>
      </w:r>
      <w:proofErr w:type="gramEnd"/>
      <w:r>
        <w:rPr>
          <w:spacing w:val="-6"/>
        </w:rPr>
        <w:t xml:space="preserve"> </w:t>
      </w:r>
      <w:r>
        <w:t>letter</w:t>
      </w:r>
      <w:r>
        <w:rPr>
          <w:spacing w:val="-9"/>
        </w:rPr>
        <w:t xml:space="preserve"> </w:t>
      </w:r>
      <w:r>
        <w:t>to</w:t>
      </w:r>
      <w:r>
        <w:rPr>
          <w:spacing w:val="-6"/>
        </w:rPr>
        <w:t xml:space="preserve"> </w:t>
      </w:r>
      <w:r>
        <w:t>the</w:t>
      </w:r>
      <w:r>
        <w:rPr>
          <w:spacing w:val="-9"/>
        </w:rPr>
        <w:t xml:space="preserve"> </w:t>
      </w:r>
      <w:r>
        <w:t>provider/supplier</w:t>
      </w:r>
      <w:r>
        <w:rPr>
          <w:spacing w:val="-6"/>
        </w:rPr>
        <w:t xml:space="preserve"> </w:t>
      </w:r>
      <w:r>
        <w:t>within</w:t>
      </w:r>
      <w:r>
        <w:rPr>
          <w:spacing w:val="-6"/>
        </w:rPr>
        <w:t xml:space="preserve"> </w:t>
      </w:r>
      <w:r>
        <w:t>a</w:t>
      </w:r>
      <w:r>
        <w:rPr>
          <w:spacing w:val="-9"/>
        </w:rPr>
        <w:t xml:space="preserve"> </w:t>
      </w:r>
      <w:r>
        <w:t>reasonable time, generally within 7 days.</w:t>
      </w:r>
    </w:p>
    <w:p w14:paraId="20309D13" w14:textId="77777777" w:rsidR="00D61D72" w:rsidRDefault="00D61D72">
      <w:pPr>
        <w:pStyle w:val="BodyText"/>
        <w:rPr>
          <w:sz w:val="27"/>
        </w:rPr>
      </w:pPr>
    </w:p>
    <w:p w14:paraId="0406989B" w14:textId="77777777" w:rsidR="00D61D72" w:rsidRDefault="00860DAE">
      <w:pPr>
        <w:pStyle w:val="BodyText"/>
        <w:spacing w:before="1" w:line="247" w:lineRule="auto"/>
        <w:ind w:left="935" w:right="377" w:hanging="12"/>
      </w:pPr>
      <w:r>
        <w:t>If the provider/supplier requests to speak to the Contractor Medical Director (CMD), the CMD shall be available for that conversation. Some provider/suppliers, or their corporate organizations,</w:t>
      </w:r>
      <w:r>
        <w:rPr>
          <w:spacing w:val="-2"/>
        </w:rPr>
        <w:t xml:space="preserve"> </w:t>
      </w:r>
      <w:r>
        <w:t>hire</w:t>
      </w:r>
      <w:r>
        <w:rPr>
          <w:spacing w:val="-3"/>
        </w:rPr>
        <w:t xml:space="preserve"> </w:t>
      </w:r>
      <w:r>
        <w:t>3</w:t>
      </w:r>
      <w:r>
        <w:rPr>
          <w:vertAlign w:val="superscript"/>
        </w:rPr>
        <w:t>rd</w:t>
      </w:r>
      <w:r>
        <w:rPr>
          <w:spacing w:val="-1"/>
        </w:rPr>
        <w:t xml:space="preserve"> </w:t>
      </w:r>
      <w:r>
        <w:t>parties</w:t>
      </w:r>
      <w:r>
        <w:rPr>
          <w:spacing w:val="-2"/>
        </w:rPr>
        <w:t xml:space="preserve"> </w:t>
      </w:r>
      <w:r>
        <w:t>to</w:t>
      </w:r>
      <w:r>
        <w:rPr>
          <w:spacing w:val="-2"/>
        </w:rPr>
        <w:t xml:space="preserve"> </w:t>
      </w:r>
      <w:r>
        <w:t>represent</w:t>
      </w:r>
      <w:r>
        <w:rPr>
          <w:spacing w:val="-2"/>
        </w:rPr>
        <w:t xml:space="preserve"> </w:t>
      </w:r>
      <w:r>
        <w:t>them</w:t>
      </w:r>
      <w:r>
        <w:rPr>
          <w:spacing w:val="-2"/>
        </w:rPr>
        <w:t xml:space="preserve"> </w:t>
      </w:r>
      <w:r>
        <w:t>during</w:t>
      </w:r>
      <w:r>
        <w:rPr>
          <w:spacing w:val="-5"/>
        </w:rPr>
        <w:t xml:space="preserve"> </w:t>
      </w:r>
      <w:r>
        <w:t>the</w:t>
      </w:r>
      <w:r>
        <w:rPr>
          <w:spacing w:val="-3"/>
        </w:rPr>
        <w:t xml:space="preserve"> </w:t>
      </w:r>
      <w:r>
        <w:t>D&amp;E</w:t>
      </w:r>
      <w:r>
        <w:rPr>
          <w:spacing w:val="-3"/>
        </w:rPr>
        <w:t xml:space="preserve"> </w:t>
      </w:r>
      <w:r>
        <w:t>session.</w:t>
      </w:r>
      <w:r>
        <w:rPr>
          <w:spacing w:val="37"/>
        </w:rPr>
        <w:t xml:space="preserve"> </w:t>
      </w:r>
      <w:r>
        <w:t>Sometimes</w:t>
      </w:r>
      <w:r>
        <w:rPr>
          <w:spacing w:val="-2"/>
        </w:rPr>
        <w:t xml:space="preserve"> </w:t>
      </w:r>
      <w:r>
        <w:t>the</w:t>
      </w:r>
      <w:r>
        <w:rPr>
          <w:spacing w:val="-3"/>
        </w:rPr>
        <w:t xml:space="preserve"> </w:t>
      </w:r>
      <w:r>
        <w:t>3</w:t>
      </w:r>
      <w:r>
        <w:rPr>
          <w:vertAlign w:val="superscript"/>
        </w:rPr>
        <w:t>rd</w:t>
      </w:r>
      <w:r>
        <w:t xml:space="preserve"> party sends an inquiry to the SMRC on behalf of their clients.</w:t>
      </w:r>
      <w:r>
        <w:rPr>
          <w:spacing w:val="40"/>
        </w:rPr>
        <w:t xml:space="preserve"> </w:t>
      </w:r>
      <w:r>
        <w:t>The SMRC must be in possession</w:t>
      </w:r>
      <w:r>
        <w:rPr>
          <w:spacing w:val="-6"/>
        </w:rPr>
        <w:t xml:space="preserve"> </w:t>
      </w:r>
      <w:r>
        <w:t>of</w:t>
      </w:r>
      <w:r>
        <w:rPr>
          <w:spacing w:val="-9"/>
        </w:rPr>
        <w:t xml:space="preserve"> </w:t>
      </w:r>
      <w:r>
        <w:t>evidence</w:t>
      </w:r>
      <w:r>
        <w:rPr>
          <w:spacing w:val="-9"/>
        </w:rPr>
        <w:t xml:space="preserve"> </w:t>
      </w:r>
      <w:r>
        <w:t>of</w:t>
      </w:r>
      <w:r>
        <w:rPr>
          <w:spacing w:val="-7"/>
        </w:rPr>
        <w:t xml:space="preserve"> </w:t>
      </w:r>
      <w:r>
        <w:t>the</w:t>
      </w:r>
      <w:r>
        <w:rPr>
          <w:spacing w:val="-9"/>
        </w:rPr>
        <w:t xml:space="preserve"> </w:t>
      </w:r>
      <w:r>
        <w:t>provider/supplier</w:t>
      </w:r>
      <w:r>
        <w:rPr>
          <w:spacing w:val="-6"/>
        </w:rPr>
        <w:t xml:space="preserve"> </w:t>
      </w:r>
      <w:r>
        <w:t>authorization</w:t>
      </w:r>
      <w:r>
        <w:rPr>
          <w:spacing w:val="-6"/>
        </w:rPr>
        <w:t xml:space="preserve"> </w:t>
      </w:r>
      <w:r>
        <w:t>for</w:t>
      </w:r>
      <w:r>
        <w:rPr>
          <w:spacing w:val="-9"/>
        </w:rPr>
        <w:t xml:space="preserve"> </w:t>
      </w:r>
      <w:r>
        <w:t>the</w:t>
      </w:r>
      <w:r>
        <w:rPr>
          <w:spacing w:val="-7"/>
        </w:rPr>
        <w:t xml:space="preserve"> </w:t>
      </w:r>
      <w:r>
        <w:t>3</w:t>
      </w:r>
      <w:r>
        <w:rPr>
          <w:vertAlign w:val="superscript"/>
        </w:rPr>
        <w:t>rd</w:t>
      </w:r>
      <w:r>
        <w:rPr>
          <w:spacing w:val="-5"/>
        </w:rPr>
        <w:t xml:space="preserve"> </w:t>
      </w:r>
      <w:r>
        <w:t>party</w:t>
      </w:r>
      <w:r>
        <w:rPr>
          <w:spacing w:val="-11"/>
        </w:rPr>
        <w:t xml:space="preserve"> </w:t>
      </w:r>
      <w:r>
        <w:t>representation before engaging the 3</w:t>
      </w:r>
      <w:r>
        <w:rPr>
          <w:vertAlign w:val="superscript"/>
        </w:rPr>
        <w:t>rd</w:t>
      </w:r>
      <w:r>
        <w:t xml:space="preserve"> party in any discussion or replying to the third party’s inquiry.</w:t>
      </w:r>
    </w:p>
    <w:p w14:paraId="0C19165A" w14:textId="77777777" w:rsidR="00D61D72" w:rsidRDefault="00D61D72">
      <w:pPr>
        <w:pStyle w:val="BodyText"/>
        <w:spacing w:before="2"/>
        <w:rPr>
          <w:sz w:val="27"/>
        </w:rPr>
      </w:pPr>
    </w:p>
    <w:p w14:paraId="397B3C55" w14:textId="5737B2ED" w:rsidR="00D61D72" w:rsidRDefault="00860DAE">
      <w:pPr>
        <w:pStyle w:val="BodyText"/>
        <w:spacing w:line="247" w:lineRule="auto"/>
        <w:ind w:left="935" w:right="377" w:hanging="12"/>
      </w:pPr>
      <w:r>
        <w:t>In general, when a request for D&amp;E is received after the 14 calendar days, the Contractor does</w:t>
      </w:r>
      <w:r>
        <w:rPr>
          <w:spacing w:val="-5"/>
        </w:rPr>
        <w:t xml:space="preserve"> </w:t>
      </w:r>
      <w:r>
        <w:t>not</w:t>
      </w:r>
      <w:r>
        <w:rPr>
          <w:spacing w:val="-4"/>
        </w:rPr>
        <w:t xml:space="preserve"> </w:t>
      </w:r>
      <w:r>
        <w:t>grant</w:t>
      </w:r>
      <w:r>
        <w:rPr>
          <w:spacing w:val="-4"/>
        </w:rPr>
        <w:t xml:space="preserve"> </w:t>
      </w:r>
      <w:r>
        <w:t>an</w:t>
      </w:r>
      <w:r>
        <w:rPr>
          <w:spacing w:val="-3"/>
        </w:rPr>
        <w:t xml:space="preserve"> </w:t>
      </w:r>
      <w:r>
        <w:t>extension.</w:t>
      </w:r>
      <w:r>
        <w:rPr>
          <w:spacing w:val="36"/>
        </w:rPr>
        <w:t xml:space="preserve"> </w:t>
      </w:r>
      <w:r>
        <w:t>However,</w:t>
      </w:r>
      <w:r>
        <w:rPr>
          <w:spacing w:val="-5"/>
        </w:rPr>
        <w:t xml:space="preserve"> </w:t>
      </w:r>
      <w:r>
        <w:t>on</w:t>
      </w:r>
      <w:r>
        <w:rPr>
          <w:spacing w:val="-3"/>
        </w:rPr>
        <w:t xml:space="preserve"> </w:t>
      </w:r>
      <w:r>
        <w:t>a</w:t>
      </w:r>
      <w:r>
        <w:rPr>
          <w:spacing w:val="-6"/>
        </w:rPr>
        <w:t xml:space="preserve"> </w:t>
      </w:r>
      <w:proofErr w:type="gramStart"/>
      <w:r>
        <w:t>case</w:t>
      </w:r>
      <w:r>
        <w:rPr>
          <w:spacing w:val="-3"/>
        </w:rPr>
        <w:t xml:space="preserve"> </w:t>
      </w:r>
      <w:r>
        <w:t>by</w:t>
      </w:r>
      <w:r>
        <w:rPr>
          <w:spacing w:val="-10"/>
        </w:rPr>
        <w:t xml:space="preserve"> </w:t>
      </w:r>
      <w:r>
        <w:t>case</w:t>
      </w:r>
      <w:proofErr w:type="gramEnd"/>
      <w:r>
        <w:rPr>
          <w:spacing w:val="-6"/>
        </w:rPr>
        <w:t xml:space="preserve"> </w:t>
      </w:r>
      <w:r>
        <w:t>basis,</w:t>
      </w:r>
      <w:r>
        <w:rPr>
          <w:spacing w:val="-5"/>
        </w:rPr>
        <w:t xml:space="preserve"> </w:t>
      </w:r>
      <w:r>
        <w:t>the</w:t>
      </w:r>
      <w:r>
        <w:rPr>
          <w:spacing w:val="-6"/>
        </w:rPr>
        <w:t xml:space="preserve"> </w:t>
      </w:r>
      <w:r>
        <w:t>Contractor</w:t>
      </w:r>
      <w:r>
        <w:rPr>
          <w:spacing w:val="-6"/>
        </w:rPr>
        <w:t xml:space="preserve"> </w:t>
      </w:r>
      <w:proofErr w:type="gramStart"/>
      <w:r>
        <w:t>is</w:t>
      </w:r>
      <w:r>
        <w:rPr>
          <w:spacing w:val="-5"/>
        </w:rPr>
        <w:t xml:space="preserve"> </w:t>
      </w:r>
      <w:r>
        <w:t>able</w:t>
      </w:r>
      <w:r>
        <w:rPr>
          <w:spacing w:val="-6"/>
        </w:rPr>
        <w:t xml:space="preserve"> </w:t>
      </w:r>
      <w:r>
        <w:t>to</w:t>
      </w:r>
      <w:proofErr w:type="gramEnd"/>
      <w:r>
        <w:rPr>
          <w:spacing w:val="-3"/>
        </w:rPr>
        <w:t xml:space="preserve"> </w:t>
      </w:r>
      <w:r>
        <w:t xml:space="preserve">grant </w:t>
      </w:r>
      <w:r w:rsidR="009446FE">
        <w:t>extensions,</w:t>
      </w:r>
      <w:r>
        <w:t xml:space="preserve"> and CMS encourages the Contractor to grant them.</w:t>
      </w:r>
      <w:r>
        <w:rPr>
          <w:spacing w:val="40"/>
        </w:rPr>
        <w:t xml:space="preserve"> </w:t>
      </w:r>
      <w:r>
        <w:t>When the Contractor elects not to grant the extension request, the Contractor shall immediately notify the provider/supplier in writing that the D&amp;E request is invalid.</w:t>
      </w:r>
    </w:p>
    <w:p w14:paraId="47C66737" w14:textId="77777777" w:rsidR="00D61D72" w:rsidRDefault="00D61D72">
      <w:pPr>
        <w:pStyle w:val="BodyText"/>
        <w:spacing w:before="3"/>
        <w:rPr>
          <w:sz w:val="27"/>
        </w:rPr>
      </w:pPr>
    </w:p>
    <w:p w14:paraId="217276C2" w14:textId="11D4C6EE" w:rsidR="00D61D72" w:rsidRDefault="00860DAE">
      <w:pPr>
        <w:pStyle w:val="BodyText"/>
        <w:spacing w:line="247" w:lineRule="auto"/>
        <w:ind w:left="935" w:right="377" w:hanging="12"/>
      </w:pPr>
      <w:r>
        <w:t>In</w:t>
      </w:r>
      <w:r>
        <w:rPr>
          <w:spacing w:val="-3"/>
        </w:rPr>
        <w:t xml:space="preserve"> </w:t>
      </w:r>
      <w:r>
        <w:t>general,</w:t>
      </w:r>
      <w:r>
        <w:rPr>
          <w:spacing w:val="-4"/>
        </w:rPr>
        <w:t xml:space="preserve"> </w:t>
      </w:r>
      <w:r>
        <w:t>when</w:t>
      </w:r>
      <w:r>
        <w:rPr>
          <w:spacing w:val="-3"/>
        </w:rPr>
        <w:t xml:space="preserve"> </w:t>
      </w:r>
      <w:r>
        <w:t>additional</w:t>
      </w:r>
      <w:r>
        <w:rPr>
          <w:spacing w:val="-3"/>
        </w:rPr>
        <w:t xml:space="preserve"> </w:t>
      </w:r>
      <w:r>
        <w:t>medical</w:t>
      </w:r>
      <w:r>
        <w:rPr>
          <w:spacing w:val="-3"/>
        </w:rPr>
        <w:t xml:space="preserve"> </w:t>
      </w:r>
      <w:r>
        <w:t>record</w:t>
      </w:r>
      <w:r>
        <w:rPr>
          <w:spacing w:val="-4"/>
        </w:rPr>
        <w:t xml:space="preserve"> </w:t>
      </w:r>
      <w:r>
        <w:t>documentation</w:t>
      </w:r>
      <w:r>
        <w:rPr>
          <w:spacing w:val="-3"/>
        </w:rPr>
        <w:t xml:space="preserve"> </w:t>
      </w:r>
      <w:r>
        <w:t>is</w:t>
      </w:r>
      <w:r>
        <w:rPr>
          <w:spacing w:val="-3"/>
        </w:rPr>
        <w:t xml:space="preserve"> </w:t>
      </w:r>
      <w:r>
        <w:t>received</w:t>
      </w:r>
      <w:r>
        <w:rPr>
          <w:spacing w:val="-3"/>
        </w:rPr>
        <w:t xml:space="preserve"> </w:t>
      </w:r>
      <w:r>
        <w:t>after</w:t>
      </w:r>
      <w:r>
        <w:rPr>
          <w:spacing w:val="-2"/>
        </w:rPr>
        <w:t xml:space="preserve"> </w:t>
      </w:r>
      <w:r>
        <w:t>the</w:t>
      </w:r>
      <w:r>
        <w:rPr>
          <w:spacing w:val="-7"/>
        </w:rPr>
        <w:t xml:space="preserve"> </w:t>
      </w:r>
      <w:r>
        <w:t>14</w:t>
      </w:r>
      <w:r>
        <w:rPr>
          <w:spacing w:val="-3"/>
        </w:rPr>
        <w:t xml:space="preserve"> </w:t>
      </w:r>
      <w:r>
        <w:t>days</w:t>
      </w:r>
      <w:r>
        <w:rPr>
          <w:spacing w:val="-3"/>
        </w:rPr>
        <w:t xml:space="preserve"> </w:t>
      </w:r>
      <w:r>
        <w:t>from the D&amp;E session, the Contractor has the discretion to accept this or immediately notify the provider/supplier</w:t>
      </w:r>
      <w:r>
        <w:rPr>
          <w:spacing w:val="-9"/>
        </w:rPr>
        <w:t xml:space="preserve"> </w:t>
      </w:r>
      <w:r>
        <w:t>in</w:t>
      </w:r>
      <w:r>
        <w:rPr>
          <w:spacing w:val="-6"/>
        </w:rPr>
        <w:t xml:space="preserve"> </w:t>
      </w:r>
      <w:r>
        <w:t>writing</w:t>
      </w:r>
      <w:r>
        <w:rPr>
          <w:spacing w:val="-11"/>
        </w:rPr>
        <w:t xml:space="preserve"> </w:t>
      </w:r>
      <w:r>
        <w:t>that</w:t>
      </w:r>
      <w:r>
        <w:rPr>
          <w:spacing w:val="-5"/>
        </w:rPr>
        <w:t xml:space="preserve"> </w:t>
      </w:r>
      <w:r>
        <w:t>the</w:t>
      </w:r>
      <w:r>
        <w:rPr>
          <w:spacing w:val="-9"/>
        </w:rPr>
        <w:t xml:space="preserve"> </w:t>
      </w:r>
      <w:r>
        <w:t>documentation</w:t>
      </w:r>
      <w:r>
        <w:rPr>
          <w:spacing w:val="-6"/>
        </w:rPr>
        <w:t xml:space="preserve"> </w:t>
      </w:r>
      <w:r>
        <w:t>will</w:t>
      </w:r>
      <w:r>
        <w:rPr>
          <w:spacing w:val="-5"/>
        </w:rPr>
        <w:t xml:space="preserve"> </w:t>
      </w:r>
      <w:r>
        <w:t>not</w:t>
      </w:r>
      <w:r>
        <w:rPr>
          <w:spacing w:val="-5"/>
        </w:rPr>
        <w:t xml:space="preserve"> </w:t>
      </w:r>
      <w:r>
        <w:t>be</w:t>
      </w:r>
      <w:r>
        <w:rPr>
          <w:spacing w:val="-9"/>
        </w:rPr>
        <w:t xml:space="preserve"> </w:t>
      </w:r>
      <w:r>
        <w:t>reviewed,</w:t>
      </w:r>
      <w:r>
        <w:rPr>
          <w:spacing w:val="-4"/>
        </w:rPr>
        <w:t xml:space="preserve"> </w:t>
      </w:r>
      <w:r>
        <w:t>and</w:t>
      </w:r>
      <w:r>
        <w:rPr>
          <w:spacing w:val="-6"/>
        </w:rPr>
        <w:t xml:space="preserve"> </w:t>
      </w:r>
      <w:r>
        <w:t>the</w:t>
      </w:r>
      <w:r>
        <w:rPr>
          <w:spacing w:val="-9"/>
        </w:rPr>
        <w:t xml:space="preserve"> </w:t>
      </w:r>
      <w:r>
        <w:t>submission is invalid.</w:t>
      </w:r>
      <w:r>
        <w:rPr>
          <w:spacing w:val="40"/>
        </w:rPr>
        <w:t xml:space="preserve"> </w:t>
      </w:r>
      <w:r>
        <w:t>However, on a case</w:t>
      </w:r>
      <w:r w:rsidR="009446FE">
        <w:t>-</w:t>
      </w:r>
      <w:r>
        <w:t>by</w:t>
      </w:r>
      <w:r w:rsidR="009446FE">
        <w:t>-</w:t>
      </w:r>
      <w:r>
        <w:t xml:space="preserve">case basis, the Contractor </w:t>
      </w:r>
      <w:proofErr w:type="gramStart"/>
      <w:r>
        <w:t>is able to</w:t>
      </w:r>
      <w:proofErr w:type="gramEnd"/>
      <w:r>
        <w:t xml:space="preserve"> grant </w:t>
      </w:r>
      <w:proofErr w:type="gramStart"/>
      <w:r>
        <w:t>extensions</w:t>
      </w:r>
      <w:proofErr w:type="gramEnd"/>
      <w:r>
        <w:t xml:space="preserve"> and CMS encourages the Contractor to grant them.</w:t>
      </w:r>
    </w:p>
    <w:p w14:paraId="3F42B8C8" w14:textId="77777777" w:rsidR="00D61D72" w:rsidRDefault="00D61D72">
      <w:pPr>
        <w:pStyle w:val="BodyText"/>
        <w:spacing w:before="1"/>
        <w:rPr>
          <w:sz w:val="27"/>
        </w:rPr>
      </w:pPr>
    </w:p>
    <w:p w14:paraId="7DB7B55B" w14:textId="77777777" w:rsidR="00D61D72" w:rsidRDefault="00860DAE">
      <w:pPr>
        <w:pStyle w:val="BodyText"/>
        <w:spacing w:before="1" w:line="247" w:lineRule="auto"/>
        <w:ind w:left="935" w:right="377" w:hanging="12"/>
      </w:pPr>
      <w:r>
        <w:t>If,</w:t>
      </w:r>
      <w:r>
        <w:rPr>
          <w:spacing w:val="-3"/>
        </w:rPr>
        <w:t xml:space="preserve"> </w:t>
      </w:r>
      <w:r>
        <w:t>after</w:t>
      </w:r>
      <w:r>
        <w:rPr>
          <w:spacing w:val="-3"/>
        </w:rPr>
        <w:t xml:space="preserve"> </w:t>
      </w:r>
      <w:r>
        <w:t>the</w:t>
      </w:r>
      <w:r>
        <w:rPr>
          <w:spacing w:val="-6"/>
        </w:rPr>
        <w:t xml:space="preserve"> </w:t>
      </w:r>
      <w:r>
        <w:t>D&amp;E,</w:t>
      </w:r>
      <w:r>
        <w:rPr>
          <w:spacing w:val="-3"/>
        </w:rPr>
        <w:t xml:space="preserve"> </w:t>
      </w:r>
      <w:r>
        <w:t>the</w:t>
      </w:r>
      <w:r>
        <w:rPr>
          <w:spacing w:val="-6"/>
        </w:rPr>
        <w:t xml:space="preserve"> </w:t>
      </w:r>
      <w:r>
        <w:t>Contractor</w:t>
      </w:r>
      <w:r>
        <w:rPr>
          <w:spacing w:val="-3"/>
        </w:rPr>
        <w:t xml:space="preserve"> </w:t>
      </w:r>
      <w:r>
        <w:t>changes</w:t>
      </w:r>
      <w:r>
        <w:rPr>
          <w:spacing w:val="-3"/>
        </w:rPr>
        <w:t xml:space="preserve"> </w:t>
      </w:r>
      <w:r>
        <w:t>the</w:t>
      </w:r>
      <w:r>
        <w:rPr>
          <w:spacing w:val="-3"/>
        </w:rPr>
        <w:t xml:space="preserve"> </w:t>
      </w:r>
      <w:r>
        <w:t>recommendation</w:t>
      </w:r>
      <w:r>
        <w:rPr>
          <w:spacing w:val="-3"/>
        </w:rPr>
        <w:t xml:space="preserve"> </w:t>
      </w:r>
      <w:r>
        <w:t>to</w:t>
      </w:r>
      <w:r>
        <w:rPr>
          <w:spacing w:val="-3"/>
        </w:rPr>
        <w:t xml:space="preserve"> </w:t>
      </w:r>
      <w:r>
        <w:t>pay</w:t>
      </w:r>
      <w:r>
        <w:rPr>
          <w:spacing w:val="-10"/>
        </w:rPr>
        <w:t xml:space="preserve"> </w:t>
      </w:r>
      <w:r>
        <w:t>versus</w:t>
      </w:r>
      <w:r>
        <w:rPr>
          <w:spacing w:val="-3"/>
        </w:rPr>
        <w:t xml:space="preserve"> </w:t>
      </w:r>
      <w:r>
        <w:t>deny</w:t>
      </w:r>
      <w:r>
        <w:rPr>
          <w:spacing w:val="-10"/>
        </w:rPr>
        <w:t xml:space="preserve"> </w:t>
      </w:r>
      <w:r>
        <w:t>the</w:t>
      </w:r>
      <w:r>
        <w:rPr>
          <w:spacing w:val="-6"/>
        </w:rPr>
        <w:t xml:space="preserve"> </w:t>
      </w:r>
      <w:r>
        <w:t>claim, they</w:t>
      </w:r>
      <w:r>
        <w:rPr>
          <w:spacing w:val="-11"/>
        </w:rPr>
        <w:t xml:space="preserve"> </w:t>
      </w:r>
      <w:r>
        <w:t>may</w:t>
      </w:r>
      <w:r>
        <w:rPr>
          <w:spacing w:val="-11"/>
        </w:rPr>
        <w:t xml:space="preserve"> </w:t>
      </w:r>
      <w:r>
        <w:t>do</w:t>
      </w:r>
      <w:r>
        <w:rPr>
          <w:spacing w:val="-6"/>
        </w:rPr>
        <w:t xml:space="preserve"> </w:t>
      </w:r>
      <w:r>
        <w:t>so.</w:t>
      </w:r>
      <w:r>
        <w:rPr>
          <w:spacing w:val="-3"/>
        </w:rPr>
        <w:t xml:space="preserve"> </w:t>
      </w:r>
      <w:r>
        <w:t>For</w:t>
      </w:r>
      <w:r>
        <w:rPr>
          <w:spacing w:val="-9"/>
        </w:rPr>
        <w:t xml:space="preserve"> </w:t>
      </w:r>
      <w:r>
        <w:t>the</w:t>
      </w:r>
      <w:r>
        <w:rPr>
          <w:spacing w:val="-4"/>
        </w:rPr>
        <w:t xml:space="preserve"> </w:t>
      </w:r>
      <w:r>
        <w:t>Final</w:t>
      </w:r>
      <w:r>
        <w:rPr>
          <w:spacing w:val="-5"/>
        </w:rPr>
        <w:t xml:space="preserve"> </w:t>
      </w:r>
      <w:r>
        <w:t>Project</w:t>
      </w:r>
      <w:r>
        <w:rPr>
          <w:spacing w:val="-5"/>
        </w:rPr>
        <w:t xml:space="preserve"> </w:t>
      </w:r>
      <w:r>
        <w:t>Report,</w:t>
      </w:r>
      <w:r>
        <w:rPr>
          <w:spacing w:val="-6"/>
        </w:rPr>
        <w:t xml:space="preserve"> </w:t>
      </w:r>
      <w:r>
        <w:t>changes</w:t>
      </w:r>
      <w:r>
        <w:rPr>
          <w:spacing w:val="-6"/>
        </w:rPr>
        <w:t xml:space="preserve"> </w:t>
      </w:r>
      <w:r>
        <w:t>in</w:t>
      </w:r>
      <w:r>
        <w:rPr>
          <w:spacing w:val="-6"/>
        </w:rPr>
        <w:t xml:space="preserve"> </w:t>
      </w:r>
      <w:r>
        <w:t>payment</w:t>
      </w:r>
      <w:r>
        <w:rPr>
          <w:spacing w:val="-5"/>
        </w:rPr>
        <w:t xml:space="preserve"> </w:t>
      </w:r>
      <w:r>
        <w:t>recommendations</w:t>
      </w:r>
      <w:r>
        <w:rPr>
          <w:spacing w:val="-6"/>
        </w:rPr>
        <w:t xml:space="preserve"> </w:t>
      </w:r>
      <w:r>
        <w:t>shall</w:t>
      </w:r>
      <w:r>
        <w:rPr>
          <w:spacing w:val="-5"/>
        </w:rPr>
        <w:t xml:space="preserve"> </w:t>
      </w:r>
      <w:r>
        <w:t>be summarized using the appropriate reporting category for re-reviews.</w:t>
      </w:r>
      <w:r>
        <w:rPr>
          <w:spacing w:val="40"/>
        </w:rPr>
        <w:t xml:space="preserve"> </w:t>
      </w:r>
      <w:r>
        <w:t>If the change in payment</w:t>
      </w:r>
      <w:r>
        <w:rPr>
          <w:spacing w:val="-4"/>
        </w:rPr>
        <w:t xml:space="preserve"> </w:t>
      </w:r>
      <w:r>
        <w:t>recommendation</w:t>
      </w:r>
      <w:r>
        <w:rPr>
          <w:spacing w:val="-4"/>
        </w:rPr>
        <w:t xml:space="preserve"> </w:t>
      </w:r>
      <w:r>
        <w:t>occurs</w:t>
      </w:r>
      <w:r>
        <w:rPr>
          <w:spacing w:val="-4"/>
        </w:rPr>
        <w:t xml:space="preserve"> </w:t>
      </w:r>
      <w:r>
        <w:t>prior</w:t>
      </w:r>
      <w:r>
        <w:rPr>
          <w:spacing w:val="-5"/>
        </w:rPr>
        <w:t xml:space="preserve"> </w:t>
      </w:r>
      <w:r>
        <w:t>to</w:t>
      </w:r>
      <w:r>
        <w:rPr>
          <w:spacing w:val="-4"/>
        </w:rPr>
        <w:t xml:space="preserve"> </w:t>
      </w:r>
      <w:r>
        <w:t>the</w:t>
      </w:r>
      <w:r>
        <w:rPr>
          <w:spacing w:val="-5"/>
        </w:rPr>
        <w:t xml:space="preserve"> </w:t>
      </w:r>
      <w:r>
        <w:t>Contractor</w:t>
      </w:r>
      <w:r>
        <w:rPr>
          <w:spacing w:val="-5"/>
        </w:rPr>
        <w:t xml:space="preserve"> </w:t>
      </w:r>
      <w:r>
        <w:t>sending</w:t>
      </w:r>
      <w:r>
        <w:rPr>
          <w:spacing w:val="-7"/>
        </w:rPr>
        <w:t xml:space="preserve"> </w:t>
      </w:r>
      <w:r>
        <w:t>the</w:t>
      </w:r>
      <w:r>
        <w:rPr>
          <w:spacing w:val="-5"/>
        </w:rPr>
        <w:t xml:space="preserve"> </w:t>
      </w:r>
      <w:r>
        <w:t>recommendation</w:t>
      </w:r>
      <w:r>
        <w:rPr>
          <w:spacing w:val="-4"/>
        </w:rPr>
        <w:t xml:space="preserve"> </w:t>
      </w:r>
      <w:r>
        <w:t>to</w:t>
      </w:r>
      <w:r>
        <w:rPr>
          <w:spacing w:val="-4"/>
        </w:rPr>
        <w:t xml:space="preserve"> </w:t>
      </w:r>
      <w:r>
        <w:t>the</w:t>
      </w:r>
    </w:p>
    <w:p w14:paraId="0BB5690F" w14:textId="77777777" w:rsidR="00D61D72" w:rsidRDefault="00D61D72">
      <w:pPr>
        <w:spacing w:line="247" w:lineRule="auto"/>
        <w:sectPr w:rsidR="00D61D72">
          <w:pgSz w:w="12240" w:h="15840"/>
          <w:pgMar w:top="1240" w:right="1120" w:bottom="1460" w:left="860" w:header="0" w:footer="1211" w:gutter="0"/>
          <w:cols w:space="720"/>
        </w:sectPr>
      </w:pPr>
    </w:p>
    <w:p w14:paraId="498C27CF" w14:textId="77777777" w:rsidR="00D61D72" w:rsidRDefault="00860DAE">
      <w:pPr>
        <w:pStyle w:val="BodyText"/>
        <w:spacing w:before="79" w:line="247" w:lineRule="auto"/>
        <w:ind w:left="935" w:right="377"/>
      </w:pPr>
      <w:r>
        <w:t>MAC for processing recoupment, also known as jurisdictional claim data report, the Contractor</w:t>
      </w:r>
      <w:r>
        <w:rPr>
          <w:spacing w:val="-2"/>
        </w:rPr>
        <w:t xml:space="preserve"> </w:t>
      </w:r>
      <w:r>
        <w:t>shall</w:t>
      </w:r>
      <w:r>
        <w:rPr>
          <w:spacing w:val="-1"/>
        </w:rPr>
        <w:t xml:space="preserve"> </w:t>
      </w:r>
      <w:r>
        <w:t>revise</w:t>
      </w:r>
      <w:r>
        <w:rPr>
          <w:spacing w:val="-2"/>
        </w:rPr>
        <w:t xml:space="preserve"> </w:t>
      </w:r>
      <w:r>
        <w:t>the</w:t>
      </w:r>
      <w:r>
        <w:rPr>
          <w:spacing w:val="-2"/>
        </w:rPr>
        <w:t xml:space="preserve"> </w:t>
      </w:r>
      <w:r>
        <w:t>jurisdictional</w:t>
      </w:r>
      <w:r>
        <w:rPr>
          <w:spacing w:val="-1"/>
        </w:rPr>
        <w:t xml:space="preserve"> </w:t>
      </w:r>
      <w:r>
        <w:t>claim</w:t>
      </w:r>
      <w:r>
        <w:rPr>
          <w:spacing w:val="-1"/>
        </w:rPr>
        <w:t xml:space="preserve"> </w:t>
      </w:r>
      <w:r>
        <w:t>data</w:t>
      </w:r>
      <w:r>
        <w:rPr>
          <w:spacing w:val="-2"/>
        </w:rPr>
        <w:t xml:space="preserve"> </w:t>
      </w:r>
      <w:r>
        <w:t>in</w:t>
      </w:r>
      <w:r>
        <w:rPr>
          <w:spacing w:val="-1"/>
        </w:rPr>
        <w:t xml:space="preserve"> </w:t>
      </w:r>
      <w:r>
        <w:t>the</w:t>
      </w:r>
      <w:r>
        <w:rPr>
          <w:spacing w:val="-2"/>
        </w:rPr>
        <w:t xml:space="preserve"> </w:t>
      </w:r>
      <w:r>
        <w:t>original</w:t>
      </w:r>
      <w:r>
        <w:rPr>
          <w:spacing w:val="-1"/>
        </w:rPr>
        <w:t xml:space="preserve"> </w:t>
      </w:r>
      <w:r>
        <w:t>claim</w:t>
      </w:r>
      <w:r>
        <w:rPr>
          <w:spacing w:val="-1"/>
        </w:rPr>
        <w:t xml:space="preserve"> </w:t>
      </w:r>
      <w:r>
        <w:t>data</w:t>
      </w:r>
      <w:r>
        <w:rPr>
          <w:spacing w:val="-2"/>
        </w:rPr>
        <w:t xml:space="preserve"> </w:t>
      </w:r>
      <w:r>
        <w:t>report. If</w:t>
      </w:r>
      <w:r>
        <w:rPr>
          <w:spacing w:val="-2"/>
        </w:rPr>
        <w:t xml:space="preserve"> </w:t>
      </w:r>
      <w:r>
        <w:t>the change</w:t>
      </w:r>
      <w:r>
        <w:rPr>
          <w:spacing w:val="-1"/>
        </w:rPr>
        <w:t xml:space="preserve"> </w:t>
      </w:r>
      <w:r>
        <w:t>in the</w:t>
      </w:r>
      <w:r>
        <w:rPr>
          <w:spacing w:val="-1"/>
        </w:rPr>
        <w:t xml:space="preserve"> </w:t>
      </w:r>
      <w:r>
        <w:t>payment recommendation occurs after</w:t>
      </w:r>
      <w:r>
        <w:rPr>
          <w:spacing w:val="-1"/>
        </w:rPr>
        <w:t xml:space="preserve"> </w:t>
      </w:r>
      <w:r>
        <w:t>the</w:t>
      </w:r>
      <w:r>
        <w:rPr>
          <w:spacing w:val="-1"/>
        </w:rPr>
        <w:t xml:space="preserve"> </w:t>
      </w:r>
      <w:r>
        <w:t>jurisdictional claim data</w:t>
      </w:r>
      <w:r>
        <w:rPr>
          <w:spacing w:val="-1"/>
        </w:rPr>
        <w:t xml:space="preserve"> </w:t>
      </w:r>
      <w:r>
        <w:t>report is submitted</w:t>
      </w:r>
      <w:r>
        <w:rPr>
          <w:spacing w:val="-6"/>
        </w:rPr>
        <w:t xml:space="preserve"> </w:t>
      </w:r>
      <w:r>
        <w:t>to</w:t>
      </w:r>
      <w:r>
        <w:rPr>
          <w:spacing w:val="-6"/>
        </w:rPr>
        <w:t xml:space="preserve"> </w:t>
      </w:r>
      <w:r>
        <w:t>the</w:t>
      </w:r>
      <w:r>
        <w:rPr>
          <w:spacing w:val="-9"/>
        </w:rPr>
        <w:t xml:space="preserve"> </w:t>
      </w:r>
      <w:r>
        <w:t>MAC,</w:t>
      </w:r>
      <w:r>
        <w:rPr>
          <w:spacing w:val="-6"/>
        </w:rPr>
        <w:t xml:space="preserve"> </w:t>
      </w:r>
      <w:r>
        <w:t>the</w:t>
      </w:r>
      <w:r>
        <w:rPr>
          <w:spacing w:val="-9"/>
        </w:rPr>
        <w:t xml:space="preserve"> </w:t>
      </w:r>
      <w:r>
        <w:t>Contractor</w:t>
      </w:r>
      <w:r>
        <w:rPr>
          <w:spacing w:val="-7"/>
        </w:rPr>
        <w:t xml:space="preserve"> </w:t>
      </w:r>
      <w:r>
        <w:t>shall</w:t>
      </w:r>
      <w:r>
        <w:rPr>
          <w:spacing w:val="-5"/>
        </w:rPr>
        <w:t xml:space="preserve"> </w:t>
      </w:r>
      <w:r>
        <w:t>re-submit</w:t>
      </w:r>
      <w:r>
        <w:rPr>
          <w:spacing w:val="-5"/>
        </w:rPr>
        <w:t xml:space="preserve"> </w:t>
      </w:r>
      <w:r>
        <w:t>a</w:t>
      </w:r>
      <w:r>
        <w:rPr>
          <w:spacing w:val="-9"/>
        </w:rPr>
        <w:t xml:space="preserve"> </w:t>
      </w:r>
      <w:r>
        <w:t>request</w:t>
      </w:r>
      <w:r>
        <w:rPr>
          <w:spacing w:val="-5"/>
        </w:rPr>
        <w:t xml:space="preserve"> </w:t>
      </w:r>
      <w:r>
        <w:t>to</w:t>
      </w:r>
      <w:r>
        <w:rPr>
          <w:spacing w:val="-6"/>
        </w:rPr>
        <w:t xml:space="preserve"> </w:t>
      </w:r>
      <w:r>
        <w:t>the</w:t>
      </w:r>
      <w:r>
        <w:rPr>
          <w:spacing w:val="-9"/>
        </w:rPr>
        <w:t xml:space="preserve"> </w:t>
      </w:r>
      <w:r>
        <w:t>MAC</w:t>
      </w:r>
      <w:r>
        <w:rPr>
          <w:spacing w:val="-5"/>
        </w:rPr>
        <w:t xml:space="preserve"> </w:t>
      </w:r>
      <w:r>
        <w:t>to</w:t>
      </w:r>
      <w:r>
        <w:rPr>
          <w:spacing w:val="-6"/>
        </w:rPr>
        <w:t xml:space="preserve"> </w:t>
      </w:r>
      <w:r>
        <w:t>perform</w:t>
      </w:r>
      <w:r>
        <w:rPr>
          <w:spacing w:val="-5"/>
        </w:rPr>
        <w:t xml:space="preserve"> </w:t>
      </w:r>
      <w:r>
        <w:t>the adjustment.</w:t>
      </w:r>
      <w:r>
        <w:rPr>
          <w:spacing w:val="40"/>
        </w:rPr>
        <w:t xml:space="preserve"> </w:t>
      </w:r>
      <w:r>
        <w:t>This can be done using the processes outlined in the JOA.</w:t>
      </w:r>
    </w:p>
    <w:p w14:paraId="20E0155B" w14:textId="77777777" w:rsidR="00D61D72" w:rsidRDefault="00D61D72">
      <w:pPr>
        <w:pStyle w:val="BodyText"/>
        <w:spacing w:before="1"/>
        <w:rPr>
          <w:sz w:val="27"/>
        </w:rPr>
      </w:pPr>
    </w:p>
    <w:p w14:paraId="4F9FFFC7" w14:textId="77777777" w:rsidR="00D61D72" w:rsidRDefault="00860DAE">
      <w:pPr>
        <w:pStyle w:val="BodyText"/>
        <w:spacing w:line="247" w:lineRule="auto"/>
        <w:ind w:left="935" w:right="377" w:hanging="12"/>
      </w:pPr>
      <w:r>
        <w:t>The Contractor shall include the results of the D&amp;E sessions by project in the Final Project Report.</w:t>
      </w:r>
      <w:r>
        <w:rPr>
          <w:spacing w:val="40"/>
        </w:rPr>
        <w:t xml:space="preserve"> </w:t>
      </w:r>
      <w:r>
        <w:t>In addition, the Contractor shall describe how the findings from the D&amp;E sessions were used to improve training for Medical Record Review staff.</w:t>
      </w:r>
      <w:r>
        <w:rPr>
          <w:spacing w:val="40"/>
        </w:rPr>
        <w:t xml:space="preserve"> </w:t>
      </w:r>
      <w:r>
        <w:t>The Contractor shall report an adjusted Quality Assurance (QA) score for review determinations on the project that reflects</w:t>
      </w:r>
      <w:r>
        <w:rPr>
          <w:spacing w:val="-6"/>
        </w:rPr>
        <w:t xml:space="preserve"> </w:t>
      </w:r>
      <w:r>
        <w:t>the</w:t>
      </w:r>
      <w:r>
        <w:rPr>
          <w:spacing w:val="-9"/>
        </w:rPr>
        <w:t xml:space="preserve"> </w:t>
      </w:r>
      <w:r>
        <w:t>D&amp;E</w:t>
      </w:r>
      <w:r>
        <w:rPr>
          <w:spacing w:val="-8"/>
        </w:rPr>
        <w:t xml:space="preserve"> </w:t>
      </w:r>
      <w:r>
        <w:t>findings.</w:t>
      </w:r>
      <w:r>
        <w:rPr>
          <w:spacing w:val="-6"/>
        </w:rPr>
        <w:t xml:space="preserve"> </w:t>
      </w:r>
      <w:r>
        <w:t>Sometimes</w:t>
      </w:r>
      <w:r>
        <w:rPr>
          <w:spacing w:val="-6"/>
        </w:rPr>
        <w:t xml:space="preserve"> </w:t>
      </w:r>
      <w:r>
        <w:t>during</w:t>
      </w:r>
      <w:r>
        <w:rPr>
          <w:spacing w:val="-11"/>
        </w:rPr>
        <w:t xml:space="preserve"> </w:t>
      </w:r>
      <w:r>
        <w:t>D&amp;E,</w:t>
      </w:r>
      <w:r>
        <w:rPr>
          <w:spacing w:val="-6"/>
        </w:rPr>
        <w:t xml:space="preserve"> </w:t>
      </w:r>
      <w:r>
        <w:t>the</w:t>
      </w:r>
      <w:r>
        <w:rPr>
          <w:spacing w:val="-9"/>
        </w:rPr>
        <w:t xml:space="preserve"> </w:t>
      </w:r>
      <w:r>
        <w:t>contractor</w:t>
      </w:r>
      <w:r>
        <w:rPr>
          <w:spacing w:val="-9"/>
        </w:rPr>
        <w:t xml:space="preserve"> </w:t>
      </w:r>
      <w:r>
        <w:t>may</w:t>
      </w:r>
      <w:r>
        <w:rPr>
          <w:spacing w:val="-8"/>
        </w:rPr>
        <w:t xml:space="preserve"> </w:t>
      </w:r>
      <w:r>
        <w:t>gain</w:t>
      </w:r>
      <w:r>
        <w:rPr>
          <w:spacing w:val="-6"/>
        </w:rPr>
        <w:t xml:space="preserve"> </w:t>
      </w:r>
      <w:r>
        <w:t>new</w:t>
      </w:r>
      <w:r>
        <w:rPr>
          <w:spacing w:val="-9"/>
        </w:rPr>
        <w:t xml:space="preserve"> </w:t>
      </w:r>
      <w:r>
        <w:t>information that</w:t>
      </w:r>
      <w:r>
        <w:rPr>
          <w:spacing w:val="-2"/>
        </w:rPr>
        <w:t xml:space="preserve"> </w:t>
      </w:r>
      <w:r>
        <w:t>would</w:t>
      </w:r>
      <w:r>
        <w:rPr>
          <w:spacing w:val="-2"/>
        </w:rPr>
        <w:t xml:space="preserve"> </w:t>
      </w:r>
      <w:r>
        <w:t>have</w:t>
      </w:r>
      <w:r>
        <w:rPr>
          <w:spacing w:val="-6"/>
        </w:rPr>
        <w:t xml:space="preserve"> </w:t>
      </w:r>
      <w:r>
        <w:t>changed the</w:t>
      </w:r>
      <w:r>
        <w:rPr>
          <w:spacing w:val="-6"/>
        </w:rPr>
        <w:t xml:space="preserve"> </w:t>
      </w:r>
      <w:r>
        <w:t>outcome</w:t>
      </w:r>
      <w:r>
        <w:rPr>
          <w:spacing w:val="-6"/>
        </w:rPr>
        <w:t xml:space="preserve"> </w:t>
      </w:r>
      <w:r>
        <w:t>of</w:t>
      </w:r>
      <w:r>
        <w:rPr>
          <w:spacing w:val="-6"/>
        </w:rPr>
        <w:t xml:space="preserve"> </w:t>
      </w:r>
      <w:r>
        <w:t>previously</w:t>
      </w:r>
      <w:r>
        <w:rPr>
          <w:spacing w:val="-7"/>
        </w:rPr>
        <w:t xml:space="preserve"> </w:t>
      </w:r>
      <w:r>
        <w:t>reviewed</w:t>
      </w:r>
      <w:r>
        <w:rPr>
          <w:spacing w:val="-2"/>
        </w:rPr>
        <w:t xml:space="preserve"> </w:t>
      </w:r>
      <w:r>
        <w:t>claims.</w:t>
      </w:r>
      <w:r>
        <w:rPr>
          <w:spacing w:val="37"/>
        </w:rPr>
        <w:t xml:space="preserve"> </w:t>
      </w:r>
      <w:r>
        <w:t>The</w:t>
      </w:r>
      <w:r>
        <w:rPr>
          <w:spacing w:val="-1"/>
        </w:rPr>
        <w:t xml:space="preserve"> </w:t>
      </w:r>
      <w:r>
        <w:t>Contractor</w:t>
      </w:r>
      <w:r>
        <w:rPr>
          <w:spacing w:val="-6"/>
        </w:rPr>
        <w:t xml:space="preserve"> </w:t>
      </w:r>
      <w:r>
        <w:t xml:space="preserve">should apply this new knowledge to other claims </w:t>
      </w:r>
      <w:proofErr w:type="gramStart"/>
      <w:r>
        <w:t>as a result of</w:t>
      </w:r>
      <w:proofErr w:type="gramEnd"/>
      <w:r>
        <w:t xml:space="preserve"> reviewer error or policy misinterpretations identified by the Contractor or CMS.</w:t>
      </w:r>
      <w:r>
        <w:rPr>
          <w:spacing w:val="40"/>
        </w:rPr>
        <w:t xml:space="preserve"> </w:t>
      </w:r>
      <w:r>
        <w:t>These changed payment recommendations should not be considered or reported under D&amp;E.</w:t>
      </w:r>
      <w:r>
        <w:rPr>
          <w:spacing w:val="40"/>
        </w:rPr>
        <w:t xml:space="preserve"> </w:t>
      </w:r>
      <w:r>
        <w:t>CMS considers this activity</w:t>
      </w:r>
      <w:r>
        <w:rPr>
          <w:spacing w:val="-6"/>
        </w:rPr>
        <w:t xml:space="preserve"> </w:t>
      </w:r>
      <w:r>
        <w:t>quality</w:t>
      </w:r>
      <w:r>
        <w:rPr>
          <w:spacing w:val="-6"/>
        </w:rPr>
        <w:t xml:space="preserve"> </w:t>
      </w:r>
      <w:r>
        <w:t>assurance.</w:t>
      </w:r>
      <w:r>
        <w:rPr>
          <w:spacing w:val="39"/>
        </w:rPr>
        <w:t xml:space="preserve"> </w:t>
      </w:r>
      <w:r>
        <w:t>That</w:t>
      </w:r>
      <w:r>
        <w:rPr>
          <w:spacing w:val="-1"/>
        </w:rPr>
        <w:t xml:space="preserve"> </w:t>
      </w:r>
      <w:r>
        <w:t>is,</w:t>
      </w:r>
      <w:r>
        <w:rPr>
          <w:spacing w:val="-1"/>
        </w:rPr>
        <w:t xml:space="preserve"> </w:t>
      </w:r>
      <w:r>
        <w:t>new</w:t>
      </w:r>
      <w:r>
        <w:rPr>
          <w:spacing w:val="-2"/>
        </w:rPr>
        <w:t xml:space="preserve"> </w:t>
      </w:r>
      <w:r>
        <w:t>information</w:t>
      </w:r>
      <w:r>
        <w:rPr>
          <w:spacing w:val="-1"/>
        </w:rPr>
        <w:t xml:space="preserve"> </w:t>
      </w:r>
      <w:r>
        <w:t>gained</w:t>
      </w:r>
      <w:r>
        <w:rPr>
          <w:spacing w:val="-1"/>
        </w:rPr>
        <w:t xml:space="preserve"> </w:t>
      </w:r>
      <w:r>
        <w:t>by</w:t>
      </w:r>
      <w:r>
        <w:rPr>
          <w:spacing w:val="-6"/>
        </w:rPr>
        <w:t xml:space="preserve"> </w:t>
      </w:r>
      <w:r>
        <w:t>the</w:t>
      </w:r>
      <w:r>
        <w:rPr>
          <w:spacing w:val="-2"/>
        </w:rPr>
        <w:t xml:space="preserve"> </w:t>
      </w:r>
      <w:r>
        <w:t>Contractor</w:t>
      </w:r>
      <w:r>
        <w:rPr>
          <w:spacing w:val="-2"/>
        </w:rPr>
        <w:t xml:space="preserve"> </w:t>
      </w:r>
      <w:r>
        <w:t>should</w:t>
      </w:r>
      <w:r>
        <w:rPr>
          <w:spacing w:val="-1"/>
        </w:rPr>
        <w:t xml:space="preserve"> </w:t>
      </w:r>
      <w:r>
        <w:t>be</w:t>
      </w:r>
      <w:r>
        <w:rPr>
          <w:spacing w:val="-2"/>
        </w:rPr>
        <w:t xml:space="preserve"> </w:t>
      </w:r>
      <w:r>
        <w:t>used to continuously improve their medical review processes.</w:t>
      </w:r>
    </w:p>
    <w:p w14:paraId="48244637" w14:textId="77777777" w:rsidR="00D61D72" w:rsidRDefault="00D61D72">
      <w:pPr>
        <w:pStyle w:val="BodyText"/>
        <w:spacing w:before="6"/>
        <w:rPr>
          <w:sz w:val="27"/>
        </w:rPr>
      </w:pPr>
    </w:p>
    <w:p w14:paraId="32A68C6A" w14:textId="77777777" w:rsidR="00D61D72" w:rsidRDefault="00860DAE">
      <w:pPr>
        <w:pStyle w:val="BodyText"/>
        <w:spacing w:before="1" w:line="247" w:lineRule="auto"/>
        <w:ind w:left="935" w:right="377" w:hanging="12"/>
      </w:pPr>
      <w:r>
        <w:t>There may be instances when the provider/supplier is eligible for a D&amp;E session, however, declines</w:t>
      </w:r>
      <w:r>
        <w:rPr>
          <w:spacing w:val="-6"/>
        </w:rPr>
        <w:t xml:space="preserve"> </w:t>
      </w:r>
      <w:r>
        <w:t>a</w:t>
      </w:r>
      <w:r>
        <w:rPr>
          <w:spacing w:val="-9"/>
        </w:rPr>
        <w:t xml:space="preserve"> </w:t>
      </w:r>
      <w:r>
        <w:t>teleconference</w:t>
      </w:r>
      <w:r>
        <w:rPr>
          <w:spacing w:val="-5"/>
        </w:rPr>
        <w:t xml:space="preserve"> </w:t>
      </w:r>
      <w:r>
        <w:t>to</w:t>
      </w:r>
      <w:r>
        <w:rPr>
          <w:spacing w:val="-8"/>
        </w:rPr>
        <w:t xml:space="preserve"> </w:t>
      </w:r>
      <w:r>
        <w:t>discuss</w:t>
      </w:r>
      <w:r>
        <w:rPr>
          <w:spacing w:val="-6"/>
        </w:rPr>
        <w:t xml:space="preserve"> </w:t>
      </w:r>
      <w:r>
        <w:t>medical</w:t>
      </w:r>
      <w:r>
        <w:rPr>
          <w:spacing w:val="-5"/>
        </w:rPr>
        <w:t xml:space="preserve"> </w:t>
      </w:r>
      <w:r>
        <w:t>review</w:t>
      </w:r>
      <w:r>
        <w:rPr>
          <w:spacing w:val="-9"/>
        </w:rPr>
        <w:t xml:space="preserve"> </w:t>
      </w:r>
      <w:r>
        <w:t>findings.</w:t>
      </w:r>
      <w:r>
        <w:rPr>
          <w:spacing w:val="-6"/>
        </w:rPr>
        <w:t xml:space="preserve"> </w:t>
      </w:r>
      <w:r>
        <w:t>The</w:t>
      </w:r>
      <w:r>
        <w:rPr>
          <w:spacing w:val="-9"/>
        </w:rPr>
        <w:t xml:space="preserve"> </w:t>
      </w:r>
      <w:r>
        <w:t>provider/supplier</w:t>
      </w:r>
      <w:r>
        <w:rPr>
          <w:spacing w:val="-9"/>
        </w:rPr>
        <w:t xml:space="preserve"> </w:t>
      </w:r>
      <w:r>
        <w:t>may</w:t>
      </w:r>
      <w:r>
        <w:rPr>
          <w:spacing w:val="-11"/>
        </w:rPr>
        <w:t xml:space="preserve"> </w:t>
      </w:r>
      <w:r>
        <w:t xml:space="preserve">still request a re-review of the medical review findings with submission of additional documentation. The provider/supplier must convey to the Contractor their intent to submit additional documentation within 14 calendar days of the date of the </w:t>
      </w:r>
      <w:proofErr w:type="gramStart"/>
      <w:r>
        <w:t>final results</w:t>
      </w:r>
      <w:proofErr w:type="gramEnd"/>
      <w:r>
        <w:t xml:space="preserve"> letter.</w:t>
      </w:r>
      <w:r>
        <w:rPr>
          <w:spacing w:val="40"/>
        </w:rPr>
        <w:t xml:space="preserve"> </w:t>
      </w:r>
      <w:r>
        <w:t xml:space="preserve">The Contractor must receive the additional documentation within 30 calendar days of the </w:t>
      </w:r>
      <w:proofErr w:type="gramStart"/>
      <w:r>
        <w:t>final results</w:t>
      </w:r>
      <w:proofErr w:type="gramEnd"/>
      <w:r>
        <w:t xml:space="preserve"> letter.</w:t>
      </w:r>
    </w:p>
    <w:p w14:paraId="3A658F95" w14:textId="77777777" w:rsidR="00D61D72" w:rsidRDefault="00D61D72">
      <w:pPr>
        <w:pStyle w:val="BodyText"/>
        <w:spacing w:before="6"/>
        <w:rPr>
          <w:sz w:val="27"/>
        </w:rPr>
      </w:pPr>
    </w:p>
    <w:p w14:paraId="65420F22" w14:textId="77777777" w:rsidR="00D61D72" w:rsidRDefault="00860DAE">
      <w:pPr>
        <w:pStyle w:val="BodyText"/>
        <w:spacing w:line="247" w:lineRule="auto"/>
        <w:ind w:left="935" w:right="377" w:hanging="12"/>
      </w:pPr>
      <w:r>
        <w:t>The</w:t>
      </w:r>
      <w:r>
        <w:rPr>
          <w:spacing w:val="-9"/>
        </w:rPr>
        <w:t xml:space="preserve"> </w:t>
      </w:r>
      <w:r>
        <w:t>Contractor</w:t>
      </w:r>
      <w:r>
        <w:rPr>
          <w:spacing w:val="-7"/>
        </w:rPr>
        <w:t xml:space="preserve"> </w:t>
      </w:r>
      <w:r>
        <w:t>shall</w:t>
      </w:r>
      <w:r>
        <w:rPr>
          <w:spacing w:val="-5"/>
        </w:rPr>
        <w:t xml:space="preserve"> </w:t>
      </w:r>
      <w:r>
        <w:t>send</w:t>
      </w:r>
      <w:r>
        <w:rPr>
          <w:spacing w:val="-6"/>
        </w:rPr>
        <w:t xml:space="preserve"> </w:t>
      </w:r>
      <w:r>
        <w:t>recommendations</w:t>
      </w:r>
      <w:r>
        <w:rPr>
          <w:spacing w:val="-6"/>
        </w:rPr>
        <w:t xml:space="preserve"> </w:t>
      </w:r>
      <w:r>
        <w:t>for</w:t>
      </w:r>
      <w:r>
        <w:rPr>
          <w:spacing w:val="-9"/>
        </w:rPr>
        <w:t xml:space="preserve"> </w:t>
      </w:r>
      <w:r>
        <w:t>denials/payment</w:t>
      </w:r>
      <w:r>
        <w:rPr>
          <w:spacing w:val="-5"/>
        </w:rPr>
        <w:t xml:space="preserve"> </w:t>
      </w:r>
      <w:r>
        <w:t>adjustments</w:t>
      </w:r>
      <w:r>
        <w:rPr>
          <w:spacing w:val="-6"/>
        </w:rPr>
        <w:t xml:space="preserve"> </w:t>
      </w:r>
      <w:r>
        <w:t>to</w:t>
      </w:r>
      <w:r>
        <w:rPr>
          <w:spacing w:val="-6"/>
        </w:rPr>
        <w:t xml:space="preserve"> </w:t>
      </w:r>
      <w:r>
        <w:t>the</w:t>
      </w:r>
      <w:r>
        <w:rPr>
          <w:spacing w:val="-9"/>
        </w:rPr>
        <w:t xml:space="preserve"> </w:t>
      </w:r>
      <w:r>
        <w:t>MACs</w:t>
      </w:r>
      <w:r>
        <w:rPr>
          <w:spacing w:val="-6"/>
        </w:rPr>
        <w:t xml:space="preserve"> </w:t>
      </w:r>
      <w:r>
        <w:t>or the</w:t>
      </w:r>
      <w:r>
        <w:rPr>
          <w:spacing w:val="-6"/>
        </w:rPr>
        <w:t xml:space="preserve"> </w:t>
      </w:r>
      <w:r>
        <w:t>final</w:t>
      </w:r>
      <w:r>
        <w:rPr>
          <w:spacing w:val="-4"/>
        </w:rPr>
        <w:t xml:space="preserve"> </w:t>
      </w:r>
      <w:r>
        <w:t>re-review</w:t>
      </w:r>
      <w:r>
        <w:rPr>
          <w:spacing w:val="-4"/>
        </w:rPr>
        <w:t xml:space="preserve"> </w:t>
      </w:r>
      <w:r>
        <w:t>from</w:t>
      </w:r>
      <w:r>
        <w:rPr>
          <w:spacing w:val="-1"/>
        </w:rPr>
        <w:t xml:space="preserve"> </w:t>
      </w:r>
      <w:r>
        <w:t>a</w:t>
      </w:r>
      <w:r>
        <w:rPr>
          <w:spacing w:val="-6"/>
        </w:rPr>
        <w:t xml:space="preserve"> </w:t>
      </w:r>
      <w:r>
        <w:t>D&amp;E</w:t>
      </w:r>
      <w:r>
        <w:rPr>
          <w:spacing w:val="-5"/>
        </w:rPr>
        <w:t xml:space="preserve"> </w:t>
      </w:r>
      <w:r>
        <w:t>or</w:t>
      </w:r>
      <w:r>
        <w:rPr>
          <w:spacing w:val="-6"/>
        </w:rPr>
        <w:t xml:space="preserve"> </w:t>
      </w:r>
      <w:r>
        <w:t>re-review</w:t>
      </w:r>
      <w:r>
        <w:rPr>
          <w:spacing w:val="-5"/>
        </w:rPr>
        <w:t xml:space="preserve"> </w:t>
      </w:r>
      <w:r>
        <w:t>within</w:t>
      </w:r>
      <w:r>
        <w:rPr>
          <w:spacing w:val="-5"/>
        </w:rPr>
        <w:t xml:space="preserve"> </w:t>
      </w:r>
      <w:r>
        <w:t>the</w:t>
      </w:r>
      <w:r>
        <w:rPr>
          <w:spacing w:val="-6"/>
        </w:rPr>
        <w:t xml:space="preserve"> </w:t>
      </w:r>
      <w:r>
        <w:t>timeframes</w:t>
      </w:r>
      <w:r>
        <w:rPr>
          <w:spacing w:val="-5"/>
        </w:rPr>
        <w:t xml:space="preserve"> </w:t>
      </w:r>
      <w:r>
        <w:t>outlined</w:t>
      </w:r>
      <w:r>
        <w:rPr>
          <w:spacing w:val="-3"/>
        </w:rPr>
        <w:t xml:space="preserve"> </w:t>
      </w:r>
      <w:r>
        <w:t>in</w:t>
      </w:r>
      <w:r>
        <w:rPr>
          <w:spacing w:val="-5"/>
        </w:rPr>
        <w:t xml:space="preserve"> </w:t>
      </w:r>
      <w:r>
        <w:t>the</w:t>
      </w:r>
      <w:r>
        <w:rPr>
          <w:spacing w:val="-6"/>
        </w:rPr>
        <w:t xml:space="preserve"> </w:t>
      </w:r>
      <w:r>
        <w:t>JOA.</w:t>
      </w:r>
      <w:r>
        <w:rPr>
          <w:spacing w:val="-1"/>
        </w:rPr>
        <w:t xml:space="preserve"> </w:t>
      </w:r>
      <w:r>
        <w:t>If</w:t>
      </w:r>
      <w:r>
        <w:rPr>
          <w:spacing w:val="-6"/>
        </w:rPr>
        <w:t xml:space="preserve"> </w:t>
      </w:r>
      <w:r>
        <w:t>no D&amp;E is requested by the provider/supplier, the Contractor shall send recommendations for denials/payment adjustments to the MACs as outlined in the JOA after the time to submit a request for D&amp;E has passed.</w:t>
      </w:r>
    </w:p>
    <w:p w14:paraId="324B7A8C" w14:textId="77777777" w:rsidR="00D61D72" w:rsidRDefault="00D61D72">
      <w:pPr>
        <w:pStyle w:val="BodyText"/>
        <w:spacing w:before="1"/>
        <w:rPr>
          <w:sz w:val="27"/>
        </w:rPr>
      </w:pPr>
    </w:p>
    <w:p w14:paraId="14A9159E" w14:textId="77777777" w:rsidR="00D61D72" w:rsidRDefault="00860DAE">
      <w:pPr>
        <w:spacing w:line="247" w:lineRule="auto"/>
        <w:ind w:left="1307" w:right="377" w:hanging="10"/>
        <w:rPr>
          <w:b/>
          <w:i/>
          <w:sz w:val="24"/>
        </w:rPr>
      </w:pPr>
      <w:r>
        <w:rPr>
          <w:b/>
          <w:i/>
          <w:sz w:val="24"/>
        </w:rPr>
        <w:t>NOTE:</w:t>
      </w:r>
      <w:r>
        <w:rPr>
          <w:b/>
          <w:i/>
          <w:spacing w:val="36"/>
          <w:sz w:val="24"/>
        </w:rPr>
        <w:t xml:space="preserve"> </w:t>
      </w:r>
      <w:r>
        <w:rPr>
          <w:b/>
          <w:i/>
          <w:sz w:val="24"/>
        </w:rPr>
        <w:t>The</w:t>
      </w:r>
      <w:r>
        <w:rPr>
          <w:b/>
          <w:i/>
          <w:spacing w:val="-9"/>
          <w:sz w:val="24"/>
        </w:rPr>
        <w:t xml:space="preserve"> </w:t>
      </w:r>
      <w:r>
        <w:rPr>
          <w:b/>
          <w:i/>
          <w:sz w:val="24"/>
        </w:rPr>
        <w:t>SMRC</w:t>
      </w:r>
      <w:r>
        <w:rPr>
          <w:b/>
          <w:i/>
          <w:spacing w:val="-5"/>
          <w:sz w:val="24"/>
        </w:rPr>
        <w:t xml:space="preserve"> </w:t>
      </w:r>
      <w:r>
        <w:rPr>
          <w:b/>
          <w:i/>
          <w:sz w:val="24"/>
        </w:rPr>
        <w:t>shall</w:t>
      </w:r>
      <w:r>
        <w:rPr>
          <w:b/>
          <w:i/>
          <w:spacing w:val="-5"/>
          <w:sz w:val="24"/>
        </w:rPr>
        <w:t xml:space="preserve"> </w:t>
      </w:r>
      <w:r>
        <w:rPr>
          <w:b/>
          <w:i/>
          <w:sz w:val="24"/>
        </w:rPr>
        <w:t>make</w:t>
      </w:r>
      <w:r>
        <w:rPr>
          <w:b/>
          <w:i/>
          <w:spacing w:val="-9"/>
          <w:sz w:val="24"/>
        </w:rPr>
        <w:t xml:space="preserve"> </w:t>
      </w:r>
      <w:r>
        <w:rPr>
          <w:b/>
          <w:i/>
          <w:sz w:val="24"/>
        </w:rPr>
        <w:t>reasonable</w:t>
      </w:r>
      <w:r>
        <w:rPr>
          <w:b/>
          <w:i/>
          <w:spacing w:val="-9"/>
          <w:sz w:val="24"/>
        </w:rPr>
        <w:t xml:space="preserve"> </w:t>
      </w:r>
      <w:r>
        <w:rPr>
          <w:b/>
          <w:i/>
          <w:sz w:val="24"/>
        </w:rPr>
        <w:t>accommodations</w:t>
      </w:r>
      <w:r>
        <w:rPr>
          <w:b/>
          <w:i/>
          <w:spacing w:val="-10"/>
          <w:sz w:val="24"/>
        </w:rPr>
        <w:t xml:space="preserve"> </w:t>
      </w:r>
      <w:r>
        <w:rPr>
          <w:b/>
          <w:i/>
          <w:sz w:val="24"/>
        </w:rPr>
        <w:t>to</w:t>
      </w:r>
      <w:r>
        <w:rPr>
          <w:b/>
          <w:i/>
          <w:spacing w:val="-8"/>
          <w:sz w:val="24"/>
        </w:rPr>
        <w:t xml:space="preserve"> </w:t>
      </w:r>
      <w:r>
        <w:rPr>
          <w:b/>
          <w:i/>
          <w:sz w:val="24"/>
        </w:rPr>
        <w:t>hold</w:t>
      </w:r>
      <w:r>
        <w:rPr>
          <w:b/>
          <w:i/>
          <w:spacing w:val="-6"/>
          <w:sz w:val="24"/>
        </w:rPr>
        <w:t xml:space="preserve"> </w:t>
      </w:r>
      <w:r>
        <w:rPr>
          <w:b/>
          <w:i/>
          <w:sz w:val="24"/>
        </w:rPr>
        <w:t>D&amp;E</w:t>
      </w:r>
      <w:r>
        <w:rPr>
          <w:b/>
          <w:i/>
          <w:spacing w:val="-5"/>
          <w:sz w:val="24"/>
        </w:rPr>
        <w:t xml:space="preserve"> </w:t>
      </w:r>
      <w:r>
        <w:rPr>
          <w:b/>
          <w:i/>
          <w:sz w:val="24"/>
        </w:rPr>
        <w:t>sessions</w:t>
      </w:r>
      <w:r>
        <w:rPr>
          <w:b/>
          <w:i/>
          <w:spacing w:val="-8"/>
          <w:sz w:val="24"/>
        </w:rPr>
        <w:t xml:space="preserve"> </w:t>
      </w:r>
      <w:r>
        <w:rPr>
          <w:b/>
          <w:i/>
          <w:sz w:val="24"/>
        </w:rPr>
        <w:t>with providers located in various time zones.</w:t>
      </w:r>
    </w:p>
    <w:p w14:paraId="35AF1030" w14:textId="77777777" w:rsidR="00D61D72" w:rsidRDefault="00D61D72">
      <w:pPr>
        <w:pStyle w:val="BodyText"/>
        <w:spacing w:before="3"/>
        <w:rPr>
          <w:b/>
          <w:i/>
          <w:sz w:val="26"/>
        </w:rPr>
      </w:pPr>
    </w:p>
    <w:p w14:paraId="180CC759" w14:textId="134D4D13" w:rsidR="00D61D72" w:rsidRDefault="00860DAE">
      <w:pPr>
        <w:pStyle w:val="BodyText"/>
        <w:spacing w:line="247" w:lineRule="auto"/>
        <w:ind w:left="935" w:right="377" w:hanging="12"/>
      </w:pPr>
      <w:r>
        <w:t>See</w:t>
      </w:r>
      <w:r>
        <w:rPr>
          <w:spacing w:val="-10"/>
        </w:rPr>
        <w:t xml:space="preserve"> </w:t>
      </w:r>
      <w:r>
        <w:t>section</w:t>
      </w:r>
      <w:r>
        <w:rPr>
          <w:spacing w:val="-9"/>
        </w:rPr>
        <w:t xml:space="preserve"> </w:t>
      </w:r>
      <w:r>
        <w:t>titled</w:t>
      </w:r>
      <w:r>
        <w:rPr>
          <w:spacing w:val="-9"/>
        </w:rPr>
        <w:t xml:space="preserve"> </w:t>
      </w:r>
      <w:r>
        <w:t>“Reporting</w:t>
      </w:r>
      <w:r>
        <w:rPr>
          <w:spacing w:val="-11"/>
        </w:rPr>
        <w:t xml:space="preserve"> </w:t>
      </w:r>
      <w:r>
        <w:t>Requirements”</w:t>
      </w:r>
      <w:r>
        <w:rPr>
          <w:spacing w:val="-8"/>
        </w:rPr>
        <w:t xml:space="preserve"> </w:t>
      </w:r>
      <w:r>
        <w:t>and</w:t>
      </w:r>
      <w:r>
        <w:rPr>
          <w:spacing w:val="-9"/>
        </w:rPr>
        <w:t xml:space="preserve"> </w:t>
      </w:r>
      <w:r w:rsidR="0051495A">
        <w:t>D</w:t>
      </w:r>
      <w:r>
        <w:t xml:space="preserve">eliverable </w:t>
      </w:r>
      <w:r w:rsidR="0051495A">
        <w:rPr>
          <w:spacing w:val="-2"/>
        </w:rPr>
        <w:t>T</w:t>
      </w:r>
      <w:r>
        <w:rPr>
          <w:spacing w:val="-2"/>
        </w:rPr>
        <w:t>able.</w:t>
      </w:r>
    </w:p>
    <w:p w14:paraId="3D4866DE" w14:textId="77777777" w:rsidR="00D61D72" w:rsidRDefault="00D61D72">
      <w:pPr>
        <w:pStyle w:val="BodyText"/>
        <w:rPr>
          <w:sz w:val="27"/>
        </w:rPr>
      </w:pPr>
    </w:p>
    <w:p w14:paraId="1D9F1BB5" w14:textId="77777777" w:rsidR="00D61D72" w:rsidRDefault="00860DAE">
      <w:pPr>
        <w:pStyle w:val="Heading2"/>
        <w:spacing w:line="247" w:lineRule="auto"/>
        <w:ind w:left="1307" w:right="377" w:hanging="10"/>
      </w:pPr>
      <w:bookmarkStart w:id="22" w:name="All_activities_incurred_for_‘Task_1:_PCG"/>
      <w:bookmarkEnd w:id="22"/>
      <w:r>
        <w:t>All</w:t>
      </w:r>
      <w:r>
        <w:rPr>
          <w:spacing w:val="-5"/>
        </w:rPr>
        <w:t xml:space="preserve"> </w:t>
      </w:r>
      <w:r>
        <w:t>activities</w:t>
      </w:r>
      <w:r>
        <w:rPr>
          <w:spacing w:val="-6"/>
        </w:rPr>
        <w:t xml:space="preserve"> </w:t>
      </w:r>
      <w:r>
        <w:t>incurred</w:t>
      </w:r>
      <w:r>
        <w:rPr>
          <w:spacing w:val="-5"/>
        </w:rPr>
        <w:t xml:space="preserve"> </w:t>
      </w:r>
      <w:proofErr w:type="gramStart"/>
      <w:r>
        <w:t>for</w:t>
      </w:r>
      <w:r>
        <w:rPr>
          <w:spacing w:val="-9"/>
        </w:rPr>
        <w:t xml:space="preserve"> </w:t>
      </w:r>
      <w:r>
        <w:t>‘</w:t>
      </w:r>
      <w:proofErr w:type="gramEnd"/>
      <w:r>
        <w:t>Task</w:t>
      </w:r>
      <w:r>
        <w:rPr>
          <w:spacing w:val="-5"/>
        </w:rPr>
        <w:t xml:space="preserve"> </w:t>
      </w:r>
      <w:r>
        <w:t>1:</w:t>
      </w:r>
      <w:r>
        <w:rPr>
          <w:spacing w:val="-9"/>
        </w:rPr>
        <w:t xml:space="preserve"> </w:t>
      </w:r>
      <w:r>
        <w:t>PCG</w:t>
      </w:r>
      <w:r>
        <w:rPr>
          <w:spacing w:val="-8"/>
        </w:rPr>
        <w:t xml:space="preserve"> </w:t>
      </w:r>
      <w:r>
        <w:t>Specialty</w:t>
      </w:r>
      <w:r>
        <w:rPr>
          <w:spacing w:val="-6"/>
        </w:rPr>
        <w:t xml:space="preserve"> </w:t>
      </w:r>
      <w:r>
        <w:t>Reviews’</w:t>
      </w:r>
      <w:r>
        <w:rPr>
          <w:spacing w:val="-9"/>
        </w:rPr>
        <w:t xml:space="preserve"> </w:t>
      </w:r>
      <w:r>
        <w:t>shall</w:t>
      </w:r>
      <w:r>
        <w:rPr>
          <w:spacing w:val="-5"/>
        </w:rPr>
        <w:t xml:space="preserve"> </w:t>
      </w:r>
      <w:r>
        <w:t>be</w:t>
      </w:r>
      <w:r>
        <w:rPr>
          <w:spacing w:val="-9"/>
        </w:rPr>
        <w:t xml:space="preserve"> </w:t>
      </w:r>
      <w:r>
        <w:t>billed</w:t>
      </w:r>
      <w:r>
        <w:rPr>
          <w:spacing w:val="-5"/>
        </w:rPr>
        <w:t xml:space="preserve"> </w:t>
      </w:r>
      <w:r>
        <w:t>to</w:t>
      </w:r>
      <w:r>
        <w:rPr>
          <w:spacing w:val="-6"/>
        </w:rPr>
        <w:t xml:space="preserve"> </w:t>
      </w:r>
      <w:r>
        <w:t xml:space="preserve">the appropriate contract </w:t>
      </w:r>
      <w:proofErr w:type="gramStart"/>
      <w:r>
        <w:t>line item</w:t>
      </w:r>
      <w:proofErr w:type="gramEnd"/>
      <w:r>
        <w:t xml:space="preserve"> number (CLIN) under this contract.</w:t>
      </w:r>
    </w:p>
    <w:p w14:paraId="7BF6A60C" w14:textId="77777777" w:rsidR="00D61D72" w:rsidRDefault="00D61D72">
      <w:pPr>
        <w:pStyle w:val="BodyText"/>
        <w:spacing w:before="4"/>
        <w:rPr>
          <w:b/>
          <w:sz w:val="27"/>
        </w:rPr>
      </w:pPr>
    </w:p>
    <w:p w14:paraId="404D1C83" w14:textId="56BCF8E5" w:rsidR="00D61D72" w:rsidRPr="009446FE" w:rsidRDefault="00860DAE">
      <w:pPr>
        <w:ind w:left="918"/>
        <w:rPr>
          <w:b/>
          <w:bCs/>
          <w:sz w:val="24"/>
        </w:rPr>
      </w:pPr>
      <w:r w:rsidRPr="00B672B6">
        <w:rPr>
          <w:b/>
          <w:sz w:val="24"/>
        </w:rPr>
        <w:t>Task</w:t>
      </w:r>
      <w:r w:rsidRPr="00B672B6">
        <w:rPr>
          <w:b/>
          <w:spacing w:val="-6"/>
          <w:sz w:val="24"/>
        </w:rPr>
        <w:t xml:space="preserve"> </w:t>
      </w:r>
      <w:r w:rsidRPr="00B672B6">
        <w:rPr>
          <w:b/>
          <w:sz w:val="24"/>
        </w:rPr>
        <w:t>2:</w:t>
      </w:r>
      <w:r w:rsidRPr="00F40438">
        <w:rPr>
          <w:b/>
          <w:spacing w:val="-6"/>
          <w:sz w:val="24"/>
        </w:rPr>
        <w:t xml:space="preserve"> </w:t>
      </w:r>
      <w:r w:rsidRPr="00F40438">
        <w:rPr>
          <w:b/>
          <w:sz w:val="24"/>
        </w:rPr>
        <w:t>Medical</w:t>
      </w:r>
      <w:r w:rsidRPr="00F40438">
        <w:rPr>
          <w:b/>
          <w:spacing w:val="-3"/>
          <w:sz w:val="24"/>
        </w:rPr>
        <w:t xml:space="preserve"> </w:t>
      </w:r>
      <w:r w:rsidRPr="00F40438">
        <w:rPr>
          <w:b/>
          <w:sz w:val="24"/>
        </w:rPr>
        <w:t>Reviews</w:t>
      </w:r>
      <w:r w:rsidRPr="00F40438">
        <w:rPr>
          <w:b/>
          <w:spacing w:val="-4"/>
          <w:sz w:val="24"/>
        </w:rPr>
        <w:t xml:space="preserve"> </w:t>
      </w:r>
      <w:r w:rsidRPr="00F40438">
        <w:rPr>
          <w:b/>
          <w:sz w:val="24"/>
        </w:rPr>
        <w:t>for</w:t>
      </w:r>
      <w:r w:rsidRPr="00F40438">
        <w:rPr>
          <w:b/>
          <w:spacing w:val="-6"/>
          <w:sz w:val="24"/>
        </w:rPr>
        <w:t xml:space="preserve"> </w:t>
      </w:r>
      <w:r w:rsidRPr="00F40438">
        <w:rPr>
          <w:b/>
          <w:sz w:val="24"/>
        </w:rPr>
        <w:t>Program</w:t>
      </w:r>
      <w:r w:rsidRPr="00F40438">
        <w:rPr>
          <w:b/>
          <w:spacing w:val="-6"/>
          <w:sz w:val="24"/>
        </w:rPr>
        <w:t xml:space="preserve"> </w:t>
      </w:r>
      <w:r w:rsidRPr="00F40438">
        <w:rPr>
          <w:b/>
          <w:sz w:val="24"/>
        </w:rPr>
        <w:t xml:space="preserve">Integrity </w:t>
      </w:r>
      <w:r w:rsidRPr="00F40438">
        <w:rPr>
          <w:b/>
          <w:spacing w:val="-2"/>
          <w:sz w:val="24"/>
        </w:rPr>
        <w:t>Support</w:t>
      </w:r>
      <w:r w:rsidR="009446FE">
        <w:rPr>
          <w:b/>
          <w:spacing w:val="-2"/>
          <w:sz w:val="24"/>
        </w:rPr>
        <w:t xml:space="preserve"> </w:t>
      </w:r>
    </w:p>
    <w:p w14:paraId="694B94B2" w14:textId="77777777" w:rsidR="00D61D72" w:rsidRPr="00F40438" w:rsidRDefault="00D61D72">
      <w:pPr>
        <w:rPr>
          <w:sz w:val="24"/>
        </w:rPr>
        <w:sectPr w:rsidR="00D61D72" w:rsidRPr="00F40438">
          <w:pgSz w:w="12240" w:h="15840"/>
          <w:pgMar w:top="1240" w:right="1120" w:bottom="1460" w:left="860" w:header="0" w:footer="1211" w:gutter="0"/>
          <w:cols w:space="720"/>
        </w:sectPr>
      </w:pPr>
    </w:p>
    <w:p w14:paraId="139458F8" w14:textId="69A0DC97" w:rsidR="00D61D72" w:rsidRDefault="00860DAE">
      <w:pPr>
        <w:pStyle w:val="BodyText"/>
        <w:spacing w:before="79"/>
        <w:ind w:left="930" w:right="442" w:hanging="12"/>
      </w:pPr>
      <w:r w:rsidRPr="00F40438">
        <w:t>The primary principle of Program Integrity (PI) is to pay claims correctly. The Center for Program Integrity follows four parallel strategies in meeting this goal: 1) preventing fraud through effective enrollment and through education of providers and beneficiaries, 2) early detection</w:t>
      </w:r>
      <w:r w:rsidRPr="00F40438">
        <w:rPr>
          <w:spacing w:val="-8"/>
        </w:rPr>
        <w:t xml:space="preserve"> </w:t>
      </w:r>
      <w:r w:rsidRPr="00F40438">
        <w:t>through,</w:t>
      </w:r>
      <w:r w:rsidRPr="00F40438">
        <w:rPr>
          <w:spacing w:val="-6"/>
        </w:rPr>
        <w:t xml:space="preserve"> </w:t>
      </w:r>
      <w:r w:rsidRPr="00F40438">
        <w:t>for</w:t>
      </w:r>
      <w:r w:rsidRPr="00F40438">
        <w:rPr>
          <w:spacing w:val="-7"/>
        </w:rPr>
        <w:t xml:space="preserve"> </w:t>
      </w:r>
      <w:r w:rsidRPr="00F40438">
        <w:t>example,</w:t>
      </w:r>
      <w:r w:rsidRPr="00F40438">
        <w:rPr>
          <w:spacing w:val="-8"/>
        </w:rPr>
        <w:t xml:space="preserve"> </w:t>
      </w:r>
      <w:r w:rsidRPr="00F40438">
        <w:t>medical</w:t>
      </w:r>
      <w:r w:rsidRPr="00F40438">
        <w:rPr>
          <w:spacing w:val="-5"/>
        </w:rPr>
        <w:t xml:space="preserve"> </w:t>
      </w:r>
      <w:r w:rsidRPr="00F40438">
        <w:t>review</w:t>
      </w:r>
      <w:r w:rsidRPr="00F40438">
        <w:rPr>
          <w:spacing w:val="-9"/>
        </w:rPr>
        <w:t xml:space="preserve"> </w:t>
      </w:r>
      <w:r w:rsidRPr="00F40438">
        <w:t>and</w:t>
      </w:r>
      <w:r w:rsidRPr="00F40438">
        <w:rPr>
          <w:spacing w:val="-6"/>
        </w:rPr>
        <w:t xml:space="preserve"> </w:t>
      </w:r>
      <w:r w:rsidRPr="00F40438">
        <w:t>data</w:t>
      </w:r>
      <w:r w:rsidRPr="00F40438">
        <w:rPr>
          <w:spacing w:val="-9"/>
        </w:rPr>
        <w:t xml:space="preserve"> </w:t>
      </w:r>
      <w:r w:rsidRPr="00F40438">
        <w:t>analysis,</w:t>
      </w:r>
      <w:r w:rsidRPr="00F40438">
        <w:rPr>
          <w:spacing w:val="-8"/>
        </w:rPr>
        <w:t xml:space="preserve"> </w:t>
      </w:r>
      <w:r w:rsidRPr="00F40438">
        <w:t>3)</w:t>
      </w:r>
      <w:r w:rsidRPr="00F40438">
        <w:rPr>
          <w:spacing w:val="-9"/>
        </w:rPr>
        <w:t xml:space="preserve"> </w:t>
      </w:r>
      <w:r w:rsidRPr="00F40438">
        <w:t>close</w:t>
      </w:r>
      <w:r w:rsidRPr="00F40438">
        <w:rPr>
          <w:spacing w:val="-4"/>
        </w:rPr>
        <w:t xml:space="preserve"> </w:t>
      </w:r>
      <w:r w:rsidRPr="00F40438">
        <w:t>coordination</w:t>
      </w:r>
      <w:r w:rsidRPr="00F40438">
        <w:rPr>
          <w:spacing w:val="-8"/>
        </w:rPr>
        <w:t xml:space="preserve"> </w:t>
      </w:r>
      <w:r w:rsidRPr="00F40438">
        <w:t xml:space="preserve">with internal and external partners, including Program Integrity Contractors (UPIC/ NBI MEDIC), MACs, </w:t>
      </w:r>
      <w:r w:rsidR="00065825">
        <w:t>Healthcare Fraud Prevention Partnership (HFPP) Trusted Third Party (TTP) Contractor,</w:t>
      </w:r>
      <w:r w:rsidRPr="00F40438">
        <w:t xml:space="preserve"> law enforcement agencies, and 4) fair and firm enforcement policies.</w:t>
      </w:r>
    </w:p>
    <w:p w14:paraId="3D25CF93" w14:textId="77777777" w:rsidR="00D61D72" w:rsidRDefault="00D61D72">
      <w:pPr>
        <w:pStyle w:val="BodyText"/>
        <w:spacing w:before="1"/>
        <w:rPr>
          <w:sz w:val="26"/>
        </w:rPr>
      </w:pPr>
    </w:p>
    <w:p w14:paraId="6E991E0E" w14:textId="77777777" w:rsidR="00D61D72" w:rsidRDefault="00860DAE">
      <w:pPr>
        <w:pStyle w:val="BodyText"/>
        <w:ind w:left="930" w:hanging="12"/>
      </w:pPr>
      <w:r>
        <w:t>The SMRC shall provide medical review in support of CMS requests.</w:t>
      </w:r>
      <w:r>
        <w:rPr>
          <w:spacing w:val="40"/>
        </w:rPr>
        <w:t xml:space="preserve"> </w:t>
      </w:r>
      <w:r>
        <w:t>This could include provider/supplier</w:t>
      </w:r>
      <w:r>
        <w:rPr>
          <w:spacing w:val="-10"/>
        </w:rPr>
        <w:t xml:space="preserve"> </w:t>
      </w:r>
      <w:r>
        <w:t>specific</w:t>
      </w:r>
      <w:r>
        <w:rPr>
          <w:spacing w:val="-8"/>
        </w:rPr>
        <w:t xml:space="preserve"> </w:t>
      </w:r>
      <w:r>
        <w:t>Medical</w:t>
      </w:r>
      <w:r>
        <w:rPr>
          <w:spacing w:val="-6"/>
        </w:rPr>
        <w:t xml:space="preserve"> </w:t>
      </w:r>
      <w:r>
        <w:t>Review</w:t>
      </w:r>
      <w:r>
        <w:rPr>
          <w:spacing w:val="-7"/>
        </w:rPr>
        <w:t xml:space="preserve"> </w:t>
      </w:r>
      <w:r>
        <w:t>or</w:t>
      </w:r>
      <w:r>
        <w:rPr>
          <w:spacing w:val="-10"/>
        </w:rPr>
        <w:t xml:space="preserve"> </w:t>
      </w:r>
      <w:r>
        <w:t>medical</w:t>
      </w:r>
      <w:r>
        <w:rPr>
          <w:spacing w:val="-6"/>
        </w:rPr>
        <w:t xml:space="preserve"> </w:t>
      </w:r>
      <w:r>
        <w:t>review</w:t>
      </w:r>
      <w:r>
        <w:rPr>
          <w:spacing w:val="-7"/>
        </w:rPr>
        <w:t xml:space="preserve"> </w:t>
      </w:r>
      <w:r>
        <w:t>to</w:t>
      </w:r>
      <w:r>
        <w:rPr>
          <w:spacing w:val="-7"/>
        </w:rPr>
        <w:t xml:space="preserve"> </w:t>
      </w:r>
      <w:r>
        <w:t>validate</w:t>
      </w:r>
      <w:r>
        <w:rPr>
          <w:spacing w:val="-10"/>
        </w:rPr>
        <w:t xml:space="preserve"> </w:t>
      </w:r>
      <w:r>
        <w:t>patterns</w:t>
      </w:r>
      <w:r>
        <w:rPr>
          <w:spacing w:val="-7"/>
        </w:rPr>
        <w:t xml:space="preserve"> </w:t>
      </w:r>
      <w:r>
        <w:t>identified</w:t>
      </w:r>
      <w:r>
        <w:rPr>
          <w:spacing w:val="-7"/>
        </w:rPr>
        <w:t xml:space="preserve"> </w:t>
      </w:r>
      <w:r>
        <w:t xml:space="preserve">in </w:t>
      </w:r>
      <w:r>
        <w:rPr>
          <w:spacing w:val="-2"/>
        </w:rPr>
        <w:t>data.</w:t>
      </w:r>
    </w:p>
    <w:p w14:paraId="0322EF42" w14:textId="77777777" w:rsidR="00D61D72" w:rsidRDefault="00D61D72">
      <w:pPr>
        <w:pStyle w:val="BodyText"/>
        <w:spacing w:before="9"/>
        <w:rPr>
          <w:sz w:val="23"/>
        </w:rPr>
      </w:pPr>
    </w:p>
    <w:p w14:paraId="6E41674E" w14:textId="17710ADF" w:rsidR="00D61D72" w:rsidRDefault="00860DAE">
      <w:pPr>
        <w:pStyle w:val="BodyText"/>
        <w:ind w:left="930" w:right="377"/>
      </w:pPr>
      <w:r>
        <w:t>The</w:t>
      </w:r>
      <w:r>
        <w:rPr>
          <w:spacing w:val="-9"/>
        </w:rPr>
        <w:t xml:space="preserve"> </w:t>
      </w:r>
      <w:r>
        <w:t>SMRC</w:t>
      </w:r>
      <w:r>
        <w:rPr>
          <w:spacing w:val="-5"/>
        </w:rPr>
        <w:t xml:space="preserve"> </w:t>
      </w:r>
      <w:r>
        <w:t>shall</w:t>
      </w:r>
      <w:r>
        <w:rPr>
          <w:spacing w:val="-5"/>
        </w:rPr>
        <w:t xml:space="preserve"> </w:t>
      </w:r>
      <w:r>
        <w:t>provide</w:t>
      </w:r>
      <w:r>
        <w:rPr>
          <w:spacing w:val="-9"/>
        </w:rPr>
        <w:t xml:space="preserve"> </w:t>
      </w:r>
      <w:r>
        <w:t>support</w:t>
      </w:r>
      <w:r>
        <w:rPr>
          <w:spacing w:val="-5"/>
        </w:rPr>
        <w:t xml:space="preserve"> </w:t>
      </w:r>
      <w:r>
        <w:t>to</w:t>
      </w:r>
      <w:r>
        <w:rPr>
          <w:spacing w:val="-6"/>
        </w:rPr>
        <w:t xml:space="preserve"> </w:t>
      </w:r>
      <w:r>
        <w:t>CMS</w:t>
      </w:r>
      <w:r>
        <w:rPr>
          <w:spacing w:val="-7"/>
        </w:rPr>
        <w:t xml:space="preserve"> </w:t>
      </w:r>
      <w:proofErr w:type="gramStart"/>
      <w:r w:rsidR="009446FE">
        <w:t>in</w:t>
      </w:r>
      <w:r w:rsidR="009446FE">
        <w:rPr>
          <w:spacing w:val="-6"/>
        </w:rPr>
        <w:t xml:space="preserve"> </w:t>
      </w:r>
      <w:r w:rsidR="009446FE">
        <w:t>regard to</w:t>
      </w:r>
      <w:proofErr w:type="gramEnd"/>
      <w:r>
        <w:rPr>
          <w:spacing w:val="-6"/>
        </w:rPr>
        <w:t xml:space="preserve"> </w:t>
      </w:r>
      <w:r>
        <w:t>the</w:t>
      </w:r>
      <w:r>
        <w:rPr>
          <w:spacing w:val="-9"/>
        </w:rPr>
        <w:t xml:space="preserve"> </w:t>
      </w:r>
      <w:r>
        <w:t>implementation,</w:t>
      </w:r>
      <w:r>
        <w:rPr>
          <w:spacing w:val="-8"/>
        </w:rPr>
        <w:t xml:space="preserve"> </w:t>
      </w:r>
      <w:r>
        <w:t>management, monitoring and reporting of administrative actions (e.g., prepayment edits for program integrity, overpayment recoupment, etc.).</w:t>
      </w:r>
    </w:p>
    <w:p w14:paraId="5E24FB3F" w14:textId="77777777" w:rsidR="00D61D72" w:rsidRDefault="00860DAE">
      <w:pPr>
        <w:pStyle w:val="BodyText"/>
        <w:spacing w:before="199"/>
        <w:ind w:left="930" w:right="377" w:hanging="12"/>
      </w:pPr>
      <w:r>
        <w:t>The</w:t>
      </w:r>
      <w:r>
        <w:rPr>
          <w:spacing w:val="-9"/>
        </w:rPr>
        <w:t xml:space="preserve"> </w:t>
      </w:r>
      <w:r>
        <w:t>SMRC</w:t>
      </w:r>
      <w:r>
        <w:rPr>
          <w:spacing w:val="-5"/>
        </w:rPr>
        <w:t xml:space="preserve"> </w:t>
      </w:r>
      <w:r>
        <w:t>shall</w:t>
      </w:r>
      <w:r>
        <w:rPr>
          <w:spacing w:val="-5"/>
        </w:rPr>
        <w:t xml:space="preserve"> </w:t>
      </w:r>
      <w:r>
        <w:t>provide</w:t>
      </w:r>
      <w:r>
        <w:rPr>
          <w:spacing w:val="-9"/>
        </w:rPr>
        <w:t xml:space="preserve"> </w:t>
      </w:r>
      <w:r>
        <w:t>notification</w:t>
      </w:r>
      <w:r>
        <w:rPr>
          <w:spacing w:val="-6"/>
        </w:rPr>
        <w:t xml:space="preserve"> </w:t>
      </w:r>
      <w:r>
        <w:t>and</w:t>
      </w:r>
      <w:r>
        <w:rPr>
          <w:spacing w:val="-6"/>
        </w:rPr>
        <w:t xml:space="preserve"> </w:t>
      </w:r>
      <w:r>
        <w:t>feedback</w:t>
      </w:r>
      <w:r>
        <w:rPr>
          <w:spacing w:val="-6"/>
        </w:rPr>
        <w:t xml:space="preserve"> </w:t>
      </w:r>
      <w:r>
        <w:t>to</w:t>
      </w:r>
      <w:r>
        <w:rPr>
          <w:spacing w:val="-6"/>
        </w:rPr>
        <w:t xml:space="preserve"> </w:t>
      </w:r>
      <w:r>
        <w:t>providers</w:t>
      </w:r>
      <w:r>
        <w:rPr>
          <w:spacing w:val="-6"/>
        </w:rPr>
        <w:t xml:space="preserve"> </w:t>
      </w:r>
      <w:r>
        <w:t>and</w:t>
      </w:r>
      <w:r>
        <w:rPr>
          <w:spacing w:val="-6"/>
        </w:rPr>
        <w:t xml:space="preserve"> </w:t>
      </w:r>
      <w:r>
        <w:t>suppliers</w:t>
      </w:r>
      <w:r>
        <w:rPr>
          <w:spacing w:val="-6"/>
        </w:rPr>
        <w:t xml:space="preserve"> </w:t>
      </w:r>
      <w:r>
        <w:t>in</w:t>
      </w:r>
      <w:r>
        <w:rPr>
          <w:spacing w:val="-6"/>
        </w:rPr>
        <w:t xml:space="preserve"> </w:t>
      </w:r>
      <w:r>
        <w:t>support</w:t>
      </w:r>
      <w:r>
        <w:rPr>
          <w:spacing w:val="-5"/>
        </w:rPr>
        <w:t xml:space="preserve"> </w:t>
      </w:r>
      <w:r>
        <w:t>of Medicare MR findings.</w:t>
      </w:r>
    </w:p>
    <w:p w14:paraId="4BC77D9F" w14:textId="77777777" w:rsidR="00D61D72" w:rsidRDefault="00860DAE">
      <w:pPr>
        <w:pStyle w:val="BodyText"/>
        <w:spacing w:before="202"/>
        <w:ind w:left="930" w:hanging="12"/>
      </w:pPr>
      <w:r>
        <w:t>The</w:t>
      </w:r>
      <w:r>
        <w:rPr>
          <w:spacing w:val="-10"/>
        </w:rPr>
        <w:t xml:space="preserve"> </w:t>
      </w:r>
      <w:r>
        <w:t>SMRC</w:t>
      </w:r>
      <w:r>
        <w:rPr>
          <w:spacing w:val="-9"/>
        </w:rPr>
        <w:t xml:space="preserve"> </w:t>
      </w:r>
      <w:r>
        <w:t>shall</w:t>
      </w:r>
      <w:r>
        <w:rPr>
          <w:spacing w:val="-9"/>
        </w:rPr>
        <w:t xml:space="preserve"> </w:t>
      </w:r>
      <w:r>
        <w:t>perform</w:t>
      </w:r>
      <w:r>
        <w:rPr>
          <w:spacing w:val="-6"/>
        </w:rPr>
        <w:t xml:space="preserve"> </w:t>
      </w:r>
      <w:r w:rsidRPr="00F36254">
        <w:t>Medicare</w:t>
      </w:r>
      <w:r w:rsidRPr="00F36254">
        <w:rPr>
          <w:spacing w:val="-10"/>
        </w:rPr>
        <w:t xml:space="preserve"> </w:t>
      </w:r>
      <w:r w:rsidRPr="00F36254">
        <w:t>MR</w:t>
      </w:r>
      <w:r w:rsidRPr="00F36254">
        <w:rPr>
          <w:spacing w:val="-9"/>
        </w:rPr>
        <w:t xml:space="preserve"> </w:t>
      </w:r>
      <w:r>
        <w:t>functions</w:t>
      </w:r>
      <w:r>
        <w:rPr>
          <w:spacing w:val="-7"/>
        </w:rPr>
        <w:t xml:space="preserve"> </w:t>
      </w:r>
      <w:r>
        <w:t>in</w:t>
      </w:r>
      <w:r>
        <w:rPr>
          <w:spacing w:val="-9"/>
        </w:rPr>
        <w:t xml:space="preserve"> </w:t>
      </w:r>
      <w:r>
        <w:t>accordance</w:t>
      </w:r>
      <w:r>
        <w:rPr>
          <w:spacing w:val="-8"/>
        </w:rPr>
        <w:t xml:space="preserve"> </w:t>
      </w:r>
      <w:r>
        <w:t>with</w:t>
      </w:r>
      <w:r>
        <w:rPr>
          <w:spacing w:val="-4"/>
        </w:rPr>
        <w:t xml:space="preserve"> </w:t>
      </w:r>
      <w:r>
        <w:t>IOM</w:t>
      </w:r>
      <w:r>
        <w:rPr>
          <w:spacing w:val="-4"/>
        </w:rPr>
        <w:t xml:space="preserve"> </w:t>
      </w:r>
      <w:r>
        <w:t>Pub.100-08</w:t>
      </w:r>
      <w:r>
        <w:rPr>
          <w:spacing w:val="-9"/>
        </w:rPr>
        <w:t xml:space="preserve"> </w:t>
      </w:r>
      <w:r>
        <w:t>unless specifically directed otherwise in the SOW or other CMS instruction.</w:t>
      </w:r>
    </w:p>
    <w:p w14:paraId="3F2B1F85" w14:textId="77777777" w:rsidR="00D61D72" w:rsidRDefault="00D61D72">
      <w:pPr>
        <w:pStyle w:val="BodyText"/>
        <w:spacing w:before="10"/>
        <w:rPr>
          <w:sz w:val="25"/>
        </w:rPr>
      </w:pPr>
    </w:p>
    <w:p w14:paraId="7464F439" w14:textId="77777777" w:rsidR="00D61D72" w:rsidRDefault="00860DAE">
      <w:pPr>
        <w:pStyle w:val="Heading2"/>
        <w:ind w:left="918"/>
      </w:pPr>
      <w:bookmarkStart w:id="23" w:name="Initiation_of_Projects"/>
      <w:bookmarkEnd w:id="23"/>
      <w:r w:rsidRPr="00B672B6">
        <w:t>Initiation</w:t>
      </w:r>
      <w:r w:rsidRPr="00B672B6">
        <w:rPr>
          <w:spacing w:val="-3"/>
        </w:rPr>
        <w:t xml:space="preserve"> </w:t>
      </w:r>
      <w:r w:rsidRPr="00B672B6">
        <w:t>of</w:t>
      </w:r>
      <w:r w:rsidRPr="00B672B6">
        <w:rPr>
          <w:spacing w:val="-2"/>
        </w:rPr>
        <w:t xml:space="preserve"> Projects</w:t>
      </w:r>
    </w:p>
    <w:p w14:paraId="5FFA36C6" w14:textId="77777777" w:rsidR="00D61D72" w:rsidRDefault="00860DAE">
      <w:pPr>
        <w:pStyle w:val="BodyText"/>
        <w:ind w:left="918" w:right="377"/>
      </w:pPr>
      <w:r>
        <w:t>Projects</w:t>
      </w:r>
      <w:r>
        <w:rPr>
          <w:spacing w:val="-2"/>
        </w:rPr>
        <w:t xml:space="preserve"> </w:t>
      </w:r>
      <w:r>
        <w:t>shall</w:t>
      </w:r>
      <w:r>
        <w:rPr>
          <w:spacing w:val="-2"/>
        </w:rPr>
        <w:t xml:space="preserve"> </w:t>
      </w:r>
      <w:r>
        <w:t>be</w:t>
      </w:r>
      <w:r>
        <w:rPr>
          <w:spacing w:val="-6"/>
        </w:rPr>
        <w:t xml:space="preserve"> </w:t>
      </w:r>
      <w:r>
        <w:t>initiated</w:t>
      </w:r>
      <w:r>
        <w:rPr>
          <w:spacing w:val="-3"/>
        </w:rPr>
        <w:t xml:space="preserve"> </w:t>
      </w:r>
      <w:r>
        <w:t>by</w:t>
      </w:r>
      <w:r>
        <w:rPr>
          <w:spacing w:val="-10"/>
        </w:rPr>
        <w:t xml:space="preserve"> </w:t>
      </w:r>
      <w:r>
        <w:t>CMS</w:t>
      </w:r>
      <w:r>
        <w:rPr>
          <w:spacing w:val="-2"/>
        </w:rPr>
        <w:t xml:space="preserve"> </w:t>
      </w:r>
      <w:r>
        <w:t>by</w:t>
      </w:r>
      <w:r>
        <w:rPr>
          <w:spacing w:val="-10"/>
        </w:rPr>
        <w:t xml:space="preserve"> </w:t>
      </w:r>
      <w:r>
        <w:t>the</w:t>
      </w:r>
      <w:r>
        <w:rPr>
          <w:spacing w:val="-6"/>
        </w:rPr>
        <w:t xml:space="preserve"> </w:t>
      </w:r>
      <w:r>
        <w:t>COR.</w:t>
      </w:r>
      <w:r>
        <w:rPr>
          <w:spacing w:val="37"/>
        </w:rPr>
        <w:t xml:space="preserve"> </w:t>
      </w:r>
      <w:r>
        <w:t>CMS</w:t>
      </w:r>
      <w:r>
        <w:rPr>
          <w:spacing w:val="-2"/>
        </w:rPr>
        <w:t xml:space="preserve"> </w:t>
      </w:r>
      <w:r>
        <w:t>will</w:t>
      </w:r>
      <w:r>
        <w:rPr>
          <w:spacing w:val="-4"/>
        </w:rPr>
        <w:t xml:space="preserve"> </w:t>
      </w:r>
      <w:r>
        <w:t>provide</w:t>
      </w:r>
      <w:r>
        <w:rPr>
          <w:spacing w:val="-6"/>
        </w:rPr>
        <w:t xml:space="preserve"> </w:t>
      </w:r>
      <w:r>
        <w:t>a</w:t>
      </w:r>
      <w:r>
        <w:rPr>
          <w:spacing w:val="-6"/>
        </w:rPr>
        <w:t xml:space="preserve"> </w:t>
      </w:r>
      <w:r>
        <w:t>written</w:t>
      </w:r>
      <w:r>
        <w:rPr>
          <w:spacing w:val="-2"/>
        </w:rPr>
        <w:t xml:space="preserve"> </w:t>
      </w:r>
      <w:r>
        <w:t>request</w:t>
      </w:r>
      <w:r>
        <w:rPr>
          <w:spacing w:val="-2"/>
        </w:rPr>
        <w:t xml:space="preserve"> </w:t>
      </w:r>
      <w:r>
        <w:t>to</w:t>
      </w:r>
      <w:r>
        <w:rPr>
          <w:spacing w:val="-2"/>
        </w:rPr>
        <w:t xml:space="preserve"> </w:t>
      </w:r>
      <w:r>
        <w:t>the contractor and any supporting data as needed.</w:t>
      </w:r>
      <w:r>
        <w:rPr>
          <w:spacing w:val="40"/>
        </w:rPr>
        <w:t xml:space="preserve"> </w:t>
      </w:r>
      <w:r>
        <w:t>This request may be provided as part of a collaboration with other CMS contractors or external stakeholders.</w:t>
      </w:r>
      <w:r>
        <w:rPr>
          <w:spacing w:val="40"/>
        </w:rPr>
        <w:t xml:space="preserve"> </w:t>
      </w:r>
      <w:r>
        <w:t>Upon receipt of the request</w:t>
      </w:r>
      <w:r>
        <w:rPr>
          <w:spacing w:val="-5"/>
        </w:rPr>
        <w:t xml:space="preserve"> </w:t>
      </w:r>
      <w:r>
        <w:t>the</w:t>
      </w:r>
      <w:r>
        <w:rPr>
          <w:spacing w:val="-9"/>
        </w:rPr>
        <w:t xml:space="preserve"> </w:t>
      </w:r>
      <w:r>
        <w:t>contractor</w:t>
      </w:r>
      <w:r>
        <w:rPr>
          <w:spacing w:val="-7"/>
        </w:rPr>
        <w:t xml:space="preserve"> </w:t>
      </w:r>
      <w:r>
        <w:t>shall,</w:t>
      </w:r>
      <w:r>
        <w:rPr>
          <w:spacing w:val="-8"/>
        </w:rPr>
        <w:t xml:space="preserve"> </w:t>
      </w:r>
      <w:r>
        <w:t>at</w:t>
      </w:r>
      <w:r>
        <w:rPr>
          <w:spacing w:val="-5"/>
        </w:rPr>
        <w:t xml:space="preserve"> </w:t>
      </w:r>
      <w:r>
        <w:t>a</w:t>
      </w:r>
      <w:r>
        <w:rPr>
          <w:spacing w:val="-9"/>
        </w:rPr>
        <w:t xml:space="preserve"> </w:t>
      </w:r>
      <w:r>
        <w:t>minimum,</w:t>
      </w:r>
      <w:r>
        <w:rPr>
          <w:spacing w:val="-6"/>
        </w:rPr>
        <w:t xml:space="preserve"> </w:t>
      </w:r>
      <w:r>
        <w:t>perform</w:t>
      </w:r>
      <w:r>
        <w:rPr>
          <w:spacing w:val="-5"/>
        </w:rPr>
        <w:t xml:space="preserve"> </w:t>
      </w:r>
      <w:r>
        <w:t>the</w:t>
      </w:r>
      <w:r>
        <w:rPr>
          <w:spacing w:val="-9"/>
        </w:rPr>
        <w:t xml:space="preserve"> </w:t>
      </w:r>
      <w:r>
        <w:t>following</w:t>
      </w:r>
      <w:r>
        <w:rPr>
          <w:spacing w:val="-8"/>
        </w:rPr>
        <w:t xml:space="preserve"> </w:t>
      </w:r>
      <w:r>
        <w:t>steps</w:t>
      </w:r>
      <w:r>
        <w:rPr>
          <w:spacing w:val="-6"/>
        </w:rPr>
        <w:t xml:space="preserve"> </w:t>
      </w:r>
      <w:r>
        <w:rPr>
          <w:u w:val="single"/>
        </w:rPr>
        <w:t>within</w:t>
      </w:r>
      <w:r>
        <w:rPr>
          <w:spacing w:val="-6"/>
          <w:u w:val="single"/>
        </w:rPr>
        <w:t xml:space="preserve"> </w:t>
      </w:r>
      <w:r>
        <w:rPr>
          <w:u w:val="single"/>
        </w:rPr>
        <w:t>10</w:t>
      </w:r>
      <w:r>
        <w:rPr>
          <w:spacing w:val="-6"/>
          <w:u w:val="single"/>
        </w:rPr>
        <w:t xml:space="preserve"> </w:t>
      </w:r>
      <w:r>
        <w:rPr>
          <w:u w:val="single"/>
        </w:rPr>
        <w:t>business</w:t>
      </w:r>
      <w:r>
        <w:t xml:space="preserve"> </w:t>
      </w:r>
      <w:r>
        <w:rPr>
          <w:u w:val="single"/>
        </w:rPr>
        <w:t>days of receipt of the project</w:t>
      </w:r>
      <w:r>
        <w:t>:</w:t>
      </w:r>
    </w:p>
    <w:p w14:paraId="1D1444BD" w14:textId="77777777" w:rsidR="00D61D72" w:rsidRDefault="00D61D72">
      <w:pPr>
        <w:pStyle w:val="BodyText"/>
        <w:spacing w:before="2"/>
        <w:rPr>
          <w:sz w:val="16"/>
        </w:rPr>
      </w:pPr>
    </w:p>
    <w:p w14:paraId="2D9DD556" w14:textId="77777777" w:rsidR="00D61D72" w:rsidRDefault="00860DAE">
      <w:pPr>
        <w:pStyle w:val="ListParagraph"/>
        <w:numPr>
          <w:ilvl w:val="0"/>
          <w:numId w:val="47"/>
        </w:numPr>
        <w:tabs>
          <w:tab w:val="left" w:pos="1639"/>
        </w:tabs>
        <w:spacing w:before="90"/>
        <w:ind w:right="596"/>
        <w:rPr>
          <w:sz w:val="24"/>
        </w:rPr>
      </w:pPr>
      <w:r>
        <w:rPr>
          <w:sz w:val="24"/>
        </w:rPr>
        <w:t>Review</w:t>
      </w:r>
      <w:r>
        <w:rPr>
          <w:spacing w:val="-10"/>
          <w:sz w:val="24"/>
        </w:rPr>
        <w:t xml:space="preserve"> </w:t>
      </w:r>
      <w:r>
        <w:rPr>
          <w:sz w:val="24"/>
        </w:rPr>
        <w:t>the</w:t>
      </w:r>
      <w:r>
        <w:rPr>
          <w:spacing w:val="-8"/>
          <w:sz w:val="24"/>
        </w:rPr>
        <w:t xml:space="preserve"> </w:t>
      </w:r>
      <w:r>
        <w:rPr>
          <w:sz w:val="24"/>
        </w:rPr>
        <w:t>request</w:t>
      </w:r>
      <w:r>
        <w:rPr>
          <w:spacing w:val="-6"/>
          <w:sz w:val="24"/>
        </w:rPr>
        <w:t xml:space="preserve"> </w:t>
      </w:r>
      <w:r>
        <w:rPr>
          <w:sz w:val="24"/>
        </w:rPr>
        <w:t>and</w:t>
      </w:r>
      <w:r>
        <w:rPr>
          <w:spacing w:val="-7"/>
          <w:sz w:val="24"/>
        </w:rPr>
        <w:t xml:space="preserve"> </w:t>
      </w:r>
      <w:r>
        <w:rPr>
          <w:sz w:val="24"/>
        </w:rPr>
        <w:t>associated</w:t>
      </w:r>
      <w:r>
        <w:rPr>
          <w:spacing w:val="-7"/>
          <w:sz w:val="24"/>
        </w:rPr>
        <w:t xml:space="preserve"> </w:t>
      </w:r>
      <w:r>
        <w:rPr>
          <w:sz w:val="24"/>
        </w:rPr>
        <w:t>data.</w:t>
      </w:r>
      <w:r>
        <w:rPr>
          <w:spacing w:val="34"/>
          <w:sz w:val="24"/>
        </w:rPr>
        <w:t xml:space="preserve"> </w:t>
      </w:r>
      <w:r>
        <w:rPr>
          <w:sz w:val="24"/>
        </w:rPr>
        <w:t>Contact</w:t>
      </w:r>
      <w:r>
        <w:rPr>
          <w:spacing w:val="-4"/>
          <w:sz w:val="24"/>
        </w:rPr>
        <w:t xml:space="preserve"> </w:t>
      </w:r>
      <w:r>
        <w:rPr>
          <w:sz w:val="24"/>
        </w:rPr>
        <w:t>CMS</w:t>
      </w:r>
      <w:r>
        <w:rPr>
          <w:spacing w:val="-6"/>
          <w:sz w:val="24"/>
        </w:rPr>
        <w:t xml:space="preserve"> </w:t>
      </w:r>
      <w:r>
        <w:rPr>
          <w:sz w:val="24"/>
        </w:rPr>
        <w:t>with</w:t>
      </w:r>
      <w:r>
        <w:rPr>
          <w:spacing w:val="-7"/>
          <w:sz w:val="24"/>
        </w:rPr>
        <w:t xml:space="preserve"> </w:t>
      </w:r>
      <w:r>
        <w:rPr>
          <w:sz w:val="24"/>
        </w:rPr>
        <w:t>any</w:t>
      </w:r>
      <w:r>
        <w:rPr>
          <w:spacing w:val="-15"/>
          <w:sz w:val="24"/>
        </w:rPr>
        <w:t xml:space="preserve"> </w:t>
      </w:r>
      <w:r>
        <w:rPr>
          <w:sz w:val="24"/>
        </w:rPr>
        <w:t>questions</w:t>
      </w:r>
      <w:r>
        <w:rPr>
          <w:spacing w:val="-9"/>
          <w:sz w:val="24"/>
        </w:rPr>
        <w:t xml:space="preserve"> </w:t>
      </w:r>
      <w:r>
        <w:rPr>
          <w:sz w:val="24"/>
        </w:rPr>
        <w:t>regarding the project</w:t>
      </w:r>
    </w:p>
    <w:p w14:paraId="1B0E1372" w14:textId="77777777" w:rsidR="00D61D72" w:rsidRDefault="00860DAE">
      <w:pPr>
        <w:pStyle w:val="ListParagraph"/>
        <w:numPr>
          <w:ilvl w:val="0"/>
          <w:numId w:val="47"/>
        </w:numPr>
        <w:tabs>
          <w:tab w:val="left" w:pos="1639"/>
        </w:tabs>
        <w:spacing w:before="0"/>
        <w:ind w:right="979"/>
        <w:rPr>
          <w:sz w:val="24"/>
        </w:rPr>
      </w:pPr>
      <w:r>
        <w:rPr>
          <w:sz w:val="24"/>
        </w:rPr>
        <w:t>Perform</w:t>
      </w:r>
      <w:r>
        <w:rPr>
          <w:spacing w:val="-5"/>
          <w:sz w:val="24"/>
        </w:rPr>
        <w:t xml:space="preserve"> </w:t>
      </w:r>
      <w:r>
        <w:rPr>
          <w:sz w:val="24"/>
        </w:rPr>
        <w:t>any</w:t>
      </w:r>
      <w:r>
        <w:rPr>
          <w:spacing w:val="-11"/>
          <w:sz w:val="24"/>
        </w:rPr>
        <w:t xml:space="preserve"> </w:t>
      </w:r>
      <w:r>
        <w:rPr>
          <w:sz w:val="24"/>
        </w:rPr>
        <w:t>additional</w:t>
      </w:r>
      <w:r>
        <w:rPr>
          <w:spacing w:val="-5"/>
          <w:sz w:val="24"/>
        </w:rPr>
        <w:t xml:space="preserve"> </w:t>
      </w:r>
      <w:r>
        <w:rPr>
          <w:sz w:val="24"/>
        </w:rPr>
        <w:t>data</w:t>
      </w:r>
      <w:r>
        <w:rPr>
          <w:spacing w:val="-9"/>
          <w:sz w:val="24"/>
        </w:rPr>
        <w:t xml:space="preserve"> </w:t>
      </w:r>
      <w:r>
        <w:rPr>
          <w:sz w:val="24"/>
        </w:rPr>
        <w:t>analysis,</w:t>
      </w:r>
      <w:r>
        <w:rPr>
          <w:spacing w:val="-6"/>
          <w:sz w:val="24"/>
        </w:rPr>
        <w:t xml:space="preserve"> </w:t>
      </w:r>
      <w:r>
        <w:rPr>
          <w:sz w:val="24"/>
        </w:rPr>
        <w:t>as</w:t>
      </w:r>
      <w:r>
        <w:rPr>
          <w:spacing w:val="-6"/>
          <w:sz w:val="24"/>
        </w:rPr>
        <w:t xml:space="preserve"> </w:t>
      </w:r>
      <w:r>
        <w:rPr>
          <w:sz w:val="24"/>
        </w:rPr>
        <w:t>needed</w:t>
      </w:r>
      <w:r>
        <w:rPr>
          <w:spacing w:val="-6"/>
          <w:sz w:val="24"/>
        </w:rPr>
        <w:t xml:space="preserve"> </w:t>
      </w:r>
      <w:r>
        <w:rPr>
          <w:sz w:val="24"/>
        </w:rPr>
        <w:t>by</w:t>
      </w:r>
      <w:r>
        <w:rPr>
          <w:spacing w:val="-11"/>
          <w:sz w:val="24"/>
        </w:rPr>
        <w:t xml:space="preserve"> </w:t>
      </w:r>
      <w:r>
        <w:rPr>
          <w:sz w:val="24"/>
        </w:rPr>
        <w:t>the</w:t>
      </w:r>
      <w:r>
        <w:rPr>
          <w:spacing w:val="-7"/>
          <w:sz w:val="24"/>
        </w:rPr>
        <w:t xml:space="preserve"> </w:t>
      </w:r>
      <w:r>
        <w:rPr>
          <w:sz w:val="24"/>
        </w:rPr>
        <w:t>contractor</w:t>
      </w:r>
      <w:r>
        <w:rPr>
          <w:spacing w:val="-7"/>
          <w:sz w:val="24"/>
        </w:rPr>
        <w:t xml:space="preserve"> </w:t>
      </w:r>
      <w:r>
        <w:rPr>
          <w:sz w:val="24"/>
        </w:rPr>
        <w:t>to</w:t>
      </w:r>
      <w:r>
        <w:rPr>
          <w:spacing w:val="-6"/>
          <w:sz w:val="24"/>
        </w:rPr>
        <w:t xml:space="preserve"> </w:t>
      </w:r>
      <w:r>
        <w:rPr>
          <w:sz w:val="24"/>
        </w:rPr>
        <w:t>perform</w:t>
      </w:r>
      <w:r>
        <w:rPr>
          <w:spacing w:val="-5"/>
          <w:sz w:val="24"/>
        </w:rPr>
        <w:t xml:space="preserve"> </w:t>
      </w:r>
      <w:r>
        <w:rPr>
          <w:sz w:val="24"/>
        </w:rPr>
        <w:t>the medical review</w:t>
      </w:r>
    </w:p>
    <w:p w14:paraId="060CAFAB" w14:textId="77777777" w:rsidR="00D61D72" w:rsidRDefault="00860DAE">
      <w:pPr>
        <w:pStyle w:val="ListParagraph"/>
        <w:numPr>
          <w:ilvl w:val="0"/>
          <w:numId w:val="47"/>
        </w:numPr>
        <w:tabs>
          <w:tab w:val="left" w:pos="1639"/>
        </w:tabs>
        <w:spacing w:before="1"/>
        <w:ind w:right="733"/>
        <w:rPr>
          <w:sz w:val="24"/>
        </w:rPr>
      </w:pPr>
      <w:r>
        <w:rPr>
          <w:sz w:val="24"/>
        </w:rPr>
        <w:t>Compare</w:t>
      </w:r>
      <w:r>
        <w:rPr>
          <w:spacing w:val="-9"/>
          <w:sz w:val="24"/>
        </w:rPr>
        <w:t xml:space="preserve"> </w:t>
      </w:r>
      <w:r>
        <w:rPr>
          <w:sz w:val="24"/>
        </w:rPr>
        <w:t>the</w:t>
      </w:r>
      <w:r>
        <w:rPr>
          <w:spacing w:val="-7"/>
          <w:sz w:val="24"/>
        </w:rPr>
        <w:t xml:space="preserve"> </w:t>
      </w:r>
      <w:r>
        <w:rPr>
          <w:sz w:val="24"/>
        </w:rPr>
        <w:t>claims</w:t>
      </w:r>
      <w:r>
        <w:rPr>
          <w:spacing w:val="-6"/>
          <w:sz w:val="24"/>
        </w:rPr>
        <w:t xml:space="preserve"> </w:t>
      </w:r>
      <w:r>
        <w:rPr>
          <w:sz w:val="24"/>
        </w:rPr>
        <w:t>data</w:t>
      </w:r>
      <w:r>
        <w:rPr>
          <w:spacing w:val="-4"/>
          <w:sz w:val="24"/>
        </w:rPr>
        <w:t xml:space="preserve"> </w:t>
      </w:r>
      <w:r>
        <w:rPr>
          <w:sz w:val="24"/>
        </w:rPr>
        <w:t>with</w:t>
      </w:r>
      <w:r>
        <w:rPr>
          <w:spacing w:val="-8"/>
          <w:sz w:val="24"/>
        </w:rPr>
        <w:t xml:space="preserve"> </w:t>
      </w:r>
      <w:r>
        <w:rPr>
          <w:sz w:val="24"/>
        </w:rPr>
        <w:t>the</w:t>
      </w:r>
      <w:r>
        <w:rPr>
          <w:spacing w:val="-9"/>
          <w:sz w:val="24"/>
        </w:rPr>
        <w:t xml:space="preserve"> </w:t>
      </w:r>
      <w:r>
        <w:rPr>
          <w:sz w:val="24"/>
        </w:rPr>
        <w:t>RAC</w:t>
      </w:r>
      <w:r>
        <w:rPr>
          <w:spacing w:val="-5"/>
          <w:sz w:val="24"/>
        </w:rPr>
        <w:t xml:space="preserve"> </w:t>
      </w:r>
      <w:r>
        <w:rPr>
          <w:sz w:val="24"/>
        </w:rPr>
        <w:t>Data</w:t>
      </w:r>
      <w:r>
        <w:rPr>
          <w:spacing w:val="-7"/>
          <w:sz w:val="24"/>
        </w:rPr>
        <w:t xml:space="preserve"> </w:t>
      </w:r>
      <w:r>
        <w:rPr>
          <w:sz w:val="24"/>
        </w:rPr>
        <w:t>Warehouse</w:t>
      </w:r>
      <w:r>
        <w:rPr>
          <w:spacing w:val="-9"/>
          <w:sz w:val="24"/>
        </w:rPr>
        <w:t xml:space="preserve"> </w:t>
      </w:r>
      <w:r>
        <w:rPr>
          <w:sz w:val="24"/>
        </w:rPr>
        <w:t>to</w:t>
      </w:r>
      <w:r>
        <w:rPr>
          <w:spacing w:val="-6"/>
          <w:sz w:val="24"/>
        </w:rPr>
        <w:t xml:space="preserve"> </w:t>
      </w:r>
      <w:r>
        <w:rPr>
          <w:sz w:val="24"/>
        </w:rPr>
        <w:t>determine</w:t>
      </w:r>
      <w:r>
        <w:rPr>
          <w:spacing w:val="-7"/>
          <w:sz w:val="24"/>
        </w:rPr>
        <w:t xml:space="preserve"> </w:t>
      </w:r>
      <w:r>
        <w:rPr>
          <w:sz w:val="24"/>
        </w:rPr>
        <w:t>whether</w:t>
      </w:r>
      <w:r>
        <w:rPr>
          <w:spacing w:val="-9"/>
          <w:sz w:val="24"/>
        </w:rPr>
        <w:t xml:space="preserve"> </w:t>
      </w:r>
      <w:r>
        <w:rPr>
          <w:sz w:val="24"/>
        </w:rPr>
        <w:t>any claims or providers need to be suppressed or excluded</w:t>
      </w:r>
    </w:p>
    <w:p w14:paraId="2FBBEFE4" w14:textId="515AC6FA" w:rsidR="00D61D72" w:rsidRDefault="00461577">
      <w:pPr>
        <w:pStyle w:val="ListParagraph"/>
        <w:numPr>
          <w:ilvl w:val="0"/>
          <w:numId w:val="47"/>
        </w:numPr>
        <w:tabs>
          <w:tab w:val="left" w:pos="1639"/>
        </w:tabs>
        <w:spacing w:before="0"/>
        <w:ind w:right="625"/>
        <w:rPr>
          <w:sz w:val="24"/>
        </w:rPr>
      </w:pPr>
      <w:r>
        <w:rPr>
          <w:sz w:val="24"/>
        </w:rPr>
        <w:t>P</w:t>
      </w:r>
      <w:r w:rsidR="00860DAE">
        <w:rPr>
          <w:sz w:val="24"/>
        </w:rPr>
        <w:t>roduce</w:t>
      </w:r>
      <w:r w:rsidR="00860DAE">
        <w:rPr>
          <w:spacing w:val="-10"/>
          <w:sz w:val="24"/>
        </w:rPr>
        <w:t xml:space="preserve"> </w:t>
      </w:r>
      <w:r w:rsidR="00860DAE">
        <w:rPr>
          <w:sz w:val="24"/>
        </w:rPr>
        <w:t>and</w:t>
      </w:r>
      <w:r w:rsidR="00860DAE">
        <w:rPr>
          <w:spacing w:val="-9"/>
          <w:sz w:val="24"/>
        </w:rPr>
        <w:t xml:space="preserve"> </w:t>
      </w:r>
      <w:r w:rsidR="00860DAE">
        <w:rPr>
          <w:sz w:val="24"/>
        </w:rPr>
        <w:t>send</w:t>
      </w:r>
      <w:r w:rsidR="00860DAE">
        <w:rPr>
          <w:spacing w:val="-7"/>
          <w:sz w:val="24"/>
        </w:rPr>
        <w:t xml:space="preserve"> </w:t>
      </w:r>
      <w:r w:rsidR="00860DAE">
        <w:rPr>
          <w:sz w:val="24"/>
        </w:rPr>
        <w:t>Additional</w:t>
      </w:r>
      <w:r w:rsidR="00860DAE">
        <w:rPr>
          <w:spacing w:val="-9"/>
          <w:sz w:val="24"/>
        </w:rPr>
        <w:t xml:space="preserve"> </w:t>
      </w:r>
      <w:r w:rsidR="00860DAE">
        <w:rPr>
          <w:sz w:val="24"/>
        </w:rPr>
        <w:t>Documentation</w:t>
      </w:r>
      <w:r w:rsidR="00860DAE">
        <w:rPr>
          <w:spacing w:val="-9"/>
          <w:sz w:val="24"/>
        </w:rPr>
        <w:t xml:space="preserve"> </w:t>
      </w:r>
      <w:r w:rsidR="00860DAE">
        <w:rPr>
          <w:sz w:val="24"/>
        </w:rPr>
        <w:t>Requests</w:t>
      </w:r>
      <w:r w:rsidR="00860DAE">
        <w:rPr>
          <w:spacing w:val="-9"/>
          <w:sz w:val="24"/>
        </w:rPr>
        <w:t xml:space="preserve"> </w:t>
      </w:r>
      <w:r w:rsidR="00860DAE">
        <w:rPr>
          <w:sz w:val="24"/>
        </w:rPr>
        <w:t>(ADRs)</w:t>
      </w:r>
      <w:r w:rsidR="00860DAE">
        <w:rPr>
          <w:spacing w:val="-10"/>
          <w:sz w:val="24"/>
        </w:rPr>
        <w:t xml:space="preserve"> </w:t>
      </w:r>
      <w:r w:rsidR="00860DAE">
        <w:rPr>
          <w:sz w:val="24"/>
        </w:rPr>
        <w:t>to</w:t>
      </w:r>
      <w:r w:rsidR="00860DAE">
        <w:rPr>
          <w:spacing w:val="-9"/>
          <w:sz w:val="24"/>
        </w:rPr>
        <w:t xml:space="preserve"> </w:t>
      </w:r>
      <w:r w:rsidR="00860DAE">
        <w:rPr>
          <w:sz w:val="24"/>
        </w:rPr>
        <w:t>the</w:t>
      </w:r>
      <w:r w:rsidR="00860DAE">
        <w:rPr>
          <w:spacing w:val="-10"/>
          <w:sz w:val="24"/>
        </w:rPr>
        <w:t xml:space="preserve"> </w:t>
      </w:r>
      <w:r w:rsidR="00860DAE">
        <w:rPr>
          <w:sz w:val="24"/>
        </w:rPr>
        <w:t>providers</w:t>
      </w:r>
      <w:r w:rsidR="00860DAE">
        <w:rPr>
          <w:spacing w:val="-9"/>
          <w:sz w:val="24"/>
        </w:rPr>
        <w:t xml:space="preserve"> </w:t>
      </w:r>
      <w:r w:rsidR="00860DAE">
        <w:rPr>
          <w:sz w:val="24"/>
        </w:rPr>
        <w:t>and suppliers using an approved template provided by CMS</w:t>
      </w:r>
      <w:r w:rsidR="009446FE">
        <w:rPr>
          <w:sz w:val="24"/>
        </w:rPr>
        <w:t xml:space="preserve"> </w:t>
      </w:r>
    </w:p>
    <w:p w14:paraId="57EEBD37" w14:textId="41B44B94" w:rsidR="00D61D72" w:rsidRPr="00D26C64" w:rsidRDefault="00860DAE">
      <w:pPr>
        <w:pStyle w:val="ListParagraph"/>
        <w:numPr>
          <w:ilvl w:val="1"/>
          <w:numId w:val="47"/>
        </w:numPr>
        <w:tabs>
          <w:tab w:val="left" w:pos="2359"/>
        </w:tabs>
        <w:spacing w:before="0"/>
        <w:ind w:right="307"/>
        <w:rPr>
          <w:sz w:val="24"/>
        </w:rPr>
      </w:pPr>
      <w:r w:rsidRPr="00D26C64">
        <w:rPr>
          <w:sz w:val="24"/>
        </w:rPr>
        <w:t>ADRs</w:t>
      </w:r>
      <w:r w:rsidRPr="00D26C64">
        <w:rPr>
          <w:spacing w:val="-7"/>
          <w:sz w:val="24"/>
        </w:rPr>
        <w:t xml:space="preserve"> </w:t>
      </w:r>
      <w:r w:rsidRPr="00D26C64">
        <w:rPr>
          <w:sz w:val="24"/>
        </w:rPr>
        <w:t>shall</w:t>
      </w:r>
      <w:r w:rsidRPr="00D26C64">
        <w:rPr>
          <w:spacing w:val="-6"/>
          <w:sz w:val="24"/>
        </w:rPr>
        <w:t xml:space="preserve"> </w:t>
      </w:r>
      <w:r w:rsidRPr="00D26C64">
        <w:rPr>
          <w:sz w:val="24"/>
        </w:rPr>
        <w:t>provide</w:t>
      </w:r>
      <w:r w:rsidRPr="00D26C64">
        <w:rPr>
          <w:spacing w:val="-10"/>
          <w:sz w:val="24"/>
        </w:rPr>
        <w:t xml:space="preserve"> </w:t>
      </w:r>
      <w:r w:rsidRPr="00D26C64">
        <w:rPr>
          <w:sz w:val="24"/>
        </w:rPr>
        <w:t>contact</w:t>
      </w:r>
      <w:r w:rsidRPr="00D26C64">
        <w:rPr>
          <w:spacing w:val="-6"/>
          <w:sz w:val="24"/>
        </w:rPr>
        <w:t xml:space="preserve"> </w:t>
      </w:r>
      <w:r w:rsidRPr="00D26C64">
        <w:rPr>
          <w:sz w:val="24"/>
        </w:rPr>
        <w:t>information</w:t>
      </w:r>
      <w:r w:rsidRPr="00D26C64">
        <w:rPr>
          <w:spacing w:val="-7"/>
          <w:sz w:val="24"/>
        </w:rPr>
        <w:t xml:space="preserve"> </w:t>
      </w:r>
      <w:r w:rsidRPr="00D26C64">
        <w:rPr>
          <w:sz w:val="24"/>
        </w:rPr>
        <w:t>for</w:t>
      </w:r>
      <w:r w:rsidRPr="00D26C64">
        <w:rPr>
          <w:spacing w:val="-10"/>
          <w:sz w:val="24"/>
        </w:rPr>
        <w:t xml:space="preserve"> </w:t>
      </w:r>
      <w:r w:rsidRPr="00D26C64">
        <w:rPr>
          <w:sz w:val="24"/>
        </w:rPr>
        <w:t>the</w:t>
      </w:r>
      <w:r w:rsidRPr="00D26C64">
        <w:rPr>
          <w:spacing w:val="-8"/>
          <w:sz w:val="24"/>
        </w:rPr>
        <w:t xml:space="preserve"> </w:t>
      </w:r>
      <w:r w:rsidRPr="00D26C64">
        <w:rPr>
          <w:sz w:val="24"/>
        </w:rPr>
        <w:t>assigned</w:t>
      </w:r>
      <w:r w:rsidRPr="00D26C64">
        <w:rPr>
          <w:spacing w:val="-7"/>
          <w:sz w:val="24"/>
        </w:rPr>
        <w:t xml:space="preserve"> </w:t>
      </w:r>
      <w:r w:rsidRPr="00D26C64">
        <w:rPr>
          <w:sz w:val="24"/>
        </w:rPr>
        <w:t>CMS</w:t>
      </w:r>
      <w:r w:rsidRPr="00D26C64">
        <w:rPr>
          <w:spacing w:val="-8"/>
          <w:sz w:val="24"/>
        </w:rPr>
        <w:t xml:space="preserve"> </w:t>
      </w:r>
      <w:r w:rsidRPr="00D26C64">
        <w:rPr>
          <w:sz w:val="24"/>
        </w:rPr>
        <w:t>Point</w:t>
      </w:r>
      <w:r w:rsidRPr="00D26C64">
        <w:rPr>
          <w:spacing w:val="-6"/>
          <w:sz w:val="24"/>
        </w:rPr>
        <w:t xml:space="preserve"> </w:t>
      </w:r>
      <w:r w:rsidRPr="00D26C64">
        <w:rPr>
          <w:sz w:val="24"/>
        </w:rPr>
        <w:t>of</w:t>
      </w:r>
      <w:r w:rsidRPr="00D26C64">
        <w:rPr>
          <w:spacing w:val="-10"/>
          <w:sz w:val="24"/>
        </w:rPr>
        <w:t xml:space="preserve"> </w:t>
      </w:r>
      <w:r w:rsidRPr="00D26C64">
        <w:rPr>
          <w:sz w:val="24"/>
        </w:rPr>
        <w:t xml:space="preserve">Contact and include direction on how to provide requested documentation to the </w:t>
      </w:r>
      <w:r w:rsidRPr="00D26C64">
        <w:rPr>
          <w:spacing w:val="-2"/>
          <w:sz w:val="24"/>
        </w:rPr>
        <w:t>contractor</w:t>
      </w:r>
    </w:p>
    <w:p w14:paraId="7CDDDA71" w14:textId="4E2958C2" w:rsidR="00D61D72" w:rsidRPr="00D26C64" w:rsidRDefault="00860DAE">
      <w:pPr>
        <w:pStyle w:val="ListParagraph"/>
        <w:numPr>
          <w:ilvl w:val="1"/>
          <w:numId w:val="47"/>
        </w:numPr>
        <w:tabs>
          <w:tab w:val="left" w:pos="2359"/>
        </w:tabs>
        <w:spacing w:before="2"/>
        <w:ind w:right="1008"/>
        <w:rPr>
          <w:sz w:val="24"/>
        </w:rPr>
      </w:pPr>
      <w:r w:rsidRPr="00D26C64">
        <w:rPr>
          <w:sz w:val="24"/>
        </w:rPr>
        <w:t>ADRs</w:t>
      </w:r>
      <w:r w:rsidRPr="00D26C64">
        <w:rPr>
          <w:spacing w:val="-6"/>
          <w:sz w:val="24"/>
        </w:rPr>
        <w:t xml:space="preserve"> </w:t>
      </w:r>
      <w:r w:rsidRPr="00D26C64">
        <w:rPr>
          <w:sz w:val="24"/>
        </w:rPr>
        <w:t>shall</w:t>
      </w:r>
      <w:r w:rsidRPr="00D26C64">
        <w:rPr>
          <w:spacing w:val="-5"/>
          <w:sz w:val="24"/>
        </w:rPr>
        <w:t xml:space="preserve"> </w:t>
      </w:r>
      <w:r w:rsidRPr="00D26C64">
        <w:rPr>
          <w:sz w:val="24"/>
        </w:rPr>
        <w:t>be</w:t>
      </w:r>
      <w:r w:rsidRPr="00D26C64">
        <w:rPr>
          <w:spacing w:val="-9"/>
          <w:sz w:val="24"/>
        </w:rPr>
        <w:t xml:space="preserve"> </w:t>
      </w:r>
      <w:r w:rsidRPr="00D26C64">
        <w:rPr>
          <w:sz w:val="24"/>
        </w:rPr>
        <w:t>sent</w:t>
      </w:r>
      <w:r w:rsidRPr="00D26C64">
        <w:rPr>
          <w:spacing w:val="-5"/>
          <w:sz w:val="24"/>
        </w:rPr>
        <w:t xml:space="preserve"> </w:t>
      </w:r>
      <w:r w:rsidRPr="00D26C64">
        <w:rPr>
          <w:sz w:val="24"/>
        </w:rPr>
        <w:t>via</w:t>
      </w:r>
      <w:r w:rsidRPr="00D26C64">
        <w:rPr>
          <w:spacing w:val="-9"/>
          <w:sz w:val="24"/>
        </w:rPr>
        <w:t xml:space="preserve"> </w:t>
      </w:r>
      <w:r w:rsidRPr="00D26C64">
        <w:rPr>
          <w:sz w:val="24"/>
        </w:rPr>
        <w:t>a</w:t>
      </w:r>
      <w:r w:rsidRPr="00D26C64">
        <w:rPr>
          <w:spacing w:val="-5"/>
          <w:sz w:val="24"/>
        </w:rPr>
        <w:t xml:space="preserve"> </w:t>
      </w:r>
      <w:r w:rsidRPr="00D26C64">
        <w:rPr>
          <w:sz w:val="24"/>
        </w:rPr>
        <w:t>delivery</w:t>
      </w:r>
      <w:r w:rsidRPr="00D26C64">
        <w:rPr>
          <w:spacing w:val="-11"/>
          <w:sz w:val="24"/>
        </w:rPr>
        <w:t xml:space="preserve"> </w:t>
      </w:r>
      <w:r w:rsidRPr="00D26C64">
        <w:rPr>
          <w:sz w:val="24"/>
        </w:rPr>
        <w:t>service</w:t>
      </w:r>
      <w:r w:rsidRPr="00D26C64">
        <w:rPr>
          <w:spacing w:val="-9"/>
          <w:sz w:val="24"/>
        </w:rPr>
        <w:t xml:space="preserve"> </w:t>
      </w:r>
      <w:r w:rsidRPr="00D26C64">
        <w:rPr>
          <w:sz w:val="24"/>
        </w:rPr>
        <w:t>that</w:t>
      </w:r>
      <w:r w:rsidRPr="00D26C64">
        <w:rPr>
          <w:spacing w:val="-5"/>
          <w:sz w:val="24"/>
        </w:rPr>
        <w:t xml:space="preserve"> </w:t>
      </w:r>
      <w:r w:rsidRPr="00D26C64">
        <w:rPr>
          <w:sz w:val="24"/>
        </w:rPr>
        <w:t>is</w:t>
      </w:r>
      <w:r w:rsidRPr="00D26C64">
        <w:rPr>
          <w:spacing w:val="-6"/>
          <w:sz w:val="24"/>
        </w:rPr>
        <w:t xml:space="preserve"> </w:t>
      </w:r>
      <w:r w:rsidRPr="00D26C64">
        <w:rPr>
          <w:sz w:val="24"/>
        </w:rPr>
        <w:t>trackable</w:t>
      </w:r>
      <w:r w:rsidRPr="00D26C64">
        <w:rPr>
          <w:spacing w:val="-5"/>
          <w:sz w:val="24"/>
        </w:rPr>
        <w:t xml:space="preserve"> </w:t>
      </w:r>
      <w:r w:rsidRPr="00D26C64">
        <w:rPr>
          <w:sz w:val="24"/>
        </w:rPr>
        <w:t>and</w:t>
      </w:r>
      <w:r w:rsidRPr="00D26C64">
        <w:rPr>
          <w:spacing w:val="-6"/>
          <w:sz w:val="24"/>
        </w:rPr>
        <w:t xml:space="preserve"> </w:t>
      </w:r>
      <w:r w:rsidRPr="00D26C64">
        <w:rPr>
          <w:sz w:val="24"/>
        </w:rPr>
        <w:t>requires</w:t>
      </w:r>
      <w:r w:rsidRPr="00D26C64">
        <w:rPr>
          <w:spacing w:val="-6"/>
          <w:sz w:val="24"/>
        </w:rPr>
        <w:t xml:space="preserve"> </w:t>
      </w:r>
      <w:r w:rsidRPr="00D26C64">
        <w:rPr>
          <w:sz w:val="24"/>
        </w:rPr>
        <w:t>a signature receipt by the provider</w:t>
      </w:r>
    </w:p>
    <w:p w14:paraId="66121DBB" w14:textId="77777777" w:rsidR="00D61D72" w:rsidRDefault="00860DAE">
      <w:pPr>
        <w:pStyle w:val="ListParagraph"/>
        <w:numPr>
          <w:ilvl w:val="1"/>
          <w:numId w:val="47"/>
        </w:numPr>
        <w:tabs>
          <w:tab w:val="left" w:pos="2359"/>
        </w:tabs>
        <w:spacing w:before="0"/>
        <w:ind w:right="430"/>
        <w:rPr>
          <w:sz w:val="24"/>
        </w:rPr>
      </w:pPr>
      <w:r>
        <w:rPr>
          <w:sz w:val="24"/>
        </w:rPr>
        <w:t>Copies</w:t>
      </w:r>
      <w:r>
        <w:rPr>
          <w:spacing w:val="-6"/>
          <w:sz w:val="24"/>
        </w:rPr>
        <w:t xml:space="preserve"> </w:t>
      </w:r>
      <w:r>
        <w:rPr>
          <w:sz w:val="24"/>
        </w:rPr>
        <w:t>of</w:t>
      </w:r>
      <w:r>
        <w:rPr>
          <w:spacing w:val="-9"/>
          <w:sz w:val="24"/>
        </w:rPr>
        <w:t xml:space="preserve"> </w:t>
      </w:r>
      <w:r>
        <w:rPr>
          <w:sz w:val="24"/>
        </w:rPr>
        <w:t>ADRs</w:t>
      </w:r>
      <w:r>
        <w:rPr>
          <w:spacing w:val="-6"/>
          <w:sz w:val="24"/>
        </w:rPr>
        <w:t xml:space="preserve"> </w:t>
      </w:r>
      <w:r>
        <w:rPr>
          <w:sz w:val="24"/>
        </w:rPr>
        <w:t>and</w:t>
      </w:r>
      <w:r>
        <w:rPr>
          <w:spacing w:val="-6"/>
          <w:sz w:val="24"/>
        </w:rPr>
        <w:t xml:space="preserve"> </w:t>
      </w:r>
      <w:r>
        <w:rPr>
          <w:sz w:val="24"/>
        </w:rPr>
        <w:t>associated</w:t>
      </w:r>
      <w:r>
        <w:rPr>
          <w:spacing w:val="-6"/>
          <w:sz w:val="24"/>
        </w:rPr>
        <w:t xml:space="preserve"> </w:t>
      </w:r>
      <w:r>
        <w:rPr>
          <w:sz w:val="24"/>
        </w:rPr>
        <w:t>claims</w:t>
      </w:r>
      <w:r>
        <w:rPr>
          <w:spacing w:val="-6"/>
          <w:sz w:val="24"/>
        </w:rPr>
        <w:t xml:space="preserve"> </w:t>
      </w:r>
      <w:r>
        <w:rPr>
          <w:sz w:val="24"/>
        </w:rPr>
        <w:t>data</w:t>
      </w:r>
      <w:r>
        <w:rPr>
          <w:spacing w:val="-9"/>
          <w:sz w:val="24"/>
        </w:rPr>
        <w:t xml:space="preserve"> </w:t>
      </w:r>
      <w:r>
        <w:rPr>
          <w:sz w:val="24"/>
        </w:rPr>
        <w:t>shall</w:t>
      </w:r>
      <w:r>
        <w:rPr>
          <w:spacing w:val="-5"/>
          <w:sz w:val="24"/>
        </w:rPr>
        <w:t xml:space="preserve"> </w:t>
      </w:r>
      <w:r>
        <w:rPr>
          <w:sz w:val="24"/>
        </w:rPr>
        <w:t>be</w:t>
      </w:r>
      <w:r>
        <w:rPr>
          <w:spacing w:val="-9"/>
          <w:sz w:val="24"/>
        </w:rPr>
        <w:t xml:space="preserve"> </w:t>
      </w:r>
      <w:r>
        <w:rPr>
          <w:sz w:val="24"/>
        </w:rPr>
        <w:t>made</w:t>
      </w:r>
      <w:r>
        <w:rPr>
          <w:spacing w:val="-7"/>
          <w:sz w:val="24"/>
        </w:rPr>
        <w:t xml:space="preserve"> </w:t>
      </w:r>
      <w:r>
        <w:rPr>
          <w:sz w:val="24"/>
        </w:rPr>
        <w:t>available</w:t>
      </w:r>
      <w:r>
        <w:rPr>
          <w:spacing w:val="-9"/>
          <w:sz w:val="24"/>
        </w:rPr>
        <w:t xml:space="preserve"> </w:t>
      </w:r>
      <w:r>
        <w:rPr>
          <w:sz w:val="24"/>
        </w:rPr>
        <w:t>to</w:t>
      </w:r>
      <w:r>
        <w:rPr>
          <w:spacing w:val="-6"/>
          <w:sz w:val="24"/>
        </w:rPr>
        <w:t xml:space="preserve"> </w:t>
      </w:r>
      <w:r>
        <w:rPr>
          <w:sz w:val="24"/>
        </w:rPr>
        <w:t>CMS</w:t>
      </w:r>
      <w:r>
        <w:rPr>
          <w:spacing w:val="-5"/>
          <w:sz w:val="24"/>
        </w:rPr>
        <w:t xml:space="preserve"> </w:t>
      </w:r>
      <w:r>
        <w:rPr>
          <w:sz w:val="24"/>
        </w:rPr>
        <w:t xml:space="preserve">if </w:t>
      </w:r>
      <w:r>
        <w:rPr>
          <w:spacing w:val="-2"/>
          <w:sz w:val="24"/>
        </w:rPr>
        <w:t>requested.</w:t>
      </w:r>
    </w:p>
    <w:p w14:paraId="600B725D" w14:textId="77777777" w:rsidR="00D61D72" w:rsidRDefault="00D61D72">
      <w:pPr>
        <w:pStyle w:val="BodyText"/>
      </w:pPr>
    </w:p>
    <w:p w14:paraId="322F350D" w14:textId="77777777" w:rsidR="00D61D72" w:rsidRDefault="00860DAE">
      <w:pPr>
        <w:pStyle w:val="Heading2"/>
        <w:ind w:left="918"/>
      </w:pPr>
      <w:bookmarkStart w:id="24" w:name="Management_of_ADRs_and_Medical_Records"/>
      <w:bookmarkEnd w:id="24"/>
      <w:r w:rsidRPr="00D15789">
        <w:t>Management</w:t>
      </w:r>
      <w:r w:rsidRPr="00D15789">
        <w:rPr>
          <w:spacing w:val="-6"/>
        </w:rPr>
        <w:t xml:space="preserve"> </w:t>
      </w:r>
      <w:r w:rsidRPr="00D15789">
        <w:t>of</w:t>
      </w:r>
      <w:r w:rsidRPr="00D15789">
        <w:rPr>
          <w:spacing w:val="-2"/>
        </w:rPr>
        <w:t xml:space="preserve"> </w:t>
      </w:r>
      <w:r w:rsidRPr="00D15789">
        <w:t>ADRs</w:t>
      </w:r>
      <w:r>
        <w:rPr>
          <w:spacing w:val="-1"/>
        </w:rPr>
        <w:t xml:space="preserve"> </w:t>
      </w:r>
      <w:r>
        <w:t>and</w:t>
      </w:r>
      <w:r>
        <w:rPr>
          <w:spacing w:val="-3"/>
        </w:rPr>
        <w:t xml:space="preserve"> </w:t>
      </w:r>
      <w:r>
        <w:t>Medical</w:t>
      </w:r>
      <w:r>
        <w:rPr>
          <w:spacing w:val="-1"/>
        </w:rPr>
        <w:t xml:space="preserve"> </w:t>
      </w:r>
      <w:r>
        <w:rPr>
          <w:spacing w:val="-2"/>
        </w:rPr>
        <w:t>Records</w:t>
      </w:r>
    </w:p>
    <w:p w14:paraId="5812F057" w14:textId="77777777" w:rsidR="00D61D72" w:rsidRDefault="00D61D72">
      <w:pPr>
        <w:sectPr w:rsidR="00D61D72">
          <w:pgSz w:w="12240" w:h="15840"/>
          <w:pgMar w:top="1240" w:right="1120" w:bottom="1460" w:left="860" w:header="0" w:footer="1211" w:gutter="0"/>
          <w:cols w:space="720"/>
        </w:sectPr>
      </w:pPr>
    </w:p>
    <w:p w14:paraId="699B116B" w14:textId="7816B767" w:rsidR="00D61D72" w:rsidRPr="00F36254" w:rsidRDefault="00860DAE" w:rsidP="00F36254">
      <w:pPr>
        <w:pStyle w:val="ListParagraph"/>
        <w:numPr>
          <w:ilvl w:val="1"/>
          <w:numId w:val="49"/>
        </w:numPr>
        <w:tabs>
          <w:tab w:val="left" w:pos="1279"/>
        </w:tabs>
        <w:spacing w:before="79"/>
        <w:ind w:left="1278" w:right="309" w:hanging="360"/>
        <w:rPr>
          <w:sz w:val="24"/>
        </w:rPr>
      </w:pPr>
      <w:r>
        <w:rPr>
          <w:sz w:val="24"/>
        </w:rPr>
        <w:t xml:space="preserve">The contractor shall track the receipt of medical </w:t>
      </w:r>
      <w:r w:rsidR="001E68E4">
        <w:rPr>
          <w:sz w:val="24"/>
        </w:rPr>
        <w:t>records,</w:t>
      </w:r>
      <w:r>
        <w:rPr>
          <w:sz w:val="24"/>
        </w:rPr>
        <w:t xml:space="preserve"> and any extensions requested.</w:t>
      </w:r>
      <w:r w:rsidR="00F36254">
        <w:rPr>
          <w:sz w:val="24"/>
        </w:rPr>
        <w:t xml:space="preserve"> </w:t>
      </w:r>
      <w:r w:rsidRPr="00F36254">
        <w:rPr>
          <w:sz w:val="24"/>
        </w:rPr>
        <w:t>The</w:t>
      </w:r>
      <w:r w:rsidRPr="00F36254">
        <w:rPr>
          <w:spacing w:val="-6"/>
          <w:sz w:val="24"/>
        </w:rPr>
        <w:t xml:space="preserve"> </w:t>
      </w:r>
      <w:r w:rsidRPr="00F36254">
        <w:rPr>
          <w:sz w:val="24"/>
        </w:rPr>
        <w:t>contractor</w:t>
      </w:r>
      <w:r w:rsidRPr="00F36254">
        <w:rPr>
          <w:spacing w:val="-6"/>
          <w:sz w:val="24"/>
        </w:rPr>
        <w:t xml:space="preserve"> </w:t>
      </w:r>
      <w:r w:rsidRPr="00F36254">
        <w:rPr>
          <w:sz w:val="24"/>
        </w:rPr>
        <w:t>shall</w:t>
      </w:r>
      <w:r w:rsidRPr="00F36254">
        <w:rPr>
          <w:spacing w:val="-4"/>
          <w:sz w:val="24"/>
        </w:rPr>
        <w:t xml:space="preserve"> </w:t>
      </w:r>
      <w:r w:rsidRPr="00F36254">
        <w:rPr>
          <w:sz w:val="24"/>
        </w:rPr>
        <w:t>provide</w:t>
      </w:r>
      <w:r w:rsidRPr="00F36254">
        <w:rPr>
          <w:spacing w:val="-6"/>
          <w:sz w:val="24"/>
        </w:rPr>
        <w:t xml:space="preserve"> </w:t>
      </w:r>
      <w:r w:rsidRPr="00F36254">
        <w:rPr>
          <w:sz w:val="24"/>
        </w:rPr>
        <w:t>notification</w:t>
      </w:r>
      <w:r w:rsidRPr="00F36254">
        <w:rPr>
          <w:spacing w:val="-5"/>
          <w:sz w:val="24"/>
        </w:rPr>
        <w:t xml:space="preserve"> </w:t>
      </w:r>
      <w:r w:rsidRPr="00F36254">
        <w:rPr>
          <w:sz w:val="24"/>
        </w:rPr>
        <w:t>to</w:t>
      </w:r>
      <w:r w:rsidRPr="00F36254">
        <w:rPr>
          <w:spacing w:val="-5"/>
          <w:sz w:val="24"/>
        </w:rPr>
        <w:t xml:space="preserve"> </w:t>
      </w:r>
      <w:r w:rsidRPr="00F36254">
        <w:rPr>
          <w:sz w:val="24"/>
        </w:rPr>
        <w:t>CMS</w:t>
      </w:r>
      <w:r w:rsidRPr="00F36254">
        <w:rPr>
          <w:spacing w:val="-4"/>
          <w:sz w:val="24"/>
        </w:rPr>
        <w:t xml:space="preserve"> </w:t>
      </w:r>
      <w:r w:rsidRPr="00F36254">
        <w:rPr>
          <w:sz w:val="24"/>
        </w:rPr>
        <w:t>if</w:t>
      </w:r>
      <w:r w:rsidRPr="00F36254">
        <w:rPr>
          <w:spacing w:val="-6"/>
          <w:sz w:val="24"/>
        </w:rPr>
        <w:t xml:space="preserve"> </w:t>
      </w:r>
      <w:r w:rsidRPr="00F36254">
        <w:rPr>
          <w:sz w:val="24"/>
        </w:rPr>
        <w:t>no</w:t>
      </w:r>
      <w:r w:rsidRPr="00F36254">
        <w:rPr>
          <w:spacing w:val="-5"/>
          <w:sz w:val="24"/>
        </w:rPr>
        <w:t xml:space="preserve"> </w:t>
      </w:r>
      <w:r w:rsidRPr="00F36254">
        <w:rPr>
          <w:sz w:val="24"/>
        </w:rPr>
        <w:t>records</w:t>
      </w:r>
      <w:r w:rsidRPr="00F36254">
        <w:rPr>
          <w:spacing w:val="-5"/>
          <w:sz w:val="24"/>
        </w:rPr>
        <w:t xml:space="preserve"> </w:t>
      </w:r>
      <w:r w:rsidRPr="00F36254">
        <w:rPr>
          <w:sz w:val="24"/>
        </w:rPr>
        <w:t>are</w:t>
      </w:r>
      <w:r w:rsidRPr="00F36254">
        <w:rPr>
          <w:spacing w:val="-6"/>
          <w:sz w:val="24"/>
        </w:rPr>
        <w:t xml:space="preserve"> </w:t>
      </w:r>
      <w:r w:rsidRPr="00F36254">
        <w:rPr>
          <w:sz w:val="24"/>
        </w:rPr>
        <w:t>received by</w:t>
      </w:r>
      <w:r w:rsidRPr="00F36254">
        <w:rPr>
          <w:spacing w:val="-10"/>
          <w:sz w:val="24"/>
        </w:rPr>
        <w:t xml:space="preserve"> </w:t>
      </w:r>
      <w:r w:rsidRPr="00F36254">
        <w:rPr>
          <w:sz w:val="24"/>
        </w:rPr>
        <w:t>the</w:t>
      </w:r>
      <w:r w:rsidRPr="00F36254">
        <w:rPr>
          <w:spacing w:val="-6"/>
          <w:sz w:val="24"/>
        </w:rPr>
        <w:t xml:space="preserve"> </w:t>
      </w:r>
      <w:r w:rsidRPr="00F36254">
        <w:rPr>
          <w:sz w:val="24"/>
        </w:rPr>
        <w:t>due</w:t>
      </w:r>
      <w:r w:rsidRPr="00F36254">
        <w:rPr>
          <w:spacing w:val="-6"/>
          <w:sz w:val="24"/>
        </w:rPr>
        <w:t xml:space="preserve"> </w:t>
      </w:r>
      <w:r w:rsidRPr="00F36254">
        <w:rPr>
          <w:sz w:val="24"/>
        </w:rPr>
        <w:t>date indicated on the ADR or by the extension date.</w:t>
      </w:r>
    </w:p>
    <w:p w14:paraId="7CF83193" w14:textId="233EF999" w:rsidR="00D61D72" w:rsidRDefault="00461577">
      <w:pPr>
        <w:pStyle w:val="ListParagraph"/>
        <w:numPr>
          <w:ilvl w:val="2"/>
          <w:numId w:val="49"/>
        </w:numPr>
        <w:tabs>
          <w:tab w:val="left" w:pos="1999"/>
        </w:tabs>
        <w:spacing w:before="0"/>
        <w:ind w:right="708" w:hanging="360"/>
        <w:rPr>
          <w:sz w:val="24"/>
        </w:rPr>
      </w:pPr>
      <w:r>
        <w:rPr>
          <w:sz w:val="24"/>
        </w:rPr>
        <w:t>I</w:t>
      </w:r>
      <w:r w:rsidR="00860DAE">
        <w:rPr>
          <w:sz w:val="24"/>
        </w:rPr>
        <w:t>f</w:t>
      </w:r>
      <w:r w:rsidR="00860DAE">
        <w:rPr>
          <w:spacing w:val="-4"/>
          <w:sz w:val="24"/>
        </w:rPr>
        <w:t xml:space="preserve"> </w:t>
      </w:r>
      <w:r w:rsidR="00860DAE">
        <w:rPr>
          <w:sz w:val="24"/>
        </w:rPr>
        <w:t>no</w:t>
      </w:r>
      <w:r w:rsidR="00860DAE">
        <w:rPr>
          <w:spacing w:val="-5"/>
          <w:sz w:val="24"/>
        </w:rPr>
        <w:t xml:space="preserve"> </w:t>
      </w:r>
      <w:r w:rsidR="00860DAE">
        <w:rPr>
          <w:sz w:val="24"/>
        </w:rPr>
        <w:t>records</w:t>
      </w:r>
      <w:r w:rsidR="00860DAE">
        <w:rPr>
          <w:spacing w:val="-5"/>
          <w:sz w:val="24"/>
        </w:rPr>
        <w:t xml:space="preserve"> </w:t>
      </w:r>
      <w:r w:rsidR="00860DAE">
        <w:rPr>
          <w:sz w:val="24"/>
        </w:rPr>
        <w:t>are</w:t>
      </w:r>
      <w:r w:rsidR="00860DAE">
        <w:rPr>
          <w:spacing w:val="-6"/>
          <w:sz w:val="24"/>
        </w:rPr>
        <w:t xml:space="preserve"> </w:t>
      </w:r>
      <w:r w:rsidR="00860DAE">
        <w:rPr>
          <w:sz w:val="24"/>
        </w:rPr>
        <w:t>received</w:t>
      </w:r>
      <w:r w:rsidR="00860DAE">
        <w:rPr>
          <w:spacing w:val="-1"/>
          <w:sz w:val="24"/>
        </w:rPr>
        <w:t xml:space="preserve"> </w:t>
      </w:r>
      <w:r w:rsidR="00860DAE">
        <w:rPr>
          <w:sz w:val="24"/>
        </w:rPr>
        <w:t>by</w:t>
      </w:r>
      <w:r w:rsidR="00860DAE">
        <w:rPr>
          <w:spacing w:val="-10"/>
          <w:sz w:val="24"/>
        </w:rPr>
        <w:t xml:space="preserve"> </w:t>
      </w:r>
      <w:r w:rsidR="00860DAE">
        <w:rPr>
          <w:sz w:val="24"/>
        </w:rPr>
        <w:t>the</w:t>
      </w:r>
      <w:r w:rsidR="00860DAE">
        <w:rPr>
          <w:spacing w:val="-6"/>
          <w:sz w:val="24"/>
        </w:rPr>
        <w:t xml:space="preserve"> </w:t>
      </w:r>
      <w:r w:rsidR="00860DAE">
        <w:rPr>
          <w:sz w:val="24"/>
        </w:rPr>
        <w:t>due</w:t>
      </w:r>
      <w:r w:rsidR="00860DAE">
        <w:rPr>
          <w:spacing w:val="-6"/>
          <w:sz w:val="24"/>
        </w:rPr>
        <w:t xml:space="preserve"> </w:t>
      </w:r>
      <w:r w:rsidR="00860DAE">
        <w:rPr>
          <w:sz w:val="24"/>
        </w:rPr>
        <w:t>date</w:t>
      </w:r>
      <w:r w:rsidR="00860DAE">
        <w:rPr>
          <w:spacing w:val="-6"/>
          <w:sz w:val="24"/>
        </w:rPr>
        <w:t xml:space="preserve"> </w:t>
      </w:r>
      <w:r w:rsidR="00860DAE">
        <w:rPr>
          <w:sz w:val="24"/>
        </w:rPr>
        <w:t>of</w:t>
      </w:r>
      <w:r w:rsidR="00860DAE">
        <w:rPr>
          <w:spacing w:val="-6"/>
          <w:sz w:val="24"/>
        </w:rPr>
        <w:t xml:space="preserve"> </w:t>
      </w:r>
      <w:r w:rsidR="00860DAE">
        <w:rPr>
          <w:sz w:val="24"/>
        </w:rPr>
        <w:t>the</w:t>
      </w:r>
      <w:r w:rsidR="00860DAE">
        <w:rPr>
          <w:spacing w:val="-6"/>
          <w:sz w:val="24"/>
        </w:rPr>
        <w:t xml:space="preserve"> </w:t>
      </w:r>
      <w:r w:rsidR="00860DAE">
        <w:rPr>
          <w:sz w:val="24"/>
        </w:rPr>
        <w:t>initial</w:t>
      </w:r>
      <w:r w:rsidR="00860DAE">
        <w:rPr>
          <w:spacing w:val="-5"/>
          <w:sz w:val="24"/>
        </w:rPr>
        <w:t xml:space="preserve"> </w:t>
      </w:r>
      <w:r w:rsidR="00860DAE">
        <w:rPr>
          <w:sz w:val="24"/>
        </w:rPr>
        <w:t>ADR,</w:t>
      </w:r>
      <w:r w:rsidR="00860DAE">
        <w:rPr>
          <w:spacing w:val="-5"/>
          <w:sz w:val="24"/>
        </w:rPr>
        <w:t xml:space="preserve"> </w:t>
      </w:r>
      <w:r w:rsidR="00860DAE">
        <w:rPr>
          <w:sz w:val="24"/>
        </w:rPr>
        <w:t>a</w:t>
      </w:r>
      <w:r w:rsidR="00860DAE">
        <w:rPr>
          <w:spacing w:val="-6"/>
          <w:sz w:val="24"/>
        </w:rPr>
        <w:t xml:space="preserve"> </w:t>
      </w:r>
      <w:r w:rsidR="00860DAE">
        <w:rPr>
          <w:sz w:val="24"/>
        </w:rPr>
        <w:t>secondary</w:t>
      </w:r>
      <w:r w:rsidR="00860DAE">
        <w:rPr>
          <w:spacing w:val="-10"/>
          <w:sz w:val="24"/>
        </w:rPr>
        <w:t xml:space="preserve"> </w:t>
      </w:r>
      <w:r w:rsidR="00860DAE">
        <w:rPr>
          <w:sz w:val="24"/>
        </w:rPr>
        <w:t>ADR shall be sent to the provider</w:t>
      </w:r>
    </w:p>
    <w:p w14:paraId="5892D055" w14:textId="77777777" w:rsidR="00D61D72" w:rsidRDefault="00860DAE">
      <w:pPr>
        <w:pStyle w:val="ListParagraph"/>
        <w:numPr>
          <w:ilvl w:val="1"/>
          <w:numId w:val="49"/>
        </w:numPr>
        <w:tabs>
          <w:tab w:val="left" w:pos="1279"/>
        </w:tabs>
        <w:spacing w:before="0"/>
        <w:ind w:left="1278" w:right="453" w:hanging="360"/>
        <w:jc w:val="both"/>
        <w:rPr>
          <w:sz w:val="24"/>
        </w:rPr>
      </w:pPr>
      <w:r>
        <w:rPr>
          <w:sz w:val="24"/>
        </w:rPr>
        <w:t>If</w:t>
      </w:r>
      <w:r>
        <w:rPr>
          <w:spacing w:val="-2"/>
          <w:sz w:val="24"/>
        </w:rPr>
        <w:t xml:space="preserve"> </w:t>
      </w:r>
      <w:r>
        <w:rPr>
          <w:sz w:val="24"/>
        </w:rPr>
        <w:t>no</w:t>
      </w:r>
      <w:r>
        <w:rPr>
          <w:spacing w:val="-3"/>
          <w:sz w:val="24"/>
        </w:rPr>
        <w:t xml:space="preserve"> </w:t>
      </w:r>
      <w:r>
        <w:rPr>
          <w:sz w:val="24"/>
        </w:rPr>
        <w:t>records</w:t>
      </w:r>
      <w:r>
        <w:rPr>
          <w:spacing w:val="-1"/>
          <w:sz w:val="24"/>
        </w:rPr>
        <w:t xml:space="preserve"> </w:t>
      </w:r>
      <w:r>
        <w:rPr>
          <w:sz w:val="24"/>
        </w:rPr>
        <w:t>are</w:t>
      </w:r>
      <w:r>
        <w:rPr>
          <w:spacing w:val="-2"/>
          <w:sz w:val="24"/>
        </w:rPr>
        <w:t xml:space="preserve"> </w:t>
      </w:r>
      <w:r>
        <w:rPr>
          <w:sz w:val="24"/>
        </w:rPr>
        <w:t>received after</w:t>
      </w:r>
      <w:r>
        <w:rPr>
          <w:spacing w:val="-4"/>
          <w:sz w:val="24"/>
        </w:rPr>
        <w:t xml:space="preserve"> </w:t>
      </w:r>
      <w:r>
        <w:rPr>
          <w:sz w:val="24"/>
        </w:rPr>
        <w:t>the</w:t>
      </w:r>
      <w:r>
        <w:rPr>
          <w:spacing w:val="-4"/>
          <w:sz w:val="24"/>
        </w:rPr>
        <w:t xml:space="preserve"> </w:t>
      </w:r>
      <w:r>
        <w:rPr>
          <w:sz w:val="24"/>
        </w:rPr>
        <w:t>second</w:t>
      </w:r>
      <w:r>
        <w:rPr>
          <w:spacing w:val="-1"/>
          <w:sz w:val="24"/>
        </w:rPr>
        <w:t xml:space="preserve"> </w:t>
      </w:r>
      <w:r>
        <w:rPr>
          <w:sz w:val="24"/>
        </w:rPr>
        <w:t>ADR</w:t>
      </w:r>
      <w:r>
        <w:rPr>
          <w:spacing w:val="-3"/>
          <w:sz w:val="24"/>
        </w:rPr>
        <w:t xml:space="preserve"> </w:t>
      </w:r>
      <w:r>
        <w:rPr>
          <w:sz w:val="24"/>
        </w:rPr>
        <w:t>or after</w:t>
      </w:r>
      <w:r>
        <w:rPr>
          <w:spacing w:val="-4"/>
          <w:sz w:val="24"/>
        </w:rPr>
        <w:t xml:space="preserve"> </w:t>
      </w:r>
      <w:r>
        <w:rPr>
          <w:sz w:val="24"/>
        </w:rPr>
        <w:t>the</w:t>
      </w:r>
      <w:r>
        <w:rPr>
          <w:spacing w:val="-4"/>
          <w:sz w:val="24"/>
        </w:rPr>
        <w:t xml:space="preserve"> </w:t>
      </w:r>
      <w:r>
        <w:rPr>
          <w:sz w:val="24"/>
        </w:rPr>
        <w:t>due</w:t>
      </w:r>
      <w:r>
        <w:rPr>
          <w:spacing w:val="-4"/>
          <w:sz w:val="24"/>
        </w:rPr>
        <w:t xml:space="preserve"> </w:t>
      </w:r>
      <w:r>
        <w:rPr>
          <w:sz w:val="24"/>
        </w:rPr>
        <w:t>date</w:t>
      </w:r>
      <w:r>
        <w:rPr>
          <w:spacing w:val="-4"/>
          <w:sz w:val="24"/>
        </w:rPr>
        <w:t xml:space="preserve"> </w:t>
      </w:r>
      <w:r>
        <w:rPr>
          <w:sz w:val="24"/>
        </w:rPr>
        <w:t>of</w:t>
      </w:r>
      <w:r>
        <w:rPr>
          <w:spacing w:val="-4"/>
          <w:sz w:val="24"/>
        </w:rPr>
        <w:t xml:space="preserve"> </w:t>
      </w:r>
      <w:r>
        <w:rPr>
          <w:sz w:val="24"/>
        </w:rPr>
        <w:t>an</w:t>
      </w:r>
      <w:r>
        <w:rPr>
          <w:spacing w:val="-1"/>
          <w:sz w:val="24"/>
        </w:rPr>
        <w:t xml:space="preserve"> </w:t>
      </w:r>
      <w:r>
        <w:rPr>
          <w:sz w:val="24"/>
        </w:rPr>
        <w:t>extension,</w:t>
      </w:r>
      <w:r>
        <w:rPr>
          <w:spacing w:val="-3"/>
          <w:sz w:val="24"/>
        </w:rPr>
        <w:t xml:space="preserve"> </w:t>
      </w:r>
      <w:r>
        <w:rPr>
          <w:sz w:val="24"/>
        </w:rPr>
        <w:t>the contractor</w:t>
      </w:r>
      <w:r>
        <w:rPr>
          <w:spacing w:val="-1"/>
          <w:sz w:val="24"/>
        </w:rPr>
        <w:t xml:space="preserve"> </w:t>
      </w:r>
      <w:r>
        <w:rPr>
          <w:sz w:val="24"/>
        </w:rPr>
        <w:t>shall deny</w:t>
      </w:r>
      <w:r>
        <w:rPr>
          <w:spacing w:val="-5"/>
          <w:sz w:val="24"/>
        </w:rPr>
        <w:t xml:space="preserve"> </w:t>
      </w:r>
      <w:r>
        <w:rPr>
          <w:sz w:val="24"/>
        </w:rPr>
        <w:t>those</w:t>
      </w:r>
      <w:r>
        <w:rPr>
          <w:spacing w:val="-1"/>
          <w:sz w:val="24"/>
        </w:rPr>
        <w:t xml:space="preserve"> </w:t>
      </w:r>
      <w:r>
        <w:rPr>
          <w:sz w:val="24"/>
        </w:rPr>
        <w:t>claims for</w:t>
      </w:r>
      <w:r>
        <w:rPr>
          <w:spacing w:val="-1"/>
          <w:sz w:val="24"/>
        </w:rPr>
        <w:t xml:space="preserve"> </w:t>
      </w:r>
      <w:r>
        <w:rPr>
          <w:sz w:val="24"/>
        </w:rPr>
        <w:t>no receipt of</w:t>
      </w:r>
      <w:r>
        <w:rPr>
          <w:spacing w:val="-1"/>
          <w:sz w:val="24"/>
        </w:rPr>
        <w:t xml:space="preserve"> </w:t>
      </w:r>
      <w:r>
        <w:rPr>
          <w:sz w:val="24"/>
        </w:rPr>
        <w:t>records, unless otherwise</w:t>
      </w:r>
      <w:r>
        <w:rPr>
          <w:spacing w:val="-1"/>
          <w:sz w:val="24"/>
        </w:rPr>
        <w:t xml:space="preserve"> </w:t>
      </w:r>
      <w:r>
        <w:rPr>
          <w:sz w:val="24"/>
        </w:rPr>
        <w:t xml:space="preserve">directed by </w:t>
      </w:r>
      <w:r>
        <w:rPr>
          <w:spacing w:val="-4"/>
          <w:sz w:val="24"/>
        </w:rPr>
        <w:t>CMS.</w:t>
      </w:r>
    </w:p>
    <w:p w14:paraId="134F3781" w14:textId="77777777" w:rsidR="00D61D72" w:rsidRDefault="00D61D72">
      <w:pPr>
        <w:pStyle w:val="BodyText"/>
        <w:spacing w:before="9"/>
        <w:rPr>
          <w:sz w:val="23"/>
        </w:rPr>
      </w:pPr>
    </w:p>
    <w:p w14:paraId="6111158B" w14:textId="77777777" w:rsidR="00D61D72" w:rsidRDefault="00860DAE">
      <w:pPr>
        <w:pStyle w:val="Heading2"/>
        <w:ind w:left="918"/>
      </w:pPr>
      <w:bookmarkStart w:id="25" w:name="Medical_Record_Review"/>
      <w:bookmarkEnd w:id="25"/>
      <w:r>
        <w:t>Medical</w:t>
      </w:r>
      <w:r>
        <w:rPr>
          <w:spacing w:val="-7"/>
        </w:rPr>
        <w:t xml:space="preserve"> </w:t>
      </w:r>
      <w:r>
        <w:t>Record</w:t>
      </w:r>
      <w:r>
        <w:rPr>
          <w:spacing w:val="-2"/>
        </w:rPr>
        <w:t xml:space="preserve"> Review</w:t>
      </w:r>
    </w:p>
    <w:p w14:paraId="677472D9" w14:textId="4FF1D2BD" w:rsidR="00D61D72" w:rsidRDefault="00860DAE">
      <w:pPr>
        <w:pStyle w:val="BodyText"/>
        <w:ind w:left="918" w:right="377"/>
      </w:pPr>
      <w:r>
        <w:t>The</w:t>
      </w:r>
      <w:r>
        <w:rPr>
          <w:spacing w:val="-7"/>
        </w:rPr>
        <w:t xml:space="preserve"> </w:t>
      </w:r>
      <w:r>
        <w:t>contractor</w:t>
      </w:r>
      <w:r>
        <w:rPr>
          <w:spacing w:val="-7"/>
        </w:rPr>
        <w:t xml:space="preserve"> </w:t>
      </w:r>
      <w:r>
        <w:t>in</w:t>
      </w:r>
      <w:r>
        <w:rPr>
          <w:spacing w:val="-6"/>
        </w:rPr>
        <w:t xml:space="preserve"> </w:t>
      </w:r>
      <w:r>
        <w:t>support</w:t>
      </w:r>
      <w:r>
        <w:rPr>
          <w:spacing w:val="-3"/>
        </w:rPr>
        <w:t xml:space="preserve"> </w:t>
      </w:r>
      <w:r>
        <w:t>of</w:t>
      </w:r>
      <w:r>
        <w:rPr>
          <w:spacing w:val="-7"/>
        </w:rPr>
        <w:t xml:space="preserve"> </w:t>
      </w:r>
      <w:r>
        <w:t>CPI</w:t>
      </w:r>
      <w:r>
        <w:rPr>
          <w:spacing w:val="-13"/>
        </w:rPr>
        <w:t xml:space="preserve"> </w:t>
      </w:r>
      <w:r>
        <w:t>program</w:t>
      </w:r>
      <w:r>
        <w:rPr>
          <w:spacing w:val="-5"/>
        </w:rPr>
        <w:t xml:space="preserve"> </w:t>
      </w:r>
      <w:r>
        <w:t>integrity</w:t>
      </w:r>
      <w:r>
        <w:rPr>
          <w:spacing w:val="-8"/>
        </w:rPr>
        <w:t xml:space="preserve"> </w:t>
      </w:r>
      <w:r>
        <w:t>(PI)</w:t>
      </w:r>
      <w:r>
        <w:rPr>
          <w:spacing w:val="-7"/>
        </w:rPr>
        <w:t xml:space="preserve"> </w:t>
      </w:r>
      <w:r>
        <w:t>work</w:t>
      </w:r>
      <w:r>
        <w:rPr>
          <w:spacing w:val="-6"/>
        </w:rPr>
        <w:t xml:space="preserve"> </w:t>
      </w:r>
      <w:r>
        <w:t>through</w:t>
      </w:r>
      <w:r>
        <w:rPr>
          <w:spacing w:val="-6"/>
        </w:rPr>
        <w:t xml:space="preserve"> </w:t>
      </w:r>
      <w:r>
        <w:t>review</w:t>
      </w:r>
      <w:r>
        <w:rPr>
          <w:spacing w:val="-6"/>
        </w:rPr>
        <w:t xml:space="preserve"> </w:t>
      </w:r>
      <w:r>
        <w:t>of</w:t>
      </w:r>
      <w:r>
        <w:rPr>
          <w:spacing w:val="-7"/>
        </w:rPr>
        <w:t xml:space="preserve"> </w:t>
      </w:r>
      <w:r>
        <w:t>assigned medical records shall focus, among other things, on the following:</w:t>
      </w:r>
    </w:p>
    <w:p w14:paraId="7966EA9C" w14:textId="77777777" w:rsidR="00D61D72" w:rsidRDefault="00D61D72">
      <w:pPr>
        <w:pStyle w:val="BodyText"/>
      </w:pPr>
    </w:p>
    <w:p w14:paraId="7C436591" w14:textId="6AB01032" w:rsidR="00D61D72" w:rsidRDefault="00860DAE">
      <w:pPr>
        <w:pStyle w:val="ListParagraph"/>
        <w:numPr>
          <w:ilvl w:val="0"/>
          <w:numId w:val="46"/>
        </w:numPr>
        <w:tabs>
          <w:tab w:val="left" w:pos="1758"/>
          <w:tab w:val="left" w:pos="1759"/>
        </w:tabs>
        <w:spacing w:before="0"/>
        <w:ind w:right="846"/>
        <w:rPr>
          <w:sz w:val="24"/>
        </w:rPr>
      </w:pPr>
      <w:r>
        <w:rPr>
          <w:sz w:val="24"/>
        </w:rPr>
        <w:t>Possible falsification or other evidence of alterations of medical record documentation</w:t>
      </w:r>
      <w:r>
        <w:rPr>
          <w:spacing w:val="-10"/>
          <w:sz w:val="24"/>
        </w:rPr>
        <w:t xml:space="preserve"> </w:t>
      </w:r>
      <w:r>
        <w:rPr>
          <w:sz w:val="24"/>
        </w:rPr>
        <w:t>including,</w:t>
      </w:r>
      <w:r>
        <w:rPr>
          <w:spacing w:val="-8"/>
          <w:sz w:val="24"/>
        </w:rPr>
        <w:t xml:space="preserve"> </w:t>
      </w:r>
      <w:r>
        <w:rPr>
          <w:sz w:val="24"/>
        </w:rPr>
        <w:t>but</w:t>
      </w:r>
      <w:r>
        <w:rPr>
          <w:spacing w:val="-10"/>
          <w:sz w:val="24"/>
        </w:rPr>
        <w:t xml:space="preserve"> </w:t>
      </w:r>
      <w:r>
        <w:rPr>
          <w:sz w:val="24"/>
        </w:rPr>
        <w:t>not</w:t>
      </w:r>
      <w:r>
        <w:rPr>
          <w:spacing w:val="-10"/>
          <w:sz w:val="24"/>
        </w:rPr>
        <w:t xml:space="preserve"> </w:t>
      </w:r>
      <w:r>
        <w:rPr>
          <w:sz w:val="24"/>
        </w:rPr>
        <w:t>limited</w:t>
      </w:r>
      <w:r>
        <w:rPr>
          <w:spacing w:val="-10"/>
          <w:sz w:val="24"/>
        </w:rPr>
        <w:t xml:space="preserve"> </w:t>
      </w:r>
      <w:r w:rsidR="001E68E4">
        <w:rPr>
          <w:sz w:val="24"/>
        </w:rPr>
        <w:t>to</w:t>
      </w:r>
      <w:r>
        <w:rPr>
          <w:spacing w:val="-10"/>
          <w:sz w:val="24"/>
        </w:rPr>
        <w:t xml:space="preserve"> </w:t>
      </w:r>
      <w:r>
        <w:rPr>
          <w:sz w:val="24"/>
        </w:rPr>
        <w:t>obliterated</w:t>
      </w:r>
      <w:r>
        <w:rPr>
          <w:spacing w:val="-10"/>
          <w:sz w:val="24"/>
        </w:rPr>
        <w:t xml:space="preserve"> </w:t>
      </w:r>
      <w:r>
        <w:rPr>
          <w:sz w:val="24"/>
        </w:rPr>
        <w:t>sections;</w:t>
      </w:r>
      <w:r>
        <w:rPr>
          <w:spacing w:val="-10"/>
          <w:sz w:val="24"/>
        </w:rPr>
        <w:t xml:space="preserve"> </w:t>
      </w:r>
      <w:r>
        <w:rPr>
          <w:sz w:val="24"/>
        </w:rPr>
        <w:t>missing</w:t>
      </w:r>
      <w:r>
        <w:rPr>
          <w:spacing w:val="-12"/>
          <w:sz w:val="24"/>
        </w:rPr>
        <w:t xml:space="preserve"> </w:t>
      </w:r>
      <w:r>
        <w:rPr>
          <w:sz w:val="24"/>
        </w:rPr>
        <w:t xml:space="preserve">pages, inserted pages, white out; and excessive late </w:t>
      </w:r>
      <w:proofErr w:type="gramStart"/>
      <w:r>
        <w:rPr>
          <w:sz w:val="24"/>
        </w:rPr>
        <w:t>entries;</w:t>
      </w:r>
      <w:proofErr w:type="gramEnd"/>
    </w:p>
    <w:p w14:paraId="409C7877" w14:textId="77777777" w:rsidR="00D61D72" w:rsidRDefault="00860DAE">
      <w:pPr>
        <w:pStyle w:val="ListParagraph"/>
        <w:numPr>
          <w:ilvl w:val="0"/>
          <w:numId w:val="46"/>
        </w:numPr>
        <w:tabs>
          <w:tab w:val="left" w:pos="1758"/>
          <w:tab w:val="left" w:pos="1759"/>
        </w:tabs>
        <w:spacing w:before="1"/>
        <w:ind w:right="503"/>
        <w:rPr>
          <w:sz w:val="24"/>
        </w:rPr>
      </w:pPr>
      <w:r>
        <w:rPr>
          <w:sz w:val="24"/>
        </w:rPr>
        <w:t>Evidence</w:t>
      </w:r>
      <w:r>
        <w:rPr>
          <w:spacing w:val="-9"/>
          <w:sz w:val="24"/>
        </w:rPr>
        <w:t xml:space="preserve"> </w:t>
      </w:r>
      <w:r>
        <w:rPr>
          <w:sz w:val="24"/>
        </w:rPr>
        <w:t>that</w:t>
      </w:r>
      <w:r>
        <w:rPr>
          <w:spacing w:val="-5"/>
          <w:sz w:val="24"/>
        </w:rPr>
        <w:t xml:space="preserve"> </w:t>
      </w:r>
      <w:r>
        <w:rPr>
          <w:sz w:val="24"/>
        </w:rPr>
        <w:t>the</w:t>
      </w:r>
      <w:r>
        <w:rPr>
          <w:spacing w:val="-9"/>
          <w:sz w:val="24"/>
        </w:rPr>
        <w:t xml:space="preserve"> </w:t>
      </w:r>
      <w:r>
        <w:rPr>
          <w:sz w:val="24"/>
        </w:rPr>
        <w:t>service</w:t>
      </w:r>
      <w:r>
        <w:rPr>
          <w:spacing w:val="-4"/>
          <w:sz w:val="24"/>
        </w:rPr>
        <w:t xml:space="preserve"> </w:t>
      </w:r>
      <w:r>
        <w:rPr>
          <w:sz w:val="24"/>
        </w:rPr>
        <w:t>billed</w:t>
      </w:r>
      <w:r>
        <w:rPr>
          <w:spacing w:val="-6"/>
          <w:sz w:val="24"/>
        </w:rPr>
        <w:t xml:space="preserve"> </w:t>
      </w:r>
      <w:r>
        <w:rPr>
          <w:sz w:val="24"/>
        </w:rPr>
        <w:t>for</w:t>
      </w:r>
      <w:r>
        <w:rPr>
          <w:spacing w:val="-9"/>
          <w:sz w:val="24"/>
        </w:rPr>
        <w:t xml:space="preserve"> </w:t>
      </w:r>
      <w:r>
        <w:rPr>
          <w:sz w:val="24"/>
        </w:rPr>
        <w:t>was</w:t>
      </w:r>
      <w:r>
        <w:rPr>
          <w:spacing w:val="-6"/>
          <w:sz w:val="24"/>
        </w:rPr>
        <w:t xml:space="preserve"> </w:t>
      </w:r>
      <w:proofErr w:type="gramStart"/>
      <w:r>
        <w:rPr>
          <w:sz w:val="24"/>
        </w:rPr>
        <w:t>actually</w:t>
      </w:r>
      <w:r>
        <w:rPr>
          <w:spacing w:val="-11"/>
          <w:sz w:val="24"/>
        </w:rPr>
        <w:t xml:space="preserve"> </w:t>
      </w:r>
      <w:r>
        <w:rPr>
          <w:sz w:val="24"/>
        </w:rPr>
        <w:t>provided</w:t>
      </w:r>
      <w:proofErr w:type="gramEnd"/>
      <w:r>
        <w:rPr>
          <w:spacing w:val="-6"/>
          <w:sz w:val="24"/>
        </w:rPr>
        <w:t xml:space="preserve"> </w:t>
      </w:r>
      <w:r>
        <w:rPr>
          <w:sz w:val="24"/>
        </w:rPr>
        <w:t>and/or</w:t>
      </w:r>
      <w:r>
        <w:rPr>
          <w:spacing w:val="-9"/>
          <w:sz w:val="24"/>
        </w:rPr>
        <w:t xml:space="preserve"> </w:t>
      </w:r>
      <w:r>
        <w:rPr>
          <w:sz w:val="24"/>
        </w:rPr>
        <w:t>provided</w:t>
      </w:r>
      <w:r>
        <w:rPr>
          <w:spacing w:val="-3"/>
          <w:sz w:val="24"/>
        </w:rPr>
        <w:t xml:space="preserve"> </w:t>
      </w:r>
      <w:r>
        <w:rPr>
          <w:sz w:val="24"/>
        </w:rPr>
        <w:t>as</w:t>
      </w:r>
      <w:r>
        <w:rPr>
          <w:spacing w:val="-6"/>
          <w:sz w:val="24"/>
        </w:rPr>
        <w:t xml:space="preserve"> </w:t>
      </w:r>
      <w:r>
        <w:rPr>
          <w:sz w:val="24"/>
        </w:rPr>
        <w:t xml:space="preserve">billed; </w:t>
      </w:r>
      <w:r>
        <w:rPr>
          <w:spacing w:val="-4"/>
          <w:sz w:val="24"/>
        </w:rPr>
        <w:t>or,</w:t>
      </w:r>
    </w:p>
    <w:p w14:paraId="4DC652C2" w14:textId="77777777" w:rsidR="00D61D72" w:rsidRPr="00C938F6" w:rsidRDefault="00860DAE">
      <w:pPr>
        <w:pStyle w:val="ListParagraph"/>
        <w:numPr>
          <w:ilvl w:val="0"/>
          <w:numId w:val="46"/>
        </w:numPr>
        <w:tabs>
          <w:tab w:val="left" w:pos="1758"/>
          <w:tab w:val="left" w:pos="1759"/>
        </w:tabs>
        <w:spacing w:before="0" w:line="286" w:lineRule="exact"/>
        <w:ind w:hanging="361"/>
        <w:rPr>
          <w:sz w:val="24"/>
        </w:rPr>
      </w:pPr>
      <w:r>
        <w:rPr>
          <w:sz w:val="24"/>
        </w:rPr>
        <w:t>Patterns</w:t>
      </w:r>
      <w:r>
        <w:rPr>
          <w:spacing w:val="-9"/>
          <w:sz w:val="24"/>
        </w:rPr>
        <w:t xml:space="preserve"> </w:t>
      </w:r>
      <w:r>
        <w:rPr>
          <w:sz w:val="24"/>
        </w:rPr>
        <w:t>and</w:t>
      </w:r>
      <w:r>
        <w:rPr>
          <w:spacing w:val="-3"/>
          <w:sz w:val="24"/>
        </w:rPr>
        <w:t xml:space="preserve"> </w:t>
      </w:r>
      <w:r>
        <w:rPr>
          <w:sz w:val="24"/>
        </w:rPr>
        <w:t>trends</w:t>
      </w:r>
      <w:r>
        <w:rPr>
          <w:spacing w:val="-2"/>
          <w:sz w:val="24"/>
        </w:rPr>
        <w:t xml:space="preserve"> </w:t>
      </w:r>
      <w:r>
        <w:rPr>
          <w:sz w:val="24"/>
        </w:rPr>
        <w:t>that</w:t>
      </w:r>
      <w:r>
        <w:rPr>
          <w:spacing w:val="1"/>
          <w:sz w:val="24"/>
        </w:rPr>
        <w:t xml:space="preserve"> </w:t>
      </w:r>
      <w:r>
        <w:rPr>
          <w:sz w:val="24"/>
        </w:rPr>
        <w:t>may</w:t>
      </w:r>
      <w:r>
        <w:rPr>
          <w:spacing w:val="-10"/>
          <w:sz w:val="24"/>
        </w:rPr>
        <w:t xml:space="preserve"> </w:t>
      </w:r>
      <w:r>
        <w:rPr>
          <w:sz w:val="24"/>
        </w:rPr>
        <w:t>indicate</w:t>
      </w:r>
      <w:r>
        <w:rPr>
          <w:spacing w:val="-6"/>
          <w:sz w:val="24"/>
        </w:rPr>
        <w:t xml:space="preserve"> </w:t>
      </w:r>
      <w:r>
        <w:rPr>
          <w:sz w:val="24"/>
        </w:rPr>
        <w:t>potential</w:t>
      </w:r>
      <w:r>
        <w:rPr>
          <w:spacing w:val="-1"/>
          <w:sz w:val="24"/>
        </w:rPr>
        <w:t xml:space="preserve"> </w:t>
      </w:r>
      <w:r>
        <w:rPr>
          <w:sz w:val="24"/>
        </w:rPr>
        <w:t>fraud,</w:t>
      </w:r>
      <w:r>
        <w:rPr>
          <w:spacing w:val="-2"/>
          <w:sz w:val="24"/>
        </w:rPr>
        <w:t xml:space="preserve"> </w:t>
      </w:r>
      <w:r>
        <w:rPr>
          <w:sz w:val="24"/>
        </w:rPr>
        <w:t>waste,</w:t>
      </w:r>
      <w:r>
        <w:rPr>
          <w:spacing w:val="-3"/>
          <w:sz w:val="24"/>
        </w:rPr>
        <w:t xml:space="preserve"> </w:t>
      </w:r>
      <w:r>
        <w:rPr>
          <w:sz w:val="24"/>
        </w:rPr>
        <w:t>and</w:t>
      </w:r>
      <w:r>
        <w:rPr>
          <w:spacing w:val="-2"/>
          <w:sz w:val="24"/>
        </w:rPr>
        <w:t xml:space="preserve"> abuse.</w:t>
      </w:r>
    </w:p>
    <w:p w14:paraId="4C61BB09" w14:textId="7F6A466C" w:rsidR="00D61D72" w:rsidRDefault="00860DAE">
      <w:pPr>
        <w:pStyle w:val="ListParagraph"/>
        <w:numPr>
          <w:ilvl w:val="0"/>
          <w:numId w:val="46"/>
        </w:numPr>
        <w:tabs>
          <w:tab w:val="left" w:pos="1758"/>
          <w:tab w:val="left" w:pos="1759"/>
        </w:tabs>
        <w:spacing w:before="4"/>
        <w:ind w:right="325"/>
        <w:rPr>
          <w:sz w:val="24"/>
        </w:rPr>
      </w:pPr>
      <w:r>
        <w:rPr>
          <w:sz w:val="24"/>
        </w:rPr>
        <w:t>At</w:t>
      </w:r>
      <w:r>
        <w:rPr>
          <w:spacing w:val="-5"/>
          <w:sz w:val="24"/>
        </w:rPr>
        <w:t xml:space="preserve"> </w:t>
      </w:r>
      <w:r>
        <w:rPr>
          <w:sz w:val="24"/>
        </w:rPr>
        <w:t>the</w:t>
      </w:r>
      <w:r>
        <w:rPr>
          <w:spacing w:val="-9"/>
          <w:sz w:val="24"/>
        </w:rPr>
        <w:t xml:space="preserve"> </w:t>
      </w:r>
      <w:r>
        <w:rPr>
          <w:sz w:val="24"/>
        </w:rPr>
        <w:t>discretion</w:t>
      </w:r>
      <w:r>
        <w:rPr>
          <w:spacing w:val="-6"/>
          <w:sz w:val="24"/>
        </w:rPr>
        <w:t xml:space="preserve"> </w:t>
      </w:r>
      <w:r>
        <w:rPr>
          <w:sz w:val="24"/>
        </w:rPr>
        <w:t>of</w:t>
      </w:r>
      <w:r>
        <w:rPr>
          <w:spacing w:val="-9"/>
          <w:sz w:val="24"/>
        </w:rPr>
        <w:t xml:space="preserve"> </w:t>
      </w:r>
      <w:r>
        <w:rPr>
          <w:sz w:val="24"/>
        </w:rPr>
        <w:t>CMS,</w:t>
      </w:r>
      <w:r>
        <w:rPr>
          <w:spacing w:val="-6"/>
          <w:sz w:val="24"/>
        </w:rPr>
        <w:t xml:space="preserve"> </w:t>
      </w:r>
      <w:r>
        <w:rPr>
          <w:sz w:val="24"/>
        </w:rPr>
        <w:t>the</w:t>
      </w:r>
      <w:r>
        <w:rPr>
          <w:spacing w:val="-9"/>
          <w:sz w:val="24"/>
        </w:rPr>
        <w:t xml:space="preserve"> </w:t>
      </w:r>
      <w:r>
        <w:rPr>
          <w:sz w:val="24"/>
        </w:rPr>
        <w:t>Contractor</w:t>
      </w:r>
      <w:r>
        <w:rPr>
          <w:spacing w:val="-9"/>
          <w:sz w:val="24"/>
        </w:rPr>
        <w:t xml:space="preserve"> </w:t>
      </w:r>
      <w:r>
        <w:rPr>
          <w:sz w:val="24"/>
        </w:rPr>
        <w:t>shall</w:t>
      </w:r>
      <w:r>
        <w:rPr>
          <w:spacing w:val="-5"/>
          <w:sz w:val="24"/>
        </w:rPr>
        <w:t xml:space="preserve"> </w:t>
      </w:r>
      <w:r>
        <w:rPr>
          <w:sz w:val="24"/>
        </w:rPr>
        <w:t>conduct</w:t>
      </w:r>
      <w:r>
        <w:rPr>
          <w:spacing w:val="-5"/>
          <w:sz w:val="24"/>
        </w:rPr>
        <w:t xml:space="preserve"> </w:t>
      </w:r>
      <w:r>
        <w:rPr>
          <w:sz w:val="24"/>
        </w:rPr>
        <w:t>‘Discussion</w:t>
      </w:r>
      <w:r>
        <w:rPr>
          <w:spacing w:val="-6"/>
          <w:sz w:val="24"/>
        </w:rPr>
        <w:t xml:space="preserve"> </w:t>
      </w:r>
      <w:r>
        <w:rPr>
          <w:sz w:val="24"/>
        </w:rPr>
        <w:t>and</w:t>
      </w:r>
      <w:r>
        <w:rPr>
          <w:spacing w:val="-6"/>
          <w:sz w:val="24"/>
        </w:rPr>
        <w:t xml:space="preserve"> </w:t>
      </w:r>
      <w:r>
        <w:rPr>
          <w:sz w:val="24"/>
        </w:rPr>
        <w:t>Education’</w:t>
      </w:r>
      <w:r>
        <w:rPr>
          <w:spacing w:val="-9"/>
          <w:sz w:val="24"/>
        </w:rPr>
        <w:t xml:space="preserve"> </w:t>
      </w:r>
      <w:r>
        <w:rPr>
          <w:sz w:val="24"/>
        </w:rPr>
        <w:t xml:space="preserve">to the provider/supplier as part of </w:t>
      </w:r>
      <w:r w:rsidR="001E68E4">
        <w:rPr>
          <w:sz w:val="24"/>
        </w:rPr>
        <w:t xml:space="preserve">the </w:t>
      </w:r>
      <w:r>
        <w:rPr>
          <w:sz w:val="24"/>
        </w:rPr>
        <w:t>medical record review.</w:t>
      </w:r>
    </w:p>
    <w:p w14:paraId="5C512AF3" w14:textId="77777777" w:rsidR="00D61D72" w:rsidRDefault="00D61D72">
      <w:pPr>
        <w:pStyle w:val="BodyText"/>
        <w:spacing w:before="8"/>
      </w:pPr>
    </w:p>
    <w:p w14:paraId="30E98E96" w14:textId="77777777" w:rsidR="00D61D72" w:rsidRDefault="00860DAE">
      <w:pPr>
        <w:pStyle w:val="ListParagraph"/>
        <w:numPr>
          <w:ilvl w:val="0"/>
          <w:numId w:val="45"/>
        </w:numPr>
        <w:tabs>
          <w:tab w:val="left" w:pos="1639"/>
        </w:tabs>
        <w:spacing w:before="0"/>
        <w:ind w:right="464"/>
        <w:rPr>
          <w:i/>
          <w:sz w:val="24"/>
        </w:rPr>
      </w:pPr>
      <w:r>
        <w:rPr>
          <w:i/>
          <w:sz w:val="24"/>
        </w:rPr>
        <w:t>For Task 2 the Contractor shall make medical record review decisions on all requested</w:t>
      </w:r>
      <w:r>
        <w:rPr>
          <w:i/>
          <w:spacing w:val="-6"/>
          <w:sz w:val="24"/>
        </w:rPr>
        <w:t xml:space="preserve"> </w:t>
      </w:r>
      <w:r>
        <w:rPr>
          <w:i/>
          <w:sz w:val="24"/>
        </w:rPr>
        <w:t>claims</w:t>
      </w:r>
      <w:r>
        <w:rPr>
          <w:i/>
          <w:spacing w:val="-6"/>
          <w:sz w:val="24"/>
        </w:rPr>
        <w:t xml:space="preserve"> </w:t>
      </w:r>
      <w:r>
        <w:rPr>
          <w:i/>
          <w:sz w:val="24"/>
        </w:rPr>
        <w:t>within</w:t>
      </w:r>
      <w:r>
        <w:rPr>
          <w:i/>
          <w:spacing w:val="-6"/>
          <w:sz w:val="24"/>
        </w:rPr>
        <w:t xml:space="preserve"> </w:t>
      </w:r>
      <w:r>
        <w:rPr>
          <w:i/>
          <w:sz w:val="24"/>
        </w:rPr>
        <w:t>60</w:t>
      </w:r>
      <w:r>
        <w:rPr>
          <w:i/>
          <w:spacing w:val="-6"/>
          <w:sz w:val="24"/>
        </w:rPr>
        <w:t xml:space="preserve"> </w:t>
      </w:r>
      <w:r>
        <w:rPr>
          <w:i/>
          <w:sz w:val="24"/>
        </w:rPr>
        <w:t>days,</w:t>
      </w:r>
      <w:r>
        <w:rPr>
          <w:i/>
          <w:spacing w:val="-6"/>
          <w:sz w:val="24"/>
        </w:rPr>
        <w:t xml:space="preserve"> </w:t>
      </w:r>
      <w:r>
        <w:rPr>
          <w:i/>
          <w:sz w:val="24"/>
        </w:rPr>
        <w:t>and</w:t>
      </w:r>
      <w:r>
        <w:rPr>
          <w:i/>
          <w:spacing w:val="-6"/>
          <w:sz w:val="24"/>
        </w:rPr>
        <w:t xml:space="preserve"> </w:t>
      </w:r>
      <w:r>
        <w:rPr>
          <w:i/>
          <w:sz w:val="24"/>
        </w:rPr>
        <w:t>notify</w:t>
      </w:r>
      <w:r>
        <w:rPr>
          <w:i/>
          <w:spacing w:val="-9"/>
          <w:sz w:val="24"/>
        </w:rPr>
        <w:t xml:space="preserve"> </w:t>
      </w:r>
      <w:r>
        <w:rPr>
          <w:i/>
          <w:sz w:val="24"/>
        </w:rPr>
        <w:t>CMS,</w:t>
      </w:r>
      <w:r>
        <w:rPr>
          <w:i/>
          <w:spacing w:val="-6"/>
          <w:sz w:val="24"/>
        </w:rPr>
        <w:t xml:space="preserve"> </w:t>
      </w:r>
      <w:r>
        <w:rPr>
          <w:i/>
          <w:sz w:val="24"/>
        </w:rPr>
        <w:t>in</w:t>
      </w:r>
      <w:r>
        <w:rPr>
          <w:i/>
          <w:spacing w:val="-6"/>
          <w:sz w:val="24"/>
        </w:rPr>
        <w:t xml:space="preserve"> </w:t>
      </w:r>
      <w:r>
        <w:rPr>
          <w:i/>
          <w:sz w:val="24"/>
        </w:rPr>
        <w:t>writing,</w:t>
      </w:r>
      <w:r>
        <w:rPr>
          <w:i/>
          <w:spacing w:val="-11"/>
          <w:sz w:val="24"/>
        </w:rPr>
        <w:t xml:space="preserve"> </w:t>
      </w:r>
      <w:r>
        <w:rPr>
          <w:i/>
          <w:sz w:val="24"/>
        </w:rPr>
        <w:t>within</w:t>
      </w:r>
      <w:r>
        <w:rPr>
          <w:i/>
          <w:spacing w:val="-6"/>
          <w:sz w:val="24"/>
        </w:rPr>
        <w:t xml:space="preserve"> </w:t>
      </w:r>
      <w:r>
        <w:rPr>
          <w:i/>
          <w:sz w:val="24"/>
        </w:rPr>
        <w:t>75</w:t>
      </w:r>
      <w:r>
        <w:rPr>
          <w:i/>
          <w:spacing w:val="-6"/>
          <w:sz w:val="24"/>
        </w:rPr>
        <w:t xml:space="preserve"> </w:t>
      </w:r>
      <w:r>
        <w:rPr>
          <w:i/>
          <w:sz w:val="24"/>
        </w:rPr>
        <w:t>calendar</w:t>
      </w:r>
      <w:r>
        <w:rPr>
          <w:i/>
          <w:spacing w:val="-6"/>
          <w:sz w:val="24"/>
        </w:rPr>
        <w:t xml:space="preserve"> </w:t>
      </w:r>
      <w:r>
        <w:rPr>
          <w:i/>
          <w:sz w:val="24"/>
        </w:rPr>
        <w:t>days of receiving all requested documentation.</w:t>
      </w:r>
    </w:p>
    <w:p w14:paraId="0B0FCFF6" w14:textId="77777777" w:rsidR="00D61D72" w:rsidRDefault="00D61D72">
      <w:pPr>
        <w:pStyle w:val="BodyText"/>
        <w:spacing w:before="1"/>
        <w:rPr>
          <w:i/>
          <w:sz w:val="25"/>
        </w:rPr>
      </w:pPr>
    </w:p>
    <w:p w14:paraId="78A9BE12" w14:textId="77777777" w:rsidR="00D61D72" w:rsidRDefault="00860DAE">
      <w:pPr>
        <w:pStyle w:val="Heading2"/>
        <w:ind w:left="918"/>
      </w:pPr>
      <w:bookmarkStart w:id="26" w:name="Quality_of_care_concerns"/>
      <w:bookmarkEnd w:id="26"/>
      <w:r>
        <w:t>Quality</w:t>
      </w:r>
      <w:r>
        <w:rPr>
          <w:spacing w:val="-2"/>
        </w:rPr>
        <w:t xml:space="preserve"> </w:t>
      </w:r>
      <w:r>
        <w:t>of</w:t>
      </w:r>
      <w:r>
        <w:rPr>
          <w:spacing w:val="-2"/>
        </w:rPr>
        <w:t xml:space="preserve"> </w:t>
      </w:r>
      <w:r>
        <w:t>care</w:t>
      </w:r>
      <w:r>
        <w:rPr>
          <w:spacing w:val="-1"/>
        </w:rPr>
        <w:t xml:space="preserve"> </w:t>
      </w:r>
      <w:r>
        <w:rPr>
          <w:spacing w:val="-2"/>
        </w:rPr>
        <w:t>concerns</w:t>
      </w:r>
    </w:p>
    <w:p w14:paraId="22EDB11A" w14:textId="77777777" w:rsidR="00D61D72" w:rsidRDefault="00D61D72">
      <w:pPr>
        <w:pStyle w:val="BodyText"/>
        <w:spacing w:before="1"/>
        <w:rPr>
          <w:b/>
          <w:sz w:val="26"/>
        </w:rPr>
      </w:pPr>
    </w:p>
    <w:p w14:paraId="13AFEFF7" w14:textId="77777777" w:rsidR="00D61D72" w:rsidRDefault="00860DAE">
      <w:pPr>
        <w:pStyle w:val="BodyText"/>
        <w:ind w:left="930" w:right="377" w:hanging="12"/>
      </w:pPr>
      <w:r>
        <w:t>The SMRC shall refer suspected instances of apparent unethical or improper practices or unprofessional</w:t>
      </w:r>
      <w:r>
        <w:rPr>
          <w:spacing w:val="-5"/>
        </w:rPr>
        <w:t xml:space="preserve"> </w:t>
      </w:r>
      <w:r>
        <w:t>conduct</w:t>
      </w:r>
      <w:r>
        <w:rPr>
          <w:spacing w:val="-5"/>
        </w:rPr>
        <w:t xml:space="preserve"> </w:t>
      </w:r>
      <w:r>
        <w:t>(e.g.,</w:t>
      </w:r>
      <w:r>
        <w:rPr>
          <w:spacing w:val="-6"/>
        </w:rPr>
        <w:t xml:space="preserve"> </w:t>
      </w:r>
      <w:r>
        <w:t>quality</w:t>
      </w:r>
      <w:r>
        <w:rPr>
          <w:spacing w:val="-11"/>
        </w:rPr>
        <w:t xml:space="preserve"> </w:t>
      </w:r>
      <w:r>
        <w:t>of</w:t>
      </w:r>
      <w:r>
        <w:rPr>
          <w:spacing w:val="-7"/>
        </w:rPr>
        <w:t xml:space="preserve"> </w:t>
      </w:r>
      <w:r>
        <w:t>care</w:t>
      </w:r>
      <w:r>
        <w:rPr>
          <w:spacing w:val="-9"/>
        </w:rPr>
        <w:t xml:space="preserve"> </w:t>
      </w:r>
      <w:r>
        <w:t>issues)</w:t>
      </w:r>
      <w:r>
        <w:rPr>
          <w:spacing w:val="-9"/>
        </w:rPr>
        <w:t xml:space="preserve"> </w:t>
      </w:r>
      <w:r>
        <w:t>to</w:t>
      </w:r>
      <w:r>
        <w:rPr>
          <w:spacing w:val="-6"/>
        </w:rPr>
        <w:t xml:space="preserve"> </w:t>
      </w:r>
      <w:r>
        <w:t>the</w:t>
      </w:r>
      <w:r>
        <w:rPr>
          <w:spacing w:val="-9"/>
        </w:rPr>
        <w:t xml:space="preserve"> </w:t>
      </w:r>
      <w:r>
        <w:t>appropriate</w:t>
      </w:r>
      <w:r>
        <w:rPr>
          <w:spacing w:val="-7"/>
        </w:rPr>
        <w:t xml:space="preserve"> </w:t>
      </w:r>
      <w:r>
        <w:t>entity</w:t>
      </w:r>
      <w:r>
        <w:rPr>
          <w:spacing w:val="-11"/>
        </w:rPr>
        <w:t xml:space="preserve"> </w:t>
      </w:r>
      <w:r>
        <w:t>in</w:t>
      </w:r>
      <w:r>
        <w:rPr>
          <w:spacing w:val="-6"/>
        </w:rPr>
        <w:t xml:space="preserve"> </w:t>
      </w:r>
      <w:r>
        <w:t>accordance with the timeframes identified in the PIM.</w:t>
      </w:r>
      <w:r>
        <w:rPr>
          <w:spacing w:val="40"/>
        </w:rPr>
        <w:t xml:space="preserve"> </w:t>
      </w:r>
      <w:r>
        <w:t>For Medicare-related issues, the SMRC shall coordinate</w:t>
      </w:r>
      <w:r>
        <w:rPr>
          <w:spacing w:val="-2"/>
        </w:rPr>
        <w:t xml:space="preserve"> </w:t>
      </w:r>
      <w:r>
        <w:t>with</w:t>
      </w:r>
      <w:r>
        <w:rPr>
          <w:spacing w:val="-1"/>
        </w:rPr>
        <w:t xml:space="preserve"> </w:t>
      </w:r>
      <w:r>
        <w:t>the</w:t>
      </w:r>
      <w:r>
        <w:rPr>
          <w:spacing w:val="-2"/>
        </w:rPr>
        <w:t xml:space="preserve"> </w:t>
      </w:r>
      <w:r>
        <w:t>Quality</w:t>
      </w:r>
      <w:r>
        <w:rPr>
          <w:spacing w:val="-2"/>
        </w:rPr>
        <w:t xml:space="preserve"> </w:t>
      </w:r>
      <w:r>
        <w:t>Improvement</w:t>
      </w:r>
      <w:r>
        <w:rPr>
          <w:spacing w:val="-1"/>
        </w:rPr>
        <w:t xml:space="preserve"> </w:t>
      </w:r>
      <w:r>
        <w:t>Organization</w:t>
      </w:r>
      <w:r>
        <w:rPr>
          <w:spacing w:val="-1"/>
        </w:rPr>
        <w:t xml:space="preserve"> </w:t>
      </w:r>
      <w:r>
        <w:t>(QIO).</w:t>
      </w:r>
      <w:r>
        <w:rPr>
          <w:spacing w:val="40"/>
        </w:rPr>
        <w:t xml:space="preserve"> </w:t>
      </w:r>
      <w:r>
        <w:t>For</w:t>
      </w:r>
      <w:r>
        <w:rPr>
          <w:spacing w:val="-2"/>
        </w:rPr>
        <w:t xml:space="preserve"> </w:t>
      </w:r>
      <w:r>
        <w:t>issues</w:t>
      </w:r>
      <w:r>
        <w:rPr>
          <w:spacing w:val="-1"/>
        </w:rPr>
        <w:t xml:space="preserve"> </w:t>
      </w:r>
      <w:r>
        <w:t>involving</w:t>
      </w:r>
      <w:r>
        <w:rPr>
          <w:spacing w:val="-1"/>
        </w:rPr>
        <w:t xml:space="preserve"> </w:t>
      </w:r>
      <w:r>
        <w:t>other programs, the SMRC shall coordinate with these entities and CMS.</w:t>
      </w:r>
    </w:p>
    <w:p w14:paraId="5F958F13" w14:textId="77777777" w:rsidR="00D61D72" w:rsidRDefault="00D61D72">
      <w:pPr>
        <w:pStyle w:val="BodyText"/>
        <w:spacing w:before="1"/>
        <w:rPr>
          <w:sz w:val="26"/>
        </w:rPr>
      </w:pPr>
    </w:p>
    <w:p w14:paraId="079EBC86" w14:textId="77777777" w:rsidR="00D61D72" w:rsidRDefault="00860DAE">
      <w:pPr>
        <w:pStyle w:val="Heading2"/>
        <w:ind w:left="918"/>
      </w:pPr>
      <w:bookmarkStart w:id="27" w:name="Lead_development"/>
      <w:bookmarkEnd w:id="27"/>
      <w:r>
        <w:t>Lead</w:t>
      </w:r>
      <w:r>
        <w:rPr>
          <w:spacing w:val="-1"/>
        </w:rPr>
        <w:t xml:space="preserve"> </w:t>
      </w:r>
      <w:r>
        <w:rPr>
          <w:spacing w:val="-2"/>
        </w:rPr>
        <w:t>development</w:t>
      </w:r>
    </w:p>
    <w:p w14:paraId="6FB31461" w14:textId="77777777" w:rsidR="00D61D72" w:rsidRDefault="00D61D72">
      <w:pPr>
        <w:pStyle w:val="BodyText"/>
        <w:spacing w:before="1"/>
        <w:rPr>
          <w:b/>
          <w:sz w:val="26"/>
        </w:rPr>
      </w:pPr>
    </w:p>
    <w:p w14:paraId="4421B3D1" w14:textId="77777777" w:rsidR="00D61D72" w:rsidRDefault="00860DAE">
      <w:pPr>
        <w:pStyle w:val="BodyText"/>
        <w:ind w:left="930" w:right="756" w:hanging="12"/>
        <w:jc w:val="both"/>
      </w:pPr>
      <w:r>
        <w:t>The</w:t>
      </w:r>
      <w:r>
        <w:rPr>
          <w:spacing w:val="-9"/>
        </w:rPr>
        <w:t xml:space="preserve"> </w:t>
      </w:r>
      <w:r>
        <w:t>Contractor</w:t>
      </w:r>
      <w:r>
        <w:rPr>
          <w:spacing w:val="-7"/>
        </w:rPr>
        <w:t xml:space="preserve"> </w:t>
      </w:r>
      <w:r>
        <w:t>is</w:t>
      </w:r>
      <w:r>
        <w:rPr>
          <w:spacing w:val="-6"/>
        </w:rPr>
        <w:t xml:space="preserve"> </w:t>
      </w:r>
      <w:r>
        <w:t>encouraged</w:t>
      </w:r>
      <w:r>
        <w:rPr>
          <w:spacing w:val="-6"/>
        </w:rPr>
        <w:t xml:space="preserve"> </w:t>
      </w:r>
      <w:r>
        <w:t>to</w:t>
      </w:r>
      <w:r>
        <w:rPr>
          <w:spacing w:val="-6"/>
        </w:rPr>
        <w:t xml:space="preserve"> </w:t>
      </w:r>
      <w:r>
        <w:t>develop</w:t>
      </w:r>
      <w:r>
        <w:rPr>
          <w:spacing w:val="-6"/>
        </w:rPr>
        <w:t xml:space="preserve"> </w:t>
      </w:r>
      <w:r>
        <w:t>leads</w:t>
      </w:r>
      <w:r>
        <w:rPr>
          <w:spacing w:val="-6"/>
        </w:rPr>
        <w:t xml:space="preserve"> </w:t>
      </w:r>
      <w:r>
        <w:t>for</w:t>
      </w:r>
      <w:r>
        <w:rPr>
          <w:spacing w:val="-4"/>
        </w:rPr>
        <w:t xml:space="preserve"> </w:t>
      </w:r>
      <w:r>
        <w:t>new</w:t>
      </w:r>
      <w:r>
        <w:rPr>
          <w:spacing w:val="-9"/>
        </w:rPr>
        <w:t xml:space="preserve"> </w:t>
      </w:r>
      <w:r>
        <w:t>projects</w:t>
      </w:r>
      <w:r>
        <w:rPr>
          <w:spacing w:val="-3"/>
        </w:rPr>
        <w:t xml:space="preserve"> </w:t>
      </w:r>
      <w:r>
        <w:t>and</w:t>
      </w:r>
      <w:r>
        <w:rPr>
          <w:spacing w:val="-6"/>
        </w:rPr>
        <w:t xml:space="preserve"> </w:t>
      </w:r>
      <w:r>
        <w:t>to</w:t>
      </w:r>
      <w:r>
        <w:rPr>
          <w:spacing w:val="-6"/>
        </w:rPr>
        <w:t xml:space="preserve"> </w:t>
      </w:r>
      <w:r>
        <w:t>be</w:t>
      </w:r>
      <w:r>
        <w:rPr>
          <w:spacing w:val="-9"/>
        </w:rPr>
        <w:t xml:space="preserve"> </w:t>
      </w:r>
      <w:r>
        <w:t>innovative</w:t>
      </w:r>
      <w:r>
        <w:rPr>
          <w:spacing w:val="-9"/>
        </w:rPr>
        <w:t xml:space="preserve"> </w:t>
      </w:r>
      <w:r>
        <w:t>in</w:t>
      </w:r>
      <w:r>
        <w:rPr>
          <w:spacing w:val="-6"/>
        </w:rPr>
        <w:t xml:space="preserve"> </w:t>
      </w:r>
      <w:r>
        <w:t>its approach to lead development.</w:t>
      </w:r>
      <w:r>
        <w:rPr>
          <w:spacing w:val="40"/>
        </w:rPr>
        <w:t xml:space="preserve"> </w:t>
      </w:r>
      <w:r>
        <w:t xml:space="preserve">Leads and supporting data shall be presented to CMS for </w:t>
      </w:r>
      <w:r>
        <w:rPr>
          <w:spacing w:val="-2"/>
        </w:rPr>
        <w:t>consideration.</w:t>
      </w:r>
    </w:p>
    <w:p w14:paraId="5BFC2607" w14:textId="77777777" w:rsidR="00D61D72" w:rsidRDefault="00D61D72">
      <w:pPr>
        <w:pStyle w:val="BodyText"/>
        <w:spacing w:before="1"/>
        <w:rPr>
          <w:sz w:val="26"/>
        </w:rPr>
      </w:pPr>
    </w:p>
    <w:p w14:paraId="734BB0DC" w14:textId="77777777" w:rsidR="00D61D72" w:rsidRDefault="00860DAE">
      <w:pPr>
        <w:pStyle w:val="Heading2"/>
        <w:ind w:left="918"/>
        <w:jc w:val="both"/>
      </w:pPr>
      <w:bookmarkStart w:id="28" w:name="Vulnerability_identification"/>
      <w:bookmarkEnd w:id="28"/>
      <w:r>
        <w:t>Vulnerability</w:t>
      </w:r>
      <w:r>
        <w:rPr>
          <w:spacing w:val="-6"/>
        </w:rPr>
        <w:t xml:space="preserve"> </w:t>
      </w:r>
      <w:r>
        <w:rPr>
          <w:spacing w:val="-2"/>
        </w:rPr>
        <w:t>identification</w:t>
      </w:r>
    </w:p>
    <w:p w14:paraId="39CCCB5A" w14:textId="77777777" w:rsidR="00D61D72" w:rsidRDefault="00D61D72">
      <w:pPr>
        <w:pStyle w:val="BodyText"/>
        <w:spacing w:before="1"/>
        <w:rPr>
          <w:b/>
          <w:sz w:val="26"/>
        </w:rPr>
      </w:pPr>
    </w:p>
    <w:p w14:paraId="00A21709" w14:textId="77777777" w:rsidR="00D61D72" w:rsidRDefault="00860DAE">
      <w:pPr>
        <w:pStyle w:val="BodyText"/>
        <w:ind w:left="930" w:right="377" w:hanging="12"/>
      </w:pPr>
      <w:r>
        <w:t>A Program Vulnerability is an identified flaw or weakness in policy and/or regulatory authority</w:t>
      </w:r>
      <w:r>
        <w:rPr>
          <w:spacing w:val="-11"/>
        </w:rPr>
        <w:t xml:space="preserve"> </w:t>
      </w:r>
      <w:r>
        <w:t>that</w:t>
      </w:r>
      <w:r>
        <w:rPr>
          <w:spacing w:val="-5"/>
        </w:rPr>
        <w:t xml:space="preserve"> </w:t>
      </w:r>
      <w:r>
        <w:t>increases</w:t>
      </w:r>
      <w:r>
        <w:rPr>
          <w:spacing w:val="-6"/>
        </w:rPr>
        <w:t xml:space="preserve"> </w:t>
      </w:r>
      <w:r>
        <w:t>the</w:t>
      </w:r>
      <w:r>
        <w:rPr>
          <w:spacing w:val="-9"/>
        </w:rPr>
        <w:t xml:space="preserve"> </w:t>
      </w:r>
      <w:r>
        <w:t>likelihood</w:t>
      </w:r>
      <w:r>
        <w:rPr>
          <w:spacing w:val="-6"/>
        </w:rPr>
        <w:t xml:space="preserve"> </w:t>
      </w:r>
      <w:r>
        <w:t>of</w:t>
      </w:r>
      <w:r>
        <w:rPr>
          <w:spacing w:val="-9"/>
        </w:rPr>
        <w:t xml:space="preserve"> </w:t>
      </w:r>
      <w:r>
        <w:t>significant</w:t>
      </w:r>
      <w:r>
        <w:rPr>
          <w:spacing w:val="-5"/>
        </w:rPr>
        <w:t xml:space="preserve"> </w:t>
      </w:r>
      <w:r>
        <w:t>inappropriate</w:t>
      </w:r>
      <w:r>
        <w:rPr>
          <w:spacing w:val="-9"/>
        </w:rPr>
        <w:t xml:space="preserve"> </w:t>
      </w:r>
      <w:r>
        <w:t>payments</w:t>
      </w:r>
      <w:r>
        <w:rPr>
          <w:spacing w:val="-6"/>
        </w:rPr>
        <w:t xml:space="preserve"> </w:t>
      </w:r>
      <w:r>
        <w:t>being</w:t>
      </w:r>
      <w:r>
        <w:rPr>
          <w:spacing w:val="-11"/>
        </w:rPr>
        <w:t xml:space="preserve"> </w:t>
      </w:r>
      <w:r>
        <w:t>made</w:t>
      </w:r>
      <w:r>
        <w:rPr>
          <w:spacing w:val="-9"/>
        </w:rPr>
        <w:t xml:space="preserve"> </w:t>
      </w:r>
      <w:r>
        <w:t>to</w:t>
      </w:r>
      <w:r>
        <w:rPr>
          <w:spacing w:val="-6"/>
        </w:rPr>
        <w:t xml:space="preserve"> </w:t>
      </w:r>
      <w:r>
        <w:t>a broad provider/supplier population.</w:t>
      </w:r>
    </w:p>
    <w:p w14:paraId="655A77DA" w14:textId="77777777" w:rsidR="00D61D72" w:rsidRDefault="00D61D72">
      <w:pPr>
        <w:sectPr w:rsidR="00D61D72">
          <w:pgSz w:w="12240" w:h="15840"/>
          <w:pgMar w:top="1240" w:right="1120" w:bottom="1460" w:left="860" w:header="0" w:footer="1211" w:gutter="0"/>
          <w:cols w:space="720"/>
        </w:sectPr>
      </w:pPr>
    </w:p>
    <w:p w14:paraId="5AB4E041" w14:textId="0BDFE173" w:rsidR="00D61D72" w:rsidRDefault="00860DAE">
      <w:pPr>
        <w:pStyle w:val="BodyText"/>
        <w:spacing w:before="67"/>
        <w:ind w:left="930" w:right="377" w:hanging="12"/>
      </w:pPr>
      <w:r>
        <w:t>The Contractor shall provide CMS with recommendations for possible controls, audits, or policy changes to reduce the vulnerability.</w:t>
      </w:r>
      <w:r>
        <w:rPr>
          <w:spacing w:val="40"/>
        </w:rPr>
        <w:t xml:space="preserve"> </w:t>
      </w:r>
      <w:r>
        <w:t>Further, the Contractor shall be proactive and innovative,</w:t>
      </w:r>
      <w:r>
        <w:rPr>
          <w:spacing w:val="-6"/>
        </w:rPr>
        <w:t xml:space="preserve"> </w:t>
      </w:r>
      <w:r>
        <w:t>using</w:t>
      </w:r>
      <w:r>
        <w:rPr>
          <w:spacing w:val="-11"/>
        </w:rPr>
        <w:t xml:space="preserve"> </w:t>
      </w:r>
      <w:r>
        <w:t>many</w:t>
      </w:r>
      <w:r>
        <w:rPr>
          <w:spacing w:val="-11"/>
        </w:rPr>
        <w:t xml:space="preserve"> </w:t>
      </w:r>
      <w:r>
        <w:t>different</w:t>
      </w:r>
      <w:r>
        <w:rPr>
          <w:spacing w:val="-5"/>
        </w:rPr>
        <w:t xml:space="preserve"> </w:t>
      </w:r>
      <w:r>
        <w:t>sources</w:t>
      </w:r>
      <w:r>
        <w:rPr>
          <w:spacing w:val="-3"/>
        </w:rPr>
        <w:t xml:space="preserve"> </w:t>
      </w:r>
      <w:r>
        <w:t>and</w:t>
      </w:r>
      <w:r>
        <w:rPr>
          <w:spacing w:val="-6"/>
        </w:rPr>
        <w:t xml:space="preserve"> </w:t>
      </w:r>
      <w:r>
        <w:t>techniques</w:t>
      </w:r>
      <w:r>
        <w:rPr>
          <w:spacing w:val="-6"/>
        </w:rPr>
        <w:t xml:space="preserve"> </w:t>
      </w:r>
      <w:r>
        <w:t>for</w:t>
      </w:r>
      <w:r>
        <w:rPr>
          <w:spacing w:val="-9"/>
        </w:rPr>
        <w:t xml:space="preserve"> </w:t>
      </w:r>
      <w:r>
        <w:t>analyzing</w:t>
      </w:r>
      <w:r>
        <w:rPr>
          <w:spacing w:val="-11"/>
        </w:rPr>
        <w:t xml:space="preserve"> </w:t>
      </w:r>
      <w:r>
        <w:t>data</w:t>
      </w:r>
      <w:r>
        <w:rPr>
          <w:spacing w:val="-4"/>
        </w:rPr>
        <w:t xml:space="preserve"> </w:t>
      </w:r>
      <w:r w:rsidR="001E68E4">
        <w:t>to</w:t>
      </w:r>
      <w:r>
        <w:rPr>
          <w:spacing w:val="-6"/>
        </w:rPr>
        <w:t xml:space="preserve"> </w:t>
      </w:r>
      <w:r>
        <w:t>reduce any of its risks within this SOW.</w:t>
      </w:r>
    </w:p>
    <w:p w14:paraId="680BFECB" w14:textId="77777777" w:rsidR="00D61D72" w:rsidRDefault="00D61D72">
      <w:pPr>
        <w:pStyle w:val="BodyText"/>
        <w:spacing w:before="1"/>
        <w:rPr>
          <w:sz w:val="26"/>
        </w:rPr>
      </w:pPr>
    </w:p>
    <w:p w14:paraId="2F3AA224" w14:textId="068DE9CE" w:rsidR="00D61D72" w:rsidRDefault="00860DAE">
      <w:pPr>
        <w:pStyle w:val="BodyText"/>
        <w:ind w:left="930" w:right="377" w:hanging="12"/>
      </w:pPr>
      <w:r>
        <w:t>The</w:t>
      </w:r>
      <w:r>
        <w:rPr>
          <w:spacing w:val="-9"/>
        </w:rPr>
        <w:t xml:space="preserve"> </w:t>
      </w:r>
      <w:r>
        <w:t>Contractor</w:t>
      </w:r>
      <w:r>
        <w:rPr>
          <w:spacing w:val="-7"/>
        </w:rPr>
        <w:t xml:space="preserve"> </w:t>
      </w:r>
      <w:r>
        <w:t>shall</w:t>
      </w:r>
      <w:r>
        <w:rPr>
          <w:spacing w:val="-5"/>
        </w:rPr>
        <w:t xml:space="preserve"> </w:t>
      </w:r>
      <w:r>
        <w:t>work</w:t>
      </w:r>
      <w:r>
        <w:rPr>
          <w:spacing w:val="-6"/>
        </w:rPr>
        <w:t xml:space="preserve"> </w:t>
      </w:r>
      <w:r>
        <w:t>with</w:t>
      </w:r>
      <w:r>
        <w:rPr>
          <w:spacing w:val="-6"/>
        </w:rPr>
        <w:t xml:space="preserve"> </w:t>
      </w:r>
      <w:r>
        <w:t>and</w:t>
      </w:r>
      <w:r>
        <w:rPr>
          <w:spacing w:val="-6"/>
        </w:rPr>
        <w:t xml:space="preserve"> </w:t>
      </w:r>
      <w:r>
        <w:t>coordinate</w:t>
      </w:r>
      <w:r>
        <w:rPr>
          <w:spacing w:val="-9"/>
        </w:rPr>
        <w:t xml:space="preserve"> </w:t>
      </w:r>
      <w:r w:rsidR="001E68E4">
        <w:t>with</w:t>
      </w:r>
      <w:r>
        <w:rPr>
          <w:spacing w:val="-6"/>
        </w:rPr>
        <w:t xml:space="preserve"> </w:t>
      </w:r>
      <w:r>
        <w:t>entities</w:t>
      </w:r>
      <w:r>
        <w:rPr>
          <w:spacing w:val="-6"/>
        </w:rPr>
        <w:t xml:space="preserve"> </w:t>
      </w:r>
      <w:r>
        <w:t>and</w:t>
      </w:r>
      <w:r>
        <w:rPr>
          <w:spacing w:val="-6"/>
        </w:rPr>
        <w:t xml:space="preserve"> </w:t>
      </w:r>
      <w:r>
        <w:t>partners</w:t>
      </w:r>
      <w:r>
        <w:rPr>
          <w:spacing w:val="-6"/>
        </w:rPr>
        <w:t xml:space="preserve"> </w:t>
      </w:r>
      <w:r>
        <w:t>including,</w:t>
      </w:r>
      <w:r>
        <w:rPr>
          <w:spacing w:val="-6"/>
        </w:rPr>
        <w:t xml:space="preserve"> </w:t>
      </w:r>
      <w:r>
        <w:t>but</w:t>
      </w:r>
      <w:r>
        <w:rPr>
          <w:spacing w:val="-5"/>
        </w:rPr>
        <w:t xml:space="preserve"> </w:t>
      </w:r>
      <w:r>
        <w:t xml:space="preserve">not limited to, CMS, MACs, Federal stakeholders, HFPP </w:t>
      </w:r>
      <w:r w:rsidR="00727A49">
        <w:t>TTP</w:t>
      </w:r>
      <w:r>
        <w:t>, and Law Enforcement representatives.</w:t>
      </w:r>
    </w:p>
    <w:p w14:paraId="776B043C" w14:textId="77777777" w:rsidR="00D61D72" w:rsidRDefault="00D61D72">
      <w:pPr>
        <w:pStyle w:val="BodyText"/>
        <w:spacing w:before="10"/>
        <w:rPr>
          <w:sz w:val="25"/>
        </w:rPr>
      </w:pPr>
    </w:p>
    <w:p w14:paraId="5F8E64BC" w14:textId="32AAEE01" w:rsidR="00D61D72" w:rsidRDefault="00860DAE">
      <w:pPr>
        <w:pStyle w:val="BodyText"/>
        <w:ind w:left="918"/>
      </w:pPr>
      <w:r>
        <w:t>Vulnerabilities</w:t>
      </w:r>
      <w:r>
        <w:rPr>
          <w:spacing w:val="-2"/>
        </w:rPr>
        <w:t xml:space="preserve"> </w:t>
      </w:r>
      <w:r>
        <w:t>may</w:t>
      </w:r>
      <w:r>
        <w:rPr>
          <w:spacing w:val="-9"/>
        </w:rPr>
        <w:t xml:space="preserve"> </w:t>
      </w:r>
      <w:r>
        <w:t>be</w:t>
      </w:r>
      <w:r>
        <w:rPr>
          <w:spacing w:val="-5"/>
        </w:rPr>
        <w:t xml:space="preserve"> </w:t>
      </w:r>
      <w:r>
        <w:t>documented</w:t>
      </w:r>
      <w:r>
        <w:rPr>
          <w:spacing w:val="-2"/>
        </w:rPr>
        <w:t xml:space="preserve"> </w:t>
      </w:r>
      <w:r>
        <w:t>in</w:t>
      </w:r>
      <w:r>
        <w:rPr>
          <w:spacing w:val="-1"/>
        </w:rPr>
        <w:t xml:space="preserve"> </w:t>
      </w:r>
      <w:r>
        <w:t>the</w:t>
      </w:r>
      <w:r>
        <w:rPr>
          <w:spacing w:val="-5"/>
        </w:rPr>
        <w:t xml:space="preserve"> </w:t>
      </w:r>
      <w:r w:rsidR="001E68E4">
        <w:t>F</w:t>
      </w:r>
      <w:r>
        <w:t>inal</w:t>
      </w:r>
      <w:r>
        <w:rPr>
          <w:spacing w:val="-1"/>
        </w:rPr>
        <w:t xml:space="preserve"> </w:t>
      </w:r>
      <w:r w:rsidR="001E68E4">
        <w:rPr>
          <w:spacing w:val="-2"/>
        </w:rPr>
        <w:t>R</w:t>
      </w:r>
      <w:r>
        <w:rPr>
          <w:spacing w:val="-2"/>
        </w:rPr>
        <w:t>eport.</w:t>
      </w:r>
    </w:p>
    <w:p w14:paraId="74BB72B6" w14:textId="77777777" w:rsidR="00D61D72" w:rsidRDefault="00D61D72">
      <w:pPr>
        <w:pStyle w:val="BodyText"/>
        <w:spacing w:before="1"/>
        <w:rPr>
          <w:sz w:val="25"/>
        </w:rPr>
      </w:pPr>
    </w:p>
    <w:p w14:paraId="562C97F7" w14:textId="77777777" w:rsidR="00D61D72" w:rsidRDefault="00860DAE">
      <w:pPr>
        <w:pStyle w:val="BodyText"/>
        <w:spacing w:line="242" w:lineRule="auto"/>
        <w:ind w:left="918" w:right="377"/>
      </w:pPr>
      <w:r>
        <w:rPr>
          <w:u w:val="single"/>
        </w:rPr>
        <w:t>For</w:t>
      </w:r>
      <w:r>
        <w:rPr>
          <w:spacing w:val="-9"/>
          <w:u w:val="single"/>
        </w:rPr>
        <w:t xml:space="preserve"> </w:t>
      </w:r>
      <w:r>
        <w:rPr>
          <w:u w:val="single"/>
        </w:rPr>
        <w:t>submission</w:t>
      </w:r>
      <w:r>
        <w:rPr>
          <w:spacing w:val="-6"/>
          <w:u w:val="single"/>
        </w:rPr>
        <w:t xml:space="preserve"> </w:t>
      </w:r>
      <w:r>
        <w:rPr>
          <w:u w:val="single"/>
        </w:rPr>
        <w:t>of</w:t>
      </w:r>
      <w:r>
        <w:rPr>
          <w:spacing w:val="-9"/>
          <w:u w:val="single"/>
        </w:rPr>
        <w:t xml:space="preserve"> </w:t>
      </w:r>
      <w:r>
        <w:rPr>
          <w:u w:val="single"/>
        </w:rPr>
        <w:t>Program</w:t>
      </w:r>
      <w:r>
        <w:rPr>
          <w:spacing w:val="-5"/>
          <w:u w:val="single"/>
        </w:rPr>
        <w:t xml:space="preserve"> </w:t>
      </w:r>
      <w:r>
        <w:rPr>
          <w:u w:val="single"/>
        </w:rPr>
        <w:t>Vulnerabilities,</w:t>
      </w:r>
      <w:r>
        <w:rPr>
          <w:spacing w:val="-6"/>
          <w:u w:val="single"/>
        </w:rPr>
        <w:t xml:space="preserve"> </w:t>
      </w:r>
      <w:r>
        <w:rPr>
          <w:u w:val="single"/>
        </w:rPr>
        <w:t>please</w:t>
      </w:r>
      <w:r>
        <w:rPr>
          <w:spacing w:val="-4"/>
          <w:u w:val="single"/>
        </w:rPr>
        <w:t xml:space="preserve"> </w:t>
      </w:r>
      <w:r>
        <w:rPr>
          <w:u w:val="single"/>
        </w:rPr>
        <w:t>refer</w:t>
      </w:r>
      <w:r>
        <w:rPr>
          <w:spacing w:val="-9"/>
          <w:u w:val="single"/>
        </w:rPr>
        <w:t xml:space="preserve"> </w:t>
      </w:r>
      <w:r>
        <w:rPr>
          <w:u w:val="single"/>
        </w:rPr>
        <w:t>to</w:t>
      </w:r>
      <w:r>
        <w:rPr>
          <w:spacing w:val="-2"/>
          <w:u w:val="single"/>
        </w:rPr>
        <w:t xml:space="preserve"> </w:t>
      </w:r>
      <w:r>
        <w:rPr>
          <w:u w:val="single"/>
        </w:rPr>
        <w:t>IOM</w:t>
      </w:r>
      <w:r>
        <w:rPr>
          <w:spacing w:val="-6"/>
          <w:u w:val="single"/>
        </w:rPr>
        <w:t xml:space="preserve"> </w:t>
      </w:r>
      <w:r>
        <w:rPr>
          <w:u w:val="single"/>
        </w:rPr>
        <w:t>100-08;</w:t>
      </w:r>
      <w:r>
        <w:rPr>
          <w:spacing w:val="-5"/>
          <w:u w:val="single"/>
        </w:rPr>
        <w:t xml:space="preserve"> </w:t>
      </w:r>
      <w:r>
        <w:rPr>
          <w:u w:val="single"/>
        </w:rPr>
        <w:t>Chapter</w:t>
      </w:r>
      <w:r>
        <w:rPr>
          <w:spacing w:val="-9"/>
          <w:u w:val="single"/>
        </w:rPr>
        <w:t xml:space="preserve"> </w:t>
      </w:r>
      <w:r>
        <w:rPr>
          <w:u w:val="single"/>
        </w:rPr>
        <w:t>4,</w:t>
      </w:r>
      <w:r>
        <w:rPr>
          <w:spacing w:val="-6"/>
          <w:u w:val="single"/>
        </w:rPr>
        <w:t xml:space="preserve"> </w:t>
      </w:r>
      <w:r>
        <w:rPr>
          <w:u w:val="single"/>
        </w:rPr>
        <w:t>4.31</w:t>
      </w:r>
      <w:r>
        <w:rPr>
          <w:spacing w:val="-6"/>
          <w:u w:val="single"/>
        </w:rPr>
        <w:t xml:space="preserve"> </w:t>
      </w:r>
      <w:r>
        <w:rPr>
          <w:u w:val="single"/>
        </w:rPr>
        <w:t>–</w:t>
      </w:r>
      <w:r>
        <w:t xml:space="preserve"> </w:t>
      </w:r>
      <w:r>
        <w:rPr>
          <w:spacing w:val="-2"/>
          <w:u w:val="single"/>
        </w:rPr>
        <w:t>Vulnerabilities.</w:t>
      </w:r>
    </w:p>
    <w:p w14:paraId="07CED5A5" w14:textId="77777777" w:rsidR="00D61D72" w:rsidRDefault="00D61D72">
      <w:pPr>
        <w:pStyle w:val="BodyText"/>
        <w:spacing w:before="8"/>
        <w:rPr>
          <w:sz w:val="15"/>
        </w:rPr>
      </w:pPr>
    </w:p>
    <w:p w14:paraId="24E6D889" w14:textId="77777777" w:rsidR="00D61D72" w:rsidRDefault="00860DAE">
      <w:pPr>
        <w:pStyle w:val="Heading2"/>
        <w:spacing w:before="90"/>
        <w:ind w:left="918"/>
      </w:pPr>
      <w:bookmarkStart w:id="29" w:name="Recommendations"/>
      <w:bookmarkEnd w:id="29"/>
      <w:r w:rsidRPr="00D15789">
        <w:rPr>
          <w:spacing w:val="-2"/>
        </w:rPr>
        <w:t>Recommendations</w:t>
      </w:r>
    </w:p>
    <w:p w14:paraId="470DBF15" w14:textId="1485E3D6" w:rsidR="00D61D72" w:rsidRDefault="00860DAE">
      <w:pPr>
        <w:pStyle w:val="BodyText"/>
        <w:spacing w:before="201"/>
        <w:ind w:left="930" w:right="481" w:hanging="12"/>
        <w:jc w:val="both"/>
      </w:pPr>
      <w:r>
        <w:t>The</w:t>
      </w:r>
      <w:r>
        <w:rPr>
          <w:spacing w:val="-9"/>
        </w:rPr>
        <w:t xml:space="preserve"> </w:t>
      </w:r>
      <w:r>
        <w:t>contractor</w:t>
      </w:r>
      <w:r>
        <w:rPr>
          <w:spacing w:val="-7"/>
        </w:rPr>
        <w:t xml:space="preserve"> </w:t>
      </w:r>
      <w:r>
        <w:t>shall</w:t>
      </w:r>
      <w:r>
        <w:rPr>
          <w:spacing w:val="-5"/>
        </w:rPr>
        <w:t xml:space="preserve"> </w:t>
      </w:r>
      <w:r>
        <w:t>provide</w:t>
      </w:r>
      <w:r>
        <w:rPr>
          <w:spacing w:val="-9"/>
        </w:rPr>
        <w:t xml:space="preserve"> </w:t>
      </w:r>
      <w:r>
        <w:t>its</w:t>
      </w:r>
      <w:r>
        <w:rPr>
          <w:spacing w:val="-6"/>
        </w:rPr>
        <w:t xml:space="preserve"> </w:t>
      </w:r>
      <w:r>
        <w:t>recommendations</w:t>
      </w:r>
      <w:r>
        <w:rPr>
          <w:spacing w:val="-3"/>
        </w:rPr>
        <w:t xml:space="preserve"> </w:t>
      </w:r>
      <w:r>
        <w:t>for</w:t>
      </w:r>
      <w:r>
        <w:rPr>
          <w:spacing w:val="-9"/>
        </w:rPr>
        <w:t xml:space="preserve"> </w:t>
      </w:r>
      <w:r>
        <w:t>additional</w:t>
      </w:r>
      <w:r>
        <w:rPr>
          <w:spacing w:val="-5"/>
        </w:rPr>
        <w:t xml:space="preserve"> </w:t>
      </w:r>
      <w:r>
        <w:t>actions</w:t>
      </w:r>
      <w:r>
        <w:rPr>
          <w:spacing w:val="-6"/>
        </w:rPr>
        <w:t xml:space="preserve"> </w:t>
      </w:r>
      <w:r>
        <w:t>to</w:t>
      </w:r>
      <w:r>
        <w:rPr>
          <w:spacing w:val="-3"/>
        </w:rPr>
        <w:t xml:space="preserve"> </w:t>
      </w:r>
      <w:r>
        <w:t>be</w:t>
      </w:r>
      <w:r>
        <w:rPr>
          <w:spacing w:val="-9"/>
        </w:rPr>
        <w:t xml:space="preserve"> </w:t>
      </w:r>
      <w:r>
        <w:t>taken</w:t>
      </w:r>
      <w:r>
        <w:rPr>
          <w:spacing w:val="-6"/>
        </w:rPr>
        <w:t xml:space="preserve"> </w:t>
      </w:r>
      <w:r>
        <w:t>by</w:t>
      </w:r>
      <w:r>
        <w:rPr>
          <w:spacing w:val="-11"/>
        </w:rPr>
        <w:t xml:space="preserve"> </w:t>
      </w:r>
      <w:r>
        <w:t xml:space="preserve">CMS. These recommendations shall be </w:t>
      </w:r>
      <w:r w:rsidR="00491AEF">
        <w:t>submitted as a separate document with</w:t>
      </w:r>
      <w:r>
        <w:t xml:space="preserve"> the </w:t>
      </w:r>
      <w:r w:rsidR="002C2B44">
        <w:t>F</w:t>
      </w:r>
      <w:r>
        <w:t xml:space="preserve">inal </w:t>
      </w:r>
      <w:r w:rsidR="002C2B44">
        <w:t>R</w:t>
      </w:r>
      <w:r>
        <w:t>eport.</w:t>
      </w:r>
      <w:r>
        <w:rPr>
          <w:spacing w:val="40"/>
        </w:rPr>
        <w:t xml:space="preserve"> </w:t>
      </w:r>
      <w:r>
        <w:t>Recommendations can be, but are not limited to, the following:</w:t>
      </w:r>
    </w:p>
    <w:p w14:paraId="7568751F" w14:textId="77777777" w:rsidR="00D61D72" w:rsidRDefault="00860DAE">
      <w:pPr>
        <w:pStyle w:val="ListParagraph"/>
        <w:numPr>
          <w:ilvl w:val="0"/>
          <w:numId w:val="44"/>
        </w:numPr>
        <w:tabs>
          <w:tab w:val="left" w:pos="1530"/>
          <w:tab w:val="left" w:pos="1531"/>
        </w:tabs>
        <w:spacing w:before="199" w:line="291" w:lineRule="exact"/>
        <w:rPr>
          <w:sz w:val="24"/>
        </w:rPr>
      </w:pPr>
      <w:r>
        <w:rPr>
          <w:sz w:val="24"/>
        </w:rPr>
        <w:t>Referral</w:t>
      </w:r>
      <w:r>
        <w:rPr>
          <w:spacing w:val="-4"/>
          <w:sz w:val="24"/>
        </w:rPr>
        <w:t xml:space="preserve"> </w:t>
      </w:r>
      <w:r>
        <w:rPr>
          <w:sz w:val="24"/>
        </w:rPr>
        <w:t>to</w:t>
      </w:r>
      <w:r>
        <w:rPr>
          <w:spacing w:val="-5"/>
          <w:sz w:val="24"/>
        </w:rPr>
        <w:t xml:space="preserve"> </w:t>
      </w:r>
      <w:r>
        <w:rPr>
          <w:sz w:val="24"/>
        </w:rPr>
        <w:t>law</w:t>
      </w:r>
      <w:r>
        <w:rPr>
          <w:spacing w:val="-2"/>
          <w:sz w:val="24"/>
        </w:rPr>
        <w:t xml:space="preserve"> enforcement</w:t>
      </w:r>
    </w:p>
    <w:p w14:paraId="43622710" w14:textId="77777777" w:rsidR="00D61D72" w:rsidRDefault="00860DAE">
      <w:pPr>
        <w:pStyle w:val="ListParagraph"/>
        <w:numPr>
          <w:ilvl w:val="0"/>
          <w:numId w:val="44"/>
        </w:numPr>
        <w:tabs>
          <w:tab w:val="left" w:pos="1530"/>
          <w:tab w:val="left" w:pos="1531"/>
        </w:tabs>
        <w:spacing w:before="0" w:line="290" w:lineRule="exact"/>
        <w:rPr>
          <w:sz w:val="24"/>
        </w:rPr>
      </w:pPr>
      <w:r>
        <w:rPr>
          <w:sz w:val="24"/>
        </w:rPr>
        <w:t>Referral</w:t>
      </w:r>
      <w:r>
        <w:rPr>
          <w:spacing w:val="-6"/>
          <w:sz w:val="24"/>
        </w:rPr>
        <w:t xml:space="preserve"> </w:t>
      </w:r>
      <w:r>
        <w:rPr>
          <w:sz w:val="24"/>
        </w:rPr>
        <w:t>to</w:t>
      </w:r>
      <w:r>
        <w:rPr>
          <w:spacing w:val="-1"/>
          <w:sz w:val="24"/>
        </w:rPr>
        <w:t xml:space="preserve"> </w:t>
      </w:r>
      <w:r>
        <w:rPr>
          <w:sz w:val="24"/>
        </w:rPr>
        <w:t>the</w:t>
      </w:r>
      <w:r>
        <w:rPr>
          <w:spacing w:val="-5"/>
          <w:sz w:val="24"/>
        </w:rPr>
        <w:t xml:space="preserve"> </w:t>
      </w:r>
      <w:r>
        <w:rPr>
          <w:spacing w:val="-4"/>
          <w:sz w:val="24"/>
        </w:rPr>
        <w:t>UPIC</w:t>
      </w:r>
    </w:p>
    <w:p w14:paraId="278173F2" w14:textId="77777777" w:rsidR="00D61D72" w:rsidRDefault="00860DAE">
      <w:pPr>
        <w:pStyle w:val="ListParagraph"/>
        <w:numPr>
          <w:ilvl w:val="0"/>
          <w:numId w:val="44"/>
        </w:numPr>
        <w:tabs>
          <w:tab w:val="left" w:pos="1530"/>
          <w:tab w:val="left" w:pos="1531"/>
        </w:tabs>
        <w:spacing w:before="0" w:line="293" w:lineRule="exact"/>
        <w:rPr>
          <w:sz w:val="24"/>
        </w:rPr>
      </w:pPr>
      <w:r>
        <w:rPr>
          <w:sz w:val="24"/>
        </w:rPr>
        <w:t>Re-review</w:t>
      </w:r>
      <w:r>
        <w:rPr>
          <w:spacing w:val="-5"/>
          <w:sz w:val="24"/>
        </w:rPr>
        <w:t xml:space="preserve"> </w:t>
      </w:r>
      <w:proofErr w:type="gramStart"/>
      <w:r>
        <w:rPr>
          <w:sz w:val="24"/>
        </w:rPr>
        <w:t>at</w:t>
      </w:r>
      <w:r>
        <w:rPr>
          <w:spacing w:val="-4"/>
          <w:sz w:val="24"/>
        </w:rPr>
        <w:t xml:space="preserve"> </w:t>
      </w:r>
      <w:r>
        <w:rPr>
          <w:sz w:val="24"/>
        </w:rPr>
        <w:t>a</w:t>
      </w:r>
      <w:r>
        <w:rPr>
          <w:spacing w:val="-5"/>
          <w:sz w:val="24"/>
        </w:rPr>
        <w:t xml:space="preserve"> </w:t>
      </w:r>
      <w:r>
        <w:rPr>
          <w:sz w:val="24"/>
        </w:rPr>
        <w:t>later</w:t>
      </w:r>
      <w:r>
        <w:rPr>
          <w:spacing w:val="-5"/>
          <w:sz w:val="24"/>
        </w:rPr>
        <w:t xml:space="preserve"> </w:t>
      </w:r>
      <w:r>
        <w:rPr>
          <w:spacing w:val="-4"/>
          <w:sz w:val="24"/>
        </w:rPr>
        <w:t>date</w:t>
      </w:r>
      <w:proofErr w:type="gramEnd"/>
    </w:p>
    <w:p w14:paraId="2C49CA4E" w14:textId="77777777" w:rsidR="00D61D72" w:rsidRDefault="00860DAE">
      <w:pPr>
        <w:pStyle w:val="ListParagraph"/>
        <w:numPr>
          <w:ilvl w:val="0"/>
          <w:numId w:val="44"/>
        </w:numPr>
        <w:tabs>
          <w:tab w:val="left" w:pos="1530"/>
          <w:tab w:val="left" w:pos="1531"/>
        </w:tabs>
        <w:spacing w:before="6"/>
        <w:rPr>
          <w:sz w:val="24"/>
        </w:rPr>
      </w:pPr>
      <w:bookmarkStart w:id="30" w:name="Overpayments"/>
      <w:bookmarkEnd w:id="30"/>
      <w:r>
        <w:rPr>
          <w:sz w:val="24"/>
        </w:rPr>
        <w:t>Discussion</w:t>
      </w:r>
      <w:r>
        <w:rPr>
          <w:spacing w:val="-5"/>
          <w:sz w:val="24"/>
        </w:rPr>
        <w:t xml:space="preserve"> </w:t>
      </w:r>
      <w:r>
        <w:rPr>
          <w:sz w:val="24"/>
        </w:rPr>
        <w:t>and</w:t>
      </w:r>
      <w:r>
        <w:rPr>
          <w:spacing w:val="-2"/>
          <w:sz w:val="24"/>
        </w:rPr>
        <w:t xml:space="preserve"> </w:t>
      </w:r>
      <w:r>
        <w:rPr>
          <w:sz w:val="24"/>
        </w:rPr>
        <w:t>education</w:t>
      </w:r>
      <w:r>
        <w:rPr>
          <w:spacing w:val="1"/>
          <w:sz w:val="24"/>
        </w:rPr>
        <w:t xml:space="preserve"> </w:t>
      </w:r>
      <w:r>
        <w:rPr>
          <w:sz w:val="24"/>
        </w:rPr>
        <w:t>of</w:t>
      </w:r>
      <w:r>
        <w:rPr>
          <w:spacing w:val="-5"/>
          <w:sz w:val="24"/>
        </w:rPr>
        <w:t xml:space="preserve"> </w:t>
      </w:r>
      <w:r>
        <w:rPr>
          <w:sz w:val="24"/>
        </w:rPr>
        <w:t>the</w:t>
      </w:r>
      <w:r>
        <w:rPr>
          <w:spacing w:val="-5"/>
          <w:sz w:val="24"/>
        </w:rPr>
        <w:t xml:space="preserve"> </w:t>
      </w:r>
      <w:r>
        <w:rPr>
          <w:sz w:val="24"/>
        </w:rPr>
        <w:t>provider (see</w:t>
      </w:r>
      <w:r>
        <w:rPr>
          <w:spacing w:val="-2"/>
          <w:sz w:val="24"/>
        </w:rPr>
        <w:t xml:space="preserve"> </w:t>
      </w:r>
      <w:r>
        <w:rPr>
          <w:sz w:val="24"/>
        </w:rPr>
        <w:t>D&amp;E</w:t>
      </w:r>
      <w:r>
        <w:rPr>
          <w:spacing w:val="-4"/>
          <w:sz w:val="24"/>
        </w:rPr>
        <w:t xml:space="preserve"> </w:t>
      </w:r>
      <w:r>
        <w:rPr>
          <w:sz w:val="24"/>
        </w:rPr>
        <w:t>section</w:t>
      </w:r>
      <w:r>
        <w:rPr>
          <w:spacing w:val="-1"/>
          <w:sz w:val="24"/>
        </w:rPr>
        <w:t xml:space="preserve"> </w:t>
      </w:r>
      <w:r>
        <w:rPr>
          <w:sz w:val="24"/>
        </w:rPr>
        <w:t>of</w:t>
      </w:r>
      <w:r>
        <w:rPr>
          <w:spacing w:val="-5"/>
          <w:sz w:val="24"/>
        </w:rPr>
        <w:t xml:space="preserve"> </w:t>
      </w:r>
      <w:r>
        <w:rPr>
          <w:spacing w:val="-4"/>
          <w:sz w:val="24"/>
        </w:rPr>
        <w:t>SOW)</w:t>
      </w:r>
    </w:p>
    <w:p w14:paraId="25E2DF70" w14:textId="77777777" w:rsidR="00D61D72" w:rsidRDefault="00860DAE">
      <w:pPr>
        <w:pStyle w:val="Heading2"/>
        <w:spacing w:before="194"/>
        <w:ind w:left="918"/>
      </w:pPr>
      <w:r>
        <w:rPr>
          <w:spacing w:val="-2"/>
        </w:rPr>
        <w:t>Overpayments</w:t>
      </w:r>
    </w:p>
    <w:p w14:paraId="0BA2A202" w14:textId="77777777" w:rsidR="00D61D72" w:rsidRDefault="00860DAE">
      <w:pPr>
        <w:pStyle w:val="BodyText"/>
        <w:spacing w:before="201"/>
        <w:ind w:left="930" w:right="330" w:hanging="12"/>
      </w:pPr>
      <w:r>
        <w:t>As required by CMS, the SMRC shall refer Medicare overpayments to the MAC that made the</w:t>
      </w:r>
      <w:r>
        <w:rPr>
          <w:spacing w:val="-7"/>
        </w:rPr>
        <w:t xml:space="preserve"> </w:t>
      </w:r>
      <w:r>
        <w:t>initial</w:t>
      </w:r>
      <w:r>
        <w:rPr>
          <w:spacing w:val="-5"/>
        </w:rPr>
        <w:t xml:space="preserve"> </w:t>
      </w:r>
      <w:r>
        <w:t>claims</w:t>
      </w:r>
      <w:r>
        <w:rPr>
          <w:spacing w:val="-6"/>
        </w:rPr>
        <w:t xml:space="preserve"> </w:t>
      </w:r>
      <w:r>
        <w:t>payment</w:t>
      </w:r>
      <w:r>
        <w:rPr>
          <w:spacing w:val="-5"/>
        </w:rPr>
        <w:t xml:space="preserve"> </w:t>
      </w:r>
      <w:r>
        <w:t>for</w:t>
      </w:r>
      <w:r>
        <w:rPr>
          <w:spacing w:val="-7"/>
        </w:rPr>
        <w:t xml:space="preserve"> </w:t>
      </w:r>
      <w:r>
        <w:t>collection.</w:t>
      </w:r>
      <w:r>
        <w:rPr>
          <w:spacing w:val="35"/>
        </w:rPr>
        <w:t xml:space="preserve"> </w:t>
      </w:r>
      <w:r>
        <w:t>The</w:t>
      </w:r>
      <w:r>
        <w:rPr>
          <w:spacing w:val="-7"/>
        </w:rPr>
        <w:t xml:space="preserve"> </w:t>
      </w:r>
      <w:r>
        <w:t>SMRC</w:t>
      </w:r>
      <w:r>
        <w:rPr>
          <w:spacing w:val="-5"/>
        </w:rPr>
        <w:t xml:space="preserve"> </w:t>
      </w:r>
      <w:r>
        <w:t>shall</w:t>
      </w:r>
      <w:r>
        <w:rPr>
          <w:spacing w:val="-5"/>
        </w:rPr>
        <w:t xml:space="preserve"> </w:t>
      </w:r>
      <w:r>
        <w:t>supply</w:t>
      </w:r>
      <w:r>
        <w:rPr>
          <w:spacing w:val="-15"/>
        </w:rPr>
        <w:t xml:space="preserve"> </w:t>
      </w:r>
      <w:r>
        <w:t>the</w:t>
      </w:r>
      <w:r>
        <w:rPr>
          <w:spacing w:val="-7"/>
        </w:rPr>
        <w:t xml:space="preserve"> </w:t>
      </w:r>
      <w:r>
        <w:t>required</w:t>
      </w:r>
      <w:r>
        <w:rPr>
          <w:spacing w:val="-6"/>
        </w:rPr>
        <w:t xml:space="preserve"> </w:t>
      </w:r>
      <w:r>
        <w:t>documentation supporting each overpayment to the MAC.</w:t>
      </w:r>
    </w:p>
    <w:p w14:paraId="792DE3CA" w14:textId="77777777" w:rsidR="00D61D72" w:rsidRDefault="00D61D72">
      <w:pPr>
        <w:pStyle w:val="BodyText"/>
        <w:spacing w:before="3"/>
      </w:pPr>
    </w:p>
    <w:p w14:paraId="7088BE02" w14:textId="77777777" w:rsidR="00D61D72" w:rsidRDefault="00860DAE">
      <w:pPr>
        <w:pStyle w:val="Heading2"/>
        <w:ind w:left="930"/>
        <w:jc w:val="both"/>
      </w:pPr>
      <w:bookmarkStart w:id="31" w:name="Review_parameters_and_guidelines"/>
      <w:bookmarkEnd w:id="31"/>
      <w:r>
        <w:t>Review</w:t>
      </w:r>
      <w:r>
        <w:rPr>
          <w:spacing w:val="-8"/>
        </w:rPr>
        <w:t xml:space="preserve"> </w:t>
      </w:r>
      <w:r>
        <w:t>parameters</w:t>
      </w:r>
      <w:r>
        <w:rPr>
          <w:spacing w:val="-5"/>
        </w:rPr>
        <w:t xml:space="preserve"> </w:t>
      </w:r>
      <w:r>
        <w:t>and</w:t>
      </w:r>
      <w:r>
        <w:rPr>
          <w:spacing w:val="-3"/>
        </w:rPr>
        <w:t xml:space="preserve"> </w:t>
      </w:r>
      <w:r>
        <w:rPr>
          <w:spacing w:val="-2"/>
        </w:rPr>
        <w:t>guidelines</w:t>
      </w:r>
    </w:p>
    <w:p w14:paraId="48EE35DB" w14:textId="77777777" w:rsidR="00D61D72" w:rsidRDefault="00860DAE">
      <w:pPr>
        <w:pStyle w:val="BodyText"/>
        <w:spacing w:before="197"/>
        <w:ind w:left="918" w:right="377"/>
      </w:pPr>
      <w:r>
        <w:t>The</w:t>
      </w:r>
      <w:r>
        <w:rPr>
          <w:spacing w:val="-9"/>
        </w:rPr>
        <w:t xml:space="preserve"> </w:t>
      </w:r>
      <w:r>
        <w:t>Contractor</w:t>
      </w:r>
      <w:r>
        <w:rPr>
          <w:spacing w:val="-9"/>
        </w:rPr>
        <w:t xml:space="preserve"> </w:t>
      </w:r>
      <w:r>
        <w:t>shall</w:t>
      </w:r>
      <w:r>
        <w:rPr>
          <w:spacing w:val="-8"/>
        </w:rPr>
        <w:t xml:space="preserve"> </w:t>
      </w:r>
      <w:r>
        <w:t>maintain</w:t>
      </w:r>
      <w:r>
        <w:rPr>
          <w:spacing w:val="-8"/>
        </w:rPr>
        <w:t xml:space="preserve"> </w:t>
      </w:r>
      <w:r>
        <w:t>current</w:t>
      </w:r>
      <w:r>
        <w:rPr>
          <w:spacing w:val="-8"/>
        </w:rPr>
        <w:t xml:space="preserve"> </w:t>
      </w:r>
      <w:r>
        <w:t>references</w:t>
      </w:r>
      <w:r>
        <w:rPr>
          <w:spacing w:val="-8"/>
        </w:rPr>
        <w:t xml:space="preserve"> </w:t>
      </w:r>
      <w:r>
        <w:t>to</w:t>
      </w:r>
      <w:r>
        <w:rPr>
          <w:spacing w:val="-8"/>
        </w:rPr>
        <w:t xml:space="preserve"> </w:t>
      </w:r>
      <w:r>
        <w:t>support</w:t>
      </w:r>
      <w:r>
        <w:rPr>
          <w:spacing w:val="-8"/>
        </w:rPr>
        <w:t xml:space="preserve"> </w:t>
      </w:r>
      <w:r>
        <w:t>MR</w:t>
      </w:r>
      <w:r>
        <w:rPr>
          <w:spacing w:val="-8"/>
        </w:rPr>
        <w:t xml:space="preserve"> </w:t>
      </w:r>
      <w:r>
        <w:t>determinations.</w:t>
      </w:r>
      <w:r>
        <w:rPr>
          <w:spacing w:val="-8"/>
        </w:rPr>
        <w:t xml:space="preserve"> </w:t>
      </w:r>
      <w:r>
        <w:t>The</w:t>
      </w:r>
      <w:r>
        <w:rPr>
          <w:spacing w:val="-9"/>
        </w:rPr>
        <w:t xml:space="preserve"> </w:t>
      </w:r>
      <w:r>
        <w:t>review staff shall be familiar with the below references and be able to track requirements in the internal review guidelines back to the statute or manual. References include, but are not limited to:</w:t>
      </w:r>
    </w:p>
    <w:p w14:paraId="7594F862" w14:textId="77777777" w:rsidR="00D61D72" w:rsidRDefault="00D61D72">
      <w:pPr>
        <w:pStyle w:val="BodyText"/>
        <w:spacing w:before="6"/>
        <w:rPr>
          <w:sz w:val="23"/>
        </w:rPr>
      </w:pPr>
    </w:p>
    <w:p w14:paraId="6F09C208" w14:textId="77777777" w:rsidR="00D61D72" w:rsidRDefault="00860DAE">
      <w:pPr>
        <w:pStyle w:val="ListParagraph"/>
        <w:numPr>
          <w:ilvl w:val="0"/>
          <w:numId w:val="43"/>
        </w:numPr>
        <w:tabs>
          <w:tab w:val="left" w:pos="1638"/>
          <w:tab w:val="left" w:pos="1639"/>
        </w:tabs>
        <w:spacing w:before="0"/>
        <w:ind w:hanging="361"/>
        <w:rPr>
          <w:sz w:val="24"/>
        </w:rPr>
      </w:pPr>
      <w:proofErr w:type="gramStart"/>
      <w:r>
        <w:rPr>
          <w:spacing w:val="-2"/>
          <w:sz w:val="24"/>
        </w:rPr>
        <w:t>CFRs;</w:t>
      </w:r>
      <w:proofErr w:type="gramEnd"/>
    </w:p>
    <w:p w14:paraId="6465A59D" w14:textId="77777777" w:rsidR="00D61D72" w:rsidRDefault="00860DAE">
      <w:pPr>
        <w:pStyle w:val="ListParagraph"/>
        <w:numPr>
          <w:ilvl w:val="0"/>
          <w:numId w:val="43"/>
        </w:numPr>
        <w:tabs>
          <w:tab w:val="left" w:pos="1638"/>
          <w:tab w:val="left" w:pos="1639"/>
        </w:tabs>
        <w:spacing w:before="1" w:line="293" w:lineRule="exact"/>
        <w:ind w:hanging="361"/>
        <w:rPr>
          <w:sz w:val="24"/>
        </w:rPr>
      </w:pPr>
      <w:r>
        <w:rPr>
          <w:sz w:val="24"/>
        </w:rPr>
        <w:t>CMS Internet</w:t>
      </w:r>
      <w:r>
        <w:rPr>
          <w:spacing w:val="-2"/>
          <w:sz w:val="24"/>
        </w:rPr>
        <w:t xml:space="preserve"> </w:t>
      </w:r>
      <w:r>
        <w:rPr>
          <w:sz w:val="24"/>
        </w:rPr>
        <w:t>Only</w:t>
      </w:r>
      <w:r>
        <w:rPr>
          <w:spacing w:val="-10"/>
          <w:sz w:val="24"/>
        </w:rPr>
        <w:t xml:space="preserve"> </w:t>
      </w:r>
      <w:r>
        <w:rPr>
          <w:sz w:val="24"/>
        </w:rPr>
        <w:t>Manuals</w:t>
      </w:r>
      <w:r>
        <w:rPr>
          <w:spacing w:val="-2"/>
          <w:sz w:val="24"/>
        </w:rPr>
        <w:t xml:space="preserve"> (IOMs</w:t>
      </w:r>
      <w:proofErr w:type="gramStart"/>
      <w:r>
        <w:rPr>
          <w:spacing w:val="-2"/>
          <w:sz w:val="24"/>
        </w:rPr>
        <w:t>);</w:t>
      </w:r>
      <w:proofErr w:type="gramEnd"/>
    </w:p>
    <w:p w14:paraId="2A8F69DA" w14:textId="77777777" w:rsidR="00D61D72" w:rsidRDefault="00860DAE">
      <w:pPr>
        <w:pStyle w:val="ListParagraph"/>
        <w:numPr>
          <w:ilvl w:val="0"/>
          <w:numId w:val="43"/>
        </w:numPr>
        <w:tabs>
          <w:tab w:val="left" w:pos="1638"/>
          <w:tab w:val="left" w:pos="1639"/>
        </w:tabs>
        <w:spacing w:before="0" w:line="293" w:lineRule="exact"/>
        <w:ind w:hanging="361"/>
        <w:rPr>
          <w:sz w:val="24"/>
        </w:rPr>
      </w:pPr>
      <w:r>
        <w:rPr>
          <w:sz w:val="24"/>
        </w:rPr>
        <w:t>Local</w:t>
      </w:r>
      <w:r>
        <w:rPr>
          <w:spacing w:val="-4"/>
          <w:sz w:val="24"/>
        </w:rPr>
        <w:t xml:space="preserve"> </w:t>
      </w:r>
      <w:r>
        <w:rPr>
          <w:sz w:val="24"/>
        </w:rPr>
        <w:t>coverage</w:t>
      </w:r>
      <w:r>
        <w:rPr>
          <w:spacing w:val="-6"/>
          <w:sz w:val="24"/>
        </w:rPr>
        <w:t xml:space="preserve"> </w:t>
      </w:r>
      <w:r>
        <w:rPr>
          <w:sz w:val="24"/>
        </w:rPr>
        <w:t>determinations</w:t>
      </w:r>
      <w:r>
        <w:rPr>
          <w:spacing w:val="-1"/>
          <w:sz w:val="24"/>
        </w:rPr>
        <w:t xml:space="preserve"> </w:t>
      </w:r>
      <w:r>
        <w:rPr>
          <w:spacing w:val="-2"/>
          <w:sz w:val="24"/>
        </w:rPr>
        <w:t>(LCDs</w:t>
      </w:r>
      <w:proofErr w:type="gramStart"/>
      <w:r>
        <w:rPr>
          <w:spacing w:val="-2"/>
          <w:sz w:val="24"/>
        </w:rPr>
        <w:t>);</w:t>
      </w:r>
      <w:proofErr w:type="gramEnd"/>
    </w:p>
    <w:p w14:paraId="5ADCA6A9" w14:textId="77777777" w:rsidR="00D61D72" w:rsidRDefault="00860DAE">
      <w:pPr>
        <w:pStyle w:val="ListParagraph"/>
        <w:numPr>
          <w:ilvl w:val="0"/>
          <w:numId w:val="43"/>
        </w:numPr>
        <w:tabs>
          <w:tab w:val="left" w:pos="1638"/>
          <w:tab w:val="left" w:pos="1639"/>
        </w:tabs>
        <w:spacing w:before="0" w:line="293" w:lineRule="exact"/>
        <w:ind w:hanging="361"/>
        <w:rPr>
          <w:sz w:val="24"/>
        </w:rPr>
      </w:pPr>
      <w:r>
        <w:rPr>
          <w:sz w:val="24"/>
        </w:rPr>
        <w:t>National</w:t>
      </w:r>
      <w:r>
        <w:rPr>
          <w:spacing w:val="-10"/>
          <w:sz w:val="24"/>
        </w:rPr>
        <w:t xml:space="preserve"> </w:t>
      </w:r>
      <w:r>
        <w:rPr>
          <w:sz w:val="24"/>
        </w:rPr>
        <w:t>coverage</w:t>
      </w:r>
      <w:r>
        <w:rPr>
          <w:spacing w:val="-8"/>
          <w:sz w:val="24"/>
        </w:rPr>
        <w:t xml:space="preserve"> </w:t>
      </w:r>
      <w:r>
        <w:rPr>
          <w:sz w:val="24"/>
        </w:rPr>
        <w:t>determinations</w:t>
      </w:r>
      <w:r>
        <w:rPr>
          <w:spacing w:val="-5"/>
          <w:sz w:val="24"/>
        </w:rPr>
        <w:t xml:space="preserve"> </w:t>
      </w:r>
      <w:r>
        <w:rPr>
          <w:sz w:val="24"/>
        </w:rPr>
        <w:t>(NCDs);</w:t>
      </w:r>
      <w:r>
        <w:rPr>
          <w:spacing w:val="-4"/>
          <w:sz w:val="24"/>
        </w:rPr>
        <w:t xml:space="preserve"> </w:t>
      </w:r>
      <w:r>
        <w:rPr>
          <w:spacing w:val="-5"/>
          <w:sz w:val="24"/>
        </w:rPr>
        <w:t>and</w:t>
      </w:r>
    </w:p>
    <w:p w14:paraId="5DF292C2" w14:textId="77777777" w:rsidR="00D61D72" w:rsidRDefault="00860DAE">
      <w:pPr>
        <w:pStyle w:val="ListParagraph"/>
        <w:numPr>
          <w:ilvl w:val="0"/>
          <w:numId w:val="43"/>
        </w:numPr>
        <w:tabs>
          <w:tab w:val="left" w:pos="1638"/>
          <w:tab w:val="left" w:pos="1639"/>
        </w:tabs>
        <w:spacing w:before="0" w:line="293" w:lineRule="exact"/>
        <w:ind w:hanging="361"/>
        <w:rPr>
          <w:sz w:val="24"/>
        </w:rPr>
      </w:pPr>
      <w:r>
        <w:rPr>
          <w:sz w:val="24"/>
        </w:rPr>
        <w:t>Internal</w:t>
      </w:r>
      <w:r>
        <w:rPr>
          <w:spacing w:val="-9"/>
          <w:sz w:val="24"/>
        </w:rPr>
        <w:t xml:space="preserve"> </w:t>
      </w:r>
      <w:r>
        <w:rPr>
          <w:sz w:val="24"/>
        </w:rPr>
        <w:t>review</w:t>
      </w:r>
      <w:r>
        <w:rPr>
          <w:spacing w:val="-3"/>
          <w:sz w:val="24"/>
        </w:rPr>
        <w:t xml:space="preserve"> </w:t>
      </w:r>
      <w:r>
        <w:rPr>
          <w:sz w:val="24"/>
        </w:rPr>
        <w:t>guidelines</w:t>
      </w:r>
      <w:r>
        <w:rPr>
          <w:spacing w:val="-5"/>
          <w:sz w:val="24"/>
        </w:rPr>
        <w:t xml:space="preserve"> </w:t>
      </w:r>
      <w:r>
        <w:rPr>
          <w:sz w:val="24"/>
        </w:rPr>
        <w:t>(sometimes</w:t>
      </w:r>
      <w:r>
        <w:rPr>
          <w:spacing w:val="-5"/>
          <w:sz w:val="24"/>
        </w:rPr>
        <w:t xml:space="preserve"> </w:t>
      </w:r>
      <w:r>
        <w:rPr>
          <w:sz w:val="24"/>
        </w:rPr>
        <w:t>defined</w:t>
      </w:r>
      <w:r>
        <w:rPr>
          <w:spacing w:val="-5"/>
          <w:sz w:val="24"/>
        </w:rPr>
        <w:t xml:space="preserve"> </w:t>
      </w:r>
      <w:r>
        <w:rPr>
          <w:sz w:val="24"/>
        </w:rPr>
        <w:t>as</w:t>
      </w:r>
      <w:r>
        <w:rPr>
          <w:spacing w:val="-1"/>
          <w:sz w:val="24"/>
        </w:rPr>
        <w:t xml:space="preserve"> </w:t>
      </w:r>
      <w:r>
        <w:rPr>
          <w:sz w:val="24"/>
        </w:rPr>
        <w:t>desktop</w:t>
      </w:r>
      <w:r>
        <w:rPr>
          <w:spacing w:val="-4"/>
          <w:sz w:val="24"/>
        </w:rPr>
        <w:t xml:space="preserve"> </w:t>
      </w:r>
      <w:r>
        <w:rPr>
          <w:spacing w:val="-2"/>
          <w:sz w:val="24"/>
        </w:rPr>
        <w:t>procedures).</w:t>
      </w:r>
    </w:p>
    <w:p w14:paraId="3DF515DC" w14:textId="77777777" w:rsidR="00D61D72" w:rsidRDefault="00D61D72">
      <w:pPr>
        <w:pStyle w:val="BodyText"/>
        <w:spacing w:before="4"/>
      </w:pPr>
    </w:p>
    <w:p w14:paraId="7E547CA6" w14:textId="77777777" w:rsidR="00D61D72" w:rsidRDefault="00860DAE">
      <w:pPr>
        <w:pStyle w:val="BodyText"/>
        <w:ind w:left="918" w:right="474"/>
        <w:jc w:val="both"/>
      </w:pPr>
      <w:r>
        <w:t>The contractor shall have specific review parameters and guidelines established for the identified</w:t>
      </w:r>
      <w:r>
        <w:rPr>
          <w:spacing w:val="-7"/>
        </w:rPr>
        <w:t xml:space="preserve"> </w:t>
      </w:r>
      <w:r>
        <w:t>claims.</w:t>
      </w:r>
      <w:r>
        <w:rPr>
          <w:spacing w:val="-4"/>
        </w:rPr>
        <w:t xml:space="preserve"> </w:t>
      </w:r>
      <w:r>
        <w:t>Each</w:t>
      </w:r>
      <w:r>
        <w:rPr>
          <w:spacing w:val="-4"/>
        </w:rPr>
        <w:t xml:space="preserve"> </w:t>
      </w:r>
      <w:r>
        <w:t>claim</w:t>
      </w:r>
      <w:r>
        <w:rPr>
          <w:spacing w:val="-3"/>
        </w:rPr>
        <w:t xml:space="preserve"> </w:t>
      </w:r>
      <w:r>
        <w:t>shall</w:t>
      </w:r>
      <w:r>
        <w:rPr>
          <w:spacing w:val="-3"/>
        </w:rPr>
        <w:t xml:space="preserve"> </w:t>
      </w:r>
      <w:r>
        <w:t>be</w:t>
      </w:r>
      <w:r>
        <w:rPr>
          <w:spacing w:val="-7"/>
        </w:rPr>
        <w:t xml:space="preserve"> </w:t>
      </w:r>
      <w:r>
        <w:t>evaluated</w:t>
      </w:r>
      <w:r>
        <w:rPr>
          <w:spacing w:val="-4"/>
        </w:rPr>
        <w:t xml:space="preserve"> </w:t>
      </w:r>
      <w:r>
        <w:t>using</w:t>
      </w:r>
      <w:r>
        <w:rPr>
          <w:spacing w:val="-9"/>
        </w:rPr>
        <w:t xml:space="preserve"> </w:t>
      </w:r>
      <w:r>
        <w:t>the</w:t>
      </w:r>
      <w:r>
        <w:rPr>
          <w:spacing w:val="-7"/>
        </w:rPr>
        <w:t xml:space="preserve"> </w:t>
      </w:r>
      <w:r>
        <w:t>same</w:t>
      </w:r>
      <w:r>
        <w:rPr>
          <w:spacing w:val="-5"/>
        </w:rPr>
        <w:t xml:space="preserve"> </w:t>
      </w:r>
      <w:r>
        <w:t>review</w:t>
      </w:r>
      <w:r>
        <w:rPr>
          <w:spacing w:val="-4"/>
        </w:rPr>
        <w:t xml:space="preserve"> </w:t>
      </w:r>
      <w:r>
        <w:t>guidelines.</w:t>
      </w:r>
      <w:r>
        <w:rPr>
          <w:spacing w:val="-4"/>
        </w:rPr>
        <w:t xml:space="preserve"> </w:t>
      </w:r>
      <w:r>
        <w:t>The</w:t>
      </w:r>
      <w:r>
        <w:rPr>
          <w:spacing w:val="-7"/>
        </w:rPr>
        <w:t xml:space="preserve"> </w:t>
      </w:r>
      <w:r>
        <w:rPr>
          <w:spacing w:val="-2"/>
        </w:rPr>
        <w:t>claim</w:t>
      </w:r>
    </w:p>
    <w:p w14:paraId="0A3EE372" w14:textId="77777777" w:rsidR="00D61D72" w:rsidRDefault="00D61D72">
      <w:pPr>
        <w:jc w:val="both"/>
        <w:sectPr w:rsidR="00D61D72">
          <w:pgSz w:w="12240" w:h="15840"/>
          <w:pgMar w:top="1540" w:right="1120" w:bottom="1460" w:left="860" w:header="0" w:footer="1211" w:gutter="0"/>
          <w:cols w:space="720"/>
        </w:sectPr>
      </w:pPr>
    </w:p>
    <w:p w14:paraId="29A838B3" w14:textId="77777777" w:rsidR="00D61D72" w:rsidRDefault="00860DAE">
      <w:pPr>
        <w:pStyle w:val="BodyText"/>
        <w:spacing w:before="79"/>
        <w:ind w:left="918" w:right="330"/>
      </w:pPr>
      <w:r>
        <w:t>and</w:t>
      </w:r>
      <w:r>
        <w:rPr>
          <w:spacing w:val="-6"/>
        </w:rPr>
        <w:t xml:space="preserve"> </w:t>
      </w:r>
      <w:r>
        <w:t>the</w:t>
      </w:r>
      <w:r>
        <w:rPr>
          <w:spacing w:val="-9"/>
        </w:rPr>
        <w:t xml:space="preserve"> </w:t>
      </w:r>
      <w:r>
        <w:t>medical</w:t>
      </w:r>
      <w:r>
        <w:rPr>
          <w:spacing w:val="-5"/>
        </w:rPr>
        <w:t xml:space="preserve"> </w:t>
      </w:r>
      <w:r>
        <w:t>record</w:t>
      </w:r>
      <w:r>
        <w:rPr>
          <w:spacing w:val="-4"/>
        </w:rPr>
        <w:t xml:space="preserve"> </w:t>
      </w:r>
      <w:r>
        <w:t>shall</w:t>
      </w:r>
      <w:r>
        <w:rPr>
          <w:spacing w:val="-5"/>
        </w:rPr>
        <w:t xml:space="preserve"> </w:t>
      </w:r>
      <w:r>
        <w:t>be</w:t>
      </w:r>
      <w:r>
        <w:rPr>
          <w:spacing w:val="-9"/>
        </w:rPr>
        <w:t xml:space="preserve"> </w:t>
      </w:r>
      <w:r>
        <w:t>linked</w:t>
      </w:r>
      <w:r>
        <w:rPr>
          <w:spacing w:val="-6"/>
        </w:rPr>
        <w:t xml:space="preserve"> </w:t>
      </w:r>
      <w:r>
        <w:t>by</w:t>
      </w:r>
      <w:r>
        <w:rPr>
          <w:spacing w:val="-11"/>
        </w:rPr>
        <w:t xml:space="preserve"> </w:t>
      </w:r>
      <w:r>
        <w:t>patient</w:t>
      </w:r>
      <w:r>
        <w:rPr>
          <w:spacing w:val="-5"/>
        </w:rPr>
        <w:t xml:space="preserve"> </w:t>
      </w:r>
      <w:r>
        <w:t>name,</w:t>
      </w:r>
      <w:r>
        <w:rPr>
          <w:spacing w:val="-6"/>
        </w:rPr>
        <w:t xml:space="preserve"> </w:t>
      </w:r>
      <w:r>
        <w:t>HICN,</w:t>
      </w:r>
      <w:r>
        <w:rPr>
          <w:spacing w:val="-6"/>
        </w:rPr>
        <w:t xml:space="preserve"> </w:t>
      </w:r>
      <w:r>
        <w:t>MBI,</w:t>
      </w:r>
      <w:r>
        <w:rPr>
          <w:spacing w:val="-6"/>
        </w:rPr>
        <w:t xml:space="preserve"> </w:t>
      </w:r>
      <w:r>
        <w:t>diagnosis,</w:t>
      </w:r>
      <w:r>
        <w:rPr>
          <w:spacing w:val="-6"/>
        </w:rPr>
        <w:t xml:space="preserve"> </w:t>
      </w:r>
      <w:r>
        <w:t>claim</w:t>
      </w:r>
      <w:r>
        <w:rPr>
          <w:spacing w:val="-5"/>
        </w:rPr>
        <w:t xml:space="preserve"> </w:t>
      </w:r>
      <w:r>
        <w:t>number, and procedure.</w:t>
      </w:r>
    </w:p>
    <w:p w14:paraId="3593EBEB" w14:textId="77777777" w:rsidR="00D61D72" w:rsidRDefault="00D61D72">
      <w:pPr>
        <w:pStyle w:val="BodyText"/>
      </w:pPr>
    </w:p>
    <w:p w14:paraId="06CE5564" w14:textId="77777777" w:rsidR="00D61D72" w:rsidRDefault="00860DAE">
      <w:pPr>
        <w:pStyle w:val="BodyText"/>
        <w:ind w:left="918" w:right="377"/>
      </w:pPr>
      <w:r>
        <w:t>The</w:t>
      </w:r>
      <w:r>
        <w:rPr>
          <w:spacing w:val="-7"/>
        </w:rPr>
        <w:t xml:space="preserve"> </w:t>
      </w:r>
      <w:r>
        <w:t>contractor</w:t>
      </w:r>
      <w:r>
        <w:rPr>
          <w:spacing w:val="-7"/>
        </w:rPr>
        <w:t xml:space="preserve"> </w:t>
      </w:r>
      <w:r>
        <w:t>shall</w:t>
      </w:r>
      <w:r>
        <w:rPr>
          <w:spacing w:val="-5"/>
        </w:rPr>
        <w:t xml:space="preserve"> </w:t>
      </w:r>
      <w:r>
        <w:t>evaluate</w:t>
      </w:r>
      <w:r>
        <w:rPr>
          <w:spacing w:val="-7"/>
        </w:rPr>
        <w:t xml:space="preserve"> </w:t>
      </w:r>
      <w:r>
        <w:t>if</w:t>
      </w:r>
      <w:r>
        <w:rPr>
          <w:spacing w:val="-7"/>
        </w:rPr>
        <w:t xml:space="preserve"> </w:t>
      </w:r>
      <w:r>
        <w:t>the</w:t>
      </w:r>
      <w:r>
        <w:rPr>
          <w:spacing w:val="-7"/>
        </w:rPr>
        <w:t xml:space="preserve"> </w:t>
      </w:r>
      <w:r>
        <w:t>provider</w:t>
      </w:r>
      <w:r>
        <w:rPr>
          <w:spacing w:val="-7"/>
        </w:rPr>
        <w:t xml:space="preserve"> </w:t>
      </w:r>
      <w:r>
        <w:t>specialty</w:t>
      </w:r>
      <w:r>
        <w:rPr>
          <w:spacing w:val="-11"/>
        </w:rPr>
        <w:t xml:space="preserve"> </w:t>
      </w:r>
      <w:r>
        <w:t>is</w:t>
      </w:r>
      <w:r>
        <w:rPr>
          <w:spacing w:val="-6"/>
        </w:rPr>
        <w:t xml:space="preserve"> </w:t>
      </w:r>
      <w:r>
        <w:t>reasonable</w:t>
      </w:r>
      <w:r>
        <w:rPr>
          <w:spacing w:val="-4"/>
        </w:rPr>
        <w:t xml:space="preserve"> </w:t>
      </w:r>
      <w:r>
        <w:t>for</w:t>
      </w:r>
      <w:r>
        <w:rPr>
          <w:spacing w:val="-7"/>
        </w:rPr>
        <w:t xml:space="preserve"> </w:t>
      </w:r>
      <w:r>
        <w:t>the</w:t>
      </w:r>
      <w:r>
        <w:rPr>
          <w:spacing w:val="-4"/>
        </w:rPr>
        <w:t xml:space="preserve"> </w:t>
      </w:r>
      <w:r>
        <w:t>procedure(s)</w:t>
      </w:r>
      <w:r>
        <w:rPr>
          <w:spacing w:val="-7"/>
        </w:rPr>
        <w:t xml:space="preserve"> </w:t>
      </w:r>
      <w:r>
        <w:t>being reviewed. As examples, one would not expect to see chiropractors billing for Cardiac care, podiatrists for dermatological procedures, and ophthalmologists for foot care.</w:t>
      </w:r>
    </w:p>
    <w:p w14:paraId="34AE8797" w14:textId="77777777" w:rsidR="00D61D72" w:rsidRDefault="00D61D72">
      <w:pPr>
        <w:pStyle w:val="BodyText"/>
        <w:spacing w:before="2"/>
      </w:pPr>
    </w:p>
    <w:p w14:paraId="2694706B" w14:textId="77777777" w:rsidR="00D61D72" w:rsidRDefault="00860DAE">
      <w:pPr>
        <w:pStyle w:val="BodyText"/>
        <w:spacing w:line="237" w:lineRule="auto"/>
        <w:ind w:left="918" w:right="377"/>
      </w:pPr>
      <w:r>
        <w:t>The</w:t>
      </w:r>
      <w:r>
        <w:rPr>
          <w:spacing w:val="-9"/>
        </w:rPr>
        <w:t xml:space="preserve"> </w:t>
      </w:r>
      <w:r>
        <w:t>contractor</w:t>
      </w:r>
      <w:r>
        <w:rPr>
          <w:spacing w:val="-7"/>
        </w:rPr>
        <w:t xml:space="preserve"> </w:t>
      </w:r>
      <w:r>
        <w:t>shall</w:t>
      </w:r>
      <w:r>
        <w:rPr>
          <w:spacing w:val="-5"/>
        </w:rPr>
        <w:t xml:space="preserve"> </w:t>
      </w:r>
      <w:r>
        <w:t>ensure</w:t>
      </w:r>
      <w:r>
        <w:rPr>
          <w:spacing w:val="-9"/>
        </w:rPr>
        <w:t xml:space="preserve"> </w:t>
      </w:r>
      <w:r>
        <w:t>the</w:t>
      </w:r>
      <w:r>
        <w:rPr>
          <w:spacing w:val="-7"/>
        </w:rPr>
        <w:t xml:space="preserve"> </w:t>
      </w:r>
      <w:r>
        <w:t>individual(s)</w:t>
      </w:r>
      <w:r>
        <w:rPr>
          <w:spacing w:val="-9"/>
        </w:rPr>
        <w:t xml:space="preserve"> </w:t>
      </w:r>
      <w:r>
        <w:t>documented</w:t>
      </w:r>
      <w:r>
        <w:rPr>
          <w:spacing w:val="-6"/>
        </w:rPr>
        <w:t xml:space="preserve"> </w:t>
      </w:r>
      <w:r>
        <w:t>in</w:t>
      </w:r>
      <w:r>
        <w:rPr>
          <w:spacing w:val="-6"/>
        </w:rPr>
        <w:t xml:space="preserve"> </w:t>
      </w:r>
      <w:r>
        <w:t>the</w:t>
      </w:r>
      <w:r>
        <w:rPr>
          <w:spacing w:val="-9"/>
        </w:rPr>
        <w:t xml:space="preserve"> </w:t>
      </w:r>
      <w:r>
        <w:t>medical</w:t>
      </w:r>
      <w:r>
        <w:rPr>
          <w:spacing w:val="-5"/>
        </w:rPr>
        <w:t xml:space="preserve"> </w:t>
      </w:r>
      <w:r>
        <w:t>records</w:t>
      </w:r>
      <w:r>
        <w:rPr>
          <w:spacing w:val="-6"/>
        </w:rPr>
        <w:t xml:space="preserve"> </w:t>
      </w:r>
      <w:r>
        <w:t>meets</w:t>
      </w:r>
      <w:r>
        <w:rPr>
          <w:spacing w:val="-6"/>
        </w:rPr>
        <w:t xml:space="preserve"> </w:t>
      </w:r>
      <w:r>
        <w:t>the necessary Federal and State requirements necessary to perform the services billed.</w:t>
      </w:r>
    </w:p>
    <w:p w14:paraId="27A97411" w14:textId="77777777" w:rsidR="00D61D72" w:rsidRDefault="00D61D72">
      <w:pPr>
        <w:pStyle w:val="BodyText"/>
        <w:spacing w:before="1"/>
      </w:pPr>
    </w:p>
    <w:p w14:paraId="2AD676AF" w14:textId="77777777" w:rsidR="00D61D72" w:rsidRDefault="00860DAE">
      <w:pPr>
        <w:pStyle w:val="BodyText"/>
        <w:ind w:left="918" w:right="254"/>
        <w:jc w:val="both"/>
      </w:pPr>
      <w:r>
        <w:t>The contractor shall evaluate and determine if there is evidence in the medical record that the service</w:t>
      </w:r>
      <w:r>
        <w:rPr>
          <w:spacing w:val="-3"/>
        </w:rPr>
        <w:t xml:space="preserve"> </w:t>
      </w:r>
      <w:r>
        <w:t>submitted</w:t>
      </w:r>
      <w:r>
        <w:rPr>
          <w:spacing w:val="-3"/>
        </w:rPr>
        <w:t xml:space="preserve"> </w:t>
      </w:r>
      <w:r>
        <w:t>was</w:t>
      </w:r>
      <w:r>
        <w:rPr>
          <w:spacing w:val="-2"/>
        </w:rPr>
        <w:t xml:space="preserve"> </w:t>
      </w:r>
      <w:proofErr w:type="gramStart"/>
      <w:r>
        <w:t>actually</w:t>
      </w:r>
      <w:r>
        <w:rPr>
          <w:spacing w:val="-10"/>
        </w:rPr>
        <w:t xml:space="preserve"> </w:t>
      </w:r>
      <w:r>
        <w:t>provided</w:t>
      </w:r>
      <w:proofErr w:type="gramEnd"/>
      <w:r>
        <w:t>,</w:t>
      </w:r>
      <w:r>
        <w:rPr>
          <w:spacing w:val="-2"/>
        </w:rPr>
        <w:t xml:space="preserve"> </w:t>
      </w:r>
      <w:r>
        <w:t>and</w:t>
      </w:r>
      <w:r>
        <w:rPr>
          <w:spacing w:val="-2"/>
        </w:rPr>
        <w:t xml:space="preserve"> </w:t>
      </w:r>
      <w:r>
        <w:t>if</w:t>
      </w:r>
      <w:r>
        <w:rPr>
          <w:spacing w:val="-3"/>
        </w:rPr>
        <w:t xml:space="preserve"> </w:t>
      </w:r>
      <w:r>
        <w:t>so,</w:t>
      </w:r>
      <w:r>
        <w:rPr>
          <w:spacing w:val="-2"/>
        </w:rPr>
        <w:t xml:space="preserve"> </w:t>
      </w:r>
      <w:r>
        <w:t>if</w:t>
      </w:r>
      <w:r>
        <w:rPr>
          <w:spacing w:val="-3"/>
        </w:rPr>
        <w:t xml:space="preserve"> </w:t>
      </w:r>
      <w:r>
        <w:t>the</w:t>
      </w:r>
      <w:r>
        <w:rPr>
          <w:spacing w:val="-3"/>
        </w:rPr>
        <w:t xml:space="preserve"> </w:t>
      </w:r>
      <w:r>
        <w:t>service</w:t>
      </w:r>
      <w:r>
        <w:rPr>
          <w:spacing w:val="-3"/>
        </w:rPr>
        <w:t xml:space="preserve"> </w:t>
      </w:r>
      <w:r>
        <w:t>was medically</w:t>
      </w:r>
      <w:r>
        <w:rPr>
          <w:spacing w:val="-7"/>
        </w:rPr>
        <w:t xml:space="preserve"> </w:t>
      </w:r>
      <w:r>
        <w:t>reasonable</w:t>
      </w:r>
      <w:r>
        <w:rPr>
          <w:spacing w:val="-3"/>
        </w:rPr>
        <w:t xml:space="preserve"> </w:t>
      </w:r>
      <w:r>
        <w:t>and necessary. The contractor shall also verify</w:t>
      </w:r>
      <w:r>
        <w:rPr>
          <w:spacing w:val="-4"/>
        </w:rPr>
        <w:t xml:space="preserve"> </w:t>
      </w:r>
      <w:r>
        <w:t>diagnosis and match to age, gender, and procedure.</w:t>
      </w:r>
    </w:p>
    <w:p w14:paraId="0093EE7F" w14:textId="77777777" w:rsidR="00D61D72" w:rsidRDefault="00D61D72">
      <w:pPr>
        <w:pStyle w:val="BodyText"/>
      </w:pPr>
    </w:p>
    <w:p w14:paraId="46312639" w14:textId="77777777" w:rsidR="00D61D72" w:rsidRDefault="00860DAE">
      <w:pPr>
        <w:pStyle w:val="BodyText"/>
        <w:ind w:left="918" w:right="377"/>
      </w:pPr>
      <w:r>
        <w:t>The</w:t>
      </w:r>
      <w:r>
        <w:rPr>
          <w:spacing w:val="-7"/>
        </w:rPr>
        <w:t xml:space="preserve"> </w:t>
      </w:r>
      <w:r>
        <w:t>contractor</w:t>
      </w:r>
      <w:r>
        <w:rPr>
          <w:spacing w:val="-7"/>
        </w:rPr>
        <w:t xml:space="preserve"> </w:t>
      </w:r>
      <w:r>
        <w:t>shall</w:t>
      </w:r>
      <w:r>
        <w:rPr>
          <w:spacing w:val="-5"/>
        </w:rPr>
        <w:t xml:space="preserve"> </w:t>
      </w:r>
      <w:r>
        <w:t>determine</w:t>
      </w:r>
      <w:r>
        <w:rPr>
          <w:spacing w:val="-7"/>
        </w:rPr>
        <w:t xml:space="preserve"> </w:t>
      </w:r>
      <w:r>
        <w:t>if</w:t>
      </w:r>
      <w:r>
        <w:rPr>
          <w:spacing w:val="-7"/>
        </w:rPr>
        <w:t xml:space="preserve"> </w:t>
      </w:r>
      <w:r>
        <w:t>patterns</w:t>
      </w:r>
      <w:r>
        <w:rPr>
          <w:spacing w:val="-6"/>
        </w:rPr>
        <w:t xml:space="preserve"> </w:t>
      </w:r>
      <w:r>
        <w:t>and/or</w:t>
      </w:r>
      <w:r>
        <w:rPr>
          <w:spacing w:val="-7"/>
        </w:rPr>
        <w:t xml:space="preserve"> </w:t>
      </w:r>
      <w:r>
        <w:t>trends</w:t>
      </w:r>
      <w:r>
        <w:rPr>
          <w:spacing w:val="-6"/>
        </w:rPr>
        <w:t xml:space="preserve"> </w:t>
      </w:r>
      <w:r>
        <w:t>exist</w:t>
      </w:r>
      <w:r>
        <w:rPr>
          <w:spacing w:val="-5"/>
        </w:rPr>
        <w:t xml:space="preserve"> </w:t>
      </w:r>
      <w:r>
        <w:t>in</w:t>
      </w:r>
      <w:r>
        <w:rPr>
          <w:spacing w:val="-6"/>
        </w:rPr>
        <w:t xml:space="preserve"> </w:t>
      </w:r>
      <w:r>
        <w:t>the</w:t>
      </w:r>
      <w:r>
        <w:rPr>
          <w:spacing w:val="-7"/>
        </w:rPr>
        <w:t xml:space="preserve"> </w:t>
      </w:r>
      <w:r>
        <w:t>medical</w:t>
      </w:r>
      <w:r>
        <w:rPr>
          <w:spacing w:val="-3"/>
        </w:rPr>
        <w:t xml:space="preserve"> </w:t>
      </w:r>
      <w:r>
        <w:t>record</w:t>
      </w:r>
      <w:r>
        <w:rPr>
          <w:spacing w:val="-4"/>
        </w:rPr>
        <w:t xml:space="preserve"> </w:t>
      </w:r>
      <w:r>
        <w:t>that</w:t>
      </w:r>
      <w:r>
        <w:rPr>
          <w:spacing w:val="-5"/>
        </w:rPr>
        <w:t xml:space="preserve"> </w:t>
      </w:r>
      <w:r>
        <w:t>may indicate potential fraud, waste, or abuse or demonstrate potential patient harm. Examples include, but are not limited to:</w:t>
      </w:r>
    </w:p>
    <w:p w14:paraId="6694395D" w14:textId="77777777" w:rsidR="00D61D72" w:rsidRDefault="00D61D72">
      <w:pPr>
        <w:pStyle w:val="BodyText"/>
        <w:spacing w:before="6"/>
        <w:rPr>
          <w:sz w:val="23"/>
        </w:rPr>
      </w:pPr>
    </w:p>
    <w:p w14:paraId="5F69963A" w14:textId="77777777" w:rsidR="00D61D72" w:rsidRDefault="00860DAE">
      <w:pPr>
        <w:pStyle w:val="ListParagraph"/>
        <w:numPr>
          <w:ilvl w:val="0"/>
          <w:numId w:val="43"/>
        </w:numPr>
        <w:tabs>
          <w:tab w:val="left" w:pos="1638"/>
          <w:tab w:val="left" w:pos="1639"/>
        </w:tabs>
        <w:spacing w:before="1"/>
        <w:ind w:hanging="361"/>
        <w:rPr>
          <w:sz w:val="24"/>
        </w:rPr>
      </w:pPr>
      <w:r>
        <w:rPr>
          <w:sz w:val="24"/>
        </w:rPr>
        <w:t>The</w:t>
      </w:r>
      <w:r>
        <w:rPr>
          <w:spacing w:val="-10"/>
          <w:sz w:val="24"/>
        </w:rPr>
        <w:t xml:space="preserve"> </w:t>
      </w:r>
      <w:r>
        <w:rPr>
          <w:sz w:val="24"/>
        </w:rPr>
        <w:t>medical</w:t>
      </w:r>
      <w:r>
        <w:rPr>
          <w:spacing w:val="-1"/>
          <w:sz w:val="24"/>
        </w:rPr>
        <w:t xml:space="preserve"> </w:t>
      </w:r>
      <w:r>
        <w:rPr>
          <w:sz w:val="24"/>
        </w:rPr>
        <w:t>records</w:t>
      </w:r>
      <w:r>
        <w:rPr>
          <w:spacing w:val="-1"/>
          <w:sz w:val="24"/>
        </w:rPr>
        <w:t xml:space="preserve"> </w:t>
      </w:r>
      <w:r>
        <w:rPr>
          <w:sz w:val="24"/>
        </w:rPr>
        <w:t>tend</w:t>
      </w:r>
      <w:r>
        <w:rPr>
          <w:spacing w:val="1"/>
          <w:sz w:val="24"/>
        </w:rPr>
        <w:t xml:space="preserve"> </w:t>
      </w:r>
      <w:r>
        <w:rPr>
          <w:sz w:val="24"/>
        </w:rPr>
        <w:t>to</w:t>
      </w:r>
      <w:r>
        <w:rPr>
          <w:spacing w:val="-2"/>
          <w:sz w:val="24"/>
        </w:rPr>
        <w:t xml:space="preserve"> </w:t>
      </w:r>
      <w:r>
        <w:rPr>
          <w:sz w:val="24"/>
        </w:rPr>
        <w:t>have</w:t>
      </w:r>
      <w:r>
        <w:rPr>
          <w:spacing w:val="-2"/>
          <w:sz w:val="24"/>
        </w:rPr>
        <w:t xml:space="preserve"> </w:t>
      </w:r>
      <w:r>
        <w:rPr>
          <w:sz w:val="24"/>
        </w:rPr>
        <w:t>obvious</w:t>
      </w:r>
      <w:r>
        <w:rPr>
          <w:spacing w:val="-1"/>
          <w:sz w:val="24"/>
        </w:rPr>
        <w:t xml:space="preserve"> </w:t>
      </w:r>
      <w:r>
        <w:rPr>
          <w:sz w:val="24"/>
        </w:rPr>
        <w:t>or</w:t>
      </w:r>
      <w:r>
        <w:rPr>
          <w:spacing w:val="-5"/>
          <w:sz w:val="24"/>
        </w:rPr>
        <w:t xml:space="preserve"> </w:t>
      </w:r>
      <w:r>
        <w:rPr>
          <w:sz w:val="24"/>
        </w:rPr>
        <w:t>nearly</w:t>
      </w:r>
      <w:r>
        <w:rPr>
          <w:spacing w:val="-6"/>
          <w:sz w:val="24"/>
        </w:rPr>
        <w:t xml:space="preserve"> </w:t>
      </w:r>
      <w:r>
        <w:rPr>
          <w:sz w:val="24"/>
        </w:rPr>
        <w:t>identical</w:t>
      </w:r>
      <w:r>
        <w:rPr>
          <w:spacing w:val="-1"/>
          <w:sz w:val="24"/>
        </w:rPr>
        <w:t xml:space="preserve"> </w:t>
      </w:r>
      <w:r>
        <w:rPr>
          <w:spacing w:val="-2"/>
          <w:sz w:val="24"/>
        </w:rPr>
        <w:t>documentation.</w:t>
      </w:r>
    </w:p>
    <w:p w14:paraId="70B5090E" w14:textId="77777777" w:rsidR="00D61D72" w:rsidRDefault="00860DAE">
      <w:pPr>
        <w:pStyle w:val="ListParagraph"/>
        <w:numPr>
          <w:ilvl w:val="0"/>
          <w:numId w:val="43"/>
        </w:numPr>
        <w:tabs>
          <w:tab w:val="left" w:pos="1638"/>
          <w:tab w:val="left" w:pos="1639"/>
        </w:tabs>
        <w:spacing w:before="3"/>
        <w:ind w:right="476"/>
        <w:rPr>
          <w:sz w:val="24"/>
        </w:rPr>
      </w:pPr>
      <w:r>
        <w:rPr>
          <w:sz w:val="24"/>
        </w:rPr>
        <w:t>In reviews that cover a sequence of codes (e.g., evaluation and management codes, therapies,</w:t>
      </w:r>
      <w:r>
        <w:rPr>
          <w:spacing w:val="-7"/>
          <w:sz w:val="24"/>
        </w:rPr>
        <w:t xml:space="preserve"> </w:t>
      </w:r>
      <w:r>
        <w:rPr>
          <w:sz w:val="24"/>
        </w:rPr>
        <w:t>and</w:t>
      </w:r>
      <w:r>
        <w:rPr>
          <w:spacing w:val="-5"/>
          <w:sz w:val="24"/>
        </w:rPr>
        <w:t xml:space="preserve"> </w:t>
      </w:r>
      <w:r>
        <w:rPr>
          <w:sz w:val="24"/>
        </w:rPr>
        <w:t>radiology),</w:t>
      </w:r>
      <w:r>
        <w:rPr>
          <w:spacing w:val="-2"/>
          <w:sz w:val="24"/>
        </w:rPr>
        <w:t xml:space="preserve"> </w:t>
      </w:r>
      <w:r>
        <w:rPr>
          <w:sz w:val="24"/>
        </w:rPr>
        <w:t>evidence</w:t>
      </w:r>
      <w:r>
        <w:rPr>
          <w:spacing w:val="-9"/>
          <w:sz w:val="24"/>
        </w:rPr>
        <w:t xml:space="preserve"> </w:t>
      </w:r>
      <w:r>
        <w:rPr>
          <w:sz w:val="24"/>
        </w:rPr>
        <w:t>may</w:t>
      </w:r>
      <w:r>
        <w:rPr>
          <w:spacing w:val="-8"/>
          <w:sz w:val="24"/>
        </w:rPr>
        <w:t xml:space="preserve"> </w:t>
      </w:r>
      <w:r>
        <w:rPr>
          <w:sz w:val="24"/>
        </w:rPr>
        <w:t>exist</w:t>
      </w:r>
      <w:r>
        <w:rPr>
          <w:spacing w:val="-6"/>
          <w:sz w:val="24"/>
        </w:rPr>
        <w:t xml:space="preserve"> </w:t>
      </w:r>
      <w:r>
        <w:rPr>
          <w:sz w:val="24"/>
        </w:rPr>
        <w:t>of</w:t>
      </w:r>
      <w:r>
        <w:rPr>
          <w:spacing w:val="-9"/>
          <w:sz w:val="24"/>
        </w:rPr>
        <w:t xml:space="preserve"> </w:t>
      </w:r>
      <w:r>
        <w:rPr>
          <w:sz w:val="24"/>
        </w:rPr>
        <w:t>a</w:t>
      </w:r>
      <w:r>
        <w:rPr>
          <w:spacing w:val="-9"/>
          <w:sz w:val="24"/>
        </w:rPr>
        <w:t xml:space="preserve"> </w:t>
      </w:r>
      <w:r>
        <w:rPr>
          <w:sz w:val="24"/>
        </w:rPr>
        <w:t>trend</w:t>
      </w:r>
      <w:r>
        <w:rPr>
          <w:spacing w:val="-7"/>
          <w:sz w:val="24"/>
        </w:rPr>
        <w:t xml:space="preserve"> </w:t>
      </w:r>
      <w:r>
        <w:rPr>
          <w:sz w:val="24"/>
        </w:rPr>
        <w:t>to</w:t>
      </w:r>
      <w:r>
        <w:rPr>
          <w:spacing w:val="-7"/>
          <w:sz w:val="24"/>
        </w:rPr>
        <w:t xml:space="preserve"> </w:t>
      </w:r>
      <w:r>
        <w:rPr>
          <w:sz w:val="24"/>
        </w:rPr>
        <w:t>use</w:t>
      </w:r>
      <w:r>
        <w:rPr>
          <w:spacing w:val="-9"/>
          <w:sz w:val="24"/>
        </w:rPr>
        <w:t xml:space="preserve"> </w:t>
      </w:r>
      <w:r>
        <w:rPr>
          <w:sz w:val="24"/>
        </w:rPr>
        <w:t>with</w:t>
      </w:r>
      <w:r>
        <w:rPr>
          <w:spacing w:val="-4"/>
          <w:sz w:val="24"/>
        </w:rPr>
        <w:t xml:space="preserve"> </w:t>
      </w:r>
      <w:r>
        <w:rPr>
          <w:sz w:val="24"/>
        </w:rPr>
        <w:t>greater</w:t>
      </w:r>
      <w:r>
        <w:rPr>
          <w:spacing w:val="-9"/>
          <w:sz w:val="24"/>
        </w:rPr>
        <w:t xml:space="preserve"> </w:t>
      </w:r>
      <w:r>
        <w:rPr>
          <w:sz w:val="24"/>
        </w:rPr>
        <w:t>frequency than</w:t>
      </w:r>
      <w:r>
        <w:rPr>
          <w:spacing w:val="-7"/>
          <w:sz w:val="24"/>
        </w:rPr>
        <w:t xml:space="preserve"> </w:t>
      </w:r>
      <w:r>
        <w:rPr>
          <w:sz w:val="24"/>
        </w:rPr>
        <w:t>would</w:t>
      </w:r>
      <w:r>
        <w:rPr>
          <w:spacing w:val="-7"/>
          <w:sz w:val="24"/>
        </w:rPr>
        <w:t xml:space="preserve"> </w:t>
      </w:r>
      <w:r>
        <w:rPr>
          <w:sz w:val="24"/>
        </w:rPr>
        <w:t>be</w:t>
      </w:r>
      <w:r>
        <w:rPr>
          <w:spacing w:val="-8"/>
          <w:sz w:val="24"/>
        </w:rPr>
        <w:t xml:space="preserve"> </w:t>
      </w:r>
      <w:r>
        <w:rPr>
          <w:sz w:val="24"/>
        </w:rPr>
        <w:t>expected</w:t>
      </w:r>
      <w:r>
        <w:rPr>
          <w:spacing w:val="-7"/>
          <w:sz w:val="24"/>
        </w:rPr>
        <w:t xml:space="preserve"> </w:t>
      </w:r>
      <w:r>
        <w:rPr>
          <w:sz w:val="24"/>
        </w:rPr>
        <w:t>the</w:t>
      </w:r>
      <w:r>
        <w:rPr>
          <w:spacing w:val="-8"/>
          <w:sz w:val="24"/>
        </w:rPr>
        <w:t xml:space="preserve"> </w:t>
      </w:r>
      <w:r>
        <w:rPr>
          <w:sz w:val="24"/>
        </w:rPr>
        <w:t>high-end</w:t>
      </w:r>
      <w:r>
        <w:rPr>
          <w:spacing w:val="-7"/>
          <w:sz w:val="24"/>
        </w:rPr>
        <w:t xml:space="preserve"> </w:t>
      </w:r>
      <w:r>
        <w:rPr>
          <w:sz w:val="24"/>
        </w:rPr>
        <w:t>billing</w:t>
      </w:r>
      <w:r>
        <w:rPr>
          <w:spacing w:val="-8"/>
          <w:sz w:val="24"/>
        </w:rPr>
        <w:t xml:space="preserve"> </w:t>
      </w:r>
      <w:r>
        <w:rPr>
          <w:sz w:val="24"/>
        </w:rPr>
        <w:t>codes</w:t>
      </w:r>
      <w:r>
        <w:rPr>
          <w:spacing w:val="-2"/>
          <w:sz w:val="24"/>
        </w:rPr>
        <w:t xml:space="preserve"> </w:t>
      </w:r>
      <w:r>
        <w:rPr>
          <w:sz w:val="24"/>
        </w:rPr>
        <w:t>representing</w:t>
      </w:r>
      <w:r>
        <w:rPr>
          <w:spacing w:val="-9"/>
          <w:sz w:val="24"/>
        </w:rPr>
        <w:t xml:space="preserve"> </w:t>
      </w:r>
      <w:r>
        <w:rPr>
          <w:sz w:val="24"/>
        </w:rPr>
        <w:t>higher</w:t>
      </w:r>
      <w:r>
        <w:rPr>
          <w:spacing w:val="-8"/>
          <w:sz w:val="24"/>
        </w:rPr>
        <w:t xml:space="preserve"> </w:t>
      </w:r>
      <w:r>
        <w:rPr>
          <w:sz w:val="24"/>
        </w:rPr>
        <w:t>level</w:t>
      </w:r>
      <w:r>
        <w:rPr>
          <w:spacing w:val="-2"/>
          <w:sz w:val="24"/>
        </w:rPr>
        <w:t xml:space="preserve"> </w:t>
      </w:r>
      <w:r>
        <w:rPr>
          <w:sz w:val="24"/>
        </w:rPr>
        <w:t>services.</w:t>
      </w:r>
    </w:p>
    <w:p w14:paraId="6C29640E" w14:textId="77777777" w:rsidR="00D61D72" w:rsidRDefault="00860DAE">
      <w:pPr>
        <w:pStyle w:val="ListParagraph"/>
        <w:numPr>
          <w:ilvl w:val="0"/>
          <w:numId w:val="43"/>
        </w:numPr>
        <w:tabs>
          <w:tab w:val="left" w:pos="1638"/>
          <w:tab w:val="left" w:pos="1639"/>
        </w:tabs>
        <w:spacing w:before="1"/>
        <w:ind w:right="362"/>
        <w:rPr>
          <w:sz w:val="24"/>
        </w:rPr>
      </w:pPr>
      <w:r>
        <w:rPr>
          <w:sz w:val="24"/>
        </w:rPr>
        <w:t>In</w:t>
      </w:r>
      <w:r>
        <w:rPr>
          <w:spacing w:val="-3"/>
          <w:sz w:val="24"/>
        </w:rPr>
        <w:t xml:space="preserve"> </w:t>
      </w:r>
      <w:r>
        <w:rPr>
          <w:sz w:val="24"/>
        </w:rPr>
        <w:t>a</w:t>
      </w:r>
      <w:r>
        <w:rPr>
          <w:spacing w:val="-7"/>
          <w:sz w:val="24"/>
        </w:rPr>
        <w:t xml:space="preserve"> </w:t>
      </w:r>
      <w:r>
        <w:rPr>
          <w:sz w:val="24"/>
        </w:rPr>
        <w:t>provider/supplier</w:t>
      </w:r>
      <w:r>
        <w:rPr>
          <w:spacing w:val="-4"/>
          <w:sz w:val="24"/>
        </w:rPr>
        <w:t xml:space="preserve"> </w:t>
      </w:r>
      <w:r>
        <w:rPr>
          <w:sz w:val="24"/>
        </w:rPr>
        <w:t>review,</w:t>
      </w:r>
      <w:r>
        <w:rPr>
          <w:spacing w:val="-6"/>
          <w:sz w:val="24"/>
        </w:rPr>
        <w:t xml:space="preserve"> </w:t>
      </w:r>
      <w:r>
        <w:rPr>
          <w:sz w:val="24"/>
        </w:rPr>
        <w:t>a</w:t>
      </w:r>
      <w:r>
        <w:rPr>
          <w:spacing w:val="-7"/>
          <w:sz w:val="24"/>
        </w:rPr>
        <w:t xml:space="preserve"> </w:t>
      </w:r>
      <w:r>
        <w:rPr>
          <w:sz w:val="24"/>
        </w:rPr>
        <w:t>pattern</w:t>
      </w:r>
      <w:r>
        <w:rPr>
          <w:spacing w:val="-4"/>
          <w:sz w:val="24"/>
        </w:rPr>
        <w:t xml:space="preserve"> </w:t>
      </w:r>
      <w:r>
        <w:rPr>
          <w:sz w:val="24"/>
        </w:rPr>
        <w:t>may</w:t>
      </w:r>
      <w:r>
        <w:rPr>
          <w:spacing w:val="-10"/>
          <w:sz w:val="24"/>
        </w:rPr>
        <w:t xml:space="preserve"> </w:t>
      </w:r>
      <w:r>
        <w:rPr>
          <w:sz w:val="24"/>
        </w:rPr>
        <w:t>be</w:t>
      </w:r>
      <w:r>
        <w:rPr>
          <w:spacing w:val="-7"/>
          <w:sz w:val="24"/>
        </w:rPr>
        <w:t xml:space="preserve"> </w:t>
      </w:r>
      <w:r>
        <w:rPr>
          <w:sz w:val="24"/>
        </w:rPr>
        <w:t>identified</w:t>
      </w:r>
      <w:r>
        <w:rPr>
          <w:spacing w:val="-6"/>
          <w:sz w:val="24"/>
        </w:rPr>
        <w:t xml:space="preserve"> </w:t>
      </w:r>
      <w:r>
        <w:rPr>
          <w:sz w:val="24"/>
        </w:rPr>
        <w:t>of</w:t>
      </w:r>
      <w:r>
        <w:rPr>
          <w:spacing w:val="-7"/>
          <w:sz w:val="24"/>
        </w:rPr>
        <w:t xml:space="preserve"> </w:t>
      </w:r>
      <w:r>
        <w:rPr>
          <w:sz w:val="24"/>
        </w:rPr>
        <w:t>billing</w:t>
      </w:r>
      <w:r>
        <w:rPr>
          <w:spacing w:val="-8"/>
          <w:sz w:val="24"/>
        </w:rPr>
        <w:t xml:space="preserve"> </w:t>
      </w:r>
      <w:r>
        <w:rPr>
          <w:sz w:val="24"/>
        </w:rPr>
        <w:t>more</w:t>
      </w:r>
      <w:r>
        <w:rPr>
          <w:spacing w:val="-7"/>
          <w:sz w:val="24"/>
        </w:rPr>
        <w:t xml:space="preserve"> </w:t>
      </w:r>
      <w:r>
        <w:rPr>
          <w:sz w:val="24"/>
        </w:rPr>
        <w:t>hours</w:t>
      </w:r>
      <w:r>
        <w:rPr>
          <w:spacing w:val="-6"/>
          <w:sz w:val="24"/>
        </w:rPr>
        <w:t xml:space="preserve"> </w:t>
      </w:r>
      <w:r>
        <w:rPr>
          <w:sz w:val="24"/>
        </w:rPr>
        <w:t>of</w:t>
      </w:r>
      <w:r>
        <w:rPr>
          <w:spacing w:val="-7"/>
          <w:sz w:val="24"/>
        </w:rPr>
        <w:t xml:space="preserve"> </w:t>
      </w:r>
      <w:r>
        <w:rPr>
          <w:sz w:val="24"/>
        </w:rPr>
        <w:t>care than would normally be expected on a given workday.</w:t>
      </w:r>
    </w:p>
    <w:p w14:paraId="0AF0649A" w14:textId="77777777" w:rsidR="00D61D72" w:rsidRDefault="00860DAE">
      <w:pPr>
        <w:pStyle w:val="ListParagraph"/>
        <w:numPr>
          <w:ilvl w:val="0"/>
          <w:numId w:val="43"/>
        </w:numPr>
        <w:tabs>
          <w:tab w:val="left" w:pos="1638"/>
          <w:tab w:val="left" w:pos="1639"/>
        </w:tabs>
        <w:spacing w:before="0"/>
        <w:ind w:right="795"/>
        <w:rPr>
          <w:sz w:val="24"/>
        </w:rPr>
      </w:pPr>
      <w:r>
        <w:rPr>
          <w:sz w:val="24"/>
        </w:rPr>
        <w:t>The medical records indicate a procedure is being done more frequently than prescribed</w:t>
      </w:r>
      <w:r>
        <w:rPr>
          <w:spacing w:val="-6"/>
          <w:sz w:val="24"/>
        </w:rPr>
        <w:t xml:space="preserve"> </w:t>
      </w:r>
      <w:r>
        <w:rPr>
          <w:sz w:val="24"/>
        </w:rPr>
        <w:t>per</w:t>
      </w:r>
      <w:r>
        <w:rPr>
          <w:spacing w:val="-9"/>
          <w:sz w:val="24"/>
        </w:rPr>
        <w:t xml:space="preserve"> </w:t>
      </w:r>
      <w:r>
        <w:rPr>
          <w:sz w:val="24"/>
        </w:rPr>
        <w:t>suggested</w:t>
      </w:r>
      <w:r>
        <w:rPr>
          <w:spacing w:val="-4"/>
          <w:sz w:val="24"/>
        </w:rPr>
        <w:t xml:space="preserve"> </w:t>
      </w:r>
      <w:r>
        <w:rPr>
          <w:sz w:val="24"/>
        </w:rPr>
        <w:t>CMS</w:t>
      </w:r>
      <w:r>
        <w:rPr>
          <w:spacing w:val="-5"/>
          <w:sz w:val="24"/>
        </w:rPr>
        <w:t xml:space="preserve"> </w:t>
      </w:r>
      <w:r>
        <w:rPr>
          <w:sz w:val="24"/>
        </w:rPr>
        <w:t>guidance</w:t>
      </w:r>
      <w:r>
        <w:rPr>
          <w:spacing w:val="-9"/>
          <w:sz w:val="24"/>
        </w:rPr>
        <w:t xml:space="preserve"> </w:t>
      </w:r>
      <w:r>
        <w:rPr>
          <w:sz w:val="24"/>
        </w:rPr>
        <w:t>or</w:t>
      </w:r>
      <w:r>
        <w:rPr>
          <w:spacing w:val="-9"/>
          <w:sz w:val="24"/>
        </w:rPr>
        <w:t xml:space="preserve"> </w:t>
      </w:r>
      <w:r>
        <w:rPr>
          <w:sz w:val="24"/>
        </w:rPr>
        <w:t>industry</w:t>
      </w:r>
      <w:r>
        <w:rPr>
          <w:spacing w:val="-11"/>
          <w:sz w:val="24"/>
        </w:rPr>
        <w:t xml:space="preserve"> </w:t>
      </w:r>
      <w:r>
        <w:rPr>
          <w:sz w:val="24"/>
        </w:rPr>
        <w:t>standards</w:t>
      </w:r>
      <w:r>
        <w:rPr>
          <w:spacing w:val="-6"/>
          <w:sz w:val="24"/>
        </w:rPr>
        <w:t xml:space="preserve"> </w:t>
      </w:r>
      <w:r>
        <w:rPr>
          <w:sz w:val="24"/>
        </w:rPr>
        <w:t>of</w:t>
      </w:r>
      <w:r>
        <w:rPr>
          <w:spacing w:val="-7"/>
          <w:sz w:val="24"/>
        </w:rPr>
        <w:t xml:space="preserve"> </w:t>
      </w:r>
      <w:r>
        <w:rPr>
          <w:sz w:val="24"/>
        </w:rPr>
        <w:t>care,</w:t>
      </w:r>
      <w:r>
        <w:rPr>
          <w:spacing w:val="-6"/>
          <w:sz w:val="24"/>
        </w:rPr>
        <w:t xml:space="preserve"> </w:t>
      </w:r>
      <w:r>
        <w:rPr>
          <w:sz w:val="24"/>
        </w:rPr>
        <w:t>resulting</w:t>
      </w:r>
      <w:r>
        <w:rPr>
          <w:spacing w:val="-11"/>
          <w:sz w:val="24"/>
        </w:rPr>
        <w:t xml:space="preserve"> </w:t>
      </w:r>
      <w:r>
        <w:rPr>
          <w:sz w:val="24"/>
        </w:rPr>
        <w:t>in potential situations of patient harm.</w:t>
      </w:r>
    </w:p>
    <w:p w14:paraId="435010A2" w14:textId="77777777" w:rsidR="00D61D72" w:rsidRDefault="00D61D72">
      <w:pPr>
        <w:pStyle w:val="BodyText"/>
        <w:spacing w:before="5"/>
        <w:rPr>
          <w:sz w:val="23"/>
        </w:rPr>
      </w:pPr>
    </w:p>
    <w:p w14:paraId="719AE287" w14:textId="77777777" w:rsidR="00D61D72" w:rsidRDefault="00860DAE">
      <w:pPr>
        <w:pStyle w:val="BodyText"/>
        <w:ind w:left="918" w:right="377"/>
      </w:pPr>
      <w:r>
        <w:t>The</w:t>
      </w:r>
      <w:r>
        <w:rPr>
          <w:spacing w:val="-9"/>
        </w:rPr>
        <w:t xml:space="preserve"> </w:t>
      </w:r>
      <w:r>
        <w:t>contractor</w:t>
      </w:r>
      <w:r>
        <w:rPr>
          <w:spacing w:val="-7"/>
        </w:rPr>
        <w:t xml:space="preserve"> </w:t>
      </w:r>
      <w:r>
        <w:t>shall</w:t>
      </w:r>
      <w:r>
        <w:rPr>
          <w:spacing w:val="-5"/>
        </w:rPr>
        <w:t xml:space="preserve"> </w:t>
      </w:r>
      <w:r>
        <w:t>evaluate</w:t>
      </w:r>
      <w:r>
        <w:rPr>
          <w:spacing w:val="-9"/>
        </w:rPr>
        <w:t xml:space="preserve"> </w:t>
      </w:r>
      <w:r>
        <w:t>the</w:t>
      </w:r>
      <w:r>
        <w:rPr>
          <w:spacing w:val="-9"/>
        </w:rPr>
        <w:t xml:space="preserve"> </w:t>
      </w:r>
      <w:r>
        <w:t>medical</w:t>
      </w:r>
      <w:r>
        <w:rPr>
          <w:spacing w:val="-3"/>
        </w:rPr>
        <w:t xml:space="preserve"> </w:t>
      </w:r>
      <w:r>
        <w:t>record</w:t>
      </w:r>
      <w:r>
        <w:rPr>
          <w:spacing w:val="-6"/>
        </w:rPr>
        <w:t xml:space="preserve"> </w:t>
      </w:r>
      <w:r>
        <w:t>for</w:t>
      </w:r>
      <w:r>
        <w:rPr>
          <w:spacing w:val="-9"/>
        </w:rPr>
        <w:t xml:space="preserve"> </w:t>
      </w:r>
      <w:r>
        <w:t>evidence</w:t>
      </w:r>
      <w:r>
        <w:rPr>
          <w:spacing w:val="-9"/>
        </w:rPr>
        <w:t xml:space="preserve"> </w:t>
      </w:r>
      <w:r>
        <w:t>of</w:t>
      </w:r>
      <w:r>
        <w:rPr>
          <w:spacing w:val="-9"/>
        </w:rPr>
        <w:t xml:space="preserve"> </w:t>
      </w:r>
      <w:r>
        <w:t>alterations</w:t>
      </w:r>
      <w:r>
        <w:rPr>
          <w:spacing w:val="-1"/>
        </w:rPr>
        <w:t xml:space="preserve"> </w:t>
      </w:r>
      <w:r>
        <w:t>including,</w:t>
      </w:r>
      <w:r>
        <w:rPr>
          <w:spacing w:val="-6"/>
        </w:rPr>
        <w:t xml:space="preserve"> </w:t>
      </w:r>
      <w:r>
        <w:t>but</w:t>
      </w:r>
      <w:r>
        <w:rPr>
          <w:spacing w:val="-5"/>
        </w:rPr>
        <w:t xml:space="preserve"> </w:t>
      </w:r>
      <w:r>
        <w:t>not limited to, obliterated sections, missing pages, inserted pages, white out, and excessive late entries. The contactor shall comply with the signature attestation process as outlined in the PIM.</w:t>
      </w:r>
      <w:r>
        <w:rPr>
          <w:spacing w:val="-7"/>
        </w:rPr>
        <w:t xml:space="preserve"> </w:t>
      </w:r>
      <w:r>
        <w:t>The</w:t>
      </w:r>
      <w:r>
        <w:rPr>
          <w:spacing w:val="-6"/>
        </w:rPr>
        <w:t xml:space="preserve"> </w:t>
      </w:r>
      <w:r>
        <w:t>contractor</w:t>
      </w:r>
      <w:r>
        <w:rPr>
          <w:spacing w:val="-8"/>
        </w:rPr>
        <w:t xml:space="preserve"> </w:t>
      </w:r>
      <w:r>
        <w:t>shall</w:t>
      </w:r>
      <w:r>
        <w:rPr>
          <w:spacing w:val="-4"/>
        </w:rPr>
        <w:t xml:space="preserve"> </w:t>
      </w:r>
      <w:r>
        <w:t>not</w:t>
      </w:r>
      <w:r>
        <w:rPr>
          <w:spacing w:val="-7"/>
        </w:rPr>
        <w:t xml:space="preserve"> </w:t>
      </w:r>
      <w:r>
        <w:t>consider</w:t>
      </w:r>
      <w:r>
        <w:rPr>
          <w:spacing w:val="-8"/>
        </w:rPr>
        <w:t xml:space="preserve"> </w:t>
      </w:r>
      <w:r>
        <w:t>undated</w:t>
      </w:r>
      <w:r>
        <w:rPr>
          <w:spacing w:val="-7"/>
        </w:rPr>
        <w:t xml:space="preserve"> </w:t>
      </w:r>
      <w:r>
        <w:t>or</w:t>
      </w:r>
      <w:r>
        <w:rPr>
          <w:spacing w:val="-3"/>
        </w:rPr>
        <w:t xml:space="preserve"> </w:t>
      </w:r>
      <w:r>
        <w:t>unsigned</w:t>
      </w:r>
      <w:r>
        <w:rPr>
          <w:spacing w:val="-5"/>
        </w:rPr>
        <w:t xml:space="preserve"> </w:t>
      </w:r>
      <w:r>
        <w:t>entries</w:t>
      </w:r>
      <w:r>
        <w:rPr>
          <w:spacing w:val="-7"/>
        </w:rPr>
        <w:t xml:space="preserve"> </w:t>
      </w:r>
      <w:r>
        <w:t>handwritten</w:t>
      </w:r>
      <w:r>
        <w:rPr>
          <w:spacing w:val="-7"/>
        </w:rPr>
        <w:t xml:space="preserve"> </w:t>
      </w:r>
      <w:r>
        <w:t>in</w:t>
      </w:r>
      <w:r>
        <w:rPr>
          <w:spacing w:val="-7"/>
        </w:rPr>
        <w:t xml:space="preserve"> </w:t>
      </w:r>
      <w:r>
        <w:t>the</w:t>
      </w:r>
      <w:r>
        <w:rPr>
          <w:spacing w:val="-8"/>
        </w:rPr>
        <w:t xml:space="preserve"> </w:t>
      </w:r>
      <w:r>
        <w:t>margin of</w:t>
      </w:r>
      <w:r>
        <w:rPr>
          <w:spacing w:val="-4"/>
        </w:rPr>
        <w:t xml:space="preserve"> </w:t>
      </w:r>
      <w:r>
        <w:t>a</w:t>
      </w:r>
      <w:r>
        <w:rPr>
          <w:spacing w:val="-4"/>
        </w:rPr>
        <w:t xml:space="preserve"> </w:t>
      </w:r>
      <w:r>
        <w:t>document.</w:t>
      </w:r>
      <w:r>
        <w:rPr>
          <w:spacing w:val="-3"/>
        </w:rPr>
        <w:t xml:space="preserve"> </w:t>
      </w:r>
      <w:r>
        <w:t>These</w:t>
      </w:r>
      <w:r>
        <w:rPr>
          <w:spacing w:val="-4"/>
        </w:rPr>
        <w:t xml:space="preserve"> </w:t>
      </w:r>
      <w:r>
        <w:t>entries</w:t>
      </w:r>
      <w:r>
        <w:rPr>
          <w:spacing w:val="-3"/>
        </w:rPr>
        <w:t xml:space="preserve"> </w:t>
      </w:r>
      <w:r>
        <w:t>shall</w:t>
      </w:r>
      <w:r>
        <w:rPr>
          <w:spacing w:val="-3"/>
        </w:rPr>
        <w:t xml:space="preserve"> </w:t>
      </w:r>
      <w:r>
        <w:t>be</w:t>
      </w:r>
      <w:r>
        <w:rPr>
          <w:spacing w:val="-4"/>
        </w:rPr>
        <w:t xml:space="preserve"> </w:t>
      </w:r>
      <w:r>
        <w:t>excluded</w:t>
      </w:r>
      <w:r>
        <w:rPr>
          <w:spacing w:val="-3"/>
        </w:rPr>
        <w:t xml:space="preserve"> </w:t>
      </w:r>
      <w:r>
        <w:t>from</w:t>
      </w:r>
      <w:r>
        <w:rPr>
          <w:spacing w:val="-3"/>
        </w:rPr>
        <w:t xml:space="preserve"> </w:t>
      </w:r>
      <w:r>
        <w:t>consideration</w:t>
      </w:r>
      <w:r>
        <w:rPr>
          <w:spacing w:val="-3"/>
        </w:rPr>
        <w:t xml:space="preserve"> </w:t>
      </w:r>
      <w:r>
        <w:t>when</w:t>
      </w:r>
      <w:r>
        <w:rPr>
          <w:spacing w:val="-3"/>
        </w:rPr>
        <w:t xml:space="preserve"> </w:t>
      </w:r>
      <w:r>
        <w:t>performing</w:t>
      </w:r>
      <w:r>
        <w:rPr>
          <w:spacing w:val="-6"/>
        </w:rPr>
        <w:t xml:space="preserve"> </w:t>
      </w:r>
      <w:r>
        <w:t xml:space="preserve">medical </w:t>
      </w:r>
      <w:r>
        <w:rPr>
          <w:spacing w:val="-2"/>
        </w:rPr>
        <w:t>review.</w:t>
      </w:r>
    </w:p>
    <w:p w14:paraId="5DF1406A" w14:textId="77777777" w:rsidR="00D61D72" w:rsidRDefault="00D61D72">
      <w:pPr>
        <w:pStyle w:val="BodyText"/>
      </w:pPr>
    </w:p>
    <w:p w14:paraId="0B410797" w14:textId="77777777" w:rsidR="00D61D72" w:rsidRDefault="00860DAE">
      <w:pPr>
        <w:pStyle w:val="BodyText"/>
        <w:ind w:left="918" w:right="377"/>
      </w:pPr>
      <w:r>
        <w:t>The contractor shall document errors found in writing in the final summary when the contractor’s</w:t>
      </w:r>
      <w:r>
        <w:rPr>
          <w:spacing w:val="-7"/>
        </w:rPr>
        <w:t xml:space="preserve"> </w:t>
      </w:r>
      <w:r>
        <w:t>review</w:t>
      </w:r>
      <w:r>
        <w:rPr>
          <w:spacing w:val="-7"/>
        </w:rPr>
        <w:t xml:space="preserve"> </w:t>
      </w:r>
      <w:r>
        <w:t>does</w:t>
      </w:r>
      <w:r>
        <w:rPr>
          <w:spacing w:val="-4"/>
        </w:rPr>
        <w:t xml:space="preserve"> </w:t>
      </w:r>
      <w:r>
        <w:t>not</w:t>
      </w:r>
      <w:r>
        <w:rPr>
          <w:spacing w:val="-6"/>
        </w:rPr>
        <w:t xml:space="preserve"> </w:t>
      </w:r>
      <w:r>
        <w:t>find</w:t>
      </w:r>
      <w:r>
        <w:rPr>
          <w:spacing w:val="-7"/>
        </w:rPr>
        <w:t xml:space="preserve"> </w:t>
      </w:r>
      <w:r>
        <w:t>evidence</w:t>
      </w:r>
      <w:r>
        <w:rPr>
          <w:spacing w:val="-9"/>
        </w:rPr>
        <w:t xml:space="preserve"> </w:t>
      </w:r>
      <w:r>
        <w:t>of</w:t>
      </w:r>
      <w:r>
        <w:rPr>
          <w:spacing w:val="-8"/>
        </w:rPr>
        <w:t xml:space="preserve"> </w:t>
      </w:r>
      <w:r>
        <w:t>questionable</w:t>
      </w:r>
      <w:r>
        <w:rPr>
          <w:spacing w:val="-9"/>
        </w:rPr>
        <w:t xml:space="preserve"> </w:t>
      </w:r>
      <w:r>
        <w:t>billing</w:t>
      </w:r>
      <w:r>
        <w:rPr>
          <w:spacing w:val="-11"/>
        </w:rPr>
        <w:t xml:space="preserve"> </w:t>
      </w:r>
      <w:r>
        <w:t>or</w:t>
      </w:r>
      <w:r>
        <w:rPr>
          <w:spacing w:val="-9"/>
        </w:rPr>
        <w:t xml:space="preserve"> </w:t>
      </w:r>
      <w:r>
        <w:t>improper</w:t>
      </w:r>
      <w:r>
        <w:rPr>
          <w:spacing w:val="-9"/>
        </w:rPr>
        <w:t xml:space="preserve"> </w:t>
      </w:r>
      <w:r>
        <w:t>practices.</w:t>
      </w:r>
    </w:p>
    <w:p w14:paraId="58CCE09B" w14:textId="77777777" w:rsidR="00D61D72" w:rsidRDefault="00D61D72">
      <w:pPr>
        <w:pStyle w:val="BodyText"/>
      </w:pPr>
    </w:p>
    <w:p w14:paraId="46D16F5A" w14:textId="77777777" w:rsidR="00D61D72" w:rsidRDefault="00860DAE">
      <w:pPr>
        <w:pStyle w:val="BodyText"/>
        <w:ind w:left="918" w:right="377"/>
      </w:pPr>
      <w:r>
        <w:t>The</w:t>
      </w:r>
      <w:r>
        <w:rPr>
          <w:spacing w:val="-9"/>
        </w:rPr>
        <w:t xml:space="preserve"> </w:t>
      </w:r>
      <w:r>
        <w:t>contractor</w:t>
      </w:r>
      <w:r>
        <w:rPr>
          <w:spacing w:val="-7"/>
        </w:rPr>
        <w:t xml:space="preserve"> </w:t>
      </w:r>
      <w:r>
        <w:t>shall</w:t>
      </w:r>
      <w:r>
        <w:rPr>
          <w:spacing w:val="-5"/>
        </w:rPr>
        <w:t xml:space="preserve"> </w:t>
      </w:r>
      <w:r>
        <w:t>adjust</w:t>
      </w:r>
      <w:r>
        <w:rPr>
          <w:spacing w:val="-5"/>
        </w:rPr>
        <w:t xml:space="preserve"> </w:t>
      </w:r>
      <w:r>
        <w:t>the</w:t>
      </w:r>
      <w:r>
        <w:rPr>
          <w:spacing w:val="-9"/>
        </w:rPr>
        <w:t xml:space="preserve"> </w:t>
      </w:r>
      <w:r>
        <w:t>service,</w:t>
      </w:r>
      <w:r>
        <w:rPr>
          <w:spacing w:val="-6"/>
        </w:rPr>
        <w:t xml:space="preserve"> </w:t>
      </w:r>
      <w:r>
        <w:t>in</w:t>
      </w:r>
      <w:r>
        <w:rPr>
          <w:spacing w:val="-6"/>
        </w:rPr>
        <w:t xml:space="preserve"> </w:t>
      </w:r>
      <w:r>
        <w:t>part</w:t>
      </w:r>
      <w:r>
        <w:rPr>
          <w:spacing w:val="-5"/>
        </w:rPr>
        <w:t xml:space="preserve"> </w:t>
      </w:r>
      <w:r>
        <w:t>or</w:t>
      </w:r>
      <w:r>
        <w:rPr>
          <w:spacing w:val="-9"/>
        </w:rPr>
        <w:t xml:space="preserve"> </w:t>
      </w:r>
      <w:r>
        <w:t>in</w:t>
      </w:r>
      <w:r>
        <w:rPr>
          <w:spacing w:val="-6"/>
        </w:rPr>
        <w:t xml:space="preserve"> </w:t>
      </w:r>
      <w:r>
        <w:t>whole,</w:t>
      </w:r>
      <w:r>
        <w:rPr>
          <w:spacing w:val="-6"/>
        </w:rPr>
        <w:t xml:space="preserve"> </w:t>
      </w:r>
      <w:r>
        <w:t>depending</w:t>
      </w:r>
      <w:r>
        <w:rPr>
          <w:spacing w:val="-11"/>
        </w:rPr>
        <w:t xml:space="preserve"> </w:t>
      </w:r>
      <w:r>
        <w:t>upon</w:t>
      </w:r>
      <w:r>
        <w:rPr>
          <w:spacing w:val="-1"/>
        </w:rPr>
        <w:t xml:space="preserve"> </w:t>
      </w:r>
      <w:r>
        <w:t>the</w:t>
      </w:r>
      <w:r>
        <w:rPr>
          <w:spacing w:val="-9"/>
        </w:rPr>
        <w:t xml:space="preserve"> </w:t>
      </w:r>
      <w:r>
        <w:t>service</w:t>
      </w:r>
      <w:r>
        <w:rPr>
          <w:spacing w:val="-7"/>
        </w:rPr>
        <w:t xml:space="preserve"> </w:t>
      </w:r>
      <w:r>
        <w:t xml:space="preserve">under review, when medical records/documentation do not support services billed by the </w:t>
      </w:r>
      <w:r>
        <w:rPr>
          <w:spacing w:val="-2"/>
        </w:rPr>
        <w:t>provider/supplier.</w:t>
      </w:r>
    </w:p>
    <w:p w14:paraId="6BA9AFC0" w14:textId="77777777" w:rsidR="00D61D72" w:rsidRDefault="00D61D72">
      <w:pPr>
        <w:pStyle w:val="BodyText"/>
      </w:pPr>
    </w:p>
    <w:p w14:paraId="67C853B5" w14:textId="77777777" w:rsidR="00D61D72" w:rsidRDefault="00860DAE">
      <w:pPr>
        <w:pStyle w:val="BodyText"/>
        <w:spacing w:before="1"/>
        <w:ind w:left="918" w:right="377"/>
      </w:pPr>
      <w:r>
        <w:t xml:space="preserve">The contractor shall thoroughly document the rationale utilized to make the MR decision. Upon receipt of the final MR results, the CMS will </w:t>
      </w:r>
      <w:proofErr w:type="gramStart"/>
      <w:r>
        <w:t>make a determination</w:t>
      </w:r>
      <w:proofErr w:type="gramEnd"/>
      <w:r>
        <w:t xml:space="preserve"> as to whether </w:t>
      </w:r>
      <w:proofErr w:type="gramStart"/>
      <w:r>
        <w:t>contractor</w:t>
      </w:r>
      <w:proofErr w:type="gramEnd"/>
      <w:r>
        <w:rPr>
          <w:spacing w:val="-9"/>
        </w:rPr>
        <w:t xml:space="preserve"> </w:t>
      </w:r>
      <w:r>
        <w:t>should</w:t>
      </w:r>
      <w:r>
        <w:rPr>
          <w:spacing w:val="-8"/>
        </w:rPr>
        <w:t xml:space="preserve"> </w:t>
      </w:r>
      <w:r>
        <w:t>proceed</w:t>
      </w:r>
      <w:r>
        <w:rPr>
          <w:spacing w:val="-8"/>
        </w:rPr>
        <w:t xml:space="preserve"> </w:t>
      </w:r>
      <w:r>
        <w:t>with</w:t>
      </w:r>
      <w:r>
        <w:rPr>
          <w:spacing w:val="-8"/>
        </w:rPr>
        <w:t xml:space="preserve"> </w:t>
      </w:r>
      <w:r>
        <w:t>overpayment</w:t>
      </w:r>
      <w:r>
        <w:rPr>
          <w:spacing w:val="-8"/>
        </w:rPr>
        <w:t xml:space="preserve"> </w:t>
      </w:r>
      <w:r>
        <w:t>calculation</w:t>
      </w:r>
      <w:r>
        <w:rPr>
          <w:spacing w:val="-8"/>
        </w:rPr>
        <w:t xml:space="preserve"> </w:t>
      </w:r>
      <w:r>
        <w:t>or</w:t>
      </w:r>
      <w:r>
        <w:rPr>
          <w:spacing w:val="-9"/>
        </w:rPr>
        <w:t xml:space="preserve"> </w:t>
      </w:r>
      <w:r>
        <w:t>send</w:t>
      </w:r>
      <w:r>
        <w:rPr>
          <w:spacing w:val="-8"/>
        </w:rPr>
        <w:t xml:space="preserve"> </w:t>
      </w:r>
      <w:r>
        <w:t>referrals</w:t>
      </w:r>
      <w:r>
        <w:rPr>
          <w:spacing w:val="-8"/>
        </w:rPr>
        <w:t xml:space="preserve"> </w:t>
      </w:r>
      <w:r>
        <w:t>to</w:t>
      </w:r>
      <w:r>
        <w:rPr>
          <w:spacing w:val="-8"/>
        </w:rPr>
        <w:t xml:space="preserve"> </w:t>
      </w:r>
      <w:r>
        <w:t>other</w:t>
      </w:r>
      <w:r>
        <w:rPr>
          <w:spacing w:val="-9"/>
        </w:rPr>
        <w:t xml:space="preserve"> </w:t>
      </w:r>
      <w:r>
        <w:t>contractors.</w:t>
      </w:r>
    </w:p>
    <w:p w14:paraId="0B402372" w14:textId="77777777" w:rsidR="00D61D72" w:rsidRDefault="00D61D72">
      <w:pPr>
        <w:sectPr w:rsidR="00D61D72">
          <w:pgSz w:w="12240" w:h="15840"/>
          <w:pgMar w:top="1240" w:right="1120" w:bottom="1460" w:left="860" w:header="0" w:footer="1211" w:gutter="0"/>
          <w:cols w:space="720"/>
        </w:sectPr>
      </w:pPr>
    </w:p>
    <w:p w14:paraId="369C73FA" w14:textId="7463A9F5" w:rsidR="00D61D72" w:rsidRDefault="00860DAE">
      <w:pPr>
        <w:pStyle w:val="Heading2"/>
        <w:spacing w:before="79"/>
        <w:ind w:left="918"/>
      </w:pPr>
      <w:bookmarkStart w:id="32" w:name="Quality_improvement_process"/>
      <w:bookmarkEnd w:id="32"/>
      <w:r>
        <w:t>Quality</w:t>
      </w:r>
      <w:r>
        <w:rPr>
          <w:spacing w:val="-6"/>
        </w:rPr>
        <w:t xml:space="preserve"> </w:t>
      </w:r>
      <w:r w:rsidR="001E68E4">
        <w:t>I</w:t>
      </w:r>
      <w:r>
        <w:t>mprovement</w:t>
      </w:r>
      <w:r w:rsidR="001E68E4">
        <w:t xml:space="preserve"> (QI)</w:t>
      </w:r>
      <w:r>
        <w:rPr>
          <w:spacing w:val="-7"/>
        </w:rPr>
        <w:t xml:space="preserve"> </w:t>
      </w:r>
      <w:r w:rsidR="001E68E4">
        <w:rPr>
          <w:spacing w:val="-2"/>
        </w:rPr>
        <w:t>P</w:t>
      </w:r>
      <w:r>
        <w:rPr>
          <w:spacing w:val="-2"/>
        </w:rPr>
        <w:t>rocess</w:t>
      </w:r>
    </w:p>
    <w:p w14:paraId="2B1A1410" w14:textId="77777777" w:rsidR="00D61D72" w:rsidRDefault="00D61D72">
      <w:pPr>
        <w:pStyle w:val="BodyText"/>
        <w:rPr>
          <w:b/>
        </w:rPr>
      </w:pPr>
    </w:p>
    <w:p w14:paraId="22808647" w14:textId="6BC9DB56" w:rsidR="00D61D72" w:rsidRDefault="00860DAE">
      <w:pPr>
        <w:pStyle w:val="BodyText"/>
        <w:ind w:left="939" w:right="330"/>
      </w:pPr>
      <w:r>
        <w:t>The contractor shall develop a process to address how it will monitor and maintain accuracy in decision making (inter-reviewer reliability). The contractor shall establish a QI</w:t>
      </w:r>
      <w:r>
        <w:rPr>
          <w:spacing w:val="-9"/>
        </w:rPr>
        <w:t xml:space="preserve"> </w:t>
      </w:r>
      <w:r>
        <w:t>process</w:t>
      </w:r>
      <w:r>
        <w:rPr>
          <w:spacing w:val="-6"/>
        </w:rPr>
        <w:t xml:space="preserve"> </w:t>
      </w:r>
      <w:r>
        <w:t>that</w:t>
      </w:r>
      <w:r>
        <w:rPr>
          <w:spacing w:val="-5"/>
        </w:rPr>
        <w:t xml:space="preserve"> </w:t>
      </w:r>
      <w:r>
        <w:t>verifies</w:t>
      </w:r>
      <w:r>
        <w:rPr>
          <w:spacing w:val="-6"/>
        </w:rPr>
        <w:t xml:space="preserve"> </w:t>
      </w:r>
      <w:r>
        <w:t>the</w:t>
      </w:r>
      <w:r>
        <w:rPr>
          <w:spacing w:val="-9"/>
        </w:rPr>
        <w:t xml:space="preserve"> </w:t>
      </w:r>
      <w:r>
        <w:t>accuracy</w:t>
      </w:r>
      <w:r>
        <w:rPr>
          <w:spacing w:val="-11"/>
        </w:rPr>
        <w:t xml:space="preserve"> </w:t>
      </w:r>
      <w:r>
        <w:t>of</w:t>
      </w:r>
      <w:r>
        <w:rPr>
          <w:spacing w:val="-9"/>
        </w:rPr>
        <w:t xml:space="preserve"> </w:t>
      </w:r>
      <w:r>
        <w:t>MR</w:t>
      </w:r>
      <w:r>
        <w:rPr>
          <w:spacing w:val="-5"/>
        </w:rPr>
        <w:t xml:space="preserve"> </w:t>
      </w:r>
      <w:r>
        <w:t>decisions</w:t>
      </w:r>
      <w:r>
        <w:rPr>
          <w:spacing w:val="-6"/>
        </w:rPr>
        <w:t xml:space="preserve"> </w:t>
      </w:r>
      <w:r>
        <w:t>made</w:t>
      </w:r>
      <w:r>
        <w:rPr>
          <w:spacing w:val="-4"/>
        </w:rPr>
        <w:t xml:space="preserve"> </w:t>
      </w:r>
      <w:r>
        <w:t>by</w:t>
      </w:r>
      <w:r>
        <w:rPr>
          <w:spacing w:val="-11"/>
        </w:rPr>
        <w:t xml:space="preserve"> </w:t>
      </w:r>
      <w:r>
        <w:t>licensed</w:t>
      </w:r>
      <w:r>
        <w:rPr>
          <w:spacing w:val="-6"/>
        </w:rPr>
        <w:t xml:space="preserve"> </w:t>
      </w:r>
      <w:r>
        <w:t>health care professionals. The contractor shall include inter-rater reliability and/or peer-review assessments in their QI process and shall report these results as directed by CMS.</w:t>
      </w:r>
    </w:p>
    <w:p w14:paraId="37AC0AD0" w14:textId="77777777" w:rsidR="00D61D72" w:rsidRDefault="00D61D72">
      <w:pPr>
        <w:pStyle w:val="BodyText"/>
        <w:spacing w:before="9"/>
        <w:rPr>
          <w:sz w:val="23"/>
        </w:rPr>
      </w:pPr>
    </w:p>
    <w:p w14:paraId="5E27B02B" w14:textId="77777777" w:rsidR="00D61D72" w:rsidRDefault="00860DAE">
      <w:pPr>
        <w:pStyle w:val="BodyText"/>
        <w:ind w:left="940" w:right="330" w:hanging="10"/>
      </w:pPr>
      <w:r>
        <w:t>The contractor shall have a teleconference with CMS at an interval establish by CMS to advise of issues and findings. The Contractor shall issue a monthly written report with its findings and any analysis and recommendations they may have—format and content will be agreed</w:t>
      </w:r>
      <w:r>
        <w:rPr>
          <w:spacing w:val="-6"/>
        </w:rPr>
        <w:t xml:space="preserve"> </w:t>
      </w:r>
      <w:r>
        <w:t>upon</w:t>
      </w:r>
      <w:r>
        <w:rPr>
          <w:spacing w:val="-6"/>
        </w:rPr>
        <w:t xml:space="preserve"> </w:t>
      </w:r>
      <w:r>
        <w:t>between</w:t>
      </w:r>
      <w:r>
        <w:rPr>
          <w:spacing w:val="-6"/>
        </w:rPr>
        <w:t xml:space="preserve"> </w:t>
      </w:r>
      <w:r>
        <w:t>the</w:t>
      </w:r>
      <w:r>
        <w:rPr>
          <w:spacing w:val="-4"/>
        </w:rPr>
        <w:t xml:space="preserve"> </w:t>
      </w:r>
      <w:r>
        <w:t>contractor</w:t>
      </w:r>
      <w:r>
        <w:rPr>
          <w:spacing w:val="-4"/>
        </w:rPr>
        <w:t xml:space="preserve"> </w:t>
      </w:r>
      <w:r>
        <w:t>and</w:t>
      </w:r>
      <w:r>
        <w:rPr>
          <w:spacing w:val="-6"/>
        </w:rPr>
        <w:t xml:space="preserve"> </w:t>
      </w:r>
      <w:r>
        <w:t>the</w:t>
      </w:r>
      <w:r>
        <w:rPr>
          <w:spacing w:val="-7"/>
        </w:rPr>
        <w:t xml:space="preserve"> </w:t>
      </w:r>
      <w:r>
        <w:t>COR.</w:t>
      </w:r>
      <w:r>
        <w:rPr>
          <w:spacing w:val="36"/>
        </w:rPr>
        <w:t xml:space="preserve"> </w:t>
      </w:r>
      <w:r>
        <w:t>This</w:t>
      </w:r>
      <w:r>
        <w:rPr>
          <w:spacing w:val="-6"/>
        </w:rPr>
        <w:t xml:space="preserve"> </w:t>
      </w:r>
      <w:r>
        <w:t>report</w:t>
      </w:r>
      <w:r>
        <w:rPr>
          <w:spacing w:val="-5"/>
        </w:rPr>
        <w:t xml:space="preserve"> </w:t>
      </w:r>
      <w:r>
        <w:t>will</w:t>
      </w:r>
      <w:r>
        <w:rPr>
          <w:spacing w:val="-5"/>
        </w:rPr>
        <w:t xml:space="preserve"> </w:t>
      </w:r>
      <w:r>
        <w:t>be</w:t>
      </w:r>
      <w:r>
        <w:rPr>
          <w:spacing w:val="-7"/>
        </w:rPr>
        <w:t xml:space="preserve"> </w:t>
      </w:r>
      <w:r>
        <w:t>included</w:t>
      </w:r>
      <w:r>
        <w:rPr>
          <w:spacing w:val="-6"/>
        </w:rPr>
        <w:t xml:space="preserve"> </w:t>
      </w:r>
      <w:r>
        <w:t>in</w:t>
      </w:r>
      <w:r>
        <w:rPr>
          <w:spacing w:val="-6"/>
        </w:rPr>
        <w:t xml:space="preserve"> </w:t>
      </w:r>
      <w:r>
        <w:t>the</w:t>
      </w:r>
      <w:r>
        <w:rPr>
          <w:spacing w:val="-7"/>
        </w:rPr>
        <w:t xml:space="preserve"> </w:t>
      </w:r>
      <w:r>
        <w:t>monthly status report.</w:t>
      </w:r>
    </w:p>
    <w:p w14:paraId="339E3CF6" w14:textId="77777777" w:rsidR="00D61D72" w:rsidRDefault="00D61D72">
      <w:pPr>
        <w:pStyle w:val="BodyText"/>
        <w:spacing w:before="1"/>
        <w:rPr>
          <w:sz w:val="26"/>
        </w:rPr>
      </w:pPr>
    </w:p>
    <w:p w14:paraId="58956CF4" w14:textId="77777777" w:rsidR="00D61D72" w:rsidRDefault="00860DAE">
      <w:pPr>
        <w:pStyle w:val="BodyText"/>
        <w:ind w:left="940" w:right="377" w:hanging="10"/>
      </w:pPr>
      <w:r>
        <w:t>The</w:t>
      </w:r>
      <w:r>
        <w:rPr>
          <w:spacing w:val="-6"/>
        </w:rPr>
        <w:t xml:space="preserve"> </w:t>
      </w:r>
      <w:r>
        <w:t>Contractor,</w:t>
      </w:r>
      <w:r>
        <w:rPr>
          <w:spacing w:val="-5"/>
        </w:rPr>
        <w:t xml:space="preserve"> </w:t>
      </w:r>
      <w:r>
        <w:t>using</w:t>
      </w:r>
      <w:r>
        <w:rPr>
          <w:spacing w:val="-7"/>
        </w:rPr>
        <w:t xml:space="preserve"> </w:t>
      </w:r>
      <w:r>
        <w:t>a</w:t>
      </w:r>
      <w:r>
        <w:rPr>
          <w:spacing w:val="-6"/>
        </w:rPr>
        <w:t xml:space="preserve"> </w:t>
      </w:r>
      <w:r>
        <w:t>template</w:t>
      </w:r>
      <w:r>
        <w:rPr>
          <w:spacing w:val="-6"/>
        </w:rPr>
        <w:t xml:space="preserve"> </w:t>
      </w:r>
      <w:r>
        <w:t>to</w:t>
      </w:r>
      <w:r>
        <w:rPr>
          <w:spacing w:val="-5"/>
        </w:rPr>
        <w:t xml:space="preserve"> </w:t>
      </w:r>
      <w:r>
        <w:t>be</w:t>
      </w:r>
      <w:r>
        <w:rPr>
          <w:spacing w:val="-6"/>
        </w:rPr>
        <w:t xml:space="preserve"> </w:t>
      </w:r>
      <w:r>
        <w:t>provided</w:t>
      </w:r>
      <w:r>
        <w:rPr>
          <w:spacing w:val="-5"/>
        </w:rPr>
        <w:t xml:space="preserve"> </w:t>
      </w:r>
      <w:r>
        <w:t>by</w:t>
      </w:r>
      <w:r>
        <w:rPr>
          <w:spacing w:val="-7"/>
        </w:rPr>
        <w:t xml:space="preserve"> </w:t>
      </w:r>
      <w:r>
        <w:t>CMS,</w:t>
      </w:r>
      <w:r>
        <w:rPr>
          <w:spacing w:val="-5"/>
        </w:rPr>
        <w:t xml:space="preserve"> </w:t>
      </w:r>
      <w:r>
        <w:t>will</w:t>
      </w:r>
      <w:r>
        <w:rPr>
          <w:spacing w:val="-5"/>
        </w:rPr>
        <w:t xml:space="preserve"> </w:t>
      </w:r>
      <w:r>
        <w:t>issue</w:t>
      </w:r>
      <w:r>
        <w:rPr>
          <w:spacing w:val="-6"/>
        </w:rPr>
        <w:t xml:space="preserve"> </w:t>
      </w:r>
      <w:r>
        <w:t>a</w:t>
      </w:r>
      <w:r>
        <w:rPr>
          <w:spacing w:val="-4"/>
        </w:rPr>
        <w:t xml:space="preserve"> </w:t>
      </w:r>
      <w:r>
        <w:t>yearly</w:t>
      </w:r>
      <w:r>
        <w:rPr>
          <w:spacing w:val="-7"/>
        </w:rPr>
        <w:t xml:space="preserve"> </w:t>
      </w:r>
      <w:r>
        <w:t>summary</w:t>
      </w:r>
      <w:r>
        <w:rPr>
          <w:spacing w:val="-7"/>
        </w:rPr>
        <w:t xml:space="preserve"> </w:t>
      </w:r>
      <w:r>
        <w:t>report as well as an end of project report to CMS summarizing their findings and any analysis and recommendations they may have; the format and content will be agreed upon between the contractor and the COR.</w:t>
      </w:r>
    </w:p>
    <w:p w14:paraId="7781A055" w14:textId="77777777" w:rsidR="00D61D72" w:rsidRDefault="00D61D72">
      <w:pPr>
        <w:pStyle w:val="BodyText"/>
        <w:spacing w:before="1"/>
        <w:rPr>
          <w:sz w:val="26"/>
        </w:rPr>
      </w:pPr>
    </w:p>
    <w:p w14:paraId="42F0D8F6" w14:textId="77777777" w:rsidR="00D61D72" w:rsidRDefault="00860DAE">
      <w:pPr>
        <w:ind w:left="940" w:right="377" w:hanging="10"/>
        <w:rPr>
          <w:b/>
          <w:i/>
          <w:sz w:val="24"/>
        </w:rPr>
      </w:pPr>
      <w:r>
        <w:rPr>
          <w:b/>
          <w:i/>
          <w:sz w:val="24"/>
        </w:rPr>
        <w:t>NOTE:</w:t>
      </w:r>
      <w:r>
        <w:rPr>
          <w:b/>
          <w:i/>
          <w:spacing w:val="36"/>
          <w:sz w:val="24"/>
        </w:rPr>
        <w:t xml:space="preserve"> </w:t>
      </w:r>
      <w:r>
        <w:rPr>
          <w:b/>
          <w:i/>
          <w:sz w:val="24"/>
        </w:rPr>
        <w:t>Ad</w:t>
      </w:r>
      <w:r>
        <w:rPr>
          <w:b/>
          <w:i/>
          <w:spacing w:val="-5"/>
          <w:sz w:val="24"/>
        </w:rPr>
        <w:t xml:space="preserve"> </w:t>
      </w:r>
      <w:r>
        <w:rPr>
          <w:b/>
          <w:i/>
          <w:sz w:val="24"/>
        </w:rPr>
        <w:t>hoc</w:t>
      </w:r>
      <w:r>
        <w:rPr>
          <w:b/>
          <w:i/>
          <w:spacing w:val="-6"/>
          <w:sz w:val="24"/>
        </w:rPr>
        <w:t xml:space="preserve"> </w:t>
      </w:r>
      <w:r>
        <w:rPr>
          <w:b/>
          <w:i/>
          <w:sz w:val="24"/>
        </w:rPr>
        <w:t>conference</w:t>
      </w:r>
      <w:r>
        <w:rPr>
          <w:b/>
          <w:i/>
          <w:spacing w:val="-6"/>
          <w:sz w:val="24"/>
        </w:rPr>
        <w:t xml:space="preserve"> </w:t>
      </w:r>
      <w:r>
        <w:rPr>
          <w:b/>
          <w:i/>
          <w:sz w:val="24"/>
        </w:rPr>
        <w:t>calls</w:t>
      </w:r>
      <w:r>
        <w:rPr>
          <w:b/>
          <w:i/>
          <w:spacing w:val="-5"/>
          <w:sz w:val="24"/>
        </w:rPr>
        <w:t xml:space="preserve"> </w:t>
      </w:r>
      <w:r>
        <w:rPr>
          <w:b/>
          <w:i/>
          <w:sz w:val="24"/>
        </w:rPr>
        <w:t>or</w:t>
      </w:r>
      <w:r>
        <w:rPr>
          <w:b/>
          <w:i/>
          <w:spacing w:val="-5"/>
          <w:sz w:val="24"/>
        </w:rPr>
        <w:t xml:space="preserve"> </w:t>
      </w:r>
      <w:r>
        <w:rPr>
          <w:b/>
          <w:i/>
          <w:sz w:val="24"/>
        </w:rPr>
        <w:t>status</w:t>
      </w:r>
      <w:r>
        <w:rPr>
          <w:b/>
          <w:i/>
          <w:spacing w:val="-5"/>
          <w:sz w:val="24"/>
        </w:rPr>
        <w:t xml:space="preserve"> </w:t>
      </w:r>
      <w:r>
        <w:rPr>
          <w:b/>
          <w:i/>
          <w:sz w:val="24"/>
        </w:rPr>
        <w:t>updates</w:t>
      </w:r>
      <w:r>
        <w:rPr>
          <w:b/>
          <w:i/>
          <w:spacing w:val="-5"/>
          <w:sz w:val="24"/>
        </w:rPr>
        <w:t xml:space="preserve"> </w:t>
      </w:r>
      <w:r>
        <w:rPr>
          <w:b/>
          <w:i/>
          <w:sz w:val="24"/>
        </w:rPr>
        <w:t>may</w:t>
      </w:r>
      <w:r>
        <w:rPr>
          <w:b/>
          <w:i/>
          <w:spacing w:val="-6"/>
          <w:sz w:val="24"/>
        </w:rPr>
        <w:t xml:space="preserve"> </w:t>
      </w:r>
      <w:r>
        <w:rPr>
          <w:b/>
          <w:i/>
          <w:sz w:val="24"/>
        </w:rPr>
        <w:t>be</w:t>
      </w:r>
      <w:r>
        <w:rPr>
          <w:b/>
          <w:i/>
          <w:spacing w:val="-6"/>
          <w:sz w:val="24"/>
        </w:rPr>
        <w:t xml:space="preserve"> </w:t>
      </w:r>
      <w:r>
        <w:rPr>
          <w:b/>
          <w:i/>
          <w:sz w:val="24"/>
        </w:rPr>
        <w:t>needed</w:t>
      </w:r>
      <w:r>
        <w:rPr>
          <w:b/>
          <w:i/>
          <w:spacing w:val="-5"/>
          <w:sz w:val="24"/>
        </w:rPr>
        <w:t xml:space="preserve"> </w:t>
      </w:r>
      <w:r>
        <w:rPr>
          <w:b/>
          <w:i/>
          <w:sz w:val="24"/>
        </w:rPr>
        <w:t>to</w:t>
      </w:r>
      <w:r>
        <w:rPr>
          <w:b/>
          <w:i/>
          <w:spacing w:val="-5"/>
          <w:sz w:val="24"/>
        </w:rPr>
        <w:t xml:space="preserve"> </w:t>
      </w:r>
      <w:r>
        <w:rPr>
          <w:b/>
          <w:i/>
          <w:sz w:val="24"/>
        </w:rPr>
        <w:t>discuss</w:t>
      </w:r>
      <w:r>
        <w:rPr>
          <w:b/>
          <w:i/>
          <w:spacing w:val="-5"/>
          <w:sz w:val="24"/>
        </w:rPr>
        <w:t xml:space="preserve"> </w:t>
      </w:r>
      <w:proofErr w:type="gramStart"/>
      <w:r>
        <w:rPr>
          <w:b/>
          <w:i/>
          <w:sz w:val="24"/>
        </w:rPr>
        <w:t>particular reviews</w:t>
      </w:r>
      <w:proofErr w:type="gramEnd"/>
      <w:r>
        <w:rPr>
          <w:b/>
          <w:i/>
          <w:sz w:val="24"/>
        </w:rPr>
        <w:t xml:space="preserve"> and or analyze results/findings.</w:t>
      </w:r>
    </w:p>
    <w:p w14:paraId="2CC0276A" w14:textId="77777777" w:rsidR="00D61D72" w:rsidRDefault="00D61D72">
      <w:pPr>
        <w:pStyle w:val="BodyText"/>
        <w:spacing w:before="1"/>
        <w:rPr>
          <w:b/>
          <w:i/>
          <w:sz w:val="26"/>
        </w:rPr>
      </w:pPr>
    </w:p>
    <w:p w14:paraId="62B4E360" w14:textId="77777777" w:rsidR="00D61D72" w:rsidRDefault="00860DAE">
      <w:pPr>
        <w:ind w:left="918" w:right="425"/>
        <w:rPr>
          <w:b/>
          <w:sz w:val="24"/>
        </w:rPr>
      </w:pPr>
      <w:r>
        <w:rPr>
          <w:b/>
          <w:sz w:val="24"/>
        </w:rPr>
        <w:t>Under</w:t>
      </w:r>
      <w:r>
        <w:rPr>
          <w:b/>
          <w:spacing w:val="-9"/>
          <w:sz w:val="24"/>
        </w:rPr>
        <w:t xml:space="preserve"> </w:t>
      </w:r>
      <w:r>
        <w:rPr>
          <w:b/>
          <w:sz w:val="24"/>
        </w:rPr>
        <w:t>Task</w:t>
      </w:r>
      <w:r>
        <w:rPr>
          <w:b/>
          <w:spacing w:val="-5"/>
          <w:sz w:val="24"/>
        </w:rPr>
        <w:t xml:space="preserve"> </w:t>
      </w:r>
      <w:r>
        <w:rPr>
          <w:b/>
          <w:sz w:val="24"/>
        </w:rPr>
        <w:t>2,</w:t>
      </w:r>
      <w:r>
        <w:rPr>
          <w:b/>
          <w:spacing w:val="-6"/>
          <w:sz w:val="24"/>
        </w:rPr>
        <w:t xml:space="preserve"> </w:t>
      </w:r>
      <w:r>
        <w:rPr>
          <w:b/>
          <w:sz w:val="24"/>
        </w:rPr>
        <w:t>the</w:t>
      </w:r>
      <w:r>
        <w:rPr>
          <w:b/>
          <w:spacing w:val="-9"/>
          <w:sz w:val="24"/>
        </w:rPr>
        <w:t xml:space="preserve"> </w:t>
      </w:r>
      <w:r>
        <w:rPr>
          <w:b/>
          <w:sz w:val="24"/>
        </w:rPr>
        <w:t>Contractor</w:t>
      </w:r>
      <w:r>
        <w:rPr>
          <w:b/>
          <w:spacing w:val="-7"/>
          <w:sz w:val="24"/>
        </w:rPr>
        <w:t xml:space="preserve"> </w:t>
      </w:r>
      <w:r>
        <w:rPr>
          <w:b/>
          <w:sz w:val="24"/>
        </w:rPr>
        <w:t>shall</w:t>
      </w:r>
      <w:r>
        <w:rPr>
          <w:b/>
          <w:spacing w:val="-5"/>
          <w:sz w:val="24"/>
        </w:rPr>
        <w:t xml:space="preserve"> </w:t>
      </w:r>
      <w:r>
        <w:rPr>
          <w:b/>
          <w:sz w:val="24"/>
        </w:rPr>
        <w:t>comply</w:t>
      </w:r>
      <w:r>
        <w:rPr>
          <w:b/>
          <w:spacing w:val="-6"/>
          <w:sz w:val="24"/>
        </w:rPr>
        <w:t xml:space="preserve"> </w:t>
      </w:r>
      <w:r>
        <w:rPr>
          <w:b/>
          <w:sz w:val="24"/>
        </w:rPr>
        <w:t>with</w:t>
      </w:r>
      <w:r>
        <w:rPr>
          <w:b/>
          <w:spacing w:val="-5"/>
          <w:sz w:val="24"/>
        </w:rPr>
        <w:t xml:space="preserve"> </w:t>
      </w:r>
      <w:r>
        <w:rPr>
          <w:b/>
          <w:sz w:val="24"/>
        </w:rPr>
        <w:t>Tasks</w:t>
      </w:r>
      <w:r>
        <w:rPr>
          <w:b/>
          <w:spacing w:val="-8"/>
          <w:sz w:val="24"/>
        </w:rPr>
        <w:t xml:space="preserve"> </w:t>
      </w:r>
      <w:r>
        <w:rPr>
          <w:b/>
          <w:sz w:val="24"/>
        </w:rPr>
        <w:t>4</w:t>
      </w:r>
      <w:r>
        <w:rPr>
          <w:b/>
          <w:spacing w:val="-6"/>
          <w:sz w:val="24"/>
        </w:rPr>
        <w:t xml:space="preserve"> </w:t>
      </w:r>
      <w:r>
        <w:rPr>
          <w:b/>
          <w:sz w:val="24"/>
        </w:rPr>
        <w:t>thru</w:t>
      </w:r>
      <w:r>
        <w:rPr>
          <w:b/>
          <w:spacing w:val="-5"/>
          <w:sz w:val="24"/>
        </w:rPr>
        <w:t xml:space="preserve"> </w:t>
      </w:r>
      <w:r>
        <w:rPr>
          <w:b/>
          <w:sz w:val="24"/>
        </w:rPr>
        <w:t>11</w:t>
      </w:r>
      <w:r>
        <w:rPr>
          <w:b/>
          <w:spacing w:val="-8"/>
          <w:sz w:val="24"/>
        </w:rPr>
        <w:t xml:space="preserve"> </w:t>
      </w:r>
      <w:r>
        <w:rPr>
          <w:b/>
          <w:sz w:val="24"/>
        </w:rPr>
        <w:t>as</w:t>
      </w:r>
      <w:r>
        <w:rPr>
          <w:b/>
          <w:spacing w:val="-6"/>
          <w:sz w:val="24"/>
        </w:rPr>
        <w:t xml:space="preserve"> </w:t>
      </w:r>
      <w:r>
        <w:rPr>
          <w:b/>
          <w:sz w:val="24"/>
        </w:rPr>
        <w:t>outlined</w:t>
      </w:r>
      <w:r>
        <w:rPr>
          <w:b/>
          <w:spacing w:val="-5"/>
          <w:sz w:val="24"/>
        </w:rPr>
        <w:t xml:space="preserve"> </w:t>
      </w:r>
      <w:r>
        <w:rPr>
          <w:b/>
          <w:sz w:val="24"/>
        </w:rPr>
        <w:t>in</w:t>
      </w:r>
      <w:r>
        <w:rPr>
          <w:b/>
          <w:spacing w:val="-5"/>
          <w:sz w:val="24"/>
        </w:rPr>
        <w:t xml:space="preserve"> </w:t>
      </w:r>
      <w:r>
        <w:rPr>
          <w:b/>
          <w:sz w:val="24"/>
        </w:rPr>
        <w:t xml:space="preserve">this </w:t>
      </w:r>
      <w:r>
        <w:rPr>
          <w:b/>
          <w:spacing w:val="-4"/>
          <w:sz w:val="24"/>
        </w:rPr>
        <w:t>SOW.</w:t>
      </w:r>
    </w:p>
    <w:p w14:paraId="5083B9DC" w14:textId="77777777" w:rsidR="00D61D72" w:rsidRDefault="00D61D72">
      <w:pPr>
        <w:pStyle w:val="BodyText"/>
        <w:rPr>
          <w:b/>
        </w:rPr>
      </w:pPr>
    </w:p>
    <w:p w14:paraId="687DFA8C" w14:textId="419C74DC" w:rsidR="00D61D72" w:rsidDel="00E63828" w:rsidRDefault="00860DAE" w:rsidP="00C938F6">
      <w:pPr>
        <w:ind w:left="918"/>
        <w:rPr>
          <w:del w:id="33" w:author="Scott Wakefield" w:date="2026-04-16T12:03:00Z" w16du:dateUtc="2026-04-16T16:03:00Z"/>
          <w:b/>
          <w:sz w:val="24"/>
        </w:rPr>
      </w:pPr>
      <w:del w:id="34" w:author="Scott Wakefield" w:date="2026-04-16T12:03:00Z" w16du:dateUtc="2026-04-16T16:03:00Z">
        <w:r w:rsidDel="00E63828">
          <w:rPr>
            <w:b/>
            <w:sz w:val="24"/>
          </w:rPr>
          <w:delText>All activities incurred for ‘Task 2: Medical Reviews for Program Integrity Support</w:delText>
        </w:r>
        <w:r w:rsidR="00FA7EFB" w:rsidDel="00E63828">
          <w:rPr>
            <w:b/>
            <w:sz w:val="24"/>
          </w:rPr>
          <w:delText xml:space="preserve"> and HFPP carryover work</w:delText>
        </w:r>
        <w:r w:rsidDel="00E63828">
          <w:rPr>
            <w:b/>
            <w:sz w:val="24"/>
          </w:rPr>
          <w:delText xml:space="preserve"> shall</w:delText>
        </w:r>
        <w:r w:rsidDel="00E63828">
          <w:rPr>
            <w:b/>
            <w:spacing w:val="-7"/>
            <w:sz w:val="24"/>
          </w:rPr>
          <w:delText xml:space="preserve"> </w:delText>
        </w:r>
        <w:r w:rsidDel="00E63828">
          <w:rPr>
            <w:b/>
            <w:sz w:val="24"/>
          </w:rPr>
          <w:delText>be</w:delText>
        </w:r>
        <w:r w:rsidDel="00E63828">
          <w:rPr>
            <w:b/>
            <w:spacing w:val="-8"/>
            <w:sz w:val="24"/>
          </w:rPr>
          <w:delText xml:space="preserve"> </w:delText>
        </w:r>
        <w:r w:rsidDel="00E63828">
          <w:rPr>
            <w:b/>
            <w:sz w:val="24"/>
          </w:rPr>
          <w:delText>billed</w:delText>
        </w:r>
        <w:r w:rsidDel="00E63828">
          <w:rPr>
            <w:b/>
            <w:spacing w:val="-4"/>
            <w:sz w:val="24"/>
          </w:rPr>
          <w:delText xml:space="preserve"> </w:delText>
        </w:r>
        <w:r w:rsidDel="00E63828">
          <w:rPr>
            <w:b/>
            <w:sz w:val="24"/>
          </w:rPr>
          <w:delText>to</w:delText>
        </w:r>
        <w:r w:rsidDel="00E63828">
          <w:rPr>
            <w:b/>
            <w:spacing w:val="-5"/>
            <w:sz w:val="24"/>
          </w:rPr>
          <w:delText xml:space="preserve"> </w:delText>
        </w:r>
        <w:r w:rsidDel="00E63828">
          <w:rPr>
            <w:b/>
            <w:sz w:val="24"/>
          </w:rPr>
          <w:delText>the</w:delText>
        </w:r>
        <w:r w:rsidDel="00E63828">
          <w:rPr>
            <w:b/>
            <w:spacing w:val="-8"/>
            <w:sz w:val="24"/>
          </w:rPr>
          <w:delText xml:space="preserve"> </w:delText>
        </w:r>
        <w:r w:rsidDel="00E63828">
          <w:rPr>
            <w:b/>
            <w:sz w:val="24"/>
          </w:rPr>
          <w:delText>appropriate</w:delText>
        </w:r>
        <w:r w:rsidDel="00E63828">
          <w:rPr>
            <w:b/>
            <w:spacing w:val="-8"/>
            <w:sz w:val="24"/>
          </w:rPr>
          <w:delText xml:space="preserve"> </w:delText>
        </w:r>
        <w:r w:rsidDel="00E63828">
          <w:rPr>
            <w:b/>
            <w:sz w:val="24"/>
          </w:rPr>
          <w:delText>contract</w:delText>
        </w:r>
        <w:r w:rsidDel="00E63828">
          <w:rPr>
            <w:b/>
            <w:spacing w:val="-6"/>
            <w:sz w:val="24"/>
          </w:rPr>
          <w:delText xml:space="preserve"> </w:delText>
        </w:r>
        <w:r w:rsidDel="00E63828">
          <w:rPr>
            <w:b/>
            <w:sz w:val="24"/>
          </w:rPr>
          <w:delText>line</w:delText>
        </w:r>
        <w:r w:rsidDel="00E63828">
          <w:rPr>
            <w:b/>
            <w:spacing w:val="-8"/>
            <w:sz w:val="24"/>
          </w:rPr>
          <w:delText xml:space="preserve"> </w:delText>
        </w:r>
        <w:r w:rsidDel="00E63828">
          <w:rPr>
            <w:b/>
            <w:sz w:val="24"/>
          </w:rPr>
          <w:delText>item</w:delText>
        </w:r>
        <w:r w:rsidDel="00E63828">
          <w:rPr>
            <w:b/>
            <w:spacing w:val="-8"/>
            <w:sz w:val="24"/>
          </w:rPr>
          <w:delText xml:space="preserve"> </w:delText>
        </w:r>
        <w:r w:rsidDel="00E63828">
          <w:rPr>
            <w:b/>
            <w:sz w:val="24"/>
          </w:rPr>
          <w:delText>number</w:delText>
        </w:r>
        <w:r w:rsidDel="00E63828">
          <w:rPr>
            <w:b/>
            <w:spacing w:val="-8"/>
            <w:sz w:val="24"/>
          </w:rPr>
          <w:delText xml:space="preserve"> </w:delText>
        </w:r>
        <w:r w:rsidDel="00E63828">
          <w:rPr>
            <w:b/>
            <w:sz w:val="24"/>
          </w:rPr>
          <w:delText>(CLIN)</w:delText>
        </w:r>
        <w:r w:rsidDel="00E63828">
          <w:rPr>
            <w:b/>
            <w:spacing w:val="-8"/>
            <w:sz w:val="24"/>
          </w:rPr>
          <w:delText xml:space="preserve"> </w:delText>
        </w:r>
        <w:r w:rsidDel="00E63828">
          <w:rPr>
            <w:b/>
            <w:sz w:val="24"/>
          </w:rPr>
          <w:delText>under</w:delText>
        </w:r>
        <w:r w:rsidDel="00E63828">
          <w:rPr>
            <w:b/>
            <w:spacing w:val="-8"/>
            <w:sz w:val="24"/>
          </w:rPr>
          <w:delText xml:space="preserve"> </w:delText>
        </w:r>
        <w:r w:rsidDel="00E63828">
          <w:rPr>
            <w:b/>
            <w:sz w:val="24"/>
          </w:rPr>
          <w:delText>this</w:delText>
        </w:r>
        <w:r w:rsidDel="00E63828">
          <w:rPr>
            <w:b/>
            <w:spacing w:val="-5"/>
            <w:sz w:val="24"/>
          </w:rPr>
          <w:delText xml:space="preserve"> </w:delText>
        </w:r>
        <w:r w:rsidDel="00E63828">
          <w:rPr>
            <w:b/>
            <w:sz w:val="24"/>
          </w:rPr>
          <w:delText>contract.</w:delText>
        </w:r>
      </w:del>
    </w:p>
    <w:bookmarkStart w:id="35" w:name="Subtask_3.2:_HFPP_Medicare_FFS_Applicati"/>
    <w:bookmarkEnd w:id="35"/>
    <w:p w14:paraId="3373AA0B" w14:textId="48006546" w:rsidR="00D61D72" w:rsidRDefault="00D268B4">
      <w:pPr>
        <w:pStyle w:val="BodyText"/>
        <w:spacing w:before="6"/>
        <w:rPr>
          <w:b/>
          <w:sz w:val="28"/>
        </w:rPr>
      </w:pPr>
      <w:r>
        <w:rPr>
          <w:noProof/>
        </w:rPr>
        <mc:AlternateContent>
          <mc:Choice Requires="wpg">
            <w:drawing>
              <wp:anchor distT="0" distB="0" distL="0" distR="0" simplePos="0" relativeHeight="487589376" behindDoc="1" locked="0" layoutInCell="1" allowOverlap="1" wp14:anchorId="0E345A93" wp14:editId="470C9016">
                <wp:simplePos x="0" y="0"/>
                <wp:positionH relativeFrom="page">
                  <wp:posOffset>1409700</wp:posOffset>
                </wp:positionH>
                <wp:positionV relativeFrom="paragraph">
                  <wp:posOffset>223520</wp:posOffset>
                </wp:positionV>
                <wp:extent cx="5492750" cy="25400"/>
                <wp:effectExtent l="0" t="0" r="0" b="0"/>
                <wp:wrapTopAndBottom/>
                <wp:docPr id="540230647" name="docshapegroup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92750" cy="25400"/>
                          <a:chOff x="2220" y="352"/>
                          <a:chExt cx="8650" cy="40"/>
                        </a:xfrm>
                      </wpg:grpSpPr>
                      <wps:wsp>
                        <wps:cNvPr id="1579626263" name="docshape13"/>
                        <wps:cNvSpPr>
                          <a:spLocks/>
                        </wps:cNvSpPr>
                        <wps:spPr bwMode="auto">
                          <a:xfrm>
                            <a:off x="2220" y="352"/>
                            <a:ext cx="8650" cy="32"/>
                          </a:xfrm>
                          <a:custGeom>
                            <a:avLst/>
                            <a:gdLst>
                              <a:gd name="T0" fmla="+- 0 10870 2220"/>
                              <a:gd name="T1" fmla="*/ T0 w 8650"/>
                              <a:gd name="T2" fmla="+- 0 352 352"/>
                              <a:gd name="T3" fmla="*/ 352 h 32"/>
                              <a:gd name="T4" fmla="+- 0 2220 2220"/>
                              <a:gd name="T5" fmla="*/ T4 w 8650"/>
                              <a:gd name="T6" fmla="+- 0 352 352"/>
                              <a:gd name="T7" fmla="*/ 352 h 32"/>
                              <a:gd name="T8" fmla="+- 0 2220 2220"/>
                              <a:gd name="T9" fmla="*/ T8 w 8650"/>
                              <a:gd name="T10" fmla="+- 0 366 352"/>
                              <a:gd name="T11" fmla="*/ 366 h 32"/>
                              <a:gd name="T12" fmla="+- 0 2220 2220"/>
                              <a:gd name="T13" fmla="*/ T12 w 8650"/>
                              <a:gd name="T14" fmla="+- 0 384 352"/>
                              <a:gd name="T15" fmla="*/ 384 h 32"/>
                              <a:gd name="T16" fmla="+- 0 10860 2220"/>
                              <a:gd name="T17" fmla="*/ T16 w 8650"/>
                              <a:gd name="T18" fmla="+- 0 384 352"/>
                              <a:gd name="T19" fmla="*/ 384 h 32"/>
                              <a:gd name="T20" fmla="+- 0 10860 2220"/>
                              <a:gd name="T21" fmla="*/ T20 w 8650"/>
                              <a:gd name="T22" fmla="+- 0 366 352"/>
                              <a:gd name="T23" fmla="*/ 366 h 32"/>
                              <a:gd name="T24" fmla="+- 0 10870 2220"/>
                              <a:gd name="T25" fmla="*/ T24 w 8650"/>
                              <a:gd name="T26" fmla="+- 0 366 352"/>
                              <a:gd name="T27" fmla="*/ 366 h 32"/>
                              <a:gd name="T28" fmla="+- 0 10870 2220"/>
                              <a:gd name="T29" fmla="*/ T28 w 8650"/>
                              <a:gd name="T30" fmla="+- 0 352 352"/>
                              <a:gd name="T31" fmla="*/ 352 h 32"/>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8650" h="32">
                                <a:moveTo>
                                  <a:pt x="8650" y="0"/>
                                </a:moveTo>
                                <a:lnTo>
                                  <a:pt x="0" y="0"/>
                                </a:lnTo>
                                <a:lnTo>
                                  <a:pt x="0" y="14"/>
                                </a:lnTo>
                                <a:lnTo>
                                  <a:pt x="0" y="32"/>
                                </a:lnTo>
                                <a:lnTo>
                                  <a:pt x="8640" y="32"/>
                                </a:lnTo>
                                <a:lnTo>
                                  <a:pt x="8640" y="14"/>
                                </a:lnTo>
                                <a:lnTo>
                                  <a:pt x="8650" y="14"/>
                                </a:lnTo>
                                <a:lnTo>
                                  <a:pt x="8650"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35027722" name="docshape14"/>
                        <wps:cNvSpPr>
                          <a:spLocks/>
                        </wps:cNvSpPr>
                        <wps:spPr bwMode="auto">
                          <a:xfrm>
                            <a:off x="2220" y="357"/>
                            <a:ext cx="8650" cy="35"/>
                          </a:xfrm>
                          <a:custGeom>
                            <a:avLst/>
                            <a:gdLst>
                              <a:gd name="T0" fmla="+- 0 10870 2220"/>
                              <a:gd name="T1" fmla="*/ T0 w 8650"/>
                              <a:gd name="T2" fmla="+- 0 357 357"/>
                              <a:gd name="T3" fmla="*/ 357 h 35"/>
                              <a:gd name="T4" fmla="+- 0 10855 2220"/>
                              <a:gd name="T5" fmla="*/ T4 w 8650"/>
                              <a:gd name="T6" fmla="+- 0 357 357"/>
                              <a:gd name="T7" fmla="*/ 357 h 35"/>
                              <a:gd name="T8" fmla="+- 0 10855 2220"/>
                              <a:gd name="T9" fmla="*/ T8 w 8650"/>
                              <a:gd name="T10" fmla="+- 0 378 357"/>
                              <a:gd name="T11" fmla="*/ 378 h 35"/>
                              <a:gd name="T12" fmla="+- 0 2220 2220"/>
                              <a:gd name="T13" fmla="*/ T12 w 8650"/>
                              <a:gd name="T14" fmla="+- 0 378 357"/>
                              <a:gd name="T15" fmla="*/ 378 h 35"/>
                              <a:gd name="T16" fmla="+- 0 2220 2220"/>
                              <a:gd name="T17" fmla="*/ T16 w 8650"/>
                              <a:gd name="T18" fmla="+- 0 392 357"/>
                              <a:gd name="T19" fmla="*/ 392 h 35"/>
                              <a:gd name="T20" fmla="+- 0 10855 2220"/>
                              <a:gd name="T21" fmla="*/ T20 w 8650"/>
                              <a:gd name="T22" fmla="+- 0 392 357"/>
                              <a:gd name="T23" fmla="*/ 392 h 35"/>
                              <a:gd name="T24" fmla="+- 0 10870 2220"/>
                              <a:gd name="T25" fmla="*/ T24 w 8650"/>
                              <a:gd name="T26" fmla="+- 0 392 357"/>
                              <a:gd name="T27" fmla="*/ 392 h 35"/>
                              <a:gd name="T28" fmla="+- 0 10870 2220"/>
                              <a:gd name="T29" fmla="*/ T28 w 8650"/>
                              <a:gd name="T30" fmla="+- 0 357 357"/>
                              <a:gd name="T31" fmla="*/ 357 h 35"/>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8650" h="35">
                                <a:moveTo>
                                  <a:pt x="8650" y="0"/>
                                </a:moveTo>
                                <a:lnTo>
                                  <a:pt x="8635" y="0"/>
                                </a:lnTo>
                                <a:lnTo>
                                  <a:pt x="8635" y="21"/>
                                </a:lnTo>
                                <a:lnTo>
                                  <a:pt x="0" y="21"/>
                                </a:lnTo>
                                <a:lnTo>
                                  <a:pt x="0" y="35"/>
                                </a:lnTo>
                                <a:lnTo>
                                  <a:pt x="8635" y="35"/>
                                </a:lnTo>
                                <a:lnTo>
                                  <a:pt x="8650" y="35"/>
                                </a:lnTo>
                                <a:lnTo>
                                  <a:pt x="8650" y="0"/>
                                </a:lnTo>
                                <a:close/>
                              </a:path>
                            </a:pathLst>
                          </a:custGeom>
                          <a:solidFill>
                            <a:srgbClr val="E1E1E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582DD30" id="docshapegroup12" o:spid="_x0000_s1026" style="position:absolute;margin-left:111pt;margin-top:17.6pt;width:432.5pt;height:2pt;z-index:-15727104;mso-wrap-distance-left:0;mso-wrap-distance-right:0;mso-position-horizontal-relative:page" coordorigin="2220,352" coordsize="8650,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">
                <v:shape id="docshape13" o:spid="_x0000_s1027" style="position:absolute;left:2220;top:352;width:8650;height:32;visibility:visible;mso-wrap-style:square;v-text-anchor:top" coordsize="8650,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" path="m8650,l,,,14,,32r8640,l8640,14r10,l8650,xe" fillcolor="#9f9f9f" stroked="f">
                  <v:path arrowok="t" o:connecttype="custom" o:connectlocs="8650,352;0,352;0,366;0,384;8640,384;8640,366;8650,366;8650,352" o:connectangles="0,0,0,0,0,0,0,0"/>
                </v:shape>
                <v:shape id="docshape14" o:spid="_x0000_s1028" style="position:absolute;left:2220;top:357;width:8650;height:35;visibility:visible;mso-wrap-style:square;v-text-anchor:top" coordsize="865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" path="m8650,r-15,l8635,21,,21,,35r8635,l8650,35r,-35xe" fillcolor="#e1e1e1" stroked="f">
                  <v:path arrowok="t" o:connecttype="custom" o:connectlocs="8650,357;8635,357;8635,378;0,378;0,392;8635,392;8650,392;8650,357" o:connectangles="0,0,0,0,0,0,0,0"/>
                </v:shape>
                <w10:wrap type="topAndBottom" anchorx="page"/>
              </v:group>
            </w:pict>
          </mc:Fallback>
        </mc:AlternateContent>
      </w:r>
    </w:p>
    <w:p w14:paraId="774F23F0" w14:textId="77777777" w:rsidR="00D61D72" w:rsidRDefault="00D61D72">
      <w:pPr>
        <w:pStyle w:val="BodyText"/>
        <w:rPr>
          <w:b/>
          <w:sz w:val="27"/>
        </w:rPr>
      </w:pPr>
    </w:p>
    <w:p w14:paraId="32229404" w14:textId="4C3CD7F4" w:rsidR="00D61D72" w:rsidRDefault="00860DAE">
      <w:pPr>
        <w:ind w:left="851" w:right="592"/>
        <w:jc w:val="center"/>
        <w:rPr>
          <w:b/>
          <w:sz w:val="24"/>
        </w:rPr>
      </w:pPr>
      <w:r>
        <w:rPr>
          <w:b/>
          <w:sz w:val="24"/>
        </w:rPr>
        <w:t>**NOTE:</w:t>
      </w:r>
      <w:r>
        <w:rPr>
          <w:b/>
          <w:spacing w:val="53"/>
          <w:sz w:val="24"/>
        </w:rPr>
        <w:t xml:space="preserve"> </w:t>
      </w:r>
      <w:r>
        <w:rPr>
          <w:b/>
          <w:sz w:val="24"/>
        </w:rPr>
        <w:t>Tasks</w:t>
      </w:r>
      <w:r>
        <w:rPr>
          <w:b/>
          <w:spacing w:val="-4"/>
          <w:sz w:val="24"/>
        </w:rPr>
        <w:t xml:space="preserve"> </w:t>
      </w:r>
      <w:r>
        <w:rPr>
          <w:b/>
          <w:sz w:val="24"/>
        </w:rPr>
        <w:t>4-11</w:t>
      </w:r>
      <w:r>
        <w:rPr>
          <w:b/>
          <w:spacing w:val="-6"/>
          <w:sz w:val="24"/>
        </w:rPr>
        <w:t xml:space="preserve"> </w:t>
      </w:r>
      <w:r>
        <w:rPr>
          <w:b/>
          <w:sz w:val="24"/>
        </w:rPr>
        <w:t>will</w:t>
      </w:r>
      <w:r>
        <w:rPr>
          <w:b/>
          <w:spacing w:val="-1"/>
          <w:sz w:val="24"/>
        </w:rPr>
        <w:t xml:space="preserve"> </w:t>
      </w:r>
      <w:r>
        <w:rPr>
          <w:b/>
          <w:sz w:val="24"/>
        </w:rPr>
        <w:t>apply</w:t>
      </w:r>
      <w:r>
        <w:rPr>
          <w:b/>
          <w:spacing w:val="-1"/>
          <w:sz w:val="24"/>
        </w:rPr>
        <w:t xml:space="preserve"> </w:t>
      </w:r>
      <w:r>
        <w:rPr>
          <w:b/>
          <w:sz w:val="24"/>
        </w:rPr>
        <w:t>to</w:t>
      </w:r>
      <w:r>
        <w:rPr>
          <w:b/>
          <w:spacing w:val="-1"/>
          <w:sz w:val="24"/>
        </w:rPr>
        <w:t xml:space="preserve"> </w:t>
      </w:r>
      <w:r>
        <w:rPr>
          <w:b/>
          <w:sz w:val="24"/>
        </w:rPr>
        <w:t>Tasks</w:t>
      </w:r>
      <w:r>
        <w:rPr>
          <w:b/>
          <w:spacing w:val="-1"/>
          <w:sz w:val="24"/>
        </w:rPr>
        <w:t xml:space="preserve"> </w:t>
      </w:r>
      <w:r>
        <w:rPr>
          <w:b/>
          <w:sz w:val="24"/>
        </w:rPr>
        <w:t>1</w:t>
      </w:r>
      <w:r w:rsidR="00415911">
        <w:rPr>
          <w:b/>
          <w:sz w:val="24"/>
        </w:rPr>
        <w:t xml:space="preserve"> and</w:t>
      </w:r>
      <w:r>
        <w:rPr>
          <w:b/>
          <w:spacing w:val="-4"/>
          <w:sz w:val="24"/>
        </w:rPr>
        <w:t xml:space="preserve"> </w:t>
      </w:r>
      <w:r>
        <w:rPr>
          <w:b/>
          <w:sz w:val="24"/>
        </w:rPr>
        <w:t>2</w:t>
      </w:r>
    </w:p>
    <w:p w14:paraId="525AD2FB" w14:textId="77777777" w:rsidR="00C938F6" w:rsidRDefault="00C938F6">
      <w:pPr>
        <w:spacing w:before="74"/>
        <w:ind w:left="923"/>
        <w:rPr>
          <w:b/>
          <w:sz w:val="24"/>
        </w:rPr>
      </w:pPr>
    </w:p>
    <w:p w14:paraId="3D9C93BF" w14:textId="26DB9E76" w:rsidR="00D61D72" w:rsidRDefault="00860DAE">
      <w:pPr>
        <w:spacing w:before="74"/>
        <w:ind w:left="923"/>
        <w:rPr>
          <w:b/>
          <w:sz w:val="24"/>
        </w:rPr>
      </w:pPr>
      <w:r>
        <w:rPr>
          <w:b/>
          <w:sz w:val="24"/>
        </w:rPr>
        <w:t>Task</w:t>
      </w:r>
      <w:r>
        <w:rPr>
          <w:b/>
          <w:spacing w:val="-5"/>
          <w:sz w:val="24"/>
        </w:rPr>
        <w:t xml:space="preserve"> </w:t>
      </w:r>
      <w:r>
        <w:rPr>
          <w:b/>
          <w:sz w:val="24"/>
        </w:rPr>
        <w:t>4:</w:t>
      </w:r>
      <w:r>
        <w:rPr>
          <w:b/>
          <w:spacing w:val="-6"/>
          <w:sz w:val="24"/>
        </w:rPr>
        <w:t xml:space="preserve"> </w:t>
      </w:r>
      <w:r>
        <w:rPr>
          <w:b/>
          <w:sz w:val="24"/>
        </w:rPr>
        <w:t>Perform</w:t>
      </w:r>
      <w:r>
        <w:rPr>
          <w:b/>
          <w:spacing w:val="-4"/>
          <w:sz w:val="24"/>
        </w:rPr>
        <w:t xml:space="preserve"> </w:t>
      </w:r>
      <w:r>
        <w:rPr>
          <w:b/>
          <w:sz w:val="24"/>
        </w:rPr>
        <w:t>Non-Medical</w:t>
      </w:r>
      <w:r>
        <w:rPr>
          <w:b/>
          <w:spacing w:val="-2"/>
          <w:sz w:val="24"/>
        </w:rPr>
        <w:t xml:space="preserve"> </w:t>
      </w:r>
      <w:r>
        <w:rPr>
          <w:b/>
          <w:sz w:val="24"/>
        </w:rPr>
        <w:t>Record</w:t>
      </w:r>
      <w:r>
        <w:rPr>
          <w:b/>
          <w:spacing w:val="-1"/>
          <w:sz w:val="24"/>
        </w:rPr>
        <w:t xml:space="preserve"> </w:t>
      </w:r>
      <w:r>
        <w:rPr>
          <w:b/>
          <w:spacing w:val="-2"/>
          <w:sz w:val="24"/>
        </w:rPr>
        <w:t>Review</w:t>
      </w:r>
    </w:p>
    <w:p w14:paraId="3ADCE638" w14:textId="77777777" w:rsidR="00D61D72" w:rsidRDefault="00D61D72">
      <w:pPr>
        <w:pStyle w:val="BodyText"/>
        <w:spacing w:before="11"/>
        <w:rPr>
          <w:b/>
          <w:sz w:val="27"/>
        </w:rPr>
      </w:pPr>
    </w:p>
    <w:p w14:paraId="4778D865" w14:textId="77777777" w:rsidR="00D61D72" w:rsidRDefault="00860DAE">
      <w:pPr>
        <w:pStyle w:val="BodyText"/>
        <w:spacing w:line="247" w:lineRule="auto"/>
        <w:ind w:left="935" w:right="377" w:hanging="12"/>
      </w:pPr>
      <w:r>
        <w:t>Non-medical</w:t>
      </w:r>
      <w:r>
        <w:rPr>
          <w:spacing w:val="-5"/>
        </w:rPr>
        <w:t xml:space="preserve"> </w:t>
      </w:r>
      <w:r>
        <w:t>record</w:t>
      </w:r>
      <w:r>
        <w:rPr>
          <w:spacing w:val="-4"/>
        </w:rPr>
        <w:t xml:space="preserve"> </w:t>
      </w:r>
      <w:r>
        <w:t>review</w:t>
      </w:r>
      <w:r>
        <w:rPr>
          <w:spacing w:val="-9"/>
        </w:rPr>
        <w:t xml:space="preserve"> </w:t>
      </w:r>
      <w:r>
        <w:t>is</w:t>
      </w:r>
      <w:r>
        <w:rPr>
          <w:spacing w:val="-6"/>
        </w:rPr>
        <w:t xml:space="preserve"> </w:t>
      </w:r>
      <w:r>
        <w:t>the</w:t>
      </w:r>
      <w:r>
        <w:rPr>
          <w:spacing w:val="-9"/>
        </w:rPr>
        <w:t xml:space="preserve"> </w:t>
      </w:r>
      <w:r>
        <w:t>process</w:t>
      </w:r>
      <w:r>
        <w:rPr>
          <w:spacing w:val="-6"/>
        </w:rPr>
        <w:t xml:space="preserve"> </w:t>
      </w:r>
      <w:r>
        <w:t>of</w:t>
      </w:r>
      <w:r>
        <w:rPr>
          <w:spacing w:val="-9"/>
        </w:rPr>
        <w:t xml:space="preserve"> </w:t>
      </w:r>
      <w:r>
        <w:t>making</w:t>
      </w:r>
      <w:r>
        <w:rPr>
          <w:spacing w:val="-11"/>
        </w:rPr>
        <w:t xml:space="preserve"> </w:t>
      </w:r>
      <w:r>
        <w:t>a</w:t>
      </w:r>
      <w:r>
        <w:rPr>
          <w:spacing w:val="-9"/>
        </w:rPr>
        <w:t xml:space="preserve"> </w:t>
      </w:r>
      <w:r>
        <w:t>payment</w:t>
      </w:r>
      <w:r>
        <w:rPr>
          <w:spacing w:val="-5"/>
        </w:rPr>
        <w:t xml:space="preserve"> </w:t>
      </w:r>
      <w:r>
        <w:t>recommendation</w:t>
      </w:r>
      <w:r>
        <w:rPr>
          <w:spacing w:val="-6"/>
        </w:rPr>
        <w:t xml:space="preserve"> </w:t>
      </w:r>
      <w:r>
        <w:t>without reviewing medical records or information.</w:t>
      </w:r>
    </w:p>
    <w:p w14:paraId="021283AC" w14:textId="77777777" w:rsidR="00D61D72" w:rsidRDefault="00D61D72">
      <w:pPr>
        <w:pStyle w:val="BodyText"/>
        <w:spacing w:before="2"/>
        <w:rPr>
          <w:sz w:val="27"/>
        </w:rPr>
      </w:pPr>
    </w:p>
    <w:p w14:paraId="1B51FCF5" w14:textId="77777777" w:rsidR="00D61D72" w:rsidRDefault="00860DAE">
      <w:pPr>
        <w:pStyle w:val="BodyText"/>
        <w:ind w:left="923"/>
      </w:pPr>
      <w:r>
        <w:t>Non-medical</w:t>
      </w:r>
      <w:r>
        <w:rPr>
          <w:spacing w:val="-6"/>
        </w:rPr>
        <w:t xml:space="preserve"> </w:t>
      </w:r>
      <w:r>
        <w:t>record</w:t>
      </w:r>
      <w:r>
        <w:rPr>
          <w:spacing w:val="-1"/>
        </w:rPr>
        <w:t xml:space="preserve"> </w:t>
      </w:r>
      <w:r>
        <w:t>review</w:t>
      </w:r>
      <w:r>
        <w:rPr>
          <w:spacing w:val="-5"/>
        </w:rPr>
        <w:t xml:space="preserve"> </w:t>
      </w:r>
      <w:r>
        <w:t>can</w:t>
      </w:r>
      <w:r>
        <w:rPr>
          <w:spacing w:val="-4"/>
        </w:rPr>
        <w:t xml:space="preserve"> </w:t>
      </w:r>
      <w:r>
        <w:t>occur</w:t>
      </w:r>
      <w:r>
        <w:rPr>
          <w:spacing w:val="-5"/>
        </w:rPr>
        <w:t xml:space="preserve"> </w:t>
      </w:r>
      <w:r>
        <w:t>in</w:t>
      </w:r>
      <w:r>
        <w:rPr>
          <w:spacing w:val="-2"/>
        </w:rPr>
        <w:t xml:space="preserve"> </w:t>
      </w:r>
      <w:r>
        <w:t>the</w:t>
      </w:r>
      <w:r>
        <w:rPr>
          <w:spacing w:val="-2"/>
        </w:rPr>
        <w:t xml:space="preserve"> </w:t>
      </w:r>
      <w:r>
        <w:t>following</w:t>
      </w:r>
      <w:r>
        <w:rPr>
          <w:spacing w:val="-6"/>
        </w:rPr>
        <w:t xml:space="preserve"> </w:t>
      </w:r>
      <w:r>
        <w:rPr>
          <w:spacing w:val="-2"/>
        </w:rPr>
        <w:t>circumstances:</w:t>
      </w:r>
    </w:p>
    <w:p w14:paraId="33620193" w14:textId="77777777" w:rsidR="00D61D72" w:rsidRDefault="00D61D72">
      <w:pPr>
        <w:pStyle w:val="BodyText"/>
        <w:spacing w:before="11"/>
        <w:rPr>
          <w:sz w:val="27"/>
        </w:rPr>
      </w:pPr>
    </w:p>
    <w:p w14:paraId="51E32238" w14:textId="77777777" w:rsidR="00D61D72" w:rsidRDefault="00860DAE">
      <w:pPr>
        <w:pStyle w:val="BodyText"/>
        <w:spacing w:line="247" w:lineRule="auto"/>
        <w:ind w:left="935" w:right="562" w:hanging="12"/>
      </w:pPr>
      <w:r>
        <w:rPr>
          <w:u w:val="single"/>
        </w:rPr>
        <w:t xml:space="preserve">Issuing a recommendation of denial </w:t>
      </w:r>
      <w:proofErr w:type="gramStart"/>
      <w:r>
        <w:rPr>
          <w:u w:val="single"/>
        </w:rPr>
        <w:t>as a result of</w:t>
      </w:r>
      <w:proofErr w:type="gramEnd"/>
      <w:r>
        <w:rPr>
          <w:u w:val="single"/>
        </w:rPr>
        <w:t xml:space="preserve"> no response to an ADR letter:</w:t>
      </w:r>
      <w:r>
        <w:t xml:space="preserve"> When the Contractor sends an ADR letter to the provider/supplier and does not receive a response, the Contractor issues a recommendation for denial.</w:t>
      </w:r>
      <w:r>
        <w:rPr>
          <w:spacing w:val="40"/>
        </w:rPr>
        <w:t xml:space="preserve"> </w:t>
      </w:r>
      <w:r>
        <w:t>The level of effort required to recommend</w:t>
      </w:r>
      <w:r>
        <w:rPr>
          <w:spacing w:val="-5"/>
        </w:rPr>
        <w:t xml:space="preserve"> </w:t>
      </w:r>
      <w:r>
        <w:t>a</w:t>
      </w:r>
      <w:r>
        <w:rPr>
          <w:spacing w:val="-6"/>
        </w:rPr>
        <w:t xml:space="preserve"> </w:t>
      </w:r>
      <w:r>
        <w:t>denial</w:t>
      </w:r>
      <w:r>
        <w:rPr>
          <w:spacing w:val="-5"/>
        </w:rPr>
        <w:t xml:space="preserve"> </w:t>
      </w:r>
      <w:proofErr w:type="gramStart"/>
      <w:r>
        <w:t>as</w:t>
      </w:r>
      <w:r>
        <w:rPr>
          <w:spacing w:val="-3"/>
        </w:rPr>
        <w:t xml:space="preserve"> </w:t>
      </w:r>
      <w:r>
        <w:t>a</w:t>
      </w:r>
      <w:r>
        <w:rPr>
          <w:spacing w:val="-4"/>
        </w:rPr>
        <w:t xml:space="preserve"> </w:t>
      </w:r>
      <w:r>
        <w:t>result</w:t>
      </w:r>
      <w:r>
        <w:rPr>
          <w:spacing w:val="-5"/>
        </w:rPr>
        <w:t xml:space="preserve"> </w:t>
      </w:r>
      <w:r>
        <w:t>of</w:t>
      </w:r>
      <w:proofErr w:type="gramEnd"/>
      <w:r>
        <w:rPr>
          <w:spacing w:val="-6"/>
        </w:rPr>
        <w:t xml:space="preserve"> </w:t>
      </w:r>
      <w:r>
        <w:t>no</w:t>
      </w:r>
      <w:r>
        <w:rPr>
          <w:spacing w:val="-5"/>
        </w:rPr>
        <w:t xml:space="preserve"> </w:t>
      </w:r>
      <w:r>
        <w:t>response</w:t>
      </w:r>
      <w:r>
        <w:rPr>
          <w:spacing w:val="-6"/>
        </w:rPr>
        <w:t xml:space="preserve"> </w:t>
      </w:r>
      <w:r>
        <w:t>to</w:t>
      </w:r>
      <w:r>
        <w:rPr>
          <w:spacing w:val="-5"/>
        </w:rPr>
        <w:t xml:space="preserve"> </w:t>
      </w:r>
      <w:r>
        <w:t>an</w:t>
      </w:r>
      <w:r>
        <w:rPr>
          <w:spacing w:val="-5"/>
        </w:rPr>
        <w:t xml:space="preserve"> </w:t>
      </w:r>
      <w:r>
        <w:t>ADR</w:t>
      </w:r>
      <w:r>
        <w:rPr>
          <w:spacing w:val="-5"/>
        </w:rPr>
        <w:t xml:space="preserve"> </w:t>
      </w:r>
      <w:r>
        <w:t>letter</w:t>
      </w:r>
      <w:r>
        <w:rPr>
          <w:spacing w:val="-6"/>
        </w:rPr>
        <w:t xml:space="preserve"> </w:t>
      </w:r>
      <w:r>
        <w:t>is</w:t>
      </w:r>
      <w:r>
        <w:rPr>
          <w:spacing w:val="-5"/>
        </w:rPr>
        <w:t xml:space="preserve"> </w:t>
      </w:r>
      <w:r>
        <w:t>different</w:t>
      </w:r>
      <w:r>
        <w:rPr>
          <w:spacing w:val="-3"/>
        </w:rPr>
        <w:t xml:space="preserve"> </w:t>
      </w:r>
      <w:r>
        <w:t>than</w:t>
      </w:r>
      <w:r>
        <w:rPr>
          <w:spacing w:val="-5"/>
        </w:rPr>
        <w:t xml:space="preserve"> </w:t>
      </w:r>
      <w:r>
        <w:t>the</w:t>
      </w:r>
      <w:r>
        <w:rPr>
          <w:spacing w:val="-6"/>
        </w:rPr>
        <w:t xml:space="preserve"> </w:t>
      </w:r>
      <w:r>
        <w:t>level</w:t>
      </w:r>
      <w:r>
        <w:rPr>
          <w:spacing w:val="-5"/>
        </w:rPr>
        <w:t xml:space="preserve"> </w:t>
      </w:r>
      <w:r>
        <w:t>of effort required to recommend a denial after conducting a medical record review.</w:t>
      </w:r>
      <w:r>
        <w:rPr>
          <w:spacing w:val="40"/>
        </w:rPr>
        <w:t xml:space="preserve"> </w:t>
      </w:r>
      <w:r>
        <w:t>This is considered a non-medical record review because no review of the beneficiary’s medical record has been completed.</w:t>
      </w:r>
    </w:p>
    <w:p w14:paraId="11A49291" w14:textId="77777777" w:rsidR="00D61D72" w:rsidRDefault="00D61D72">
      <w:pPr>
        <w:pStyle w:val="BodyText"/>
        <w:spacing w:before="1"/>
        <w:rPr>
          <w:sz w:val="27"/>
        </w:rPr>
      </w:pPr>
    </w:p>
    <w:p w14:paraId="71977E71" w14:textId="77777777" w:rsidR="00D61D72" w:rsidRDefault="00860DAE">
      <w:pPr>
        <w:pStyle w:val="BodyText"/>
        <w:spacing w:line="247" w:lineRule="auto"/>
        <w:ind w:left="935" w:right="377" w:hanging="12"/>
      </w:pPr>
      <w:r>
        <w:t>The</w:t>
      </w:r>
      <w:r>
        <w:rPr>
          <w:spacing w:val="-4"/>
        </w:rPr>
        <w:t xml:space="preserve"> </w:t>
      </w:r>
      <w:r>
        <w:t>Contractor</w:t>
      </w:r>
      <w:r>
        <w:rPr>
          <w:spacing w:val="-4"/>
        </w:rPr>
        <w:t xml:space="preserve"> </w:t>
      </w:r>
      <w:r>
        <w:t>shall</w:t>
      </w:r>
      <w:r>
        <w:rPr>
          <w:spacing w:val="-3"/>
        </w:rPr>
        <w:t xml:space="preserve"> </w:t>
      </w:r>
      <w:r>
        <w:t>notify</w:t>
      </w:r>
      <w:r>
        <w:rPr>
          <w:spacing w:val="-8"/>
        </w:rPr>
        <w:t xml:space="preserve"> </w:t>
      </w:r>
      <w:r>
        <w:t>CMS</w:t>
      </w:r>
      <w:r>
        <w:rPr>
          <w:spacing w:val="-3"/>
        </w:rPr>
        <w:t xml:space="preserve"> </w:t>
      </w:r>
      <w:r>
        <w:t>in</w:t>
      </w:r>
      <w:r>
        <w:rPr>
          <w:spacing w:val="-3"/>
        </w:rPr>
        <w:t xml:space="preserve"> </w:t>
      </w:r>
      <w:r>
        <w:t>the</w:t>
      </w:r>
      <w:r>
        <w:rPr>
          <w:spacing w:val="-4"/>
        </w:rPr>
        <w:t xml:space="preserve"> </w:t>
      </w:r>
      <w:r>
        <w:t>Monthly</w:t>
      </w:r>
      <w:r>
        <w:rPr>
          <w:spacing w:val="-8"/>
        </w:rPr>
        <w:t xml:space="preserve"> </w:t>
      </w:r>
      <w:r>
        <w:t>Status</w:t>
      </w:r>
      <w:r>
        <w:rPr>
          <w:spacing w:val="-3"/>
        </w:rPr>
        <w:t xml:space="preserve"> </w:t>
      </w:r>
      <w:r>
        <w:t>Report</w:t>
      </w:r>
      <w:r>
        <w:rPr>
          <w:spacing w:val="-3"/>
        </w:rPr>
        <w:t xml:space="preserve"> </w:t>
      </w:r>
      <w:r>
        <w:t>of</w:t>
      </w:r>
      <w:r>
        <w:rPr>
          <w:spacing w:val="-4"/>
        </w:rPr>
        <w:t xml:space="preserve"> </w:t>
      </w:r>
      <w:r>
        <w:t>the</w:t>
      </w:r>
      <w:r>
        <w:rPr>
          <w:spacing w:val="-4"/>
        </w:rPr>
        <w:t xml:space="preserve"> </w:t>
      </w:r>
      <w:r>
        <w:t>number</w:t>
      </w:r>
      <w:r>
        <w:rPr>
          <w:spacing w:val="-4"/>
        </w:rPr>
        <w:t xml:space="preserve"> </w:t>
      </w:r>
      <w:r>
        <w:t>of</w:t>
      </w:r>
      <w:r>
        <w:rPr>
          <w:spacing w:val="-4"/>
        </w:rPr>
        <w:t xml:space="preserve"> </w:t>
      </w:r>
      <w:r>
        <w:t>non-medical record</w:t>
      </w:r>
      <w:r>
        <w:rPr>
          <w:spacing w:val="-3"/>
        </w:rPr>
        <w:t xml:space="preserve"> </w:t>
      </w:r>
      <w:r>
        <w:t>review</w:t>
      </w:r>
      <w:r>
        <w:rPr>
          <w:spacing w:val="-3"/>
        </w:rPr>
        <w:t xml:space="preserve"> </w:t>
      </w:r>
      <w:r>
        <w:t>for</w:t>
      </w:r>
      <w:r>
        <w:rPr>
          <w:spacing w:val="-6"/>
        </w:rPr>
        <w:t xml:space="preserve"> </w:t>
      </w:r>
      <w:r>
        <w:t>claims</w:t>
      </w:r>
      <w:r>
        <w:rPr>
          <w:spacing w:val="-5"/>
        </w:rPr>
        <w:t xml:space="preserve"> </w:t>
      </w:r>
      <w:proofErr w:type="gramStart"/>
      <w:r>
        <w:t>as</w:t>
      </w:r>
      <w:r>
        <w:rPr>
          <w:spacing w:val="-5"/>
        </w:rPr>
        <w:t xml:space="preserve"> </w:t>
      </w:r>
      <w:r>
        <w:t>a</w:t>
      </w:r>
      <w:r>
        <w:rPr>
          <w:spacing w:val="-8"/>
        </w:rPr>
        <w:t xml:space="preserve"> </w:t>
      </w:r>
      <w:r>
        <w:t>result</w:t>
      </w:r>
      <w:r>
        <w:rPr>
          <w:spacing w:val="-4"/>
        </w:rPr>
        <w:t xml:space="preserve"> </w:t>
      </w:r>
      <w:r>
        <w:t>of</w:t>
      </w:r>
      <w:proofErr w:type="gramEnd"/>
      <w:r>
        <w:rPr>
          <w:spacing w:val="-8"/>
        </w:rPr>
        <w:t xml:space="preserve"> </w:t>
      </w:r>
      <w:r>
        <w:t>no</w:t>
      </w:r>
      <w:r>
        <w:rPr>
          <w:spacing w:val="-2"/>
        </w:rPr>
        <w:t xml:space="preserve"> </w:t>
      </w:r>
      <w:r>
        <w:t>response</w:t>
      </w:r>
      <w:r>
        <w:rPr>
          <w:spacing w:val="-3"/>
        </w:rPr>
        <w:t xml:space="preserve"> </w:t>
      </w:r>
      <w:r>
        <w:t>to</w:t>
      </w:r>
      <w:r>
        <w:rPr>
          <w:spacing w:val="-5"/>
        </w:rPr>
        <w:t xml:space="preserve"> </w:t>
      </w:r>
      <w:r>
        <w:t>an</w:t>
      </w:r>
      <w:r>
        <w:rPr>
          <w:spacing w:val="-5"/>
        </w:rPr>
        <w:t xml:space="preserve"> </w:t>
      </w:r>
      <w:r>
        <w:t>ADR</w:t>
      </w:r>
      <w:r>
        <w:rPr>
          <w:spacing w:val="-4"/>
        </w:rPr>
        <w:t xml:space="preserve"> </w:t>
      </w:r>
      <w:r>
        <w:t>letter.</w:t>
      </w:r>
      <w:r>
        <w:rPr>
          <w:spacing w:val="37"/>
        </w:rPr>
        <w:t xml:space="preserve"> </w:t>
      </w:r>
      <w:r>
        <w:t>In</w:t>
      </w:r>
      <w:r>
        <w:rPr>
          <w:spacing w:val="-5"/>
        </w:rPr>
        <w:t xml:space="preserve"> </w:t>
      </w:r>
      <w:r>
        <w:t>addition,</w:t>
      </w:r>
      <w:r>
        <w:rPr>
          <w:spacing w:val="-5"/>
        </w:rPr>
        <w:t xml:space="preserve"> </w:t>
      </w:r>
      <w:r>
        <w:t>this</w:t>
      </w:r>
      <w:r>
        <w:rPr>
          <w:spacing w:val="-7"/>
        </w:rPr>
        <w:t xml:space="preserve"> </w:t>
      </w:r>
      <w:r>
        <w:t>number shall be recorded in the Final Project Report for Task 1, see “Reporting Requirements” for Task 1.</w:t>
      </w:r>
    </w:p>
    <w:p w14:paraId="5BDAB6FA" w14:textId="77777777" w:rsidR="00D61D72" w:rsidRDefault="00D61D72">
      <w:pPr>
        <w:pStyle w:val="BodyText"/>
        <w:spacing w:before="2"/>
        <w:rPr>
          <w:sz w:val="27"/>
        </w:rPr>
      </w:pPr>
    </w:p>
    <w:p w14:paraId="70AA6D75" w14:textId="77777777" w:rsidR="00D61D72" w:rsidRDefault="00860DAE">
      <w:pPr>
        <w:pStyle w:val="BodyText"/>
        <w:spacing w:before="1" w:line="247" w:lineRule="auto"/>
        <w:ind w:left="935" w:right="377" w:hanging="12"/>
      </w:pPr>
      <w:r>
        <w:rPr>
          <w:u w:val="single"/>
        </w:rPr>
        <w:t>Issuing a recommendation of denial for related claim(s) associated with the primary claim:</w:t>
      </w:r>
      <w:r>
        <w:t xml:space="preserve"> Sometimes the primary claim will have associated services for which there are separate payments.</w:t>
      </w:r>
      <w:r>
        <w:rPr>
          <w:spacing w:val="38"/>
        </w:rPr>
        <w:t xml:space="preserve"> </w:t>
      </w:r>
      <w:r>
        <w:t>Per</w:t>
      </w:r>
      <w:r>
        <w:rPr>
          <w:spacing w:val="-3"/>
        </w:rPr>
        <w:t xml:space="preserve"> </w:t>
      </w:r>
      <w:r>
        <w:t>SSA</w:t>
      </w:r>
      <w:r>
        <w:rPr>
          <w:spacing w:val="-3"/>
        </w:rPr>
        <w:t xml:space="preserve"> </w:t>
      </w:r>
      <w:r>
        <w:t>1862</w:t>
      </w:r>
      <w:r>
        <w:rPr>
          <w:spacing w:val="-5"/>
        </w:rPr>
        <w:t xml:space="preserve"> </w:t>
      </w:r>
      <w:r>
        <w:t>(a)(1)(A),</w:t>
      </w:r>
      <w:r>
        <w:rPr>
          <w:spacing w:val="-2"/>
        </w:rPr>
        <w:t xml:space="preserve"> </w:t>
      </w:r>
      <w:r>
        <w:t>Medicare</w:t>
      </w:r>
      <w:r>
        <w:rPr>
          <w:spacing w:val="-3"/>
        </w:rPr>
        <w:t xml:space="preserve"> </w:t>
      </w:r>
      <w:r>
        <w:t>shall</w:t>
      </w:r>
      <w:r>
        <w:rPr>
          <w:spacing w:val="-2"/>
        </w:rPr>
        <w:t xml:space="preserve"> </w:t>
      </w:r>
      <w:r>
        <w:t>only</w:t>
      </w:r>
      <w:r>
        <w:rPr>
          <w:spacing w:val="-7"/>
        </w:rPr>
        <w:t xml:space="preserve"> </w:t>
      </w:r>
      <w:r>
        <w:t>make</w:t>
      </w:r>
      <w:r>
        <w:rPr>
          <w:spacing w:val="-3"/>
        </w:rPr>
        <w:t xml:space="preserve"> </w:t>
      </w:r>
      <w:r>
        <w:t>payment</w:t>
      </w:r>
      <w:r>
        <w:rPr>
          <w:spacing w:val="-2"/>
        </w:rPr>
        <w:t xml:space="preserve"> </w:t>
      </w:r>
      <w:r>
        <w:t>for</w:t>
      </w:r>
      <w:r>
        <w:rPr>
          <w:spacing w:val="-3"/>
        </w:rPr>
        <w:t xml:space="preserve"> </w:t>
      </w:r>
      <w:r>
        <w:t>items</w:t>
      </w:r>
      <w:r>
        <w:rPr>
          <w:spacing w:val="-2"/>
        </w:rPr>
        <w:t xml:space="preserve"> </w:t>
      </w:r>
      <w:r>
        <w:t>or</w:t>
      </w:r>
      <w:r>
        <w:rPr>
          <w:spacing w:val="-3"/>
        </w:rPr>
        <w:t xml:space="preserve"> </w:t>
      </w:r>
      <w:r>
        <w:t>services that are reasonable and necessary for the diagnosis or treatment of illness or injury or to improve the functioning of a malformed body member.</w:t>
      </w:r>
      <w:r>
        <w:rPr>
          <w:spacing w:val="40"/>
        </w:rPr>
        <w:t xml:space="preserve"> </w:t>
      </w:r>
      <w:r>
        <w:t>Thus, if the primary claim is recommended for</w:t>
      </w:r>
      <w:r>
        <w:rPr>
          <w:spacing w:val="-2"/>
        </w:rPr>
        <w:t xml:space="preserve"> </w:t>
      </w:r>
      <w:r>
        <w:t>payment</w:t>
      </w:r>
      <w:r>
        <w:rPr>
          <w:spacing w:val="-1"/>
        </w:rPr>
        <w:t xml:space="preserve"> </w:t>
      </w:r>
      <w:r>
        <w:t>denial,</w:t>
      </w:r>
      <w:r>
        <w:rPr>
          <w:spacing w:val="-1"/>
        </w:rPr>
        <w:t xml:space="preserve"> </w:t>
      </w:r>
      <w:r>
        <w:t>the</w:t>
      </w:r>
      <w:r>
        <w:rPr>
          <w:spacing w:val="-2"/>
        </w:rPr>
        <w:t xml:space="preserve"> </w:t>
      </w:r>
      <w:r>
        <w:t>related claims</w:t>
      </w:r>
      <w:r>
        <w:rPr>
          <w:spacing w:val="-1"/>
        </w:rPr>
        <w:t xml:space="preserve"> </w:t>
      </w:r>
      <w:r>
        <w:t>are</w:t>
      </w:r>
      <w:r>
        <w:rPr>
          <w:spacing w:val="-2"/>
        </w:rPr>
        <w:t xml:space="preserve"> </w:t>
      </w:r>
      <w:r>
        <w:t>assumed</w:t>
      </w:r>
      <w:r>
        <w:rPr>
          <w:spacing w:val="-1"/>
        </w:rPr>
        <w:t xml:space="preserve"> </w:t>
      </w:r>
      <w:r>
        <w:t>to</w:t>
      </w:r>
      <w:r>
        <w:rPr>
          <w:spacing w:val="-1"/>
        </w:rPr>
        <w:t xml:space="preserve"> </w:t>
      </w:r>
      <w:r>
        <w:t>not</w:t>
      </w:r>
      <w:r>
        <w:rPr>
          <w:spacing w:val="-1"/>
        </w:rPr>
        <w:t xml:space="preserve"> </w:t>
      </w:r>
      <w:r>
        <w:t>meet</w:t>
      </w:r>
      <w:r>
        <w:rPr>
          <w:spacing w:val="-1"/>
        </w:rPr>
        <w:t xml:space="preserve"> </w:t>
      </w:r>
      <w:r>
        <w:t>the</w:t>
      </w:r>
      <w:r>
        <w:rPr>
          <w:spacing w:val="-2"/>
        </w:rPr>
        <w:t xml:space="preserve"> </w:t>
      </w:r>
      <w:r>
        <w:t>criteria</w:t>
      </w:r>
      <w:r>
        <w:rPr>
          <w:spacing w:val="-2"/>
        </w:rPr>
        <w:t xml:space="preserve"> </w:t>
      </w:r>
      <w:r>
        <w:t>for payment</w:t>
      </w:r>
      <w:r>
        <w:rPr>
          <w:spacing w:val="-9"/>
        </w:rPr>
        <w:t xml:space="preserve"> </w:t>
      </w:r>
      <w:r>
        <w:t>as</w:t>
      </w:r>
      <w:r>
        <w:rPr>
          <w:spacing w:val="-9"/>
        </w:rPr>
        <w:t xml:space="preserve"> </w:t>
      </w:r>
      <w:r>
        <w:t>described</w:t>
      </w:r>
      <w:r>
        <w:rPr>
          <w:spacing w:val="-9"/>
        </w:rPr>
        <w:t xml:space="preserve"> </w:t>
      </w:r>
      <w:r>
        <w:t>in</w:t>
      </w:r>
      <w:r>
        <w:rPr>
          <w:spacing w:val="-4"/>
        </w:rPr>
        <w:t xml:space="preserve"> </w:t>
      </w:r>
      <w:r>
        <w:t>SSA</w:t>
      </w:r>
      <w:r>
        <w:rPr>
          <w:spacing w:val="-10"/>
        </w:rPr>
        <w:t xml:space="preserve"> </w:t>
      </w:r>
      <w:r>
        <w:t>1862</w:t>
      </w:r>
      <w:r>
        <w:rPr>
          <w:spacing w:val="-9"/>
        </w:rPr>
        <w:t xml:space="preserve"> </w:t>
      </w:r>
      <w:r>
        <w:t>(a)(1)(A).</w:t>
      </w:r>
      <w:r>
        <w:rPr>
          <w:spacing w:val="-7"/>
        </w:rPr>
        <w:t xml:space="preserve"> </w:t>
      </w:r>
      <w:r>
        <w:t>Consequently,</w:t>
      </w:r>
      <w:r>
        <w:rPr>
          <w:spacing w:val="-9"/>
        </w:rPr>
        <w:t xml:space="preserve"> </w:t>
      </w:r>
      <w:r>
        <w:t>the</w:t>
      </w:r>
      <w:r>
        <w:rPr>
          <w:spacing w:val="-10"/>
        </w:rPr>
        <w:t xml:space="preserve"> </w:t>
      </w:r>
      <w:r>
        <w:t>Contractor</w:t>
      </w:r>
      <w:r>
        <w:rPr>
          <w:spacing w:val="-5"/>
        </w:rPr>
        <w:t xml:space="preserve"> </w:t>
      </w:r>
      <w:r>
        <w:t>shall</w:t>
      </w:r>
      <w:r>
        <w:rPr>
          <w:spacing w:val="-9"/>
        </w:rPr>
        <w:t xml:space="preserve"> </w:t>
      </w:r>
      <w:r>
        <w:t>recommend denial for the related claims.</w:t>
      </w:r>
    </w:p>
    <w:p w14:paraId="55361D22" w14:textId="77777777" w:rsidR="00D61D72" w:rsidRDefault="00D61D72">
      <w:pPr>
        <w:pStyle w:val="BodyText"/>
        <w:spacing w:before="4"/>
        <w:rPr>
          <w:sz w:val="27"/>
        </w:rPr>
      </w:pPr>
    </w:p>
    <w:p w14:paraId="18089678" w14:textId="77777777" w:rsidR="00D61D72" w:rsidRDefault="00860DAE">
      <w:pPr>
        <w:pStyle w:val="BodyText"/>
        <w:spacing w:before="1" w:line="247" w:lineRule="auto"/>
        <w:ind w:left="935" w:right="377" w:hanging="12"/>
      </w:pPr>
      <w:r>
        <w:t>The</w:t>
      </w:r>
      <w:r>
        <w:rPr>
          <w:spacing w:val="-7"/>
        </w:rPr>
        <w:t xml:space="preserve"> </w:t>
      </w:r>
      <w:r>
        <w:t>Contractor</w:t>
      </w:r>
      <w:r>
        <w:rPr>
          <w:spacing w:val="-7"/>
        </w:rPr>
        <w:t xml:space="preserve"> </w:t>
      </w:r>
      <w:r>
        <w:t>shall</w:t>
      </w:r>
      <w:r>
        <w:rPr>
          <w:spacing w:val="-5"/>
        </w:rPr>
        <w:t xml:space="preserve"> </w:t>
      </w:r>
      <w:r>
        <w:t>notify</w:t>
      </w:r>
      <w:r>
        <w:rPr>
          <w:spacing w:val="-10"/>
        </w:rPr>
        <w:t xml:space="preserve"> </w:t>
      </w:r>
      <w:r>
        <w:t>CMS</w:t>
      </w:r>
      <w:r>
        <w:rPr>
          <w:spacing w:val="-5"/>
        </w:rPr>
        <w:t xml:space="preserve"> </w:t>
      </w:r>
      <w:r>
        <w:t>in</w:t>
      </w:r>
      <w:r>
        <w:rPr>
          <w:spacing w:val="-6"/>
        </w:rPr>
        <w:t xml:space="preserve"> </w:t>
      </w:r>
      <w:r>
        <w:t>the</w:t>
      </w:r>
      <w:r>
        <w:rPr>
          <w:spacing w:val="-7"/>
        </w:rPr>
        <w:t xml:space="preserve"> </w:t>
      </w:r>
      <w:r>
        <w:t>Monthly</w:t>
      </w:r>
      <w:r>
        <w:rPr>
          <w:spacing w:val="-10"/>
        </w:rPr>
        <w:t xml:space="preserve"> </w:t>
      </w:r>
      <w:r>
        <w:t>Status</w:t>
      </w:r>
      <w:r>
        <w:rPr>
          <w:spacing w:val="-6"/>
        </w:rPr>
        <w:t xml:space="preserve"> </w:t>
      </w:r>
      <w:r>
        <w:t>Report</w:t>
      </w:r>
      <w:r>
        <w:rPr>
          <w:spacing w:val="-5"/>
        </w:rPr>
        <w:t xml:space="preserve"> </w:t>
      </w:r>
      <w:r>
        <w:t>of</w:t>
      </w:r>
      <w:r>
        <w:rPr>
          <w:spacing w:val="-7"/>
        </w:rPr>
        <w:t xml:space="preserve"> </w:t>
      </w:r>
      <w:r>
        <w:t>the</w:t>
      </w:r>
      <w:r>
        <w:rPr>
          <w:spacing w:val="-7"/>
        </w:rPr>
        <w:t xml:space="preserve"> </w:t>
      </w:r>
      <w:r>
        <w:t>number</w:t>
      </w:r>
      <w:r>
        <w:rPr>
          <w:spacing w:val="-7"/>
        </w:rPr>
        <w:t xml:space="preserve"> </w:t>
      </w:r>
      <w:r>
        <w:t>of</w:t>
      </w:r>
      <w:r>
        <w:rPr>
          <w:spacing w:val="-7"/>
        </w:rPr>
        <w:t xml:space="preserve"> </w:t>
      </w:r>
      <w:r>
        <w:t>non-medical record review of related claims recommended for denial, based on the recommended denial of the primary claim.</w:t>
      </w:r>
      <w:r>
        <w:rPr>
          <w:spacing w:val="40"/>
        </w:rPr>
        <w:t xml:space="preserve"> </w:t>
      </w:r>
      <w:r>
        <w:t>In addition, this number shall be recorded in the Final Project Report for Task 1, see “Reporting Requirements” for Task 1.</w:t>
      </w:r>
    </w:p>
    <w:p w14:paraId="1C812967" w14:textId="77777777" w:rsidR="00D61D72" w:rsidRDefault="00D61D72">
      <w:pPr>
        <w:pStyle w:val="BodyText"/>
        <w:spacing w:before="2"/>
        <w:rPr>
          <w:sz w:val="27"/>
        </w:rPr>
      </w:pPr>
    </w:p>
    <w:p w14:paraId="221E038D" w14:textId="692C4C10" w:rsidR="00D61D72" w:rsidRDefault="00860DAE">
      <w:pPr>
        <w:pStyle w:val="BodyText"/>
        <w:spacing w:line="247" w:lineRule="auto"/>
        <w:ind w:left="935" w:right="377" w:hanging="12"/>
      </w:pPr>
      <w:r>
        <w:t>See</w:t>
      </w:r>
      <w:r>
        <w:rPr>
          <w:spacing w:val="-10"/>
        </w:rPr>
        <w:t xml:space="preserve"> </w:t>
      </w:r>
      <w:r>
        <w:t>section</w:t>
      </w:r>
      <w:r>
        <w:rPr>
          <w:spacing w:val="-9"/>
        </w:rPr>
        <w:t xml:space="preserve"> </w:t>
      </w:r>
      <w:r>
        <w:t>titled</w:t>
      </w:r>
      <w:r>
        <w:rPr>
          <w:spacing w:val="-9"/>
        </w:rPr>
        <w:t xml:space="preserve"> </w:t>
      </w:r>
      <w:r>
        <w:t>“Reporting</w:t>
      </w:r>
      <w:r>
        <w:rPr>
          <w:spacing w:val="-11"/>
        </w:rPr>
        <w:t xml:space="preserve"> </w:t>
      </w:r>
      <w:r>
        <w:t>Requirements”</w:t>
      </w:r>
      <w:r>
        <w:rPr>
          <w:spacing w:val="-8"/>
        </w:rPr>
        <w:t xml:space="preserve"> </w:t>
      </w:r>
      <w:r>
        <w:t>and</w:t>
      </w:r>
      <w:r>
        <w:rPr>
          <w:spacing w:val="-9"/>
        </w:rPr>
        <w:t xml:space="preserve"> </w:t>
      </w:r>
      <w:r w:rsidR="0051495A">
        <w:t>D</w:t>
      </w:r>
      <w:r>
        <w:t xml:space="preserve">eliverable </w:t>
      </w:r>
      <w:r w:rsidR="0051495A">
        <w:rPr>
          <w:spacing w:val="-2"/>
        </w:rPr>
        <w:t>T</w:t>
      </w:r>
      <w:r>
        <w:rPr>
          <w:spacing w:val="-2"/>
        </w:rPr>
        <w:t>able.</w:t>
      </w:r>
    </w:p>
    <w:p w14:paraId="747AF55C" w14:textId="77777777" w:rsidR="00D61D72" w:rsidRDefault="00D61D72">
      <w:pPr>
        <w:pStyle w:val="BodyText"/>
        <w:spacing w:before="1"/>
        <w:rPr>
          <w:sz w:val="27"/>
        </w:rPr>
      </w:pPr>
    </w:p>
    <w:p w14:paraId="2C23D305" w14:textId="77777777" w:rsidR="00D61D72" w:rsidRDefault="00860DAE">
      <w:pPr>
        <w:pStyle w:val="Heading2"/>
        <w:spacing w:before="1"/>
      </w:pPr>
      <w:bookmarkStart w:id="36" w:name="Task_5:_Research"/>
      <w:bookmarkEnd w:id="36"/>
      <w:r>
        <w:t>Task 5:</w:t>
      </w:r>
      <w:r>
        <w:rPr>
          <w:spacing w:val="-1"/>
        </w:rPr>
        <w:t xml:space="preserve"> </w:t>
      </w:r>
      <w:r>
        <w:rPr>
          <w:spacing w:val="-2"/>
        </w:rPr>
        <w:t>Research</w:t>
      </w:r>
    </w:p>
    <w:p w14:paraId="75631F62" w14:textId="77777777" w:rsidR="00D61D72" w:rsidRDefault="00D61D72">
      <w:pPr>
        <w:pStyle w:val="BodyText"/>
        <w:spacing w:before="8"/>
        <w:rPr>
          <w:b/>
          <w:sz w:val="27"/>
        </w:rPr>
      </w:pPr>
    </w:p>
    <w:p w14:paraId="76B7F81F" w14:textId="6749602E" w:rsidR="00D61D72" w:rsidRDefault="00860DAE">
      <w:pPr>
        <w:pStyle w:val="BodyText"/>
        <w:spacing w:line="247" w:lineRule="auto"/>
        <w:ind w:left="935" w:right="377" w:hanging="12"/>
      </w:pPr>
      <w:r>
        <w:t>Research</w:t>
      </w:r>
      <w:r>
        <w:rPr>
          <w:spacing w:val="-6"/>
        </w:rPr>
        <w:t xml:space="preserve"> </w:t>
      </w:r>
      <w:r>
        <w:t>is</w:t>
      </w:r>
      <w:r>
        <w:rPr>
          <w:spacing w:val="-6"/>
        </w:rPr>
        <w:t xml:space="preserve"> </w:t>
      </w:r>
      <w:r>
        <w:t>the</w:t>
      </w:r>
      <w:r>
        <w:rPr>
          <w:spacing w:val="-9"/>
        </w:rPr>
        <w:t xml:space="preserve"> </w:t>
      </w:r>
      <w:r>
        <w:t>process</w:t>
      </w:r>
      <w:r>
        <w:rPr>
          <w:spacing w:val="-6"/>
        </w:rPr>
        <w:t xml:space="preserve"> </w:t>
      </w:r>
      <w:r>
        <w:t>of</w:t>
      </w:r>
      <w:r>
        <w:rPr>
          <w:spacing w:val="-9"/>
        </w:rPr>
        <w:t xml:space="preserve"> </w:t>
      </w:r>
      <w:r>
        <w:t>conducting</w:t>
      </w:r>
      <w:r>
        <w:rPr>
          <w:spacing w:val="-8"/>
        </w:rPr>
        <w:t xml:space="preserve"> </w:t>
      </w:r>
      <w:r>
        <w:t>an</w:t>
      </w:r>
      <w:r>
        <w:rPr>
          <w:spacing w:val="-6"/>
        </w:rPr>
        <w:t xml:space="preserve"> </w:t>
      </w:r>
      <w:r>
        <w:t>evidence-based</w:t>
      </w:r>
      <w:r>
        <w:rPr>
          <w:spacing w:val="-6"/>
        </w:rPr>
        <w:t xml:space="preserve"> </w:t>
      </w:r>
      <w:r>
        <w:t>review</w:t>
      </w:r>
      <w:r>
        <w:rPr>
          <w:spacing w:val="-9"/>
        </w:rPr>
        <w:t xml:space="preserve"> </w:t>
      </w:r>
      <w:r>
        <w:t>of</w:t>
      </w:r>
      <w:r>
        <w:rPr>
          <w:spacing w:val="-7"/>
        </w:rPr>
        <w:t xml:space="preserve"> </w:t>
      </w:r>
      <w:r>
        <w:t>various</w:t>
      </w:r>
      <w:r>
        <w:rPr>
          <w:spacing w:val="-6"/>
        </w:rPr>
        <w:t xml:space="preserve"> </w:t>
      </w:r>
      <w:r>
        <w:t>literature,</w:t>
      </w:r>
      <w:r>
        <w:rPr>
          <w:spacing w:val="-6"/>
        </w:rPr>
        <w:t xml:space="preserve"> </w:t>
      </w:r>
      <w:r>
        <w:t>studies, regulatory and sub</w:t>
      </w:r>
      <w:r w:rsidR="009544B4">
        <w:t>-</w:t>
      </w:r>
      <w:r>
        <w:t>regulatory policies for the purpose of establishing facts and developing recommendations. CMS may direct the Contractor to conduct research on a specific issue, which may result in CMS directing the Contractor to perform a specific project.</w:t>
      </w:r>
    </w:p>
    <w:p w14:paraId="61BB8E71" w14:textId="77777777" w:rsidR="00C938F6" w:rsidRDefault="00C938F6">
      <w:pPr>
        <w:pStyle w:val="BodyText"/>
        <w:spacing w:before="76" w:line="247" w:lineRule="auto"/>
        <w:ind w:left="935" w:right="377" w:hanging="12"/>
      </w:pPr>
    </w:p>
    <w:p w14:paraId="1DC364AC" w14:textId="015CD748" w:rsidR="00D61D72" w:rsidRDefault="00860DAE">
      <w:pPr>
        <w:pStyle w:val="BodyText"/>
        <w:spacing w:before="76" w:line="247" w:lineRule="auto"/>
        <w:ind w:left="935" w:right="377" w:hanging="12"/>
      </w:pPr>
      <w:r>
        <w:t>The</w:t>
      </w:r>
      <w:r>
        <w:rPr>
          <w:spacing w:val="-9"/>
        </w:rPr>
        <w:t xml:space="preserve"> </w:t>
      </w:r>
      <w:r>
        <w:t>Contractor</w:t>
      </w:r>
      <w:r>
        <w:rPr>
          <w:spacing w:val="-7"/>
        </w:rPr>
        <w:t xml:space="preserve"> </w:t>
      </w:r>
      <w:r>
        <w:t>shall</w:t>
      </w:r>
      <w:r>
        <w:rPr>
          <w:spacing w:val="-5"/>
        </w:rPr>
        <w:t xml:space="preserve"> </w:t>
      </w:r>
      <w:r>
        <w:t>submit</w:t>
      </w:r>
      <w:r>
        <w:rPr>
          <w:spacing w:val="-5"/>
        </w:rPr>
        <w:t xml:space="preserve"> </w:t>
      </w:r>
      <w:r>
        <w:t>the</w:t>
      </w:r>
      <w:r>
        <w:rPr>
          <w:spacing w:val="-9"/>
        </w:rPr>
        <w:t xml:space="preserve"> </w:t>
      </w:r>
      <w:r>
        <w:t>Research</w:t>
      </w:r>
      <w:r>
        <w:rPr>
          <w:spacing w:val="-6"/>
        </w:rPr>
        <w:t xml:space="preserve"> </w:t>
      </w:r>
      <w:r>
        <w:t>Report</w:t>
      </w:r>
      <w:r>
        <w:rPr>
          <w:spacing w:val="-1"/>
        </w:rPr>
        <w:t xml:space="preserve"> </w:t>
      </w:r>
      <w:r>
        <w:t>within</w:t>
      </w:r>
      <w:r>
        <w:rPr>
          <w:spacing w:val="-6"/>
        </w:rPr>
        <w:t xml:space="preserve"> </w:t>
      </w:r>
      <w:r>
        <w:t>30</w:t>
      </w:r>
      <w:r>
        <w:rPr>
          <w:spacing w:val="-6"/>
        </w:rPr>
        <w:t xml:space="preserve"> </w:t>
      </w:r>
      <w:r>
        <w:t>days</w:t>
      </w:r>
      <w:r>
        <w:rPr>
          <w:spacing w:val="-6"/>
        </w:rPr>
        <w:t xml:space="preserve"> </w:t>
      </w:r>
      <w:r>
        <w:t>following</w:t>
      </w:r>
      <w:r>
        <w:rPr>
          <w:spacing w:val="-8"/>
        </w:rPr>
        <w:t xml:space="preserve"> </w:t>
      </w:r>
      <w:r>
        <w:t>the</w:t>
      </w:r>
      <w:r>
        <w:rPr>
          <w:spacing w:val="-9"/>
        </w:rPr>
        <w:t xml:space="preserve"> </w:t>
      </w:r>
      <w:r>
        <w:t>receipt</w:t>
      </w:r>
      <w:r>
        <w:rPr>
          <w:spacing w:val="-5"/>
        </w:rPr>
        <w:t xml:space="preserve"> </w:t>
      </w:r>
      <w:r>
        <w:t>of</w:t>
      </w:r>
      <w:r>
        <w:rPr>
          <w:spacing w:val="-9"/>
        </w:rPr>
        <w:t xml:space="preserve"> </w:t>
      </w:r>
      <w:r>
        <w:t>the CMS request for research. However, if the research requires more time, then CMS will determine the maximum time.</w:t>
      </w:r>
    </w:p>
    <w:p w14:paraId="6BF9DBAB" w14:textId="77777777" w:rsidR="00D61D72" w:rsidRDefault="00D61D72">
      <w:pPr>
        <w:pStyle w:val="BodyText"/>
        <w:spacing w:before="3"/>
        <w:rPr>
          <w:sz w:val="27"/>
        </w:rPr>
      </w:pPr>
    </w:p>
    <w:p w14:paraId="6B6D305F" w14:textId="77777777" w:rsidR="00D61D72" w:rsidRDefault="00860DAE">
      <w:pPr>
        <w:pStyle w:val="BodyText"/>
        <w:spacing w:before="1" w:line="247" w:lineRule="auto"/>
        <w:ind w:left="935" w:right="337" w:hanging="12"/>
        <w:jc w:val="both"/>
      </w:pPr>
      <w:r>
        <w:t>The</w:t>
      </w:r>
      <w:r>
        <w:rPr>
          <w:spacing w:val="-3"/>
        </w:rPr>
        <w:t xml:space="preserve"> </w:t>
      </w:r>
      <w:r>
        <w:t>Contractor</w:t>
      </w:r>
      <w:r>
        <w:rPr>
          <w:spacing w:val="-3"/>
        </w:rPr>
        <w:t xml:space="preserve"> </w:t>
      </w:r>
      <w:r>
        <w:t>shall submit to</w:t>
      </w:r>
      <w:r>
        <w:rPr>
          <w:spacing w:val="-2"/>
        </w:rPr>
        <w:t xml:space="preserve"> </w:t>
      </w:r>
      <w:r>
        <w:t>CMS</w:t>
      </w:r>
      <w:r>
        <w:rPr>
          <w:spacing w:val="-2"/>
        </w:rPr>
        <w:t xml:space="preserve"> </w:t>
      </w:r>
      <w:r>
        <w:t>the</w:t>
      </w:r>
      <w:r>
        <w:rPr>
          <w:spacing w:val="-3"/>
        </w:rPr>
        <w:t xml:space="preserve"> </w:t>
      </w:r>
      <w:r>
        <w:t>findings</w:t>
      </w:r>
      <w:r>
        <w:rPr>
          <w:spacing w:val="-2"/>
        </w:rPr>
        <w:t xml:space="preserve"> </w:t>
      </w:r>
      <w:r>
        <w:t>of</w:t>
      </w:r>
      <w:r>
        <w:rPr>
          <w:spacing w:val="-3"/>
        </w:rPr>
        <w:t xml:space="preserve"> </w:t>
      </w:r>
      <w:r>
        <w:t>their</w:t>
      </w:r>
      <w:r>
        <w:rPr>
          <w:spacing w:val="-3"/>
        </w:rPr>
        <w:t xml:space="preserve"> </w:t>
      </w:r>
      <w:r>
        <w:t>research report.</w:t>
      </w:r>
      <w:r>
        <w:rPr>
          <w:spacing w:val="40"/>
        </w:rPr>
        <w:t xml:space="preserve"> </w:t>
      </w:r>
      <w:r>
        <w:t>The</w:t>
      </w:r>
      <w:r>
        <w:rPr>
          <w:spacing w:val="-3"/>
        </w:rPr>
        <w:t xml:space="preserve"> </w:t>
      </w:r>
      <w:r>
        <w:t>research report shall support their recommendation to perform medical review, policy change, extrapolation, or other action as requested by CMS.</w:t>
      </w:r>
    </w:p>
    <w:p w14:paraId="56E59316" w14:textId="77777777" w:rsidR="00D61D72" w:rsidRDefault="00D61D72">
      <w:pPr>
        <w:pStyle w:val="BodyText"/>
        <w:spacing w:before="9"/>
        <w:rPr>
          <w:sz w:val="26"/>
        </w:rPr>
      </w:pPr>
    </w:p>
    <w:p w14:paraId="4048A675" w14:textId="5C022EA3" w:rsidR="00D61D72" w:rsidRPr="00C938F6" w:rsidRDefault="00860DAE" w:rsidP="0051495A">
      <w:pPr>
        <w:pStyle w:val="BodyText"/>
        <w:spacing w:line="247" w:lineRule="auto"/>
        <w:ind w:left="935" w:right="458" w:hanging="12"/>
        <w:jc w:val="both"/>
        <w:rPr>
          <w:spacing w:val="-2"/>
        </w:rPr>
      </w:pPr>
      <w:r>
        <w:t>See</w:t>
      </w:r>
      <w:r>
        <w:rPr>
          <w:spacing w:val="-4"/>
        </w:rPr>
        <w:t xml:space="preserve"> </w:t>
      </w:r>
      <w:r>
        <w:t>section</w:t>
      </w:r>
      <w:r>
        <w:rPr>
          <w:spacing w:val="-3"/>
        </w:rPr>
        <w:t xml:space="preserve"> </w:t>
      </w:r>
      <w:r>
        <w:t>titled</w:t>
      </w:r>
      <w:r>
        <w:rPr>
          <w:spacing w:val="-3"/>
        </w:rPr>
        <w:t xml:space="preserve"> </w:t>
      </w:r>
      <w:r>
        <w:t>“Reporting</w:t>
      </w:r>
      <w:r>
        <w:rPr>
          <w:spacing w:val="-6"/>
        </w:rPr>
        <w:t xml:space="preserve"> </w:t>
      </w:r>
      <w:r>
        <w:t>Requirements”</w:t>
      </w:r>
      <w:r>
        <w:rPr>
          <w:spacing w:val="-4"/>
        </w:rPr>
        <w:t xml:space="preserve"> </w:t>
      </w:r>
      <w:r>
        <w:t>and</w:t>
      </w:r>
      <w:r>
        <w:rPr>
          <w:spacing w:val="-4"/>
        </w:rPr>
        <w:t xml:space="preserve"> </w:t>
      </w:r>
      <w:r w:rsidR="0051495A">
        <w:t>D</w:t>
      </w:r>
      <w:r>
        <w:t xml:space="preserve">eliverable </w:t>
      </w:r>
      <w:r w:rsidR="0051495A">
        <w:rPr>
          <w:spacing w:val="-2"/>
        </w:rPr>
        <w:t>T</w:t>
      </w:r>
      <w:r>
        <w:rPr>
          <w:spacing w:val="-2"/>
        </w:rPr>
        <w:t>able.</w:t>
      </w:r>
    </w:p>
    <w:p w14:paraId="3E26ACD2" w14:textId="77777777" w:rsidR="00D61D72" w:rsidRDefault="00D61D72">
      <w:pPr>
        <w:pStyle w:val="BodyText"/>
        <w:spacing w:before="2"/>
        <w:rPr>
          <w:sz w:val="27"/>
        </w:rPr>
      </w:pPr>
    </w:p>
    <w:p w14:paraId="6CC0D7B7" w14:textId="77777777" w:rsidR="00D61D72" w:rsidRDefault="00860DAE">
      <w:pPr>
        <w:pStyle w:val="Heading2"/>
        <w:jc w:val="both"/>
      </w:pPr>
      <w:bookmarkStart w:id="37" w:name="Task_6:_Data_Analysis"/>
      <w:bookmarkEnd w:id="37"/>
      <w:r>
        <w:t>Task</w:t>
      </w:r>
      <w:r>
        <w:rPr>
          <w:spacing w:val="-1"/>
        </w:rPr>
        <w:t xml:space="preserve"> </w:t>
      </w:r>
      <w:r>
        <w:t>6:</w:t>
      </w:r>
      <w:r>
        <w:rPr>
          <w:spacing w:val="-5"/>
        </w:rPr>
        <w:t xml:space="preserve"> </w:t>
      </w:r>
      <w:r>
        <w:t xml:space="preserve">Data </w:t>
      </w:r>
      <w:r>
        <w:rPr>
          <w:spacing w:val="-2"/>
        </w:rPr>
        <w:t>Analysis</w:t>
      </w:r>
    </w:p>
    <w:p w14:paraId="3D20891B" w14:textId="77777777" w:rsidR="00D61D72" w:rsidRDefault="00D61D72">
      <w:pPr>
        <w:pStyle w:val="BodyText"/>
        <w:rPr>
          <w:b/>
          <w:sz w:val="28"/>
        </w:rPr>
      </w:pPr>
    </w:p>
    <w:p w14:paraId="2438B3F1" w14:textId="77777777" w:rsidR="00D61D72" w:rsidRDefault="00860DAE">
      <w:pPr>
        <w:pStyle w:val="BodyText"/>
        <w:spacing w:line="247" w:lineRule="auto"/>
        <w:ind w:left="935" w:right="596" w:hanging="12"/>
      </w:pPr>
      <w:r>
        <w:t>Data</w:t>
      </w:r>
      <w:r>
        <w:rPr>
          <w:spacing w:val="-9"/>
        </w:rPr>
        <w:t xml:space="preserve"> </w:t>
      </w:r>
      <w:r>
        <w:t>Analysis</w:t>
      </w:r>
      <w:r>
        <w:rPr>
          <w:spacing w:val="-6"/>
        </w:rPr>
        <w:t xml:space="preserve"> </w:t>
      </w:r>
      <w:r>
        <w:t>is</w:t>
      </w:r>
      <w:r>
        <w:rPr>
          <w:spacing w:val="-6"/>
        </w:rPr>
        <w:t xml:space="preserve"> </w:t>
      </w:r>
      <w:r>
        <w:t>the</w:t>
      </w:r>
      <w:r>
        <w:rPr>
          <w:spacing w:val="-9"/>
        </w:rPr>
        <w:t xml:space="preserve"> </w:t>
      </w:r>
      <w:r>
        <w:t>process</w:t>
      </w:r>
      <w:r>
        <w:rPr>
          <w:spacing w:val="-6"/>
        </w:rPr>
        <w:t xml:space="preserve"> </w:t>
      </w:r>
      <w:r>
        <w:t>of</w:t>
      </w:r>
      <w:r>
        <w:rPr>
          <w:spacing w:val="-9"/>
        </w:rPr>
        <w:t xml:space="preserve"> </w:t>
      </w:r>
      <w:r>
        <w:t>inspecting,</w:t>
      </w:r>
      <w:r>
        <w:rPr>
          <w:spacing w:val="-6"/>
        </w:rPr>
        <w:t xml:space="preserve"> </w:t>
      </w:r>
      <w:r>
        <w:t>cleansing,</w:t>
      </w:r>
      <w:r>
        <w:rPr>
          <w:spacing w:val="-6"/>
        </w:rPr>
        <w:t xml:space="preserve"> </w:t>
      </w:r>
      <w:r>
        <w:t>transforming,</w:t>
      </w:r>
      <w:r>
        <w:rPr>
          <w:spacing w:val="-6"/>
        </w:rPr>
        <w:t xml:space="preserve"> </w:t>
      </w:r>
      <w:r>
        <w:t>and</w:t>
      </w:r>
      <w:r>
        <w:rPr>
          <w:spacing w:val="-6"/>
        </w:rPr>
        <w:t xml:space="preserve"> </w:t>
      </w:r>
      <w:r>
        <w:t>modeling</w:t>
      </w:r>
      <w:r>
        <w:rPr>
          <w:spacing w:val="-11"/>
        </w:rPr>
        <w:t xml:space="preserve"> </w:t>
      </w:r>
      <w:r>
        <w:t>data</w:t>
      </w:r>
      <w:r>
        <w:rPr>
          <w:spacing w:val="-7"/>
        </w:rPr>
        <w:t xml:space="preserve"> </w:t>
      </w:r>
      <w:r>
        <w:t>with the</w:t>
      </w:r>
      <w:r>
        <w:rPr>
          <w:spacing w:val="-7"/>
        </w:rPr>
        <w:t xml:space="preserve"> </w:t>
      </w:r>
      <w:r>
        <w:t>goal</w:t>
      </w:r>
      <w:r>
        <w:rPr>
          <w:spacing w:val="-5"/>
        </w:rPr>
        <w:t xml:space="preserve"> </w:t>
      </w:r>
      <w:r>
        <w:t>of</w:t>
      </w:r>
      <w:r>
        <w:rPr>
          <w:spacing w:val="-7"/>
        </w:rPr>
        <w:t xml:space="preserve"> </w:t>
      </w:r>
      <w:r>
        <w:t>discovering</w:t>
      </w:r>
      <w:r>
        <w:rPr>
          <w:spacing w:val="-8"/>
        </w:rPr>
        <w:t xml:space="preserve"> </w:t>
      </w:r>
      <w:r>
        <w:t>useful</w:t>
      </w:r>
      <w:r>
        <w:rPr>
          <w:spacing w:val="-5"/>
        </w:rPr>
        <w:t xml:space="preserve"> </w:t>
      </w:r>
      <w:r>
        <w:t>information,</w:t>
      </w:r>
      <w:r>
        <w:rPr>
          <w:spacing w:val="-6"/>
        </w:rPr>
        <w:t xml:space="preserve"> </w:t>
      </w:r>
      <w:r>
        <w:t>coming</w:t>
      </w:r>
      <w:r>
        <w:rPr>
          <w:spacing w:val="-8"/>
        </w:rPr>
        <w:t xml:space="preserve"> </w:t>
      </w:r>
      <w:r>
        <w:t>to</w:t>
      </w:r>
      <w:r>
        <w:rPr>
          <w:spacing w:val="-6"/>
        </w:rPr>
        <w:t xml:space="preserve"> </w:t>
      </w:r>
      <w:r>
        <w:t>a</w:t>
      </w:r>
      <w:r>
        <w:rPr>
          <w:spacing w:val="-7"/>
        </w:rPr>
        <w:t xml:space="preserve"> </w:t>
      </w:r>
      <w:r>
        <w:t>specific</w:t>
      </w:r>
      <w:r>
        <w:rPr>
          <w:spacing w:val="-4"/>
        </w:rPr>
        <w:t xml:space="preserve"> </w:t>
      </w:r>
      <w:r>
        <w:t>conclusion,</w:t>
      </w:r>
      <w:r>
        <w:rPr>
          <w:spacing w:val="-6"/>
        </w:rPr>
        <w:t xml:space="preserve"> </w:t>
      </w:r>
      <w:r>
        <w:t>and</w:t>
      </w:r>
      <w:r>
        <w:rPr>
          <w:spacing w:val="-6"/>
        </w:rPr>
        <w:t xml:space="preserve"> </w:t>
      </w:r>
      <w:r>
        <w:t>supporting decision-making.</w:t>
      </w:r>
      <w:r>
        <w:rPr>
          <w:spacing w:val="40"/>
        </w:rPr>
        <w:t xml:space="preserve"> </w:t>
      </w:r>
      <w:r>
        <w:t xml:space="preserve">CMS may direct the Contractor to conduct data analysis on a specific </w:t>
      </w:r>
      <w:r>
        <w:rPr>
          <w:spacing w:val="-2"/>
        </w:rPr>
        <w:t>issue/project.</w:t>
      </w:r>
    </w:p>
    <w:p w14:paraId="2E5BE3F1" w14:textId="77777777" w:rsidR="00D61D72" w:rsidRDefault="00D61D72">
      <w:pPr>
        <w:pStyle w:val="BodyText"/>
        <w:spacing w:before="11"/>
        <w:rPr>
          <w:sz w:val="26"/>
        </w:rPr>
      </w:pPr>
    </w:p>
    <w:p w14:paraId="164461A8" w14:textId="77777777" w:rsidR="00D61D72" w:rsidRDefault="00860DAE">
      <w:pPr>
        <w:pStyle w:val="BodyText"/>
        <w:spacing w:line="247" w:lineRule="auto"/>
        <w:ind w:left="935" w:right="425" w:hanging="12"/>
        <w:jc w:val="both"/>
      </w:pPr>
      <w:r>
        <w:t>The</w:t>
      </w:r>
      <w:r>
        <w:rPr>
          <w:spacing w:val="-9"/>
        </w:rPr>
        <w:t xml:space="preserve"> </w:t>
      </w:r>
      <w:r>
        <w:t>Contractor</w:t>
      </w:r>
      <w:r>
        <w:rPr>
          <w:spacing w:val="-7"/>
        </w:rPr>
        <w:t xml:space="preserve"> </w:t>
      </w:r>
      <w:r>
        <w:t>shall</w:t>
      </w:r>
      <w:r>
        <w:rPr>
          <w:spacing w:val="-5"/>
        </w:rPr>
        <w:t xml:space="preserve"> </w:t>
      </w:r>
      <w:r>
        <w:t>submit</w:t>
      </w:r>
      <w:r>
        <w:rPr>
          <w:spacing w:val="-5"/>
        </w:rPr>
        <w:t xml:space="preserve"> </w:t>
      </w:r>
      <w:r>
        <w:t>the</w:t>
      </w:r>
      <w:r>
        <w:rPr>
          <w:spacing w:val="-9"/>
        </w:rPr>
        <w:t xml:space="preserve"> </w:t>
      </w:r>
      <w:r>
        <w:t>Data</w:t>
      </w:r>
      <w:r>
        <w:rPr>
          <w:spacing w:val="-9"/>
        </w:rPr>
        <w:t xml:space="preserve"> </w:t>
      </w:r>
      <w:r>
        <w:t>Analysis</w:t>
      </w:r>
      <w:r>
        <w:rPr>
          <w:spacing w:val="-6"/>
        </w:rPr>
        <w:t xml:space="preserve"> </w:t>
      </w:r>
      <w:r>
        <w:t>Report</w:t>
      </w:r>
      <w:r>
        <w:rPr>
          <w:spacing w:val="-5"/>
        </w:rPr>
        <w:t xml:space="preserve"> </w:t>
      </w:r>
      <w:r>
        <w:t>within</w:t>
      </w:r>
      <w:r>
        <w:rPr>
          <w:spacing w:val="-6"/>
        </w:rPr>
        <w:t xml:space="preserve"> </w:t>
      </w:r>
      <w:r>
        <w:t>30</w:t>
      </w:r>
      <w:r>
        <w:rPr>
          <w:spacing w:val="-6"/>
        </w:rPr>
        <w:t xml:space="preserve"> </w:t>
      </w:r>
      <w:r>
        <w:t>days</w:t>
      </w:r>
      <w:r>
        <w:rPr>
          <w:spacing w:val="-6"/>
        </w:rPr>
        <w:t xml:space="preserve"> </w:t>
      </w:r>
      <w:r>
        <w:t>following</w:t>
      </w:r>
      <w:r>
        <w:rPr>
          <w:spacing w:val="-11"/>
        </w:rPr>
        <w:t xml:space="preserve"> </w:t>
      </w:r>
      <w:r>
        <w:t>the</w:t>
      </w:r>
      <w:r>
        <w:rPr>
          <w:spacing w:val="-7"/>
        </w:rPr>
        <w:t xml:space="preserve"> </w:t>
      </w:r>
      <w:r>
        <w:t>receipt</w:t>
      </w:r>
      <w:r>
        <w:rPr>
          <w:spacing w:val="-5"/>
        </w:rPr>
        <w:t xml:space="preserve"> </w:t>
      </w:r>
      <w:r>
        <w:t>of the</w:t>
      </w:r>
      <w:r>
        <w:rPr>
          <w:spacing w:val="-2"/>
        </w:rPr>
        <w:t xml:space="preserve"> </w:t>
      </w:r>
      <w:r>
        <w:t>CMS</w:t>
      </w:r>
      <w:r>
        <w:rPr>
          <w:spacing w:val="-1"/>
        </w:rPr>
        <w:t xml:space="preserve"> </w:t>
      </w:r>
      <w:r>
        <w:t>request</w:t>
      </w:r>
      <w:r>
        <w:rPr>
          <w:spacing w:val="-1"/>
        </w:rPr>
        <w:t xml:space="preserve"> </w:t>
      </w:r>
      <w:r>
        <w:t>for</w:t>
      </w:r>
      <w:r>
        <w:rPr>
          <w:spacing w:val="-2"/>
        </w:rPr>
        <w:t xml:space="preserve"> </w:t>
      </w:r>
      <w:r>
        <w:t>data analysis.</w:t>
      </w:r>
      <w:r>
        <w:rPr>
          <w:spacing w:val="-1"/>
        </w:rPr>
        <w:t xml:space="preserve"> </w:t>
      </w:r>
      <w:r>
        <w:t>The</w:t>
      </w:r>
      <w:r>
        <w:rPr>
          <w:spacing w:val="-2"/>
        </w:rPr>
        <w:t xml:space="preserve"> </w:t>
      </w:r>
      <w:r>
        <w:t>Data Analysis</w:t>
      </w:r>
      <w:r>
        <w:rPr>
          <w:spacing w:val="-1"/>
        </w:rPr>
        <w:t xml:space="preserve"> </w:t>
      </w:r>
      <w:r>
        <w:t>Report</w:t>
      </w:r>
      <w:r>
        <w:rPr>
          <w:spacing w:val="-1"/>
        </w:rPr>
        <w:t xml:space="preserve"> </w:t>
      </w:r>
      <w:r>
        <w:t>information</w:t>
      </w:r>
      <w:r>
        <w:rPr>
          <w:spacing w:val="-1"/>
        </w:rPr>
        <w:t xml:space="preserve"> </w:t>
      </w:r>
      <w:r>
        <w:t>can</w:t>
      </w:r>
      <w:r>
        <w:rPr>
          <w:spacing w:val="-1"/>
        </w:rPr>
        <w:t xml:space="preserve"> </w:t>
      </w:r>
      <w:r>
        <w:t>be</w:t>
      </w:r>
      <w:r>
        <w:rPr>
          <w:spacing w:val="-2"/>
        </w:rPr>
        <w:t xml:space="preserve"> </w:t>
      </w:r>
      <w:r>
        <w:t>included</w:t>
      </w:r>
      <w:r>
        <w:rPr>
          <w:spacing w:val="-1"/>
        </w:rPr>
        <w:t xml:space="preserve"> </w:t>
      </w:r>
      <w:r>
        <w:t>in the</w:t>
      </w:r>
      <w:r>
        <w:rPr>
          <w:spacing w:val="-7"/>
        </w:rPr>
        <w:t xml:space="preserve"> </w:t>
      </w:r>
      <w:r>
        <w:t>initial</w:t>
      </w:r>
      <w:r>
        <w:rPr>
          <w:spacing w:val="-4"/>
        </w:rPr>
        <w:t xml:space="preserve"> </w:t>
      </w:r>
      <w:r>
        <w:t>project</w:t>
      </w:r>
      <w:r>
        <w:rPr>
          <w:spacing w:val="-4"/>
        </w:rPr>
        <w:t xml:space="preserve"> </w:t>
      </w:r>
      <w:r>
        <w:t>report.</w:t>
      </w:r>
      <w:r>
        <w:rPr>
          <w:spacing w:val="38"/>
        </w:rPr>
        <w:t xml:space="preserve"> </w:t>
      </w:r>
      <w:r>
        <w:t>However,</w:t>
      </w:r>
      <w:r>
        <w:rPr>
          <w:spacing w:val="-5"/>
        </w:rPr>
        <w:t xml:space="preserve"> </w:t>
      </w:r>
      <w:r>
        <w:t>if</w:t>
      </w:r>
      <w:r>
        <w:rPr>
          <w:spacing w:val="-7"/>
        </w:rPr>
        <w:t xml:space="preserve"> </w:t>
      </w:r>
      <w:r>
        <w:t>the</w:t>
      </w:r>
      <w:r>
        <w:rPr>
          <w:spacing w:val="-7"/>
        </w:rPr>
        <w:t xml:space="preserve"> </w:t>
      </w:r>
      <w:r>
        <w:t>data</w:t>
      </w:r>
      <w:r>
        <w:rPr>
          <w:spacing w:val="-6"/>
        </w:rPr>
        <w:t xml:space="preserve"> </w:t>
      </w:r>
      <w:r>
        <w:t>analysis</w:t>
      </w:r>
      <w:r>
        <w:rPr>
          <w:spacing w:val="-5"/>
        </w:rPr>
        <w:t xml:space="preserve"> </w:t>
      </w:r>
      <w:r>
        <w:t>project</w:t>
      </w:r>
      <w:r>
        <w:rPr>
          <w:spacing w:val="-4"/>
        </w:rPr>
        <w:t xml:space="preserve"> </w:t>
      </w:r>
      <w:r>
        <w:t>requires</w:t>
      </w:r>
      <w:r>
        <w:rPr>
          <w:spacing w:val="-5"/>
        </w:rPr>
        <w:t xml:space="preserve"> </w:t>
      </w:r>
      <w:r>
        <w:t>more</w:t>
      </w:r>
      <w:r>
        <w:rPr>
          <w:spacing w:val="-7"/>
        </w:rPr>
        <w:t xml:space="preserve"> </w:t>
      </w:r>
      <w:r>
        <w:t>time,</w:t>
      </w:r>
      <w:r>
        <w:rPr>
          <w:spacing w:val="-5"/>
        </w:rPr>
        <w:t xml:space="preserve"> </w:t>
      </w:r>
      <w:r>
        <w:t>then</w:t>
      </w:r>
      <w:r>
        <w:rPr>
          <w:spacing w:val="-5"/>
        </w:rPr>
        <w:t xml:space="preserve"> </w:t>
      </w:r>
      <w:r>
        <w:t>CMS will determine the maximum time.</w:t>
      </w:r>
    </w:p>
    <w:p w14:paraId="586319FC" w14:textId="77777777" w:rsidR="00D61D72" w:rsidRDefault="00D61D72">
      <w:pPr>
        <w:pStyle w:val="BodyText"/>
        <w:spacing w:before="4"/>
        <w:rPr>
          <w:sz w:val="27"/>
        </w:rPr>
      </w:pPr>
    </w:p>
    <w:p w14:paraId="6CE8BBF9" w14:textId="5AC3FF3A" w:rsidR="00D61D72" w:rsidRDefault="00860DAE">
      <w:pPr>
        <w:pStyle w:val="BodyText"/>
        <w:spacing w:before="1" w:line="247" w:lineRule="auto"/>
        <w:ind w:left="935" w:right="377" w:hanging="12"/>
      </w:pPr>
      <w:r>
        <w:t>The</w:t>
      </w:r>
      <w:r>
        <w:rPr>
          <w:spacing w:val="-9"/>
        </w:rPr>
        <w:t xml:space="preserve"> </w:t>
      </w:r>
      <w:r>
        <w:t>Contractor</w:t>
      </w:r>
      <w:r>
        <w:rPr>
          <w:spacing w:val="-7"/>
        </w:rPr>
        <w:t xml:space="preserve"> </w:t>
      </w:r>
      <w:r>
        <w:t>shall</w:t>
      </w:r>
      <w:r>
        <w:rPr>
          <w:spacing w:val="-5"/>
        </w:rPr>
        <w:t xml:space="preserve"> </w:t>
      </w:r>
      <w:r>
        <w:t>include</w:t>
      </w:r>
      <w:r>
        <w:rPr>
          <w:spacing w:val="-9"/>
        </w:rPr>
        <w:t xml:space="preserve"> </w:t>
      </w:r>
      <w:r>
        <w:t>in</w:t>
      </w:r>
      <w:r>
        <w:rPr>
          <w:spacing w:val="-6"/>
        </w:rPr>
        <w:t xml:space="preserve"> </w:t>
      </w:r>
      <w:r>
        <w:t>their</w:t>
      </w:r>
      <w:r>
        <w:rPr>
          <w:spacing w:val="-9"/>
        </w:rPr>
        <w:t xml:space="preserve"> </w:t>
      </w:r>
      <w:r>
        <w:t>data</w:t>
      </w:r>
      <w:r>
        <w:rPr>
          <w:spacing w:val="-7"/>
        </w:rPr>
        <w:t xml:space="preserve"> </w:t>
      </w:r>
      <w:r>
        <w:t>analysis</w:t>
      </w:r>
      <w:r>
        <w:rPr>
          <w:spacing w:val="-6"/>
        </w:rPr>
        <w:t xml:space="preserve"> </w:t>
      </w:r>
      <w:r>
        <w:t>the</w:t>
      </w:r>
      <w:r>
        <w:rPr>
          <w:spacing w:val="-9"/>
        </w:rPr>
        <w:t xml:space="preserve"> </w:t>
      </w:r>
      <w:r>
        <w:t>performance</w:t>
      </w:r>
      <w:r>
        <w:rPr>
          <w:spacing w:val="-9"/>
        </w:rPr>
        <w:t xml:space="preserve"> </w:t>
      </w:r>
      <w:r>
        <w:t>of</w:t>
      </w:r>
      <w:r>
        <w:rPr>
          <w:spacing w:val="-7"/>
        </w:rPr>
        <w:t xml:space="preserve"> </w:t>
      </w:r>
      <w:r>
        <w:t>‘claim</w:t>
      </w:r>
      <w:r>
        <w:rPr>
          <w:spacing w:val="-5"/>
        </w:rPr>
        <w:t xml:space="preserve"> </w:t>
      </w:r>
      <w:r>
        <w:t>scrubbing’</w:t>
      </w:r>
      <w:r>
        <w:rPr>
          <w:spacing w:val="-9"/>
        </w:rPr>
        <w:t xml:space="preserve"> </w:t>
      </w:r>
      <w:r>
        <w:t xml:space="preserve">for medical record review. This means that Contractor will ensure that the final selection of claims </w:t>
      </w:r>
      <w:r w:rsidR="009544B4">
        <w:t>is</w:t>
      </w:r>
      <w:r>
        <w:t xml:space="preserve"> eligible for medical record review.</w:t>
      </w:r>
      <w:r>
        <w:rPr>
          <w:spacing w:val="40"/>
        </w:rPr>
        <w:t xml:space="preserve"> </w:t>
      </w:r>
      <w:r>
        <w:t>Eligibility</w:t>
      </w:r>
      <w:r>
        <w:rPr>
          <w:spacing w:val="-2"/>
        </w:rPr>
        <w:t xml:space="preserve"> </w:t>
      </w:r>
      <w:r>
        <w:t>is based on CMS medical record review policy for Medicare Fee-For-Service claims such as, but not limited to:</w:t>
      </w:r>
    </w:p>
    <w:p w14:paraId="37804115" w14:textId="77777777" w:rsidR="00D61D72" w:rsidRDefault="00860DAE">
      <w:pPr>
        <w:pStyle w:val="ListParagraph"/>
        <w:numPr>
          <w:ilvl w:val="0"/>
          <w:numId w:val="41"/>
        </w:numPr>
        <w:tabs>
          <w:tab w:val="left" w:pos="2017"/>
          <w:tab w:val="left" w:pos="2018"/>
        </w:tabs>
        <w:spacing w:before="16" w:line="247" w:lineRule="auto"/>
        <w:ind w:left="2019" w:right="1185" w:hanging="360"/>
        <w:rPr>
          <w:sz w:val="24"/>
        </w:rPr>
      </w:pPr>
      <w:r>
        <w:rPr>
          <w:sz w:val="24"/>
        </w:rPr>
        <w:t>the</w:t>
      </w:r>
      <w:r>
        <w:rPr>
          <w:spacing w:val="-10"/>
          <w:sz w:val="24"/>
        </w:rPr>
        <w:t xml:space="preserve"> </w:t>
      </w:r>
      <w:r>
        <w:rPr>
          <w:sz w:val="24"/>
        </w:rPr>
        <w:t>claim</w:t>
      </w:r>
      <w:r>
        <w:rPr>
          <w:spacing w:val="-6"/>
          <w:sz w:val="24"/>
        </w:rPr>
        <w:t xml:space="preserve"> </w:t>
      </w:r>
      <w:r>
        <w:rPr>
          <w:sz w:val="24"/>
        </w:rPr>
        <w:t>does</w:t>
      </w:r>
      <w:r>
        <w:rPr>
          <w:spacing w:val="-7"/>
          <w:sz w:val="24"/>
        </w:rPr>
        <w:t xml:space="preserve"> </w:t>
      </w:r>
      <w:r>
        <w:rPr>
          <w:sz w:val="24"/>
        </w:rPr>
        <w:t>not</w:t>
      </w:r>
      <w:r>
        <w:rPr>
          <w:spacing w:val="-6"/>
          <w:sz w:val="24"/>
        </w:rPr>
        <w:t xml:space="preserve"> </w:t>
      </w:r>
      <w:r>
        <w:rPr>
          <w:sz w:val="24"/>
        </w:rPr>
        <w:t>appear</w:t>
      </w:r>
      <w:r>
        <w:rPr>
          <w:spacing w:val="-5"/>
          <w:sz w:val="24"/>
        </w:rPr>
        <w:t xml:space="preserve"> </w:t>
      </w:r>
      <w:r>
        <w:rPr>
          <w:sz w:val="24"/>
        </w:rPr>
        <w:t>in</w:t>
      </w:r>
      <w:r>
        <w:rPr>
          <w:spacing w:val="-7"/>
          <w:sz w:val="24"/>
        </w:rPr>
        <w:t xml:space="preserve"> </w:t>
      </w:r>
      <w:r>
        <w:rPr>
          <w:sz w:val="24"/>
        </w:rPr>
        <w:t>the</w:t>
      </w:r>
      <w:r>
        <w:rPr>
          <w:spacing w:val="-10"/>
          <w:sz w:val="24"/>
        </w:rPr>
        <w:t xml:space="preserve"> </w:t>
      </w:r>
      <w:r>
        <w:rPr>
          <w:sz w:val="24"/>
        </w:rPr>
        <w:t>Recovery</w:t>
      </w:r>
      <w:r>
        <w:rPr>
          <w:spacing w:val="-12"/>
          <w:sz w:val="24"/>
        </w:rPr>
        <w:t xml:space="preserve"> </w:t>
      </w:r>
      <w:r>
        <w:rPr>
          <w:sz w:val="24"/>
        </w:rPr>
        <w:t>Auditor</w:t>
      </w:r>
      <w:r>
        <w:rPr>
          <w:spacing w:val="-5"/>
          <w:sz w:val="24"/>
        </w:rPr>
        <w:t xml:space="preserve"> </w:t>
      </w:r>
      <w:r>
        <w:rPr>
          <w:sz w:val="24"/>
        </w:rPr>
        <w:t>Contractor</w:t>
      </w:r>
      <w:r>
        <w:rPr>
          <w:spacing w:val="-10"/>
          <w:sz w:val="24"/>
        </w:rPr>
        <w:t xml:space="preserve"> </w:t>
      </w:r>
      <w:r>
        <w:rPr>
          <w:sz w:val="24"/>
        </w:rPr>
        <w:t>(RAC)</w:t>
      </w:r>
      <w:r>
        <w:rPr>
          <w:spacing w:val="-8"/>
          <w:sz w:val="24"/>
        </w:rPr>
        <w:t xml:space="preserve"> </w:t>
      </w:r>
      <w:r>
        <w:rPr>
          <w:sz w:val="24"/>
        </w:rPr>
        <w:t xml:space="preserve">data </w:t>
      </w:r>
      <w:r>
        <w:rPr>
          <w:spacing w:val="-2"/>
          <w:sz w:val="24"/>
        </w:rPr>
        <w:t>warehouse,</w:t>
      </w:r>
    </w:p>
    <w:p w14:paraId="4E4DA5C2" w14:textId="77777777" w:rsidR="00D61D72" w:rsidRDefault="00860DAE">
      <w:pPr>
        <w:pStyle w:val="ListParagraph"/>
        <w:numPr>
          <w:ilvl w:val="0"/>
          <w:numId w:val="41"/>
        </w:numPr>
        <w:tabs>
          <w:tab w:val="left" w:pos="2017"/>
          <w:tab w:val="left" w:pos="2018"/>
        </w:tabs>
        <w:spacing w:before="11"/>
        <w:ind w:left="2017" w:hanging="359"/>
        <w:rPr>
          <w:sz w:val="24"/>
        </w:rPr>
      </w:pPr>
      <w:r>
        <w:rPr>
          <w:sz w:val="24"/>
        </w:rPr>
        <w:t>the</w:t>
      </w:r>
      <w:r>
        <w:rPr>
          <w:spacing w:val="-9"/>
          <w:sz w:val="24"/>
        </w:rPr>
        <w:t xml:space="preserve"> </w:t>
      </w:r>
      <w:r>
        <w:rPr>
          <w:sz w:val="24"/>
        </w:rPr>
        <w:t>claim</w:t>
      </w:r>
      <w:r>
        <w:rPr>
          <w:spacing w:val="-1"/>
          <w:sz w:val="24"/>
        </w:rPr>
        <w:t xml:space="preserve"> </w:t>
      </w:r>
      <w:r>
        <w:rPr>
          <w:sz w:val="24"/>
        </w:rPr>
        <w:t>is</w:t>
      </w:r>
      <w:r>
        <w:rPr>
          <w:spacing w:val="-1"/>
          <w:sz w:val="24"/>
        </w:rPr>
        <w:t xml:space="preserve"> </w:t>
      </w:r>
      <w:r>
        <w:rPr>
          <w:sz w:val="24"/>
        </w:rPr>
        <w:t>not</w:t>
      </w:r>
      <w:r>
        <w:rPr>
          <w:spacing w:val="-1"/>
          <w:sz w:val="24"/>
        </w:rPr>
        <w:t xml:space="preserve"> </w:t>
      </w:r>
      <w:r>
        <w:rPr>
          <w:sz w:val="24"/>
        </w:rPr>
        <w:t>a</w:t>
      </w:r>
      <w:r>
        <w:rPr>
          <w:spacing w:val="-3"/>
          <w:sz w:val="24"/>
        </w:rPr>
        <w:t xml:space="preserve"> </w:t>
      </w:r>
      <w:r>
        <w:rPr>
          <w:sz w:val="24"/>
        </w:rPr>
        <w:t>Medicare</w:t>
      </w:r>
      <w:r>
        <w:rPr>
          <w:spacing w:val="-2"/>
          <w:sz w:val="24"/>
        </w:rPr>
        <w:t xml:space="preserve"> </w:t>
      </w:r>
      <w:r>
        <w:rPr>
          <w:sz w:val="24"/>
        </w:rPr>
        <w:t>secondary</w:t>
      </w:r>
      <w:r>
        <w:rPr>
          <w:spacing w:val="-5"/>
          <w:sz w:val="24"/>
        </w:rPr>
        <w:t xml:space="preserve"> </w:t>
      </w:r>
      <w:r>
        <w:rPr>
          <w:spacing w:val="-2"/>
          <w:sz w:val="24"/>
        </w:rPr>
        <w:t>payor,</w:t>
      </w:r>
    </w:p>
    <w:p w14:paraId="13DCE93B" w14:textId="77777777" w:rsidR="00D61D72" w:rsidRDefault="00860DAE">
      <w:pPr>
        <w:pStyle w:val="ListParagraph"/>
        <w:numPr>
          <w:ilvl w:val="0"/>
          <w:numId w:val="41"/>
        </w:numPr>
        <w:tabs>
          <w:tab w:val="left" w:pos="2017"/>
          <w:tab w:val="left" w:pos="2018"/>
        </w:tabs>
        <w:spacing w:before="23" w:line="247" w:lineRule="auto"/>
        <w:ind w:left="2019" w:right="801" w:hanging="360"/>
        <w:rPr>
          <w:sz w:val="24"/>
        </w:rPr>
      </w:pPr>
      <w:r>
        <w:rPr>
          <w:sz w:val="24"/>
        </w:rPr>
        <w:t>the</w:t>
      </w:r>
      <w:r>
        <w:rPr>
          <w:spacing w:val="-9"/>
          <w:sz w:val="24"/>
        </w:rPr>
        <w:t xml:space="preserve"> </w:t>
      </w:r>
      <w:r>
        <w:rPr>
          <w:sz w:val="24"/>
        </w:rPr>
        <w:t>claim</w:t>
      </w:r>
      <w:r>
        <w:rPr>
          <w:spacing w:val="-6"/>
          <w:sz w:val="24"/>
        </w:rPr>
        <w:t xml:space="preserve"> </w:t>
      </w:r>
      <w:r>
        <w:rPr>
          <w:sz w:val="24"/>
        </w:rPr>
        <w:t>is</w:t>
      </w:r>
      <w:r>
        <w:rPr>
          <w:spacing w:val="-6"/>
          <w:sz w:val="24"/>
        </w:rPr>
        <w:t xml:space="preserve"> </w:t>
      </w:r>
      <w:r>
        <w:rPr>
          <w:sz w:val="24"/>
        </w:rPr>
        <w:t>not</w:t>
      </w:r>
      <w:r>
        <w:rPr>
          <w:spacing w:val="-6"/>
          <w:sz w:val="24"/>
        </w:rPr>
        <w:t xml:space="preserve"> </w:t>
      </w:r>
      <w:r>
        <w:rPr>
          <w:sz w:val="24"/>
        </w:rPr>
        <w:t>from</w:t>
      </w:r>
      <w:r>
        <w:rPr>
          <w:spacing w:val="-6"/>
          <w:sz w:val="24"/>
        </w:rPr>
        <w:t xml:space="preserve"> </w:t>
      </w:r>
      <w:r>
        <w:rPr>
          <w:sz w:val="24"/>
        </w:rPr>
        <w:t>an</w:t>
      </w:r>
      <w:r>
        <w:rPr>
          <w:spacing w:val="-6"/>
          <w:sz w:val="24"/>
        </w:rPr>
        <w:t xml:space="preserve"> </w:t>
      </w:r>
      <w:r>
        <w:rPr>
          <w:sz w:val="24"/>
        </w:rPr>
        <w:t>alternate</w:t>
      </w:r>
      <w:r>
        <w:rPr>
          <w:spacing w:val="-9"/>
          <w:sz w:val="24"/>
        </w:rPr>
        <w:t xml:space="preserve"> </w:t>
      </w:r>
      <w:r>
        <w:rPr>
          <w:sz w:val="24"/>
        </w:rPr>
        <w:t>Medicare</w:t>
      </w:r>
      <w:r>
        <w:rPr>
          <w:spacing w:val="-9"/>
          <w:sz w:val="24"/>
        </w:rPr>
        <w:t xml:space="preserve"> </w:t>
      </w:r>
      <w:r>
        <w:rPr>
          <w:sz w:val="24"/>
        </w:rPr>
        <w:t>payment</w:t>
      </w:r>
      <w:r>
        <w:rPr>
          <w:spacing w:val="-6"/>
          <w:sz w:val="24"/>
        </w:rPr>
        <w:t xml:space="preserve"> </w:t>
      </w:r>
      <w:r>
        <w:rPr>
          <w:sz w:val="24"/>
        </w:rPr>
        <w:t>system</w:t>
      </w:r>
      <w:r>
        <w:rPr>
          <w:spacing w:val="-6"/>
          <w:sz w:val="24"/>
        </w:rPr>
        <w:t xml:space="preserve"> </w:t>
      </w:r>
      <w:r>
        <w:rPr>
          <w:sz w:val="24"/>
        </w:rPr>
        <w:t>such</w:t>
      </w:r>
      <w:r>
        <w:rPr>
          <w:spacing w:val="-6"/>
          <w:sz w:val="24"/>
        </w:rPr>
        <w:t xml:space="preserve"> </w:t>
      </w:r>
      <w:r>
        <w:rPr>
          <w:sz w:val="24"/>
        </w:rPr>
        <w:t>as</w:t>
      </w:r>
      <w:r>
        <w:rPr>
          <w:spacing w:val="-6"/>
          <w:sz w:val="24"/>
        </w:rPr>
        <w:t xml:space="preserve"> </w:t>
      </w:r>
      <w:r>
        <w:rPr>
          <w:sz w:val="24"/>
        </w:rPr>
        <w:t>Medicare Advantage or the Railroad Program,</w:t>
      </w:r>
    </w:p>
    <w:p w14:paraId="1CEC498A" w14:textId="77777777" w:rsidR="00D61D72" w:rsidRDefault="00860DAE">
      <w:pPr>
        <w:pStyle w:val="ListParagraph"/>
        <w:numPr>
          <w:ilvl w:val="0"/>
          <w:numId w:val="41"/>
        </w:numPr>
        <w:tabs>
          <w:tab w:val="left" w:pos="2017"/>
          <w:tab w:val="left" w:pos="2018"/>
        </w:tabs>
        <w:spacing w:before="11"/>
        <w:ind w:left="2017" w:hanging="359"/>
        <w:rPr>
          <w:sz w:val="24"/>
        </w:rPr>
      </w:pPr>
      <w:r>
        <w:rPr>
          <w:sz w:val="24"/>
        </w:rPr>
        <w:t>the</w:t>
      </w:r>
      <w:r>
        <w:rPr>
          <w:spacing w:val="-5"/>
          <w:sz w:val="24"/>
        </w:rPr>
        <w:t xml:space="preserve"> </w:t>
      </w:r>
      <w:r>
        <w:rPr>
          <w:sz w:val="24"/>
        </w:rPr>
        <w:t>claim</w:t>
      </w:r>
      <w:r>
        <w:rPr>
          <w:spacing w:val="-1"/>
          <w:sz w:val="24"/>
        </w:rPr>
        <w:t xml:space="preserve"> </w:t>
      </w:r>
      <w:r>
        <w:rPr>
          <w:sz w:val="24"/>
        </w:rPr>
        <w:t>is not</w:t>
      </w:r>
      <w:r>
        <w:rPr>
          <w:spacing w:val="-1"/>
          <w:sz w:val="24"/>
        </w:rPr>
        <w:t xml:space="preserve"> </w:t>
      </w:r>
      <w:r>
        <w:rPr>
          <w:sz w:val="24"/>
        </w:rPr>
        <w:t>a</w:t>
      </w:r>
      <w:r>
        <w:rPr>
          <w:spacing w:val="-5"/>
          <w:sz w:val="24"/>
        </w:rPr>
        <w:t xml:space="preserve"> </w:t>
      </w:r>
      <w:r>
        <w:rPr>
          <w:sz w:val="24"/>
        </w:rPr>
        <w:t>duplicate</w:t>
      </w:r>
      <w:r>
        <w:rPr>
          <w:spacing w:val="-1"/>
          <w:sz w:val="24"/>
        </w:rPr>
        <w:t xml:space="preserve"> </w:t>
      </w:r>
      <w:r>
        <w:rPr>
          <w:spacing w:val="-2"/>
          <w:sz w:val="24"/>
        </w:rPr>
        <w:t>claim,</w:t>
      </w:r>
    </w:p>
    <w:p w14:paraId="2FCDE317" w14:textId="77777777" w:rsidR="00D61D72" w:rsidRDefault="00860DAE">
      <w:pPr>
        <w:pStyle w:val="ListParagraph"/>
        <w:numPr>
          <w:ilvl w:val="0"/>
          <w:numId w:val="41"/>
        </w:numPr>
        <w:tabs>
          <w:tab w:val="left" w:pos="2017"/>
          <w:tab w:val="left" w:pos="2018"/>
        </w:tabs>
        <w:spacing w:before="26" w:line="247" w:lineRule="auto"/>
        <w:ind w:left="2019" w:right="495" w:hanging="360"/>
        <w:rPr>
          <w:sz w:val="24"/>
        </w:rPr>
      </w:pPr>
      <w:r>
        <w:rPr>
          <w:sz w:val="24"/>
        </w:rPr>
        <w:t>the claim is not submitted by a provider/supplier appearing in the CMS Fraud Investigation</w:t>
      </w:r>
      <w:r>
        <w:rPr>
          <w:spacing w:val="-9"/>
          <w:sz w:val="24"/>
        </w:rPr>
        <w:t xml:space="preserve"> </w:t>
      </w:r>
      <w:r>
        <w:rPr>
          <w:sz w:val="24"/>
        </w:rPr>
        <w:t>Database</w:t>
      </w:r>
      <w:r>
        <w:rPr>
          <w:spacing w:val="-10"/>
          <w:sz w:val="24"/>
        </w:rPr>
        <w:t xml:space="preserve"> </w:t>
      </w:r>
      <w:r>
        <w:rPr>
          <w:sz w:val="24"/>
        </w:rPr>
        <w:t>and</w:t>
      </w:r>
      <w:r>
        <w:rPr>
          <w:spacing w:val="-9"/>
          <w:sz w:val="24"/>
        </w:rPr>
        <w:t xml:space="preserve"> </w:t>
      </w:r>
      <w:r>
        <w:rPr>
          <w:sz w:val="24"/>
        </w:rPr>
        <w:t>the</w:t>
      </w:r>
      <w:r>
        <w:rPr>
          <w:spacing w:val="-10"/>
          <w:sz w:val="24"/>
        </w:rPr>
        <w:t xml:space="preserve"> </w:t>
      </w:r>
      <w:r>
        <w:rPr>
          <w:sz w:val="24"/>
        </w:rPr>
        <w:t>Unified</w:t>
      </w:r>
      <w:r>
        <w:rPr>
          <w:spacing w:val="-9"/>
          <w:sz w:val="24"/>
        </w:rPr>
        <w:t xml:space="preserve"> </w:t>
      </w:r>
      <w:r>
        <w:rPr>
          <w:sz w:val="24"/>
        </w:rPr>
        <w:t>Case</w:t>
      </w:r>
      <w:r>
        <w:rPr>
          <w:spacing w:val="-10"/>
          <w:sz w:val="24"/>
        </w:rPr>
        <w:t xml:space="preserve"> </w:t>
      </w:r>
      <w:r>
        <w:rPr>
          <w:sz w:val="24"/>
        </w:rPr>
        <w:t>Management</w:t>
      </w:r>
      <w:r>
        <w:rPr>
          <w:spacing w:val="-9"/>
          <w:sz w:val="24"/>
        </w:rPr>
        <w:t xml:space="preserve"> </w:t>
      </w:r>
      <w:r>
        <w:rPr>
          <w:sz w:val="24"/>
        </w:rPr>
        <w:t>System</w:t>
      </w:r>
      <w:r>
        <w:rPr>
          <w:spacing w:val="-6"/>
          <w:sz w:val="24"/>
        </w:rPr>
        <w:t xml:space="preserve"> </w:t>
      </w:r>
      <w:r>
        <w:rPr>
          <w:sz w:val="24"/>
        </w:rPr>
        <w:t>(UCM)</w:t>
      </w:r>
      <w:r>
        <w:rPr>
          <w:spacing w:val="-5"/>
          <w:sz w:val="24"/>
        </w:rPr>
        <w:t xml:space="preserve"> </w:t>
      </w:r>
      <w:r>
        <w:rPr>
          <w:sz w:val="24"/>
        </w:rPr>
        <w:t>or</w:t>
      </w:r>
      <w:r>
        <w:rPr>
          <w:spacing w:val="-10"/>
          <w:sz w:val="24"/>
        </w:rPr>
        <w:t xml:space="preserve"> </w:t>
      </w:r>
      <w:r>
        <w:rPr>
          <w:sz w:val="24"/>
        </w:rPr>
        <w:t>any other CMS designated system.</w:t>
      </w:r>
    </w:p>
    <w:p w14:paraId="549DD6A8" w14:textId="77777777" w:rsidR="00C938F6" w:rsidRDefault="00C938F6" w:rsidP="00C938F6">
      <w:pPr>
        <w:pStyle w:val="BodyText"/>
        <w:ind w:left="936" w:right="420" w:hanging="12"/>
      </w:pPr>
    </w:p>
    <w:p w14:paraId="088DA66D" w14:textId="0CF2AB2F" w:rsidR="00D61D72" w:rsidRDefault="00860DAE" w:rsidP="00C938F6">
      <w:pPr>
        <w:pStyle w:val="BodyText"/>
        <w:ind w:left="936" w:right="420" w:hanging="12"/>
      </w:pPr>
      <w:r>
        <w:t>This list is exemplary in nature and not intended to be all inclusive. CMS notes that additional</w:t>
      </w:r>
      <w:r>
        <w:rPr>
          <w:spacing w:val="-8"/>
        </w:rPr>
        <w:t xml:space="preserve"> </w:t>
      </w:r>
      <w:r>
        <w:t>exclusions</w:t>
      </w:r>
      <w:r>
        <w:rPr>
          <w:spacing w:val="-8"/>
        </w:rPr>
        <w:t xml:space="preserve"> </w:t>
      </w:r>
      <w:r>
        <w:t>will</w:t>
      </w:r>
      <w:r>
        <w:rPr>
          <w:spacing w:val="-8"/>
        </w:rPr>
        <w:t xml:space="preserve"> </w:t>
      </w:r>
      <w:r>
        <w:t>be</w:t>
      </w:r>
      <w:r>
        <w:rPr>
          <w:spacing w:val="-9"/>
        </w:rPr>
        <w:t xml:space="preserve"> </w:t>
      </w:r>
      <w:r>
        <w:t>performed</w:t>
      </w:r>
      <w:r>
        <w:rPr>
          <w:spacing w:val="-6"/>
        </w:rPr>
        <w:t xml:space="preserve"> </w:t>
      </w:r>
      <w:r>
        <w:t>at</w:t>
      </w:r>
      <w:r>
        <w:rPr>
          <w:spacing w:val="-8"/>
        </w:rPr>
        <w:t xml:space="preserve"> </w:t>
      </w:r>
      <w:r>
        <w:t>the</w:t>
      </w:r>
      <w:r>
        <w:rPr>
          <w:spacing w:val="-9"/>
        </w:rPr>
        <w:t xml:space="preserve"> </w:t>
      </w:r>
      <w:r>
        <w:t>National</w:t>
      </w:r>
      <w:r>
        <w:rPr>
          <w:spacing w:val="-8"/>
        </w:rPr>
        <w:t xml:space="preserve"> </w:t>
      </w:r>
      <w:r>
        <w:t>Provider</w:t>
      </w:r>
      <w:r>
        <w:rPr>
          <w:spacing w:val="-4"/>
        </w:rPr>
        <w:t xml:space="preserve"> </w:t>
      </w:r>
      <w:r>
        <w:t>Identifier</w:t>
      </w:r>
      <w:r>
        <w:rPr>
          <w:spacing w:val="-7"/>
        </w:rPr>
        <w:t xml:space="preserve"> </w:t>
      </w:r>
      <w:r>
        <w:t>(NPI)</w:t>
      </w:r>
      <w:r>
        <w:rPr>
          <w:spacing w:val="-9"/>
        </w:rPr>
        <w:t xml:space="preserve"> </w:t>
      </w:r>
      <w:r>
        <w:t>level</w:t>
      </w:r>
      <w:r>
        <w:rPr>
          <w:spacing w:val="-8"/>
        </w:rPr>
        <w:t xml:space="preserve"> </w:t>
      </w:r>
      <w:r>
        <w:t>as directed by CMS. All NPI exclusions shall be performed using the billing provider NPI unless otherwise directed by CMS.</w:t>
      </w:r>
    </w:p>
    <w:p w14:paraId="3E3D8BA4" w14:textId="77777777" w:rsidR="00C938F6" w:rsidRDefault="00C938F6" w:rsidP="00C938F6">
      <w:pPr>
        <w:pStyle w:val="BodyText"/>
        <w:ind w:left="936" w:right="420" w:hanging="12"/>
      </w:pPr>
    </w:p>
    <w:p w14:paraId="3D36587F" w14:textId="77777777" w:rsidR="00D61D72" w:rsidRDefault="00860DAE" w:rsidP="00C938F6">
      <w:pPr>
        <w:pStyle w:val="BodyText"/>
        <w:ind w:left="936" w:right="377" w:hanging="12"/>
      </w:pPr>
      <w:r>
        <w:t>The</w:t>
      </w:r>
      <w:r>
        <w:rPr>
          <w:spacing w:val="-9"/>
        </w:rPr>
        <w:t xml:space="preserve"> </w:t>
      </w:r>
      <w:r>
        <w:t>Contractor</w:t>
      </w:r>
      <w:r>
        <w:rPr>
          <w:spacing w:val="-7"/>
        </w:rPr>
        <w:t xml:space="preserve"> </w:t>
      </w:r>
      <w:r>
        <w:t>shall</w:t>
      </w:r>
      <w:r>
        <w:rPr>
          <w:spacing w:val="-5"/>
        </w:rPr>
        <w:t xml:space="preserve"> </w:t>
      </w:r>
      <w:r>
        <w:t>conduct</w:t>
      </w:r>
      <w:r>
        <w:rPr>
          <w:spacing w:val="-5"/>
        </w:rPr>
        <w:t xml:space="preserve"> </w:t>
      </w:r>
      <w:r>
        <w:t>data</w:t>
      </w:r>
      <w:r>
        <w:rPr>
          <w:spacing w:val="-9"/>
        </w:rPr>
        <w:t xml:space="preserve"> </w:t>
      </w:r>
      <w:r>
        <w:t>analysis</w:t>
      </w:r>
      <w:r>
        <w:rPr>
          <w:spacing w:val="-6"/>
        </w:rPr>
        <w:t xml:space="preserve"> </w:t>
      </w:r>
      <w:r>
        <w:t>according</w:t>
      </w:r>
      <w:r>
        <w:rPr>
          <w:spacing w:val="-11"/>
        </w:rPr>
        <w:t xml:space="preserve"> </w:t>
      </w:r>
      <w:r>
        <w:t>to</w:t>
      </w:r>
      <w:r>
        <w:rPr>
          <w:spacing w:val="-6"/>
        </w:rPr>
        <w:t xml:space="preserve"> </w:t>
      </w:r>
      <w:r>
        <w:t>CMS’</w:t>
      </w:r>
      <w:r>
        <w:rPr>
          <w:spacing w:val="-9"/>
        </w:rPr>
        <w:t xml:space="preserve"> </w:t>
      </w:r>
      <w:r>
        <w:t>written</w:t>
      </w:r>
      <w:r>
        <w:rPr>
          <w:spacing w:val="-6"/>
        </w:rPr>
        <w:t xml:space="preserve"> </w:t>
      </w:r>
      <w:r>
        <w:t>communication.</w:t>
      </w:r>
      <w:r>
        <w:rPr>
          <w:spacing w:val="35"/>
        </w:rPr>
        <w:t xml:space="preserve"> </w:t>
      </w:r>
      <w:r>
        <w:t>Data analysis may require consideration from various sources, to include but not limited to,</w:t>
      </w:r>
    </w:p>
    <w:p w14:paraId="092ECDB8" w14:textId="77777777" w:rsidR="00D61D72" w:rsidRDefault="00860DAE" w:rsidP="00C938F6">
      <w:pPr>
        <w:pStyle w:val="BodyText"/>
        <w:ind w:left="936" w:right="377"/>
      </w:pPr>
      <w:r>
        <w:t>OIG/GAO, CMS data analysis, CERT, professional medical associations, other oversight agencies, or</w:t>
      </w:r>
      <w:r>
        <w:rPr>
          <w:spacing w:val="-1"/>
        </w:rPr>
        <w:t xml:space="preserve"> </w:t>
      </w:r>
      <w:r>
        <w:t>as directed by CMS.</w:t>
      </w:r>
      <w:r>
        <w:rPr>
          <w:spacing w:val="40"/>
        </w:rPr>
        <w:t xml:space="preserve"> </w:t>
      </w:r>
      <w:r>
        <w:t>Data</w:t>
      </w:r>
      <w:r>
        <w:rPr>
          <w:spacing w:val="-1"/>
        </w:rPr>
        <w:t xml:space="preserve"> </w:t>
      </w:r>
      <w:r>
        <w:t>analysis activities may</w:t>
      </w:r>
      <w:r>
        <w:rPr>
          <w:spacing w:val="-8"/>
        </w:rPr>
        <w:t xml:space="preserve"> </w:t>
      </w:r>
      <w:r>
        <w:t>include</w:t>
      </w:r>
      <w:r>
        <w:rPr>
          <w:spacing w:val="-1"/>
        </w:rPr>
        <w:t xml:space="preserve"> </w:t>
      </w:r>
      <w:r>
        <w:t>but are</w:t>
      </w:r>
      <w:r>
        <w:rPr>
          <w:spacing w:val="-1"/>
        </w:rPr>
        <w:t xml:space="preserve"> </w:t>
      </w:r>
      <w:r>
        <w:t>not limited to, identifying a methodology for claim sample selection and selecting the sample. When the data analysis report is in response to an OIG/GAO study, the Contractor shall consider employing</w:t>
      </w:r>
      <w:r>
        <w:rPr>
          <w:spacing w:val="-8"/>
        </w:rPr>
        <w:t xml:space="preserve"> </w:t>
      </w:r>
      <w:r>
        <w:t>the</w:t>
      </w:r>
      <w:r>
        <w:rPr>
          <w:spacing w:val="-7"/>
        </w:rPr>
        <w:t xml:space="preserve"> </w:t>
      </w:r>
      <w:r>
        <w:t>methodology</w:t>
      </w:r>
      <w:r>
        <w:rPr>
          <w:spacing w:val="-11"/>
        </w:rPr>
        <w:t xml:space="preserve"> </w:t>
      </w:r>
      <w:r>
        <w:t>and</w:t>
      </w:r>
      <w:r>
        <w:rPr>
          <w:spacing w:val="-6"/>
        </w:rPr>
        <w:t xml:space="preserve"> </w:t>
      </w:r>
      <w:r>
        <w:t>utilize</w:t>
      </w:r>
      <w:r>
        <w:rPr>
          <w:spacing w:val="-7"/>
        </w:rPr>
        <w:t xml:space="preserve"> </w:t>
      </w:r>
      <w:r>
        <w:t>the</w:t>
      </w:r>
      <w:r>
        <w:rPr>
          <w:spacing w:val="-7"/>
        </w:rPr>
        <w:t xml:space="preserve"> </w:t>
      </w:r>
      <w:r>
        <w:t>measures</w:t>
      </w:r>
      <w:r>
        <w:rPr>
          <w:spacing w:val="-6"/>
        </w:rPr>
        <w:t xml:space="preserve"> </w:t>
      </w:r>
      <w:r>
        <w:t>used</w:t>
      </w:r>
      <w:r>
        <w:rPr>
          <w:spacing w:val="-6"/>
        </w:rPr>
        <w:t xml:space="preserve"> </w:t>
      </w:r>
      <w:r>
        <w:t>by</w:t>
      </w:r>
      <w:r>
        <w:rPr>
          <w:spacing w:val="-11"/>
        </w:rPr>
        <w:t xml:space="preserve"> </w:t>
      </w:r>
      <w:r>
        <w:t>the</w:t>
      </w:r>
      <w:r>
        <w:rPr>
          <w:spacing w:val="-7"/>
        </w:rPr>
        <w:t xml:space="preserve"> </w:t>
      </w:r>
      <w:r>
        <w:t>OIG/GAO.</w:t>
      </w:r>
      <w:r>
        <w:rPr>
          <w:spacing w:val="35"/>
        </w:rPr>
        <w:t xml:space="preserve"> </w:t>
      </w:r>
      <w:r>
        <w:t>The</w:t>
      </w:r>
      <w:r>
        <w:rPr>
          <w:spacing w:val="-7"/>
        </w:rPr>
        <w:t xml:space="preserve"> </w:t>
      </w:r>
      <w:r>
        <w:t>Contractor shall seek CMS’ approval to employ different methodology and measures, however, the Contractor must base this methodology on their comprehensive research and provide rationale to CMS (Task 5: Research).</w:t>
      </w:r>
    </w:p>
    <w:p w14:paraId="6396BAD2" w14:textId="77777777" w:rsidR="00D61D72" w:rsidRDefault="00D61D72">
      <w:pPr>
        <w:pStyle w:val="BodyText"/>
        <w:spacing w:before="5"/>
        <w:rPr>
          <w:sz w:val="27"/>
        </w:rPr>
      </w:pPr>
    </w:p>
    <w:p w14:paraId="288A0639" w14:textId="77777777" w:rsidR="00D61D72" w:rsidRDefault="00860DAE">
      <w:pPr>
        <w:pStyle w:val="BodyText"/>
        <w:spacing w:line="247" w:lineRule="auto"/>
        <w:ind w:left="935" w:right="377" w:hanging="12"/>
      </w:pPr>
      <w:r>
        <w:t>The</w:t>
      </w:r>
      <w:r>
        <w:rPr>
          <w:spacing w:val="-8"/>
        </w:rPr>
        <w:t xml:space="preserve"> </w:t>
      </w:r>
      <w:r>
        <w:t>Contractor</w:t>
      </w:r>
      <w:r>
        <w:rPr>
          <w:spacing w:val="-6"/>
        </w:rPr>
        <w:t xml:space="preserve"> </w:t>
      </w:r>
      <w:r>
        <w:t>shall</w:t>
      </w:r>
      <w:r>
        <w:rPr>
          <w:spacing w:val="-4"/>
        </w:rPr>
        <w:t xml:space="preserve"> </w:t>
      </w:r>
      <w:r>
        <w:t>submit</w:t>
      </w:r>
      <w:r>
        <w:rPr>
          <w:spacing w:val="-4"/>
        </w:rPr>
        <w:t xml:space="preserve"> </w:t>
      </w:r>
      <w:r>
        <w:t>to</w:t>
      </w:r>
      <w:r>
        <w:rPr>
          <w:spacing w:val="-7"/>
        </w:rPr>
        <w:t xml:space="preserve"> </w:t>
      </w:r>
      <w:r>
        <w:t>CMS</w:t>
      </w:r>
      <w:r>
        <w:rPr>
          <w:spacing w:val="-6"/>
        </w:rPr>
        <w:t xml:space="preserve"> </w:t>
      </w:r>
      <w:r>
        <w:t>the</w:t>
      </w:r>
      <w:r>
        <w:rPr>
          <w:spacing w:val="-8"/>
        </w:rPr>
        <w:t xml:space="preserve"> </w:t>
      </w:r>
      <w:r>
        <w:t>findings</w:t>
      </w:r>
      <w:r>
        <w:rPr>
          <w:spacing w:val="-5"/>
        </w:rPr>
        <w:t xml:space="preserve"> </w:t>
      </w:r>
      <w:r>
        <w:t>of</w:t>
      </w:r>
      <w:r>
        <w:rPr>
          <w:spacing w:val="-8"/>
        </w:rPr>
        <w:t xml:space="preserve"> </w:t>
      </w:r>
      <w:r>
        <w:t>their</w:t>
      </w:r>
      <w:r>
        <w:rPr>
          <w:spacing w:val="-8"/>
        </w:rPr>
        <w:t xml:space="preserve"> </w:t>
      </w:r>
      <w:r>
        <w:t>data</w:t>
      </w:r>
      <w:r>
        <w:rPr>
          <w:spacing w:val="-6"/>
        </w:rPr>
        <w:t xml:space="preserve"> </w:t>
      </w:r>
      <w:r>
        <w:t>analysis.</w:t>
      </w:r>
      <w:r>
        <w:rPr>
          <w:spacing w:val="36"/>
        </w:rPr>
        <w:t xml:space="preserve"> </w:t>
      </w:r>
      <w:r>
        <w:t>The</w:t>
      </w:r>
      <w:r>
        <w:rPr>
          <w:spacing w:val="-8"/>
        </w:rPr>
        <w:t xml:space="preserve"> </w:t>
      </w:r>
      <w:r>
        <w:t>data</w:t>
      </w:r>
      <w:r>
        <w:rPr>
          <w:spacing w:val="-6"/>
        </w:rPr>
        <w:t xml:space="preserve"> </w:t>
      </w:r>
      <w:r>
        <w:t>analysis report shall support their recommendation to perform medical review, policy change, extrapolation, or other action as requested by CMS.</w:t>
      </w:r>
    </w:p>
    <w:p w14:paraId="521D7CD1" w14:textId="77777777" w:rsidR="00D61D72" w:rsidRDefault="00D61D72">
      <w:pPr>
        <w:pStyle w:val="BodyText"/>
        <w:spacing w:before="10"/>
        <w:rPr>
          <w:sz w:val="26"/>
        </w:rPr>
      </w:pPr>
    </w:p>
    <w:p w14:paraId="504A3C09" w14:textId="535B74C2" w:rsidR="00D61D72" w:rsidRDefault="00860DAE">
      <w:pPr>
        <w:pStyle w:val="BodyText"/>
        <w:spacing w:line="247" w:lineRule="auto"/>
        <w:ind w:left="935" w:right="377" w:hanging="12"/>
      </w:pPr>
      <w:r>
        <w:t>See</w:t>
      </w:r>
      <w:r>
        <w:rPr>
          <w:spacing w:val="-10"/>
        </w:rPr>
        <w:t xml:space="preserve"> </w:t>
      </w:r>
      <w:r>
        <w:t>section</w:t>
      </w:r>
      <w:r>
        <w:rPr>
          <w:spacing w:val="-9"/>
        </w:rPr>
        <w:t xml:space="preserve"> </w:t>
      </w:r>
      <w:r>
        <w:t>titled</w:t>
      </w:r>
      <w:r>
        <w:rPr>
          <w:spacing w:val="-9"/>
        </w:rPr>
        <w:t xml:space="preserve"> </w:t>
      </w:r>
      <w:r>
        <w:t>“Reporting</w:t>
      </w:r>
      <w:r>
        <w:rPr>
          <w:spacing w:val="-11"/>
        </w:rPr>
        <w:t xml:space="preserve"> </w:t>
      </w:r>
      <w:r>
        <w:t>Requirements”</w:t>
      </w:r>
      <w:r>
        <w:rPr>
          <w:spacing w:val="-8"/>
        </w:rPr>
        <w:t xml:space="preserve"> </w:t>
      </w:r>
      <w:r>
        <w:t>and</w:t>
      </w:r>
      <w:r>
        <w:rPr>
          <w:spacing w:val="-9"/>
        </w:rPr>
        <w:t xml:space="preserve"> </w:t>
      </w:r>
      <w:r w:rsidR="0051495A">
        <w:t>D</w:t>
      </w:r>
      <w:r>
        <w:t xml:space="preserve">eliverable </w:t>
      </w:r>
      <w:r w:rsidR="0051495A">
        <w:rPr>
          <w:spacing w:val="-2"/>
        </w:rPr>
        <w:t>T</w:t>
      </w:r>
      <w:r>
        <w:rPr>
          <w:spacing w:val="-2"/>
        </w:rPr>
        <w:t>able.</w:t>
      </w:r>
    </w:p>
    <w:p w14:paraId="07AC83DE" w14:textId="77777777" w:rsidR="00C938F6" w:rsidRDefault="00C938F6">
      <w:pPr>
        <w:pStyle w:val="BodyText"/>
        <w:spacing w:before="1"/>
        <w:rPr>
          <w:sz w:val="27"/>
        </w:rPr>
      </w:pPr>
    </w:p>
    <w:p w14:paraId="45BE1DAE" w14:textId="222BF555" w:rsidR="00F36254" w:rsidDel="001906D4" w:rsidRDefault="00F36254">
      <w:pPr>
        <w:pStyle w:val="BodyText"/>
        <w:spacing w:before="1"/>
        <w:rPr>
          <w:del w:id="38" w:author="Scott Wakefield" w:date="2026-04-16T15:18:00Z" w16du:dateUtc="2026-04-16T19:18:00Z"/>
          <w:sz w:val="27"/>
        </w:rPr>
      </w:pPr>
    </w:p>
    <w:p w14:paraId="5C9EA276" w14:textId="67569611" w:rsidR="00F36254" w:rsidDel="001906D4" w:rsidRDefault="00F36254">
      <w:pPr>
        <w:pStyle w:val="Heading2"/>
        <w:spacing w:before="1"/>
        <w:rPr>
          <w:del w:id="39" w:author="Scott Wakefield" w:date="2026-04-16T15:18:00Z" w16du:dateUtc="2026-04-16T19:18:00Z"/>
        </w:rPr>
      </w:pPr>
      <w:bookmarkStart w:id="40" w:name="Task_7:_Claim(s)_Re-Review"/>
      <w:bookmarkEnd w:id="40"/>
    </w:p>
    <w:p w14:paraId="282F9D89" w14:textId="174C13C1" w:rsidR="00D61D72" w:rsidRDefault="00860DAE">
      <w:pPr>
        <w:pStyle w:val="Heading2"/>
        <w:spacing w:before="1"/>
      </w:pPr>
      <w:r>
        <w:t>Task</w:t>
      </w:r>
      <w:r>
        <w:rPr>
          <w:spacing w:val="-5"/>
        </w:rPr>
        <w:t xml:space="preserve"> </w:t>
      </w:r>
      <w:r>
        <w:t>7:</w:t>
      </w:r>
      <w:r>
        <w:rPr>
          <w:spacing w:val="-6"/>
        </w:rPr>
        <w:t xml:space="preserve"> </w:t>
      </w:r>
      <w:r>
        <w:t>Claim(s)</w:t>
      </w:r>
      <w:r>
        <w:rPr>
          <w:spacing w:val="-5"/>
        </w:rPr>
        <w:t xml:space="preserve"> </w:t>
      </w:r>
      <w:r>
        <w:t>Re-</w:t>
      </w:r>
      <w:r>
        <w:rPr>
          <w:spacing w:val="-2"/>
        </w:rPr>
        <w:t>Review</w:t>
      </w:r>
    </w:p>
    <w:p w14:paraId="45BB4DFC" w14:textId="77777777" w:rsidR="00D61D72" w:rsidRDefault="00D61D72">
      <w:pPr>
        <w:pStyle w:val="BodyText"/>
        <w:spacing w:before="11"/>
        <w:rPr>
          <w:b/>
          <w:sz w:val="27"/>
        </w:rPr>
      </w:pPr>
    </w:p>
    <w:p w14:paraId="3DABA5BF" w14:textId="769B0692" w:rsidR="00D61D72" w:rsidRDefault="00860DAE">
      <w:pPr>
        <w:pStyle w:val="BodyText"/>
        <w:spacing w:line="247" w:lineRule="auto"/>
        <w:ind w:left="935" w:right="377" w:hanging="12"/>
      </w:pPr>
      <w:r>
        <w:t>A claim(s) re-review is a remedial action taken to review and change a recommendation or decision</w:t>
      </w:r>
      <w:r>
        <w:rPr>
          <w:spacing w:val="-4"/>
        </w:rPr>
        <w:t xml:space="preserve"> </w:t>
      </w:r>
      <w:r>
        <w:t>that</w:t>
      </w:r>
      <w:r>
        <w:rPr>
          <w:spacing w:val="-4"/>
        </w:rPr>
        <w:t xml:space="preserve"> </w:t>
      </w:r>
      <w:r>
        <w:t>resulted</w:t>
      </w:r>
      <w:r>
        <w:rPr>
          <w:spacing w:val="-4"/>
        </w:rPr>
        <w:t xml:space="preserve"> </w:t>
      </w:r>
      <w:r>
        <w:t>in</w:t>
      </w:r>
      <w:r>
        <w:rPr>
          <w:spacing w:val="-4"/>
        </w:rPr>
        <w:t xml:space="preserve"> </w:t>
      </w:r>
      <w:r>
        <w:t>either</w:t>
      </w:r>
      <w:r>
        <w:rPr>
          <w:spacing w:val="-5"/>
        </w:rPr>
        <w:t xml:space="preserve"> </w:t>
      </w:r>
      <w:r>
        <w:t>an</w:t>
      </w:r>
      <w:r>
        <w:rPr>
          <w:spacing w:val="-4"/>
        </w:rPr>
        <w:t xml:space="preserve"> </w:t>
      </w:r>
      <w:r>
        <w:t>overpayment</w:t>
      </w:r>
      <w:r>
        <w:rPr>
          <w:spacing w:val="-4"/>
        </w:rPr>
        <w:t xml:space="preserve"> </w:t>
      </w:r>
      <w:r>
        <w:t>or</w:t>
      </w:r>
      <w:r>
        <w:rPr>
          <w:spacing w:val="-3"/>
        </w:rPr>
        <w:t xml:space="preserve"> </w:t>
      </w:r>
      <w:r>
        <w:t>an</w:t>
      </w:r>
      <w:r>
        <w:rPr>
          <w:spacing w:val="-4"/>
        </w:rPr>
        <w:t xml:space="preserve"> </w:t>
      </w:r>
      <w:r>
        <w:t>underpayment,</w:t>
      </w:r>
      <w:r>
        <w:rPr>
          <w:spacing w:val="-4"/>
        </w:rPr>
        <w:t xml:space="preserve"> </w:t>
      </w:r>
      <w:r>
        <w:t>even</w:t>
      </w:r>
      <w:r>
        <w:rPr>
          <w:spacing w:val="-4"/>
        </w:rPr>
        <w:t xml:space="preserve"> </w:t>
      </w:r>
      <w:r>
        <w:t>though</w:t>
      </w:r>
      <w:r>
        <w:rPr>
          <w:spacing w:val="-4"/>
        </w:rPr>
        <w:t xml:space="preserve"> </w:t>
      </w:r>
      <w:r>
        <w:t>the</w:t>
      </w:r>
      <w:r>
        <w:rPr>
          <w:spacing w:val="-5"/>
        </w:rPr>
        <w:t xml:space="preserve"> </w:t>
      </w:r>
      <w:r>
        <w:t>medical record</w:t>
      </w:r>
      <w:r>
        <w:rPr>
          <w:spacing w:val="-4"/>
        </w:rPr>
        <w:t xml:space="preserve"> </w:t>
      </w:r>
      <w:r>
        <w:t>review</w:t>
      </w:r>
      <w:r>
        <w:rPr>
          <w:spacing w:val="-9"/>
        </w:rPr>
        <w:t xml:space="preserve"> </w:t>
      </w:r>
      <w:r>
        <w:t>decision</w:t>
      </w:r>
      <w:r>
        <w:rPr>
          <w:spacing w:val="-6"/>
        </w:rPr>
        <w:t xml:space="preserve"> </w:t>
      </w:r>
      <w:r>
        <w:t>was</w:t>
      </w:r>
      <w:r>
        <w:rPr>
          <w:spacing w:val="-6"/>
        </w:rPr>
        <w:t xml:space="preserve"> </w:t>
      </w:r>
      <w:r>
        <w:t>correct,</w:t>
      </w:r>
      <w:r>
        <w:rPr>
          <w:spacing w:val="-6"/>
        </w:rPr>
        <w:t xml:space="preserve"> </w:t>
      </w:r>
      <w:r>
        <w:t>based</w:t>
      </w:r>
      <w:r>
        <w:rPr>
          <w:spacing w:val="-6"/>
        </w:rPr>
        <w:t xml:space="preserve"> </w:t>
      </w:r>
      <w:r>
        <w:t>on</w:t>
      </w:r>
      <w:r>
        <w:rPr>
          <w:spacing w:val="-6"/>
        </w:rPr>
        <w:t xml:space="preserve"> </w:t>
      </w:r>
      <w:r>
        <w:t>the</w:t>
      </w:r>
      <w:r>
        <w:rPr>
          <w:spacing w:val="-9"/>
        </w:rPr>
        <w:t xml:space="preserve"> </w:t>
      </w:r>
      <w:r>
        <w:t>evidence</w:t>
      </w:r>
      <w:r>
        <w:rPr>
          <w:spacing w:val="-9"/>
        </w:rPr>
        <w:t xml:space="preserve"> </w:t>
      </w:r>
      <w:r>
        <w:t>in</w:t>
      </w:r>
      <w:r>
        <w:rPr>
          <w:spacing w:val="-6"/>
        </w:rPr>
        <w:t xml:space="preserve"> </w:t>
      </w:r>
      <w:r>
        <w:t>the</w:t>
      </w:r>
      <w:r>
        <w:rPr>
          <w:spacing w:val="-7"/>
        </w:rPr>
        <w:t xml:space="preserve"> </w:t>
      </w:r>
      <w:r>
        <w:t>record</w:t>
      </w:r>
      <w:r>
        <w:rPr>
          <w:spacing w:val="-6"/>
        </w:rPr>
        <w:t xml:space="preserve"> </w:t>
      </w:r>
      <w:r>
        <w:t>and/or</w:t>
      </w:r>
      <w:r>
        <w:rPr>
          <w:spacing w:val="-9"/>
        </w:rPr>
        <w:t xml:space="preserve"> </w:t>
      </w:r>
      <w:r>
        <w:t>information.</w:t>
      </w:r>
      <w:r>
        <w:rPr>
          <w:spacing w:val="-3"/>
        </w:rPr>
        <w:t xml:space="preserve"> </w:t>
      </w:r>
      <w:r>
        <w:t xml:space="preserve">It is separate and distinct from the appeals </w:t>
      </w:r>
      <w:r w:rsidR="009544B4">
        <w:t>process,</w:t>
      </w:r>
      <w:r>
        <w:t xml:space="preserve"> and it should not be confused with appeals.</w:t>
      </w:r>
    </w:p>
    <w:p w14:paraId="7D026B1F" w14:textId="77777777" w:rsidR="00D61D72" w:rsidRDefault="00D61D72">
      <w:pPr>
        <w:pStyle w:val="BodyText"/>
        <w:spacing w:before="2"/>
        <w:rPr>
          <w:sz w:val="27"/>
        </w:rPr>
      </w:pPr>
    </w:p>
    <w:p w14:paraId="60D48330" w14:textId="77777777" w:rsidR="00D61D72" w:rsidRDefault="00860DAE">
      <w:pPr>
        <w:pStyle w:val="BodyText"/>
        <w:ind w:left="923"/>
      </w:pPr>
      <w:r>
        <w:t>The</w:t>
      </w:r>
      <w:r>
        <w:rPr>
          <w:spacing w:val="-10"/>
        </w:rPr>
        <w:t xml:space="preserve"> </w:t>
      </w:r>
      <w:r>
        <w:t>claim(s)</w:t>
      </w:r>
      <w:r>
        <w:rPr>
          <w:spacing w:val="-2"/>
        </w:rPr>
        <w:t xml:space="preserve"> </w:t>
      </w:r>
      <w:r>
        <w:t>re-review can</w:t>
      </w:r>
      <w:r>
        <w:rPr>
          <w:spacing w:val="-4"/>
        </w:rPr>
        <w:t xml:space="preserve"> </w:t>
      </w:r>
      <w:r>
        <w:t>occur</w:t>
      </w:r>
      <w:r>
        <w:rPr>
          <w:spacing w:val="-6"/>
        </w:rPr>
        <w:t xml:space="preserve"> </w:t>
      </w:r>
      <w:r>
        <w:t>in</w:t>
      </w:r>
      <w:r>
        <w:rPr>
          <w:spacing w:val="-1"/>
        </w:rPr>
        <w:t xml:space="preserve"> </w:t>
      </w:r>
      <w:r>
        <w:t>the</w:t>
      </w:r>
      <w:r>
        <w:rPr>
          <w:spacing w:val="-2"/>
        </w:rPr>
        <w:t xml:space="preserve"> </w:t>
      </w:r>
      <w:r>
        <w:t>following</w:t>
      </w:r>
      <w:r>
        <w:rPr>
          <w:spacing w:val="-1"/>
        </w:rPr>
        <w:t xml:space="preserve"> </w:t>
      </w:r>
      <w:r>
        <w:rPr>
          <w:spacing w:val="-2"/>
        </w:rPr>
        <w:t>circumstances:</w:t>
      </w:r>
    </w:p>
    <w:p w14:paraId="53B9BD40" w14:textId="77777777" w:rsidR="00D61D72" w:rsidRDefault="00D61D72">
      <w:pPr>
        <w:pStyle w:val="BodyText"/>
        <w:spacing w:before="8"/>
        <w:rPr>
          <w:sz w:val="27"/>
        </w:rPr>
      </w:pPr>
    </w:p>
    <w:p w14:paraId="179E20E9" w14:textId="77777777" w:rsidR="00D61D72" w:rsidRDefault="00860DAE">
      <w:pPr>
        <w:pStyle w:val="BodyText"/>
        <w:spacing w:before="1" w:line="247" w:lineRule="auto"/>
        <w:ind w:left="935" w:right="377" w:hanging="12"/>
      </w:pPr>
      <w:r>
        <w:rPr>
          <w:u w:val="single"/>
        </w:rPr>
        <w:t>When</w:t>
      </w:r>
      <w:r>
        <w:rPr>
          <w:spacing w:val="-6"/>
          <w:u w:val="single"/>
        </w:rPr>
        <w:t xml:space="preserve"> </w:t>
      </w:r>
      <w:r>
        <w:rPr>
          <w:u w:val="single"/>
        </w:rPr>
        <w:t>the</w:t>
      </w:r>
      <w:r>
        <w:rPr>
          <w:spacing w:val="-9"/>
          <w:u w:val="single"/>
        </w:rPr>
        <w:t xml:space="preserve"> </w:t>
      </w:r>
      <w:r>
        <w:rPr>
          <w:u w:val="single"/>
        </w:rPr>
        <w:t>provider/supplier</w:t>
      </w:r>
      <w:r>
        <w:rPr>
          <w:spacing w:val="-9"/>
          <w:u w:val="single"/>
        </w:rPr>
        <w:t xml:space="preserve"> </w:t>
      </w:r>
      <w:r>
        <w:rPr>
          <w:u w:val="single"/>
        </w:rPr>
        <w:t>notifies</w:t>
      </w:r>
      <w:r>
        <w:rPr>
          <w:spacing w:val="-6"/>
          <w:u w:val="single"/>
        </w:rPr>
        <w:t xml:space="preserve"> </w:t>
      </w:r>
      <w:r>
        <w:rPr>
          <w:u w:val="single"/>
        </w:rPr>
        <w:t>the</w:t>
      </w:r>
      <w:r>
        <w:rPr>
          <w:spacing w:val="-9"/>
          <w:u w:val="single"/>
        </w:rPr>
        <w:t xml:space="preserve"> </w:t>
      </w:r>
      <w:r>
        <w:rPr>
          <w:u w:val="single"/>
        </w:rPr>
        <w:t>Contractor</w:t>
      </w:r>
      <w:r>
        <w:rPr>
          <w:spacing w:val="-4"/>
          <w:u w:val="single"/>
        </w:rPr>
        <w:t xml:space="preserve"> </w:t>
      </w:r>
      <w:r>
        <w:rPr>
          <w:u w:val="single"/>
        </w:rPr>
        <w:t>during</w:t>
      </w:r>
      <w:r>
        <w:rPr>
          <w:spacing w:val="-11"/>
          <w:u w:val="single"/>
        </w:rPr>
        <w:t xml:space="preserve"> </w:t>
      </w:r>
      <w:r>
        <w:rPr>
          <w:u w:val="single"/>
        </w:rPr>
        <w:t>D&amp;E</w:t>
      </w:r>
      <w:r>
        <w:rPr>
          <w:spacing w:val="-8"/>
          <w:u w:val="single"/>
        </w:rPr>
        <w:t xml:space="preserve"> </w:t>
      </w:r>
      <w:r>
        <w:rPr>
          <w:u w:val="single"/>
        </w:rPr>
        <w:t>session</w:t>
      </w:r>
      <w:r>
        <w:rPr>
          <w:spacing w:val="-6"/>
          <w:u w:val="single"/>
        </w:rPr>
        <w:t xml:space="preserve"> </w:t>
      </w:r>
      <w:r>
        <w:rPr>
          <w:u w:val="single"/>
        </w:rPr>
        <w:t>of</w:t>
      </w:r>
      <w:r>
        <w:rPr>
          <w:spacing w:val="-9"/>
          <w:u w:val="single"/>
        </w:rPr>
        <w:t xml:space="preserve"> </w:t>
      </w:r>
      <w:r>
        <w:rPr>
          <w:u w:val="single"/>
        </w:rPr>
        <w:t>intent</w:t>
      </w:r>
      <w:r>
        <w:rPr>
          <w:spacing w:val="-5"/>
          <w:u w:val="single"/>
        </w:rPr>
        <w:t xml:space="preserve"> </w:t>
      </w:r>
      <w:r>
        <w:rPr>
          <w:u w:val="single"/>
        </w:rPr>
        <w:t>to</w:t>
      </w:r>
      <w:r>
        <w:rPr>
          <w:spacing w:val="-6"/>
          <w:u w:val="single"/>
        </w:rPr>
        <w:t xml:space="preserve"> </w:t>
      </w:r>
      <w:r>
        <w:rPr>
          <w:u w:val="single"/>
        </w:rPr>
        <w:t>submit</w:t>
      </w:r>
      <w:r>
        <w:t xml:space="preserve"> </w:t>
      </w:r>
      <w:r>
        <w:rPr>
          <w:u w:val="single"/>
        </w:rPr>
        <w:t>documentation to support the claim(s):</w:t>
      </w:r>
    </w:p>
    <w:p w14:paraId="28614A43" w14:textId="77777777" w:rsidR="00D61D72" w:rsidRDefault="00860DAE">
      <w:pPr>
        <w:pStyle w:val="BodyText"/>
        <w:spacing w:before="17" w:line="247" w:lineRule="auto"/>
        <w:ind w:left="935" w:right="425" w:hanging="12"/>
      </w:pPr>
      <w:r>
        <w:t>The provider/supplier may have documents that would support the claim.</w:t>
      </w:r>
      <w:r>
        <w:rPr>
          <w:spacing w:val="40"/>
        </w:rPr>
        <w:t xml:space="preserve"> </w:t>
      </w:r>
      <w:r>
        <w:t>The provider/supplier</w:t>
      </w:r>
      <w:r>
        <w:rPr>
          <w:spacing w:val="-9"/>
        </w:rPr>
        <w:t xml:space="preserve"> </w:t>
      </w:r>
      <w:r>
        <w:t>notifies</w:t>
      </w:r>
      <w:r>
        <w:rPr>
          <w:spacing w:val="-1"/>
        </w:rPr>
        <w:t xml:space="preserve"> </w:t>
      </w:r>
      <w:r>
        <w:t>the</w:t>
      </w:r>
      <w:r>
        <w:rPr>
          <w:spacing w:val="-9"/>
        </w:rPr>
        <w:t xml:space="preserve"> </w:t>
      </w:r>
      <w:r>
        <w:t>Contractor</w:t>
      </w:r>
      <w:r>
        <w:rPr>
          <w:spacing w:val="-9"/>
        </w:rPr>
        <w:t xml:space="preserve"> </w:t>
      </w:r>
      <w:r>
        <w:t>during</w:t>
      </w:r>
      <w:r>
        <w:rPr>
          <w:spacing w:val="-8"/>
        </w:rPr>
        <w:t xml:space="preserve"> </w:t>
      </w:r>
      <w:r>
        <w:t>D&amp;E</w:t>
      </w:r>
      <w:r>
        <w:rPr>
          <w:spacing w:val="-8"/>
        </w:rPr>
        <w:t xml:space="preserve"> </w:t>
      </w:r>
      <w:r>
        <w:t>session</w:t>
      </w:r>
      <w:r>
        <w:rPr>
          <w:spacing w:val="-6"/>
        </w:rPr>
        <w:t xml:space="preserve"> </w:t>
      </w:r>
      <w:r>
        <w:t>that</w:t>
      </w:r>
      <w:r>
        <w:rPr>
          <w:spacing w:val="-5"/>
        </w:rPr>
        <w:t xml:space="preserve"> </w:t>
      </w:r>
      <w:r>
        <w:t>they</w:t>
      </w:r>
      <w:r>
        <w:rPr>
          <w:spacing w:val="-11"/>
        </w:rPr>
        <w:t xml:space="preserve"> </w:t>
      </w:r>
      <w:r>
        <w:t>would</w:t>
      </w:r>
      <w:r>
        <w:rPr>
          <w:spacing w:val="-6"/>
        </w:rPr>
        <w:t xml:space="preserve"> </w:t>
      </w:r>
      <w:r>
        <w:t>like</w:t>
      </w:r>
      <w:r>
        <w:rPr>
          <w:spacing w:val="-9"/>
        </w:rPr>
        <w:t xml:space="preserve"> </w:t>
      </w:r>
      <w:r>
        <w:t>their</w:t>
      </w:r>
      <w:r>
        <w:rPr>
          <w:spacing w:val="-9"/>
        </w:rPr>
        <w:t xml:space="preserve"> </w:t>
      </w:r>
      <w:r>
        <w:t>claim re-reviewed. The Contractor shall initiate the claim(s) re-review process by granting the provider/supplier the opportunity to submit the documentation within the designated timeframes, as outlined in Task #1, under D&amp;E.</w:t>
      </w:r>
    </w:p>
    <w:p w14:paraId="376AA7FC" w14:textId="77777777" w:rsidR="00D61D72" w:rsidRDefault="00D61D72">
      <w:pPr>
        <w:pStyle w:val="BodyText"/>
        <w:spacing w:before="10"/>
        <w:rPr>
          <w:sz w:val="26"/>
        </w:rPr>
      </w:pPr>
    </w:p>
    <w:p w14:paraId="11BB3881" w14:textId="397C3BEB" w:rsidR="00D61D72" w:rsidRDefault="00860DAE">
      <w:pPr>
        <w:pStyle w:val="BodyText"/>
        <w:spacing w:line="247" w:lineRule="auto"/>
        <w:ind w:left="935" w:right="430" w:hanging="12"/>
      </w:pPr>
      <w:r>
        <w:t>The</w:t>
      </w:r>
      <w:r>
        <w:rPr>
          <w:spacing w:val="-7"/>
        </w:rPr>
        <w:t xml:space="preserve"> </w:t>
      </w:r>
      <w:r>
        <w:t>Contractor</w:t>
      </w:r>
      <w:r>
        <w:rPr>
          <w:spacing w:val="-7"/>
        </w:rPr>
        <w:t xml:space="preserve"> </w:t>
      </w:r>
      <w:r>
        <w:t>has</w:t>
      </w:r>
      <w:r>
        <w:rPr>
          <w:spacing w:val="-6"/>
        </w:rPr>
        <w:t xml:space="preserve"> </w:t>
      </w:r>
      <w:r>
        <w:t>the</w:t>
      </w:r>
      <w:r>
        <w:rPr>
          <w:spacing w:val="-7"/>
        </w:rPr>
        <w:t xml:space="preserve"> </w:t>
      </w:r>
      <w:r>
        <w:t>discretion,</w:t>
      </w:r>
      <w:r>
        <w:rPr>
          <w:spacing w:val="-6"/>
        </w:rPr>
        <w:t xml:space="preserve"> </w:t>
      </w:r>
      <w:r>
        <w:t>and</w:t>
      </w:r>
      <w:r>
        <w:rPr>
          <w:spacing w:val="-6"/>
        </w:rPr>
        <w:t xml:space="preserve"> </w:t>
      </w:r>
      <w:r>
        <w:t>is</w:t>
      </w:r>
      <w:r>
        <w:rPr>
          <w:spacing w:val="-6"/>
        </w:rPr>
        <w:t xml:space="preserve"> </w:t>
      </w:r>
      <w:r>
        <w:t>strongly</w:t>
      </w:r>
      <w:r>
        <w:rPr>
          <w:spacing w:val="-8"/>
        </w:rPr>
        <w:t xml:space="preserve"> </w:t>
      </w:r>
      <w:r>
        <w:t>encouraged</w:t>
      </w:r>
      <w:r>
        <w:rPr>
          <w:spacing w:val="-3"/>
        </w:rPr>
        <w:t xml:space="preserve"> </w:t>
      </w:r>
      <w:r>
        <w:t>by</w:t>
      </w:r>
      <w:r>
        <w:rPr>
          <w:spacing w:val="-10"/>
        </w:rPr>
        <w:t xml:space="preserve"> </w:t>
      </w:r>
      <w:r>
        <w:t>CMS,</w:t>
      </w:r>
      <w:r>
        <w:rPr>
          <w:spacing w:val="-6"/>
        </w:rPr>
        <w:t xml:space="preserve"> </w:t>
      </w:r>
      <w:r>
        <w:t>to</w:t>
      </w:r>
      <w:r>
        <w:rPr>
          <w:spacing w:val="-6"/>
        </w:rPr>
        <w:t xml:space="preserve"> </w:t>
      </w:r>
      <w:r>
        <w:t>grant</w:t>
      </w:r>
      <w:r>
        <w:rPr>
          <w:spacing w:val="-5"/>
        </w:rPr>
        <w:t xml:space="preserve"> </w:t>
      </w:r>
      <w:r>
        <w:t>extensions</w:t>
      </w:r>
      <w:r>
        <w:rPr>
          <w:spacing w:val="-6"/>
        </w:rPr>
        <w:t xml:space="preserve"> </w:t>
      </w:r>
      <w:r>
        <w:t>to the</w:t>
      </w:r>
      <w:r>
        <w:rPr>
          <w:spacing w:val="-7"/>
        </w:rPr>
        <w:t xml:space="preserve"> </w:t>
      </w:r>
      <w:r>
        <w:t>designated</w:t>
      </w:r>
      <w:r>
        <w:rPr>
          <w:spacing w:val="-6"/>
        </w:rPr>
        <w:t xml:space="preserve"> </w:t>
      </w:r>
      <w:r>
        <w:t>timeframes.</w:t>
      </w:r>
      <w:r>
        <w:rPr>
          <w:spacing w:val="-6"/>
        </w:rPr>
        <w:t xml:space="preserve"> </w:t>
      </w:r>
      <w:r>
        <w:t>The</w:t>
      </w:r>
      <w:r>
        <w:rPr>
          <w:spacing w:val="-7"/>
        </w:rPr>
        <w:t xml:space="preserve"> </w:t>
      </w:r>
      <w:r>
        <w:t>Contractor</w:t>
      </w:r>
      <w:r>
        <w:rPr>
          <w:spacing w:val="-7"/>
        </w:rPr>
        <w:t xml:space="preserve"> </w:t>
      </w:r>
      <w:r>
        <w:t>shall</w:t>
      </w:r>
      <w:r>
        <w:rPr>
          <w:spacing w:val="-5"/>
        </w:rPr>
        <w:t xml:space="preserve"> </w:t>
      </w:r>
      <w:r>
        <w:t>notify</w:t>
      </w:r>
      <w:r>
        <w:rPr>
          <w:spacing w:val="-10"/>
        </w:rPr>
        <w:t xml:space="preserve"> </w:t>
      </w:r>
      <w:r>
        <w:t>the</w:t>
      </w:r>
      <w:r>
        <w:rPr>
          <w:spacing w:val="-7"/>
        </w:rPr>
        <w:t xml:space="preserve"> </w:t>
      </w:r>
      <w:r>
        <w:t>provider/supplier</w:t>
      </w:r>
      <w:r>
        <w:rPr>
          <w:spacing w:val="-7"/>
        </w:rPr>
        <w:t xml:space="preserve"> </w:t>
      </w:r>
      <w:r>
        <w:t>of</w:t>
      </w:r>
      <w:r>
        <w:rPr>
          <w:spacing w:val="-6"/>
        </w:rPr>
        <w:t xml:space="preserve"> </w:t>
      </w:r>
      <w:r>
        <w:t>their</w:t>
      </w:r>
      <w:r>
        <w:rPr>
          <w:spacing w:val="-7"/>
        </w:rPr>
        <w:t xml:space="preserve"> </w:t>
      </w:r>
      <w:r>
        <w:t>intent</w:t>
      </w:r>
      <w:r>
        <w:rPr>
          <w:spacing w:val="-5"/>
        </w:rPr>
        <w:t xml:space="preserve"> </w:t>
      </w:r>
      <w:r>
        <w:t>to re-review</w:t>
      </w:r>
      <w:r>
        <w:rPr>
          <w:spacing w:val="-2"/>
        </w:rPr>
        <w:t xml:space="preserve"> </w:t>
      </w:r>
      <w:r>
        <w:t>the claim</w:t>
      </w:r>
      <w:r>
        <w:rPr>
          <w:spacing w:val="-1"/>
        </w:rPr>
        <w:t xml:space="preserve"> </w:t>
      </w:r>
      <w:r>
        <w:t>considering</w:t>
      </w:r>
      <w:r>
        <w:rPr>
          <w:spacing w:val="-4"/>
        </w:rPr>
        <w:t xml:space="preserve"> </w:t>
      </w:r>
      <w:r>
        <w:t>the</w:t>
      </w:r>
      <w:r>
        <w:rPr>
          <w:spacing w:val="-2"/>
        </w:rPr>
        <w:t xml:space="preserve"> </w:t>
      </w:r>
      <w:r>
        <w:t>received</w:t>
      </w:r>
      <w:r>
        <w:rPr>
          <w:spacing w:val="-1"/>
        </w:rPr>
        <w:t xml:space="preserve"> </w:t>
      </w:r>
      <w:r>
        <w:t>medical</w:t>
      </w:r>
      <w:r>
        <w:rPr>
          <w:spacing w:val="-1"/>
        </w:rPr>
        <w:t xml:space="preserve"> </w:t>
      </w:r>
      <w:r>
        <w:t>record</w:t>
      </w:r>
      <w:r>
        <w:rPr>
          <w:spacing w:val="-2"/>
        </w:rPr>
        <w:t xml:space="preserve"> </w:t>
      </w:r>
      <w:r>
        <w:t>documentation.</w:t>
      </w:r>
      <w:r>
        <w:rPr>
          <w:spacing w:val="38"/>
        </w:rPr>
        <w:t xml:space="preserve"> </w:t>
      </w:r>
      <w:r>
        <w:t>The</w:t>
      </w:r>
      <w:r>
        <w:rPr>
          <w:spacing w:val="-2"/>
        </w:rPr>
        <w:t xml:space="preserve"> </w:t>
      </w:r>
      <w:r>
        <w:t>Contractor shall process the claim(s) re-review in compliance with the PIM (including any future revisions of the PIM, where applicable) and with statutory, regulatory and sub</w:t>
      </w:r>
      <w:r w:rsidR="009544B4">
        <w:t>-</w:t>
      </w:r>
      <w:r>
        <w:t>regulatory coverage, coding, payment, and billing practices.</w:t>
      </w:r>
      <w:r>
        <w:rPr>
          <w:spacing w:val="40"/>
        </w:rPr>
        <w:t xml:space="preserve"> </w:t>
      </w:r>
      <w:r>
        <w:t>The Contractor shall issue a new letter containing the revised medical review findings.</w:t>
      </w:r>
    </w:p>
    <w:p w14:paraId="56736B0D" w14:textId="77777777" w:rsidR="00D61D72" w:rsidRDefault="00D61D72">
      <w:pPr>
        <w:pStyle w:val="BodyText"/>
        <w:spacing w:before="6"/>
        <w:rPr>
          <w:sz w:val="27"/>
        </w:rPr>
      </w:pPr>
    </w:p>
    <w:p w14:paraId="24DEC8C9" w14:textId="4FAE93C0" w:rsidR="00D61D72" w:rsidRDefault="00860DAE">
      <w:pPr>
        <w:pStyle w:val="BodyText"/>
        <w:spacing w:line="247" w:lineRule="auto"/>
        <w:ind w:left="935" w:right="377" w:hanging="12"/>
      </w:pPr>
      <w:r>
        <w:t>The</w:t>
      </w:r>
      <w:r>
        <w:rPr>
          <w:spacing w:val="-6"/>
        </w:rPr>
        <w:t xml:space="preserve"> </w:t>
      </w:r>
      <w:r>
        <w:t>Contractor</w:t>
      </w:r>
      <w:r>
        <w:rPr>
          <w:spacing w:val="-6"/>
        </w:rPr>
        <w:t xml:space="preserve"> </w:t>
      </w:r>
      <w:r>
        <w:t>shall</w:t>
      </w:r>
      <w:r>
        <w:rPr>
          <w:spacing w:val="-5"/>
        </w:rPr>
        <w:t xml:space="preserve"> </w:t>
      </w:r>
      <w:r>
        <w:t>notify</w:t>
      </w:r>
      <w:r>
        <w:rPr>
          <w:spacing w:val="-10"/>
        </w:rPr>
        <w:t xml:space="preserve"> </w:t>
      </w:r>
      <w:r>
        <w:t>CMS</w:t>
      </w:r>
      <w:r>
        <w:rPr>
          <w:spacing w:val="-5"/>
        </w:rPr>
        <w:t xml:space="preserve"> </w:t>
      </w:r>
      <w:r>
        <w:t>in</w:t>
      </w:r>
      <w:r>
        <w:rPr>
          <w:spacing w:val="-5"/>
        </w:rPr>
        <w:t xml:space="preserve"> </w:t>
      </w:r>
      <w:r>
        <w:t>the</w:t>
      </w:r>
      <w:r>
        <w:rPr>
          <w:spacing w:val="-6"/>
        </w:rPr>
        <w:t xml:space="preserve"> </w:t>
      </w:r>
      <w:r>
        <w:t>Monthly</w:t>
      </w:r>
      <w:r>
        <w:rPr>
          <w:spacing w:val="-10"/>
        </w:rPr>
        <w:t xml:space="preserve"> </w:t>
      </w:r>
      <w:r>
        <w:t>Status</w:t>
      </w:r>
      <w:r>
        <w:rPr>
          <w:spacing w:val="-5"/>
        </w:rPr>
        <w:t xml:space="preserve"> </w:t>
      </w:r>
      <w:r>
        <w:t>Report</w:t>
      </w:r>
      <w:r>
        <w:rPr>
          <w:spacing w:val="-5"/>
        </w:rPr>
        <w:t xml:space="preserve"> </w:t>
      </w:r>
      <w:r>
        <w:t>of</w:t>
      </w:r>
      <w:r>
        <w:rPr>
          <w:spacing w:val="-6"/>
        </w:rPr>
        <w:t xml:space="preserve"> </w:t>
      </w:r>
      <w:r>
        <w:t>the</w:t>
      </w:r>
      <w:r>
        <w:rPr>
          <w:spacing w:val="-6"/>
        </w:rPr>
        <w:t xml:space="preserve"> </w:t>
      </w:r>
      <w:r>
        <w:t>number</w:t>
      </w:r>
      <w:r>
        <w:rPr>
          <w:spacing w:val="-6"/>
        </w:rPr>
        <w:t xml:space="preserve"> </w:t>
      </w:r>
      <w:r>
        <w:t>of</w:t>
      </w:r>
      <w:r>
        <w:rPr>
          <w:spacing w:val="-6"/>
        </w:rPr>
        <w:t xml:space="preserve"> </w:t>
      </w:r>
      <w:r>
        <w:t>claims re</w:t>
      </w:r>
      <w:r w:rsidR="002C2B44">
        <w:t>-</w:t>
      </w:r>
      <w:r>
        <w:t>reviewed with submission of additional documentation.</w:t>
      </w:r>
    </w:p>
    <w:p w14:paraId="6E0C2CCD" w14:textId="77777777" w:rsidR="00C938F6" w:rsidRDefault="00C938F6">
      <w:pPr>
        <w:pStyle w:val="BodyText"/>
        <w:spacing w:before="79" w:line="247" w:lineRule="auto"/>
        <w:ind w:left="935" w:right="425" w:hanging="12"/>
        <w:rPr>
          <w:u w:val="single"/>
        </w:rPr>
      </w:pPr>
    </w:p>
    <w:p w14:paraId="7D07E24B" w14:textId="004B9127" w:rsidR="00D61D72" w:rsidRDefault="00860DAE">
      <w:pPr>
        <w:pStyle w:val="BodyText"/>
        <w:spacing w:before="79" w:line="247" w:lineRule="auto"/>
        <w:ind w:left="935" w:right="425" w:hanging="12"/>
      </w:pPr>
      <w:r>
        <w:rPr>
          <w:u w:val="single"/>
        </w:rPr>
        <w:t>When</w:t>
      </w:r>
      <w:r>
        <w:rPr>
          <w:spacing w:val="-6"/>
          <w:u w:val="single"/>
        </w:rPr>
        <w:t xml:space="preserve"> </w:t>
      </w:r>
      <w:r>
        <w:rPr>
          <w:u w:val="single"/>
        </w:rPr>
        <w:t>the</w:t>
      </w:r>
      <w:r>
        <w:rPr>
          <w:spacing w:val="-9"/>
          <w:u w:val="single"/>
        </w:rPr>
        <w:t xml:space="preserve"> </w:t>
      </w:r>
      <w:r>
        <w:rPr>
          <w:u w:val="single"/>
        </w:rPr>
        <w:t>provider/supplier</w:t>
      </w:r>
      <w:r>
        <w:rPr>
          <w:spacing w:val="-9"/>
          <w:u w:val="single"/>
        </w:rPr>
        <w:t xml:space="preserve"> </w:t>
      </w:r>
      <w:r>
        <w:rPr>
          <w:u w:val="single"/>
        </w:rPr>
        <w:t>notifies</w:t>
      </w:r>
      <w:r>
        <w:rPr>
          <w:spacing w:val="-6"/>
          <w:u w:val="single"/>
        </w:rPr>
        <w:t xml:space="preserve"> </w:t>
      </w:r>
      <w:r>
        <w:rPr>
          <w:u w:val="single"/>
        </w:rPr>
        <w:t>the</w:t>
      </w:r>
      <w:r>
        <w:rPr>
          <w:spacing w:val="-9"/>
          <w:u w:val="single"/>
        </w:rPr>
        <w:t xml:space="preserve"> </w:t>
      </w:r>
      <w:r>
        <w:rPr>
          <w:u w:val="single"/>
        </w:rPr>
        <w:t>Contractor</w:t>
      </w:r>
      <w:r>
        <w:rPr>
          <w:spacing w:val="-4"/>
          <w:u w:val="single"/>
        </w:rPr>
        <w:t xml:space="preserve"> </w:t>
      </w:r>
      <w:r>
        <w:rPr>
          <w:u w:val="single"/>
        </w:rPr>
        <w:t>of</w:t>
      </w:r>
      <w:r>
        <w:rPr>
          <w:spacing w:val="-9"/>
          <w:u w:val="single"/>
        </w:rPr>
        <w:t xml:space="preserve"> </w:t>
      </w:r>
      <w:r>
        <w:rPr>
          <w:u w:val="single"/>
        </w:rPr>
        <w:t>intent</w:t>
      </w:r>
      <w:r>
        <w:rPr>
          <w:spacing w:val="-5"/>
          <w:u w:val="single"/>
        </w:rPr>
        <w:t xml:space="preserve"> </w:t>
      </w:r>
      <w:r>
        <w:rPr>
          <w:u w:val="single"/>
        </w:rPr>
        <w:t>to</w:t>
      </w:r>
      <w:r>
        <w:rPr>
          <w:spacing w:val="-6"/>
          <w:u w:val="single"/>
        </w:rPr>
        <w:t xml:space="preserve"> </w:t>
      </w:r>
      <w:r>
        <w:rPr>
          <w:u w:val="single"/>
        </w:rPr>
        <w:t>submit</w:t>
      </w:r>
      <w:r>
        <w:rPr>
          <w:spacing w:val="-5"/>
          <w:u w:val="single"/>
        </w:rPr>
        <w:t xml:space="preserve"> </w:t>
      </w:r>
      <w:r>
        <w:rPr>
          <w:u w:val="single"/>
        </w:rPr>
        <w:t>documentation</w:t>
      </w:r>
      <w:r>
        <w:rPr>
          <w:spacing w:val="-6"/>
          <w:u w:val="single"/>
        </w:rPr>
        <w:t xml:space="preserve"> </w:t>
      </w:r>
      <w:r>
        <w:rPr>
          <w:u w:val="single"/>
        </w:rPr>
        <w:t>to</w:t>
      </w:r>
      <w:r>
        <w:t xml:space="preserve"> </w:t>
      </w:r>
      <w:r>
        <w:rPr>
          <w:u w:val="single"/>
        </w:rPr>
        <w:t>support the claim(s) but does not request a D&amp;E session:</w:t>
      </w:r>
    </w:p>
    <w:p w14:paraId="3281447E" w14:textId="6B7C6ADD" w:rsidR="00D61D72" w:rsidRDefault="00860DAE">
      <w:pPr>
        <w:pStyle w:val="BodyText"/>
        <w:spacing w:before="15" w:line="249" w:lineRule="auto"/>
        <w:ind w:left="923" w:right="377"/>
      </w:pPr>
      <w:r>
        <w:t>The provider/supplier may have documents that would support the claim.</w:t>
      </w:r>
      <w:r>
        <w:rPr>
          <w:spacing w:val="40"/>
        </w:rPr>
        <w:t xml:space="preserve"> </w:t>
      </w:r>
      <w:r>
        <w:t xml:space="preserve">The provider/supplier is </w:t>
      </w:r>
      <w:proofErr w:type="gramStart"/>
      <w:r>
        <w:t>eligible, but</w:t>
      </w:r>
      <w:proofErr w:type="gramEnd"/>
      <w:r>
        <w:t xml:space="preserve"> declines a D&amp;E session. The provider/supplier notifies the Contractor via telephone, electronic or written communication of their request that they would like their claim</w:t>
      </w:r>
      <w:r w:rsidR="009544B4">
        <w:t>(s)</w:t>
      </w:r>
      <w:r>
        <w:t xml:space="preserve"> re-reviewed. The Contractor shall initiate the claim(s) re-review process</w:t>
      </w:r>
      <w:r>
        <w:rPr>
          <w:spacing w:val="-6"/>
        </w:rPr>
        <w:t xml:space="preserve"> </w:t>
      </w:r>
      <w:r>
        <w:t>by</w:t>
      </w:r>
      <w:r>
        <w:rPr>
          <w:spacing w:val="-8"/>
        </w:rPr>
        <w:t xml:space="preserve"> </w:t>
      </w:r>
      <w:r>
        <w:t>granting</w:t>
      </w:r>
      <w:r>
        <w:rPr>
          <w:spacing w:val="-8"/>
        </w:rPr>
        <w:t xml:space="preserve"> </w:t>
      </w:r>
      <w:r>
        <w:t>the</w:t>
      </w:r>
      <w:r>
        <w:rPr>
          <w:spacing w:val="-7"/>
        </w:rPr>
        <w:t xml:space="preserve"> </w:t>
      </w:r>
      <w:r>
        <w:t>provider/supplier</w:t>
      </w:r>
      <w:r>
        <w:rPr>
          <w:spacing w:val="-7"/>
        </w:rPr>
        <w:t xml:space="preserve"> </w:t>
      </w:r>
      <w:r>
        <w:t>the</w:t>
      </w:r>
      <w:r>
        <w:rPr>
          <w:spacing w:val="-7"/>
        </w:rPr>
        <w:t xml:space="preserve"> </w:t>
      </w:r>
      <w:r>
        <w:t>opportunity</w:t>
      </w:r>
      <w:r>
        <w:rPr>
          <w:spacing w:val="-10"/>
        </w:rPr>
        <w:t xml:space="preserve"> </w:t>
      </w:r>
      <w:r>
        <w:t>to</w:t>
      </w:r>
      <w:r>
        <w:rPr>
          <w:spacing w:val="-6"/>
        </w:rPr>
        <w:t xml:space="preserve"> </w:t>
      </w:r>
      <w:r>
        <w:t>submit</w:t>
      </w:r>
      <w:r>
        <w:rPr>
          <w:spacing w:val="-5"/>
        </w:rPr>
        <w:t xml:space="preserve"> </w:t>
      </w:r>
      <w:r>
        <w:t>the</w:t>
      </w:r>
      <w:r>
        <w:rPr>
          <w:spacing w:val="-7"/>
        </w:rPr>
        <w:t xml:space="preserve"> </w:t>
      </w:r>
      <w:r>
        <w:t>documentation</w:t>
      </w:r>
      <w:r>
        <w:rPr>
          <w:spacing w:val="-6"/>
        </w:rPr>
        <w:t xml:space="preserve"> </w:t>
      </w:r>
      <w:r>
        <w:t>within the designated timeframes, as outlined in Task #1.</w:t>
      </w:r>
    </w:p>
    <w:p w14:paraId="242D6952" w14:textId="77777777" w:rsidR="00D61D72" w:rsidRDefault="00D61D72">
      <w:pPr>
        <w:pStyle w:val="BodyText"/>
        <w:spacing w:before="6"/>
        <w:rPr>
          <w:sz w:val="26"/>
        </w:rPr>
      </w:pPr>
    </w:p>
    <w:p w14:paraId="7D2E3691" w14:textId="267DEB2F" w:rsidR="00D61D72" w:rsidRDefault="00860DAE">
      <w:pPr>
        <w:pStyle w:val="BodyText"/>
        <w:spacing w:line="247" w:lineRule="auto"/>
        <w:ind w:left="935" w:right="430" w:hanging="12"/>
      </w:pPr>
      <w:r>
        <w:t>The</w:t>
      </w:r>
      <w:r>
        <w:rPr>
          <w:spacing w:val="-7"/>
        </w:rPr>
        <w:t xml:space="preserve"> </w:t>
      </w:r>
      <w:r>
        <w:t>Contractor</w:t>
      </w:r>
      <w:r>
        <w:rPr>
          <w:spacing w:val="-7"/>
        </w:rPr>
        <w:t xml:space="preserve"> </w:t>
      </w:r>
      <w:r>
        <w:t>has</w:t>
      </w:r>
      <w:r>
        <w:rPr>
          <w:spacing w:val="-6"/>
        </w:rPr>
        <w:t xml:space="preserve"> </w:t>
      </w:r>
      <w:r>
        <w:t>the</w:t>
      </w:r>
      <w:r>
        <w:rPr>
          <w:spacing w:val="-7"/>
        </w:rPr>
        <w:t xml:space="preserve"> </w:t>
      </w:r>
      <w:r>
        <w:t>discretion,</w:t>
      </w:r>
      <w:r>
        <w:rPr>
          <w:spacing w:val="-6"/>
        </w:rPr>
        <w:t xml:space="preserve"> </w:t>
      </w:r>
      <w:r>
        <w:t>and</w:t>
      </w:r>
      <w:r>
        <w:rPr>
          <w:spacing w:val="-6"/>
        </w:rPr>
        <w:t xml:space="preserve"> </w:t>
      </w:r>
      <w:r>
        <w:t>is</w:t>
      </w:r>
      <w:r>
        <w:rPr>
          <w:spacing w:val="-6"/>
        </w:rPr>
        <w:t xml:space="preserve"> </w:t>
      </w:r>
      <w:r>
        <w:t>strongly</w:t>
      </w:r>
      <w:r>
        <w:rPr>
          <w:spacing w:val="-8"/>
        </w:rPr>
        <w:t xml:space="preserve"> </w:t>
      </w:r>
      <w:r>
        <w:t>encouraged</w:t>
      </w:r>
      <w:r>
        <w:rPr>
          <w:spacing w:val="-3"/>
        </w:rPr>
        <w:t xml:space="preserve"> </w:t>
      </w:r>
      <w:r>
        <w:t>by</w:t>
      </w:r>
      <w:r>
        <w:rPr>
          <w:spacing w:val="-10"/>
        </w:rPr>
        <w:t xml:space="preserve"> </w:t>
      </w:r>
      <w:r>
        <w:t>CMS,</w:t>
      </w:r>
      <w:r>
        <w:rPr>
          <w:spacing w:val="-6"/>
        </w:rPr>
        <w:t xml:space="preserve"> </w:t>
      </w:r>
      <w:r>
        <w:t>to</w:t>
      </w:r>
      <w:r>
        <w:rPr>
          <w:spacing w:val="-6"/>
        </w:rPr>
        <w:t xml:space="preserve"> </w:t>
      </w:r>
      <w:r>
        <w:t>grant</w:t>
      </w:r>
      <w:r>
        <w:rPr>
          <w:spacing w:val="-5"/>
        </w:rPr>
        <w:t xml:space="preserve"> </w:t>
      </w:r>
      <w:r>
        <w:t>extensions</w:t>
      </w:r>
      <w:r>
        <w:rPr>
          <w:spacing w:val="-6"/>
        </w:rPr>
        <w:t xml:space="preserve"> </w:t>
      </w:r>
      <w:r>
        <w:t>to the</w:t>
      </w:r>
      <w:r>
        <w:rPr>
          <w:spacing w:val="-7"/>
        </w:rPr>
        <w:t xml:space="preserve"> </w:t>
      </w:r>
      <w:r>
        <w:t>designated</w:t>
      </w:r>
      <w:r>
        <w:rPr>
          <w:spacing w:val="-6"/>
        </w:rPr>
        <w:t xml:space="preserve"> </w:t>
      </w:r>
      <w:r>
        <w:t>timeframes.</w:t>
      </w:r>
      <w:r>
        <w:rPr>
          <w:spacing w:val="-6"/>
        </w:rPr>
        <w:t xml:space="preserve"> </w:t>
      </w:r>
      <w:r>
        <w:t>The</w:t>
      </w:r>
      <w:r>
        <w:rPr>
          <w:spacing w:val="-7"/>
        </w:rPr>
        <w:t xml:space="preserve"> </w:t>
      </w:r>
      <w:r>
        <w:t>Contractor</w:t>
      </w:r>
      <w:r>
        <w:rPr>
          <w:spacing w:val="-7"/>
        </w:rPr>
        <w:t xml:space="preserve"> </w:t>
      </w:r>
      <w:r>
        <w:t>shall</w:t>
      </w:r>
      <w:r>
        <w:rPr>
          <w:spacing w:val="-5"/>
        </w:rPr>
        <w:t xml:space="preserve"> </w:t>
      </w:r>
      <w:r>
        <w:t>notify</w:t>
      </w:r>
      <w:r>
        <w:rPr>
          <w:spacing w:val="-10"/>
        </w:rPr>
        <w:t xml:space="preserve"> </w:t>
      </w:r>
      <w:r>
        <w:t>the</w:t>
      </w:r>
      <w:r>
        <w:rPr>
          <w:spacing w:val="-7"/>
        </w:rPr>
        <w:t xml:space="preserve"> </w:t>
      </w:r>
      <w:r>
        <w:t>provider/supplier</w:t>
      </w:r>
      <w:r>
        <w:rPr>
          <w:spacing w:val="-7"/>
        </w:rPr>
        <w:t xml:space="preserve"> </w:t>
      </w:r>
      <w:r>
        <w:t>of</w:t>
      </w:r>
      <w:r>
        <w:rPr>
          <w:spacing w:val="-6"/>
        </w:rPr>
        <w:t xml:space="preserve"> </w:t>
      </w:r>
      <w:r>
        <w:t>their</w:t>
      </w:r>
      <w:r>
        <w:rPr>
          <w:spacing w:val="-7"/>
        </w:rPr>
        <w:t xml:space="preserve"> </w:t>
      </w:r>
      <w:r>
        <w:t>intent</w:t>
      </w:r>
      <w:r>
        <w:rPr>
          <w:spacing w:val="-5"/>
        </w:rPr>
        <w:t xml:space="preserve"> </w:t>
      </w:r>
      <w:r>
        <w:t>to re-review</w:t>
      </w:r>
      <w:r>
        <w:rPr>
          <w:spacing w:val="-2"/>
        </w:rPr>
        <w:t xml:space="preserve"> </w:t>
      </w:r>
      <w:r>
        <w:t>the claim</w:t>
      </w:r>
      <w:r>
        <w:rPr>
          <w:spacing w:val="-1"/>
        </w:rPr>
        <w:t xml:space="preserve"> </w:t>
      </w:r>
      <w:r>
        <w:t>considering</w:t>
      </w:r>
      <w:r>
        <w:rPr>
          <w:spacing w:val="-4"/>
        </w:rPr>
        <w:t xml:space="preserve"> </w:t>
      </w:r>
      <w:r>
        <w:t>the</w:t>
      </w:r>
      <w:r>
        <w:rPr>
          <w:spacing w:val="-2"/>
        </w:rPr>
        <w:t xml:space="preserve"> </w:t>
      </w:r>
      <w:r>
        <w:t>received</w:t>
      </w:r>
      <w:r>
        <w:rPr>
          <w:spacing w:val="-1"/>
        </w:rPr>
        <w:t xml:space="preserve"> </w:t>
      </w:r>
      <w:r>
        <w:t>medical</w:t>
      </w:r>
      <w:r>
        <w:rPr>
          <w:spacing w:val="-1"/>
        </w:rPr>
        <w:t xml:space="preserve"> </w:t>
      </w:r>
      <w:r>
        <w:t>record</w:t>
      </w:r>
      <w:r>
        <w:rPr>
          <w:spacing w:val="-2"/>
        </w:rPr>
        <w:t xml:space="preserve"> </w:t>
      </w:r>
      <w:r>
        <w:t>documentation.</w:t>
      </w:r>
      <w:r>
        <w:rPr>
          <w:spacing w:val="38"/>
        </w:rPr>
        <w:t xml:space="preserve"> </w:t>
      </w:r>
      <w:r>
        <w:t>The</w:t>
      </w:r>
      <w:r>
        <w:rPr>
          <w:spacing w:val="-2"/>
        </w:rPr>
        <w:t xml:space="preserve"> </w:t>
      </w:r>
      <w:r>
        <w:t>Contractor shall process the claim(s) re-review in compliance with the PIM (including any future revisions of the PIM, where applicable) and with statutory, regulatory and sub</w:t>
      </w:r>
      <w:r w:rsidR="009544B4">
        <w:t>-</w:t>
      </w:r>
      <w:r>
        <w:t>regulatory coverage, coding, payment, and billing practices.</w:t>
      </w:r>
      <w:r>
        <w:rPr>
          <w:spacing w:val="40"/>
        </w:rPr>
        <w:t xml:space="preserve"> </w:t>
      </w:r>
      <w:r>
        <w:t>The Contractor shall issue a new letter containing the revised medical review findings.</w:t>
      </w:r>
    </w:p>
    <w:p w14:paraId="70F05953" w14:textId="77777777" w:rsidR="00D61D72" w:rsidRDefault="00D61D72">
      <w:pPr>
        <w:pStyle w:val="BodyText"/>
        <w:spacing w:before="4"/>
        <w:rPr>
          <w:sz w:val="27"/>
        </w:rPr>
      </w:pPr>
    </w:p>
    <w:p w14:paraId="4F9FC0B5" w14:textId="77777777" w:rsidR="00D61D72" w:rsidRDefault="00860DAE">
      <w:pPr>
        <w:pStyle w:val="BodyText"/>
        <w:spacing w:line="247" w:lineRule="auto"/>
        <w:ind w:left="935" w:right="377" w:hanging="12"/>
      </w:pPr>
      <w:r>
        <w:t>The</w:t>
      </w:r>
      <w:r>
        <w:rPr>
          <w:spacing w:val="-6"/>
        </w:rPr>
        <w:t xml:space="preserve"> </w:t>
      </w:r>
      <w:r>
        <w:t>Contractor</w:t>
      </w:r>
      <w:r>
        <w:rPr>
          <w:spacing w:val="-6"/>
        </w:rPr>
        <w:t xml:space="preserve"> </w:t>
      </w:r>
      <w:r>
        <w:t>shall</w:t>
      </w:r>
      <w:r>
        <w:rPr>
          <w:spacing w:val="-5"/>
        </w:rPr>
        <w:t xml:space="preserve"> </w:t>
      </w:r>
      <w:r>
        <w:t>notify</w:t>
      </w:r>
      <w:r>
        <w:rPr>
          <w:spacing w:val="-10"/>
        </w:rPr>
        <w:t xml:space="preserve"> </w:t>
      </w:r>
      <w:r>
        <w:t>CMS</w:t>
      </w:r>
      <w:r>
        <w:rPr>
          <w:spacing w:val="-5"/>
        </w:rPr>
        <w:t xml:space="preserve"> </w:t>
      </w:r>
      <w:r>
        <w:t>in</w:t>
      </w:r>
      <w:r>
        <w:rPr>
          <w:spacing w:val="-5"/>
        </w:rPr>
        <w:t xml:space="preserve"> </w:t>
      </w:r>
      <w:r>
        <w:t>the</w:t>
      </w:r>
      <w:r>
        <w:rPr>
          <w:spacing w:val="-6"/>
        </w:rPr>
        <w:t xml:space="preserve"> </w:t>
      </w:r>
      <w:r>
        <w:t>Monthly</w:t>
      </w:r>
      <w:r>
        <w:rPr>
          <w:spacing w:val="-10"/>
        </w:rPr>
        <w:t xml:space="preserve"> </w:t>
      </w:r>
      <w:r>
        <w:t>Status</w:t>
      </w:r>
      <w:r>
        <w:rPr>
          <w:spacing w:val="-5"/>
        </w:rPr>
        <w:t xml:space="preserve"> </w:t>
      </w:r>
      <w:r>
        <w:t>Report</w:t>
      </w:r>
      <w:r>
        <w:rPr>
          <w:spacing w:val="-5"/>
        </w:rPr>
        <w:t xml:space="preserve"> </w:t>
      </w:r>
      <w:r>
        <w:t>of</w:t>
      </w:r>
      <w:r>
        <w:rPr>
          <w:spacing w:val="-6"/>
        </w:rPr>
        <w:t xml:space="preserve"> </w:t>
      </w:r>
      <w:r>
        <w:t>the</w:t>
      </w:r>
      <w:r>
        <w:rPr>
          <w:spacing w:val="-6"/>
        </w:rPr>
        <w:t xml:space="preserve"> </w:t>
      </w:r>
      <w:r>
        <w:t>number</w:t>
      </w:r>
      <w:r>
        <w:rPr>
          <w:spacing w:val="-6"/>
        </w:rPr>
        <w:t xml:space="preserve"> </w:t>
      </w:r>
      <w:r>
        <w:t>of</w:t>
      </w:r>
      <w:r>
        <w:rPr>
          <w:spacing w:val="-6"/>
        </w:rPr>
        <w:t xml:space="preserve"> </w:t>
      </w:r>
      <w:r>
        <w:t>claims rereviewed with submission of additional documentation.</w:t>
      </w:r>
    </w:p>
    <w:p w14:paraId="3EB0CDD3" w14:textId="77777777" w:rsidR="00D61D72" w:rsidRDefault="00D61D72">
      <w:pPr>
        <w:pStyle w:val="BodyText"/>
        <w:spacing w:before="11"/>
        <w:rPr>
          <w:sz w:val="26"/>
        </w:rPr>
      </w:pPr>
    </w:p>
    <w:p w14:paraId="1FD4EAFA" w14:textId="77777777" w:rsidR="00D61D72" w:rsidRDefault="00860DAE">
      <w:pPr>
        <w:pStyle w:val="BodyText"/>
        <w:ind w:left="923"/>
      </w:pPr>
      <w:r>
        <w:rPr>
          <w:u w:val="single"/>
        </w:rPr>
        <w:t>Re-Review</w:t>
      </w:r>
      <w:r>
        <w:rPr>
          <w:spacing w:val="-8"/>
          <w:u w:val="single"/>
        </w:rPr>
        <w:t xml:space="preserve"> </w:t>
      </w:r>
      <w:r>
        <w:rPr>
          <w:u w:val="single"/>
        </w:rPr>
        <w:t>Due</w:t>
      </w:r>
      <w:r>
        <w:rPr>
          <w:spacing w:val="-3"/>
          <w:u w:val="single"/>
        </w:rPr>
        <w:t xml:space="preserve"> </w:t>
      </w:r>
      <w:r>
        <w:rPr>
          <w:u w:val="single"/>
        </w:rPr>
        <w:t>To</w:t>
      </w:r>
      <w:r>
        <w:rPr>
          <w:spacing w:val="-5"/>
          <w:u w:val="single"/>
        </w:rPr>
        <w:t xml:space="preserve"> </w:t>
      </w:r>
      <w:r>
        <w:rPr>
          <w:u w:val="single"/>
        </w:rPr>
        <w:t>No</w:t>
      </w:r>
      <w:r>
        <w:rPr>
          <w:spacing w:val="-3"/>
          <w:u w:val="single"/>
        </w:rPr>
        <w:t xml:space="preserve"> </w:t>
      </w:r>
      <w:r>
        <w:rPr>
          <w:u w:val="single"/>
        </w:rPr>
        <w:t>Documentation</w:t>
      </w:r>
      <w:r>
        <w:rPr>
          <w:spacing w:val="-4"/>
          <w:u w:val="single"/>
        </w:rPr>
        <w:t xml:space="preserve"> </w:t>
      </w:r>
      <w:r>
        <w:rPr>
          <w:spacing w:val="-2"/>
          <w:u w:val="single"/>
        </w:rPr>
        <w:t>Received:</w:t>
      </w:r>
    </w:p>
    <w:p w14:paraId="46472BB2" w14:textId="77777777" w:rsidR="00D61D72" w:rsidRDefault="00860DAE">
      <w:pPr>
        <w:pStyle w:val="BodyText"/>
        <w:spacing w:before="22" w:line="247" w:lineRule="auto"/>
        <w:ind w:left="935" w:right="420" w:hanging="12"/>
      </w:pPr>
      <w:r>
        <w:t>The Contractor shall accept requests for re-review from providers/suppliers when they have had claims denied for non-response to the ADR. The provider/supplier notifies the Contractor via telephone, electronic or written communication of their request that they would like their claim re-reviewed. The Contractor shall initiate the claim(s) re-review process</w:t>
      </w:r>
      <w:r>
        <w:rPr>
          <w:spacing w:val="-6"/>
        </w:rPr>
        <w:t xml:space="preserve"> </w:t>
      </w:r>
      <w:r>
        <w:t>by</w:t>
      </w:r>
      <w:r>
        <w:rPr>
          <w:spacing w:val="-11"/>
        </w:rPr>
        <w:t xml:space="preserve"> </w:t>
      </w:r>
      <w:r>
        <w:t>granting</w:t>
      </w:r>
      <w:r>
        <w:rPr>
          <w:spacing w:val="-11"/>
        </w:rPr>
        <w:t xml:space="preserve"> </w:t>
      </w:r>
      <w:r>
        <w:t>the</w:t>
      </w:r>
      <w:r>
        <w:rPr>
          <w:spacing w:val="-9"/>
        </w:rPr>
        <w:t xml:space="preserve"> </w:t>
      </w:r>
      <w:r>
        <w:t>provider/supplier</w:t>
      </w:r>
      <w:r>
        <w:rPr>
          <w:spacing w:val="-9"/>
        </w:rPr>
        <w:t xml:space="preserve"> </w:t>
      </w:r>
      <w:r>
        <w:t>the</w:t>
      </w:r>
      <w:r>
        <w:rPr>
          <w:spacing w:val="-7"/>
        </w:rPr>
        <w:t xml:space="preserve"> </w:t>
      </w:r>
      <w:r>
        <w:t>opportunity</w:t>
      </w:r>
      <w:r>
        <w:rPr>
          <w:spacing w:val="-10"/>
        </w:rPr>
        <w:t xml:space="preserve"> </w:t>
      </w:r>
      <w:r>
        <w:t>to</w:t>
      </w:r>
      <w:r>
        <w:rPr>
          <w:spacing w:val="-6"/>
        </w:rPr>
        <w:t xml:space="preserve"> </w:t>
      </w:r>
      <w:r>
        <w:t>submit</w:t>
      </w:r>
      <w:r>
        <w:rPr>
          <w:spacing w:val="-8"/>
        </w:rPr>
        <w:t xml:space="preserve"> </w:t>
      </w:r>
      <w:r>
        <w:t>the</w:t>
      </w:r>
      <w:r>
        <w:rPr>
          <w:spacing w:val="-9"/>
        </w:rPr>
        <w:t xml:space="preserve"> </w:t>
      </w:r>
      <w:r>
        <w:t>documentation</w:t>
      </w:r>
      <w:r>
        <w:rPr>
          <w:spacing w:val="-6"/>
        </w:rPr>
        <w:t xml:space="preserve"> </w:t>
      </w:r>
      <w:r>
        <w:t>within the designated timeframes, as outlined in Task #1, under D&amp;E.</w:t>
      </w:r>
    </w:p>
    <w:p w14:paraId="33643251" w14:textId="77777777" w:rsidR="00D61D72" w:rsidRDefault="00D61D72">
      <w:pPr>
        <w:pStyle w:val="BodyText"/>
        <w:spacing w:before="2"/>
        <w:rPr>
          <w:sz w:val="27"/>
        </w:rPr>
      </w:pPr>
    </w:p>
    <w:p w14:paraId="25EB216C" w14:textId="3B8FD446" w:rsidR="00D61D72" w:rsidRDefault="00860DAE">
      <w:pPr>
        <w:pStyle w:val="BodyText"/>
        <w:spacing w:line="247" w:lineRule="auto"/>
        <w:ind w:left="935" w:right="430" w:hanging="12"/>
      </w:pPr>
      <w:r>
        <w:t>The</w:t>
      </w:r>
      <w:r>
        <w:rPr>
          <w:spacing w:val="-7"/>
        </w:rPr>
        <w:t xml:space="preserve"> </w:t>
      </w:r>
      <w:r>
        <w:t>Contractor</w:t>
      </w:r>
      <w:r>
        <w:rPr>
          <w:spacing w:val="-7"/>
        </w:rPr>
        <w:t xml:space="preserve"> </w:t>
      </w:r>
      <w:r>
        <w:t>has</w:t>
      </w:r>
      <w:r>
        <w:rPr>
          <w:spacing w:val="-6"/>
        </w:rPr>
        <w:t xml:space="preserve"> </w:t>
      </w:r>
      <w:r>
        <w:t>the</w:t>
      </w:r>
      <w:r>
        <w:rPr>
          <w:spacing w:val="-7"/>
        </w:rPr>
        <w:t xml:space="preserve"> </w:t>
      </w:r>
      <w:r>
        <w:t>discretion,</w:t>
      </w:r>
      <w:r>
        <w:rPr>
          <w:spacing w:val="-6"/>
        </w:rPr>
        <w:t xml:space="preserve"> </w:t>
      </w:r>
      <w:r>
        <w:t>and</w:t>
      </w:r>
      <w:r>
        <w:rPr>
          <w:spacing w:val="-6"/>
        </w:rPr>
        <w:t xml:space="preserve"> </w:t>
      </w:r>
      <w:r>
        <w:t>is</w:t>
      </w:r>
      <w:r>
        <w:rPr>
          <w:spacing w:val="-6"/>
        </w:rPr>
        <w:t xml:space="preserve"> </w:t>
      </w:r>
      <w:r>
        <w:t>strongly</w:t>
      </w:r>
      <w:r>
        <w:rPr>
          <w:spacing w:val="-8"/>
        </w:rPr>
        <w:t xml:space="preserve"> </w:t>
      </w:r>
      <w:r>
        <w:t>encouraged</w:t>
      </w:r>
      <w:r>
        <w:rPr>
          <w:spacing w:val="-3"/>
        </w:rPr>
        <w:t xml:space="preserve"> </w:t>
      </w:r>
      <w:r>
        <w:t>by</w:t>
      </w:r>
      <w:r>
        <w:rPr>
          <w:spacing w:val="-10"/>
        </w:rPr>
        <w:t xml:space="preserve"> </w:t>
      </w:r>
      <w:r>
        <w:t>CMS,</w:t>
      </w:r>
      <w:r>
        <w:rPr>
          <w:spacing w:val="-6"/>
        </w:rPr>
        <w:t xml:space="preserve"> </w:t>
      </w:r>
      <w:r>
        <w:t>to</w:t>
      </w:r>
      <w:r>
        <w:rPr>
          <w:spacing w:val="-6"/>
        </w:rPr>
        <w:t xml:space="preserve"> </w:t>
      </w:r>
      <w:r>
        <w:t>grant</w:t>
      </w:r>
      <w:r>
        <w:rPr>
          <w:spacing w:val="-5"/>
        </w:rPr>
        <w:t xml:space="preserve"> </w:t>
      </w:r>
      <w:r>
        <w:t>extensions</w:t>
      </w:r>
      <w:r>
        <w:rPr>
          <w:spacing w:val="-6"/>
        </w:rPr>
        <w:t xml:space="preserve"> </w:t>
      </w:r>
      <w:r>
        <w:t>to the</w:t>
      </w:r>
      <w:r>
        <w:rPr>
          <w:spacing w:val="-7"/>
        </w:rPr>
        <w:t xml:space="preserve"> </w:t>
      </w:r>
      <w:r>
        <w:t>designated</w:t>
      </w:r>
      <w:r>
        <w:rPr>
          <w:spacing w:val="-6"/>
        </w:rPr>
        <w:t xml:space="preserve"> </w:t>
      </w:r>
      <w:r>
        <w:t>timeframes.</w:t>
      </w:r>
      <w:r>
        <w:rPr>
          <w:spacing w:val="-6"/>
        </w:rPr>
        <w:t xml:space="preserve"> </w:t>
      </w:r>
      <w:r>
        <w:t>The</w:t>
      </w:r>
      <w:r>
        <w:rPr>
          <w:spacing w:val="-7"/>
        </w:rPr>
        <w:t xml:space="preserve"> </w:t>
      </w:r>
      <w:r>
        <w:t>Contractor</w:t>
      </w:r>
      <w:r>
        <w:rPr>
          <w:spacing w:val="-7"/>
        </w:rPr>
        <w:t xml:space="preserve"> </w:t>
      </w:r>
      <w:r>
        <w:t>shall</w:t>
      </w:r>
      <w:r>
        <w:rPr>
          <w:spacing w:val="-5"/>
        </w:rPr>
        <w:t xml:space="preserve"> </w:t>
      </w:r>
      <w:r>
        <w:t>notify</w:t>
      </w:r>
      <w:r>
        <w:rPr>
          <w:spacing w:val="-10"/>
        </w:rPr>
        <w:t xml:space="preserve"> </w:t>
      </w:r>
      <w:r>
        <w:t>the</w:t>
      </w:r>
      <w:r>
        <w:rPr>
          <w:spacing w:val="-7"/>
        </w:rPr>
        <w:t xml:space="preserve"> </w:t>
      </w:r>
      <w:r>
        <w:t>provider/supplier</w:t>
      </w:r>
      <w:r>
        <w:rPr>
          <w:spacing w:val="-7"/>
        </w:rPr>
        <w:t xml:space="preserve"> </w:t>
      </w:r>
      <w:r>
        <w:t>of</w:t>
      </w:r>
      <w:r>
        <w:rPr>
          <w:spacing w:val="-6"/>
        </w:rPr>
        <w:t xml:space="preserve"> </w:t>
      </w:r>
      <w:r>
        <w:t>their</w:t>
      </w:r>
      <w:r>
        <w:rPr>
          <w:spacing w:val="-7"/>
        </w:rPr>
        <w:t xml:space="preserve"> </w:t>
      </w:r>
      <w:r>
        <w:t>intent</w:t>
      </w:r>
      <w:r>
        <w:rPr>
          <w:spacing w:val="-5"/>
        </w:rPr>
        <w:t xml:space="preserve"> </w:t>
      </w:r>
      <w:r>
        <w:t>to re-review</w:t>
      </w:r>
      <w:r>
        <w:rPr>
          <w:spacing w:val="-2"/>
        </w:rPr>
        <w:t xml:space="preserve"> </w:t>
      </w:r>
      <w:r>
        <w:t>the claim</w:t>
      </w:r>
      <w:r>
        <w:rPr>
          <w:spacing w:val="-1"/>
        </w:rPr>
        <w:t xml:space="preserve"> </w:t>
      </w:r>
      <w:r>
        <w:t>considering</w:t>
      </w:r>
      <w:r>
        <w:rPr>
          <w:spacing w:val="-4"/>
        </w:rPr>
        <w:t xml:space="preserve"> </w:t>
      </w:r>
      <w:r>
        <w:t>the</w:t>
      </w:r>
      <w:r>
        <w:rPr>
          <w:spacing w:val="-2"/>
        </w:rPr>
        <w:t xml:space="preserve"> </w:t>
      </w:r>
      <w:r>
        <w:t>received</w:t>
      </w:r>
      <w:r>
        <w:rPr>
          <w:spacing w:val="-1"/>
        </w:rPr>
        <w:t xml:space="preserve"> </w:t>
      </w:r>
      <w:r>
        <w:t>medical</w:t>
      </w:r>
      <w:r>
        <w:rPr>
          <w:spacing w:val="-1"/>
        </w:rPr>
        <w:t xml:space="preserve"> </w:t>
      </w:r>
      <w:r>
        <w:t>record</w:t>
      </w:r>
      <w:r>
        <w:rPr>
          <w:spacing w:val="-2"/>
        </w:rPr>
        <w:t xml:space="preserve"> </w:t>
      </w:r>
      <w:r>
        <w:t>documentation.</w:t>
      </w:r>
      <w:r>
        <w:rPr>
          <w:spacing w:val="38"/>
        </w:rPr>
        <w:t xml:space="preserve"> </w:t>
      </w:r>
      <w:r>
        <w:t>The</w:t>
      </w:r>
      <w:r>
        <w:rPr>
          <w:spacing w:val="-2"/>
        </w:rPr>
        <w:t xml:space="preserve"> </w:t>
      </w:r>
      <w:r>
        <w:t>Contractor shall process the claim(s) re-review in compliance with the PIM (including any future revisions of the PIM, where applicable) and with statutory, regulatory and sub</w:t>
      </w:r>
      <w:r w:rsidR="009544B4">
        <w:t>-</w:t>
      </w:r>
      <w:r>
        <w:t>regulatory coverage, coding, payment, and billing practices.</w:t>
      </w:r>
      <w:r>
        <w:rPr>
          <w:spacing w:val="40"/>
        </w:rPr>
        <w:t xml:space="preserve"> </w:t>
      </w:r>
      <w:r>
        <w:t>The Contractor shall issue a new letter containing the revised medical review findings.</w:t>
      </w:r>
    </w:p>
    <w:p w14:paraId="486DF776" w14:textId="77777777" w:rsidR="00D61D72" w:rsidRDefault="00D61D72">
      <w:pPr>
        <w:pStyle w:val="BodyText"/>
        <w:spacing w:before="4"/>
        <w:rPr>
          <w:sz w:val="27"/>
        </w:rPr>
      </w:pPr>
    </w:p>
    <w:p w14:paraId="3DBB51CB" w14:textId="52F267DF" w:rsidR="00D61D72" w:rsidRDefault="00860DAE">
      <w:pPr>
        <w:pStyle w:val="BodyText"/>
        <w:spacing w:line="247" w:lineRule="auto"/>
        <w:ind w:left="935" w:right="377" w:hanging="12"/>
      </w:pPr>
      <w:r>
        <w:t>The</w:t>
      </w:r>
      <w:r>
        <w:rPr>
          <w:spacing w:val="-6"/>
        </w:rPr>
        <w:t xml:space="preserve"> </w:t>
      </w:r>
      <w:r>
        <w:t>Contractor</w:t>
      </w:r>
      <w:r>
        <w:rPr>
          <w:spacing w:val="-6"/>
        </w:rPr>
        <w:t xml:space="preserve"> </w:t>
      </w:r>
      <w:r>
        <w:t>shall</w:t>
      </w:r>
      <w:r>
        <w:rPr>
          <w:spacing w:val="-5"/>
        </w:rPr>
        <w:t xml:space="preserve"> </w:t>
      </w:r>
      <w:r>
        <w:t>notify</w:t>
      </w:r>
      <w:r>
        <w:rPr>
          <w:spacing w:val="-10"/>
        </w:rPr>
        <w:t xml:space="preserve"> </w:t>
      </w:r>
      <w:r>
        <w:t>CMS</w:t>
      </w:r>
      <w:r>
        <w:rPr>
          <w:spacing w:val="-5"/>
        </w:rPr>
        <w:t xml:space="preserve"> </w:t>
      </w:r>
      <w:r>
        <w:t>in</w:t>
      </w:r>
      <w:r>
        <w:rPr>
          <w:spacing w:val="-5"/>
        </w:rPr>
        <w:t xml:space="preserve"> </w:t>
      </w:r>
      <w:r>
        <w:t>the</w:t>
      </w:r>
      <w:r>
        <w:rPr>
          <w:spacing w:val="-6"/>
        </w:rPr>
        <w:t xml:space="preserve"> </w:t>
      </w:r>
      <w:r>
        <w:t>Monthly</w:t>
      </w:r>
      <w:r>
        <w:rPr>
          <w:spacing w:val="-10"/>
        </w:rPr>
        <w:t xml:space="preserve"> </w:t>
      </w:r>
      <w:r>
        <w:t>Status</w:t>
      </w:r>
      <w:r>
        <w:rPr>
          <w:spacing w:val="-5"/>
        </w:rPr>
        <w:t xml:space="preserve"> </w:t>
      </w:r>
      <w:r>
        <w:t>Report</w:t>
      </w:r>
      <w:r>
        <w:rPr>
          <w:spacing w:val="-5"/>
        </w:rPr>
        <w:t xml:space="preserve"> </w:t>
      </w:r>
      <w:r>
        <w:t>of</w:t>
      </w:r>
      <w:r>
        <w:rPr>
          <w:spacing w:val="-6"/>
        </w:rPr>
        <w:t xml:space="preserve"> </w:t>
      </w:r>
      <w:r>
        <w:t>the</w:t>
      </w:r>
      <w:r>
        <w:rPr>
          <w:spacing w:val="-6"/>
        </w:rPr>
        <w:t xml:space="preserve"> </w:t>
      </w:r>
      <w:r>
        <w:t>number</w:t>
      </w:r>
      <w:r>
        <w:rPr>
          <w:spacing w:val="-6"/>
        </w:rPr>
        <w:t xml:space="preserve"> </w:t>
      </w:r>
      <w:r>
        <w:t>of</w:t>
      </w:r>
      <w:r>
        <w:rPr>
          <w:spacing w:val="-6"/>
        </w:rPr>
        <w:t xml:space="preserve"> </w:t>
      </w:r>
      <w:r>
        <w:t>claims Re</w:t>
      </w:r>
      <w:r w:rsidR="009544B4">
        <w:t>-</w:t>
      </w:r>
      <w:r>
        <w:t>Review Due To No Documentation Received.</w:t>
      </w:r>
    </w:p>
    <w:p w14:paraId="563DB01D" w14:textId="77777777" w:rsidR="00D61D72" w:rsidRDefault="00D61D72">
      <w:pPr>
        <w:pStyle w:val="BodyText"/>
        <w:spacing w:before="1"/>
        <w:rPr>
          <w:sz w:val="27"/>
        </w:rPr>
      </w:pPr>
    </w:p>
    <w:p w14:paraId="179A1A6F" w14:textId="77777777" w:rsidR="00D61D72" w:rsidRDefault="00860DAE">
      <w:pPr>
        <w:pStyle w:val="BodyText"/>
        <w:spacing w:before="1" w:line="256" w:lineRule="auto"/>
        <w:ind w:left="923" w:right="377"/>
      </w:pPr>
      <w:r>
        <w:rPr>
          <w:u w:val="single"/>
        </w:rPr>
        <w:t>When</w:t>
      </w:r>
      <w:r>
        <w:rPr>
          <w:spacing w:val="-6"/>
          <w:u w:val="single"/>
        </w:rPr>
        <w:t xml:space="preserve"> </w:t>
      </w:r>
      <w:r>
        <w:rPr>
          <w:u w:val="single"/>
        </w:rPr>
        <w:t>the</w:t>
      </w:r>
      <w:r>
        <w:rPr>
          <w:spacing w:val="-9"/>
          <w:u w:val="single"/>
        </w:rPr>
        <w:t xml:space="preserve"> </w:t>
      </w:r>
      <w:r>
        <w:rPr>
          <w:u w:val="single"/>
        </w:rPr>
        <w:t>provider/supplier</w:t>
      </w:r>
      <w:r>
        <w:rPr>
          <w:spacing w:val="-9"/>
          <w:u w:val="single"/>
        </w:rPr>
        <w:t xml:space="preserve"> </w:t>
      </w:r>
      <w:r>
        <w:rPr>
          <w:u w:val="single"/>
        </w:rPr>
        <w:t>contacts</w:t>
      </w:r>
      <w:r>
        <w:rPr>
          <w:spacing w:val="-6"/>
          <w:u w:val="single"/>
        </w:rPr>
        <w:t xml:space="preserve"> </w:t>
      </w:r>
      <w:r>
        <w:rPr>
          <w:u w:val="single"/>
        </w:rPr>
        <w:t>the</w:t>
      </w:r>
      <w:r>
        <w:rPr>
          <w:spacing w:val="-9"/>
          <w:u w:val="single"/>
        </w:rPr>
        <w:t xml:space="preserve"> </w:t>
      </w:r>
      <w:r>
        <w:rPr>
          <w:u w:val="single"/>
        </w:rPr>
        <w:t>MAC</w:t>
      </w:r>
      <w:r>
        <w:rPr>
          <w:spacing w:val="-5"/>
          <w:u w:val="single"/>
        </w:rPr>
        <w:t xml:space="preserve"> </w:t>
      </w:r>
      <w:r>
        <w:rPr>
          <w:u w:val="single"/>
        </w:rPr>
        <w:t>after</w:t>
      </w:r>
      <w:r>
        <w:rPr>
          <w:spacing w:val="-9"/>
          <w:u w:val="single"/>
        </w:rPr>
        <w:t xml:space="preserve"> </w:t>
      </w:r>
      <w:r>
        <w:rPr>
          <w:u w:val="single"/>
        </w:rPr>
        <w:t>receiving</w:t>
      </w:r>
      <w:r>
        <w:rPr>
          <w:spacing w:val="-11"/>
          <w:u w:val="single"/>
        </w:rPr>
        <w:t xml:space="preserve"> </w:t>
      </w:r>
      <w:r>
        <w:rPr>
          <w:u w:val="single"/>
        </w:rPr>
        <w:t>the</w:t>
      </w:r>
      <w:r>
        <w:rPr>
          <w:spacing w:val="-7"/>
          <w:u w:val="single"/>
        </w:rPr>
        <w:t xml:space="preserve"> </w:t>
      </w:r>
      <w:r>
        <w:rPr>
          <w:u w:val="single"/>
        </w:rPr>
        <w:t>demand</w:t>
      </w:r>
      <w:r>
        <w:rPr>
          <w:spacing w:val="-6"/>
          <w:u w:val="single"/>
        </w:rPr>
        <w:t xml:space="preserve"> </w:t>
      </w:r>
      <w:r>
        <w:rPr>
          <w:u w:val="single"/>
        </w:rPr>
        <w:t>letter</w:t>
      </w:r>
      <w:r>
        <w:rPr>
          <w:spacing w:val="-9"/>
          <w:u w:val="single"/>
        </w:rPr>
        <w:t xml:space="preserve"> </w:t>
      </w:r>
      <w:r>
        <w:rPr>
          <w:u w:val="single"/>
        </w:rPr>
        <w:t>from</w:t>
      </w:r>
      <w:r>
        <w:rPr>
          <w:spacing w:val="-5"/>
          <w:u w:val="single"/>
        </w:rPr>
        <w:t xml:space="preserve"> </w:t>
      </w:r>
      <w:r>
        <w:rPr>
          <w:u w:val="single"/>
        </w:rPr>
        <w:t>the</w:t>
      </w:r>
      <w:r>
        <w:t xml:space="preserve"> </w:t>
      </w:r>
      <w:r>
        <w:rPr>
          <w:spacing w:val="-4"/>
          <w:u w:val="single"/>
        </w:rPr>
        <w:t>MAC:</w:t>
      </w:r>
    </w:p>
    <w:p w14:paraId="678A6D8B" w14:textId="77777777" w:rsidR="00C938F6" w:rsidRDefault="00860DAE" w:rsidP="00C938F6">
      <w:pPr>
        <w:pStyle w:val="BodyText"/>
        <w:spacing w:line="247" w:lineRule="auto"/>
        <w:ind w:left="935" w:right="377" w:hanging="12"/>
      </w:pPr>
      <w:r>
        <w:t>The</w:t>
      </w:r>
      <w:r>
        <w:rPr>
          <w:spacing w:val="-7"/>
        </w:rPr>
        <w:t xml:space="preserve"> </w:t>
      </w:r>
      <w:r>
        <w:t>Contractor</w:t>
      </w:r>
      <w:r>
        <w:rPr>
          <w:spacing w:val="-7"/>
        </w:rPr>
        <w:t xml:space="preserve"> </w:t>
      </w:r>
      <w:r>
        <w:t>shall</w:t>
      </w:r>
      <w:r>
        <w:rPr>
          <w:spacing w:val="-5"/>
        </w:rPr>
        <w:t xml:space="preserve"> </w:t>
      </w:r>
      <w:r>
        <w:t>accept</w:t>
      </w:r>
      <w:r>
        <w:rPr>
          <w:spacing w:val="-5"/>
        </w:rPr>
        <w:t xml:space="preserve"> </w:t>
      </w:r>
      <w:r>
        <w:t>the</w:t>
      </w:r>
      <w:r>
        <w:rPr>
          <w:spacing w:val="-7"/>
        </w:rPr>
        <w:t xml:space="preserve"> </w:t>
      </w:r>
      <w:r>
        <w:t>request(s)</w:t>
      </w:r>
      <w:r>
        <w:rPr>
          <w:spacing w:val="-7"/>
        </w:rPr>
        <w:t xml:space="preserve"> </w:t>
      </w:r>
      <w:r>
        <w:t>for</w:t>
      </w:r>
      <w:r>
        <w:rPr>
          <w:spacing w:val="-4"/>
        </w:rPr>
        <w:t xml:space="preserve"> </w:t>
      </w:r>
      <w:r>
        <w:t>claim(s)</w:t>
      </w:r>
      <w:r>
        <w:rPr>
          <w:spacing w:val="-7"/>
        </w:rPr>
        <w:t xml:space="preserve"> </w:t>
      </w:r>
      <w:r>
        <w:t>re-review</w:t>
      </w:r>
      <w:r>
        <w:rPr>
          <w:spacing w:val="-6"/>
        </w:rPr>
        <w:t xml:space="preserve"> </w:t>
      </w:r>
      <w:r>
        <w:t>directly</w:t>
      </w:r>
      <w:r>
        <w:rPr>
          <w:spacing w:val="-10"/>
        </w:rPr>
        <w:t xml:space="preserve"> </w:t>
      </w:r>
      <w:r>
        <w:t>from</w:t>
      </w:r>
      <w:r>
        <w:rPr>
          <w:spacing w:val="-5"/>
        </w:rPr>
        <w:t xml:space="preserve"> </w:t>
      </w:r>
      <w:r>
        <w:t>the</w:t>
      </w:r>
      <w:r>
        <w:rPr>
          <w:spacing w:val="-7"/>
        </w:rPr>
        <w:t xml:space="preserve"> </w:t>
      </w:r>
      <w:r>
        <w:t>MAC</w:t>
      </w:r>
      <w:r>
        <w:rPr>
          <w:spacing w:val="-5"/>
        </w:rPr>
        <w:t xml:space="preserve"> </w:t>
      </w:r>
      <w:r>
        <w:t>for</w:t>
      </w:r>
      <w:r>
        <w:rPr>
          <w:spacing w:val="-7"/>
        </w:rPr>
        <w:t xml:space="preserve"> </w:t>
      </w:r>
      <w:r>
        <w:t>a claim originally recommended for denial by the Contractor for no response to the ADR.</w:t>
      </w:r>
    </w:p>
    <w:p w14:paraId="4D379C04" w14:textId="77777777" w:rsidR="00C938F6" w:rsidRDefault="00C938F6" w:rsidP="00C938F6">
      <w:pPr>
        <w:pStyle w:val="BodyText"/>
        <w:spacing w:line="247" w:lineRule="auto"/>
        <w:ind w:left="935" w:right="377" w:hanging="12"/>
      </w:pPr>
    </w:p>
    <w:p w14:paraId="2E91B1FC" w14:textId="44996EAC" w:rsidR="00D61D72" w:rsidRDefault="00860DAE" w:rsidP="00C938F6">
      <w:pPr>
        <w:pStyle w:val="BodyText"/>
        <w:spacing w:line="247" w:lineRule="auto"/>
        <w:ind w:left="935" w:right="377" w:hanging="12"/>
      </w:pPr>
      <w:r>
        <w:t>In cases where the MAC requests a claim(s) re-review, the Contractor shall respond to the MAC with a point of contact to securely submit the medical documentation. Upon receipt of the</w:t>
      </w:r>
      <w:r>
        <w:rPr>
          <w:spacing w:val="-9"/>
        </w:rPr>
        <w:t xml:space="preserve"> </w:t>
      </w:r>
      <w:r>
        <w:t>medical</w:t>
      </w:r>
      <w:r>
        <w:rPr>
          <w:spacing w:val="-8"/>
        </w:rPr>
        <w:t xml:space="preserve"> </w:t>
      </w:r>
      <w:r>
        <w:t>documentation,</w:t>
      </w:r>
      <w:r>
        <w:rPr>
          <w:spacing w:val="-8"/>
        </w:rPr>
        <w:t xml:space="preserve"> </w:t>
      </w:r>
      <w:r>
        <w:t>the</w:t>
      </w:r>
      <w:r>
        <w:rPr>
          <w:spacing w:val="-9"/>
        </w:rPr>
        <w:t xml:space="preserve"> </w:t>
      </w:r>
      <w:r>
        <w:t>Contractor</w:t>
      </w:r>
      <w:r>
        <w:rPr>
          <w:spacing w:val="-9"/>
        </w:rPr>
        <w:t xml:space="preserve"> </w:t>
      </w:r>
      <w:r>
        <w:t>shall</w:t>
      </w:r>
      <w:r>
        <w:rPr>
          <w:spacing w:val="-8"/>
        </w:rPr>
        <w:t xml:space="preserve"> </w:t>
      </w:r>
      <w:r>
        <w:t>process</w:t>
      </w:r>
      <w:r>
        <w:rPr>
          <w:spacing w:val="-8"/>
        </w:rPr>
        <w:t xml:space="preserve"> </w:t>
      </w:r>
      <w:r>
        <w:t>the</w:t>
      </w:r>
      <w:r>
        <w:rPr>
          <w:spacing w:val="-7"/>
        </w:rPr>
        <w:t xml:space="preserve"> </w:t>
      </w:r>
      <w:r>
        <w:t>claim(s)</w:t>
      </w:r>
      <w:r>
        <w:rPr>
          <w:spacing w:val="-9"/>
        </w:rPr>
        <w:t xml:space="preserve"> </w:t>
      </w:r>
      <w:r>
        <w:t>re-review</w:t>
      </w:r>
      <w:r>
        <w:rPr>
          <w:spacing w:val="-9"/>
        </w:rPr>
        <w:t xml:space="preserve"> </w:t>
      </w:r>
      <w:r>
        <w:t>in</w:t>
      </w:r>
      <w:r>
        <w:rPr>
          <w:spacing w:val="-8"/>
        </w:rPr>
        <w:t xml:space="preserve"> </w:t>
      </w:r>
      <w:r>
        <w:t>compliance with the PIM (including any future revisions of the PIM, where applicable) regarding MAC re-openings</w:t>
      </w:r>
      <w:r>
        <w:rPr>
          <w:spacing w:val="-4"/>
        </w:rPr>
        <w:t xml:space="preserve"> </w:t>
      </w:r>
      <w:r>
        <w:t>and</w:t>
      </w:r>
      <w:r>
        <w:rPr>
          <w:spacing w:val="-4"/>
        </w:rPr>
        <w:t xml:space="preserve"> </w:t>
      </w:r>
      <w:r>
        <w:t>with</w:t>
      </w:r>
      <w:r>
        <w:rPr>
          <w:spacing w:val="-4"/>
        </w:rPr>
        <w:t xml:space="preserve"> </w:t>
      </w:r>
      <w:r>
        <w:t>statutory,</w:t>
      </w:r>
      <w:r>
        <w:rPr>
          <w:spacing w:val="-4"/>
        </w:rPr>
        <w:t xml:space="preserve"> </w:t>
      </w:r>
      <w:r>
        <w:t>regulatory</w:t>
      </w:r>
      <w:r>
        <w:rPr>
          <w:spacing w:val="-7"/>
        </w:rPr>
        <w:t xml:space="preserve"> </w:t>
      </w:r>
      <w:r>
        <w:t>and</w:t>
      </w:r>
      <w:r>
        <w:rPr>
          <w:spacing w:val="-4"/>
        </w:rPr>
        <w:t xml:space="preserve"> </w:t>
      </w:r>
      <w:r>
        <w:t>sub</w:t>
      </w:r>
      <w:r w:rsidR="009544B4">
        <w:t>-</w:t>
      </w:r>
      <w:r>
        <w:t>regulatory</w:t>
      </w:r>
      <w:r>
        <w:rPr>
          <w:spacing w:val="-7"/>
        </w:rPr>
        <w:t xml:space="preserve"> </w:t>
      </w:r>
      <w:r>
        <w:t>coverage,</w:t>
      </w:r>
      <w:r>
        <w:rPr>
          <w:spacing w:val="-4"/>
        </w:rPr>
        <w:t xml:space="preserve"> </w:t>
      </w:r>
      <w:r>
        <w:t>coding,</w:t>
      </w:r>
      <w:r>
        <w:rPr>
          <w:spacing w:val="-4"/>
        </w:rPr>
        <w:t xml:space="preserve"> </w:t>
      </w:r>
      <w:r>
        <w:t>payment,</w:t>
      </w:r>
      <w:r>
        <w:rPr>
          <w:spacing w:val="-4"/>
        </w:rPr>
        <w:t xml:space="preserve"> </w:t>
      </w:r>
      <w:r>
        <w:t>and billing practices.</w:t>
      </w:r>
      <w:r>
        <w:rPr>
          <w:spacing w:val="40"/>
        </w:rPr>
        <w:t xml:space="preserve"> </w:t>
      </w:r>
      <w:r>
        <w:t>Please note, the timelines regarding a MAC re-opening may differ from above scenarios.</w:t>
      </w:r>
    </w:p>
    <w:p w14:paraId="2665D1F6" w14:textId="77777777" w:rsidR="00D61D72" w:rsidRDefault="00D61D72">
      <w:pPr>
        <w:pStyle w:val="BodyText"/>
        <w:spacing w:before="3"/>
        <w:rPr>
          <w:sz w:val="27"/>
        </w:rPr>
      </w:pPr>
    </w:p>
    <w:p w14:paraId="2B3493CC" w14:textId="77777777" w:rsidR="00D61D72" w:rsidRDefault="00860DAE">
      <w:pPr>
        <w:pStyle w:val="BodyText"/>
        <w:spacing w:before="1" w:line="247" w:lineRule="auto"/>
        <w:ind w:left="935" w:right="377" w:hanging="12"/>
      </w:pPr>
      <w:r>
        <w:t>Upon completion of the medical record review, the Contractor shall submit an electronic overpayment</w:t>
      </w:r>
      <w:r>
        <w:rPr>
          <w:spacing w:val="-6"/>
        </w:rPr>
        <w:t xml:space="preserve"> </w:t>
      </w:r>
      <w:r>
        <w:t>recovery</w:t>
      </w:r>
      <w:r>
        <w:rPr>
          <w:spacing w:val="-11"/>
        </w:rPr>
        <w:t xml:space="preserve"> </w:t>
      </w:r>
      <w:r>
        <w:t>report</w:t>
      </w:r>
      <w:r>
        <w:rPr>
          <w:spacing w:val="-6"/>
        </w:rPr>
        <w:t xml:space="preserve"> </w:t>
      </w:r>
      <w:r>
        <w:t>to</w:t>
      </w:r>
      <w:r>
        <w:rPr>
          <w:spacing w:val="-7"/>
        </w:rPr>
        <w:t xml:space="preserve"> </w:t>
      </w:r>
      <w:r>
        <w:t>CMS.</w:t>
      </w:r>
      <w:r>
        <w:rPr>
          <w:spacing w:val="32"/>
        </w:rPr>
        <w:t xml:space="preserve"> </w:t>
      </w:r>
      <w:r>
        <w:t>The</w:t>
      </w:r>
      <w:r>
        <w:rPr>
          <w:spacing w:val="-10"/>
        </w:rPr>
        <w:t xml:space="preserve"> </w:t>
      </w:r>
      <w:r>
        <w:t>Contractor</w:t>
      </w:r>
      <w:r>
        <w:rPr>
          <w:spacing w:val="-10"/>
        </w:rPr>
        <w:t xml:space="preserve"> </w:t>
      </w:r>
      <w:r>
        <w:t>shall</w:t>
      </w:r>
      <w:r>
        <w:rPr>
          <w:spacing w:val="-6"/>
        </w:rPr>
        <w:t xml:space="preserve"> </w:t>
      </w:r>
      <w:r>
        <w:t>send</w:t>
      </w:r>
      <w:r>
        <w:rPr>
          <w:spacing w:val="-7"/>
        </w:rPr>
        <w:t xml:space="preserve"> </w:t>
      </w:r>
      <w:r>
        <w:t>the</w:t>
      </w:r>
      <w:r>
        <w:rPr>
          <w:spacing w:val="-10"/>
        </w:rPr>
        <w:t xml:space="preserve"> </w:t>
      </w:r>
      <w:r>
        <w:t>Overpayment</w:t>
      </w:r>
      <w:r>
        <w:rPr>
          <w:spacing w:val="-6"/>
        </w:rPr>
        <w:t xml:space="preserve"> </w:t>
      </w:r>
      <w:r>
        <w:t>Recovery Data directly to the MAC via an electronic secured method as outlined in its JOA.</w:t>
      </w:r>
    </w:p>
    <w:p w14:paraId="1B16D340" w14:textId="77777777" w:rsidR="00D61D72" w:rsidRDefault="00D61D72">
      <w:pPr>
        <w:pStyle w:val="BodyText"/>
        <w:rPr>
          <w:sz w:val="27"/>
        </w:rPr>
      </w:pPr>
    </w:p>
    <w:p w14:paraId="55B3056E" w14:textId="77777777" w:rsidR="00D61D72" w:rsidRDefault="00860DAE">
      <w:pPr>
        <w:pStyle w:val="BodyText"/>
        <w:spacing w:line="247" w:lineRule="auto"/>
        <w:ind w:left="935" w:right="377" w:hanging="12"/>
      </w:pPr>
      <w:r>
        <w:t>The</w:t>
      </w:r>
      <w:r>
        <w:rPr>
          <w:spacing w:val="-6"/>
        </w:rPr>
        <w:t xml:space="preserve"> </w:t>
      </w:r>
      <w:r>
        <w:t>Contractor</w:t>
      </w:r>
      <w:r>
        <w:rPr>
          <w:spacing w:val="-6"/>
        </w:rPr>
        <w:t xml:space="preserve"> </w:t>
      </w:r>
      <w:r>
        <w:t>shall</w:t>
      </w:r>
      <w:r>
        <w:rPr>
          <w:spacing w:val="-5"/>
        </w:rPr>
        <w:t xml:space="preserve"> </w:t>
      </w:r>
      <w:r>
        <w:t>notify</w:t>
      </w:r>
      <w:r>
        <w:rPr>
          <w:spacing w:val="-10"/>
        </w:rPr>
        <w:t xml:space="preserve"> </w:t>
      </w:r>
      <w:r>
        <w:t>CMS</w:t>
      </w:r>
      <w:r>
        <w:rPr>
          <w:spacing w:val="-5"/>
        </w:rPr>
        <w:t xml:space="preserve"> </w:t>
      </w:r>
      <w:r>
        <w:t>in</w:t>
      </w:r>
      <w:r>
        <w:rPr>
          <w:spacing w:val="-5"/>
        </w:rPr>
        <w:t xml:space="preserve"> </w:t>
      </w:r>
      <w:r>
        <w:t>the</w:t>
      </w:r>
      <w:r>
        <w:rPr>
          <w:spacing w:val="-6"/>
        </w:rPr>
        <w:t xml:space="preserve"> </w:t>
      </w:r>
      <w:r>
        <w:t>Monthly</w:t>
      </w:r>
      <w:r>
        <w:rPr>
          <w:spacing w:val="-10"/>
        </w:rPr>
        <w:t xml:space="preserve"> </w:t>
      </w:r>
      <w:r>
        <w:t>Status</w:t>
      </w:r>
      <w:r>
        <w:rPr>
          <w:spacing w:val="-5"/>
        </w:rPr>
        <w:t xml:space="preserve"> </w:t>
      </w:r>
      <w:r>
        <w:t>Report</w:t>
      </w:r>
      <w:r>
        <w:rPr>
          <w:spacing w:val="-5"/>
        </w:rPr>
        <w:t xml:space="preserve"> </w:t>
      </w:r>
      <w:r>
        <w:t>of</w:t>
      </w:r>
      <w:r>
        <w:rPr>
          <w:spacing w:val="-6"/>
        </w:rPr>
        <w:t xml:space="preserve"> </w:t>
      </w:r>
      <w:r>
        <w:t>the</w:t>
      </w:r>
      <w:r>
        <w:rPr>
          <w:spacing w:val="-6"/>
        </w:rPr>
        <w:t xml:space="preserve"> </w:t>
      </w:r>
      <w:r>
        <w:t>number</w:t>
      </w:r>
      <w:r>
        <w:rPr>
          <w:spacing w:val="-6"/>
        </w:rPr>
        <w:t xml:space="preserve"> </w:t>
      </w:r>
      <w:r>
        <w:t>of</w:t>
      </w:r>
      <w:r>
        <w:rPr>
          <w:spacing w:val="-6"/>
        </w:rPr>
        <w:t xml:space="preserve"> </w:t>
      </w:r>
      <w:r>
        <w:t>claims rereviewed due to MAC request.</w:t>
      </w:r>
    </w:p>
    <w:p w14:paraId="4FE43C3B" w14:textId="77777777" w:rsidR="00D61D72" w:rsidRDefault="00D61D72">
      <w:pPr>
        <w:pStyle w:val="BodyText"/>
        <w:spacing w:before="2"/>
        <w:rPr>
          <w:sz w:val="27"/>
        </w:rPr>
      </w:pPr>
    </w:p>
    <w:p w14:paraId="01E77329" w14:textId="77777777" w:rsidR="00D61D72" w:rsidRDefault="00860DAE">
      <w:pPr>
        <w:pStyle w:val="BodyText"/>
        <w:spacing w:line="247" w:lineRule="auto"/>
        <w:ind w:left="935" w:right="377" w:hanging="12"/>
      </w:pPr>
      <w:r>
        <w:rPr>
          <w:u w:val="single"/>
        </w:rPr>
        <w:t>When</w:t>
      </w:r>
      <w:r>
        <w:rPr>
          <w:spacing w:val="-5"/>
          <w:u w:val="single"/>
        </w:rPr>
        <w:t xml:space="preserve"> </w:t>
      </w:r>
      <w:r>
        <w:rPr>
          <w:u w:val="single"/>
        </w:rPr>
        <w:t>an</w:t>
      </w:r>
      <w:r>
        <w:rPr>
          <w:spacing w:val="-5"/>
          <w:u w:val="single"/>
        </w:rPr>
        <w:t xml:space="preserve"> </w:t>
      </w:r>
      <w:r>
        <w:rPr>
          <w:u w:val="single"/>
        </w:rPr>
        <w:t>error</w:t>
      </w:r>
      <w:r>
        <w:rPr>
          <w:spacing w:val="-8"/>
          <w:u w:val="single"/>
        </w:rPr>
        <w:t xml:space="preserve"> </w:t>
      </w:r>
      <w:r>
        <w:rPr>
          <w:u w:val="single"/>
        </w:rPr>
        <w:t>is</w:t>
      </w:r>
      <w:r>
        <w:rPr>
          <w:spacing w:val="-5"/>
          <w:u w:val="single"/>
        </w:rPr>
        <w:t xml:space="preserve"> </w:t>
      </w:r>
      <w:r>
        <w:rPr>
          <w:u w:val="single"/>
        </w:rPr>
        <w:t>identified</w:t>
      </w:r>
      <w:r>
        <w:rPr>
          <w:spacing w:val="-5"/>
          <w:u w:val="single"/>
        </w:rPr>
        <w:t xml:space="preserve"> </w:t>
      </w:r>
      <w:proofErr w:type="gramStart"/>
      <w:r>
        <w:rPr>
          <w:u w:val="single"/>
        </w:rPr>
        <w:t>as</w:t>
      </w:r>
      <w:r>
        <w:rPr>
          <w:spacing w:val="-5"/>
          <w:u w:val="single"/>
        </w:rPr>
        <w:t xml:space="preserve"> </w:t>
      </w:r>
      <w:r>
        <w:rPr>
          <w:u w:val="single"/>
        </w:rPr>
        <w:t>a</w:t>
      </w:r>
      <w:r>
        <w:rPr>
          <w:spacing w:val="-8"/>
          <w:u w:val="single"/>
        </w:rPr>
        <w:t xml:space="preserve"> </w:t>
      </w:r>
      <w:r>
        <w:rPr>
          <w:u w:val="single"/>
        </w:rPr>
        <w:t>result</w:t>
      </w:r>
      <w:r>
        <w:rPr>
          <w:spacing w:val="-4"/>
          <w:u w:val="single"/>
        </w:rPr>
        <w:t xml:space="preserve"> </w:t>
      </w:r>
      <w:r>
        <w:rPr>
          <w:u w:val="single"/>
        </w:rPr>
        <w:t>of</w:t>
      </w:r>
      <w:proofErr w:type="gramEnd"/>
      <w:r>
        <w:rPr>
          <w:spacing w:val="-8"/>
          <w:u w:val="single"/>
        </w:rPr>
        <w:t xml:space="preserve"> </w:t>
      </w:r>
      <w:r>
        <w:rPr>
          <w:u w:val="single"/>
        </w:rPr>
        <w:t>reviewer</w:t>
      </w:r>
      <w:r>
        <w:rPr>
          <w:spacing w:val="-6"/>
          <w:u w:val="single"/>
        </w:rPr>
        <w:t xml:space="preserve"> </w:t>
      </w:r>
      <w:r>
        <w:rPr>
          <w:u w:val="single"/>
        </w:rPr>
        <w:t>error</w:t>
      </w:r>
      <w:r>
        <w:rPr>
          <w:spacing w:val="-8"/>
          <w:u w:val="single"/>
        </w:rPr>
        <w:t xml:space="preserve"> </w:t>
      </w:r>
      <w:r>
        <w:rPr>
          <w:u w:val="single"/>
        </w:rPr>
        <w:t>or</w:t>
      </w:r>
      <w:r>
        <w:rPr>
          <w:spacing w:val="-8"/>
          <w:u w:val="single"/>
        </w:rPr>
        <w:t xml:space="preserve"> </w:t>
      </w:r>
      <w:r>
        <w:rPr>
          <w:u w:val="single"/>
        </w:rPr>
        <w:t>policy</w:t>
      </w:r>
      <w:r>
        <w:rPr>
          <w:spacing w:val="-10"/>
          <w:u w:val="single"/>
        </w:rPr>
        <w:t xml:space="preserve"> </w:t>
      </w:r>
      <w:r>
        <w:rPr>
          <w:u w:val="single"/>
        </w:rPr>
        <w:t>misinterpretations</w:t>
      </w:r>
      <w:r>
        <w:rPr>
          <w:spacing w:val="-5"/>
          <w:u w:val="single"/>
        </w:rPr>
        <w:t xml:space="preserve"> </w:t>
      </w:r>
      <w:r>
        <w:rPr>
          <w:u w:val="single"/>
        </w:rPr>
        <w:t>identified</w:t>
      </w:r>
      <w:r>
        <w:t xml:space="preserve"> </w:t>
      </w:r>
      <w:r>
        <w:rPr>
          <w:u w:val="single"/>
        </w:rPr>
        <w:t>by the provider/supplier, Contractor or CMS:</w:t>
      </w:r>
    </w:p>
    <w:p w14:paraId="2739A990" w14:textId="77777777" w:rsidR="00D61D72" w:rsidRDefault="00860DAE">
      <w:pPr>
        <w:pStyle w:val="BodyText"/>
        <w:spacing w:before="12" w:line="247" w:lineRule="auto"/>
        <w:ind w:left="935" w:right="377" w:hanging="12"/>
      </w:pPr>
      <w:r>
        <w:t>Sometimes the Contractor may gain new information that would have changed the outcome of previously reviewed claims.</w:t>
      </w:r>
      <w:r>
        <w:rPr>
          <w:spacing w:val="40"/>
        </w:rPr>
        <w:t xml:space="preserve"> </w:t>
      </w:r>
      <w:r>
        <w:t>The Contractor shall apply this new knowledge to other claims</w:t>
      </w:r>
      <w:r>
        <w:rPr>
          <w:spacing w:val="-9"/>
        </w:rPr>
        <w:t xml:space="preserve"> </w:t>
      </w:r>
      <w:r>
        <w:t>already</w:t>
      </w:r>
      <w:r>
        <w:rPr>
          <w:spacing w:val="-12"/>
        </w:rPr>
        <w:t xml:space="preserve"> </w:t>
      </w:r>
      <w:r>
        <w:t>reviewed.</w:t>
      </w:r>
      <w:r>
        <w:rPr>
          <w:spacing w:val="-5"/>
        </w:rPr>
        <w:t xml:space="preserve"> </w:t>
      </w:r>
      <w:r>
        <w:t>These</w:t>
      </w:r>
      <w:r>
        <w:rPr>
          <w:spacing w:val="-10"/>
        </w:rPr>
        <w:t xml:space="preserve"> </w:t>
      </w:r>
      <w:r>
        <w:t>changed</w:t>
      </w:r>
      <w:r>
        <w:rPr>
          <w:spacing w:val="-9"/>
        </w:rPr>
        <w:t xml:space="preserve"> </w:t>
      </w:r>
      <w:r>
        <w:t>payment</w:t>
      </w:r>
      <w:r>
        <w:rPr>
          <w:spacing w:val="-9"/>
        </w:rPr>
        <w:t xml:space="preserve"> </w:t>
      </w:r>
      <w:r>
        <w:t>recommendations</w:t>
      </w:r>
      <w:r>
        <w:rPr>
          <w:spacing w:val="-9"/>
        </w:rPr>
        <w:t xml:space="preserve"> </w:t>
      </w:r>
      <w:r>
        <w:t>should</w:t>
      </w:r>
      <w:r>
        <w:rPr>
          <w:spacing w:val="-4"/>
        </w:rPr>
        <w:t xml:space="preserve"> </w:t>
      </w:r>
      <w:r>
        <w:t>not</w:t>
      </w:r>
      <w:r>
        <w:rPr>
          <w:spacing w:val="-9"/>
        </w:rPr>
        <w:t xml:space="preserve"> </w:t>
      </w:r>
      <w:r>
        <w:t>be</w:t>
      </w:r>
      <w:r>
        <w:rPr>
          <w:spacing w:val="-10"/>
        </w:rPr>
        <w:t xml:space="preserve"> </w:t>
      </w:r>
      <w:r>
        <w:t>considered or reported under D&amp;E, since CMS considers this activity quality assurance.</w:t>
      </w:r>
    </w:p>
    <w:p w14:paraId="6A2ABF98" w14:textId="77777777" w:rsidR="00D61D72" w:rsidRDefault="00D61D72">
      <w:pPr>
        <w:pStyle w:val="BodyText"/>
        <w:spacing w:before="2"/>
        <w:rPr>
          <w:sz w:val="27"/>
        </w:rPr>
      </w:pPr>
    </w:p>
    <w:p w14:paraId="0505299A" w14:textId="77777777" w:rsidR="00D61D72" w:rsidRDefault="00860DAE">
      <w:pPr>
        <w:pStyle w:val="BodyText"/>
        <w:spacing w:before="1" w:line="247" w:lineRule="auto"/>
        <w:ind w:left="935" w:right="377" w:hanging="12"/>
      </w:pPr>
      <w:r>
        <w:t>The Contractor shall notify CMS in the Monthly Status Report of the number of claims rereviewed</w:t>
      </w:r>
      <w:r>
        <w:rPr>
          <w:spacing w:val="-5"/>
        </w:rPr>
        <w:t xml:space="preserve"> </w:t>
      </w:r>
      <w:r>
        <w:t>due</w:t>
      </w:r>
      <w:r>
        <w:rPr>
          <w:spacing w:val="-6"/>
        </w:rPr>
        <w:t xml:space="preserve"> </w:t>
      </w:r>
      <w:r>
        <w:t>to</w:t>
      </w:r>
      <w:r>
        <w:rPr>
          <w:spacing w:val="-5"/>
        </w:rPr>
        <w:t xml:space="preserve"> </w:t>
      </w:r>
      <w:r>
        <w:t>a</w:t>
      </w:r>
      <w:r>
        <w:rPr>
          <w:spacing w:val="-6"/>
        </w:rPr>
        <w:t xml:space="preserve"> </w:t>
      </w:r>
      <w:r>
        <w:t>result</w:t>
      </w:r>
      <w:r>
        <w:rPr>
          <w:spacing w:val="-5"/>
        </w:rPr>
        <w:t xml:space="preserve"> </w:t>
      </w:r>
      <w:r>
        <w:t>of</w:t>
      </w:r>
      <w:r>
        <w:rPr>
          <w:spacing w:val="-6"/>
        </w:rPr>
        <w:t xml:space="preserve"> </w:t>
      </w:r>
      <w:r>
        <w:t>reviewer</w:t>
      </w:r>
      <w:r>
        <w:rPr>
          <w:spacing w:val="-6"/>
        </w:rPr>
        <w:t xml:space="preserve"> </w:t>
      </w:r>
      <w:r>
        <w:t>error</w:t>
      </w:r>
      <w:r>
        <w:rPr>
          <w:spacing w:val="-6"/>
        </w:rPr>
        <w:t xml:space="preserve"> </w:t>
      </w:r>
      <w:r>
        <w:t>or</w:t>
      </w:r>
      <w:r>
        <w:rPr>
          <w:spacing w:val="-6"/>
        </w:rPr>
        <w:t xml:space="preserve"> </w:t>
      </w:r>
      <w:r>
        <w:t>policy</w:t>
      </w:r>
      <w:r>
        <w:rPr>
          <w:spacing w:val="-10"/>
        </w:rPr>
        <w:t xml:space="preserve"> </w:t>
      </w:r>
      <w:r>
        <w:t>misinterpretations</w:t>
      </w:r>
      <w:r>
        <w:rPr>
          <w:spacing w:val="-5"/>
        </w:rPr>
        <w:t xml:space="preserve"> </w:t>
      </w:r>
      <w:r>
        <w:t>identified</w:t>
      </w:r>
      <w:r>
        <w:rPr>
          <w:spacing w:val="-5"/>
        </w:rPr>
        <w:t xml:space="preserve"> </w:t>
      </w:r>
      <w:r>
        <w:t>by</w:t>
      </w:r>
      <w:r>
        <w:rPr>
          <w:spacing w:val="-10"/>
        </w:rPr>
        <w:t xml:space="preserve"> </w:t>
      </w:r>
      <w:r>
        <w:t>the provider/supplier, Contractor or CMS.</w:t>
      </w:r>
    </w:p>
    <w:p w14:paraId="3219A454" w14:textId="77777777" w:rsidR="00D61D72" w:rsidRDefault="00D61D72">
      <w:pPr>
        <w:pStyle w:val="BodyText"/>
        <w:rPr>
          <w:sz w:val="27"/>
        </w:rPr>
      </w:pPr>
    </w:p>
    <w:p w14:paraId="1CC20AE0" w14:textId="77777777" w:rsidR="00D61D72" w:rsidRDefault="00860DAE">
      <w:pPr>
        <w:spacing w:line="247" w:lineRule="auto"/>
        <w:ind w:left="935" w:right="377" w:hanging="12"/>
        <w:rPr>
          <w:b/>
          <w:i/>
          <w:sz w:val="24"/>
        </w:rPr>
      </w:pPr>
      <w:r>
        <w:rPr>
          <w:b/>
          <w:i/>
          <w:sz w:val="24"/>
        </w:rPr>
        <w:t>NOTE:</w:t>
      </w:r>
      <w:r>
        <w:rPr>
          <w:b/>
          <w:i/>
          <w:spacing w:val="-9"/>
          <w:sz w:val="24"/>
        </w:rPr>
        <w:t xml:space="preserve"> </w:t>
      </w:r>
      <w:r>
        <w:rPr>
          <w:b/>
          <w:i/>
          <w:sz w:val="24"/>
        </w:rPr>
        <w:t>The</w:t>
      </w:r>
      <w:r>
        <w:rPr>
          <w:b/>
          <w:i/>
          <w:spacing w:val="-9"/>
          <w:sz w:val="24"/>
        </w:rPr>
        <w:t xml:space="preserve"> </w:t>
      </w:r>
      <w:r>
        <w:rPr>
          <w:b/>
          <w:i/>
          <w:sz w:val="24"/>
        </w:rPr>
        <w:t>Contractor</w:t>
      </w:r>
      <w:r>
        <w:rPr>
          <w:b/>
          <w:i/>
          <w:spacing w:val="-6"/>
          <w:sz w:val="24"/>
        </w:rPr>
        <w:t xml:space="preserve"> </w:t>
      </w:r>
      <w:r>
        <w:rPr>
          <w:b/>
          <w:i/>
          <w:sz w:val="24"/>
        </w:rPr>
        <w:t>shall</w:t>
      </w:r>
      <w:r>
        <w:rPr>
          <w:b/>
          <w:i/>
          <w:spacing w:val="-8"/>
          <w:sz w:val="24"/>
        </w:rPr>
        <w:t xml:space="preserve"> </w:t>
      </w:r>
      <w:proofErr w:type="gramStart"/>
      <w:r>
        <w:rPr>
          <w:b/>
          <w:i/>
          <w:sz w:val="24"/>
        </w:rPr>
        <w:t>make</w:t>
      </w:r>
      <w:r>
        <w:rPr>
          <w:b/>
          <w:i/>
          <w:spacing w:val="-9"/>
          <w:sz w:val="24"/>
        </w:rPr>
        <w:t xml:space="preserve"> </w:t>
      </w:r>
      <w:r>
        <w:rPr>
          <w:b/>
          <w:i/>
          <w:sz w:val="24"/>
        </w:rPr>
        <w:t>adjustments</w:t>
      </w:r>
      <w:r>
        <w:rPr>
          <w:b/>
          <w:i/>
          <w:spacing w:val="-6"/>
          <w:sz w:val="24"/>
        </w:rPr>
        <w:t xml:space="preserve"> </w:t>
      </w:r>
      <w:r>
        <w:rPr>
          <w:b/>
          <w:i/>
          <w:sz w:val="24"/>
        </w:rPr>
        <w:t>to</w:t>
      </w:r>
      <w:proofErr w:type="gramEnd"/>
      <w:r>
        <w:rPr>
          <w:b/>
          <w:i/>
          <w:spacing w:val="-6"/>
          <w:sz w:val="24"/>
        </w:rPr>
        <w:t xml:space="preserve"> </w:t>
      </w:r>
      <w:r>
        <w:rPr>
          <w:b/>
          <w:i/>
          <w:sz w:val="24"/>
        </w:rPr>
        <w:t>medical</w:t>
      </w:r>
      <w:r>
        <w:rPr>
          <w:b/>
          <w:i/>
          <w:spacing w:val="-5"/>
          <w:sz w:val="24"/>
        </w:rPr>
        <w:t xml:space="preserve"> </w:t>
      </w:r>
      <w:r>
        <w:rPr>
          <w:b/>
          <w:i/>
          <w:sz w:val="24"/>
        </w:rPr>
        <w:t>record</w:t>
      </w:r>
      <w:r>
        <w:rPr>
          <w:b/>
          <w:i/>
          <w:spacing w:val="-6"/>
          <w:sz w:val="24"/>
        </w:rPr>
        <w:t xml:space="preserve"> </w:t>
      </w:r>
      <w:r>
        <w:rPr>
          <w:b/>
          <w:i/>
          <w:sz w:val="24"/>
        </w:rPr>
        <w:t>review</w:t>
      </w:r>
      <w:r>
        <w:rPr>
          <w:b/>
          <w:i/>
          <w:spacing w:val="-5"/>
          <w:sz w:val="24"/>
        </w:rPr>
        <w:t xml:space="preserve"> </w:t>
      </w:r>
      <w:r>
        <w:rPr>
          <w:b/>
          <w:i/>
          <w:sz w:val="24"/>
        </w:rPr>
        <w:t>findings</w:t>
      </w:r>
      <w:r>
        <w:rPr>
          <w:b/>
          <w:i/>
          <w:spacing w:val="-6"/>
          <w:sz w:val="24"/>
        </w:rPr>
        <w:t xml:space="preserve"> </w:t>
      </w:r>
      <w:r>
        <w:rPr>
          <w:b/>
          <w:i/>
          <w:sz w:val="24"/>
        </w:rPr>
        <w:t>based upon clarification coverage determination and/or review results codes.</w:t>
      </w:r>
    </w:p>
    <w:p w14:paraId="5B27FD7A" w14:textId="77777777" w:rsidR="00D61D72" w:rsidRDefault="00D61D72">
      <w:pPr>
        <w:pStyle w:val="BodyText"/>
        <w:spacing w:before="4"/>
        <w:rPr>
          <w:b/>
          <w:i/>
          <w:sz w:val="26"/>
        </w:rPr>
      </w:pPr>
    </w:p>
    <w:p w14:paraId="283423D0" w14:textId="6510BC47" w:rsidR="00D61D72" w:rsidRDefault="00860DAE">
      <w:pPr>
        <w:pStyle w:val="BodyText"/>
        <w:spacing w:line="247" w:lineRule="auto"/>
        <w:ind w:left="935" w:right="377" w:hanging="12"/>
      </w:pPr>
      <w:r>
        <w:t>See</w:t>
      </w:r>
      <w:r>
        <w:rPr>
          <w:spacing w:val="-10"/>
        </w:rPr>
        <w:t xml:space="preserve"> </w:t>
      </w:r>
      <w:r>
        <w:t>section</w:t>
      </w:r>
      <w:r>
        <w:rPr>
          <w:spacing w:val="-9"/>
        </w:rPr>
        <w:t xml:space="preserve"> </w:t>
      </w:r>
      <w:r>
        <w:t>titled</w:t>
      </w:r>
      <w:r>
        <w:rPr>
          <w:spacing w:val="-9"/>
        </w:rPr>
        <w:t xml:space="preserve"> </w:t>
      </w:r>
      <w:r>
        <w:t>“Reporting</w:t>
      </w:r>
      <w:r>
        <w:rPr>
          <w:spacing w:val="-11"/>
        </w:rPr>
        <w:t xml:space="preserve"> </w:t>
      </w:r>
      <w:r>
        <w:t>Requirements”</w:t>
      </w:r>
      <w:r>
        <w:rPr>
          <w:spacing w:val="-8"/>
        </w:rPr>
        <w:t xml:space="preserve"> </w:t>
      </w:r>
      <w:r>
        <w:t>and</w:t>
      </w:r>
      <w:r>
        <w:rPr>
          <w:spacing w:val="-9"/>
        </w:rPr>
        <w:t xml:space="preserve"> </w:t>
      </w:r>
      <w:r w:rsidR="009544B4">
        <w:t>D</w:t>
      </w:r>
      <w:r>
        <w:t xml:space="preserve">eliverable </w:t>
      </w:r>
      <w:r w:rsidR="009544B4">
        <w:rPr>
          <w:spacing w:val="-2"/>
        </w:rPr>
        <w:t>T</w:t>
      </w:r>
      <w:r>
        <w:rPr>
          <w:spacing w:val="-2"/>
        </w:rPr>
        <w:t>able.</w:t>
      </w:r>
    </w:p>
    <w:p w14:paraId="734EAB04" w14:textId="77777777" w:rsidR="00D61D72" w:rsidRDefault="00D61D72">
      <w:pPr>
        <w:pStyle w:val="BodyText"/>
        <w:spacing w:before="11"/>
        <w:rPr>
          <w:sz w:val="26"/>
        </w:rPr>
      </w:pPr>
    </w:p>
    <w:p w14:paraId="2C03AB18" w14:textId="77777777" w:rsidR="00D61D72" w:rsidRDefault="00860DAE">
      <w:pPr>
        <w:pStyle w:val="Heading2"/>
      </w:pPr>
      <w:bookmarkStart w:id="41" w:name="Task_8:_Public_Website"/>
      <w:bookmarkEnd w:id="41"/>
      <w:r>
        <w:t>Task</w:t>
      </w:r>
      <w:r>
        <w:rPr>
          <w:spacing w:val="-3"/>
        </w:rPr>
        <w:t xml:space="preserve"> </w:t>
      </w:r>
      <w:r>
        <w:t>8:</w:t>
      </w:r>
      <w:r>
        <w:rPr>
          <w:spacing w:val="-3"/>
        </w:rPr>
        <w:t xml:space="preserve"> </w:t>
      </w:r>
      <w:r>
        <w:t>Public</w:t>
      </w:r>
      <w:r>
        <w:rPr>
          <w:spacing w:val="-4"/>
        </w:rPr>
        <w:t xml:space="preserve"> </w:t>
      </w:r>
      <w:r>
        <w:rPr>
          <w:spacing w:val="-2"/>
        </w:rPr>
        <w:t>Website</w:t>
      </w:r>
    </w:p>
    <w:p w14:paraId="23C78E43" w14:textId="77777777" w:rsidR="00D61D72" w:rsidRDefault="00D61D72">
      <w:pPr>
        <w:pStyle w:val="BodyText"/>
        <w:spacing w:before="11"/>
        <w:rPr>
          <w:b/>
          <w:sz w:val="27"/>
        </w:rPr>
      </w:pPr>
    </w:p>
    <w:p w14:paraId="39A97250" w14:textId="66CBD637" w:rsidR="00D61D72" w:rsidRDefault="00860DAE">
      <w:pPr>
        <w:pStyle w:val="BodyText"/>
        <w:spacing w:line="249" w:lineRule="auto"/>
        <w:ind w:left="923" w:right="377"/>
      </w:pPr>
      <w:r>
        <w:t>The</w:t>
      </w:r>
      <w:r>
        <w:rPr>
          <w:spacing w:val="-6"/>
        </w:rPr>
        <w:t xml:space="preserve"> </w:t>
      </w:r>
      <w:r>
        <w:t>Contractor</w:t>
      </w:r>
      <w:r>
        <w:rPr>
          <w:spacing w:val="-6"/>
        </w:rPr>
        <w:t xml:space="preserve"> </w:t>
      </w:r>
      <w:r>
        <w:t>shall</w:t>
      </w:r>
      <w:r>
        <w:rPr>
          <w:spacing w:val="-4"/>
        </w:rPr>
        <w:t xml:space="preserve"> </w:t>
      </w:r>
      <w:r>
        <w:t>offer</w:t>
      </w:r>
      <w:r>
        <w:rPr>
          <w:spacing w:val="-6"/>
        </w:rPr>
        <w:t xml:space="preserve"> </w:t>
      </w:r>
      <w:r>
        <w:t>a</w:t>
      </w:r>
      <w:r>
        <w:rPr>
          <w:spacing w:val="-6"/>
        </w:rPr>
        <w:t xml:space="preserve"> </w:t>
      </w:r>
      <w:r>
        <w:t>public</w:t>
      </w:r>
      <w:r>
        <w:rPr>
          <w:spacing w:val="-6"/>
        </w:rPr>
        <w:t xml:space="preserve"> </w:t>
      </w:r>
      <w:r>
        <w:t>website</w:t>
      </w:r>
      <w:r>
        <w:rPr>
          <w:spacing w:val="-6"/>
        </w:rPr>
        <w:t xml:space="preserve"> </w:t>
      </w:r>
      <w:r>
        <w:t>to</w:t>
      </w:r>
      <w:r>
        <w:rPr>
          <w:spacing w:val="-5"/>
        </w:rPr>
        <w:t xml:space="preserve"> </w:t>
      </w:r>
      <w:r>
        <w:t>serve</w:t>
      </w:r>
      <w:r>
        <w:rPr>
          <w:spacing w:val="-6"/>
        </w:rPr>
        <w:t xml:space="preserve"> </w:t>
      </w:r>
      <w:r>
        <w:t>as</w:t>
      </w:r>
      <w:r>
        <w:rPr>
          <w:spacing w:val="-5"/>
        </w:rPr>
        <w:t xml:space="preserve"> </w:t>
      </w:r>
      <w:r>
        <w:t>a</w:t>
      </w:r>
      <w:r>
        <w:rPr>
          <w:spacing w:val="-6"/>
        </w:rPr>
        <w:t xml:space="preserve"> </w:t>
      </w:r>
      <w:r>
        <w:t>tool</w:t>
      </w:r>
      <w:r>
        <w:rPr>
          <w:spacing w:val="-4"/>
        </w:rPr>
        <w:t xml:space="preserve"> </w:t>
      </w:r>
      <w:r>
        <w:t>for</w:t>
      </w:r>
      <w:r>
        <w:rPr>
          <w:spacing w:val="-6"/>
        </w:rPr>
        <w:t xml:space="preserve"> </w:t>
      </w:r>
      <w:r>
        <w:t>Medicare</w:t>
      </w:r>
      <w:r>
        <w:rPr>
          <w:spacing w:val="-6"/>
        </w:rPr>
        <w:t xml:space="preserve"> </w:t>
      </w:r>
      <w:r>
        <w:t xml:space="preserve">providers/suppliers in gaining information and assistance regarding the SMRC Program. </w:t>
      </w:r>
      <w:r w:rsidR="009544B4">
        <w:t xml:space="preserve">The Contractor shall operate and maintain the </w:t>
      </w:r>
      <w:r>
        <w:t>public website,</w:t>
      </w:r>
      <w:r w:rsidR="009544B4">
        <w:t xml:space="preserve"> which shall</w:t>
      </w:r>
      <w:r>
        <w:t xml:space="preserve"> display </w:t>
      </w:r>
      <w:r w:rsidR="009544B4">
        <w:t>the</w:t>
      </w:r>
      <w:r>
        <w:t xml:space="preserve"> types of issues under review for this SMRC task order. For each area, </w:t>
      </w:r>
      <w:r w:rsidR="009544B4">
        <w:t xml:space="preserve">the Contractor shall </w:t>
      </w:r>
      <w:r>
        <w:t xml:space="preserve">include a link to the relevant OIG/GAO </w:t>
      </w:r>
      <w:r w:rsidR="0051495A">
        <w:t>report(s) and/</w:t>
      </w:r>
      <w:r>
        <w:t>or other reports available. All web content is subject to prior approval by CMS. The Contractor will not display any work related to Task 2 on their website unless</w:t>
      </w:r>
      <w:r w:rsidR="0051495A">
        <w:t xml:space="preserve"> otherwise</w:t>
      </w:r>
      <w:r>
        <w:t xml:space="preserve"> directed by </w:t>
      </w:r>
      <w:r>
        <w:rPr>
          <w:spacing w:val="-4"/>
        </w:rPr>
        <w:t>CMS.</w:t>
      </w:r>
    </w:p>
    <w:p w14:paraId="349335F7" w14:textId="77777777" w:rsidR="00D61D72" w:rsidRDefault="00D61D72">
      <w:pPr>
        <w:pStyle w:val="BodyText"/>
        <w:spacing w:before="5"/>
        <w:rPr>
          <w:sz w:val="26"/>
        </w:rPr>
      </w:pPr>
    </w:p>
    <w:p w14:paraId="0E8A027A" w14:textId="3CA40183" w:rsidR="00D61D72" w:rsidRDefault="00860DAE">
      <w:pPr>
        <w:pStyle w:val="BodyText"/>
        <w:spacing w:before="1" w:line="247" w:lineRule="auto"/>
        <w:ind w:left="935" w:right="377" w:hanging="12"/>
      </w:pPr>
      <w:r>
        <w:t>See</w:t>
      </w:r>
      <w:r>
        <w:rPr>
          <w:spacing w:val="-10"/>
        </w:rPr>
        <w:t xml:space="preserve"> </w:t>
      </w:r>
      <w:r>
        <w:t>section</w:t>
      </w:r>
      <w:r>
        <w:rPr>
          <w:spacing w:val="-9"/>
        </w:rPr>
        <w:t xml:space="preserve"> </w:t>
      </w:r>
      <w:r>
        <w:t>titled</w:t>
      </w:r>
      <w:r>
        <w:rPr>
          <w:spacing w:val="-9"/>
        </w:rPr>
        <w:t xml:space="preserve"> </w:t>
      </w:r>
      <w:r>
        <w:t>“Reporting</w:t>
      </w:r>
      <w:r>
        <w:rPr>
          <w:spacing w:val="-11"/>
        </w:rPr>
        <w:t xml:space="preserve"> </w:t>
      </w:r>
      <w:r>
        <w:t>Requirements”</w:t>
      </w:r>
      <w:r>
        <w:rPr>
          <w:spacing w:val="-8"/>
        </w:rPr>
        <w:t xml:space="preserve"> </w:t>
      </w:r>
      <w:r>
        <w:t>and</w:t>
      </w:r>
      <w:r>
        <w:rPr>
          <w:spacing w:val="-9"/>
        </w:rPr>
        <w:t xml:space="preserve"> </w:t>
      </w:r>
      <w:r w:rsidR="009544B4">
        <w:t>D</w:t>
      </w:r>
      <w:r>
        <w:t xml:space="preserve">eliverable </w:t>
      </w:r>
      <w:r w:rsidR="009544B4">
        <w:rPr>
          <w:spacing w:val="-2"/>
        </w:rPr>
        <w:t>T</w:t>
      </w:r>
      <w:r>
        <w:rPr>
          <w:spacing w:val="-2"/>
        </w:rPr>
        <w:t>able.</w:t>
      </w:r>
    </w:p>
    <w:p w14:paraId="04494ABC" w14:textId="77777777" w:rsidR="00C938F6" w:rsidRDefault="00C938F6">
      <w:pPr>
        <w:pStyle w:val="Heading2"/>
        <w:spacing w:before="74"/>
      </w:pPr>
      <w:bookmarkStart w:id="42" w:name="Task_9:_Record_Management_and_Work_Track"/>
      <w:bookmarkEnd w:id="42"/>
    </w:p>
    <w:p w14:paraId="58A13A82" w14:textId="696935FE" w:rsidR="00D61D72" w:rsidRDefault="00860DAE">
      <w:pPr>
        <w:pStyle w:val="Heading2"/>
        <w:spacing w:before="74"/>
      </w:pPr>
      <w:r>
        <w:t>Task</w:t>
      </w:r>
      <w:r>
        <w:rPr>
          <w:spacing w:val="-3"/>
        </w:rPr>
        <w:t xml:space="preserve"> </w:t>
      </w:r>
      <w:r>
        <w:t>9:</w:t>
      </w:r>
      <w:r>
        <w:rPr>
          <w:spacing w:val="-5"/>
        </w:rPr>
        <w:t xml:space="preserve"> </w:t>
      </w:r>
      <w:r>
        <w:t>Record</w:t>
      </w:r>
      <w:r>
        <w:rPr>
          <w:spacing w:val="-1"/>
        </w:rPr>
        <w:t xml:space="preserve"> </w:t>
      </w:r>
      <w:r>
        <w:t>Management</w:t>
      </w:r>
      <w:r>
        <w:rPr>
          <w:spacing w:val="-5"/>
        </w:rPr>
        <w:t xml:space="preserve"> </w:t>
      </w:r>
      <w:r>
        <w:t>and</w:t>
      </w:r>
      <w:r>
        <w:rPr>
          <w:spacing w:val="-3"/>
        </w:rPr>
        <w:t xml:space="preserve"> </w:t>
      </w:r>
      <w:r>
        <w:t xml:space="preserve">Work </w:t>
      </w:r>
      <w:r>
        <w:rPr>
          <w:spacing w:val="-2"/>
        </w:rPr>
        <w:t>Tracking</w:t>
      </w:r>
    </w:p>
    <w:p w14:paraId="3C4E686A" w14:textId="77777777" w:rsidR="00D61D72" w:rsidRDefault="00D61D72">
      <w:pPr>
        <w:pStyle w:val="BodyText"/>
        <w:spacing w:before="11"/>
        <w:rPr>
          <w:b/>
          <w:sz w:val="27"/>
        </w:rPr>
      </w:pPr>
    </w:p>
    <w:p w14:paraId="27088686" w14:textId="5014E067" w:rsidR="00D61D72" w:rsidRDefault="00860DAE">
      <w:pPr>
        <w:pStyle w:val="BodyText"/>
        <w:spacing w:line="247" w:lineRule="auto"/>
        <w:ind w:left="935" w:right="377" w:hanging="12"/>
      </w:pPr>
      <w:r>
        <w:t>The</w:t>
      </w:r>
      <w:r>
        <w:rPr>
          <w:spacing w:val="-4"/>
        </w:rPr>
        <w:t xml:space="preserve"> </w:t>
      </w:r>
      <w:r>
        <w:t>Contractor</w:t>
      </w:r>
      <w:r>
        <w:rPr>
          <w:spacing w:val="-4"/>
        </w:rPr>
        <w:t xml:space="preserve"> </w:t>
      </w:r>
      <w:r>
        <w:t>shall</w:t>
      </w:r>
      <w:r>
        <w:rPr>
          <w:spacing w:val="-3"/>
        </w:rPr>
        <w:t xml:space="preserve"> </w:t>
      </w:r>
      <w:r>
        <w:t>develop</w:t>
      </w:r>
      <w:r>
        <w:rPr>
          <w:spacing w:val="-3"/>
        </w:rPr>
        <w:t xml:space="preserve"> </w:t>
      </w:r>
      <w:r>
        <w:t>a</w:t>
      </w:r>
      <w:r>
        <w:rPr>
          <w:spacing w:val="-4"/>
        </w:rPr>
        <w:t xml:space="preserve"> </w:t>
      </w:r>
      <w:r>
        <w:t>dashboard</w:t>
      </w:r>
      <w:r>
        <w:rPr>
          <w:spacing w:val="-3"/>
        </w:rPr>
        <w:t xml:space="preserve"> </w:t>
      </w:r>
      <w:r>
        <w:t>reporting</w:t>
      </w:r>
      <w:r>
        <w:rPr>
          <w:spacing w:val="-6"/>
        </w:rPr>
        <w:t xml:space="preserve"> </w:t>
      </w:r>
      <w:r>
        <w:t>system</w:t>
      </w:r>
      <w:r>
        <w:rPr>
          <w:spacing w:val="-3"/>
        </w:rPr>
        <w:t xml:space="preserve"> </w:t>
      </w:r>
      <w:r>
        <w:t>to</w:t>
      </w:r>
      <w:r>
        <w:rPr>
          <w:spacing w:val="-3"/>
        </w:rPr>
        <w:t xml:space="preserve"> </w:t>
      </w:r>
      <w:r>
        <w:t>reflect</w:t>
      </w:r>
      <w:r>
        <w:rPr>
          <w:spacing w:val="-3"/>
        </w:rPr>
        <w:t xml:space="preserve"> </w:t>
      </w:r>
      <w:r>
        <w:t>and</w:t>
      </w:r>
      <w:r>
        <w:rPr>
          <w:spacing w:val="-3"/>
        </w:rPr>
        <w:t xml:space="preserve"> </w:t>
      </w:r>
      <w:r>
        <w:t>report</w:t>
      </w:r>
      <w:r>
        <w:rPr>
          <w:spacing w:val="-3"/>
        </w:rPr>
        <w:t xml:space="preserve"> </w:t>
      </w:r>
      <w:r>
        <w:t>the</w:t>
      </w:r>
      <w:r>
        <w:rPr>
          <w:spacing w:val="-4"/>
        </w:rPr>
        <w:t xml:space="preserve"> </w:t>
      </w:r>
      <w:r>
        <w:t>status</w:t>
      </w:r>
      <w:r>
        <w:rPr>
          <w:spacing w:val="-3"/>
        </w:rPr>
        <w:t xml:space="preserve"> </w:t>
      </w:r>
      <w:r>
        <w:t>of project</w:t>
      </w:r>
      <w:r w:rsidR="002C2B44">
        <w:rPr>
          <w:spacing w:val="-6"/>
        </w:rPr>
        <w:t>-</w:t>
      </w:r>
      <w:r>
        <w:t>related</w:t>
      </w:r>
      <w:r>
        <w:rPr>
          <w:spacing w:val="-5"/>
        </w:rPr>
        <w:t xml:space="preserve"> </w:t>
      </w:r>
      <w:r>
        <w:t>activities</w:t>
      </w:r>
      <w:r>
        <w:rPr>
          <w:spacing w:val="-7"/>
        </w:rPr>
        <w:t xml:space="preserve"> </w:t>
      </w:r>
      <w:r>
        <w:t>from</w:t>
      </w:r>
      <w:r w:rsidR="002C2B44">
        <w:t xml:space="preserve"> the stage in which</w:t>
      </w:r>
      <w:r>
        <w:rPr>
          <w:spacing w:val="-6"/>
        </w:rPr>
        <w:t xml:space="preserve"> </w:t>
      </w:r>
      <w:r>
        <w:t>work</w:t>
      </w:r>
      <w:r>
        <w:rPr>
          <w:spacing w:val="-7"/>
        </w:rPr>
        <w:t xml:space="preserve"> </w:t>
      </w:r>
      <w:r w:rsidR="002C2B44">
        <w:rPr>
          <w:spacing w:val="-7"/>
        </w:rPr>
        <w:t xml:space="preserve">is </w:t>
      </w:r>
      <w:r>
        <w:t>received</w:t>
      </w:r>
      <w:r>
        <w:rPr>
          <w:spacing w:val="-5"/>
        </w:rPr>
        <w:t xml:space="preserve"> </w:t>
      </w:r>
      <w:r>
        <w:t>from</w:t>
      </w:r>
      <w:r>
        <w:rPr>
          <w:spacing w:val="-5"/>
        </w:rPr>
        <w:t xml:space="preserve"> </w:t>
      </w:r>
      <w:r>
        <w:t>CMS</w:t>
      </w:r>
      <w:r>
        <w:rPr>
          <w:spacing w:val="-6"/>
        </w:rPr>
        <w:t xml:space="preserve"> </w:t>
      </w:r>
      <w:r>
        <w:t>to</w:t>
      </w:r>
      <w:r>
        <w:rPr>
          <w:spacing w:val="-7"/>
        </w:rPr>
        <w:t xml:space="preserve"> </w:t>
      </w:r>
      <w:r>
        <w:t>project</w:t>
      </w:r>
      <w:r>
        <w:rPr>
          <w:spacing w:val="-6"/>
        </w:rPr>
        <w:t xml:space="preserve"> </w:t>
      </w:r>
      <w:r>
        <w:t>assignment</w:t>
      </w:r>
      <w:r>
        <w:rPr>
          <w:spacing w:val="-6"/>
        </w:rPr>
        <w:t xml:space="preserve"> </w:t>
      </w:r>
      <w:r>
        <w:t>to</w:t>
      </w:r>
      <w:r>
        <w:rPr>
          <w:spacing w:val="-7"/>
        </w:rPr>
        <w:t xml:space="preserve"> </w:t>
      </w:r>
      <w:r>
        <w:t>conclusion. The Contractor shall provide a web-based or user interface to this system that can be accessed</w:t>
      </w:r>
      <w:r>
        <w:rPr>
          <w:spacing w:val="-3"/>
        </w:rPr>
        <w:t xml:space="preserve"> </w:t>
      </w:r>
      <w:r>
        <w:t>by</w:t>
      </w:r>
      <w:r>
        <w:rPr>
          <w:spacing w:val="-8"/>
        </w:rPr>
        <w:t xml:space="preserve"> </w:t>
      </w:r>
      <w:r>
        <w:t>up</w:t>
      </w:r>
      <w:r>
        <w:rPr>
          <w:spacing w:val="-3"/>
        </w:rPr>
        <w:t xml:space="preserve"> </w:t>
      </w:r>
      <w:r>
        <w:t>to</w:t>
      </w:r>
      <w:r>
        <w:rPr>
          <w:spacing w:val="-3"/>
        </w:rPr>
        <w:t xml:space="preserve"> </w:t>
      </w:r>
      <w:r>
        <w:t>500</w:t>
      </w:r>
      <w:r>
        <w:rPr>
          <w:spacing w:val="-3"/>
        </w:rPr>
        <w:t xml:space="preserve"> </w:t>
      </w:r>
      <w:r>
        <w:t>users</w:t>
      </w:r>
      <w:r>
        <w:rPr>
          <w:spacing w:val="-3"/>
        </w:rPr>
        <w:t xml:space="preserve"> </w:t>
      </w:r>
      <w:r>
        <w:t>(Contractor</w:t>
      </w:r>
      <w:r>
        <w:rPr>
          <w:spacing w:val="-4"/>
        </w:rPr>
        <w:t xml:space="preserve"> </w:t>
      </w:r>
      <w:r>
        <w:t>and</w:t>
      </w:r>
      <w:r>
        <w:rPr>
          <w:spacing w:val="-3"/>
        </w:rPr>
        <w:t xml:space="preserve"> </w:t>
      </w:r>
      <w:r>
        <w:t>CMS)</w:t>
      </w:r>
      <w:r>
        <w:rPr>
          <w:spacing w:val="-4"/>
        </w:rPr>
        <w:t xml:space="preserve"> </w:t>
      </w:r>
      <w:r>
        <w:t>to</w:t>
      </w:r>
      <w:r>
        <w:rPr>
          <w:spacing w:val="-3"/>
        </w:rPr>
        <w:t xml:space="preserve"> </w:t>
      </w:r>
      <w:r>
        <w:t>retrieve</w:t>
      </w:r>
      <w:r>
        <w:rPr>
          <w:spacing w:val="-4"/>
        </w:rPr>
        <w:t xml:space="preserve"> </w:t>
      </w:r>
      <w:r>
        <w:t>the</w:t>
      </w:r>
      <w:r>
        <w:rPr>
          <w:spacing w:val="-4"/>
        </w:rPr>
        <w:t xml:space="preserve"> </w:t>
      </w:r>
      <w:r>
        <w:t>results</w:t>
      </w:r>
      <w:r>
        <w:rPr>
          <w:spacing w:val="-3"/>
        </w:rPr>
        <w:t xml:space="preserve"> </w:t>
      </w:r>
      <w:r>
        <w:t>of</w:t>
      </w:r>
      <w:r>
        <w:rPr>
          <w:spacing w:val="-4"/>
        </w:rPr>
        <w:t xml:space="preserve"> </w:t>
      </w:r>
      <w:r>
        <w:t>medical review projects/tasks and any other supporting documents and give CMS access to the system.</w:t>
      </w:r>
      <w:r>
        <w:rPr>
          <w:spacing w:val="37"/>
        </w:rPr>
        <w:t xml:space="preserve"> </w:t>
      </w:r>
      <w:r>
        <w:t>The</w:t>
      </w:r>
      <w:r>
        <w:rPr>
          <w:spacing w:val="-8"/>
        </w:rPr>
        <w:t xml:space="preserve"> </w:t>
      </w:r>
      <w:r>
        <w:t>Contractor</w:t>
      </w:r>
      <w:r>
        <w:rPr>
          <w:spacing w:val="-6"/>
        </w:rPr>
        <w:t xml:space="preserve"> </w:t>
      </w:r>
      <w:r>
        <w:t>shall</w:t>
      </w:r>
      <w:r>
        <w:rPr>
          <w:spacing w:val="-4"/>
        </w:rPr>
        <w:t xml:space="preserve"> </w:t>
      </w:r>
      <w:r>
        <w:t>encrypt</w:t>
      </w:r>
      <w:r>
        <w:rPr>
          <w:spacing w:val="-4"/>
        </w:rPr>
        <w:t xml:space="preserve"> </w:t>
      </w:r>
      <w:r>
        <w:t>the</w:t>
      </w:r>
      <w:r>
        <w:rPr>
          <w:spacing w:val="-8"/>
        </w:rPr>
        <w:t xml:space="preserve"> </w:t>
      </w:r>
      <w:r>
        <w:t>data</w:t>
      </w:r>
      <w:r>
        <w:rPr>
          <w:spacing w:val="-6"/>
        </w:rPr>
        <w:t xml:space="preserve"> </w:t>
      </w:r>
      <w:r>
        <w:t>using</w:t>
      </w:r>
      <w:r>
        <w:rPr>
          <w:spacing w:val="-10"/>
        </w:rPr>
        <w:t xml:space="preserve"> </w:t>
      </w:r>
      <w:r>
        <w:t>CMS</w:t>
      </w:r>
      <w:r>
        <w:rPr>
          <w:spacing w:val="-4"/>
        </w:rPr>
        <w:t xml:space="preserve"> </w:t>
      </w:r>
      <w:r>
        <w:t>encryption</w:t>
      </w:r>
      <w:r>
        <w:rPr>
          <w:spacing w:val="-5"/>
        </w:rPr>
        <w:t xml:space="preserve"> </w:t>
      </w:r>
      <w:r>
        <w:t>policy.</w:t>
      </w:r>
      <w:r>
        <w:rPr>
          <w:spacing w:val="-2"/>
        </w:rPr>
        <w:t xml:space="preserve"> </w:t>
      </w:r>
      <w:r>
        <w:t>The</w:t>
      </w:r>
      <w:r>
        <w:rPr>
          <w:spacing w:val="-8"/>
        </w:rPr>
        <w:t xml:space="preserve"> </w:t>
      </w:r>
      <w:r>
        <w:t>Contractor must use its own systems or methods to prioritize CMS work requests and perform the medical records review, analysis, or research.</w:t>
      </w:r>
      <w:r>
        <w:rPr>
          <w:spacing w:val="40"/>
        </w:rPr>
        <w:t xml:space="preserve"> </w:t>
      </w:r>
      <w:r>
        <w:t>This process shall be maintained throughout the life of the contract.</w:t>
      </w:r>
    </w:p>
    <w:p w14:paraId="0D1D7842" w14:textId="77777777" w:rsidR="00D61D72" w:rsidRDefault="00D61D72">
      <w:pPr>
        <w:pStyle w:val="BodyText"/>
        <w:spacing w:before="6"/>
        <w:rPr>
          <w:sz w:val="27"/>
        </w:rPr>
      </w:pPr>
    </w:p>
    <w:p w14:paraId="3E9B2A95" w14:textId="0F702C3D" w:rsidR="00D61D72" w:rsidRDefault="00860DAE">
      <w:pPr>
        <w:pStyle w:val="BodyText"/>
        <w:spacing w:before="1" w:line="247" w:lineRule="auto"/>
        <w:ind w:left="935" w:right="377" w:hanging="12"/>
      </w:pPr>
      <w:r>
        <w:t>The</w:t>
      </w:r>
      <w:r>
        <w:rPr>
          <w:spacing w:val="-9"/>
        </w:rPr>
        <w:t xml:space="preserve"> </w:t>
      </w:r>
      <w:r>
        <w:t>dashboard</w:t>
      </w:r>
      <w:r>
        <w:rPr>
          <w:spacing w:val="-6"/>
        </w:rPr>
        <w:t xml:space="preserve"> </w:t>
      </w:r>
      <w:r>
        <w:t>reporting</w:t>
      </w:r>
      <w:r>
        <w:rPr>
          <w:spacing w:val="-6"/>
        </w:rPr>
        <w:t xml:space="preserve"> </w:t>
      </w:r>
      <w:r>
        <w:t>shall</w:t>
      </w:r>
      <w:r>
        <w:rPr>
          <w:spacing w:val="-5"/>
        </w:rPr>
        <w:t xml:space="preserve"> </w:t>
      </w:r>
      <w:r>
        <w:t>be</w:t>
      </w:r>
      <w:r>
        <w:rPr>
          <w:spacing w:val="-9"/>
        </w:rPr>
        <w:t xml:space="preserve"> </w:t>
      </w:r>
      <w:r>
        <w:t>available</w:t>
      </w:r>
      <w:r>
        <w:rPr>
          <w:spacing w:val="-7"/>
        </w:rPr>
        <w:t xml:space="preserve"> </w:t>
      </w:r>
      <w:r>
        <w:t>within</w:t>
      </w:r>
      <w:r>
        <w:rPr>
          <w:spacing w:val="-4"/>
        </w:rPr>
        <w:t xml:space="preserve"> </w:t>
      </w:r>
      <w:r>
        <w:t>3</w:t>
      </w:r>
      <w:r>
        <w:rPr>
          <w:spacing w:val="-6"/>
        </w:rPr>
        <w:t xml:space="preserve"> </w:t>
      </w:r>
      <w:r>
        <w:t>months</w:t>
      </w:r>
      <w:r>
        <w:rPr>
          <w:spacing w:val="-6"/>
        </w:rPr>
        <w:t xml:space="preserve"> </w:t>
      </w:r>
      <w:r>
        <w:t>of</w:t>
      </w:r>
      <w:r>
        <w:rPr>
          <w:spacing w:val="-9"/>
        </w:rPr>
        <w:t xml:space="preserve"> </w:t>
      </w:r>
      <w:r>
        <w:t>the</w:t>
      </w:r>
      <w:r>
        <w:rPr>
          <w:spacing w:val="-9"/>
        </w:rPr>
        <w:t xml:space="preserve"> </w:t>
      </w:r>
      <w:r>
        <w:t>first</w:t>
      </w:r>
      <w:r>
        <w:rPr>
          <w:spacing w:val="-5"/>
        </w:rPr>
        <w:t xml:space="preserve"> </w:t>
      </w:r>
      <w:r>
        <w:t>project</w:t>
      </w:r>
      <w:r>
        <w:rPr>
          <w:spacing w:val="-5"/>
        </w:rPr>
        <w:t xml:space="preserve"> </w:t>
      </w:r>
      <w:r>
        <w:t>assignment</w:t>
      </w:r>
      <w:r>
        <w:rPr>
          <w:spacing w:val="-5"/>
        </w:rPr>
        <w:t xml:space="preserve"> </w:t>
      </w:r>
      <w:r>
        <w:t xml:space="preserve">of the base contract year. </w:t>
      </w:r>
      <w:r w:rsidR="002C2B44">
        <w:t>Once the dashboard is available, the Contractor shall ensure that</w:t>
      </w:r>
      <w:r>
        <w:t xml:space="preserve"> dashboard reporting data </w:t>
      </w:r>
      <w:r w:rsidR="002C2B44">
        <w:t>is</w:t>
      </w:r>
      <w:r>
        <w:t xml:space="preserve"> refreshed monthly. CMS may require additional reporting requirements on an as needed basis. The Contractor</w:t>
      </w:r>
      <w:r>
        <w:rPr>
          <w:spacing w:val="-6"/>
        </w:rPr>
        <w:t xml:space="preserve"> </w:t>
      </w:r>
      <w:r>
        <w:t>shall</w:t>
      </w:r>
      <w:r>
        <w:rPr>
          <w:spacing w:val="-4"/>
        </w:rPr>
        <w:t xml:space="preserve"> </w:t>
      </w:r>
      <w:r>
        <w:t>submit</w:t>
      </w:r>
      <w:r>
        <w:rPr>
          <w:spacing w:val="-4"/>
        </w:rPr>
        <w:t xml:space="preserve"> </w:t>
      </w:r>
      <w:r>
        <w:t>ad</w:t>
      </w:r>
      <w:r>
        <w:rPr>
          <w:spacing w:val="-5"/>
        </w:rPr>
        <w:t xml:space="preserve"> </w:t>
      </w:r>
      <w:r>
        <w:t>hoc</w:t>
      </w:r>
      <w:r>
        <w:rPr>
          <w:spacing w:val="-6"/>
        </w:rPr>
        <w:t xml:space="preserve"> </w:t>
      </w:r>
      <w:r>
        <w:t>reports</w:t>
      </w:r>
      <w:r>
        <w:rPr>
          <w:spacing w:val="-2"/>
        </w:rPr>
        <w:t xml:space="preserve"> </w:t>
      </w:r>
      <w:r>
        <w:t>as</w:t>
      </w:r>
      <w:r>
        <w:rPr>
          <w:spacing w:val="-2"/>
        </w:rPr>
        <w:t xml:space="preserve"> </w:t>
      </w:r>
      <w:r>
        <w:t>directed by</w:t>
      </w:r>
      <w:r>
        <w:rPr>
          <w:spacing w:val="-9"/>
        </w:rPr>
        <w:t xml:space="preserve"> </w:t>
      </w:r>
      <w:r>
        <w:t>CMS.</w:t>
      </w:r>
      <w:r>
        <w:rPr>
          <w:spacing w:val="38"/>
        </w:rPr>
        <w:t xml:space="preserve"> </w:t>
      </w:r>
      <w:r>
        <w:t>The</w:t>
      </w:r>
      <w:r>
        <w:rPr>
          <w:spacing w:val="-6"/>
        </w:rPr>
        <w:t xml:space="preserve"> </w:t>
      </w:r>
      <w:r>
        <w:t>content</w:t>
      </w:r>
      <w:r>
        <w:rPr>
          <w:spacing w:val="-4"/>
        </w:rPr>
        <w:t xml:space="preserve"> </w:t>
      </w:r>
      <w:r>
        <w:t>and</w:t>
      </w:r>
      <w:r>
        <w:rPr>
          <w:spacing w:val="-5"/>
        </w:rPr>
        <w:t xml:space="preserve"> </w:t>
      </w:r>
      <w:r>
        <w:t>format</w:t>
      </w:r>
      <w:r>
        <w:rPr>
          <w:spacing w:val="-4"/>
        </w:rPr>
        <w:t xml:space="preserve"> </w:t>
      </w:r>
      <w:r>
        <w:t>of</w:t>
      </w:r>
      <w:r>
        <w:rPr>
          <w:spacing w:val="-6"/>
        </w:rPr>
        <w:t xml:space="preserve"> </w:t>
      </w:r>
      <w:r>
        <w:t>these reports will be determined by CMS.</w:t>
      </w:r>
    </w:p>
    <w:p w14:paraId="61BD6F38" w14:textId="77777777" w:rsidR="00D61D72" w:rsidRDefault="00D61D72">
      <w:pPr>
        <w:pStyle w:val="BodyText"/>
        <w:spacing w:before="3"/>
        <w:rPr>
          <w:sz w:val="27"/>
        </w:rPr>
      </w:pPr>
    </w:p>
    <w:p w14:paraId="3B60900F" w14:textId="77777777" w:rsidR="00D61D72" w:rsidRDefault="00860DAE">
      <w:pPr>
        <w:pStyle w:val="BodyText"/>
        <w:spacing w:line="249" w:lineRule="auto"/>
        <w:ind w:left="923" w:right="377"/>
      </w:pPr>
      <w:r>
        <w:t>The Contractor shall be responsible for user account management. The Contractor shall create, change, and delete user accounts based on user access requests for Contractor and CMS</w:t>
      </w:r>
      <w:r>
        <w:rPr>
          <w:spacing w:val="-5"/>
        </w:rPr>
        <w:t xml:space="preserve"> </w:t>
      </w:r>
      <w:r>
        <w:t>users</w:t>
      </w:r>
      <w:r>
        <w:rPr>
          <w:spacing w:val="-6"/>
        </w:rPr>
        <w:t xml:space="preserve"> </w:t>
      </w:r>
      <w:r>
        <w:t>provided</w:t>
      </w:r>
      <w:r>
        <w:rPr>
          <w:spacing w:val="-6"/>
        </w:rPr>
        <w:t xml:space="preserve"> </w:t>
      </w:r>
      <w:r>
        <w:t>by</w:t>
      </w:r>
      <w:r>
        <w:rPr>
          <w:spacing w:val="-11"/>
        </w:rPr>
        <w:t xml:space="preserve"> </w:t>
      </w:r>
      <w:r>
        <w:t>CMS.</w:t>
      </w:r>
      <w:r>
        <w:rPr>
          <w:spacing w:val="-6"/>
        </w:rPr>
        <w:t xml:space="preserve"> </w:t>
      </w:r>
      <w:r>
        <w:t>CMS</w:t>
      </w:r>
      <w:r>
        <w:rPr>
          <w:spacing w:val="-5"/>
        </w:rPr>
        <w:t xml:space="preserve"> </w:t>
      </w:r>
      <w:r>
        <w:t>will</w:t>
      </w:r>
      <w:r>
        <w:rPr>
          <w:spacing w:val="-8"/>
        </w:rPr>
        <w:t xml:space="preserve"> </w:t>
      </w:r>
      <w:r>
        <w:t>send</w:t>
      </w:r>
      <w:r>
        <w:rPr>
          <w:spacing w:val="-6"/>
        </w:rPr>
        <w:t xml:space="preserve"> </w:t>
      </w:r>
      <w:r>
        <w:t>the</w:t>
      </w:r>
      <w:r>
        <w:rPr>
          <w:spacing w:val="-9"/>
        </w:rPr>
        <w:t xml:space="preserve"> </w:t>
      </w:r>
      <w:r>
        <w:t>Contractor</w:t>
      </w:r>
      <w:r>
        <w:rPr>
          <w:spacing w:val="-7"/>
        </w:rPr>
        <w:t xml:space="preserve"> </w:t>
      </w:r>
      <w:r>
        <w:t>copies</w:t>
      </w:r>
      <w:r>
        <w:rPr>
          <w:spacing w:val="-6"/>
        </w:rPr>
        <w:t xml:space="preserve"> </w:t>
      </w:r>
      <w:r>
        <w:t>of</w:t>
      </w:r>
      <w:r>
        <w:rPr>
          <w:spacing w:val="-7"/>
        </w:rPr>
        <w:t xml:space="preserve"> </w:t>
      </w:r>
      <w:r>
        <w:t>authorized</w:t>
      </w:r>
      <w:r>
        <w:rPr>
          <w:spacing w:val="-6"/>
        </w:rPr>
        <w:t xml:space="preserve"> </w:t>
      </w:r>
      <w:r>
        <w:t>user</w:t>
      </w:r>
      <w:r>
        <w:rPr>
          <w:spacing w:val="-7"/>
        </w:rPr>
        <w:t xml:space="preserve"> </w:t>
      </w:r>
      <w:r>
        <w:t>forms. The Contractor shall prepare a monthly list of active users that displays the frequency of access/use</w:t>
      </w:r>
      <w:r>
        <w:rPr>
          <w:spacing w:val="-1"/>
        </w:rPr>
        <w:t xml:space="preserve"> </w:t>
      </w:r>
      <w:r>
        <w:t>(last access date</w:t>
      </w:r>
      <w:r>
        <w:rPr>
          <w:spacing w:val="-1"/>
        </w:rPr>
        <w:t xml:space="preserve"> </w:t>
      </w:r>
      <w:r>
        <w:t>30 days, 60 days, 90 days)</w:t>
      </w:r>
      <w:r>
        <w:rPr>
          <w:spacing w:val="-1"/>
        </w:rPr>
        <w:t xml:space="preserve"> </w:t>
      </w:r>
      <w:r>
        <w:t>for</w:t>
      </w:r>
      <w:r>
        <w:rPr>
          <w:spacing w:val="-1"/>
        </w:rPr>
        <w:t xml:space="preserve"> </w:t>
      </w:r>
      <w:r>
        <w:t>the</w:t>
      </w:r>
      <w:r>
        <w:rPr>
          <w:spacing w:val="-1"/>
        </w:rPr>
        <w:t xml:space="preserve"> </w:t>
      </w:r>
      <w:r>
        <w:t>purpose</w:t>
      </w:r>
      <w:r>
        <w:rPr>
          <w:spacing w:val="-1"/>
        </w:rPr>
        <w:t xml:space="preserve"> </w:t>
      </w:r>
      <w:r>
        <w:t>of auditing authorized user accounts. The active users report shall be delivered as part of the Contractor’s monthly progress report.</w:t>
      </w:r>
    </w:p>
    <w:p w14:paraId="02836BB1" w14:textId="77777777" w:rsidR="00D61D72" w:rsidRDefault="00D61D72">
      <w:pPr>
        <w:pStyle w:val="BodyText"/>
        <w:spacing w:before="3"/>
        <w:rPr>
          <w:sz w:val="26"/>
        </w:rPr>
      </w:pPr>
    </w:p>
    <w:p w14:paraId="06C7096C" w14:textId="77777777" w:rsidR="00D61D72" w:rsidRDefault="00860DAE">
      <w:pPr>
        <w:pStyle w:val="BodyText"/>
        <w:spacing w:line="247" w:lineRule="auto"/>
        <w:ind w:left="935" w:right="377" w:hanging="12"/>
      </w:pPr>
      <w:r>
        <w:t>The data shall be searchable by variables provided with the original medical review project/task activity request. The medical review project/task activity reports shall also be accessible via a web link.</w:t>
      </w:r>
      <w:r>
        <w:rPr>
          <w:spacing w:val="80"/>
        </w:rPr>
        <w:t xml:space="preserve"> </w:t>
      </w:r>
      <w:r>
        <w:t>Contractor Data shall be stored for records retention and backed up to prevent loss of data. The Contractor shall retain all completed medical review project/task activity reports (at least 2 years, and no more than the 5-year contract period). The Contractor shall be directed to transfer its data archives to the designated CMS system. All</w:t>
      </w:r>
      <w:r>
        <w:rPr>
          <w:spacing w:val="-5"/>
        </w:rPr>
        <w:t xml:space="preserve"> </w:t>
      </w:r>
      <w:r>
        <w:t>data</w:t>
      </w:r>
      <w:r>
        <w:rPr>
          <w:spacing w:val="-9"/>
        </w:rPr>
        <w:t xml:space="preserve"> </w:t>
      </w:r>
      <w:r>
        <w:t>stored</w:t>
      </w:r>
      <w:r>
        <w:rPr>
          <w:spacing w:val="-6"/>
        </w:rPr>
        <w:t xml:space="preserve"> </w:t>
      </w:r>
      <w:r>
        <w:t>on</w:t>
      </w:r>
      <w:r>
        <w:rPr>
          <w:spacing w:val="-6"/>
        </w:rPr>
        <w:t xml:space="preserve"> </w:t>
      </w:r>
      <w:r>
        <w:t>either</w:t>
      </w:r>
      <w:r>
        <w:rPr>
          <w:spacing w:val="-4"/>
        </w:rPr>
        <w:t xml:space="preserve"> </w:t>
      </w:r>
      <w:r>
        <w:t>a</w:t>
      </w:r>
      <w:r>
        <w:rPr>
          <w:spacing w:val="-9"/>
        </w:rPr>
        <w:t xml:space="preserve"> </w:t>
      </w:r>
      <w:r>
        <w:t>Contractor</w:t>
      </w:r>
      <w:r>
        <w:rPr>
          <w:spacing w:val="-7"/>
        </w:rPr>
        <w:t xml:space="preserve"> </w:t>
      </w:r>
      <w:r>
        <w:t>or</w:t>
      </w:r>
      <w:r>
        <w:rPr>
          <w:spacing w:val="-7"/>
        </w:rPr>
        <w:t xml:space="preserve"> </w:t>
      </w:r>
      <w:r>
        <w:t>Government</w:t>
      </w:r>
      <w:r>
        <w:rPr>
          <w:spacing w:val="-5"/>
        </w:rPr>
        <w:t xml:space="preserve"> </w:t>
      </w:r>
      <w:r>
        <w:t>system</w:t>
      </w:r>
      <w:r>
        <w:rPr>
          <w:spacing w:val="-5"/>
        </w:rPr>
        <w:t xml:space="preserve"> </w:t>
      </w:r>
      <w:r>
        <w:t>which</w:t>
      </w:r>
      <w:r>
        <w:rPr>
          <w:spacing w:val="-6"/>
        </w:rPr>
        <w:t xml:space="preserve"> </w:t>
      </w:r>
      <w:r>
        <w:t>is</w:t>
      </w:r>
      <w:r>
        <w:rPr>
          <w:spacing w:val="-6"/>
        </w:rPr>
        <w:t xml:space="preserve"> </w:t>
      </w:r>
      <w:r>
        <w:t>related</w:t>
      </w:r>
      <w:r>
        <w:rPr>
          <w:spacing w:val="-6"/>
        </w:rPr>
        <w:t xml:space="preserve"> </w:t>
      </w:r>
      <w:r>
        <w:t>to</w:t>
      </w:r>
      <w:r>
        <w:rPr>
          <w:spacing w:val="-6"/>
        </w:rPr>
        <w:t xml:space="preserve"> </w:t>
      </w:r>
      <w:r>
        <w:t>the</w:t>
      </w:r>
      <w:r>
        <w:rPr>
          <w:spacing w:val="-9"/>
        </w:rPr>
        <w:t xml:space="preserve"> </w:t>
      </w:r>
      <w:r>
        <w:t>execution of services under this contract are the sole property of the Government.</w:t>
      </w:r>
    </w:p>
    <w:p w14:paraId="1CC1167B" w14:textId="77777777" w:rsidR="00D61D72" w:rsidRDefault="00D61D72">
      <w:pPr>
        <w:pStyle w:val="BodyText"/>
        <w:spacing w:before="7"/>
        <w:rPr>
          <w:sz w:val="27"/>
        </w:rPr>
      </w:pPr>
    </w:p>
    <w:p w14:paraId="36883787" w14:textId="77777777" w:rsidR="00D61D72" w:rsidRDefault="00860DAE">
      <w:pPr>
        <w:pStyle w:val="BodyText"/>
        <w:spacing w:before="1"/>
        <w:ind w:left="923"/>
      </w:pPr>
      <w:r>
        <w:t>The</w:t>
      </w:r>
      <w:r>
        <w:rPr>
          <w:spacing w:val="-8"/>
        </w:rPr>
        <w:t xml:space="preserve"> </w:t>
      </w:r>
      <w:r>
        <w:t>Contractor</w:t>
      </w:r>
      <w:r>
        <w:rPr>
          <w:spacing w:val="-6"/>
        </w:rPr>
        <w:t xml:space="preserve"> </w:t>
      </w:r>
      <w:r>
        <w:t>shall</w:t>
      </w:r>
      <w:r>
        <w:rPr>
          <w:spacing w:val="-3"/>
        </w:rPr>
        <w:t xml:space="preserve"> </w:t>
      </w:r>
      <w:r>
        <w:t>develop</w:t>
      </w:r>
      <w:r>
        <w:rPr>
          <w:spacing w:val="-3"/>
        </w:rPr>
        <w:t xml:space="preserve"> </w:t>
      </w:r>
      <w:r>
        <w:t>a</w:t>
      </w:r>
      <w:r>
        <w:rPr>
          <w:spacing w:val="-5"/>
        </w:rPr>
        <w:t xml:space="preserve"> </w:t>
      </w:r>
      <w:r>
        <w:t>dashboard</w:t>
      </w:r>
      <w:r>
        <w:rPr>
          <w:spacing w:val="-2"/>
        </w:rPr>
        <w:t xml:space="preserve"> </w:t>
      </w:r>
      <w:r>
        <w:t>system</w:t>
      </w:r>
      <w:r>
        <w:rPr>
          <w:spacing w:val="-2"/>
        </w:rPr>
        <w:t xml:space="preserve"> </w:t>
      </w:r>
      <w:r>
        <w:t>with</w:t>
      </w:r>
      <w:r>
        <w:rPr>
          <w:spacing w:val="-4"/>
        </w:rPr>
        <w:t xml:space="preserve"> </w:t>
      </w:r>
      <w:r>
        <w:t>tracking</w:t>
      </w:r>
      <w:r>
        <w:rPr>
          <w:spacing w:val="-3"/>
        </w:rPr>
        <w:t xml:space="preserve"> </w:t>
      </w:r>
      <w:r>
        <w:t>capabilities</w:t>
      </w:r>
      <w:r>
        <w:rPr>
          <w:spacing w:val="1"/>
        </w:rPr>
        <w:t xml:space="preserve"> </w:t>
      </w:r>
      <w:r>
        <w:rPr>
          <w:spacing w:val="-5"/>
        </w:rPr>
        <w:t>to:</w:t>
      </w:r>
    </w:p>
    <w:p w14:paraId="22C7123F" w14:textId="77777777" w:rsidR="00D61D72" w:rsidRDefault="00860DAE">
      <w:pPr>
        <w:pStyle w:val="ListParagraph"/>
        <w:numPr>
          <w:ilvl w:val="0"/>
          <w:numId w:val="40"/>
        </w:numPr>
        <w:tabs>
          <w:tab w:val="left" w:pos="2017"/>
          <w:tab w:val="left" w:pos="2018"/>
        </w:tabs>
        <w:spacing w:before="23"/>
        <w:ind w:hanging="361"/>
        <w:rPr>
          <w:sz w:val="24"/>
        </w:rPr>
      </w:pPr>
      <w:r>
        <w:rPr>
          <w:sz w:val="24"/>
        </w:rPr>
        <w:t>Record</w:t>
      </w:r>
      <w:r>
        <w:rPr>
          <w:spacing w:val="-7"/>
          <w:sz w:val="24"/>
        </w:rPr>
        <w:t xml:space="preserve"> </w:t>
      </w:r>
      <w:r>
        <w:rPr>
          <w:sz w:val="24"/>
        </w:rPr>
        <w:t>the</w:t>
      </w:r>
      <w:r>
        <w:rPr>
          <w:spacing w:val="-5"/>
          <w:sz w:val="24"/>
        </w:rPr>
        <w:t xml:space="preserve"> </w:t>
      </w:r>
      <w:r>
        <w:rPr>
          <w:sz w:val="24"/>
        </w:rPr>
        <w:t>number</w:t>
      </w:r>
      <w:r>
        <w:rPr>
          <w:spacing w:val="-2"/>
          <w:sz w:val="24"/>
        </w:rPr>
        <w:t xml:space="preserve"> </w:t>
      </w:r>
      <w:r>
        <w:rPr>
          <w:sz w:val="24"/>
        </w:rPr>
        <w:t>of</w:t>
      </w:r>
      <w:r>
        <w:rPr>
          <w:spacing w:val="-5"/>
          <w:sz w:val="24"/>
        </w:rPr>
        <w:t xml:space="preserve"> </w:t>
      </w:r>
      <w:r>
        <w:rPr>
          <w:sz w:val="24"/>
        </w:rPr>
        <w:t>ADR</w:t>
      </w:r>
      <w:r>
        <w:rPr>
          <w:spacing w:val="-1"/>
          <w:sz w:val="24"/>
        </w:rPr>
        <w:t xml:space="preserve"> </w:t>
      </w:r>
      <w:r>
        <w:rPr>
          <w:sz w:val="24"/>
        </w:rPr>
        <w:t>letters</w:t>
      </w:r>
      <w:r>
        <w:rPr>
          <w:spacing w:val="-1"/>
          <w:sz w:val="24"/>
        </w:rPr>
        <w:t xml:space="preserve"> </w:t>
      </w:r>
      <w:r>
        <w:rPr>
          <w:sz w:val="24"/>
        </w:rPr>
        <w:t>sent</w:t>
      </w:r>
      <w:r>
        <w:rPr>
          <w:spacing w:val="-1"/>
          <w:sz w:val="24"/>
        </w:rPr>
        <w:t xml:space="preserve"> </w:t>
      </w:r>
      <w:r>
        <w:rPr>
          <w:spacing w:val="-5"/>
          <w:sz w:val="24"/>
        </w:rPr>
        <w:t>out</w:t>
      </w:r>
    </w:p>
    <w:p w14:paraId="4A13AEBD" w14:textId="77777777" w:rsidR="00D61D72" w:rsidRDefault="00860DAE">
      <w:pPr>
        <w:pStyle w:val="ListParagraph"/>
        <w:numPr>
          <w:ilvl w:val="0"/>
          <w:numId w:val="40"/>
        </w:numPr>
        <w:tabs>
          <w:tab w:val="left" w:pos="2017"/>
          <w:tab w:val="left" w:pos="2018"/>
        </w:tabs>
        <w:spacing w:before="18"/>
        <w:ind w:hanging="361"/>
        <w:rPr>
          <w:sz w:val="24"/>
        </w:rPr>
      </w:pPr>
      <w:r>
        <w:rPr>
          <w:sz w:val="24"/>
        </w:rPr>
        <w:t>Record</w:t>
      </w:r>
      <w:r>
        <w:rPr>
          <w:spacing w:val="-3"/>
          <w:sz w:val="24"/>
        </w:rPr>
        <w:t xml:space="preserve"> </w:t>
      </w:r>
      <w:r>
        <w:rPr>
          <w:sz w:val="24"/>
        </w:rPr>
        <w:t>the</w:t>
      </w:r>
      <w:r>
        <w:rPr>
          <w:spacing w:val="-4"/>
          <w:sz w:val="24"/>
        </w:rPr>
        <w:t xml:space="preserve"> </w:t>
      </w:r>
      <w:r>
        <w:rPr>
          <w:sz w:val="24"/>
        </w:rPr>
        <w:t>number</w:t>
      </w:r>
      <w:r>
        <w:rPr>
          <w:spacing w:val="-5"/>
          <w:sz w:val="24"/>
        </w:rPr>
        <w:t xml:space="preserve"> </w:t>
      </w:r>
      <w:r>
        <w:rPr>
          <w:sz w:val="24"/>
        </w:rPr>
        <w:t>of</w:t>
      </w:r>
      <w:r>
        <w:rPr>
          <w:spacing w:val="-2"/>
          <w:sz w:val="24"/>
        </w:rPr>
        <w:t xml:space="preserve"> </w:t>
      </w:r>
      <w:r>
        <w:rPr>
          <w:sz w:val="24"/>
        </w:rPr>
        <w:t>incoming</w:t>
      </w:r>
      <w:r>
        <w:rPr>
          <w:spacing w:val="-6"/>
          <w:sz w:val="24"/>
        </w:rPr>
        <w:t xml:space="preserve"> </w:t>
      </w:r>
      <w:r>
        <w:rPr>
          <w:sz w:val="24"/>
        </w:rPr>
        <w:t>medical</w:t>
      </w:r>
      <w:r>
        <w:rPr>
          <w:spacing w:val="-1"/>
          <w:sz w:val="24"/>
        </w:rPr>
        <w:t xml:space="preserve"> </w:t>
      </w:r>
      <w:r>
        <w:rPr>
          <w:spacing w:val="-2"/>
          <w:sz w:val="24"/>
        </w:rPr>
        <w:t>records</w:t>
      </w:r>
    </w:p>
    <w:p w14:paraId="702356CF" w14:textId="77777777" w:rsidR="00D61D72" w:rsidRDefault="00860DAE">
      <w:pPr>
        <w:pStyle w:val="ListParagraph"/>
        <w:numPr>
          <w:ilvl w:val="0"/>
          <w:numId w:val="40"/>
        </w:numPr>
        <w:tabs>
          <w:tab w:val="left" w:pos="2017"/>
          <w:tab w:val="left" w:pos="2018"/>
        </w:tabs>
        <w:spacing w:before="25" w:line="247" w:lineRule="auto"/>
        <w:ind w:right="712"/>
        <w:rPr>
          <w:sz w:val="24"/>
        </w:rPr>
      </w:pPr>
      <w:r>
        <w:rPr>
          <w:sz w:val="24"/>
        </w:rPr>
        <w:t>Record</w:t>
      </w:r>
      <w:r>
        <w:rPr>
          <w:spacing w:val="-8"/>
          <w:sz w:val="24"/>
        </w:rPr>
        <w:t xml:space="preserve"> </w:t>
      </w:r>
      <w:r>
        <w:rPr>
          <w:sz w:val="24"/>
        </w:rPr>
        <w:t>the</w:t>
      </w:r>
      <w:r>
        <w:rPr>
          <w:spacing w:val="-9"/>
          <w:sz w:val="24"/>
        </w:rPr>
        <w:t xml:space="preserve"> </w:t>
      </w:r>
      <w:r>
        <w:rPr>
          <w:sz w:val="24"/>
        </w:rPr>
        <w:t>number</w:t>
      </w:r>
      <w:r>
        <w:rPr>
          <w:spacing w:val="-9"/>
          <w:sz w:val="24"/>
        </w:rPr>
        <w:t xml:space="preserve"> </w:t>
      </w:r>
      <w:r>
        <w:rPr>
          <w:sz w:val="24"/>
        </w:rPr>
        <w:t>of</w:t>
      </w:r>
      <w:r>
        <w:rPr>
          <w:spacing w:val="-9"/>
          <w:sz w:val="24"/>
        </w:rPr>
        <w:t xml:space="preserve"> </w:t>
      </w:r>
      <w:r>
        <w:rPr>
          <w:sz w:val="24"/>
        </w:rPr>
        <w:t>requested</w:t>
      </w:r>
      <w:r>
        <w:rPr>
          <w:spacing w:val="-8"/>
          <w:sz w:val="24"/>
        </w:rPr>
        <w:t xml:space="preserve"> </w:t>
      </w:r>
      <w:r>
        <w:rPr>
          <w:sz w:val="24"/>
        </w:rPr>
        <w:t>medical</w:t>
      </w:r>
      <w:r>
        <w:rPr>
          <w:spacing w:val="-8"/>
          <w:sz w:val="24"/>
        </w:rPr>
        <w:t xml:space="preserve"> </w:t>
      </w:r>
      <w:r>
        <w:rPr>
          <w:sz w:val="24"/>
        </w:rPr>
        <w:t>records</w:t>
      </w:r>
      <w:r>
        <w:rPr>
          <w:spacing w:val="-6"/>
          <w:sz w:val="24"/>
        </w:rPr>
        <w:t xml:space="preserve"> </w:t>
      </w:r>
      <w:r>
        <w:rPr>
          <w:sz w:val="24"/>
        </w:rPr>
        <w:t>received</w:t>
      </w:r>
      <w:r>
        <w:rPr>
          <w:spacing w:val="-8"/>
          <w:sz w:val="24"/>
        </w:rPr>
        <w:t xml:space="preserve"> </w:t>
      </w:r>
      <w:r>
        <w:rPr>
          <w:sz w:val="24"/>
        </w:rPr>
        <w:t>outside</w:t>
      </w:r>
      <w:r>
        <w:rPr>
          <w:spacing w:val="-9"/>
          <w:sz w:val="24"/>
        </w:rPr>
        <w:t xml:space="preserve"> </w:t>
      </w:r>
      <w:r>
        <w:rPr>
          <w:sz w:val="24"/>
        </w:rPr>
        <w:t>the</w:t>
      </w:r>
      <w:r>
        <w:rPr>
          <w:spacing w:val="-9"/>
          <w:sz w:val="24"/>
        </w:rPr>
        <w:t xml:space="preserve"> </w:t>
      </w:r>
      <w:r>
        <w:rPr>
          <w:sz w:val="24"/>
        </w:rPr>
        <w:t xml:space="preserve">specified </w:t>
      </w:r>
      <w:r>
        <w:rPr>
          <w:spacing w:val="-2"/>
          <w:sz w:val="24"/>
        </w:rPr>
        <w:t>timeframe</w:t>
      </w:r>
    </w:p>
    <w:p w14:paraId="16C62E59" w14:textId="77777777" w:rsidR="00D61D72" w:rsidRDefault="00860DAE">
      <w:pPr>
        <w:pStyle w:val="ListParagraph"/>
        <w:numPr>
          <w:ilvl w:val="0"/>
          <w:numId w:val="40"/>
        </w:numPr>
        <w:tabs>
          <w:tab w:val="left" w:pos="2017"/>
          <w:tab w:val="left" w:pos="2018"/>
        </w:tabs>
        <w:spacing w:before="11"/>
        <w:ind w:hanging="361"/>
        <w:rPr>
          <w:sz w:val="24"/>
        </w:rPr>
      </w:pPr>
      <w:r>
        <w:rPr>
          <w:sz w:val="24"/>
        </w:rPr>
        <w:t>Provide</w:t>
      </w:r>
      <w:r>
        <w:rPr>
          <w:spacing w:val="-6"/>
          <w:sz w:val="24"/>
        </w:rPr>
        <w:t xml:space="preserve"> </w:t>
      </w:r>
      <w:r>
        <w:rPr>
          <w:sz w:val="24"/>
        </w:rPr>
        <w:t>an</w:t>
      </w:r>
      <w:r>
        <w:rPr>
          <w:spacing w:val="-1"/>
          <w:sz w:val="24"/>
        </w:rPr>
        <w:t xml:space="preserve"> </w:t>
      </w:r>
      <w:r>
        <w:rPr>
          <w:sz w:val="24"/>
        </w:rPr>
        <w:t>audit</w:t>
      </w:r>
      <w:r>
        <w:rPr>
          <w:spacing w:val="-1"/>
          <w:sz w:val="24"/>
        </w:rPr>
        <w:t xml:space="preserve"> </w:t>
      </w:r>
      <w:r>
        <w:rPr>
          <w:sz w:val="24"/>
        </w:rPr>
        <w:t>record</w:t>
      </w:r>
      <w:r>
        <w:rPr>
          <w:spacing w:val="-2"/>
          <w:sz w:val="24"/>
        </w:rPr>
        <w:t xml:space="preserve"> </w:t>
      </w:r>
      <w:r>
        <w:rPr>
          <w:sz w:val="24"/>
        </w:rPr>
        <w:t>of</w:t>
      </w:r>
      <w:r>
        <w:rPr>
          <w:spacing w:val="-5"/>
          <w:sz w:val="24"/>
        </w:rPr>
        <w:t xml:space="preserve"> </w:t>
      </w:r>
      <w:r>
        <w:rPr>
          <w:sz w:val="24"/>
        </w:rPr>
        <w:t>work</w:t>
      </w:r>
      <w:r>
        <w:rPr>
          <w:spacing w:val="-1"/>
          <w:sz w:val="24"/>
        </w:rPr>
        <w:t xml:space="preserve"> </w:t>
      </w:r>
      <w:r>
        <w:rPr>
          <w:sz w:val="24"/>
        </w:rPr>
        <w:t>requests</w:t>
      </w:r>
      <w:r>
        <w:rPr>
          <w:spacing w:val="-1"/>
          <w:sz w:val="24"/>
        </w:rPr>
        <w:t xml:space="preserve"> </w:t>
      </w:r>
      <w:r>
        <w:rPr>
          <w:sz w:val="24"/>
        </w:rPr>
        <w:t>and</w:t>
      </w:r>
      <w:r>
        <w:rPr>
          <w:spacing w:val="-1"/>
          <w:sz w:val="24"/>
        </w:rPr>
        <w:t xml:space="preserve"> </w:t>
      </w:r>
      <w:r>
        <w:rPr>
          <w:spacing w:val="-2"/>
          <w:sz w:val="24"/>
        </w:rPr>
        <w:t>fulfillment</w:t>
      </w:r>
    </w:p>
    <w:p w14:paraId="4BECDC94" w14:textId="77777777" w:rsidR="00D61D72" w:rsidRDefault="00860DAE">
      <w:pPr>
        <w:pStyle w:val="ListParagraph"/>
        <w:numPr>
          <w:ilvl w:val="0"/>
          <w:numId w:val="40"/>
        </w:numPr>
        <w:tabs>
          <w:tab w:val="left" w:pos="2017"/>
          <w:tab w:val="left" w:pos="2018"/>
        </w:tabs>
        <w:spacing w:before="21"/>
        <w:ind w:hanging="361"/>
        <w:rPr>
          <w:sz w:val="24"/>
        </w:rPr>
      </w:pPr>
      <w:r>
        <w:rPr>
          <w:sz w:val="24"/>
        </w:rPr>
        <w:t>Capture</w:t>
      </w:r>
      <w:r>
        <w:rPr>
          <w:spacing w:val="-5"/>
          <w:sz w:val="24"/>
        </w:rPr>
        <w:t xml:space="preserve"> </w:t>
      </w:r>
      <w:r>
        <w:rPr>
          <w:sz w:val="24"/>
        </w:rPr>
        <w:t>the</w:t>
      </w:r>
      <w:r>
        <w:rPr>
          <w:spacing w:val="-5"/>
          <w:sz w:val="24"/>
        </w:rPr>
        <w:t xml:space="preserve"> </w:t>
      </w:r>
      <w:r>
        <w:rPr>
          <w:sz w:val="24"/>
        </w:rPr>
        <w:t>status</w:t>
      </w:r>
      <w:r>
        <w:rPr>
          <w:spacing w:val="-1"/>
          <w:sz w:val="24"/>
        </w:rPr>
        <w:t xml:space="preserve"> </w:t>
      </w:r>
      <w:r>
        <w:rPr>
          <w:sz w:val="24"/>
        </w:rPr>
        <w:t>of</w:t>
      </w:r>
      <w:r>
        <w:rPr>
          <w:spacing w:val="-4"/>
          <w:sz w:val="24"/>
        </w:rPr>
        <w:t xml:space="preserve"> </w:t>
      </w:r>
      <w:r>
        <w:rPr>
          <w:sz w:val="24"/>
        </w:rPr>
        <w:t>all</w:t>
      </w:r>
      <w:r>
        <w:rPr>
          <w:spacing w:val="-1"/>
          <w:sz w:val="24"/>
        </w:rPr>
        <w:t xml:space="preserve"> </w:t>
      </w:r>
      <w:r>
        <w:rPr>
          <w:sz w:val="24"/>
        </w:rPr>
        <w:t>aspects</w:t>
      </w:r>
      <w:r>
        <w:rPr>
          <w:spacing w:val="-1"/>
          <w:sz w:val="24"/>
        </w:rPr>
        <w:t xml:space="preserve"> </w:t>
      </w:r>
      <w:r>
        <w:rPr>
          <w:sz w:val="24"/>
        </w:rPr>
        <w:t>of</w:t>
      </w:r>
      <w:r>
        <w:rPr>
          <w:spacing w:val="-5"/>
          <w:sz w:val="24"/>
        </w:rPr>
        <w:t xml:space="preserve"> </w:t>
      </w:r>
      <w:r>
        <w:rPr>
          <w:sz w:val="24"/>
        </w:rPr>
        <w:t xml:space="preserve">each </w:t>
      </w:r>
      <w:r>
        <w:rPr>
          <w:spacing w:val="-2"/>
          <w:sz w:val="24"/>
        </w:rPr>
        <w:t>project</w:t>
      </w:r>
    </w:p>
    <w:p w14:paraId="58D70835" w14:textId="77777777" w:rsidR="00D61D72" w:rsidRDefault="00860DAE">
      <w:pPr>
        <w:pStyle w:val="ListParagraph"/>
        <w:numPr>
          <w:ilvl w:val="0"/>
          <w:numId w:val="40"/>
        </w:numPr>
        <w:tabs>
          <w:tab w:val="left" w:pos="2017"/>
          <w:tab w:val="left" w:pos="2018"/>
        </w:tabs>
        <w:spacing w:before="21"/>
        <w:ind w:hanging="361"/>
        <w:rPr>
          <w:sz w:val="24"/>
        </w:rPr>
      </w:pPr>
      <w:r>
        <w:rPr>
          <w:sz w:val="24"/>
        </w:rPr>
        <w:t>Identify</w:t>
      </w:r>
      <w:r>
        <w:rPr>
          <w:spacing w:val="-10"/>
          <w:sz w:val="24"/>
        </w:rPr>
        <w:t xml:space="preserve"> </w:t>
      </w:r>
      <w:r>
        <w:rPr>
          <w:sz w:val="24"/>
        </w:rPr>
        <w:t>MR</w:t>
      </w:r>
      <w:r>
        <w:rPr>
          <w:spacing w:val="-2"/>
          <w:sz w:val="24"/>
        </w:rPr>
        <w:t xml:space="preserve"> </w:t>
      </w:r>
      <w:r>
        <w:rPr>
          <w:sz w:val="24"/>
        </w:rPr>
        <w:t>activities</w:t>
      </w:r>
      <w:r>
        <w:rPr>
          <w:spacing w:val="-1"/>
          <w:sz w:val="24"/>
        </w:rPr>
        <w:t xml:space="preserve"> </w:t>
      </w:r>
      <w:r>
        <w:rPr>
          <w:sz w:val="24"/>
        </w:rPr>
        <w:t>of</w:t>
      </w:r>
      <w:r>
        <w:rPr>
          <w:spacing w:val="-1"/>
          <w:sz w:val="24"/>
        </w:rPr>
        <w:t xml:space="preserve"> </w:t>
      </w:r>
      <w:r>
        <w:rPr>
          <w:sz w:val="24"/>
        </w:rPr>
        <w:t>all</w:t>
      </w:r>
      <w:r>
        <w:rPr>
          <w:spacing w:val="-1"/>
          <w:sz w:val="24"/>
        </w:rPr>
        <w:t xml:space="preserve"> </w:t>
      </w:r>
      <w:r>
        <w:rPr>
          <w:spacing w:val="-2"/>
          <w:sz w:val="24"/>
        </w:rPr>
        <w:t>claims</w:t>
      </w:r>
    </w:p>
    <w:p w14:paraId="05BC0082" w14:textId="77777777" w:rsidR="00D61D72" w:rsidRDefault="00860DAE">
      <w:pPr>
        <w:pStyle w:val="ListParagraph"/>
        <w:numPr>
          <w:ilvl w:val="0"/>
          <w:numId w:val="40"/>
        </w:numPr>
        <w:tabs>
          <w:tab w:val="left" w:pos="2017"/>
          <w:tab w:val="left" w:pos="2018"/>
        </w:tabs>
        <w:spacing w:before="80" w:line="247" w:lineRule="auto"/>
        <w:ind w:left="2020" w:right="1069"/>
        <w:rPr>
          <w:sz w:val="24"/>
        </w:rPr>
      </w:pPr>
      <w:r>
        <w:rPr>
          <w:sz w:val="24"/>
        </w:rPr>
        <w:t>Report</w:t>
      </w:r>
      <w:r>
        <w:rPr>
          <w:spacing w:val="-8"/>
          <w:sz w:val="24"/>
        </w:rPr>
        <w:t xml:space="preserve"> </w:t>
      </w:r>
      <w:r>
        <w:rPr>
          <w:sz w:val="24"/>
        </w:rPr>
        <w:t>such</w:t>
      </w:r>
      <w:r>
        <w:rPr>
          <w:spacing w:val="-8"/>
          <w:sz w:val="24"/>
        </w:rPr>
        <w:t xml:space="preserve"> </w:t>
      </w:r>
      <w:r>
        <w:rPr>
          <w:sz w:val="24"/>
        </w:rPr>
        <w:t>things</w:t>
      </w:r>
      <w:r>
        <w:rPr>
          <w:spacing w:val="-9"/>
          <w:sz w:val="24"/>
        </w:rPr>
        <w:t xml:space="preserve"> </w:t>
      </w:r>
      <w:r>
        <w:rPr>
          <w:sz w:val="24"/>
        </w:rPr>
        <w:t>as,</w:t>
      </w:r>
      <w:r>
        <w:rPr>
          <w:spacing w:val="-7"/>
          <w:sz w:val="24"/>
        </w:rPr>
        <w:t xml:space="preserve"> </w:t>
      </w:r>
      <w:r>
        <w:rPr>
          <w:sz w:val="24"/>
        </w:rPr>
        <w:t>but</w:t>
      </w:r>
      <w:r>
        <w:rPr>
          <w:spacing w:val="-8"/>
          <w:sz w:val="24"/>
        </w:rPr>
        <w:t xml:space="preserve"> </w:t>
      </w:r>
      <w:r>
        <w:rPr>
          <w:sz w:val="24"/>
        </w:rPr>
        <w:t>not</w:t>
      </w:r>
      <w:r>
        <w:rPr>
          <w:spacing w:val="-8"/>
          <w:sz w:val="24"/>
        </w:rPr>
        <w:t xml:space="preserve"> </w:t>
      </w:r>
      <w:r>
        <w:rPr>
          <w:sz w:val="24"/>
        </w:rPr>
        <w:t>limited</w:t>
      </w:r>
      <w:r>
        <w:rPr>
          <w:spacing w:val="-9"/>
          <w:sz w:val="24"/>
        </w:rPr>
        <w:t xml:space="preserve"> </w:t>
      </w:r>
      <w:r>
        <w:rPr>
          <w:sz w:val="24"/>
        </w:rPr>
        <w:t>to,</w:t>
      </w:r>
      <w:r>
        <w:rPr>
          <w:spacing w:val="-8"/>
          <w:sz w:val="24"/>
        </w:rPr>
        <w:t xml:space="preserve"> </w:t>
      </w:r>
      <w:r>
        <w:rPr>
          <w:sz w:val="24"/>
        </w:rPr>
        <w:t>denial</w:t>
      </w:r>
      <w:r>
        <w:rPr>
          <w:spacing w:val="-8"/>
          <w:sz w:val="24"/>
        </w:rPr>
        <w:t xml:space="preserve"> </w:t>
      </w:r>
      <w:r>
        <w:rPr>
          <w:sz w:val="24"/>
        </w:rPr>
        <w:t>recommendations,</w:t>
      </w:r>
      <w:r>
        <w:rPr>
          <w:spacing w:val="-9"/>
          <w:sz w:val="24"/>
        </w:rPr>
        <w:t xml:space="preserve"> </w:t>
      </w:r>
      <w:r>
        <w:rPr>
          <w:sz w:val="24"/>
        </w:rPr>
        <w:t>appeals, payment recommendations and reasons for MR determinations</w:t>
      </w:r>
    </w:p>
    <w:p w14:paraId="186C3D64" w14:textId="77777777" w:rsidR="00D61D72" w:rsidRDefault="00860DAE">
      <w:pPr>
        <w:pStyle w:val="ListParagraph"/>
        <w:numPr>
          <w:ilvl w:val="0"/>
          <w:numId w:val="40"/>
        </w:numPr>
        <w:tabs>
          <w:tab w:val="left" w:pos="2017"/>
          <w:tab w:val="left" w:pos="2018"/>
        </w:tabs>
        <w:spacing w:before="14" w:line="247" w:lineRule="auto"/>
        <w:ind w:left="2019" w:right="734"/>
        <w:rPr>
          <w:sz w:val="24"/>
        </w:rPr>
      </w:pPr>
      <w:r>
        <w:rPr>
          <w:sz w:val="24"/>
        </w:rPr>
        <w:t>Include</w:t>
      </w:r>
      <w:r>
        <w:rPr>
          <w:spacing w:val="-10"/>
          <w:sz w:val="24"/>
        </w:rPr>
        <w:t xml:space="preserve"> </w:t>
      </w:r>
      <w:r>
        <w:rPr>
          <w:sz w:val="24"/>
        </w:rPr>
        <w:t>capabilities</w:t>
      </w:r>
      <w:r>
        <w:rPr>
          <w:spacing w:val="-9"/>
          <w:sz w:val="24"/>
        </w:rPr>
        <w:t xml:space="preserve"> </w:t>
      </w:r>
      <w:r>
        <w:rPr>
          <w:sz w:val="24"/>
        </w:rPr>
        <w:t>for</w:t>
      </w:r>
      <w:r>
        <w:rPr>
          <w:spacing w:val="-10"/>
          <w:sz w:val="24"/>
        </w:rPr>
        <w:t xml:space="preserve"> </w:t>
      </w:r>
      <w:r>
        <w:rPr>
          <w:sz w:val="24"/>
        </w:rPr>
        <w:t>scheduling</w:t>
      </w:r>
      <w:r>
        <w:rPr>
          <w:spacing w:val="-9"/>
          <w:sz w:val="24"/>
        </w:rPr>
        <w:t xml:space="preserve"> </w:t>
      </w:r>
      <w:r>
        <w:rPr>
          <w:sz w:val="24"/>
        </w:rPr>
        <w:t>and</w:t>
      </w:r>
      <w:r>
        <w:rPr>
          <w:spacing w:val="-7"/>
          <w:sz w:val="24"/>
        </w:rPr>
        <w:t xml:space="preserve"> </w:t>
      </w:r>
      <w:r>
        <w:rPr>
          <w:sz w:val="24"/>
        </w:rPr>
        <w:t>assignment</w:t>
      </w:r>
      <w:r>
        <w:rPr>
          <w:spacing w:val="-9"/>
          <w:sz w:val="24"/>
        </w:rPr>
        <w:t xml:space="preserve"> </w:t>
      </w:r>
      <w:r>
        <w:rPr>
          <w:sz w:val="24"/>
        </w:rPr>
        <w:t>of</w:t>
      </w:r>
      <w:r>
        <w:rPr>
          <w:spacing w:val="-10"/>
          <w:sz w:val="24"/>
        </w:rPr>
        <w:t xml:space="preserve"> </w:t>
      </w:r>
      <w:r>
        <w:rPr>
          <w:sz w:val="24"/>
        </w:rPr>
        <w:t>personnel</w:t>
      </w:r>
      <w:r>
        <w:rPr>
          <w:spacing w:val="-9"/>
          <w:sz w:val="24"/>
        </w:rPr>
        <w:t xml:space="preserve"> </w:t>
      </w:r>
      <w:r>
        <w:rPr>
          <w:sz w:val="24"/>
        </w:rPr>
        <w:t>to</w:t>
      </w:r>
      <w:r>
        <w:rPr>
          <w:spacing w:val="-7"/>
          <w:sz w:val="24"/>
        </w:rPr>
        <w:t xml:space="preserve"> </w:t>
      </w:r>
      <w:r>
        <w:rPr>
          <w:sz w:val="24"/>
        </w:rPr>
        <w:t>perform</w:t>
      </w:r>
      <w:r>
        <w:rPr>
          <w:spacing w:val="-4"/>
          <w:sz w:val="24"/>
        </w:rPr>
        <w:t xml:space="preserve"> </w:t>
      </w:r>
      <w:r>
        <w:rPr>
          <w:sz w:val="24"/>
        </w:rPr>
        <w:t>the medical review projects/tasks</w:t>
      </w:r>
    </w:p>
    <w:p w14:paraId="0B7BE7B8" w14:textId="77777777" w:rsidR="00D61D72" w:rsidRDefault="00860DAE">
      <w:pPr>
        <w:pStyle w:val="ListParagraph"/>
        <w:numPr>
          <w:ilvl w:val="0"/>
          <w:numId w:val="40"/>
        </w:numPr>
        <w:tabs>
          <w:tab w:val="left" w:pos="2017"/>
          <w:tab w:val="left" w:pos="2018"/>
        </w:tabs>
        <w:spacing w:before="11" w:line="256" w:lineRule="auto"/>
        <w:ind w:left="2019" w:right="782"/>
        <w:rPr>
          <w:sz w:val="24"/>
        </w:rPr>
      </w:pPr>
      <w:r>
        <w:rPr>
          <w:sz w:val="24"/>
        </w:rPr>
        <w:t>Record</w:t>
      </w:r>
      <w:r>
        <w:rPr>
          <w:spacing w:val="-9"/>
          <w:sz w:val="24"/>
        </w:rPr>
        <w:t xml:space="preserve"> </w:t>
      </w:r>
      <w:r>
        <w:rPr>
          <w:sz w:val="24"/>
        </w:rPr>
        <w:t>the</w:t>
      </w:r>
      <w:r>
        <w:rPr>
          <w:spacing w:val="-8"/>
          <w:sz w:val="24"/>
        </w:rPr>
        <w:t xml:space="preserve"> </w:t>
      </w:r>
      <w:r>
        <w:rPr>
          <w:sz w:val="24"/>
        </w:rPr>
        <w:t>recommendation</w:t>
      </w:r>
      <w:r>
        <w:rPr>
          <w:spacing w:val="-9"/>
          <w:sz w:val="24"/>
        </w:rPr>
        <w:t xml:space="preserve"> </w:t>
      </w:r>
      <w:r>
        <w:rPr>
          <w:sz w:val="24"/>
        </w:rPr>
        <w:t>for</w:t>
      </w:r>
      <w:r>
        <w:rPr>
          <w:spacing w:val="-10"/>
          <w:sz w:val="24"/>
        </w:rPr>
        <w:t xml:space="preserve"> </w:t>
      </w:r>
      <w:r>
        <w:rPr>
          <w:sz w:val="24"/>
        </w:rPr>
        <w:t>recoupment</w:t>
      </w:r>
      <w:r>
        <w:rPr>
          <w:spacing w:val="-9"/>
          <w:sz w:val="24"/>
        </w:rPr>
        <w:t xml:space="preserve"> </w:t>
      </w:r>
      <w:r>
        <w:rPr>
          <w:sz w:val="24"/>
        </w:rPr>
        <w:t>of</w:t>
      </w:r>
      <w:r>
        <w:rPr>
          <w:spacing w:val="-10"/>
          <w:sz w:val="24"/>
        </w:rPr>
        <w:t xml:space="preserve"> </w:t>
      </w:r>
      <w:r>
        <w:rPr>
          <w:sz w:val="24"/>
        </w:rPr>
        <w:t>identified</w:t>
      </w:r>
      <w:r>
        <w:rPr>
          <w:spacing w:val="-9"/>
          <w:sz w:val="24"/>
        </w:rPr>
        <w:t xml:space="preserve"> </w:t>
      </w:r>
      <w:r>
        <w:rPr>
          <w:sz w:val="24"/>
        </w:rPr>
        <w:t>overpayments</w:t>
      </w:r>
      <w:r>
        <w:rPr>
          <w:spacing w:val="-9"/>
          <w:sz w:val="24"/>
        </w:rPr>
        <w:t xml:space="preserve"> </w:t>
      </w:r>
      <w:r>
        <w:rPr>
          <w:sz w:val="24"/>
        </w:rPr>
        <w:t>to</w:t>
      </w:r>
      <w:r>
        <w:rPr>
          <w:spacing w:val="-9"/>
          <w:sz w:val="24"/>
        </w:rPr>
        <w:t xml:space="preserve"> </w:t>
      </w:r>
      <w:r>
        <w:rPr>
          <w:sz w:val="24"/>
        </w:rPr>
        <w:t xml:space="preserve">the </w:t>
      </w:r>
      <w:r>
        <w:rPr>
          <w:spacing w:val="-4"/>
          <w:sz w:val="24"/>
        </w:rPr>
        <w:t>MACs</w:t>
      </w:r>
    </w:p>
    <w:p w14:paraId="2B752EC6" w14:textId="77777777" w:rsidR="00D61D72" w:rsidRDefault="00860DAE">
      <w:pPr>
        <w:pStyle w:val="ListParagraph"/>
        <w:numPr>
          <w:ilvl w:val="0"/>
          <w:numId w:val="40"/>
        </w:numPr>
        <w:tabs>
          <w:tab w:val="left" w:pos="2017"/>
          <w:tab w:val="left" w:pos="2018"/>
        </w:tabs>
        <w:spacing w:before="1"/>
        <w:ind w:hanging="359"/>
        <w:rPr>
          <w:sz w:val="24"/>
        </w:rPr>
      </w:pPr>
      <w:r>
        <w:rPr>
          <w:sz w:val="24"/>
        </w:rPr>
        <w:t>Track</w:t>
      </w:r>
      <w:r>
        <w:rPr>
          <w:spacing w:val="-1"/>
          <w:sz w:val="24"/>
        </w:rPr>
        <w:t xml:space="preserve"> </w:t>
      </w:r>
      <w:r>
        <w:rPr>
          <w:sz w:val="24"/>
        </w:rPr>
        <w:t>the</w:t>
      </w:r>
      <w:r>
        <w:rPr>
          <w:spacing w:val="-2"/>
          <w:sz w:val="24"/>
        </w:rPr>
        <w:t xml:space="preserve"> </w:t>
      </w:r>
      <w:r>
        <w:rPr>
          <w:sz w:val="24"/>
        </w:rPr>
        <w:t>collection</w:t>
      </w:r>
      <w:r>
        <w:rPr>
          <w:spacing w:val="-1"/>
          <w:sz w:val="24"/>
        </w:rPr>
        <w:t xml:space="preserve"> </w:t>
      </w:r>
      <w:r>
        <w:rPr>
          <w:sz w:val="24"/>
        </w:rPr>
        <w:t>of</w:t>
      </w:r>
      <w:r>
        <w:rPr>
          <w:spacing w:val="-5"/>
          <w:sz w:val="24"/>
        </w:rPr>
        <w:t xml:space="preserve"> </w:t>
      </w:r>
      <w:r>
        <w:rPr>
          <w:sz w:val="24"/>
        </w:rPr>
        <w:t>the</w:t>
      </w:r>
      <w:r>
        <w:rPr>
          <w:spacing w:val="-2"/>
          <w:sz w:val="24"/>
        </w:rPr>
        <w:t xml:space="preserve"> </w:t>
      </w:r>
      <w:r>
        <w:rPr>
          <w:sz w:val="24"/>
        </w:rPr>
        <w:t>overpayments</w:t>
      </w:r>
      <w:r>
        <w:rPr>
          <w:spacing w:val="-1"/>
          <w:sz w:val="24"/>
        </w:rPr>
        <w:t xml:space="preserve"> </w:t>
      </w:r>
      <w:r>
        <w:rPr>
          <w:sz w:val="24"/>
        </w:rPr>
        <w:t>by</w:t>
      </w:r>
      <w:r>
        <w:rPr>
          <w:spacing w:val="-6"/>
          <w:sz w:val="24"/>
        </w:rPr>
        <w:t xml:space="preserve"> </w:t>
      </w:r>
      <w:r>
        <w:rPr>
          <w:sz w:val="24"/>
        </w:rPr>
        <w:t>the</w:t>
      </w:r>
      <w:r>
        <w:rPr>
          <w:spacing w:val="-1"/>
          <w:sz w:val="24"/>
        </w:rPr>
        <w:t xml:space="preserve"> </w:t>
      </w:r>
      <w:r>
        <w:rPr>
          <w:spacing w:val="-4"/>
          <w:sz w:val="24"/>
        </w:rPr>
        <w:t>MACs</w:t>
      </w:r>
    </w:p>
    <w:p w14:paraId="49902CDC" w14:textId="77777777" w:rsidR="00D61D72" w:rsidRDefault="00D61D72">
      <w:pPr>
        <w:pStyle w:val="BodyText"/>
        <w:spacing w:before="9"/>
        <w:rPr>
          <w:sz w:val="27"/>
        </w:rPr>
      </w:pPr>
    </w:p>
    <w:p w14:paraId="3B15BFFA" w14:textId="77777777" w:rsidR="00D61D72" w:rsidRDefault="00860DAE">
      <w:pPr>
        <w:pStyle w:val="Heading2"/>
      </w:pPr>
      <w:bookmarkStart w:id="43" w:name="Transition_-_In"/>
      <w:bookmarkEnd w:id="43"/>
      <w:r>
        <w:t>Transition</w:t>
      </w:r>
      <w:r>
        <w:rPr>
          <w:spacing w:val="-2"/>
        </w:rPr>
        <w:t xml:space="preserve"> </w:t>
      </w:r>
      <w:r>
        <w:t>-</w:t>
      </w:r>
      <w:r>
        <w:rPr>
          <w:spacing w:val="-4"/>
        </w:rPr>
        <w:t xml:space="preserve"> </w:t>
      </w:r>
      <w:r>
        <w:rPr>
          <w:spacing w:val="-5"/>
        </w:rPr>
        <w:t>In</w:t>
      </w:r>
    </w:p>
    <w:p w14:paraId="4C729B4F" w14:textId="77777777" w:rsidR="00D61D72" w:rsidRDefault="00860DAE">
      <w:pPr>
        <w:pStyle w:val="BodyText"/>
        <w:spacing w:before="22" w:line="247" w:lineRule="auto"/>
        <w:ind w:left="935" w:right="392" w:hanging="12"/>
      </w:pPr>
      <w:r>
        <w:t>The incoming SMRC shall work with CMS and/or its designated contractor to transition-in documents, appeals activities and other contract work of the outgoing SMRC. CMS shall direct the extent of the utilization to the incoming SMRC of the historical data of the outgoing</w:t>
      </w:r>
      <w:r>
        <w:rPr>
          <w:spacing w:val="-7"/>
        </w:rPr>
        <w:t xml:space="preserve"> </w:t>
      </w:r>
      <w:r>
        <w:t>SMRC.</w:t>
      </w:r>
      <w:r>
        <w:rPr>
          <w:spacing w:val="36"/>
        </w:rPr>
        <w:t xml:space="preserve"> </w:t>
      </w:r>
      <w:r>
        <w:t>At</w:t>
      </w:r>
      <w:r>
        <w:rPr>
          <w:spacing w:val="-4"/>
        </w:rPr>
        <w:t xml:space="preserve"> </w:t>
      </w:r>
      <w:r>
        <w:t>the</w:t>
      </w:r>
      <w:r>
        <w:rPr>
          <w:spacing w:val="-8"/>
        </w:rPr>
        <w:t xml:space="preserve"> </w:t>
      </w:r>
      <w:r>
        <w:t>point</w:t>
      </w:r>
      <w:r>
        <w:rPr>
          <w:spacing w:val="-4"/>
        </w:rPr>
        <w:t xml:space="preserve"> </w:t>
      </w:r>
      <w:r>
        <w:t>in</w:t>
      </w:r>
      <w:r>
        <w:rPr>
          <w:spacing w:val="-5"/>
        </w:rPr>
        <w:t xml:space="preserve"> </w:t>
      </w:r>
      <w:r>
        <w:t>time</w:t>
      </w:r>
      <w:r>
        <w:rPr>
          <w:spacing w:val="-6"/>
        </w:rPr>
        <w:t xml:space="preserve"> </w:t>
      </w:r>
      <w:r>
        <w:t>that</w:t>
      </w:r>
      <w:r>
        <w:rPr>
          <w:spacing w:val="-4"/>
        </w:rPr>
        <w:t xml:space="preserve"> </w:t>
      </w:r>
      <w:r>
        <w:t>the</w:t>
      </w:r>
      <w:r>
        <w:rPr>
          <w:spacing w:val="-6"/>
        </w:rPr>
        <w:t xml:space="preserve"> </w:t>
      </w:r>
      <w:r>
        <w:t>government</w:t>
      </w:r>
      <w:r>
        <w:rPr>
          <w:spacing w:val="-4"/>
        </w:rPr>
        <w:t xml:space="preserve"> </w:t>
      </w:r>
      <w:r>
        <w:t>cuts</w:t>
      </w:r>
      <w:r>
        <w:rPr>
          <w:spacing w:val="-5"/>
        </w:rPr>
        <w:t xml:space="preserve"> </w:t>
      </w:r>
      <w:r>
        <w:t>off</w:t>
      </w:r>
      <w:r>
        <w:rPr>
          <w:spacing w:val="-3"/>
        </w:rPr>
        <w:t xml:space="preserve"> </w:t>
      </w:r>
      <w:r>
        <w:t>work</w:t>
      </w:r>
      <w:r>
        <w:rPr>
          <w:spacing w:val="-5"/>
        </w:rPr>
        <w:t xml:space="preserve"> </w:t>
      </w:r>
      <w:r>
        <w:t>from</w:t>
      </w:r>
      <w:r>
        <w:rPr>
          <w:spacing w:val="-4"/>
        </w:rPr>
        <w:t xml:space="preserve"> </w:t>
      </w:r>
      <w:r>
        <w:t>the</w:t>
      </w:r>
      <w:r>
        <w:rPr>
          <w:spacing w:val="-6"/>
        </w:rPr>
        <w:t xml:space="preserve"> </w:t>
      </w:r>
      <w:r>
        <w:t>incumbent, this remaining work would transition to the incoming contractor. CMS will request a proposal if in fact appeals work is needed.</w:t>
      </w:r>
    </w:p>
    <w:p w14:paraId="63BCF618" w14:textId="77777777" w:rsidR="00D61D72" w:rsidRDefault="00D61D72">
      <w:pPr>
        <w:pStyle w:val="BodyText"/>
        <w:spacing w:before="4"/>
        <w:rPr>
          <w:sz w:val="27"/>
        </w:rPr>
      </w:pPr>
    </w:p>
    <w:p w14:paraId="6339F319" w14:textId="77777777" w:rsidR="00D61D72" w:rsidRDefault="00860DAE">
      <w:pPr>
        <w:pStyle w:val="Heading2"/>
      </w:pPr>
      <w:bookmarkStart w:id="44" w:name="Work_Close-out:"/>
      <w:bookmarkEnd w:id="44"/>
      <w:r>
        <w:t>Work</w:t>
      </w:r>
      <w:r>
        <w:rPr>
          <w:spacing w:val="-8"/>
        </w:rPr>
        <w:t xml:space="preserve"> </w:t>
      </w:r>
      <w:r>
        <w:t>Close-</w:t>
      </w:r>
      <w:r>
        <w:rPr>
          <w:spacing w:val="-4"/>
        </w:rPr>
        <w:t>out:</w:t>
      </w:r>
    </w:p>
    <w:p w14:paraId="412FF401" w14:textId="5D5DEA90" w:rsidR="00D61D72" w:rsidRDefault="00860DAE">
      <w:pPr>
        <w:pStyle w:val="BodyText"/>
        <w:spacing w:before="24" w:line="247" w:lineRule="auto"/>
        <w:ind w:left="935" w:right="377" w:hanging="12"/>
      </w:pPr>
      <w:r>
        <w:t>The</w:t>
      </w:r>
      <w:r>
        <w:rPr>
          <w:spacing w:val="-8"/>
        </w:rPr>
        <w:t xml:space="preserve"> </w:t>
      </w:r>
      <w:r>
        <w:t>Contractor</w:t>
      </w:r>
      <w:r>
        <w:rPr>
          <w:spacing w:val="-6"/>
        </w:rPr>
        <w:t xml:space="preserve"> </w:t>
      </w:r>
      <w:r>
        <w:t>shall</w:t>
      </w:r>
      <w:r>
        <w:rPr>
          <w:spacing w:val="-5"/>
        </w:rPr>
        <w:t xml:space="preserve"> </w:t>
      </w:r>
      <w:r>
        <w:t>report</w:t>
      </w:r>
      <w:r>
        <w:rPr>
          <w:spacing w:val="-5"/>
        </w:rPr>
        <w:t xml:space="preserve"> </w:t>
      </w:r>
      <w:r>
        <w:t>on</w:t>
      </w:r>
      <w:r>
        <w:rPr>
          <w:spacing w:val="-5"/>
        </w:rPr>
        <w:t xml:space="preserve"> </w:t>
      </w:r>
      <w:r>
        <w:t>the</w:t>
      </w:r>
      <w:r>
        <w:rPr>
          <w:spacing w:val="-8"/>
        </w:rPr>
        <w:t xml:space="preserve"> </w:t>
      </w:r>
      <w:r>
        <w:t>status</w:t>
      </w:r>
      <w:r>
        <w:rPr>
          <w:spacing w:val="-5"/>
        </w:rPr>
        <w:t xml:space="preserve"> </w:t>
      </w:r>
      <w:r>
        <w:t>of</w:t>
      </w:r>
      <w:r>
        <w:rPr>
          <w:spacing w:val="-8"/>
        </w:rPr>
        <w:t xml:space="preserve"> </w:t>
      </w:r>
      <w:r>
        <w:t>work</w:t>
      </w:r>
      <w:r>
        <w:rPr>
          <w:spacing w:val="-3"/>
        </w:rPr>
        <w:t xml:space="preserve"> </w:t>
      </w:r>
      <w:r>
        <w:t>at</w:t>
      </w:r>
      <w:r>
        <w:rPr>
          <w:spacing w:val="-3"/>
        </w:rPr>
        <w:t xml:space="preserve"> </w:t>
      </w:r>
      <w:r>
        <w:t>the</w:t>
      </w:r>
      <w:r>
        <w:rPr>
          <w:spacing w:val="-8"/>
        </w:rPr>
        <w:t xml:space="preserve"> </w:t>
      </w:r>
      <w:r>
        <w:t>end</w:t>
      </w:r>
      <w:r>
        <w:rPr>
          <w:spacing w:val="-5"/>
        </w:rPr>
        <w:t xml:space="preserve"> </w:t>
      </w:r>
      <w:r>
        <w:t>of</w:t>
      </w:r>
      <w:r>
        <w:rPr>
          <w:spacing w:val="-8"/>
        </w:rPr>
        <w:t xml:space="preserve"> </w:t>
      </w:r>
      <w:r>
        <w:t>each</w:t>
      </w:r>
      <w:r>
        <w:rPr>
          <w:spacing w:val="-5"/>
        </w:rPr>
        <w:t xml:space="preserve"> </w:t>
      </w:r>
      <w:r>
        <w:t>period</w:t>
      </w:r>
      <w:r>
        <w:rPr>
          <w:spacing w:val="-3"/>
        </w:rPr>
        <w:t xml:space="preserve"> </w:t>
      </w:r>
      <w:r>
        <w:t>of</w:t>
      </w:r>
      <w:r>
        <w:rPr>
          <w:spacing w:val="-8"/>
        </w:rPr>
        <w:t xml:space="preserve"> </w:t>
      </w:r>
      <w:r>
        <w:t>performance.</w:t>
      </w:r>
      <w:r>
        <w:rPr>
          <w:spacing w:val="-4"/>
        </w:rPr>
        <w:t xml:space="preserve"> </w:t>
      </w:r>
      <w:r>
        <w:t xml:space="preserve">If the period of performance is the final option year of the task </w:t>
      </w:r>
      <w:r w:rsidR="002C2B44">
        <w:t>order,</w:t>
      </w:r>
      <w:r>
        <w:t xml:space="preserve"> then the Contractor shall adhere to the ‘Period of Performance Close-out’ and ‘Task Order Closure and Transition Plan’ sections.</w:t>
      </w:r>
    </w:p>
    <w:p w14:paraId="67B08FBF" w14:textId="77777777" w:rsidR="00D61D72" w:rsidRDefault="00D61D72">
      <w:pPr>
        <w:pStyle w:val="BodyText"/>
        <w:spacing w:before="5"/>
        <w:rPr>
          <w:sz w:val="28"/>
        </w:rPr>
      </w:pPr>
    </w:p>
    <w:p w14:paraId="7B8773DD" w14:textId="77777777" w:rsidR="00D61D72" w:rsidRDefault="00860DAE">
      <w:pPr>
        <w:pStyle w:val="BodyText"/>
        <w:ind w:left="923"/>
      </w:pPr>
      <w:r>
        <w:rPr>
          <w:u w:val="single"/>
        </w:rPr>
        <w:t>Period</w:t>
      </w:r>
      <w:r>
        <w:rPr>
          <w:spacing w:val="-10"/>
          <w:u w:val="single"/>
        </w:rPr>
        <w:t xml:space="preserve"> </w:t>
      </w:r>
      <w:r>
        <w:rPr>
          <w:u w:val="single"/>
        </w:rPr>
        <w:t>of</w:t>
      </w:r>
      <w:r>
        <w:rPr>
          <w:spacing w:val="-7"/>
          <w:u w:val="single"/>
        </w:rPr>
        <w:t xml:space="preserve"> </w:t>
      </w:r>
      <w:r>
        <w:rPr>
          <w:u w:val="single"/>
        </w:rPr>
        <w:t>Performance</w:t>
      </w:r>
      <w:r>
        <w:rPr>
          <w:spacing w:val="-3"/>
          <w:u w:val="single"/>
        </w:rPr>
        <w:t xml:space="preserve"> </w:t>
      </w:r>
      <w:r>
        <w:rPr>
          <w:u w:val="single"/>
        </w:rPr>
        <w:t>Close-</w:t>
      </w:r>
      <w:r>
        <w:rPr>
          <w:spacing w:val="-5"/>
          <w:u w:val="single"/>
        </w:rPr>
        <w:t>out</w:t>
      </w:r>
    </w:p>
    <w:p w14:paraId="1674F18E" w14:textId="76FC7E4F" w:rsidR="00D61D72" w:rsidRDefault="00860DAE">
      <w:pPr>
        <w:pStyle w:val="BodyText"/>
        <w:spacing w:before="24" w:line="247" w:lineRule="auto"/>
        <w:ind w:left="935" w:right="377" w:hanging="12"/>
      </w:pPr>
      <w:r>
        <w:t>The</w:t>
      </w:r>
      <w:r>
        <w:rPr>
          <w:spacing w:val="-9"/>
        </w:rPr>
        <w:t xml:space="preserve"> </w:t>
      </w:r>
      <w:r>
        <w:t>Contractor</w:t>
      </w:r>
      <w:r>
        <w:rPr>
          <w:spacing w:val="-7"/>
        </w:rPr>
        <w:t xml:space="preserve"> </w:t>
      </w:r>
      <w:r>
        <w:t>shall</w:t>
      </w:r>
      <w:r>
        <w:rPr>
          <w:spacing w:val="-5"/>
        </w:rPr>
        <w:t xml:space="preserve"> </w:t>
      </w:r>
      <w:r>
        <w:t>submit</w:t>
      </w:r>
      <w:r>
        <w:rPr>
          <w:spacing w:val="-5"/>
        </w:rPr>
        <w:t xml:space="preserve"> </w:t>
      </w:r>
      <w:r>
        <w:t>a</w:t>
      </w:r>
      <w:r>
        <w:rPr>
          <w:spacing w:val="-9"/>
        </w:rPr>
        <w:t xml:space="preserve"> </w:t>
      </w:r>
      <w:r>
        <w:t>cumulative</w:t>
      </w:r>
      <w:r>
        <w:rPr>
          <w:spacing w:val="-9"/>
        </w:rPr>
        <w:t xml:space="preserve"> </w:t>
      </w:r>
      <w:r>
        <w:t>draft</w:t>
      </w:r>
      <w:r>
        <w:rPr>
          <w:spacing w:val="-5"/>
        </w:rPr>
        <w:t xml:space="preserve"> </w:t>
      </w:r>
      <w:r>
        <w:t>“Period</w:t>
      </w:r>
      <w:r>
        <w:rPr>
          <w:spacing w:val="-6"/>
        </w:rPr>
        <w:t xml:space="preserve"> </w:t>
      </w:r>
      <w:r>
        <w:t>of</w:t>
      </w:r>
      <w:r>
        <w:rPr>
          <w:spacing w:val="-9"/>
        </w:rPr>
        <w:t xml:space="preserve"> </w:t>
      </w:r>
      <w:r>
        <w:t>Performance”</w:t>
      </w:r>
      <w:r>
        <w:rPr>
          <w:spacing w:val="-7"/>
        </w:rPr>
        <w:t xml:space="preserve"> </w:t>
      </w:r>
      <w:r>
        <w:t>report</w:t>
      </w:r>
      <w:r>
        <w:rPr>
          <w:spacing w:val="-5"/>
        </w:rPr>
        <w:t xml:space="preserve"> </w:t>
      </w:r>
      <w:r>
        <w:t>no</w:t>
      </w:r>
      <w:r>
        <w:rPr>
          <w:spacing w:val="-6"/>
        </w:rPr>
        <w:t xml:space="preserve"> </w:t>
      </w:r>
      <w:r>
        <w:t>later</w:t>
      </w:r>
      <w:r>
        <w:rPr>
          <w:spacing w:val="-9"/>
        </w:rPr>
        <w:t xml:space="preserve"> </w:t>
      </w:r>
      <w:r>
        <w:t xml:space="preserve">than thirty days (30) prior to the end of </w:t>
      </w:r>
      <w:r w:rsidR="002C2B44">
        <w:t xml:space="preserve">the final </w:t>
      </w:r>
      <w:r>
        <w:t>period of performance year of the contract.</w:t>
      </w:r>
    </w:p>
    <w:p w14:paraId="1F638943" w14:textId="77777777" w:rsidR="00D61D72" w:rsidRDefault="00D61D72">
      <w:pPr>
        <w:pStyle w:val="BodyText"/>
        <w:spacing w:before="9"/>
        <w:rPr>
          <w:sz w:val="26"/>
        </w:rPr>
      </w:pPr>
    </w:p>
    <w:p w14:paraId="48959D6A" w14:textId="77777777" w:rsidR="00D61D72" w:rsidRDefault="00860DAE">
      <w:pPr>
        <w:pStyle w:val="BodyText"/>
        <w:ind w:left="923"/>
      </w:pPr>
      <w:r>
        <w:t>The</w:t>
      </w:r>
      <w:r>
        <w:rPr>
          <w:spacing w:val="-5"/>
        </w:rPr>
        <w:t xml:space="preserve"> </w:t>
      </w:r>
      <w:r>
        <w:t>report</w:t>
      </w:r>
      <w:r>
        <w:rPr>
          <w:spacing w:val="-1"/>
        </w:rPr>
        <w:t xml:space="preserve"> </w:t>
      </w:r>
      <w:r>
        <w:t>shall</w:t>
      </w:r>
      <w:r>
        <w:rPr>
          <w:spacing w:val="-1"/>
        </w:rPr>
        <w:t xml:space="preserve"> </w:t>
      </w:r>
      <w:r>
        <w:t>include,</w:t>
      </w:r>
      <w:r>
        <w:rPr>
          <w:spacing w:val="-1"/>
        </w:rPr>
        <w:t xml:space="preserve"> </w:t>
      </w:r>
      <w:r>
        <w:t>at</w:t>
      </w:r>
      <w:r>
        <w:rPr>
          <w:spacing w:val="-1"/>
        </w:rPr>
        <w:t xml:space="preserve"> </w:t>
      </w:r>
      <w:r>
        <w:t>a</w:t>
      </w:r>
      <w:r>
        <w:rPr>
          <w:spacing w:val="-2"/>
        </w:rPr>
        <w:t xml:space="preserve"> minimum:</w:t>
      </w:r>
    </w:p>
    <w:p w14:paraId="2EC4CFB0" w14:textId="77777777" w:rsidR="00D61D72" w:rsidRDefault="00D61D72">
      <w:pPr>
        <w:pStyle w:val="BodyText"/>
        <w:spacing w:before="8"/>
        <w:rPr>
          <w:sz w:val="27"/>
        </w:rPr>
      </w:pPr>
    </w:p>
    <w:p w14:paraId="4F606728" w14:textId="7AEA93E7" w:rsidR="00D61D72" w:rsidRDefault="00860DAE">
      <w:pPr>
        <w:pStyle w:val="ListParagraph"/>
        <w:numPr>
          <w:ilvl w:val="2"/>
          <w:numId w:val="49"/>
        </w:numPr>
        <w:tabs>
          <w:tab w:val="left" w:pos="1903"/>
        </w:tabs>
        <w:spacing w:before="1"/>
        <w:ind w:left="1902" w:hanging="246"/>
        <w:rPr>
          <w:sz w:val="24"/>
        </w:rPr>
      </w:pPr>
      <w:r>
        <w:rPr>
          <w:sz w:val="24"/>
        </w:rPr>
        <w:t>A</w:t>
      </w:r>
      <w:r>
        <w:rPr>
          <w:spacing w:val="-9"/>
          <w:sz w:val="24"/>
        </w:rPr>
        <w:t xml:space="preserve"> </w:t>
      </w:r>
      <w:r>
        <w:rPr>
          <w:sz w:val="24"/>
        </w:rPr>
        <w:t>summary</w:t>
      </w:r>
      <w:r>
        <w:rPr>
          <w:spacing w:val="-6"/>
          <w:sz w:val="24"/>
        </w:rPr>
        <w:t xml:space="preserve"> </w:t>
      </w:r>
      <w:r>
        <w:rPr>
          <w:sz w:val="24"/>
        </w:rPr>
        <w:t>of</w:t>
      </w:r>
      <w:r>
        <w:rPr>
          <w:spacing w:val="-2"/>
          <w:sz w:val="24"/>
        </w:rPr>
        <w:t xml:space="preserve"> </w:t>
      </w:r>
      <w:r>
        <w:rPr>
          <w:sz w:val="24"/>
        </w:rPr>
        <w:t>each of</w:t>
      </w:r>
      <w:r>
        <w:rPr>
          <w:spacing w:val="-2"/>
          <w:sz w:val="24"/>
        </w:rPr>
        <w:t xml:space="preserve"> </w:t>
      </w:r>
      <w:r>
        <w:rPr>
          <w:sz w:val="24"/>
        </w:rPr>
        <w:t>the</w:t>
      </w:r>
      <w:r>
        <w:rPr>
          <w:spacing w:val="-2"/>
          <w:sz w:val="24"/>
        </w:rPr>
        <w:t xml:space="preserve"> </w:t>
      </w:r>
      <w:r>
        <w:rPr>
          <w:sz w:val="24"/>
        </w:rPr>
        <w:t>assigned</w:t>
      </w:r>
      <w:r>
        <w:rPr>
          <w:spacing w:val="-2"/>
          <w:sz w:val="24"/>
        </w:rPr>
        <w:t xml:space="preserve"> </w:t>
      </w:r>
      <w:r w:rsidR="002C2B44">
        <w:rPr>
          <w:sz w:val="24"/>
        </w:rPr>
        <w:t xml:space="preserve">projects </w:t>
      </w:r>
      <w:r>
        <w:rPr>
          <w:sz w:val="24"/>
        </w:rPr>
        <w:t>for</w:t>
      </w:r>
      <w:r>
        <w:rPr>
          <w:spacing w:val="-2"/>
          <w:sz w:val="24"/>
        </w:rPr>
        <w:t xml:space="preserve"> </w:t>
      </w:r>
      <w:r>
        <w:rPr>
          <w:sz w:val="24"/>
        </w:rPr>
        <w:t>the</w:t>
      </w:r>
      <w:r>
        <w:rPr>
          <w:spacing w:val="-2"/>
          <w:sz w:val="24"/>
        </w:rPr>
        <w:t xml:space="preserve"> </w:t>
      </w:r>
      <w:r>
        <w:rPr>
          <w:sz w:val="24"/>
        </w:rPr>
        <w:t>period</w:t>
      </w:r>
      <w:r>
        <w:rPr>
          <w:spacing w:val="-1"/>
          <w:sz w:val="24"/>
        </w:rPr>
        <w:t xml:space="preserve"> </w:t>
      </w:r>
      <w:r>
        <w:rPr>
          <w:sz w:val="24"/>
        </w:rPr>
        <w:t>of</w:t>
      </w:r>
      <w:r>
        <w:rPr>
          <w:spacing w:val="-1"/>
          <w:sz w:val="24"/>
        </w:rPr>
        <w:t xml:space="preserve"> </w:t>
      </w:r>
      <w:r>
        <w:rPr>
          <w:spacing w:val="-2"/>
          <w:sz w:val="24"/>
        </w:rPr>
        <w:t>performance</w:t>
      </w:r>
    </w:p>
    <w:p w14:paraId="406249AA" w14:textId="1438FA8F" w:rsidR="00D61D72" w:rsidRDefault="00860DAE">
      <w:pPr>
        <w:pStyle w:val="ListParagraph"/>
        <w:numPr>
          <w:ilvl w:val="2"/>
          <w:numId w:val="49"/>
        </w:numPr>
        <w:tabs>
          <w:tab w:val="left" w:pos="1903"/>
        </w:tabs>
        <w:spacing w:before="21"/>
        <w:ind w:left="1902" w:hanging="246"/>
        <w:rPr>
          <w:sz w:val="24"/>
        </w:rPr>
      </w:pPr>
      <w:r>
        <w:rPr>
          <w:sz w:val="24"/>
        </w:rPr>
        <w:t>A</w:t>
      </w:r>
      <w:r>
        <w:rPr>
          <w:spacing w:val="-9"/>
          <w:sz w:val="24"/>
        </w:rPr>
        <w:t xml:space="preserve"> </w:t>
      </w:r>
      <w:r>
        <w:rPr>
          <w:sz w:val="24"/>
        </w:rPr>
        <w:t>cumulative</w:t>
      </w:r>
      <w:r>
        <w:rPr>
          <w:spacing w:val="-5"/>
          <w:sz w:val="24"/>
        </w:rPr>
        <w:t xml:space="preserve"> </w:t>
      </w:r>
      <w:r>
        <w:rPr>
          <w:sz w:val="24"/>
        </w:rPr>
        <w:t>report</w:t>
      </w:r>
      <w:r>
        <w:rPr>
          <w:spacing w:val="-1"/>
          <w:sz w:val="24"/>
        </w:rPr>
        <w:t xml:space="preserve"> </w:t>
      </w:r>
      <w:r>
        <w:rPr>
          <w:sz w:val="24"/>
        </w:rPr>
        <w:t>of</w:t>
      </w:r>
      <w:r>
        <w:rPr>
          <w:spacing w:val="-5"/>
          <w:sz w:val="24"/>
        </w:rPr>
        <w:t xml:space="preserve"> </w:t>
      </w:r>
      <w:r>
        <w:rPr>
          <w:sz w:val="24"/>
        </w:rPr>
        <w:t>the</w:t>
      </w:r>
      <w:r>
        <w:rPr>
          <w:spacing w:val="-5"/>
          <w:sz w:val="24"/>
        </w:rPr>
        <w:t xml:space="preserve"> </w:t>
      </w:r>
      <w:r>
        <w:rPr>
          <w:sz w:val="24"/>
        </w:rPr>
        <w:t>elements</w:t>
      </w:r>
      <w:r>
        <w:rPr>
          <w:spacing w:val="-1"/>
          <w:sz w:val="24"/>
        </w:rPr>
        <w:t xml:space="preserve"> </w:t>
      </w:r>
      <w:r>
        <w:rPr>
          <w:sz w:val="24"/>
        </w:rPr>
        <w:t>required</w:t>
      </w:r>
      <w:r>
        <w:rPr>
          <w:spacing w:val="-2"/>
          <w:sz w:val="24"/>
        </w:rPr>
        <w:t xml:space="preserve"> </w:t>
      </w:r>
      <w:r>
        <w:rPr>
          <w:sz w:val="24"/>
        </w:rPr>
        <w:t>in</w:t>
      </w:r>
      <w:r>
        <w:rPr>
          <w:spacing w:val="-1"/>
          <w:sz w:val="24"/>
        </w:rPr>
        <w:t xml:space="preserve"> </w:t>
      </w:r>
      <w:r>
        <w:rPr>
          <w:sz w:val="24"/>
        </w:rPr>
        <w:t>the</w:t>
      </w:r>
      <w:r>
        <w:rPr>
          <w:spacing w:val="-5"/>
          <w:sz w:val="24"/>
        </w:rPr>
        <w:t xml:space="preserve"> </w:t>
      </w:r>
      <w:r>
        <w:rPr>
          <w:sz w:val="24"/>
        </w:rPr>
        <w:t>individual</w:t>
      </w:r>
      <w:r>
        <w:rPr>
          <w:spacing w:val="-1"/>
          <w:sz w:val="24"/>
        </w:rPr>
        <w:t xml:space="preserve"> </w:t>
      </w:r>
      <w:r>
        <w:rPr>
          <w:sz w:val="24"/>
        </w:rPr>
        <w:t xml:space="preserve">project </w:t>
      </w:r>
      <w:r>
        <w:rPr>
          <w:spacing w:val="-2"/>
          <w:sz w:val="24"/>
        </w:rPr>
        <w:t>reports</w:t>
      </w:r>
    </w:p>
    <w:p w14:paraId="15B0DA53" w14:textId="68F0FA51" w:rsidR="00D61D72" w:rsidRDefault="00860DAE">
      <w:pPr>
        <w:pStyle w:val="ListParagraph"/>
        <w:numPr>
          <w:ilvl w:val="2"/>
          <w:numId w:val="49"/>
        </w:numPr>
        <w:tabs>
          <w:tab w:val="left" w:pos="1903"/>
        </w:tabs>
        <w:ind w:left="1902" w:hanging="246"/>
        <w:rPr>
          <w:sz w:val="24"/>
        </w:rPr>
      </w:pPr>
      <w:r>
        <w:rPr>
          <w:sz w:val="24"/>
        </w:rPr>
        <w:t>Identify</w:t>
      </w:r>
      <w:r>
        <w:rPr>
          <w:spacing w:val="-10"/>
          <w:sz w:val="24"/>
        </w:rPr>
        <w:t xml:space="preserve"> </w:t>
      </w:r>
      <w:r>
        <w:rPr>
          <w:sz w:val="24"/>
        </w:rPr>
        <w:t>problems</w:t>
      </w:r>
      <w:r>
        <w:rPr>
          <w:spacing w:val="1"/>
          <w:sz w:val="24"/>
        </w:rPr>
        <w:t xml:space="preserve"> </w:t>
      </w:r>
      <w:r>
        <w:rPr>
          <w:sz w:val="24"/>
        </w:rPr>
        <w:t>&amp;</w:t>
      </w:r>
      <w:r>
        <w:rPr>
          <w:spacing w:val="-3"/>
          <w:sz w:val="24"/>
        </w:rPr>
        <w:t xml:space="preserve"> </w:t>
      </w:r>
      <w:r>
        <w:rPr>
          <w:spacing w:val="-2"/>
          <w:sz w:val="24"/>
        </w:rPr>
        <w:t>findings</w:t>
      </w:r>
    </w:p>
    <w:p w14:paraId="3CB45448" w14:textId="7FBFE25E" w:rsidR="00D61D72" w:rsidRDefault="00860DAE">
      <w:pPr>
        <w:pStyle w:val="ListParagraph"/>
        <w:numPr>
          <w:ilvl w:val="2"/>
          <w:numId w:val="49"/>
        </w:numPr>
        <w:tabs>
          <w:tab w:val="left" w:pos="1903"/>
        </w:tabs>
        <w:ind w:left="1902" w:hanging="246"/>
        <w:rPr>
          <w:sz w:val="24"/>
        </w:rPr>
      </w:pPr>
      <w:r>
        <w:rPr>
          <w:sz w:val="24"/>
        </w:rPr>
        <w:t>Lessons</w:t>
      </w:r>
      <w:r>
        <w:rPr>
          <w:spacing w:val="-7"/>
          <w:sz w:val="24"/>
        </w:rPr>
        <w:t xml:space="preserve"> </w:t>
      </w:r>
      <w:r>
        <w:rPr>
          <w:spacing w:val="-2"/>
          <w:sz w:val="24"/>
        </w:rPr>
        <w:t>learned</w:t>
      </w:r>
    </w:p>
    <w:p w14:paraId="6D12157C" w14:textId="77777777" w:rsidR="00D61D72" w:rsidRDefault="00860DAE">
      <w:pPr>
        <w:pStyle w:val="ListParagraph"/>
        <w:numPr>
          <w:ilvl w:val="2"/>
          <w:numId w:val="49"/>
        </w:numPr>
        <w:tabs>
          <w:tab w:val="left" w:pos="1903"/>
        </w:tabs>
        <w:spacing w:before="21"/>
        <w:ind w:left="1902" w:hanging="246"/>
        <w:rPr>
          <w:sz w:val="24"/>
        </w:rPr>
      </w:pPr>
      <w:r>
        <w:rPr>
          <w:sz w:val="24"/>
        </w:rPr>
        <w:t>Recommendations/potential</w:t>
      </w:r>
      <w:r>
        <w:rPr>
          <w:spacing w:val="-10"/>
          <w:sz w:val="24"/>
        </w:rPr>
        <w:t xml:space="preserve"> </w:t>
      </w:r>
      <w:r>
        <w:rPr>
          <w:sz w:val="24"/>
        </w:rPr>
        <w:t>initiatives</w:t>
      </w:r>
      <w:r>
        <w:rPr>
          <w:spacing w:val="-5"/>
          <w:sz w:val="24"/>
        </w:rPr>
        <w:t xml:space="preserve"> </w:t>
      </w:r>
      <w:r>
        <w:rPr>
          <w:sz w:val="24"/>
        </w:rPr>
        <w:t>based</w:t>
      </w:r>
      <w:r>
        <w:rPr>
          <w:spacing w:val="-6"/>
          <w:sz w:val="24"/>
        </w:rPr>
        <w:t xml:space="preserve"> </w:t>
      </w:r>
      <w:r>
        <w:rPr>
          <w:sz w:val="24"/>
        </w:rPr>
        <w:t>on</w:t>
      </w:r>
      <w:r>
        <w:rPr>
          <w:spacing w:val="-5"/>
          <w:sz w:val="24"/>
        </w:rPr>
        <w:t xml:space="preserve"> </w:t>
      </w:r>
      <w:r>
        <w:rPr>
          <w:sz w:val="24"/>
        </w:rPr>
        <w:t>outcomes;</w:t>
      </w:r>
      <w:r>
        <w:rPr>
          <w:spacing w:val="-4"/>
          <w:sz w:val="24"/>
        </w:rPr>
        <w:t xml:space="preserve"> </w:t>
      </w:r>
      <w:r>
        <w:rPr>
          <w:spacing w:val="-5"/>
          <w:sz w:val="24"/>
        </w:rPr>
        <w:t>and</w:t>
      </w:r>
    </w:p>
    <w:p w14:paraId="69CF3340" w14:textId="77777777" w:rsidR="00D61D72" w:rsidRDefault="00860DAE">
      <w:pPr>
        <w:pStyle w:val="ListParagraph"/>
        <w:numPr>
          <w:ilvl w:val="2"/>
          <w:numId w:val="49"/>
        </w:numPr>
        <w:tabs>
          <w:tab w:val="left" w:pos="1903"/>
        </w:tabs>
        <w:spacing w:before="19"/>
        <w:ind w:left="1902" w:hanging="246"/>
        <w:rPr>
          <w:sz w:val="24"/>
        </w:rPr>
      </w:pPr>
      <w:r>
        <w:rPr>
          <w:sz w:val="24"/>
        </w:rPr>
        <w:t>Other</w:t>
      </w:r>
      <w:r>
        <w:rPr>
          <w:spacing w:val="-9"/>
          <w:sz w:val="24"/>
        </w:rPr>
        <w:t xml:space="preserve"> </w:t>
      </w:r>
      <w:r>
        <w:rPr>
          <w:sz w:val="24"/>
        </w:rPr>
        <w:t>significant</w:t>
      </w:r>
      <w:r>
        <w:rPr>
          <w:spacing w:val="-4"/>
          <w:sz w:val="24"/>
        </w:rPr>
        <w:t xml:space="preserve"> </w:t>
      </w:r>
      <w:r>
        <w:rPr>
          <w:spacing w:val="-2"/>
          <w:sz w:val="24"/>
        </w:rPr>
        <w:t>information.</w:t>
      </w:r>
    </w:p>
    <w:p w14:paraId="4CEE0C2B" w14:textId="77777777" w:rsidR="00D61D72" w:rsidRDefault="00D61D72">
      <w:pPr>
        <w:pStyle w:val="BodyText"/>
        <w:spacing w:before="9"/>
        <w:rPr>
          <w:sz w:val="27"/>
        </w:rPr>
      </w:pPr>
    </w:p>
    <w:p w14:paraId="6355B95E" w14:textId="77777777" w:rsidR="00D61D72" w:rsidRDefault="00860DAE">
      <w:pPr>
        <w:pStyle w:val="BodyText"/>
        <w:spacing w:line="247" w:lineRule="auto"/>
        <w:ind w:left="1307" w:right="377" w:hanging="10"/>
      </w:pPr>
      <w:r>
        <w:t>The COR and/or designee shall respond with comments or proposed revisions. Recommendations</w:t>
      </w:r>
      <w:r>
        <w:rPr>
          <w:spacing w:val="-8"/>
        </w:rPr>
        <w:t xml:space="preserve"> </w:t>
      </w:r>
      <w:r>
        <w:t>and</w:t>
      </w:r>
      <w:r>
        <w:rPr>
          <w:spacing w:val="-6"/>
        </w:rPr>
        <w:t xml:space="preserve"> </w:t>
      </w:r>
      <w:r>
        <w:t>an</w:t>
      </w:r>
      <w:r>
        <w:rPr>
          <w:spacing w:val="-8"/>
        </w:rPr>
        <w:t xml:space="preserve"> </w:t>
      </w:r>
      <w:r>
        <w:t>updated</w:t>
      </w:r>
      <w:r>
        <w:rPr>
          <w:spacing w:val="-6"/>
        </w:rPr>
        <w:t xml:space="preserve"> </w:t>
      </w:r>
      <w:r>
        <w:t>report</w:t>
      </w:r>
      <w:r>
        <w:rPr>
          <w:spacing w:val="-8"/>
        </w:rPr>
        <w:t xml:space="preserve"> </w:t>
      </w:r>
      <w:r>
        <w:t>shall</w:t>
      </w:r>
      <w:r>
        <w:rPr>
          <w:spacing w:val="-8"/>
        </w:rPr>
        <w:t xml:space="preserve"> </w:t>
      </w:r>
      <w:r>
        <w:t>be</w:t>
      </w:r>
      <w:r>
        <w:rPr>
          <w:spacing w:val="-5"/>
        </w:rPr>
        <w:t xml:space="preserve"> </w:t>
      </w:r>
      <w:r>
        <w:t>submitted</w:t>
      </w:r>
      <w:r>
        <w:rPr>
          <w:spacing w:val="-8"/>
        </w:rPr>
        <w:t xml:space="preserve"> </w:t>
      </w:r>
      <w:r>
        <w:t>within</w:t>
      </w:r>
      <w:r>
        <w:rPr>
          <w:spacing w:val="-8"/>
        </w:rPr>
        <w:t xml:space="preserve"> </w:t>
      </w:r>
      <w:r>
        <w:t>an</w:t>
      </w:r>
      <w:r>
        <w:rPr>
          <w:spacing w:val="-8"/>
        </w:rPr>
        <w:t xml:space="preserve"> </w:t>
      </w:r>
      <w:r>
        <w:t>agreed</w:t>
      </w:r>
      <w:r>
        <w:rPr>
          <w:spacing w:val="-8"/>
        </w:rPr>
        <w:t xml:space="preserve"> </w:t>
      </w:r>
      <w:r>
        <w:t>upon timeframe for CMS approval.</w:t>
      </w:r>
    </w:p>
    <w:p w14:paraId="6AB52CA1" w14:textId="77777777" w:rsidR="00D61D72" w:rsidRDefault="00D61D72">
      <w:pPr>
        <w:pStyle w:val="BodyText"/>
        <w:spacing w:before="3"/>
        <w:rPr>
          <w:sz w:val="27"/>
        </w:rPr>
      </w:pPr>
    </w:p>
    <w:p w14:paraId="437E0264" w14:textId="77777777" w:rsidR="00D61D72" w:rsidRDefault="00860DAE">
      <w:pPr>
        <w:pStyle w:val="BodyText"/>
        <w:ind w:left="1300"/>
      </w:pPr>
      <w:r>
        <w:rPr>
          <w:u w:val="single"/>
        </w:rPr>
        <w:t>Task</w:t>
      </w:r>
      <w:r>
        <w:rPr>
          <w:spacing w:val="-5"/>
          <w:u w:val="single"/>
        </w:rPr>
        <w:t xml:space="preserve"> </w:t>
      </w:r>
      <w:r>
        <w:rPr>
          <w:u w:val="single"/>
        </w:rPr>
        <w:t>Order</w:t>
      </w:r>
      <w:r>
        <w:rPr>
          <w:spacing w:val="-6"/>
          <w:u w:val="single"/>
        </w:rPr>
        <w:t xml:space="preserve"> </w:t>
      </w:r>
      <w:r>
        <w:rPr>
          <w:u w:val="single"/>
        </w:rPr>
        <w:t>Closure</w:t>
      </w:r>
      <w:r>
        <w:rPr>
          <w:spacing w:val="-5"/>
          <w:u w:val="single"/>
        </w:rPr>
        <w:t xml:space="preserve"> </w:t>
      </w:r>
      <w:r>
        <w:rPr>
          <w:u w:val="single"/>
        </w:rPr>
        <w:t>and Transition</w:t>
      </w:r>
      <w:r>
        <w:rPr>
          <w:spacing w:val="-1"/>
          <w:u w:val="single"/>
        </w:rPr>
        <w:t xml:space="preserve"> </w:t>
      </w:r>
      <w:r>
        <w:rPr>
          <w:spacing w:val="-4"/>
          <w:u w:val="single"/>
        </w:rPr>
        <w:t>Plan</w:t>
      </w:r>
    </w:p>
    <w:p w14:paraId="140A7560" w14:textId="77777777" w:rsidR="00C938F6" w:rsidRDefault="00860DAE" w:rsidP="00C938F6">
      <w:pPr>
        <w:pStyle w:val="BodyText"/>
        <w:spacing w:before="20" w:line="247" w:lineRule="auto"/>
        <w:ind w:left="1307" w:right="377" w:hanging="10"/>
      </w:pPr>
      <w:r>
        <w:t>The guidance in this section shall be implemented when the task order contract is in its final</w:t>
      </w:r>
      <w:r>
        <w:rPr>
          <w:spacing w:val="-2"/>
        </w:rPr>
        <w:t xml:space="preserve"> </w:t>
      </w:r>
      <w:r>
        <w:t>year</w:t>
      </w:r>
      <w:r>
        <w:rPr>
          <w:spacing w:val="-6"/>
        </w:rPr>
        <w:t xml:space="preserve"> </w:t>
      </w:r>
      <w:r>
        <w:t>of</w:t>
      </w:r>
      <w:r>
        <w:rPr>
          <w:spacing w:val="-6"/>
        </w:rPr>
        <w:t xml:space="preserve"> </w:t>
      </w:r>
      <w:r>
        <w:t>operations.</w:t>
      </w:r>
      <w:r>
        <w:rPr>
          <w:spacing w:val="-2"/>
        </w:rPr>
        <w:t xml:space="preserve"> </w:t>
      </w:r>
      <w:r>
        <w:t>This</w:t>
      </w:r>
      <w:r>
        <w:rPr>
          <w:spacing w:val="-5"/>
        </w:rPr>
        <w:t xml:space="preserve"> </w:t>
      </w:r>
      <w:r>
        <w:t>may</w:t>
      </w:r>
      <w:r>
        <w:rPr>
          <w:spacing w:val="-10"/>
        </w:rPr>
        <w:t xml:space="preserve"> </w:t>
      </w:r>
      <w:r>
        <w:t>occur</w:t>
      </w:r>
      <w:r>
        <w:rPr>
          <w:spacing w:val="-6"/>
        </w:rPr>
        <w:t xml:space="preserve"> </w:t>
      </w:r>
      <w:r>
        <w:t>if</w:t>
      </w:r>
      <w:r>
        <w:rPr>
          <w:spacing w:val="-6"/>
        </w:rPr>
        <w:t xml:space="preserve"> </w:t>
      </w:r>
      <w:r>
        <w:t>it</w:t>
      </w:r>
      <w:r>
        <w:rPr>
          <w:spacing w:val="-4"/>
        </w:rPr>
        <w:t xml:space="preserve"> </w:t>
      </w:r>
      <w:r>
        <w:t>is</w:t>
      </w:r>
      <w:r>
        <w:rPr>
          <w:spacing w:val="-5"/>
        </w:rPr>
        <w:t xml:space="preserve"> </w:t>
      </w:r>
      <w:r>
        <w:t>decided</w:t>
      </w:r>
      <w:r>
        <w:rPr>
          <w:spacing w:val="-5"/>
        </w:rPr>
        <w:t xml:space="preserve"> </w:t>
      </w:r>
      <w:r>
        <w:t>that</w:t>
      </w:r>
      <w:r>
        <w:rPr>
          <w:spacing w:val="-4"/>
        </w:rPr>
        <w:t xml:space="preserve"> </w:t>
      </w:r>
      <w:r>
        <w:t>the</w:t>
      </w:r>
      <w:r>
        <w:rPr>
          <w:spacing w:val="-6"/>
        </w:rPr>
        <w:t xml:space="preserve"> </w:t>
      </w:r>
      <w:r>
        <w:t>task</w:t>
      </w:r>
      <w:r>
        <w:rPr>
          <w:spacing w:val="-5"/>
        </w:rPr>
        <w:t xml:space="preserve"> </w:t>
      </w:r>
      <w:r>
        <w:t>order</w:t>
      </w:r>
      <w:r>
        <w:rPr>
          <w:spacing w:val="-3"/>
        </w:rPr>
        <w:t xml:space="preserve"> </w:t>
      </w:r>
      <w:r>
        <w:t>will</w:t>
      </w:r>
      <w:r>
        <w:rPr>
          <w:spacing w:val="-4"/>
        </w:rPr>
        <w:t xml:space="preserve"> </w:t>
      </w:r>
      <w:r>
        <w:t>end</w:t>
      </w:r>
      <w:r>
        <w:rPr>
          <w:spacing w:val="-5"/>
        </w:rPr>
        <w:t xml:space="preserve"> </w:t>
      </w:r>
      <w:r>
        <w:t>after</w:t>
      </w:r>
      <w:r>
        <w:rPr>
          <w:spacing w:val="-3"/>
        </w:rPr>
        <w:t xml:space="preserve"> </w:t>
      </w:r>
      <w:r>
        <w:t>a period of performance and no other option years that are remaining will be exercised.</w:t>
      </w:r>
    </w:p>
    <w:p w14:paraId="3795B756" w14:textId="77777777" w:rsidR="00C938F6" w:rsidRDefault="00C938F6" w:rsidP="00C938F6">
      <w:pPr>
        <w:pStyle w:val="BodyText"/>
        <w:spacing w:before="20" w:line="247" w:lineRule="auto"/>
        <w:ind w:left="1307" w:right="377" w:hanging="10"/>
      </w:pPr>
    </w:p>
    <w:p w14:paraId="1A4F1BE4" w14:textId="70458F42" w:rsidR="00D61D72" w:rsidRDefault="00860DAE" w:rsidP="00C938F6">
      <w:pPr>
        <w:pStyle w:val="BodyText"/>
        <w:spacing w:before="20" w:line="247" w:lineRule="auto"/>
        <w:ind w:left="1307" w:right="377" w:hanging="10"/>
      </w:pPr>
      <w:r>
        <w:t>This</w:t>
      </w:r>
      <w:r>
        <w:rPr>
          <w:spacing w:val="-6"/>
        </w:rPr>
        <w:t xml:space="preserve"> </w:t>
      </w:r>
      <w:r>
        <w:t>may</w:t>
      </w:r>
      <w:r>
        <w:rPr>
          <w:spacing w:val="-11"/>
        </w:rPr>
        <w:t xml:space="preserve"> </w:t>
      </w:r>
      <w:r>
        <w:t>also</w:t>
      </w:r>
      <w:r>
        <w:rPr>
          <w:spacing w:val="-6"/>
        </w:rPr>
        <w:t xml:space="preserve"> </w:t>
      </w:r>
      <w:r>
        <w:t>occur</w:t>
      </w:r>
      <w:r>
        <w:rPr>
          <w:spacing w:val="-9"/>
        </w:rPr>
        <w:t xml:space="preserve"> </w:t>
      </w:r>
      <w:r>
        <w:t>once</w:t>
      </w:r>
      <w:r>
        <w:rPr>
          <w:spacing w:val="-4"/>
        </w:rPr>
        <w:t xml:space="preserve"> </w:t>
      </w:r>
      <w:r>
        <w:t>all</w:t>
      </w:r>
      <w:r>
        <w:rPr>
          <w:spacing w:val="-5"/>
        </w:rPr>
        <w:t xml:space="preserve"> </w:t>
      </w:r>
      <w:r>
        <w:t>option</w:t>
      </w:r>
      <w:r>
        <w:rPr>
          <w:spacing w:val="-3"/>
        </w:rPr>
        <w:t xml:space="preserve"> </w:t>
      </w:r>
      <w:r>
        <w:t>years</w:t>
      </w:r>
      <w:r>
        <w:rPr>
          <w:spacing w:val="-6"/>
        </w:rPr>
        <w:t xml:space="preserve"> </w:t>
      </w:r>
      <w:r>
        <w:t>have</w:t>
      </w:r>
      <w:r>
        <w:rPr>
          <w:spacing w:val="-9"/>
        </w:rPr>
        <w:t xml:space="preserve"> </w:t>
      </w:r>
      <w:r>
        <w:t>been</w:t>
      </w:r>
      <w:r>
        <w:rPr>
          <w:spacing w:val="-6"/>
        </w:rPr>
        <w:t xml:space="preserve"> </w:t>
      </w:r>
      <w:r>
        <w:t>exercised</w:t>
      </w:r>
      <w:r>
        <w:rPr>
          <w:spacing w:val="-6"/>
        </w:rPr>
        <w:t xml:space="preserve"> </w:t>
      </w:r>
      <w:r>
        <w:t>and</w:t>
      </w:r>
      <w:r>
        <w:rPr>
          <w:spacing w:val="-6"/>
        </w:rPr>
        <w:t xml:space="preserve"> </w:t>
      </w:r>
      <w:r>
        <w:t>there</w:t>
      </w:r>
      <w:r>
        <w:rPr>
          <w:spacing w:val="-7"/>
        </w:rPr>
        <w:t xml:space="preserve"> </w:t>
      </w:r>
      <w:r>
        <w:t>are</w:t>
      </w:r>
      <w:r>
        <w:rPr>
          <w:spacing w:val="-4"/>
        </w:rPr>
        <w:t xml:space="preserve"> </w:t>
      </w:r>
      <w:r>
        <w:t>no</w:t>
      </w:r>
      <w:r>
        <w:rPr>
          <w:spacing w:val="-6"/>
        </w:rPr>
        <w:t xml:space="preserve"> </w:t>
      </w:r>
      <w:r>
        <w:t>remaining option years to execute.</w:t>
      </w:r>
    </w:p>
    <w:p w14:paraId="67EDA7AF" w14:textId="77777777" w:rsidR="00D61D72" w:rsidRDefault="00D61D72">
      <w:pPr>
        <w:pStyle w:val="BodyText"/>
        <w:spacing w:before="7"/>
        <w:rPr>
          <w:sz w:val="28"/>
        </w:rPr>
      </w:pPr>
    </w:p>
    <w:p w14:paraId="2346C4B6" w14:textId="77777777" w:rsidR="00D61D72" w:rsidRDefault="00860DAE">
      <w:pPr>
        <w:pStyle w:val="BodyText"/>
        <w:spacing w:line="247" w:lineRule="auto"/>
        <w:ind w:left="1307" w:right="420" w:hanging="10"/>
      </w:pPr>
      <w:r>
        <w:t>The outgoing Contractor shall develop, maintain, update, and follow a ‘Workload Closeout</w:t>
      </w:r>
      <w:r>
        <w:rPr>
          <w:spacing w:val="-3"/>
        </w:rPr>
        <w:t xml:space="preserve"> </w:t>
      </w:r>
      <w:r>
        <w:t>Project</w:t>
      </w:r>
      <w:r>
        <w:rPr>
          <w:spacing w:val="-3"/>
        </w:rPr>
        <w:t xml:space="preserve"> </w:t>
      </w:r>
      <w:r>
        <w:t>Plan’</w:t>
      </w:r>
      <w:r>
        <w:rPr>
          <w:spacing w:val="-4"/>
        </w:rPr>
        <w:t xml:space="preserve"> </w:t>
      </w:r>
      <w:r>
        <w:t>(listed</w:t>
      </w:r>
      <w:r>
        <w:rPr>
          <w:spacing w:val="-3"/>
        </w:rPr>
        <w:t xml:space="preserve"> </w:t>
      </w:r>
      <w:r>
        <w:t>below)</w:t>
      </w:r>
      <w:r>
        <w:rPr>
          <w:spacing w:val="-4"/>
        </w:rPr>
        <w:t xml:space="preserve"> </w:t>
      </w:r>
      <w:r>
        <w:t>to</w:t>
      </w:r>
      <w:r>
        <w:rPr>
          <w:spacing w:val="-3"/>
        </w:rPr>
        <w:t xml:space="preserve"> </w:t>
      </w:r>
      <w:r>
        <w:t>provide</w:t>
      </w:r>
      <w:r>
        <w:rPr>
          <w:spacing w:val="-4"/>
        </w:rPr>
        <w:t xml:space="preserve"> </w:t>
      </w:r>
      <w:r>
        <w:t>for</w:t>
      </w:r>
      <w:r>
        <w:rPr>
          <w:spacing w:val="-4"/>
        </w:rPr>
        <w:t xml:space="preserve"> </w:t>
      </w:r>
      <w:r>
        <w:t>the</w:t>
      </w:r>
      <w:r>
        <w:rPr>
          <w:spacing w:val="-4"/>
        </w:rPr>
        <w:t xml:space="preserve"> </w:t>
      </w:r>
      <w:r>
        <w:t>transfer</w:t>
      </w:r>
      <w:r>
        <w:rPr>
          <w:spacing w:val="-4"/>
        </w:rPr>
        <w:t xml:space="preserve"> </w:t>
      </w:r>
      <w:r>
        <w:t>of</w:t>
      </w:r>
      <w:r>
        <w:rPr>
          <w:spacing w:val="-4"/>
        </w:rPr>
        <w:t xml:space="preserve"> </w:t>
      </w:r>
      <w:r>
        <w:t>SMRC</w:t>
      </w:r>
      <w:r>
        <w:rPr>
          <w:spacing w:val="-3"/>
        </w:rPr>
        <w:t xml:space="preserve"> </w:t>
      </w:r>
      <w:r>
        <w:t>functions</w:t>
      </w:r>
      <w:r>
        <w:rPr>
          <w:spacing w:val="-3"/>
        </w:rPr>
        <w:t xml:space="preserve"> </w:t>
      </w:r>
      <w:r>
        <w:t>and operations</w:t>
      </w:r>
      <w:r>
        <w:rPr>
          <w:spacing w:val="-3"/>
        </w:rPr>
        <w:t xml:space="preserve"> </w:t>
      </w:r>
      <w:r>
        <w:t>at</w:t>
      </w:r>
      <w:r>
        <w:rPr>
          <w:spacing w:val="-3"/>
        </w:rPr>
        <w:t xml:space="preserve"> </w:t>
      </w:r>
      <w:r>
        <w:t>contract</w:t>
      </w:r>
      <w:r>
        <w:rPr>
          <w:spacing w:val="-3"/>
        </w:rPr>
        <w:t xml:space="preserve"> </w:t>
      </w:r>
      <w:r>
        <w:t>end</w:t>
      </w:r>
      <w:r>
        <w:rPr>
          <w:spacing w:val="-4"/>
        </w:rPr>
        <w:t xml:space="preserve"> </w:t>
      </w:r>
      <w:r>
        <w:t>and</w:t>
      </w:r>
      <w:r>
        <w:rPr>
          <w:spacing w:val="-4"/>
        </w:rPr>
        <w:t xml:space="preserve"> </w:t>
      </w:r>
      <w:r>
        <w:t>report</w:t>
      </w:r>
      <w:r>
        <w:rPr>
          <w:spacing w:val="-3"/>
        </w:rPr>
        <w:t xml:space="preserve"> </w:t>
      </w:r>
      <w:r>
        <w:t>its</w:t>
      </w:r>
      <w:r>
        <w:rPr>
          <w:spacing w:val="-3"/>
        </w:rPr>
        <w:t xml:space="preserve"> </w:t>
      </w:r>
      <w:r>
        <w:t>status.</w:t>
      </w:r>
      <w:r>
        <w:rPr>
          <w:spacing w:val="-6"/>
        </w:rPr>
        <w:t xml:space="preserve"> </w:t>
      </w:r>
      <w:r>
        <w:t>The</w:t>
      </w:r>
      <w:r>
        <w:rPr>
          <w:spacing w:val="-7"/>
        </w:rPr>
        <w:t xml:space="preserve"> </w:t>
      </w:r>
      <w:r>
        <w:t>outgoing</w:t>
      </w:r>
      <w:r>
        <w:rPr>
          <w:spacing w:val="-7"/>
        </w:rPr>
        <w:t xml:space="preserve"> </w:t>
      </w:r>
      <w:r>
        <w:t>Contractor</w:t>
      </w:r>
      <w:r>
        <w:rPr>
          <w:spacing w:val="-7"/>
        </w:rPr>
        <w:t xml:space="preserve"> </w:t>
      </w:r>
      <w:r>
        <w:t>shall</w:t>
      </w:r>
      <w:r>
        <w:rPr>
          <w:spacing w:val="-3"/>
        </w:rPr>
        <w:t xml:space="preserve"> </w:t>
      </w:r>
      <w:r>
        <w:t>assure</w:t>
      </w:r>
      <w:r>
        <w:rPr>
          <w:spacing w:val="-7"/>
        </w:rPr>
        <w:t xml:space="preserve"> </w:t>
      </w:r>
      <w:r>
        <w:t>the efficient transition of work under this scope of work to CMS and or its incoming contractor.</w:t>
      </w:r>
      <w:r>
        <w:rPr>
          <w:spacing w:val="37"/>
        </w:rPr>
        <w:t xml:space="preserve"> </w:t>
      </w:r>
      <w:r>
        <w:t>The</w:t>
      </w:r>
      <w:r>
        <w:rPr>
          <w:spacing w:val="-8"/>
        </w:rPr>
        <w:t xml:space="preserve"> </w:t>
      </w:r>
      <w:r>
        <w:t>outgoing</w:t>
      </w:r>
      <w:r>
        <w:rPr>
          <w:spacing w:val="-7"/>
        </w:rPr>
        <w:t xml:space="preserve"> </w:t>
      </w:r>
      <w:r>
        <w:t>Contractor</w:t>
      </w:r>
      <w:r>
        <w:rPr>
          <w:spacing w:val="-8"/>
        </w:rPr>
        <w:t xml:space="preserve"> </w:t>
      </w:r>
      <w:r>
        <w:t>shall</w:t>
      </w:r>
      <w:r>
        <w:rPr>
          <w:spacing w:val="-4"/>
        </w:rPr>
        <w:t xml:space="preserve"> </w:t>
      </w:r>
      <w:r>
        <w:t>attend</w:t>
      </w:r>
      <w:r>
        <w:rPr>
          <w:spacing w:val="-3"/>
        </w:rPr>
        <w:t xml:space="preserve"> </w:t>
      </w:r>
      <w:r>
        <w:t>meetings</w:t>
      </w:r>
      <w:r>
        <w:rPr>
          <w:spacing w:val="-7"/>
        </w:rPr>
        <w:t xml:space="preserve"> </w:t>
      </w:r>
      <w:r>
        <w:t>and</w:t>
      </w:r>
      <w:r>
        <w:rPr>
          <w:spacing w:val="-7"/>
        </w:rPr>
        <w:t xml:space="preserve"> </w:t>
      </w:r>
      <w:r>
        <w:t>provide</w:t>
      </w:r>
      <w:r>
        <w:rPr>
          <w:spacing w:val="-8"/>
        </w:rPr>
        <w:t xml:space="preserve"> </w:t>
      </w:r>
      <w:r>
        <w:t>appropriate</w:t>
      </w:r>
      <w:r>
        <w:rPr>
          <w:spacing w:val="-8"/>
        </w:rPr>
        <w:t xml:space="preserve"> </w:t>
      </w:r>
      <w:r>
        <w:t>staff to participate in the various functional workgroups that may be established during the workload closeout period.</w:t>
      </w:r>
    </w:p>
    <w:p w14:paraId="6CF52F50" w14:textId="77777777" w:rsidR="00D61D72" w:rsidRDefault="00D61D72">
      <w:pPr>
        <w:pStyle w:val="BodyText"/>
      </w:pPr>
    </w:p>
    <w:p w14:paraId="15250EEB" w14:textId="77777777" w:rsidR="00D61D72" w:rsidRDefault="00860DAE">
      <w:pPr>
        <w:pStyle w:val="BodyText"/>
        <w:spacing w:line="247" w:lineRule="auto"/>
        <w:ind w:left="1307" w:right="377" w:hanging="10"/>
      </w:pPr>
      <w:r>
        <w:t>All transition and/or close-out activities shall be completed between the outgoing Contractor</w:t>
      </w:r>
      <w:r>
        <w:rPr>
          <w:spacing w:val="-6"/>
        </w:rPr>
        <w:t xml:space="preserve"> </w:t>
      </w:r>
      <w:r>
        <w:t>and</w:t>
      </w:r>
      <w:r>
        <w:rPr>
          <w:spacing w:val="-5"/>
        </w:rPr>
        <w:t xml:space="preserve"> </w:t>
      </w:r>
      <w:r>
        <w:t>incoming</w:t>
      </w:r>
      <w:r>
        <w:rPr>
          <w:spacing w:val="-2"/>
        </w:rPr>
        <w:t xml:space="preserve"> </w:t>
      </w:r>
      <w:r>
        <w:t>contractor</w:t>
      </w:r>
      <w:r>
        <w:rPr>
          <w:spacing w:val="-6"/>
        </w:rPr>
        <w:t xml:space="preserve"> </w:t>
      </w:r>
      <w:r>
        <w:t>or</w:t>
      </w:r>
      <w:r>
        <w:rPr>
          <w:spacing w:val="-6"/>
        </w:rPr>
        <w:t xml:space="preserve"> </w:t>
      </w:r>
      <w:r>
        <w:t>CMS</w:t>
      </w:r>
      <w:r>
        <w:rPr>
          <w:spacing w:val="-4"/>
        </w:rPr>
        <w:t xml:space="preserve"> </w:t>
      </w:r>
      <w:r>
        <w:t>within</w:t>
      </w:r>
      <w:r>
        <w:rPr>
          <w:spacing w:val="-5"/>
        </w:rPr>
        <w:t xml:space="preserve"> </w:t>
      </w:r>
      <w:r>
        <w:t>an</w:t>
      </w:r>
      <w:r>
        <w:rPr>
          <w:spacing w:val="-5"/>
        </w:rPr>
        <w:t xml:space="preserve"> </w:t>
      </w:r>
      <w:r>
        <w:t>agreed</w:t>
      </w:r>
      <w:r>
        <w:rPr>
          <w:spacing w:val="-5"/>
        </w:rPr>
        <w:t xml:space="preserve"> </w:t>
      </w:r>
      <w:r>
        <w:t>upon</w:t>
      </w:r>
      <w:r>
        <w:rPr>
          <w:spacing w:val="-2"/>
        </w:rPr>
        <w:t xml:space="preserve"> </w:t>
      </w:r>
      <w:proofErr w:type="gramStart"/>
      <w:r>
        <w:t>time</w:t>
      </w:r>
      <w:r>
        <w:rPr>
          <w:spacing w:val="-6"/>
        </w:rPr>
        <w:t xml:space="preserve"> </w:t>
      </w:r>
      <w:r>
        <w:t>period</w:t>
      </w:r>
      <w:proofErr w:type="gramEnd"/>
      <w:r>
        <w:t>.</w:t>
      </w:r>
      <w:r>
        <w:rPr>
          <w:spacing w:val="37"/>
        </w:rPr>
        <w:t xml:space="preserve"> </w:t>
      </w:r>
      <w:r>
        <w:t>CMS</w:t>
      </w:r>
      <w:r>
        <w:rPr>
          <w:spacing w:val="-4"/>
        </w:rPr>
        <w:t xml:space="preserve"> </w:t>
      </w:r>
      <w:r>
        <w:t>or its contractor(s) designated by CMS will assist with the transition of work. During such transition efforts, the outgoing contractor shall provide access to work products and needed</w:t>
      </w:r>
      <w:r>
        <w:rPr>
          <w:spacing w:val="-6"/>
        </w:rPr>
        <w:t xml:space="preserve"> </w:t>
      </w:r>
      <w:r>
        <w:t>support</w:t>
      </w:r>
      <w:r>
        <w:rPr>
          <w:spacing w:val="-5"/>
        </w:rPr>
        <w:t xml:space="preserve"> </w:t>
      </w:r>
      <w:r>
        <w:t>to</w:t>
      </w:r>
      <w:r>
        <w:rPr>
          <w:spacing w:val="-6"/>
        </w:rPr>
        <w:t xml:space="preserve"> </w:t>
      </w:r>
      <w:r>
        <w:t>implement</w:t>
      </w:r>
      <w:r>
        <w:rPr>
          <w:spacing w:val="-5"/>
        </w:rPr>
        <w:t xml:space="preserve"> </w:t>
      </w:r>
      <w:r>
        <w:t>a</w:t>
      </w:r>
      <w:r>
        <w:rPr>
          <w:spacing w:val="-9"/>
        </w:rPr>
        <w:t xml:space="preserve"> </w:t>
      </w:r>
      <w:r>
        <w:t>smooth</w:t>
      </w:r>
      <w:r>
        <w:rPr>
          <w:spacing w:val="-6"/>
        </w:rPr>
        <w:t xml:space="preserve"> </w:t>
      </w:r>
      <w:r>
        <w:t>transition</w:t>
      </w:r>
      <w:r>
        <w:rPr>
          <w:spacing w:val="-8"/>
        </w:rPr>
        <w:t xml:space="preserve"> </w:t>
      </w:r>
      <w:r>
        <w:t>and</w:t>
      </w:r>
      <w:r>
        <w:rPr>
          <w:spacing w:val="-6"/>
        </w:rPr>
        <w:t xml:space="preserve"> </w:t>
      </w:r>
      <w:r>
        <w:t>minimize</w:t>
      </w:r>
      <w:r>
        <w:rPr>
          <w:spacing w:val="-9"/>
        </w:rPr>
        <w:t xml:space="preserve"> </w:t>
      </w:r>
      <w:r>
        <w:t>risk</w:t>
      </w:r>
      <w:r>
        <w:rPr>
          <w:spacing w:val="-6"/>
        </w:rPr>
        <w:t xml:space="preserve"> </w:t>
      </w:r>
      <w:r>
        <w:t>during</w:t>
      </w:r>
      <w:r>
        <w:rPr>
          <w:spacing w:val="-11"/>
        </w:rPr>
        <w:t xml:space="preserve"> </w:t>
      </w:r>
      <w:r>
        <w:t>the</w:t>
      </w:r>
      <w:r>
        <w:rPr>
          <w:spacing w:val="-9"/>
        </w:rPr>
        <w:t xml:space="preserve"> </w:t>
      </w:r>
      <w:r>
        <w:t>transfer</w:t>
      </w:r>
      <w:r>
        <w:rPr>
          <w:spacing w:val="-7"/>
        </w:rPr>
        <w:t xml:space="preserve"> </w:t>
      </w:r>
      <w:r>
        <w:t>of responsibilities</w:t>
      </w:r>
      <w:r>
        <w:rPr>
          <w:spacing w:val="-3"/>
        </w:rPr>
        <w:t xml:space="preserve"> </w:t>
      </w:r>
      <w:r>
        <w:t>and</w:t>
      </w:r>
      <w:r>
        <w:rPr>
          <w:spacing w:val="-4"/>
        </w:rPr>
        <w:t xml:space="preserve"> </w:t>
      </w:r>
      <w:r>
        <w:t>associated</w:t>
      </w:r>
      <w:r>
        <w:rPr>
          <w:spacing w:val="-2"/>
        </w:rPr>
        <w:t xml:space="preserve"> </w:t>
      </w:r>
      <w:r>
        <w:t>IT</w:t>
      </w:r>
      <w:r>
        <w:rPr>
          <w:spacing w:val="-6"/>
        </w:rPr>
        <w:t xml:space="preserve"> </w:t>
      </w:r>
      <w:r>
        <w:t>environments</w:t>
      </w:r>
      <w:r>
        <w:rPr>
          <w:spacing w:val="-3"/>
        </w:rPr>
        <w:t xml:space="preserve"> </w:t>
      </w:r>
      <w:r>
        <w:t>from</w:t>
      </w:r>
      <w:r>
        <w:rPr>
          <w:spacing w:val="-3"/>
        </w:rPr>
        <w:t xml:space="preserve"> </w:t>
      </w:r>
      <w:r>
        <w:t>its</w:t>
      </w:r>
      <w:r>
        <w:rPr>
          <w:spacing w:val="-6"/>
        </w:rPr>
        <w:t xml:space="preserve"> </w:t>
      </w:r>
      <w:r>
        <w:t>team</w:t>
      </w:r>
      <w:r>
        <w:rPr>
          <w:spacing w:val="-3"/>
        </w:rPr>
        <w:t xml:space="preserve"> </w:t>
      </w:r>
      <w:r>
        <w:t>to</w:t>
      </w:r>
      <w:r>
        <w:rPr>
          <w:spacing w:val="-6"/>
        </w:rPr>
        <w:t xml:space="preserve"> </w:t>
      </w:r>
      <w:r>
        <w:t>CMS</w:t>
      </w:r>
      <w:r>
        <w:rPr>
          <w:spacing w:val="-3"/>
        </w:rPr>
        <w:t xml:space="preserve"> </w:t>
      </w:r>
      <w:r>
        <w:t>or</w:t>
      </w:r>
      <w:r>
        <w:rPr>
          <w:spacing w:val="-7"/>
        </w:rPr>
        <w:t xml:space="preserve"> </w:t>
      </w:r>
      <w:r>
        <w:t>its</w:t>
      </w:r>
      <w:r>
        <w:rPr>
          <w:spacing w:val="-8"/>
        </w:rPr>
        <w:t xml:space="preserve"> </w:t>
      </w:r>
      <w:r>
        <w:t>contractor(s) designated by CMS.</w:t>
      </w:r>
    </w:p>
    <w:p w14:paraId="49BA14C7" w14:textId="77777777" w:rsidR="00D61D72" w:rsidRDefault="00D61D72">
      <w:pPr>
        <w:pStyle w:val="BodyText"/>
        <w:spacing w:before="9"/>
        <w:rPr>
          <w:sz w:val="23"/>
        </w:rPr>
      </w:pPr>
    </w:p>
    <w:p w14:paraId="02BBF41B" w14:textId="77777777" w:rsidR="00D61D72" w:rsidRDefault="00860DAE">
      <w:pPr>
        <w:pStyle w:val="BodyText"/>
        <w:spacing w:line="247" w:lineRule="auto"/>
        <w:ind w:left="1307" w:right="392" w:hanging="10"/>
      </w:pPr>
      <w:r>
        <w:t>Close-out and transition work will also include completing any outstanding upload of claim</w:t>
      </w:r>
      <w:r>
        <w:rPr>
          <w:spacing w:val="-8"/>
        </w:rPr>
        <w:t xml:space="preserve"> </w:t>
      </w:r>
      <w:r>
        <w:t>review</w:t>
      </w:r>
      <w:r>
        <w:rPr>
          <w:spacing w:val="-6"/>
        </w:rPr>
        <w:t xml:space="preserve"> </w:t>
      </w:r>
      <w:r>
        <w:t>findings</w:t>
      </w:r>
      <w:r>
        <w:rPr>
          <w:spacing w:val="-8"/>
        </w:rPr>
        <w:t xml:space="preserve"> </w:t>
      </w:r>
      <w:r>
        <w:t>and</w:t>
      </w:r>
      <w:r>
        <w:rPr>
          <w:spacing w:val="-8"/>
        </w:rPr>
        <w:t xml:space="preserve"> </w:t>
      </w:r>
      <w:r>
        <w:t>overpayment</w:t>
      </w:r>
      <w:r>
        <w:rPr>
          <w:spacing w:val="-8"/>
        </w:rPr>
        <w:t xml:space="preserve"> </w:t>
      </w:r>
      <w:r>
        <w:t>information</w:t>
      </w:r>
      <w:r>
        <w:rPr>
          <w:spacing w:val="-8"/>
        </w:rPr>
        <w:t xml:space="preserve"> </w:t>
      </w:r>
      <w:r>
        <w:t>to</w:t>
      </w:r>
      <w:r>
        <w:rPr>
          <w:spacing w:val="-8"/>
        </w:rPr>
        <w:t xml:space="preserve"> </w:t>
      </w:r>
      <w:r>
        <w:t>the</w:t>
      </w:r>
      <w:r>
        <w:rPr>
          <w:spacing w:val="-9"/>
        </w:rPr>
        <w:t xml:space="preserve"> </w:t>
      </w:r>
      <w:r>
        <w:t>RDW</w:t>
      </w:r>
      <w:r>
        <w:rPr>
          <w:spacing w:val="-7"/>
        </w:rPr>
        <w:t xml:space="preserve"> </w:t>
      </w:r>
      <w:r>
        <w:t>for</w:t>
      </w:r>
      <w:r>
        <w:rPr>
          <w:spacing w:val="-7"/>
        </w:rPr>
        <w:t xml:space="preserve"> </w:t>
      </w:r>
      <w:r>
        <w:t>all</w:t>
      </w:r>
      <w:r>
        <w:rPr>
          <w:spacing w:val="-8"/>
        </w:rPr>
        <w:t xml:space="preserve"> </w:t>
      </w:r>
      <w:r>
        <w:t>claims</w:t>
      </w:r>
      <w:r>
        <w:rPr>
          <w:spacing w:val="-8"/>
        </w:rPr>
        <w:t xml:space="preserve"> </w:t>
      </w:r>
      <w:r>
        <w:t>associated with the contract.</w:t>
      </w:r>
      <w:r>
        <w:rPr>
          <w:spacing w:val="40"/>
        </w:rPr>
        <w:t xml:space="preserve"> </w:t>
      </w:r>
      <w:r>
        <w:t xml:space="preserve">RDW claims upload will </w:t>
      </w:r>
      <w:proofErr w:type="gramStart"/>
      <w:r>
        <w:t>include:</w:t>
      </w:r>
      <w:proofErr w:type="gramEnd"/>
      <w:r>
        <w:t xml:space="preserve"> outcome of the review, dollar amount</w:t>
      </w:r>
      <w:r>
        <w:rPr>
          <w:spacing w:val="-8"/>
        </w:rPr>
        <w:t xml:space="preserve"> </w:t>
      </w:r>
      <w:r>
        <w:t>of</w:t>
      </w:r>
      <w:r>
        <w:rPr>
          <w:spacing w:val="-9"/>
        </w:rPr>
        <w:t xml:space="preserve"> </w:t>
      </w:r>
      <w:r>
        <w:t>overpayment,</w:t>
      </w:r>
      <w:r>
        <w:rPr>
          <w:spacing w:val="-6"/>
        </w:rPr>
        <w:t xml:space="preserve"> </w:t>
      </w:r>
      <w:r>
        <w:t>and</w:t>
      </w:r>
      <w:r>
        <w:rPr>
          <w:spacing w:val="-8"/>
        </w:rPr>
        <w:t xml:space="preserve"> </w:t>
      </w:r>
      <w:r>
        <w:t>review</w:t>
      </w:r>
      <w:r>
        <w:rPr>
          <w:spacing w:val="-6"/>
        </w:rPr>
        <w:t xml:space="preserve"> </w:t>
      </w:r>
      <w:r>
        <w:t>results</w:t>
      </w:r>
      <w:r>
        <w:rPr>
          <w:spacing w:val="-8"/>
        </w:rPr>
        <w:t xml:space="preserve"> </w:t>
      </w:r>
      <w:r>
        <w:t>codes.</w:t>
      </w:r>
      <w:r>
        <w:rPr>
          <w:spacing w:val="-4"/>
        </w:rPr>
        <w:t xml:space="preserve"> </w:t>
      </w:r>
      <w:r>
        <w:t>As</w:t>
      </w:r>
      <w:r>
        <w:rPr>
          <w:spacing w:val="-8"/>
        </w:rPr>
        <w:t xml:space="preserve"> </w:t>
      </w:r>
      <w:r>
        <w:t>part</w:t>
      </w:r>
      <w:r>
        <w:rPr>
          <w:spacing w:val="-8"/>
        </w:rPr>
        <w:t xml:space="preserve"> </w:t>
      </w:r>
      <w:r>
        <w:t>of</w:t>
      </w:r>
      <w:r>
        <w:rPr>
          <w:spacing w:val="-9"/>
        </w:rPr>
        <w:t xml:space="preserve"> </w:t>
      </w:r>
      <w:r>
        <w:t>the</w:t>
      </w:r>
      <w:r>
        <w:rPr>
          <w:spacing w:val="-7"/>
        </w:rPr>
        <w:t xml:space="preserve"> </w:t>
      </w:r>
      <w:r>
        <w:t>contract</w:t>
      </w:r>
      <w:r>
        <w:rPr>
          <w:spacing w:val="-5"/>
        </w:rPr>
        <w:t xml:space="preserve"> </w:t>
      </w:r>
      <w:r>
        <w:t>close-out,</w:t>
      </w:r>
      <w:r>
        <w:rPr>
          <w:spacing w:val="-8"/>
        </w:rPr>
        <w:t xml:space="preserve"> </w:t>
      </w:r>
      <w:r>
        <w:t>CMS anticipates the need for SMRC support and medical review activities related to appeals on</w:t>
      </w:r>
      <w:r>
        <w:rPr>
          <w:spacing w:val="-2"/>
        </w:rPr>
        <w:t xml:space="preserve"> </w:t>
      </w:r>
      <w:r>
        <w:t>claims</w:t>
      </w:r>
      <w:r>
        <w:rPr>
          <w:spacing w:val="-2"/>
        </w:rPr>
        <w:t xml:space="preserve"> </w:t>
      </w:r>
      <w:r>
        <w:t>reviewed</w:t>
      </w:r>
      <w:r>
        <w:rPr>
          <w:spacing w:val="-2"/>
        </w:rPr>
        <w:t xml:space="preserve"> </w:t>
      </w:r>
      <w:r>
        <w:t>by</w:t>
      </w:r>
      <w:r>
        <w:rPr>
          <w:spacing w:val="-7"/>
        </w:rPr>
        <w:t xml:space="preserve"> </w:t>
      </w:r>
      <w:r>
        <w:t>the</w:t>
      </w:r>
      <w:r>
        <w:rPr>
          <w:spacing w:val="-3"/>
        </w:rPr>
        <w:t xml:space="preserve"> </w:t>
      </w:r>
      <w:r>
        <w:t>SMRC.</w:t>
      </w:r>
      <w:r>
        <w:rPr>
          <w:spacing w:val="-2"/>
        </w:rPr>
        <w:t xml:space="preserve"> </w:t>
      </w:r>
      <w:r>
        <w:t>The</w:t>
      </w:r>
      <w:r>
        <w:rPr>
          <w:spacing w:val="-3"/>
        </w:rPr>
        <w:t xml:space="preserve"> </w:t>
      </w:r>
      <w:r>
        <w:t>appeals</w:t>
      </w:r>
      <w:r>
        <w:rPr>
          <w:spacing w:val="-2"/>
        </w:rPr>
        <w:t xml:space="preserve"> </w:t>
      </w:r>
      <w:r>
        <w:t>activities</w:t>
      </w:r>
      <w:r>
        <w:rPr>
          <w:spacing w:val="-2"/>
        </w:rPr>
        <w:t xml:space="preserve"> </w:t>
      </w:r>
      <w:r>
        <w:t>that</w:t>
      </w:r>
      <w:r>
        <w:rPr>
          <w:spacing w:val="-2"/>
        </w:rPr>
        <w:t xml:space="preserve"> </w:t>
      </w:r>
      <w:r>
        <w:t>will</w:t>
      </w:r>
      <w:r>
        <w:rPr>
          <w:spacing w:val="-2"/>
        </w:rPr>
        <w:t xml:space="preserve"> </w:t>
      </w:r>
      <w:r>
        <w:t>occur</w:t>
      </w:r>
      <w:r>
        <w:rPr>
          <w:spacing w:val="-3"/>
        </w:rPr>
        <w:t xml:space="preserve"> </w:t>
      </w:r>
      <w:r>
        <w:t>shall</w:t>
      </w:r>
      <w:r>
        <w:rPr>
          <w:spacing w:val="-2"/>
        </w:rPr>
        <w:t xml:space="preserve"> </w:t>
      </w:r>
      <w:r>
        <w:t>include</w:t>
      </w:r>
      <w:r>
        <w:rPr>
          <w:spacing w:val="-3"/>
        </w:rPr>
        <w:t xml:space="preserve"> </w:t>
      </w:r>
      <w:r>
        <w:t>but not be limited to:</w:t>
      </w:r>
    </w:p>
    <w:p w14:paraId="7F90732A" w14:textId="7CEC2B93" w:rsidR="00D61D72" w:rsidRDefault="00DD4F40">
      <w:pPr>
        <w:pStyle w:val="ListParagraph"/>
        <w:numPr>
          <w:ilvl w:val="0"/>
          <w:numId w:val="40"/>
        </w:numPr>
        <w:tabs>
          <w:tab w:val="left" w:pos="2017"/>
          <w:tab w:val="left" w:pos="2018"/>
        </w:tabs>
        <w:spacing w:before="18" w:line="247" w:lineRule="auto"/>
        <w:ind w:left="2019" w:right="1229"/>
        <w:rPr>
          <w:sz w:val="24"/>
        </w:rPr>
      </w:pPr>
      <w:r>
        <w:rPr>
          <w:sz w:val="24"/>
        </w:rPr>
        <w:t>Providing the incoming Contractor with</w:t>
      </w:r>
      <w:r>
        <w:rPr>
          <w:spacing w:val="-13"/>
          <w:sz w:val="24"/>
        </w:rPr>
        <w:t xml:space="preserve"> </w:t>
      </w:r>
      <w:r w:rsidR="00860DAE">
        <w:rPr>
          <w:sz w:val="24"/>
        </w:rPr>
        <w:t>submitted</w:t>
      </w:r>
      <w:r w:rsidR="00860DAE">
        <w:rPr>
          <w:spacing w:val="-11"/>
          <w:sz w:val="24"/>
        </w:rPr>
        <w:t xml:space="preserve"> </w:t>
      </w:r>
      <w:r w:rsidR="00860DAE">
        <w:rPr>
          <w:sz w:val="24"/>
        </w:rPr>
        <w:t>documentation,</w:t>
      </w:r>
      <w:r w:rsidR="00860DAE">
        <w:rPr>
          <w:spacing w:val="-11"/>
          <w:sz w:val="24"/>
        </w:rPr>
        <w:t xml:space="preserve"> </w:t>
      </w:r>
      <w:r w:rsidR="00860DAE">
        <w:rPr>
          <w:sz w:val="24"/>
        </w:rPr>
        <w:t>review</w:t>
      </w:r>
      <w:r w:rsidR="00860DAE">
        <w:rPr>
          <w:spacing w:val="-12"/>
          <w:sz w:val="24"/>
        </w:rPr>
        <w:t xml:space="preserve"> </w:t>
      </w:r>
      <w:r w:rsidR="00860DAE">
        <w:rPr>
          <w:sz w:val="24"/>
        </w:rPr>
        <w:t>findings</w:t>
      </w:r>
      <w:r w:rsidR="00860DAE">
        <w:rPr>
          <w:spacing w:val="-11"/>
          <w:sz w:val="24"/>
        </w:rPr>
        <w:t xml:space="preserve"> </w:t>
      </w:r>
      <w:r w:rsidR="00860DAE">
        <w:rPr>
          <w:sz w:val="24"/>
        </w:rPr>
        <w:t>and</w:t>
      </w:r>
      <w:r w:rsidR="00860DAE">
        <w:rPr>
          <w:spacing w:val="-11"/>
          <w:sz w:val="24"/>
        </w:rPr>
        <w:t xml:space="preserve"> </w:t>
      </w:r>
      <w:r w:rsidR="00860DAE">
        <w:rPr>
          <w:sz w:val="24"/>
        </w:rPr>
        <w:t>other</w:t>
      </w:r>
      <w:r w:rsidR="00860DAE">
        <w:rPr>
          <w:spacing w:val="-13"/>
          <w:sz w:val="24"/>
        </w:rPr>
        <w:t xml:space="preserve"> </w:t>
      </w:r>
      <w:r w:rsidR="00860DAE">
        <w:rPr>
          <w:sz w:val="24"/>
        </w:rPr>
        <w:t xml:space="preserve">information requested </w:t>
      </w:r>
      <w:r>
        <w:rPr>
          <w:sz w:val="24"/>
        </w:rPr>
        <w:t xml:space="preserve">for packaging and sharing with </w:t>
      </w:r>
      <w:r w:rsidR="00860DAE">
        <w:rPr>
          <w:sz w:val="24"/>
        </w:rPr>
        <w:t>the MACs for purposes of appeals</w:t>
      </w:r>
    </w:p>
    <w:p w14:paraId="639F1DC6" w14:textId="77777777" w:rsidR="00D61D72" w:rsidRDefault="00860DAE">
      <w:pPr>
        <w:pStyle w:val="ListParagraph"/>
        <w:numPr>
          <w:ilvl w:val="0"/>
          <w:numId w:val="40"/>
        </w:numPr>
        <w:tabs>
          <w:tab w:val="left" w:pos="2017"/>
          <w:tab w:val="left" w:pos="2018"/>
        </w:tabs>
        <w:spacing w:before="13"/>
        <w:ind w:hanging="359"/>
        <w:rPr>
          <w:sz w:val="24"/>
        </w:rPr>
      </w:pPr>
      <w:r>
        <w:rPr>
          <w:sz w:val="24"/>
        </w:rPr>
        <w:t>Re-reviews</w:t>
      </w:r>
      <w:r>
        <w:rPr>
          <w:spacing w:val="-6"/>
          <w:sz w:val="24"/>
        </w:rPr>
        <w:t xml:space="preserve"> </w:t>
      </w:r>
      <w:r>
        <w:rPr>
          <w:sz w:val="24"/>
        </w:rPr>
        <w:t>of</w:t>
      </w:r>
      <w:r>
        <w:rPr>
          <w:spacing w:val="-4"/>
          <w:sz w:val="24"/>
        </w:rPr>
        <w:t xml:space="preserve"> </w:t>
      </w:r>
      <w:r>
        <w:rPr>
          <w:sz w:val="24"/>
        </w:rPr>
        <w:t>claim</w:t>
      </w:r>
      <w:r>
        <w:rPr>
          <w:spacing w:val="-5"/>
          <w:sz w:val="24"/>
        </w:rPr>
        <w:t xml:space="preserve"> </w:t>
      </w:r>
      <w:r>
        <w:rPr>
          <w:sz w:val="24"/>
        </w:rPr>
        <w:t>re-</w:t>
      </w:r>
      <w:r>
        <w:rPr>
          <w:spacing w:val="-2"/>
          <w:sz w:val="24"/>
        </w:rPr>
        <w:t>openings</w:t>
      </w:r>
    </w:p>
    <w:p w14:paraId="6A462E16" w14:textId="0B50B212" w:rsidR="00D61D72" w:rsidRDefault="00DD4F40">
      <w:pPr>
        <w:pStyle w:val="ListParagraph"/>
        <w:numPr>
          <w:ilvl w:val="0"/>
          <w:numId w:val="40"/>
        </w:numPr>
        <w:tabs>
          <w:tab w:val="left" w:pos="2017"/>
          <w:tab w:val="left" w:pos="2018"/>
        </w:tabs>
        <w:spacing w:before="21"/>
        <w:ind w:hanging="361"/>
        <w:rPr>
          <w:sz w:val="24"/>
        </w:rPr>
      </w:pPr>
      <w:r>
        <w:rPr>
          <w:sz w:val="24"/>
        </w:rPr>
        <w:t>Providing the incoming Contractor with submitted documentation, review findings, and other information requested for d</w:t>
      </w:r>
      <w:r w:rsidR="00860DAE">
        <w:rPr>
          <w:sz w:val="24"/>
        </w:rPr>
        <w:t>efending</w:t>
      </w:r>
      <w:r w:rsidR="00860DAE">
        <w:rPr>
          <w:spacing w:val="-9"/>
          <w:sz w:val="24"/>
        </w:rPr>
        <w:t xml:space="preserve"> </w:t>
      </w:r>
      <w:r w:rsidR="00860DAE">
        <w:rPr>
          <w:sz w:val="24"/>
        </w:rPr>
        <w:t>initial</w:t>
      </w:r>
      <w:r w:rsidR="00860DAE">
        <w:rPr>
          <w:spacing w:val="-3"/>
          <w:sz w:val="24"/>
        </w:rPr>
        <w:t xml:space="preserve"> </w:t>
      </w:r>
      <w:r>
        <w:rPr>
          <w:spacing w:val="-3"/>
          <w:sz w:val="24"/>
        </w:rPr>
        <w:t xml:space="preserve">SMRC </w:t>
      </w:r>
      <w:r w:rsidR="00860DAE">
        <w:rPr>
          <w:sz w:val="24"/>
        </w:rPr>
        <w:t>medical review</w:t>
      </w:r>
      <w:r w:rsidR="00860DAE">
        <w:rPr>
          <w:spacing w:val="-4"/>
          <w:sz w:val="24"/>
        </w:rPr>
        <w:t xml:space="preserve"> </w:t>
      </w:r>
      <w:r w:rsidR="00860DAE">
        <w:rPr>
          <w:sz w:val="24"/>
        </w:rPr>
        <w:t>findings</w:t>
      </w:r>
      <w:r w:rsidR="00860DAE">
        <w:rPr>
          <w:spacing w:val="-2"/>
          <w:sz w:val="24"/>
        </w:rPr>
        <w:t xml:space="preserve"> </w:t>
      </w:r>
      <w:r w:rsidR="00860DAE">
        <w:rPr>
          <w:sz w:val="24"/>
        </w:rPr>
        <w:t>at</w:t>
      </w:r>
      <w:r w:rsidR="00860DAE">
        <w:rPr>
          <w:spacing w:val="-3"/>
          <w:sz w:val="24"/>
        </w:rPr>
        <w:t xml:space="preserve"> </w:t>
      </w:r>
      <w:r w:rsidR="00860DAE">
        <w:rPr>
          <w:sz w:val="24"/>
        </w:rPr>
        <w:t>the</w:t>
      </w:r>
      <w:r w:rsidR="00860DAE">
        <w:rPr>
          <w:spacing w:val="-6"/>
          <w:sz w:val="24"/>
        </w:rPr>
        <w:t xml:space="preserve"> </w:t>
      </w:r>
      <w:r w:rsidR="00860DAE">
        <w:rPr>
          <w:sz w:val="24"/>
        </w:rPr>
        <w:t>ALJ</w:t>
      </w:r>
      <w:r w:rsidR="00860DAE">
        <w:rPr>
          <w:spacing w:val="-1"/>
          <w:sz w:val="24"/>
        </w:rPr>
        <w:t xml:space="preserve"> </w:t>
      </w:r>
      <w:r w:rsidR="00860DAE">
        <w:rPr>
          <w:sz w:val="24"/>
        </w:rPr>
        <w:t>level</w:t>
      </w:r>
      <w:r w:rsidR="00860DAE">
        <w:rPr>
          <w:spacing w:val="-4"/>
          <w:sz w:val="24"/>
        </w:rPr>
        <w:t xml:space="preserve"> </w:t>
      </w:r>
      <w:r w:rsidR="00860DAE">
        <w:rPr>
          <w:sz w:val="24"/>
        </w:rPr>
        <w:t>if</w:t>
      </w:r>
      <w:r w:rsidR="00860DAE">
        <w:rPr>
          <w:spacing w:val="-2"/>
          <w:sz w:val="24"/>
        </w:rPr>
        <w:t xml:space="preserve"> applicable</w:t>
      </w:r>
    </w:p>
    <w:p w14:paraId="2162F72F" w14:textId="77777777" w:rsidR="00D61D72" w:rsidRDefault="00D61D72">
      <w:pPr>
        <w:pStyle w:val="BodyText"/>
        <w:spacing w:before="8"/>
        <w:rPr>
          <w:sz w:val="27"/>
        </w:rPr>
      </w:pPr>
    </w:p>
    <w:p w14:paraId="6CB17CD8" w14:textId="77777777" w:rsidR="00D61D72" w:rsidRDefault="00860DAE">
      <w:pPr>
        <w:pStyle w:val="BodyText"/>
        <w:spacing w:before="1" w:line="247" w:lineRule="auto"/>
        <w:ind w:left="1307" w:right="377" w:hanging="10"/>
      </w:pPr>
      <w:r>
        <w:t>In</w:t>
      </w:r>
      <w:r>
        <w:rPr>
          <w:spacing w:val="-4"/>
        </w:rPr>
        <w:t xml:space="preserve"> </w:t>
      </w:r>
      <w:r>
        <w:t>addition,</w:t>
      </w:r>
      <w:r>
        <w:rPr>
          <w:spacing w:val="-9"/>
        </w:rPr>
        <w:t xml:space="preserve"> </w:t>
      </w:r>
      <w:r>
        <w:t>any</w:t>
      </w:r>
      <w:r>
        <w:rPr>
          <w:spacing w:val="-11"/>
        </w:rPr>
        <w:t xml:space="preserve"> </w:t>
      </w:r>
      <w:r>
        <w:t>agreed-upon</w:t>
      </w:r>
      <w:r>
        <w:rPr>
          <w:spacing w:val="-9"/>
        </w:rPr>
        <w:t xml:space="preserve"> </w:t>
      </w:r>
      <w:r>
        <w:t>Workload</w:t>
      </w:r>
      <w:r>
        <w:rPr>
          <w:spacing w:val="-7"/>
        </w:rPr>
        <w:t xml:space="preserve"> </w:t>
      </w:r>
      <w:r>
        <w:t>Closeout</w:t>
      </w:r>
      <w:r>
        <w:rPr>
          <w:spacing w:val="-9"/>
        </w:rPr>
        <w:t xml:space="preserve"> </w:t>
      </w:r>
      <w:r>
        <w:t>Project</w:t>
      </w:r>
      <w:r>
        <w:rPr>
          <w:spacing w:val="-9"/>
        </w:rPr>
        <w:t xml:space="preserve"> </w:t>
      </w:r>
      <w:r>
        <w:t>Plan</w:t>
      </w:r>
      <w:r>
        <w:rPr>
          <w:spacing w:val="-9"/>
        </w:rPr>
        <w:t xml:space="preserve"> </w:t>
      </w:r>
      <w:r>
        <w:t>shall</w:t>
      </w:r>
      <w:r>
        <w:rPr>
          <w:spacing w:val="-9"/>
        </w:rPr>
        <w:t xml:space="preserve"> </w:t>
      </w:r>
      <w:r>
        <w:t>address</w:t>
      </w:r>
      <w:r>
        <w:rPr>
          <w:spacing w:val="-7"/>
        </w:rPr>
        <w:t xml:space="preserve"> </w:t>
      </w:r>
      <w:r>
        <w:t>the</w:t>
      </w:r>
      <w:r>
        <w:rPr>
          <w:spacing w:val="-9"/>
        </w:rPr>
        <w:t xml:space="preserve"> </w:t>
      </w:r>
      <w:r>
        <w:t>following, as appropriate:</w:t>
      </w:r>
    </w:p>
    <w:p w14:paraId="700F6234" w14:textId="406B700C" w:rsidR="00D61D72" w:rsidRDefault="00860DAE">
      <w:pPr>
        <w:pStyle w:val="ListParagraph"/>
        <w:numPr>
          <w:ilvl w:val="1"/>
          <w:numId w:val="40"/>
        </w:numPr>
        <w:tabs>
          <w:tab w:val="left" w:pos="2378"/>
        </w:tabs>
        <w:spacing w:before="14" w:line="244" w:lineRule="auto"/>
        <w:ind w:right="870"/>
        <w:rPr>
          <w:sz w:val="24"/>
        </w:rPr>
      </w:pPr>
      <w:r>
        <w:rPr>
          <w:sz w:val="24"/>
        </w:rPr>
        <w:t>Address</w:t>
      </w:r>
      <w:r>
        <w:rPr>
          <w:spacing w:val="-8"/>
          <w:sz w:val="24"/>
        </w:rPr>
        <w:t xml:space="preserve"> </w:t>
      </w:r>
      <w:r>
        <w:rPr>
          <w:sz w:val="24"/>
        </w:rPr>
        <w:t>outstanding</w:t>
      </w:r>
      <w:r>
        <w:rPr>
          <w:spacing w:val="-8"/>
          <w:sz w:val="24"/>
        </w:rPr>
        <w:t xml:space="preserve"> </w:t>
      </w:r>
      <w:r>
        <w:rPr>
          <w:sz w:val="24"/>
        </w:rPr>
        <w:t>work</w:t>
      </w:r>
      <w:r>
        <w:rPr>
          <w:spacing w:val="-8"/>
          <w:sz w:val="24"/>
        </w:rPr>
        <w:t xml:space="preserve"> </w:t>
      </w:r>
      <w:r>
        <w:rPr>
          <w:sz w:val="24"/>
        </w:rPr>
        <w:t>for</w:t>
      </w:r>
      <w:r>
        <w:rPr>
          <w:spacing w:val="-9"/>
          <w:sz w:val="24"/>
        </w:rPr>
        <w:t xml:space="preserve"> </w:t>
      </w:r>
      <w:r>
        <w:rPr>
          <w:sz w:val="24"/>
        </w:rPr>
        <w:t>the</w:t>
      </w:r>
      <w:r>
        <w:rPr>
          <w:spacing w:val="-9"/>
          <w:sz w:val="24"/>
        </w:rPr>
        <w:t xml:space="preserve"> </w:t>
      </w:r>
      <w:r>
        <w:rPr>
          <w:sz w:val="24"/>
        </w:rPr>
        <w:t>non-option</w:t>
      </w:r>
      <w:r w:rsidR="00050E59">
        <w:rPr>
          <w:sz w:val="24"/>
        </w:rPr>
        <w:t>al</w:t>
      </w:r>
      <w:r>
        <w:rPr>
          <w:spacing w:val="-8"/>
          <w:sz w:val="24"/>
        </w:rPr>
        <w:t xml:space="preserve"> </w:t>
      </w:r>
      <w:r>
        <w:rPr>
          <w:sz w:val="24"/>
        </w:rPr>
        <w:t>tasks</w:t>
      </w:r>
      <w:r>
        <w:rPr>
          <w:spacing w:val="-6"/>
          <w:sz w:val="24"/>
        </w:rPr>
        <w:t xml:space="preserve"> </w:t>
      </w:r>
      <w:r>
        <w:rPr>
          <w:sz w:val="24"/>
        </w:rPr>
        <w:t>as</w:t>
      </w:r>
      <w:r>
        <w:rPr>
          <w:spacing w:val="-8"/>
          <w:sz w:val="24"/>
        </w:rPr>
        <w:t xml:space="preserve"> </w:t>
      </w:r>
      <w:r>
        <w:rPr>
          <w:sz w:val="24"/>
        </w:rPr>
        <w:t>well</w:t>
      </w:r>
      <w:r>
        <w:rPr>
          <w:spacing w:val="-8"/>
          <w:sz w:val="24"/>
        </w:rPr>
        <w:t xml:space="preserve"> </w:t>
      </w:r>
      <w:r>
        <w:rPr>
          <w:sz w:val="24"/>
        </w:rPr>
        <w:t>as</w:t>
      </w:r>
      <w:r>
        <w:rPr>
          <w:spacing w:val="-8"/>
          <w:sz w:val="24"/>
        </w:rPr>
        <w:t xml:space="preserve"> </w:t>
      </w:r>
      <w:r>
        <w:rPr>
          <w:sz w:val="24"/>
        </w:rPr>
        <w:t>the</w:t>
      </w:r>
      <w:r>
        <w:rPr>
          <w:spacing w:val="-9"/>
          <w:sz w:val="24"/>
        </w:rPr>
        <w:t xml:space="preserve"> </w:t>
      </w:r>
      <w:r>
        <w:rPr>
          <w:sz w:val="24"/>
        </w:rPr>
        <w:t xml:space="preserve">optional </w:t>
      </w:r>
      <w:r>
        <w:rPr>
          <w:spacing w:val="-2"/>
          <w:sz w:val="24"/>
        </w:rPr>
        <w:t>tasks</w:t>
      </w:r>
    </w:p>
    <w:p w14:paraId="193748EC" w14:textId="77777777" w:rsidR="00D61D72" w:rsidRDefault="00860DAE">
      <w:pPr>
        <w:pStyle w:val="ListParagraph"/>
        <w:numPr>
          <w:ilvl w:val="2"/>
          <w:numId w:val="40"/>
        </w:numPr>
        <w:tabs>
          <w:tab w:val="left" w:pos="3100"/>
        </w:tabs>
        <w:spacing w:before="18"/>
        <w:rPr>
          <w:sz w:val="24"/>
        </w:rPr>
      </w:pPr>
      <w:r>
        <w:rPr>
          <w:sz w:val="24"/>
        </w:rPr>
        <w:t>Include</w:t>
      </w:r>
      <w:r>
        <w:rPr>
          <w:spacing w:val="-10"/>
          <w:sz w:val="24"/>
        </w:rPr>
        <w:t xml:space="preserve"> </w:t>
      </w:r>
      <w:r>
        <w:rPr>
          <w:sz w:val="24"/>
        </w:rPr>
        <w:t>risks</w:t>
      </w:r>
      <w:r>
        <w:rPr>
          <w:spacing w:val="-5"/>
          <w:sz w:val="24"/>
        </w:rPr>
        <w:t xml:space="preserve"> </w:t>
      </w:r>
      <w:r>
        <w:rPr>
          <w:sz w:val="24"/>
        </w:rPr>
        <w:t>and</w:t>
      </w:r>
      <w:r>
        <w:rPr>
          <w:spacing w:val="1"/>
          <w:sz w:val="24"/>
        </w:rPr>
        <w:t xml:space="preserve"> </w:t>
      </w:r>
      <w:r>
        <w:rPr>
          <w:sz w:val="24"/>
        </w:rPr>
        <w:t>risk</w:t>
      </w:r>
      <w:r>
        <w:rPr>
          <w:spacing w:val="-5"/>
          <w:sz w:val="24"/>
        </w:rPr>
        <w:t xml:space="preserve"> </w:t>
      </w:r>
      <w:r>
        <w:rPr>
          <w:sz w:val="24"/>
        </w:rPr>
        <w:t>mitigation</w:t>
      </w:r>
      <w:r>
        <w:rPr>
          <w:spacing w:val="-3"/>
          <w:sz w:val="24"/>
        </w:rPr>
        <w:t xml:space="preserve"> </w:t>
      </w:r>
      <w:r>
        <w:rPr>
          <w:sz w:val="24"/>
        </w:rPr>
        <w:t>associated</w:t>
      </w:r>
      <w:r>
        <w:rPr>
          <w:spacing w:val="-4"/>
          <w:sz w:val="24"/>
        </w:rPr>
        <w:t xml:space="preserve"> </w:t>
      </w:r>
      <w:r>
        <w:rPr>
          <w:sz w:val="24"/>
        </w:rPr>
        <w:t>with</w:t>
      </w:r>
      <w:r>
        <w:rPr>
          <w:spacing w:val="-5"/>
          <w:sz w:val="24"/>
        </w:rPr>
        <w:t xml:space="preserve"> </w:t>
      </w:r>
      <w:r>
        <w:rPr>
          <w:sz w:val="24"/>
        </w:rPr>
        <w:t>these</w:t>
      </w:r>
      <w:r>
        <w:rPr>
          <w:spacing w:val="-5"/>
          <w:sz w:val="24"/>
        </w:rPr>
        <w:t xml:space="preserve"> </w:t>
      </w:r>
      <w:r>
        <w:rPr>
          <w:spacing w:val="-2"/>
          <w:sz w:val="24"/>
        </w:rPr>
        <w:t>tasks</w:t>
      </w:r>
    </w:p>
    <w:p w14:paraId="78F54C17" w14:textId="77777777" w:rsidR="00D61D72" w:rsidRDefault="00860DAE">
      <w:pPr>
        <w:pStyle w:val="ListParagraph"/>
        <w:numPr>
          <w:ilvl w:val="1"/>
          <w:numId w:val="40"/>
        </w:numPr>
        <w:tabs>
          <w:tab w:val="left" w:pos="2380"/>
        </w:tabs>
        <w:ind w:left="2380" w:hanging="363"/>
        <w:rPr>
          <w:sz w:val="24"/>
        </w:rPr>
      </w:pPr>
      <w:r>
        <w:rPr>
          <w:sz w:val="24"/>
        </w:rPr>
        <w:t>Provide</w:t>
      </w:r>
      <w:r>
        <w:rPr>
          <w:spacing w:val="-8"/>
          <w:sz w:val="24"/>
        </w:rPr>
        <w:t xml:space="preserve"> </w:t>
      </w:r>
      <w:r>
        <w:rPr>
          <w:sz w:val="24"/>
        </w:rPr>
        <w:t>summary</w:t>
      </w:r>
      <w:r>
        <w:rPr>
          <w:spacing w:val="-9"/>
          <w:sz w:val="24"/>
        </w:rPr>
        <w:t xml:space="preserve"> </w:t>
      </w:r>
      <w:r>
        <w:rPr>
          <w:sz w:val="24"/>
        </w:rPr>
        <w:t>status of</w:t>
      </w:r>
      <w:r>
        <w:rPr>
          <w:spacing w:val="-5"/>
          <w:sz w:val="24"/>
        </w:rPr>
        <w:t xml:space="preserve"> </w:t>
      </w:r>
      <w:r>
        <w:rPr>
          <w:sz w:val="24"/>
        </w:rPr>
        <w:t>all</w:t>
      </w:r>
      <w:r>
        <w:rPr>
          <w:spacing w:val="-1"/>
          <w:sz w:val="24"/>
        </w:rPr>
        <w:t xml:space="preserve"> </w:t>
      </w:r>
      <w:r>
        <w:rPr>
          <w:sz w:val="24"/>
        </w:rPr>
        <w:t>projects</w:t>
      </w:r>
      <w:r>
        <w:rPr>
          <w:spacing w:val="-2"/>
          <w:sz w:val="24"/>
        </w:rPr>
        <w:t xml:space="preserve"> </w:t>
      </w:r>
      <w:r>
        <w:rPr>
          <w:sz w:val="24"/>
        </w:rPr>
        <w:t>and</w:t>
      </w:r>
      <w:r>
        <w:rPr>
          <w:spacing w:val="-2"/>
          <w:sz w:val="24"/>
        </w:rPr>
        <w:t xml:space="preserve"> </w:t>
      </w:r>
      <w:r>
        <w:rPr>
          <w:sz w:val="24"/>
        </w:rPr>
        <w:t>details</w:t>
      </w:r>
      <w:r>
        <w:rPr>
          <w:spacing w:val="-2"/>
          <w:sz w:val="24"/>
        </w:rPr>
        <w:t xml:space="preserve"> </w:t>
      </w:r>
      <w:r>
        <w:rPr>
          <w:sz w:val="24"/>
        </w:rPr>
        <w:t>of</w:t>
      </w:r>
      <w:r>
        <w:rPr>
          <w:spacing w:val="-5"/>
          <w:sz w:val="24"/>
        </w:rPr>
        <w:t xml:space="preserve"> </w:t>
      </w:r>
      <w:r>
        <w:rPr>
          <w:sz w:val="24"/>
        </w:rPr>
        <w:t>remaining</w:t>
      </w:r>
      <w:r>
        <w:rPr>
          <w:spacing w:val="-7"/>
          <w:sz w:val="24"/>
        </w:rPr>
        <w:t xml:space="preserve"> </w:t>
      </w:r>
      <w:r>
        <w:rPr>
          <w:sz w:val="24"/>
        </w:rPr>
        <w:t>work</w:t>
      </w:r>
      <w:r>
        <w:rPr>
          <w:spacing w:val="1"/>
          <w:sz w:val="24"/>
        </w:rPr>
        <w:t xml:space="preserve"> </w:t>
      </w:r>
      <w:r>
        <w:rPr>
          <w:sz w:val="24"/>
        </w:rPr>
        <w:t>at</w:t>
      </w:r>
      <w:r>
        <w:rPr>
          <w:spacing w:val="-1"/>
          <w:sz w:val="24"/>
        </w:rPr>
        <w:t xml:space="preserve"> </w:t>
      </w:r>
      <w:r>
        <w:rPr>
          <w:spacing w:val="-4"/>
          <w:sz w:val="24"/>
        </w:rPr>
        <w:t>hand</w:t>
      </w:r>
    </w:p>
    <w:p w14:paraId="7574FDB2" w14:textId="7FE214D7" w:rsidR="00D61D72" w:rsidRDefault="00860DAE">
      <w:pPr>
        <w:pStyle w:val="ListParagraph"/>
        <w:numPr>
          <w:ilvl w:val="2"/>
          <w:numId w:val="40"/>
        </w:numPr>
        <w:tabs>
          <w:tab w:val="left" w:pos="3098"/>
        </w:tabs>
        <w:spacing w:before="24" w:line="244" w:lineRule="auto"/>
        <w:ind w:left="3097" w:right="397" w:hanging="360"/>
        <w:rPr>
          <w:sz w:val="24"/>
        </w:rPr>
      </w:pPr>
      <w:r>
        <w:rPr>
          <w:sz w:val="24"/>
        </w:rPr>
        <w:t>A</w:t>
      </w:r>
      <w:r>
        <w:rPr>
          <w:spacing w:val="-9"/>
          <w:sz w:val="24"/>
        </w:rPr>
        <w:t xml:space="preserve"> </w:t>
      </w:r>
      <w:r>
        <w:rPr>
          <w:sz w:val="24"/>
        </w:rPr>
        <w:t>summary</w:t>
      </w:r>
      <w:r>
        <w:rPr>
          <w:spacing w:val="-11"/>
          <w:sz w:val="24"/>
        </w:rPr>
        <w:t xml:space="preserve"> </w:t>
      </w:r>
      <w:r>
        <w:rPr>
          <w:sz w:val="24"/>
        </w:rPr>
        <w:t>of</w:t>
      </w:r>
      <w:r>
        <w:rPr>
          <w:spacing w:val="-9"/>
          <w:sz w:val="24"/>
        </w:rPr>
        <w:t xml:space="preserve"> </w:t>
      </w:r>
      <w:r>
        <w:rPr>
          <w:sz w:val="24"/>
        </w:rPr>
        <w:t>each</w:t>
      </w:r>
      <w:r>
        <w:rPr>
          <w:spacing w:val="-6"/>
          <w:sz w:val="24"/>
        </w:rPr>
        <w:t xml:space="preserve"> </w:t>
      </w:r>
      <w:r>
        <w:rPr>
          <w:sz w:val="24"/>
        </w:rPr>
        <w:t>of</w:t>
      </w:r>
      <w:r>
        <w:rPr>
          <w:spacing w:val="-7"/>
          <w:sz w:val="24"/>
        </w:rPr>
        <w:t xml:space="preserve"> </w:t>
      </w:r>
      <w:r>
        <w:rPr>
          <w:sz w:val="24"/>
        </w:rPr>
        <w:t>the</w:t>
      </w:r>
      <w:r>
        <w:rPr>
          <w:spacing w:val="-9"/>
          <w:sz w:val="24"/>
        </w:rPr>
        <w:t xml:space="preserve"> </w:t>
      </w:r>
      <w:r>
        <w:rPr>
          <w:sz w:val="24"/>
        </w:rPr>
        <w:t>assigned</w:t>
      </w:r>
      <w:r>
        <w:rPr>
          <w:spacing w:val="-6"/>
          <w:sz w:val="24"/>
        </w:rPr>
        <w:t xml:space="preserve"> </w:t>
      </w:r>
      <w:r w:rsidR="00050E59">
        <w:rPr>
          <w:sz w:val="24"/>
        </w:rPr>
        <w:t>projects</w:t>
      </w:r>
      <w:r w:rsidR="00050E59">
        <w:rPr>
          <w:spacing w:val="-6"/>
          <w:sz w:val="24"/>
        </w:rPr>
        <w:t xml:space="preserve"> </w:t>
      </w:r>
      <w:r>
        <w:rPr>
          <w:sz w:val="24"/>
        </w:rPr>
        <w:t>from</w:t>
      </w:r>
      <w:r>
        <w:rPr>
          <w:spacing w:val="-5"/>
          <w:sz w:val="24"/>
        </w:rPr>
        <w:t xml:space="preserve"> </w:t>
      </w:r>
      <w:r>
        <w:rPr>
          <w:sz w:val="24"/>
        </w:rPr>
        <w:t>date</w:t>
      </w:r>
      <w:r>
        <w:rPr>
          <w:spacing w:val="-9"/>
          <w:sz w:val="24"/>
        </w:rPr>
        <w:t xml:space="preserve"> </w:t>
      </w:r>
      <w:r>
        <w:rPr>
          <w:sz w:val="24"/>
        </w:rPr>
        <w:t>of</w:t>
      </w:r>
      <w:r>
        <w:rPr>
          <w:spacing w:val="-7"/>
          <w:sz w:val="24"/>
        </w:rPr>
        <w:t xml:space="preserve"> </w:t>
      </w:r>
      <w:r>
        <w:rPr>
          <w:sz w:val="24"/>
        </w:rPr>
        <w:t>award</w:t>
      </w:r>
      <w:r>
        <w:rPr>
          <w:spacing w:val="-6"/>
          <w:sz w:val="24"/>
        </w:rPr>
        <w:t xml:space="preserve"> </w:t>
      </w:r>
      <w:r>
        <w:rPr>
          <w:sz w:val="24"/>
        </w:rPr>
        <w:t xml:space="preserve">through current contract year </w:t>
      </w:r>
      <w:proofErr w:type="gramStart"/>
      <w:r>
        <w:rPr>
          <w:sz w:val="24"/>
        </w:rPr>
        <w:t>end;</w:t>
      </w:r>
      <w:proofErr w:type="gramEnd"/>
    </w:p>
    <w:p w14:paraId="243592DF" w14:textId="77777777" w:rsidR="00D61D72" w:rsidRDefault="00860DAE">
      <w:pPr>
        <w:pStyle w:val="ListParagraph"/>
        <w:numPr>
          <w:ilvl w:val="2"/>
          <w:numId w:val="40"/>
        </w:numPr>
        <w:tabs>
          <w:tab w:val="left" w:pos="3100"/>
        </w:tabs>
        <w:spacing w:before="15"/>
        <w:rPr>
          <w:sz w:val="24"/>
        </w:rPr>
      </w:pPr>
      <w:r>
        <w:rPr>
          <w:sz w:val="24"/>
        </w:rPr>
        <w:t>Performance</w:t>
      </w:r>
      <w:r>
        <w:rPr>
          <w:spacing w:val="-10"/>
          <w:sz w:val="24"/>
        </w:rPr>
        <w:t xml:space="preserve"> </w:t>
      </w:r>
      <w:proofErr w:type="gramStart"/>
      <w:r>
        <w:rPr>
          <w:spacing w:val="-2"/>
          <w:sz w:val="24"/>
        </w:rPr>
        <w:t>metrics;</w:t>
      </w:r>
      <w:proofErr w:type="gramEnd"/>
    </w:p>
    <w:p w14:paraId="36503C92" w14:textId="77777777" w:rsidR="00D61D72" w:rsidRDefault="00860DAE">
      <w:pPr>
        <w:pStyle w:val="ListParagraph"/>
        <w:numPr>
          <w:ilvl w:val="2"/>
          <w:numId w:val="40"/>
        </w:numPr>
        <w:tabs>
          <w:tab w:val="left" w:pos="3098"/>
        </w:tabs>
        <w:spacing w:before="46" w:line="247" w:lineRule="auto"/>
        <w:ind w:left="3097" w:right="528" w:hanging="360"/>
        <w:rPr>
          <w:sz w:val="24"/>
        </w:rPr>
      </w:pPr>
      <w:r>
        <w:rPr>
          <w:sz w:val="24"/>
        </w:rPr>
        <w:t>A</w:t>
      </w:r>
      <w:r>
        <w:rPr>
          <w:spacing w:val="-10"/>
          <w:sz w:val="24"/>
        </w:rPr>
        <w:t xml:space="preserve"> </w:t>
      </w:r>
      <w:r>
        <w:rPr>
          <w:sz w:val="24"/>
        </w:rPr>
        <w:t>cumulative</w:t>
      </w:r>
      <w:r>
        <w:rPr>
          <w:spacing w:val="-10"/>
          <w:sz w:val="24"/>
        </w:rPr>
        <w:t xml:space="preserve"> </w:t>
      </w:r>
      <w:r>
        <w:rPr>
          <w:sz w:val="24"/>
        </w:rPr>
        <w:t>report</w:t>
      </w:r>
      <w:r>
        <w:rPr>
          <w:spacing w:val="-6"/>
          <w:sz w:val="24"/>
        </w:rPr>
        <w:t xml:space="preserve"> </w:t>
      </w:r>
      <w:r>
        <w:rPr>
          <w:sz w:val="24"/>
        </w:rPr>
        <w:t>of</w:t>
      </w:r>
      <w:r>
        <w:rPr>
          <w:spacing w:val="-10"/>
          <w:sz w:val="24"/>
        </w:rPr>
        <w:t xml:space="preserve"> </w:t>
      </w:r>
      <w:r>
        <w:rPr>
          <w:sz w:val="24"/>
        </w:rPr>
        <w:t>the</w:t>
      </w:r>
      <w:r>
        <w:rPr>
          <w:spacing w:val="-10"/>
          <w:sz w:val="24"/>
        </w:rPr>
        <w:t xml:space="preserve"> </w:t>
      </w:r>
      <w:r>
        <w:rPr>
          <w:sz w:val="24"/>
        </w:rPr>
        <w:t>elements</w:t>
      </w:r>
      <w:r>
        <w:rPr>
          <w:spacing w:val="-9"/>
          <w:sz w:val="24"/>
        </w:rPr>
        <w:t xml:space="preserve"> </w:t>
      </w:r>
      <w:r>
        <w:rPr>
          <w:sz w:val="24"/>
        </w:rPr>
        <w:t>required</w:t>
      </w:r>
      <w:r>
        <w:rPr>
          <w:spacing w:val="-7"/>
          <w:sz w:val="24"/>
        </w:rPr>
        <w:t xml:space="preserve"> </w:t>
      </w:r>
      <w:r>
        <w:rPr>
          <w:sz w:val="24"/>
        </w:rPr>
        <w:t>in</w:t>
      </w:r>
      <w:r>
        <w:rPr>
          <w:spacing w:val="-9"/>
          <w:sz w:val="24"/>
        </w:rPr>
        <w:t xml:space="preserve"> </w:t>
      </w:r>
      <w:r>
        <w:rPr>
          <w:sz w:val="24"/>
        </w:rPr>
        <w:t>the</w:t>
      </w:r>
      <w:r>
        <w:rPr>
          <w:spacing w:val="-10"/>
          <w:sz w:val="24"/>
        </w:rPr>
        <w:t xml:space="preserve"> </w:t>
      </w:r>
      <w:r>
        <w:rPr>
          <w:sz w:val="24"/>
        </w:rPr>
        <w:t>individual</w:t>
      </w:r>
      <w:r>
        <w:rPr>
          <w:spacing w:val="-9"/>
          <w:sz w:val="24"/>
        </w:rPr>
        <w:t xml:space="preserve"> </w:t>
      </w:r>
      <w:r>
        <w:rPr>
          <w:sz w:val="24"/>
        </w:rPr>
        <w:t xml:space="preserve">project </w:t>
      </w:r>
      <w:proofErr w:type="gramStart"/>
      <w:r>
        <w:rPr>
          <w:spacing w:val="-2"/>
          <w:sz w:val="24"/>
        </w:rPr>
        <w:t>reports;</w:t>
      </w:r>
      <w:proofErr w:type="gramEnd"/>
    </w:p>
    <w:p w14:paraId="3F30726C" w14:textId="77777777" w:rsidR="00D61D72" w:rsidRDefault="00860DAE">
      <w:pPr>
        <w:pStyle w:val="ListParagraph"/>
        <w:numPr>
          <w:ilvl w:val="2"/>
          <w:numId w:val="40"/>
        </w:numPr>
        <w:tabs>
          <w:tab w:val="left" w:pos="3100"/>
        </w:tabs>
        <w:spacing w:before="12"/>
        <w:rPr>
          <w:sz w:val="24"/>
        </w:rPr>
      </w:pPr>
      <w:r>
        <w:rPr>
          <w:sz w:val="24"/>
        </w:rPr>
        <w:t>Identify</w:t>
      </w:r>
      <w:r>
        <w:rPr>
          <w:spacing w:val="-10"/>
          <w:sz w:val="24"/>
        </w:rPr>
        <w:t xml:space="preserve"> </w:t>
      </w:r>
      <w:r>
        <w:rPr>
          <w:sz w:val="24"/>
        </w:rPr>
        <w:t>problems</w:t>
      </w:r>
      <w:r>
        <w:rPr>
          <w:spacing w:val="1"/>
          <w:sz w:val="24"/>
        </w:rPr>
        <w:t xml:space="preserve"> </w:t>
      </w:r>
      <w:r>
        <w:rPr>
          <w:sz w:val="24"/>
        </w:rPr>
        <w:t>&amp;</w:t>
      </w:r>
      <w:r>
        <w:rPr>
          <w:spacing w:val="-3"/>
          <w:sz w:val="24"/>
        </w:rPr>
        <w:t xml:space="preserve"> </w:t>
      </w:r>
      <w:proofErr w:type="gramStart"/>
      <w:r>
        <w:rPr>
          <w:spacing w:val="-2"/>
          <w:sz w:val="24"/>
        </w:rPr>
        <w:t>findings;</w:t>
      </w:r>
      <w:proofErr w:type="gramEnd"/>
    </w:p>
    <w:p w14:paraId="40A27AB7" w14:textId="77777777" w:rsidR="00D61D72" w:rsidRDefault="00860DAE">
      <w:pPr>
        <w:pStyle w:val="ListParagraph"/>
        <w:numPr>
          <w:ilvl w:val="2"/>
          <w:numId w:val="40"/>
        </w:numPr>
        <w:tabs>
          <w:tab w:val="left" w:pos="3100"/>
        </w:tabs>
        <w:rPr>
          <w:sz w:val="24"/>
        </w:rPr>
      </w:pPr>
      <w:r>
        <w:rPr>
          <w:sz w:val="24"/>
        </w:rPr>
        <w:t>Lessons</w:t>
      </w:r>
      <w:r>
        <w:rPr>
          <w:spacing w:val="-7"/>
          <w:sz w:val="24"/>
        </w:rPr>
        <w:t xml:space="preserve"> </w:t>
      </w:r>
      <w:proofErr w:type="gramStart"/>
      <w:r>
        <w:rPr>
          <w:spacing w:val="-2"/>
          <w:sz w:val="24"/>
        </w:rPr>
        <w:t>learned;</w:t>
      </w:r>
      <w:proofErr w:type="gramEnd"/>
    </w:p>
    <w:p w14:paraId="2E911EA4" w14:textId="77777777" w:rsidR="00D61D72" w:rsidRDefault="00860DAE">
      <w:pPr>
        <w:pStyle w:val="ListParagraph"/>
        <w:numPr>
          <w:ilvl w:val="2"/>
          <w:numId w:val="40"/>
        </w:numPr>
        <w:tabs>
          <w:tab w:val="left" w:pos="3097"/>
          <w:tab w:val="left" w:pos="3098"/>
        </w:tabs>
        <w:spacing w:before="79"/>
        <w:ind w:left="3097" w:hanging="358"/>
        <w:rPr>
          <w:sz w:val="24"/>
        </w:rPr>
      </w:pPr>
      <w:r>
        <w:rPr>
          <w:sz w:val="24"/>
        </w:rPr>
        <w:t>A</w:t>
      </w:r>
      <w:r>
        <w:rPr>
          <w:spacing w:val="-5"/>
          <w:sz w:val="24"/>
        </w:rPr>
        <w:t xml:space="preserve"> </w:t>
      </w:r>
      <w:r>
        <w:rPr>
          <w:sz w:val="24"/>
        </w:rPr>
        <w:t>listing</w:t>
      </w:r>
      <w:r>
        <w:rPr>
          <w:spacing w:val="-6"/>
          <w:sz w:val="24"/>
        </w:rPr>
        <w:t xml:space="preserve"> </w:t>
      </w:r>
      <w:r>
        <w:rPr>
          <w:sz w:val="24"/>
        </w:rPr>
        <w:t>of</w:t>
      </w:r>
      <w:r>
        <w:rPr>
          <w:spacing w:val="-6"/>
          <w:sz w:val="24"/>
        </w:rPr>
        <w:t xml:space="preserve"> </w:t>
      </w:r>
      <w:r>
        <w:rPr>
          <w:sz w:val="24"/>
        </w:rPr>
        <w:t>claims</w:t>
      </w:r>
      <w:r>
        <w:rPr>
          <w:spacing w:val="-1"/>
          <w:sz w:val="24"/>
        </w:rPr>
        <w:t xml:space="preserve"> </w:t>
      </w:r>
      <w:r>
        <w:rPr>
          <w:sz w:val="24"/>
        </w:rPr>
        <w:t>that</w:t>
      </w:r>
      <w:r>
        <w:rPr>
          <w:spacing w:val="-2"/>
          <w:sz w:val="24"/>
        </w:rPr>
        <w:t xml:space="preserve"> </w:t>
      </w:r>
      <w:r>
        <w:rPr>
          <w:sz w:val="24"/>
        </w:rPr>
        <w:t>were</w:t>
      </w:r>
      <w:r>
        <w:rPr>
          <w:spacing w:val="-2"/>
          <w:sz w:val="24"/>
        </w:rPr>
        <w:t xml:space="preserve"> </w:t>
      </w:r>
      <w:r>
        <w:rPr>
          <w:sz w:val="24"/>
        </w:rPr>
        <w:t>reviewed</w:t>
      </w:r>
      <w:r>
        <w:rPr>
          <w:spacing w:val="-3"/>
          <w:sz w:val="24"/>
        </w:rPr>
        <w:t xml:space="preserve"> </w:t>
      </w:r>
      <w:r>
        <w:rPr>
          <w:sz w:val="24"/>
        </w:rPr>
        <w:t>with</w:t>
      </w:r>
      <w:r>
        <w:rPr>
          <w:spacing w:val="-1"/>
          <w:sz w:val="24"/>
        </w:rPr>
        <w:t xml:space="preserve"> </w:t>
      </w:r>
      <w:r>
        <w:rPr>
          <w:sz w:val="24"/>
        </w:rPr>
        <w:t>each</w:t>
      </w:r>
      <w:r>
        <w:rPr>
          <w:spacing w:val="-1"/>
          <w:sz w:val="24"/>
        </w:rPr>
        <w:t xml:space="preserve"> </w:t>
      </w:r>
      <w:proofErr w:type="gramStart"/>
      <w:r>
        <w:rPr>
          <w:spacing w:val="-2"/>
          <w:sz w:val="24"/>
        </w:rPr>
        <w:t>project;</w:t>
      </w:r>
      <w:proofErr w:type="gramEnd"/>
    </w:p>
    <w:p w14:paraId="105147A8" w14:textId="77777777" w:rsidR="00D61D72" w:rsidRDefault="00860DAE">
      <w:pPr>
        <w:pStyle w:val="ListParagraph"/>
        <w:numPr>
          <w:ilvl w:val="2"/>
          <w:numId w:val="40"/>
        </w:numPr>
        <w:tabs>
          <w:tab w:val="left" w:pos="3100"/>
        </w:tabs>
        <w:spacing w:before="19"/>
        <w:ind w:hanging="360"/>
        <w:rPr>
          <w:sz w:val="24"/>
        </w:rPr>
      </w:pPr>
      <w:r>
        <w:rPr>
          <w:sz w:val="24"/>
        </w:rPr>
        <w:t>Staff</w:t>
      </w:r>
      <w:r>
        <w:rPr>
          <w:spacing w:val="-7"/>
          <w:sz w:val="24"/>
        </w:rPr>
        <w:t xml:space="preserve"> </w:t>
      </w:r>
      <w:r>
        <w:rPr>
          <w:sz w:val="24"/>
        </w:rPr>
        <w:t>project</w:t>
      </w:r>
      <w:r>
        <w:rPr>
          <w:spacing w:val="-4"/>
          <w:sz w:val="24"/>
        </w:rPr>
        <w:t xml:space="preserve"> </w:t>
      </w:r>
      <w:r>
        <w:rPr>
          <w:sz w:val="24"/>
        </w:rPr>
        <w:t>training</w:t>
      </w:r>
      <w:r>
        <w:rPr>
          <w:spacing w:val="-7"/>
          <w:sz w:val="24"/>
        </w:rPr>
        <w:t xml:space="preserve"> </w:t>
      </w:r>
      <w:r>
        <w:rPr>
          <w:sz w:val="24"/>
        </w:rPr>
        <w:t>material;</w:t>
      </w:r>
      <w:r>
        <w:rPr>
          <w:spacing w:val="-2"/>
          <w:sz w:val="24"/>
        </w:rPr>
        <w:t xml:space="preserve"> </w:t>
      </w:r>
      <w:r>
        <w:rPr>
          <w:spacing w:val="-5"/>
          <w:sz w:val="24"/>
        </w:rPr>
        <w:t>and</w:t>
      </w:r>
    </w:p>
    <w:p w14:paraId="1936B5DA" w14:textId="77777777" w:rsidR="00D61D72" w:rsidRDefault="00860DAE">
      <w:pPr>
        <w:pStyle w:val="ListParagraph"/>
        <w:numPr>
          <w:ilvl w:val="2"/>
          <w:numId w:val="40"/>
        </w:numPr>
        <w:tabs>
          <w:tab w:val="left" w:pos="3100"/>
        </w:tabs>
        <w:ind w:hanging="360"/>
        <w:rPr>
          <w:sz w:val="24"/>
        </w:rPr>
      </w:pPr>
      <w:r>
        <w:rPr>
          <w:sz w:val="24"/>
        </w:rPr>
        <w:t>Other</w:t>
      </w:r>
      <w:r>
        <w:rPr>
          <w:spacing w:val="-9"/>
          <w:sz w:val="24"/>
        </w:rPr>
        <w:t xml:space="preserve"> </w:t>
      </w:r>
      <w:r>
        <w:rPr>
          <w:sz w:val="24"/>
        </w:rPr>
        <w:t>significant</w:t>
      </w:r>
      <w:r>
        <w:rPr>
          <w:spacing w:val="-4"/>
          <w:sz w:val="24"/>
        </w:rPr>
        <w:t xml:space="preserve"> </w:t>
      </w:r>
      <w:r>
        <w:rPr>
          <w:spacing w:val="-2"/>
          <w:sz w:val="24"/>
        </w:rPr>
        <w:t>information.</w:t>
      </w:r>
    </w:p>
    <w:p w14:paraId="62EB1A0D" w14:textId="77777777" w:rsidR="00D61D72" w:rsidRDefault="00860DAE">
      <w:pPr>
        <w:pStyle w:val="ListParagraph"/>
        <w:numPr>
          <w:ilvl w:val="1"/>
          <w:numId w:val="40"/>
        </w:numPr>
        <w:tabs>
          <w:tab w:val="left" w:pos="2380"/>
        </w:tabs>
        <w:spacing w:before="19"/>
        <w:ind w:left="2380"/>
        <w:jc w:val="both"/>
        <w:rPr>
          <w:sz w:val="24"/>
        </w:rPr>
      </w:pPr>
      <w:r>
        <w:rPr>
          <w:sz w:val="24"/>
        </w:rPr>
        <w:t>A</w:t>
      </w:r>
      <w:r>
        <w:rPr>
          <w:spacing w:val="-5"/>
          <w:sz w:val="24"/>
        </w:rPr>
        <w:t xml:space="preserve"> </w:t>
      </w:r>
      <w:r>
        <w:rPr>
          <w:sz w:val="24"/>
        </w:rPr>
        <w:t>listing</w:t>
      </w:r>
      <w:r>
        <w:rPr>
          <w:spacing w:val="-7"/>
          <w:sz w:val="24"/>
        </w:rPr>
        <w:t xml:space="preserve"> </w:t>
      </w:r>
      <w:r>
        <w:rPr>
          <w:sz w:val="24"/>
        </w:rPr>
        <w:t>in-process</w:t>
      </w:r>
      <w:r>
        <w:rPr>
          <w:spacing w:val="-5"/>
          <w:sz w:val="24"/>
        </w:rPr>
        <w:t xml:space="preserve"> </w:t>
      </w:r>
      <w:r>
        <w:rPr>
          <w:sz w:val="24"/>
        </w:rPr>
        <w:t>deliverables and</w:t>
      </w:r>
      <w:r>
        <w:rPr>
          <w:spacing w:val="-5"/>
          <w:sz w:val="24"/>
        </w:rPr>
        <w:t xml:space="preserve"> </w:t>
      </w:r>
      <w:r>
        <w:rPr>
          <w:sz w:val="24"/>
        </w:rPr>
        <w:t>work</w:t>
      </w:r>
      <w:r>
        <w:rPr>
          <w:spacing w:val="-2"/>
          <w:sz w:val="24"/>
        </w:rPr>
        <w:t xml:space="preserve"> products</w:t>
      </w:r>
    </w:p>
    <w:p w14:paraId="705344DA" w14:textId="77777777" w:rsidR="00D61D72" w:rsidRDefault="00860DAE">
      <w:pPr>
        <w:pStyle w:val="ListParagraph"/>
        <w:numPr>
          <w:ilvl w:val="1"/>
          <w:numId w:val="40"/>
        </w:numPr>
        <w:tabs>
          <w:tab w:val="left" w:pos="2380"/>
        </w:tabs>
        <w:spacing w:before="24" w:line="247" w:lineRule="auto"/>
        <w:ind w:left="2380" w:right="639"/>
        <w:jc w:val="both"/>
        <w:rPr>
          <w:sz w:val="24"/>
        </w:rPr>
      </w:pPr>
      <w:r>
        <w:rPr>
          <w:sz w:val="24"/>
        </w:rPr>
        <w:t>A</w:t>
      </w:r>
      <w:r>
        <w:rPr>
          <w:spacing w:val="-2"/>
          <w:sz w:val="24"/>
        </w:rPr>
        <w:t xml:space="preserve"> </w:t>
      </w:r>
      <w:r>
        <w:rPr>
          <w:sz w:val="24"/>
        </w:rPr>
        <w:t>transition</w:t>
      </w:r>
      <w:r>
        <w:rPr>
          <w:spacing w:val="-1"/>
          <w:sz w:val="24"/>
        </w:rPr>
        <w:t xml:space="preserve"> </w:t>
      </w:r>
      <w:r>
        <w:rPr>
          <w:sz w:val="24"/>
        </w:rPr>
        <w:t>schedule</w:t>
      </w:r>
      <w:r>
        <w:rPr>
          <w:spacing w:val="-2"/>
          <w:sz w:val="24"/>
        </w:rPr>
        <w:t xml:space="preserve"> </w:t>
      </w:r>
      <w:r>
        <w:rPr>
          <w:sz w:val="24"/>
        </w:rPr>
        <w:t>plan</w:t>
      </w:r>
      <w:r>
        <w:rPr>
          <w:spacing w:val="-1"/>
          <w:sz w:val="24"/>
        </w:rPr>
        <w:t xml:space="preserve"> </w:t>
      </w:r>
      <w:r>
        <w:rPr>
          <w:sz w:val="24"/>
        </w:rPr>
        <w:t>to</w:t>
      </w:r>
      <w:r>
        <w:rPr>
          <w:spacing w:val="-1"/>
          <w:sz w:val="24"/>
        </w:rPr>
        <w:t xml:space="preserve"> </w:t>
      </w:r>
      <w:r>
        <w:rPr>
          <w:sz w:val="24"/>
        </w:rPr>
        <w:t>transfer</w:t>
      </w:r>
      <w:r>
        <w:rPr>
          <w:spacing w:val="-2"/>
          <w:sz w:val="24"/>
        </w:rPr>
        <w:t xml:space="preserve"> </w:t>
      </w:r>
      <w:r>
        <w:rPr>
          <w:sz w:val="24"/>
        </w:rPr>
        <w:t>work</w:t>
      </w:r>
      <w:r>
        <w:rPr>
          <w:spacing w:val="-1"/>
          <w:sz w:val="24"/>
        </w:rPr>
        <w:t xml:space="preserve"> </w:t>
      </w:r>
      <w:r>
        <w:rPr>
          <w:sz w:val="24"/>
        </w:rPr>
        <w:t>data</w:t>
      </w:r>
      <w:r>
        <w:rPr>
          <w:spacing w:val="-2"/>
          <w:sz w:val="24"/>
        </w:rPr>
        <w:t xml:space="preserve"> </w:t>
      </w:r>
      <w:r>
        <w:rPr>
          <w:sz w:val="24"/>
        </w:rPr>
        <w:t>to CMS</w:t>
      </w:r>
      <w:r>
        <w:rPr>
          <w:spacing w:val="-1"/>
          <w:sz w:val="24"/>
        </w:rPr>
        <w:t xml:space="preserve"> </w:t>
      </w:r>
      <w:r>
        <w:rPr>
          <w:sz w:val="24"/>
        </w:rPr>
        <w:t>or</w:t>
      </w:r>
      <w:r>
        <w:rPr>
          <w:spacing w:val="-2"/>
          <w:sz w:val="24"/>
        </w:rPr>
        <w:t xml:space="preserve"> </w:t>
      </w:r>
      <w:r>
        <w:rPr>
          <w:sz w:val="24"/>
        </w:rPr>
        <w:t>its</w:t>
      </w:r>
      <w:r>
        <w:rPr>
          <w:spacing w:val="-1"/>
          <w:sz w:val="24"/>
        </w:rPr>
        <w:t xml:space="preserve"> </w:t>
      </w:r>
      <w:r>
        <w:rPr>
          <w:sz w:val="24"/>
        </w:rPr>
        <w:t>contractor(s) designated</w:t>
      </w:r>
      <w:r>
        <w:rPr>
          <w:spacing w:val="-6"/>
          <w:sz w:val="24"/>
        </w:rPr>
        <w:t xml:space="preserve"> </w:t>
      </w:r>
      <w:r>
        <w:rPr>
          <w:sz w:val="24"/>
        </w:rPr>
        <w:t>by</w:t>
      </w:r>
      <w:r>
        <w:rPr>
          <w:spacing w:val="-11"/>
          <w:sz w:val="24"/>
        </w:rPr>
        <w:t xml:space="preserve"> </w:t>
      </w:r>
      <w:r>
        <w:rPr>
          <w:sz w:val="24"/>
        </w:rPr>
        <w:t>CMS.</w:t>
      </w:r>
      <w:r>
        <w:rPr>
          <w:spacing w:val="40"/>
          <w:sz w:val="24"/>
        </w:rPr>
        <w:t xml:space="preserve"> </w:t>
      </w:r>
      <w:r>
        <w:rPr>
          <w:sz w:val="24"/>
        </w:rPr>
        <w:t>The</w:t>
      </w:r>
      <w:r>
        <w:rPr>
          <w:spacing w:val="-9"/>
          <w:sz w:val="24"/>
        </w:rPr>
        <w:t xml:space="preserve"> </w:t>
      </w:r>
      <w:r>
        <w:rPr>
          <w:sz w:val="24"/>
        </w:rPr>
        <w:t>plan</w:t>
      </w:r>
      <w:r>
        <w:rPr>
          <w:spacing w:val="-6"/>
          <w:sz w:val="24"/>
        </w:rPr>
        <w:t xml:space="preserve"> </w:t>
      </w:r>
      <w:r>
        <w:rPr>
          <w:sz w:val="24"/>
        </w:rPr>
        <w:t>should</w:t>
      </w:r>
      <w:r>
        <w:rPr>
          <w:spacing w:val="-6"/>
          <w:sz w:val="24"/>
        </w:rPr>
        <w:t xml:space="preserve"> </w:t>
      </w:r>
      <w:proofErr w:type="gramStart"/>
      <w:r>
        <w:rPr>
          <w:sz w:val="24"/>
        </w:rPr>
        <w:t>include:</w:t>
      </w:r>
      <w:proofErr w:type="gramEnd"/>
      <w:r>
        <w:rPr>
          <w:spacing w:val="-6"/>
          <w:sz w:val="24"/>
        </w:rPr>
        <w:t xml:space="preserve"> </w:t>
      </w:r>
      <w:r>
        <w:rPr>
          <w:sz w:val="24"/>
        </w:rPr>
        <w:t>description</w:t>
      </w:r>
      <w:r>
        <w:rPr>
          <w:spacing w:val="-6"/>
          <w:sz w:val="24"/>
        </w:rPr>
        <w:t xml:space="preserve"> </w:t>
      </w:r>
      <w:r>
        <w:rPr>
          <w:sz w:val="24"/>
        </w:rPr>
        <w:t>of</w:t>
      </w:r>
      <w:r>
        <w:rPr>
          <w:spacing w:val="-9"/>
          <w:sz w:val="24"/>
        </w:rPr>
        <w:t xml:space="preserve"> </w:t>
      </w:r>
      <w:r>
        <w:rPr>
          <w:sz w:val="24"/>
        </w:rPr>
        <w:t>activities</w:t>
      </w:r>
      <w:r>
        <w:rPr>
          <w:spacing w:val="-6"/>
          <w:sz w:val="24"/>
        </w:rPr>
        <w:t xml:space="preserve"> </w:t>
      </w:r>
      <w:r>
        <w:rPr>
          <w:sz w:val="24"/>
        </w:rPr>
        <w:t xml:space="preserve">with key milestone events and activities start and end </w:t>
      </w:r>
      <w:proofErr w:type="gramStart"/>
      <w:r>
        <w:rPr>
          <w:sz w:val="24"/>
        </w:rPr>
        <w:t>date</w:t>
      </w:r>
      <w:proofErr w:type="gramEnd"/>
    </w:p>
    <w:p w14:paraId="4585611F" w14:textId="77777777" w:rsidR="00D61D72" w:rsidRDefault="00860DAE">
      <w:pPr>
        <w:pStyle w:val="ListParagraph"/>
        <w:numPr>
          <w:ilvl w:val="1"/>
          <w:numId w:val="40"/>
        </w:numPr>
        <w:tabs>
          <w:tab w:val="left" w:pos="2380"/>
        </w:tabs>
        <w:spacing w:before="16" w:line="247" w:lineRule="auto"/>
        <w:ind w:left="2380" w:right="496"/>
        <w:rPr>
          <w:sz w:val="24"/>
        </w:rPr>
      </w:pPr>
      <w:r>
        <w:rPr>
          <w:sz w:val="24"/>
        </w:rPr>
        <w:t>Plans</w:t>
      </w:r>
      <w:r>
        <w:rPr>
          <w:spacing w:val="-9"/>
          <w:sz w:val="24"/>
        </w:rPr>
        <w:t xml:space="preserve"> </w:t>
      </w:r>
      <w:r>
        <w:rPr>
          <w:sz w:val="24"/>
        </w:rPr>
        <w:t>to</w:t>
      </w:r>
      <w:r>
        <w:rPr>
          <w:spacing w:val="-9"/>
          <w:sz w:val="24"/>
        </w:rPr>
        <w:t xml:space="preserve"> </w:t>
      </w:r>
      <w:r>
        <w:rPr>
          <w:sz w:val="24"/>
        </w:rPr>
        <w:t>ramp-down</w:t>
      </w:r>
      <w:r>
        <w:rPr>
          <w:spacing w:val="-7"/>
          <w:sz w:val="24"/>
        </w:rPr>
        <w:t xml:space="preserve"> </w:t>
      </w:r>
      <w:r>
        <w:rPr>
          <w:sz w:val="24"/>
        </w:rPr>
        <w:t>staff,</w:t>
      </w:r>
      <w:r>
        <w:rPr>
          <w:spacing w:val="-9"/>
          <w:sz w:val="24"/>
        </w:rPr>
        <w:t xml:space="preserve"> </w:t>
      </w:r>
      <w:r>
        <w:rPr>
          <w:sz w:val="24"/>
        </w:rPr>
        <w:t>any</w:t>
      </w:r>
      <w:r>
        <w:rPr>
          <w:spacing w:val="-12"/>
          <w:sz w:val="24"/>
        </w:rPr>
        <w:t xml:space="preserve"> </w:t>
      </w:r>
      <w:r>
        <w:rPr>
          <w:sz w:val="24"/>
        </w:rPr>
        <w:t>outstanding</w:t>
      </w:r>
      <w:r>
        <w:rPr>
          <w:spacing w:val="-12"/>
          <w:sz w:val="24"/>
        </w:rPr>
        <w:t xml:space="preserve"> </w:t>
      </w:r>
      <w:r>
        <w:rPr>
          <w:sz w:val="24"/>
        </w:rPr>
        <w:t>technical</w:t>
      </w:r>
      <w:r>
        <w:rPr>
          <w:spacing w:val="-9"/>
          <w:sz w:val="24"/>
        </w:rPr>
        <w:t xml:space="preserve"> </w:t>
      </w:r>
      <w:r>
        <w:rPr>
          <w:sz w:val="24"/>
        </w:rPr>
        <w:t>or</w:t>
      </w:r>
      <w:r>
        <w:rPr>
          <w:spacing w:val="-10"/>
          <w:sz w:val="24"/>
        </w:rPr>
        <w:t xml:space="preserve"> </w:t>
      </w:r>
      <w:r>
        <w:rPr>
          <w:sz w:val="24"/>
        </w:rPr>
        <w:t>contractual</w:t>
      </w:r>
      <w:r>
        <w:rPr>
          <w:spacing w:val="-9"/>
          <w:sz w:val="24"/>
        </w:rPr>
        <w:t xml:space="preserve"> </w:t>
      </w:r>
      <w:r>
        <w:rPr>
          <w:sz w:val="24"/>
        </w:rPr>
        <w:t>issues</w:t>
      </w:r>
      <w:r>
        <w:rPr>
          <w:spacing w:val="-7"/>
          <w:sz w:val="24"/>
        </w:rPr>
        <w:t xml:space="preserve"> </w:t>
      </w:r>
      <w:r>
        <w:rPr>
          <w:sz w:val="24"/>
        </w:rPr>
        <w:t>that need to be resolved.</w:t>
      </w:r>
    </w:p>
    <w:p w14:paraId="28EBBAE7" w14:textId="77777777" w:rsidR="00D61D72" w:rsidRDefault="00860DAE">
      <w:pPr>
        <w:pStyle w:val="ListParagraph"/>
        <w:numPr>
          <w:ilvl w:val="1"/>
          <w:numId w:val="40"/>
        </w:numPr>
        <w:tabs>
          <w:tab w:val="left" w:pos="2380"/>
        </w:tabs>
        <w:spacing w:before="10" w:line="247" w:lineRule="auto"/>
        <w:ind w:left="2379" w:right="916"/>
        <w:rPr>
          <w:sz w:val="24"/>
        </w:rPr>
      </w:pPr>
      <w:r>
        <w:rPr>
          <w:sz w:val="24"/>
        </w:rPr>
        <w:t>Inventory</w:t>
      </w:r>
      <w:r>
        <w:rPr>
          <w:spacing w:val="-12"/>
          <w:sz w:val="24"/>
        </w:rPr>
        <w:t xml:space="preserve"> </w:t>
      </w:r>
      <w:r>
        <w:rPr>
          <w:sz w:val="24"/>
        </w:rPr>
        <w:t>management</w:t>
      </w:r>
      <w:r>
        <w:rPr>
          <w:spacing w:val="-6"/>
          <w:sz w:val="24"/>
        </w:rPr>
        <w:t xml:space="preserve"> </w:t>
      </w:r>
      <w:r>
        <w:rPr>
          <w:sz w:val="24"/>
        </w:rPr>
        <w:t>of</w:t>
      </w:r>
      <w:r>
        <w:rPr>
          <w:spacing w:val="-10"/>
          <w:sz w:val="24"/>
        </w:rPr>
        <w:t xml:space="preserve"> </w:t>
      </w:r>
      <w:r>
        <w:rPr>
          <w:sz w:val="24"/>
        </w:rPr>
        <w:t>CMS</w:t>
      </w:r>
      <w:r>
        <w:rPr>
          <w:spacing w:val="-6"/>
          <w:sz w:val="24"/>
        </w:rPr>
        <w:t xml:space="preserve"> </w:t>
      </w:r>
      <w:r>
        <w:rPr>
          <w:sz w:val="24"/>
        </w:rPr>
        <w:t>hardware</w:t>
      </w:r>
      <w:r>
        <w:rPr>
          <w:spacing w:val="-10"/>
          <w:sz w:val="24"/>
        </w:rPr>
        <w:t xml:space="preserve"> </w:t>
      </w:r>
      <w:r>
        <w:rPr>
          <w:sz w:val="24"/>
        </w:rPr>
        <w:t>(if</w:t>
      </w:r>
      <w:r>
        <w:rPr>
          <w:spacing w:val="-8"/>
          <w:sz w:val="24"/>
        </w:rPr>
        <w:t xml:space="preserve"> </w:t>
      </w:r>
      <w:r>
        <w:rPr>
          <w:sz w:val="24"/>
        </w:rPr>
        <w:t>applicable)</w:t>
      </w:r>
      <w:r>
        <w:rPr>
          <w:spacing w:val="-5"/>
          <w:sz w:val="24"/>
        </w:rPr>
        <w:t xml:space="preserve"> </w:t>
      </w:r>
      <w:r>
        <w:rPr>
          <w:sz w:val="24"/>
        </w:rPr>
        <w:t>and</w:t>
      </w:r>
      <w:r>
        <w:rPr>
          <w:spacing w:val="-7"/>
          <w:sz w:val="24"/>
        </w:rPr>
        <w:t xml:space="preserve"> </w:t>
      </w:r>
      <w:r>
        <w:rPr>
          <w:sz w:val="24"/>
        </w:rPr>
        <w:t>list</w:t>
      </w:r>
      <w:r>
        <w:rPr>
          <w:spacing w:val="-6"/>
          <w:sz w:val="24"/>
        </w:rPr>
        <w:t xml:space="preserve"> </w:t>
      </w:r>
      <w:r>
        <w:rPr>
          <w:sz w:val="24"/>
        </w:rPr>
        <w:t>of</w:t>
      </w:r>
      <w:r>
        <w:rPr>
          <w:spacing w:val="-10"/>
          <w:sz w:val="24"/>
        </w:rPr>
        <w:t xml:space="preserve"> </w:t>
      </w:r>
      <w:r>
        <w:rPr>
          <w:sz w:val="24"/>
        </w:rPr>
        <w:t>CMS systems access</w:t>
      </w:r>
    </w:p>
    <w:p w14:paraId="766E052F" w14:textId="77777777" w:rsidR="00D61D72" w:rsidRDefault="00860DAE">
      <w:pPr>
        <w:pStyle w:val="ListParagraph"/>
        <w:numPr>
          <w:ilvl w:val="2"/>
          <w:numId w:val="40"/>
        </w:numPr>
        <w:tabs>
          <w:tab w:val="left" w:pos="2971"/>
        </w:tabs>
        <w:spacing w:before="15"/>
        <w:ind w:left="2970" w:hanging="234"/>
        <w:rPr>
          <w:sz w:val="24"/>
        </w:rPr>
      </w:pPr>
      <w:r>
        <w:rPr>
          <w:sz w:val="24"/>
        </w:rPr>
        <w:t>CMS</w:t>
      </w:r>
      <w:r>
        <w:rPr>
          <w:spacing w:val="-6"/>
          <w:sz w:val="24"/>
        </w:rPr>
        <w:t xml:space="preserve"> </w:t>
      </w:r>
      <w:r>
        <w:rPr>
          <w:sz w:val="24"/>
        </w:rPr>
        <w:t>systems</w:t>
      </w:r>
      <w:r>
        <w:rPr>
          <w:spacing w:val="-1"/>
          <w:sz w:val="24"/>
        </w:rPr>
        <w:t xml:space="preserve"> </w:t>
      </w:r>
      <w:r>
        <w:rPr>
          <w:sz w:val="24"/>
        </w:rPr>
        <w:t>access</w:t>
      </w:r>
      <w:r>
        <w:rPr>
          <w:spacing w:val="-1"/>
          <w:sz w:val="24"/>
        </w:rPr>
        <w:t xml:space="preserve"> </w:t>
      </w:r>
      <w:r>
        <w:rPr>
          <w:sz w:val="24"/>
        </w:rPr>
        <w:t>will</w:t>
      </w:r>
      <w:r>
        <w:rPr>
          <w:spacing w:val="-2"/>
          <w:sz w:val="24"/>
        </w:rPr>
        <w:t xml:space="preserve"> </w:t>
      </w:r>
      <w:r>
        <w:rPr>
          <w:sz w:val="24"/>
        </w:rPr>
        <w:t>be</w:t>
      </w:r>
      <w:r>
        <w:rPr>
          <w:spacing w:val="-5"/>
          <w:sz w:val="24"/>
        </w:rPr>
        <w:t xml:space="preserve"> </w:t>
      </w:r>
      <w:r>
        <w:rPr>
          <w:sz w:val="24"/>
        </w:rPr>
        <w:t>terminated</w:t>
      </w:r>
      <w:r>
        <w:rPr>
          <w:spacing w:val="-4"/>
          <w:sz w:val="24"/>
        </w:rPr>
        <w:t xml:space="preserve"> </w:t>
      </w:r>
      <w:r>
        <w:rPr>
          <w:sz w:val="24"/>
        </w:rPr>
        <w:t>upon</w:t>
      </w:r>
      <w:r>
        <w:rPr>
          <w:spacing w:val="-2"/>
          <w:sz w:val="24"/>
        </w:rPr>
        <w:t xml:space="preserve"> </w:t>
      </w:r>
      <w:r>
        <w:rPr>
          <w:sz w:val="24"/>
        </w:rPr>
        <w:t>an</w:t>
      </w:r>
      <w:r>
        <w:rPr>
          <w:spacing w:val="-4"/>
          <w:sz w:val="24"/>
        </w:rPr>
        <w:t xml:space="preserve"> </w:t>
      </w:r>
      <w:r>
        <w:rPr>
          <w:sz w:val="24"/>
        </w:rPr>
        <w:t>agreed</w:t>
      </w:r>
      <w:r>
        <w:rPr>
          <w:spacing w:val="-4"/>
          <w:sz w:val="24"/>
        </w:rPr>
        <w:t xml:space="preserve"> </w:t>
      </w:r>
      <w:r>
        <w:rPr>
          <w:sz w:val="24"/>
        </w:rPr>
        <w:t>upon</w:t>
      </w:r>
      <w:r>
        <w:rPr>
          <w:spacing w:val="1"/>
          <w:sz w:val="24"/>
        </w:rPr>
        <w:t xml:space="preserve"> </w:t>
      </w:r>
      <w:r>
        <w:rPr>
          <w:spacing w:val="-4"/>
          <w:sz w:val="24"/>
        </w:rPr>
        <w:t>date</w:t>
      </w:r>
    </w:p>
    <w:p w14:paraId="75C9D109" w14:textId="77777777" w:rsidR="00D61D72" w:rsidRDefault="00860DAE">
      <w:pPr>
        <w:pStyle w:val="ListParagraph"/>
        <w:numPr>
          <w:ilvl w:val="1"/>
          <w:numId w:val="40"/>
        </w:numPr>
        <w:tabs>
          <w:tab w:val="left" w:pos="2380"/>
        </w:tabs>
        <w:spacing w:before="21"/>
        <w:ind w:left="2380" w:hanging="361"/>
        <w:rPr>
          <w:sz w:val="24"/>
        </w:rPr>
      </w:pPr>
      <w:r>
        <w:rPr>
          <w:sz w:val="24"/>
        </w:rPr>
        <w:t>Transfer</w:t>
      </w:r>
      <w:r>
        <w:rPr>
          <w:spacing w:val="-10"/>
          <w:sz w:val="24"/>
        </w:rPr>
        <w:t xml:space="preserve"> </w:t>
      </w:r>
      <w:r>
        <w:rPr>
          <w:sz w:val="24"/>
        </w:rPr>
        <w:t>of</w:t>
      </w:r>
      <w:r>
        <w:rPr>
          <w:spacing w:val="-6"/>
          <w:sz w:val="24"/>
        </w:rPr>
        <w:t xml:space="preserve"> </w:t>
      </w:r>
      <w:r>
        <w:rPr>
          <w:sz w:val="24"/>
        </w:rPr>
        <w:t>CMS</w:t>
      </w:r>
      <w:r>
        <w:rPr>
          <w:spacing w:val="-4"/>
          <w:sz w:val="24"/>
        </w:rPr>
        <w:t xml:space="preserve"> </w:t>
      </w:r>
      <w:r>
        <w:rPr>
          <w:sz w:val="24"/>
        </w:rPr>
        <w:t>software</w:t>
      </w:r>
      <w:r>
        <w:rPr>
          <w:spacing w:val="-5"/>
          <w:sz w:val="24"/>
        </w:rPr>
        <w:t xml:space="preserve"> </w:t>
      </w:r>
      <w:r>
        <w:rPr>
          <w:sz w:val="24"/>
        </w:rPr>
        <w:t>licenses</w:t>
      </w:r>
      <w:r>
        <w:rPr>
          <w:spacing w:val="-2"/>
          <w:sz w:val="24"/>
        </w:rPr>
        <w:t xml:space="preserve"> </w:t>
      </w:r>
      <w:r>
        <w:rPr>
          <w:sz w:val="24"/>
        </w:rPr>
        <w:t>and</w:t>
      </w:r>
      <w:r>
        <w:rPr>
          <w:spacing w:val="-2"/>
          <w:sz w:val="24"/>
        </w:rPr>
        <w:t xml:space="preserve"> </w:t>
      </w:r>
      <w:r>
        <w:rPr>
          <w:sz w:val="24"/>
        </w:rPr>
        <w:t>warranties (if</w:t>
      </w:r>
      <w:r>
        <w:rPr>
          <w:spacing w:val="-5"/>
          <w:sz w:val="24"/>
        </w:rPr>
        <w:t xml:space="preserve"> </w:t>
      </w:r>
      <w:r>
        <w:rPr>
          <w:spacing w:val="-2"/>
          <w:sz w:val="24"/>
        </w:rPr>
        <w:t>applicable)</w:t>
      </w:r>
    </w:p>
    <w:p w14:paraId="5A6534F0" w14:textId="77777777" w:rsidR="00D61D72" w:rsidRDefault="00860DAE">
      <w:pPr>
        <w:pStyle w:val="ListParagraph"/>
        <w:numPr>
          <w:ilvl w:val="1"/>
          <w:numId w:val="40"/>
        </w:numPr>
        <w:tabs>
          <w:tab w:val="left" w:pos="2380"/>
        </w:tabs>
        <w:ind w:left="2380" w:hanging="361"/>
        <w:rPr>
          <w:sz w:val="24"/>
        </w:rPr>
      </w:pPr>
      <w:r>
        <w:rPr>
          <w:sz w:val="24"/>
        </w:rPr>
        <w:t>Communications</w:t>
      </w:r>
      <w:r>
        <w:rPr>
          <w:spacing w:val="-5"/>
          <w:sz w:val="24"/>
        </w:rPr>
        <w:t xml:space="preserve"> </w:t>
      </w:r>
      <w:r>
        <w:rPr>
          <w:sz w:val="24"/>
        </w:rPr>
        <w:t>and</w:t>
      </w:r>
      <w:r>
        <w:rPr>
          <w:spacing w:val="-2"/>
          <w:sz w:val="24"/>
        </w:rPr>
        <w:t xml:space="preserve"> </w:t>
      </w:r>
      <w:r>
        <w:rPr>
          <w:sz w:val="24"/>
        </w:rPr>
        <w:t>reporting</w:t>
      </w:r>
      <w:r>
        <w:rPr>
          <w:spacing w:val="-6"/>
          <w:sz w:val="24"/>
        </w:rPr>
        <w:t xml:space="preserve"> </w:t>
      </w:r>
      <w:r>
        <w:rPr>
          <w:sz w:val="24"/>
        </w:rPr>
        <w:t>during</w:t>
      </w:r>
      <w:r>
        <w:rPr>
          <w:spacing w:val="-6"/>
          <w:sz w:val="24"/>
        </w:rPr>
        <w:t xml:space="preserve"> </w:t>
      </w:r>
      <w:r>
        <w:rPr>
          <w:sz w:val="24"/>
        </w:rPr>
        <w:t>the</w:t>
      </w:r>
      <w:r>
        <w:rPr>
          <w:spacing w:val="-5"/>
          <w:sz w:val="24"/>
        </w:rPr>
        <w:t xml:space="preserve"> </w:t>
      </w:r>
      <w:r>
        <w:rPr>
          <w:sz w:val="24"/>
        </w:rPr>
        <w:t>transition</w:t>
      </w:r>
      <w:r>
        <w:rPr>
          <w:spacing w:val="-1"/>
          <w:sz w:val="24"/>
        </w:rPr>
        <w:t xml:space="preserve"> </w:t>
      </w:r>
      <w:r>
        <w:rPr>
          <w:spacing w:val="-2"/>
          <w:sz w:val="24"/>
        </w:rPr>
        <w:t>period</w:t>
      </w:r>
    </w:p>
    <w:p w14:paraId="77ACBFF7" w14:textId="77777777" w:rsidR="00D61D72" w:rsidRDefault="00860DAE">
      <w:pPr>
        <w:pStyle w:val="ListParagraph"/>
        <w:numPr>
          <w:ilvl w:val="1"/>
          <w:numId w:val="40"/>
        </w:numPr>
        <w:tabs>
          <w:tab w:val="left" w:pos="2380"/>
        </w:tabs>
        <w:spacing w:before="24" w:line="244" w:lineRule="auto"/>
        <w:ind w:left="2379" w:right="502"/>
        <w:rPr>
          <w:sz w:val="24"/>
        </w:rPr>
      </w:pPr>
      <w:r>
        <w:rPr>
          <w:sz w:val="24"/>
        </w:rPr>
        <w:t>Final</w:t>
      </w:r>
      <w:r>
        <w:rPr>
          <w:spacing w:val="-10"/>
          <w:sz w:val="24"/>
        </w:rPr>
        <w:t xml:space="preserve"> </w:t>
      </w:r>
      <w:r>
        <w:rPr>
          <w:sz w:val="24"/>
        </w:rPr>
        <w:t>list</w:t>
      </w:r>
      <w:r>
        <w:rPr>
          <w:spacing w:val="-10"/>
          <w:sz w:val="24"/>
        </w:rPr>
        <w:t xml:space="preserve"> </w:t>
      </w:r>
      <w:r>
        <w:rPr>
          <w:sz w:val="24"/>
        </w:rPr>
        <w:t>of</w:t>
      </w:r>
      <w:r>
        <w:rPr>
          <w:spacing w:val="-12"/>
          <w:sz w:val="24"/>
        </w:rPr>
        <w:t xml:space="preserve"> </w:t>
      </w:r>
      <w:r>
        <w:rPr>
          <w:sz w:val="24"/>
        </w:rPr>
        <w:t>completed</w:t>
      </w:r>
      <w:r>
        <w:rPr>
          <w:spacing w:val="-10"/>
          <w:sz w:val="24"/>
        </w:rPr>
        <w:t xml:space="preserve"> </w:t>
      </w:r>
      <w:r>
        <w:rPr>
          <w:sz w:val="24"/>
        </w:rPr>
        <w:t>‘Transition</w:t>
      </w:r>
      <w:r>
        <w:rPr>
          <w:spacing w:val="-10"/>
          <w:sz w:val="24"/>
        </w:rPr>
        <w:t xml:space="preserve"> </w:t>
      </w:r>
      <w:r>
        <w:rPr>
          <w:sz w:val="24"/>
        </w:rPr>
        <w:t>deliverables’,</w:t>
      </w:r>
      <w:r>
        <w:rPr>
          <w:spacing w:val="-10"/>
          <w:sz w:val="24"/>
        </w:rPr>
        <w:t xml:space="preserve"> </w:t>
      </w:r>
      <w:r>
        <w:rPr>
          <w:sz w:val="24"/>
        </w:rPr>
        <w:t>including</w:t>
      </w:r>
      <w:r>
        <w:rPr>
          <w:spacing w:val="-12"/>
          <w:sz w:val="24"/>
        </w:rPr>
        <w:t xml:space="preserve"> </w:t>
      </w:r>
      <w:r>
        <w:rPr>
          <w:sz w:val="24"/>
        </w:rPr>
        <w:t>updated</w:t>
      </w:r>
      <w:r>
        <w:rPr>
          <w:spacing w:val="-10"/>
          <w:sz w:val="24"/>
        </w:rPr>
        <w:t xml:space="preserve"> </w:t>
      </w:r>
      <w:r>
        <w:rPr>
          <w:sz w:val="24"/>
        </w:rPr>
        <w:t>inventory lists of projects and updated deliverables list</w:t>
      </w:r>
    </w:p>
    <w:p w14:paraId="394D4C55" w14:textId="77777777" w:rsidR="00D61D72" w:rsidRDefault="00860DAE">
      <w:pPr>
        <w:pStyle w:val="ListParagraph"/>
        <w:numPr>
          <w:ilvl w:val="1"/>
          <w:numId w:val="40"/>
        </w:numPr>
        <w:tabs>
          <w:tab w:val="left" w:pos="2380"/>
        </w:tabs>
        <w:spacing w:before="15" w:line="247" w:lineRule="auto"/>
        <w:ind w:left="2379" w:right="493"/>
        <w:rPr>
          <w:sz w:val="24"/>
        </w:rPr>
      </w:pPr>
      <w:r>
        <w:rPr>
          <w:sz w:val="24"/>
        </w:rPr>
        <w:t>Other</w:t>
      </w:r>
      <w:r>
        <w:rPr>
          <w:spacing w:val="-10"/>
          <w:sz w:val="24"/>
        </w:rPr>
        <w:t xml:space="preserve"> </w:t>
      </w:r>
      <w:r>
        <w:rPr>
          <w:sz w:val="24"/>
        </w:rPr>
        <w:t>information</w:t>
      </w:r>
      <w:r>
        <w:rPr>
          <w:spacing w:val="-7"/>
          <w:sz w:val="24"/>
        </w:rPr>
        <w:t xml:space="preserve"> </w:t>
      </w:r>
      <w:r>
        <w:rPr>
          <w:sz w:val="24"/>
        </w:rPr>
        <w:t>either</w:t>
      </w:r>
      <w:r>
        <w:rPr>
          <w:spacing w:val="-5"/>
          <w:sz w:val="24"/>
        </w:rPr>
        <w:t xml:space="preserve"> </w:t>
      </w:r>
      <w:r>
        <w:rPr>
          <w:sz w:val="24"/>
        </w:rPr>
        <w:t>deemed</w:t>
      </w:r>
      <w:r>
        <w:rPr>
          <w:spacing w:val="-7"/>
          <w:sz w:val="24"/>
        </w:rPr>
        <w:t xml:space="preserve"> </w:t>
      </w:r>
      <w:r>
        <w:rPr>
          <w:sz w:val="24"/>
        </w:rPr>
        <w:t>necessary</w:t>
      </w:r>
      <w:r>
        <w:rPr>
          <w:spacing w:val="-12"/>
          <w:sz w:val="24"/>
        </w:rPr>
        <w:t xml:space="preserve"> </w:t>
      </w:r>
      <w:r>
        <w:rPr>
          <w:sz w:val="24"/>
        </w:rPr>
        <w:t>by</w:t>
      </w:r>
      <w:r>
        <w:rPr>
          <w:spacing w:val="-12"/>
          <w:sz w:val="24"/>
        </w:rPr>
        <w:t xml:space="preserve"> </w:t>
      </w:r>
      <w:r>
        <w:rPr>
          <w:sz w:val="24"/>
        </w:rPr>
        <w:t>the</w:t>
      </w:r>
      <w:r>
        <w:rPr>
          <w:spacing w:val="-5"/>
          <w:sz w:val="24"/>
        </w:rPr>
        <w:t xml:space="preserve"> </w:t>
      </w:r>
      <w:r>
        <w:rPr>
          <w:sz w:val="24"/>
        </w:rPr>
        <w:t>Contractor</w:t>
      </w:r>
      <w:r>
        <w:rPr>
          <w:spacing w:val="-10"/>
          <w:sz w:val="24"/>
        </w:rPr>
        <w:t xml:space="preserve"> </w:t>
      </w:r>
      <w:r>
        <w:rPr>
          <w:sz w:val="24"/>
        </w:rPr>
        <w:t>or</w:t>
      </w:r>
      <w:r>
        <w:rPr>
          <w:spacing w:val="-8"/>
          <w:sz w:val="24"/>
        </w:rPr>
        <w:t xml:space="preserve"> </w:t>
      </w:r>
      <w:r>
        <w:rPr>
          <w:sz w:val="24"/>
        </w:rPr>
        <w:t>requested</w:t>
      </w:r>
      <w:r>
        <w:rPr>
          <w:spacing w:val="-7"/>
          <w:sz w:val="24"/>
        </w:rPr>
        <w:t xml:space="preserve"> </w:t>
      </w:r>
      <w:r>
        <w:rPr>
          <w:sz w:val="24"/>
        </w:rPr>
        <w:t>by the Government</w:t>
      </w:r>
    </w:p>
    <w:p w14:paraId="65763E68" w14:textId="77777777" w:rsidR="00D61D72" w:rsidRDefault="00D61D72">
      <w:pPr>
        <w:pStyle w:val="BodyText"/>
        <w:spacing w:before="9"/>
        <w:rPr>
          <w:sz w:val="23"/>
        </w:rPr>
      </w:pPr>
    </w:p>
    <w:p w14:paraId="0444FA58" w14:textId="77777777" w:rsidR="00D61D72" w:rsidRDefault="00860DAE">
      <w:pPr>
        <w:pStyle w:val="BodyText"/>
        <w:spacing w:before="1" w:line="247" w:lineRule="auto"/>
        <w:ind w:left="1307" w:right="381" w:hanging="10"/>
      </w:pPr>
      <w:r>
        <w:t>For data that is stored at the SMRC via its website and or other data storage where information</w:t>
      </w:r>
      <w:r>
        <w:rPr>
          <w:spacing w:val="-3"/>
        </w:rPr>
        <w:t xml:space="preserve"> </w:t>
      </w:r>
      <w:r>
        <w:t>is:</w:t>
      </w:r>
      <w:r>
        <w:rPr>
          <w:spacing w:val="39"/>
        </w:rPr>
        <w:t xml:space="preserve"> </w:t>
      </w:r>
      <w:r>
        <w:t>(1)</w:t>
      </w:r>
      <w:r>
        <w:rPr>
          <w:spacing w:val="-5"/>
        </w:rPr>
        <w:t xml:space="preserve"> </w:t>
      </w:r>
      <w:r>
        <w:t>processed,</w:t>
      </w:r>
      <w:r>
        <w:rPr>
          <w:spacing w:val="-2"/>
        </w:rPr>
        <w:t xml:space="preserve"> </w:t>
      </w:r>
      <w:r>
        <w:t>(2)</w:t>
      </w:r>
      <w:r>
        <w:rPr>
          <w:spacing w:val="-5"/>
        </w:rPr>
        <w:t xml:space="preserve"> </w:t>
      </w:r>
      <w:r>
        <w:t>stored,</w:t>
      </w:r>
      <w:r>
        <w:rPr>
          <w:spacing w:val="-2"/>
        </w:rPr>
        <w:t xml:space="preserve"> </w:t>
      </w:r>
      <w:r>
        <w:t>(3)</w:t>
      </w:r>
      <w:r>
        <w:rPr>
          <w:spacing w:val="-5"/>
        </w:rPr>
        <w:t xml:space="preserve"> </w:t>
      </w:r>
      <w:r>
        <w:t>facilitate</w:t>
      </w:r>
      <w:r>
        <w:rPr>
          <w:spacing w:val="-5"/>
        </w:rPr>
        <w:t xml:space="preserve"> </w:t>
      </w:r>
      <w:r>
        <w:t>transport</w:t>
      </w:r>
      <w:r>
        <w:rPr>
          <w:spacing w:val="-2"/>
        </w:rPr>
        <w:t xml:space="preserve"> </w:t>
      </w:r>
      <w:r>
        <w:t>of,</w:t>
      </w:r>
      <w:r>
        <w:rPr>
          <w:spacing w:val="-2"/>
        </w:rPr>
        <w:t xml:space="preserve"> </w:t>
      </w:r>
      <w:r>
        <w:t>or</w:t>
      </w:r>
      <w:r>
        <w:rPr>
          <w:spacing w:val="-3"/>
        </w:rPr>
        <w:t xml:space="preserve"> </w:t>
      </w:r>
      <w:r>
        <w:t>(4)</w:t>
      </w:r>
      <w:r>
        <w:rPr>
          <w:spacing w:val="-3"/>
        </w:rPr>
        <w:t xml:space="preserve"> </w:t>
      </w:r>
      <w:r>
        <w:t>access/maintain Federal information; pursuant to Federal, DHHS, and CMS Information Security Program Policies the following requirements apply:</w:t>
      </w:r>
      <w:r>
        <w:rPr>
          <w:spacing w:val="40"/>
        </w:rPr>
        <w:t xml:space="preserve"> </w:t>
      </w:r>
      <w:r>
        <w:t>The SMRC shall retain records as directed by to CMS.</w:t>
      </w:r>
      <w:r>
        <w:rPr>
          <w:spacing w:val="40"/>
        </w:rPr>
        <w:t xml:space="preserve"> </w:t>
      </w:r>
      <w:r>
        <w:t>The SMRC shall furnish CMS with findings for final claim decisions, reports, reconciled data (if applicable) organized by projects/tasks. All information shall be encrypted and provided on a hard drive (e.g., encrypted hard drive) or</w:t>
      </w:r>
      <w:r>
        <w:rPr>
          <w:spacing w:val="-6"/>
        </w:rPr>
        <w:t xml:space="preserve"> </w:t>
      </w:r>
      <w:r>
        <w:t>other</w:t>
      </w:r>
      <w:r>
        <w:rPr>
          <w:spacing w:val="-6"/>
        </w:rPr>
        <w:t xml:space="preserve"> </w:t>
      </w:r>
      <w:r>
        <w:t>electronic</w:t>
      </w:r>
      <w:r>
        <w:rPr>
          <w:spacing w:val="-6"/>
        </w:rPr>
        <w:t xml:space="preserve"> </w:t>
      </w:r>
      <w:r>
        <w:t>media</w:t>
      </w:r>
      <w:r>
        <w:rPr>
          <w:spacing w:val="-4"/>
        </w:rPr>
        <w:t xml:space="preserve"> </w:t>
      </w:r>
      <w:r>
        <w:t>as</w:t>
      </w:r>
      <w:r>
        <w:rPr>
          <w:spacing w:val="-5"/>
        </w:rPr>
        <w:t xml:space="preserve"> </w:t>
      </w:r>
      <w:r>
        <w:t>agreed</w:t>
      </w:r>
      <w:r>
        <w:rPr>
          <w:spacing w:val="-5"/>
        </w:rPr>
        <w:t xml:space="preserve"> </w:t>
      </w:r>
      <w:r>
        <w:t>upon</w:t>
      </w:r>
      <w:r>
        <w:rPr>
          <w:spacing w:val="-3"/>
        </w:rPr>
        <w:t xml:space="preserve"> </w:t>
      </w:r>
      <w:r>
        <w:t>with</w:t>
      </w:r>
      <w:r>
        <w:rPr>
          <w:spacing w:val="-5"/>
        </w:rPr>
        <w:t xml:space="preserve"> </w:t>
      </w:r>
      <w:r>
        <w:t>CMS.</w:t>
      </w:r>
      <w:r>
        <w:rPr>
          <w:spacing w:val="-5"/>
        </w:rPr>
        <w:t xml:space="preserve"> </w:t>
      </w:r>
      <w:r>
        <w:t>CMS</w:t>
      </w:r>
      <w:r>
        <w:rPr>
          <w:spacing w:val="-4"/>
        </w:rPr>
        <w:t xml:space="preserve"> </w:t>
      </w:r>
      <w:r>
        <w:t>will</w:t>
      </w:r>
      <w:r>
        <w:rPr>
          <w:spacing w:val="-4"/>
        </w:rPr>
        <w:t xml:space="preserve"> </w:t>
      </w:r>
      <w:r>
        <w:t>notify</w:t>
      </w:r>
      <w:r>
        <w:rPr>
          <w:spacing w:val="-14"/>
        </w:rPr>
        <w:t xml:space="preserve"> </w:t>
      </w:r>
      <w:r>
        <w:t>the</w:t>
      </w:r>
      <w:r>
        <w:rPr>
          <w:spacing w:val="-6"/>
        </w:rPr>
        <w:t xml:space="preserve"> </w:t>
      </w:r>
      <w:r>
        <w:t>SMRC</w:t>
      </w:r>
      <w:r>
        <w:rPr>
          <w:spacing w:val="-4"/>
        </w:rPr>
        <w:t xml:space="preserve"> </w:t>
      </w:r>
      <w:r>
        <w:t>when</w:t>
      </w:r>
      <w:r>
        <w:rPr>
          <w:spacing w:val="-5"/>
        </w:rPr>
        <w:t xml:space="preserve"> </w:t>
      </w:r>
      <w:r>
        <w:t>all work</w:t>
      </w:r>
      <w:r>
        <w:rPr>
          <w:spacing w:val="-1"/>
        </w:rPr>
        <w:t xml:space="preserve"> </w:t>
      </w:r>
      <w:r>
        <w:t>under</w:t>
      </w:r>
      <w:r>
        <w:rPr>
          <w:spacing w:val="-2"/>
        </w:rPr>
        <w:t xml:space="preserve"> </w:t>
      </w:r>
      <w:r>
        <w:t>this</w:t>
      </w:r>
      <w:r>
        <w:rPr>
          <w:spacing w:val="-1"/>
        </w:rPr>
        <w:t xml:space="preserve"> </w:t>
      </w:r>
      <w:r>
        <w:t>contract can</w:t>
      </w:r>
      <w:r>
        <w:rPr>
          <w:spacing w:val="-1"/>
        </w:rPr>
        <w:t xml:space="preserve"> </w:t>
      </w:r>
      <w:r>
        <w:t>be</w:t>
      </w:r>
      <w:r>
        <w:rPr>
          <w:spacing w:val="-2"/>
        </w:rPr>
        <w:t xml:space="preserve"> </w:t>
      </w:r>
      <w:r>
        <w:t>destroyed,</w:t>
      </w:r>
      <w:r>
        <w:rPr>
          <w:spacing w:val="-1"/>
        </w:rPr>
        <w:t xml:space="preserve"> </w:t>
      </w:r>
      <w:r>
        <w:t>and</w:t>
      </w:r>
      <w:r>
        <w:rPr>
          <w:spacing w:val="-1"/>
        </w:rPr>
        <w:t xml:space="preserve"> </w:t>
      </w:r>
      <w:r>
        <w:t>or SMRC</w:t>
      </w:r>
      <w:r>
        <w:rPr>
          <w:spacing w:val="-1"/>
        </w:rPr>
        <w:t xml:space="preserve"> </w:t>
      </w:r>
      <w:r>
        <w:t>website</w:t>
      </w:r>
      <w:r>
        <w:rPr>
          <w:spacing w:val="-2"/>
        </w:rPr>
        <w:t xml:space="preserve"> </w:t>
      </w:r>
      <w:r>
        <w:t>data</w:t>
      </w:r>
      <w:r>
        <w:rPr>
          <w:spacing w:val="-2"/>
        </w:rPr>
        <w:t xml:space="preserve"> </w:t>
      </w:r>
      <w:r>
        <w:t>can be</w:t>
      </w:r>
      <w:r>
        <w:rPr>
          <w:spacing w:val="-2"/>
        </w:rPr>
        <w:t xml:space="preserve"> </w:t>
      </w:r>
      <w:r>
        <w:t>disengaged once it is confirmed that all data has been received.</w:t>
      </w:r>
    </w:p>
    <w:p w14:paraId="6544BE49" w14:textId="77777777" w:rsidR="00D61D72" w:rsidRDefault="00D61D72">
      <w:pPr>
        <w:pStyle w:val="BodyText"/>
        <w:spacing w:before="2"/>
        <w:rPr>
          <w:sz w:val="27"/>
        </w:rPr>
      </w:pPr>
    </w:p>
    <w:p w14:paraId="1944D8D4" w14:textId="77777777" w:rsidR="00D61D72" w:rsidRDefault="00860DAE" w:rsidP="00F418C1">
      <w:pPr>
        <w:pStyle w:val="Heading2"/>
        <w:spacing w:before="1"/>
        <w:ind w:left="900"/>
      </w:pPr>
      <w:bookmarkStart w:id="45" w:name="Standard_Operating_Procedures_(SOPs):"/>
      <w:bookmarkEnd w:id="45"/>
      <w:r>
        <w:t>Standard</w:t>
      </w:r>
      <w:r>
        <w:rPr>
          <w:spacing w:val="-8"/>
        </w:rPr>
        <w:t xml:space="preserve"> </w:t>
      </w:r>
      <w:r>
        <w:t>Operating</w:t>
      </w:r>
      <w:r>
        <w:rPr>
          <w:spacing w:val="-9"/>
        </w:rPr>
        <w:t xml:space="preserve"> </w:t>
      </w:r>
      <w:r>
        <w:t>Procedures</w:t>
      </w:r>
      <w:r>
        <w:rPr>
          <w:spacing w:val="-6"/>
        </w:rPr>
        <w:t xml:space="preserve"> </w:t>
      </w:r>
      <w:r>
        <w:rPr>
          <w:spacing w:val="-2"/>
        </w:rPr>
        <w:t>(SOPs):</w:t>
      </w:r>
    </w:p>
    <w:p w14:paraId="013EFC7C" w14:textId="77777777" w:rsidR="00D61D72" w:rsidRDefault="00D61D72">
      <w:pPr>
        <w:pStyle w:val="BodyText"/>
        <w:spacing w:before="1"/>
        <w:rPr>
          <w:b/>
          <w:sz w:val="28"/>
        </w:rPr>
      </w:pPr>
    </w:p>
    <w:p w14:paraId="6868CEC0" w14:textId="77777777" w:rsidR="00D61D72" w:rsidRDefault="00860DAE" w:rsidP="00F418C1">
      <w:pPr>
        <w:pStyle w:val="BodyText"/>
        <w:spacing w:before="1" w:line="247" w:lineRule="auto"/>
        <w:ind w:left="900" w:right="377" w:hanging="10"/>
      </w:pPr>
      <w:r>
        <w:t>The Contractor shall develop SOPs for key tasks. Key tasks should have a uniform process for performing such activities to ensure the integrity of the SMRC work. The primary key task for the Contractor is to document the process to identify erroneous/improper payments. In addition, CMS</w:t>
      </w:r>
      <w:r>
        <w:rPr>
          <w:spacing w:val="-5"/>
        </w:rPr>
        <w:t xml:space="preserve"> </w:t>
      </w:r>
      <w:r>
        <w:t>and</w:t>
      </w:r>
      <w:r>
        <w:rPr>
          <w:spacing w:val="-6"/>
        </w:rPr>
        <w:t xml:space="preserve"> </w:t>
      </w:r>
      <w:r>
        <w:t>the</w:t>
      </w:r>
      <w:r>
        <w:rPr>
          <w:spacing w:val="-9"/>
        </w:rPr>
        <w:t xml:space="preserve"> </w:t>
      </w:r>
      <w:r>
        <w:t>contractor</w:t>
      </w:r>
      <w:r>
        <w:rPr>
          <w:spacing w:val="-9"/>
        </w:rPr>
        <w:t xml:space="preserve"> </w:t>
      </w:r>
      <w:r>
        <w:t>shall</w:t>
      </w:r>
      <w:r>
        <w:rPr>
          <w:spacing w:val="-5"/>
        </w:rPr>
        <w:t xml:space="preserve"> </w:t>
      </w:r>
      <w:r>
        <w:t>agree</w:t>
      </w:r>
      <w:r>
        <w:rPr>
          <w:spacing w:val="-7"/>
        </w:rPr>
        <w:t xml:space="preserve"> </w:t>
      </w:r>
      <w:r>
        <w:t>upon</w:t>
      </w:r>
      <w:r>
        <w:rPr>
          <w:spacing w:val="-6"/>
        </w:rPr>
        <w:t xml:space="preserve"> </w:t>
      </w:r>
      <w:r>
        <w:t>other</w:t>
      </w:r>
      <w:r>
        <w:rPr>
          <w:spacing w:val="-7"/>
        </w:rPr>
        <w:t xml:space="preserve"> </w:t>
      </w:r>
      <w:r>
        <w:t>activities</w:t>
      </w:r>
      <w:r>
        <w:rPr>
          <w:spacing w:val="-6"/>
        </w:rPr>
        <w:t xml:space="preserve"> </w:t>
      </w:r>
      <w:r>
        <w:t>that</w:t>
      </w:r>
      <w:r>
        <w:rPr>
          <w:spacing w:val="-5"/>
        </w:rPr>
        <w:t xml:space="preserve"> </w:t>
      </w:r>
      <w:r>
        <w:t>are</w:t>
      </w:r>
      <w:r>
        <w:rPr>
          <w:spacing w:val="-9"/>
        </w:rPr>
        <w:t xml:space="preserve"> </w:t>
      </w:r>
      <w:r>
        <w:t>considered</w:t>
      </w:r>
      <w:r>
        <w:rPr>
          <w:spacing w:val="-4"/>
        </w:rPr>
        <w:t xml:space="preserve"> </w:t>
      </w:r>
      <w:r>
        <w:t>key</w:t>
      </w:r>
      <w:r>
        <w:rPr>
          <w:spacing w:val="-11"/>
        </w:rPr>
        <w:t xml:space="preserve"> </w:t>
      </w:r>
      <w:r>
        <w:t>and</w:t>
      </w:r>
      <w:r>
        <w:rPr>
          <w:spacing w:val="-6"/>
        </w:rPr>
        <w:t xml:space="preserve"> </w:t>
      </w:r>
      <w:r>
        <w:t>should</w:t>
      </w:r>
      <w:r>
        <w:rPr>
          <w:spacing w:val="-6"/>
        </w:rPr>
        <w:t xml:space="preserve"> </w:t>
      </w:r>
      <w:r>
        <w:t>have a SOP.</w:t>
      </w:r>
      <w:r>
        <w:rPr>
          <w:spacing w:val="80"/>
        </w:rPr>
        <w:t xml:space="preserve"> </w:t>
      </w:r>
      <w:r>
        <w:t>These SOPs shall be updated as processes changes.</w:t>
      </w:r>
      <w:r>
        <w:rPr>
          <w:spacing w:val="80"/>
        </w:rPr>
        <w:t xml:space="preserve"> </w:t>
      </w:r>
      <w:r>
        <w:t>Key SOPs shall be delivered to CMS for review.</w:t>
      </w:r>
    </w:p>
    <w:p w14:paraId="17D09450" w14:textId="77777777" w:rsidR="00D61D72" w:rsidRDefault="00D61D72">
      <w:pPr>
        <w:pStyle w:val="BodyText"/>
        <w:spacing w:before="2"/>
        <w:rPr>
          <w:sz w:val="27"/>
        </w:rPr>
      </w:pPr>
    </w:p>
    <w:p w14:paraId="37D689F8" w14:textId="77777777" w:rsidR="00D61D72" w:rsidRDefault="00860DAE" w:rsidP="00F418C1">
      <w:pPr>
        <w:pStyle w:val="BodyText"/>
        <w:spacing w:line="247" w:lineRule="auto"/>
        <w:ind w:left="900" w:right="420" w:hanging="10"/>
      </w:pPr>
      <w:r>
        <w:t>See</w:t>
      </w:r>
      <w:r>
        <w:rPr>
          <w:spacing w:val="-10"/>
        </w:rPr>
        <w:t xml:space="preserve"> </w:t>
      </w:r>
      <w:r>
        <w:t>reporting</w:t>
      </w:r>
      <w:r>
        <w:rPr>
          <w:spacing w:val="-11"/>
        </w:rPr>
        <w:t xml:space="preserve"> </w:t>
      </w:r>
      <w:r>
        <w:t>requirements</w:t>
      </w:r>
      <w:r>
        <w:rPr>
          <w:spacing w:val="-9"/>
        </w:rPr>
        <w:t xml:space="preserve"> </w:t>
      </w:r>
      <w:r>
        <w:t>listed</w:t>
      </w:r>
      <w:r>
        <w:rPr>
          <w:spacing w:val="-9"/>
        </w:rPr>
        <w:t xml:space="preserve"> </w:t>
      </w:r>
      <w:r>
        <w:t>in</w:t>
      </w:r>
      <w:r>
        <w:rPr>
          <w:spacing w:val="-9"/>
        </w:rPr>
        <w:t xml:space="preserve"> </w:t>
      </w:r>
      <w:r>
        <w:t>section</w:t>
      </w:r>
      <w:r>
        <w:rPr>
          <w:spacing w:val="-9"/>
        </w:rPr>
        <w:t xml:space="preserve"> </w:t>
      </w:r>
      <w:r>
        <w:t>titled</w:t>
      </w:r>
      <w:r>
        <w:rPr>
          <w:spacing w:val="-9"/>
        </w:rPr>
        <w:t xml:space="preserve"> </w:t>
      </w:r>
      <w:r>
        <w:t>“Reporting</w:t>
      </w:r>
      <w:r>
        <w:rPr>
          <w:spacing w:val="-11"/>
        </w:rPr>
        <w:t xml:space="preserve"> </w:t>
      </w:r>
      <w:r>
        <w:t>Requirements”</w:t>
      </w:r>
      <w:r>
        <w:rPr>
          <w:spacing w:val="-8"/>
        </w:rPr>
        <w:t xml:space="preserve"> </w:t>
      </w:r>
      <w:r>
        <w:t>and</w:t>
      </w:r>
      <w:r>
        <w:rPr>
          <w:spacing w:val="-9"/>
        </w:rPr>
        <w:t xml:space="preserve"> </w:t>
      </w:r>
      <w:r>
        <w:t xml:space="preserve">deliverable </w:t>
      </w:r>
      <w:r>
        <w:rPr>
          <w:spacing w:val="-2"/>
        </w:rPr>
        <w:t>table.</w:t>
      </w:r>
    </w:p>
    <w:p w14:paraId="3C77BED1" w14:textId="77777777" w:rsidR="00D61D72" w:rsidRDefault="00D61D72">
      <w:pPr>
        <w:pStyle w:val="BodyText"/>
        <w:spacing w:before="2"/>
        <w:rPr>
          <w:sz w:val="27"/>
        </w:rPr>
      </w:pPr>
    </w:p>
    <w:p w14:paraId="58E03BF4" w14:textId="77777777" w:rsidR="00D61D72" w:rsidRDefault="00860DAE" w:rsidP="00F418C1">
      <w:pPr>
        <w:pStyle w:val="Heading2"/>
        <w:ind w:left="900"/>
      </w:pPr>
      <w:bookmarkStart w:id="46" w:name="Task_10:_Customer_Service"/>
      <w:bookmarkEnd w:id="46"/>
      <w:r>
        <w:t>Task</w:t>
      </w:r>
      <w:r>
        <w:rPr>
          <w:spacing w:val="-3"/>
        </w:rPr>
        <w:t xml:space="preserve"> </w:t>
      </w:r>
      <w:r>
        <w:t>10:</w:t>
      </w:r>
      <w:r>
        <w:rPr>
          <w:spacing w:val="-5"/>
        </w:rPr>
        <w:t xml:space="preserve"> </w:t>
      </w:r>
      <w:r>
        <w:t>Customer</w:t>
      </w:r>
      <w:r>
        <w:rPr>
          <w:spacing w:val="-4"/>
        </w:rPr>
        <w:t xml:space="preserve"> </w:t>
      </w:r>
      <w:r>
        <w:rPr>
          <w:spacing w:val="-2"/>
        </w:rPr>
        <w:t>Service</w:t>
      </w:r>
    </w:p>
    <w:p w14:paraId="2D3D94E5" w14:textId="1F4683A7" w:rsidR="00D61D72" w:rsidRDefault="00860DAE" w:rsidP="00046C5A">
      <w:pPr>
        <w:pStyle w:val="BodyText"/>
        <w:spacing w:before="79" w:line="247" w:lineRule="auto"/>
        <w:ind w:left="900" w:right="377" w:hanging="10"/>
      </w:pPr>
      <w:r>
        <w:t>Customer service addresses the ability to provide quality services effectively and to increase the overall level of customer service and satisfaction. The Contractor shall provide a toll</w:t>
      </w:r>
      <w:r w:rsidR="00050E59">
        <w:t>-</w:t>
      </w:r>
      <w:r>
        <w:t>free customer</w:t>
      </w:r>
      <w:r>
        <w:rPr>
          <w:spacing w:val="-9"/>
        </w:rPr>
        <w:t xml:space="preserve"> </w:t>
      </w:r>
      <w:r>
        <w:t>service/support</w:t>
      </w:r>
      <w:r>
        <w:rPr>
          <w:spacing w:val="-2"/>
        </w:rPr>
        <w:t xml:space="preserve"> </w:t>
      </w:r>
      <w:r>
        <w:t>telephone</w:t>
      </w:r>
      <w:r>
        <w:rPr>
          <w:spacing w:val="-9"/>
        </w:rPr>
        <w:t xml:space="preserve"> </w:t>
      </w:r>
      <w:r>
        <w:t>number</w:t>
      </w:r>
      <w:r>
        <w:rPr>
          <w:spacing w:val="-7"/>
        </w:rPr>
        <w:t xml:space="preserve"> </w:t>
      </w:r>
      <w:r>
        <w:t>operable</w:t>
      </w:r>
      <w:r>
        <w:rPr>
          <w:spacing w:val="-9"/>
        </w:rPr>
        <w:t xml:space="preserve"> </w:t>
      </w:r>
      <w:r>
        <w:t>and</w:t>
      </w:r>
      <w:r>
        <w:rPr>
          <w:spacing w:val="-6"/>
        </w:rPr>
        <w:t xml:space="preserve"> </w:t>
      </w:r>
      <w:r>
        <w:t>staffed</w:t>
      </w:r>
      <w:r>
        <w:rPr>
          <w:spacing w:val="-6"/>
        </w:rPr>
        <w:t xml:space="preserve"> </w:t>
      </w:r>
      <w:r>
        <w:t>during</w:t>
      </w:r>
      <w:r>
        <w:rPr>
          <w:spacing w:val="-11"/>
        </w:rPr>
        <w:t xml:space="preserve"> </w:t>
      </w:r>
      <w:r>
        <w:t>normal</w:t>
      </w:r>
      <w:r>
        <w:rPr>
          <w:spacing w:val="-5"/>
        </w:rPr>
        <w:t xml:space="preserve"> </w:t>
      </w:r>
      <w:r>
        <w:t>business</w:t>
      </w:r>
      <w:r>
        <w:rPr>
          <w:spacing w:val="-6"/>
        </w:rPr>
        <w:t xml:space="preserve"> </w:t>
      </w:r>
      <w:r>
        <w:t>hours</w:t>
      </w:r>
      <w:r>
        <w:rPr>
          <w:spacing w:val="-6"/>
        </w:rPr>
        <w:t xml:space="preserve"> </w:t>
      </w:r>
      <w:r>
        <w:t>to accept calls from 8:30 a.m. to 6:00 p.m. eastern standard time.</w:t>
      </w:r>
      <w:r>
        <w:rPr>
          <w:spacing w:val="80"/>
        </w:rPr>
        <w:t xml:space="preserve"> </w:t>
      </w:r>
      <w:r>
        <w:t>CMS allows the Contractor to close on federal holidays, without requesting approval.</w:t>
      </w:r>
      <w:r>
        <w:rPr>
          <w:spacing w:val="40"/>
        </w:rPr>
        <w:t xml:space="preserve"> </w:t>
      </w:r>
      <w:r>
        <w:t>After normal business hours, a message shall</w:t>
      </w:r>
      <w:r>
        <w:rPr>
          <w:spacing w:val="-3"/>
        </w:rPr>
        <w:t xml:space="preserve"> </w:t>
      </w:r>
      <w:r>
        <w:t>indicate</w:t>
      </w:r>
      <w:r>
        <w:rPr>
          <w:spacing w:val="-5"/>
        </w:rPr>
        <w:t xml:space="preserve"> </w:t>
      </w:r>
      <w:r>
        <w:t>the</w:t>
      </w:r>
      <w:r>
        <w:rPr>
          <w:spacing w:val="-5"/>
        </w:rPr>
        <w:t xml:space="preserve"> </w:t>
      </w:r>
      <w:r>
        <w:t>normal business</w:t>
      </w:r>
      <w:r>
        <w:rPr>
          <w:spacing w:val="-4"/>
        </w:rPr>
        <w:t xml:space="preserve"> </w:t>
      </w:r>
      <w:r>
        <w:t>hours</w:t>
      </w:r>
      <w:r>
        <w:rPr>
          <w:spacing w:val="-4"/>
        </w:rPr>
        <w:t xml:space="preserve"> </w:t>
      </w:r>
      <w:r>
        <w:t>for</w:t>
      </w:r>
      <w:r>
        <w:rPr>
          <w:spacing w:val="-5"/>
        </w:rPr>
        <w:t xml:space="preserve"> </w:t>
      </w:r>
      <w:r>
        <w:t>customer</w:t>
      </w:r>
      <w:r>
        <w:rPr>
          <w:spacing w:val="-5"/>
        </w:rPr>
        <w:t xml:space="preserve"> </w:t>
      </w:r>
      <w:r>
        <w:t>service.</w:t>
      </w:r>
      <w:r>
        <w:rPr>
          <w:spacing w:val="39"/>
        </w:rPr>
        <w:t xml:space="preserve"> </w:t>
      </w:r>
      <w:r>
        <w:t>All</w:t>
      </w:r>
      <w:r>
        <w:rPr>
          <w:spacing w:val="-3"/>
        </w:rPr>
        <w:t xml:space="preserve"> </w:t>
      </w:r>
      <w:r>
        <w:t>messages</w:t>
      </w:r>
      <w:r>
        <w:rPr>
          <w:spacing w:val="-4"/>
        </w:rPr>
        <w:t xml:space="preserve"> </w:t>
      </w:r>
      <w:r>
        <w:t>playing</w:t>
      </w:r>
      <w:r>
        <w:rPr>
          <w:spacing w:val="-4"/>
        </w:rPr>
        <w:t xml:space="preserve"> </w:t>
      </w:r>
      <w:r>
        <w:t>after</w:t>
      </w:r>
      <w:r>
        <w:rPr>
          <w:spacing w:val="-5"/>
        </w:rPr>
        <w:t xml:space="preserve"> </w:t>
      </w:r>
      <w:r>
        <w:t>normal business hours or while on hold shall be approved by the CMS COR and/or designees before</w:t>
      </w:r>
      <w:r>
        <w:rPr>
          <w:spacing w:val="40"/>
        </w:rPr>
        <w:t xml:space="preserve"> </w:t>
      </w:r>
      <w:r>
        <w:rPr>
          <w:spacing w:val="-4"/>
        </w:rPr>
        <w:t>use.</w:t>
      </w:r>
    </w:p>
    <w:p w14:paraId="2E85F002" w14:textId="77777777" w:rsidR="00D61D72" w:rsidRDefault="00D61D72" w:rsidP="00046C5A">
      <w:pPr>
        <w:pStyle w:val="BodyText"/>
        <w:spacing w:before="5"/>
        <w:ind w:left="900"/>
        <w:rPr>
          <w:sz w:val="27"/>
        </w:rPr>
      </w:pPr>
    </w:p>
    <w:p w14:paraId="635535E5" w14:textId="77777777" w:rsidR="00D61D72" w:rsidRDefault="00860DAE" w:rsidP="00046C5A">
      <w:pPr>
        <w:pStyle w:val="BodyText"/>
        <w:spacing w:line="249" w:lineRule="auto"/>
        <w:ind w:left="900" w:right="377"/>
      </w:pPr>
      <w:r>
        <w:t>The Contractor shall operate a dedicated electronic mailbox for the SMRC work and be able to send secured messages. CMS and the Contractor will determine the mailbox management protocols</w:t>
      </w:r>
      <w:r>
        <w:rPr>
          <w:spacing w:val="-7"/>
        </w:rPr>
        <w:t xml:space="preserve"> </w:t>
      </w:r>
      <w:r>
        <w:t>along</w:t>
      </w:r>
      <w:r>
        <w:rPr>
          <w:spacing w:val="-7"/>
        </w:rPr>
        <w:t xml:space="preserve"> </w:t>
      </w:r>
      <w:r>
        <w:t>with</w:t>
      </w:r>
      <w:r>
        <w:rPr>
          <w:spacing w:val="-7"/>
        </w:rPr>
        <w:t xml:space="preserve"> </w:t>
      </w:r>
      <w:r>
        <w:t>developing</w:t>
      </w:r>
      <w:r>
        <w:rPr>
          <w:spacing w:val="-9"/>
        </w:rPr>
        <w:t xml:space="preserve"> </w:t>
      </w:r>
      <w:r>
        <w:t>frequently</w:t>
      </w:r>
      <w:r>
        <w:rPr>
          <w:spacing w:val="-12"/>
        </w:rPr>
        <w:t xml:space="preserve"> </w:t>
      </w:r>
      <w:r>
        <w:t>ask</w:t>
      </w:r>
      <w:r>
        <w:rPr>
          <w:spacing w:val="-7"/>
        </w:rPr>
        <w:t xml:space="preserve"> </w:t>
      </w:r>
      <w:r>
        <w:t>questions</w:t>
      </w:r>
      <w:r>
        <w:rPr>
          <w:spacing w:val="-7"/>
        </w:rPr>
        <w:t xml:space="preserve"> </w:t>
      </w:r>
      <w:r>
        <w:t>(FAQs)</w:t>
      </w:r>
      <w:r>
        <w:rPr>
          <w:spacing w:val="-10"/>
        </w:rPr>
        <w:t xml:space="preserve"> </w:t>
      </w:r>
      <w:r>
        <w:t>to</w:t>
      </w:r>
      <w:r>
        <w:rPr>
          <w:spacing w:val="-4"/>
        </w:rPr>
        <w:t xml:space="preserve"> </w:t>
      </w:r>
      <w:r>
        <w:t>ensure</w:t>
      </w:r>
      <w:r>
        <w:rPr>
          <w:spacing w:val="-5"/>
        </w:rPr>
        <w:t xml:space="preserve"> </w:t>
      </w:r>
      <w:r>
        <w:t>consistent</w:t>
      </w:r>
      <w:r>
        <w:rPr>
          <w:spacing w:val="-6"/>
        </w:rPr>
        <w:t xml:space="preserve"> </w:t>
      </w:r>
      <w:r>
        <w:t xml:space="preserve">responses. CMS and the Contractor will determine what type of questions should be triaged to CMS for a </w:t>
      </w:r>
      <w:r>
        <w:rPr>
          <w:spacing w:val="-2"/>
        </w:rPr>
        <w:t>response.</w:t>
      </w:r>
    </w:p>
    <w:p w14:paraId="570182BC" w14:textId="77777777" w:rsidR="00D61D72" w:rsidRDefault="00D61D72" w:rsidP="00046C5A">
      <w:pPr>
        <w:pStyle w:val="BodyText"/>
        <w:spacing w:before="8"/>
        <w:ind w:left="900"/>
        <w:rPr>
          <w:sz w:val="26"/>
        </w:rPr>
      </w:pPr>
    </w:p>
    <w:p w14:paraId="70013964" w14:textId="77777777" w:rsidR="00D61D72" w:rsidRDefault="00860DAE" w:rsidP="00046C5A">
      <w:pPr>
        <w:pStyle w:val="BodyText"/>
        <w:spacing w:line="247" w:lineRule="auto"/>
        <w:ind w:left="900" w:right="420" w:hanging="10"/>
      </w:pPr>
      <w:r>
        <w:t>The</w:t>
      </w:r>
      <w:r>
        <w:rPr>
          <w:spacing w:val="-7"/>
        </w:rPr>
        <w:t xml:space="preserve"> </w:t>
      </w:r>
      <w:r>
        <w:t>customer</w:t>
      </w:r>
      <w:r>
        <w:rPr>
          <w:spacing w:val="-7"/>
        </w:rPr>
        <w:t xml:space="preserve"> </w:t>
      </w:r>
      <w:r>
        <w:t>service</w:t>
      </w:r>
      <w:r>
        <w:rPr>
          <w:spacing w:val="-7"/>
        </w:rPr>
        <w:t xml:space="preserve"> </w:t>
      </w:r>
      <w:r>
        <w:t>staff</w:t>
      </w:r>
      <w:r>
        <w:rPr>
          <w:spacing w:val="-7"/>
        </w:rPr>
        <w:t xml:space="preserve"> </w:t>
      </w:r>
      <w:r>
        <w:t>shall</w:t>
      </w:r>
      <w:r>
        <w:rPr>
          <w:spacing w:val="-5"/>
        </w:rPr>
        <w:t xml:space="preserve"> </w:t>
      </w:r>
      <w:r>
        <w:t>be</w:t>
      </w:r>
      <w:r>
        <w:rPr>
          <w:spacing w:val="-7"/>
        </w:rPr>
        <w:t xml:space="preserve"> </w:t>
      </w:r>
      <w:r>
        <w:t>knowledgeable</w:t>
      </w:r>
      <w:r>
        <w:rPr>
          <w:spacing w:val="-7"/>
        </w:rPr>
        <w:t xml:space="preserve"> </w:t>
      </w:r>
      <w:r>
        <w:t>about</w:t>
      </w:r>
      <w:r>
        <w:rPr>
          <w:spacing w:val="-5"/>
        </w:rPr>
        <w:t xml:space="preserve"> </w:t>
      </w:r>
      <w:r>
        <w:t>the</w:t>
      </w:r>
      <w:r>
        <w:rPr>
          <w:spacing w:val="-7"/>
        </w:rPr>
        <w:t xml:space="preserve"> </w:t>
      </w:r>
      <w:r>
        <w:t>Medicare</w:t>
      </w:r>
      <w:r>
        <w:rPr>
          <w:spacing w:val="-7"/>
        </w:rPr>
        <w:t xml:space="preserve"> </w:t>
      </w:r>
      <w:r>
        <w:t>Program</w:t>
      </w:r>
      <w:r>
        <w:rPr>
          <w:spacing w:val="-5"/>
        </w:rPr>
        <w:t xml:space="preserve"> </w:t>
      </w:r>
      <w:r>
        <w:t>and</w:t>
      </w:r>
      <w:r>
        <w:rPr>
          <w:spacing w:val="-6"/>
        </w:rPr>
        <w:t xml:space="preserve"> </w:t>
      </w:r>
      <w:r>
        <w:t>shall</w:t>
      </w:r>
      <w:r>
        <w:rPr>
          <w:spacing w:val="-5"/>
        </w:rPr>
        <w:t xml:space="preserve"> </w:t>
      </w:r>
      <w:r>
        <w:t>have the</w:t>
      </w:r>
      <w:r>
        <w:rPr>
          <w:spacing w:val="-5"/>
        </w:rPr>
        <w:t xml:space="preserve"> </w:t>
      </w:r>
      <w:r>
        <w:t>ability</w:t>
      </w:r>
      <w:r>
        <w:rPr>
          <w:spacing w:val="-9"/>
        </w:rPr>
        <w:t xml:space="preserve"> </w:t>
      </w:r>
      <w:r>
        <w:t>to</w:t>
      </w:r>
      <w:r>
        <w:rPr>
          <w:spacing w:val="-4"/>
        </w:rPr>
        <w:t xml:space="preserve"> </w:t>
      </w:r>
      <w:r>
        <w:t>resolve</w:t>
      </w:r>
      <w:r>
        <w:rPr>
          <w:spacing w:val="-2"/>
        </w:rPr>
        <w:t xml:space="preserve"> </w:t>
      </w:r>
      <w:r>
        <w:t>concerns.</w:t>
      </w:r>
      <w:r>
        <w:rPr>
          <w:spacing w:val="40"/>
        </w:rPr>
        <w:t xml:space="preserve"> </w:t>
      </w:r>
      <w:r>
        <w:t>Issues</w:t>
      </w:r>
      <w:r>
        <w:rPr>
          <w:spacing w:val="-4"/>
        </w:rPr>
        <w:t xml:space="preserve"> </w:t>
      </w:r>
      <w:r>
        <w:t>unable</w:t>
      </w:r>
      <w:r>
        <w:rPr>
          <w:spacing w:val="-5"/>
        </w:rPr>
        <w:t xml:space="preserve"> </w:t>
      </w:r>
      <w:r>
        <w:t>to</w:t>
      </w:r>
      <w:r>
        <w:rPr>
          <w:spacing w:val="-4"/>
        </w:rPr>
        <w:t xml:space="preserve"> </w:t>
      </w:r>
      <w:r>
        <w:t>be</w:t>
      </w:r>
      <w:r>
        <w:rPr>
          <w:spacing w:val="-5"/>
        </w:rPr>
        <w:t xml:space="preserve"> </w:t>
      </w:r>
      <w:r>
        <w:t>resolved</w:t>
      </w:r>
      <w:r>
        <w:rPr>
          <w:spacing w:val="-4"/>
        </w:rPr>
        <w:t xml:space="preserve"> </w:t>
      </w:r>
      <w:r>
        <w:t>by</w:t>
      </w:r>
      <w:r>
        <w:rPr>
          <w:spacing w:val="-6"/>
        </w:rPr>
        <w:t xml:space="preserve"> </w:t>
      </w:r>
      <w:r>
        <w:t>customer</w:t>
      </w:r>
      <w:r>
        <w:rPr>
          <w:spacing w:val="-5"/>
        </w:rPr>
        <w:t xml:space="preserve"> </w:t>
      </w:r>
      <w:r>
        <w:t>service</w:t>
      </w:r>
      <w:r>
        <w:rPr>
          <w:spacing w:val="-5"/>
        </w:rPr>
        <w:t xml:space="preserve"> </w:t>
      </w:r>
      <w:r>
        <w:t>staff,</w:t>
      </w:r>
      <w:r>
        <w:rPr>
          <w:spacing w:val="-4"/>
        </w:rPr>
        <w:t xml:space="preserve"> </w:t>
      </w:r>
      <w:r>
        <w:t>shall</w:t>
      </w:r>
      <w:r>
        <w:rPr>
          <w:spacing w:val="-3"/>
        </w:rPr>
        <w:t xml:space="preserve"> </w:t>
      </w:r>
      <w:r>
        <w:t>be brought to the Customer Service Manager (see Key Personnel Section).</w:t>
      </w:r>
      <w:r>
        <w:rPr>
          <w:spacing w:val="40"/>
        </w:rPr>
        <w:t xml:space="preserve"> </w:t>
      </w:r>
      <w:r>
        <w:t>Issues unable to be resolved by the Customer Service Manager shall be brought to the SMRC Program Manager.</w:t>
      </w:r>
    </w:p>
    <w:p w14:paraId="7A039C06" w14:textId="77777777" w:rsidR="00D61D72" w:rsidRDefault="00D61D72" w:rsidP="00046C5A">
      <w:pPr>
        <w:pStyle w:val="BodyText"/>
        <w:spacing w:before="2"/>
        <w:ind w:left="900"/>
        <w:rPr>
          <w:sz w:val="27"/>
        </w:rPr>
      </w:pPr>
    </w:p>
    <w:p w14:paraId="77858531" w14:textId="77777777" w:rsidR="00D61D72" w:rsidRDefault="00860DAE" w:rsidP="00046C5A">
      <w:pPr>
        <w:pStyle w:val="BodyText"/>
        <w:spacing w:line="247" w:lineRule="auto"/>
        <w:ind w:left="900" w:right="377" w:hanging="10"/>
      </w:pPr>
      <w:r>
        <w:t>In</w:t>
      </w:r>
      <w:r>
        <w:rPr>
          <w:spacing w:val="-6"/>
        </w:rPr>
        <w:t xml:space="preserve"> </w:t>
      </w:r>
      <w:r>
        <w:t>support</w:t>
      </w:r>
      <w:r>
        <w:rPr>
          <w:spacing w:val="-8"/>
        </w:rPr>
        <w:t xml:space="preserve"> </w:t>
      </w:r>
      <w:r>
        <w:t>of</w:t>
      </w:r>
      <w:r>
        <w:rPr>
          <w:spacing w:val="-7"/>
        </w:rPr>
        <w:t xml:space="preserve"> </w:t>
      </w:r>
      <w:r>
        <w:t>telephone,</w:t>
      </w:r>
      <w:r>
        <w:rPr>
          <w:spacing w:val="-1"/>
        </w:rPr>
        <w:t xml:space="preserve"> </w:t>
      </w:r>
      <w:r>
        <w:t>written</w:t>
      </w:r>
      <w:r>
        <w:rPr>
          <w:spacing w:val="-8"/>
        </w:rPr>
        <w:t xml:space="preserve"> </w:t>
      </w:r>
      <w:r>
        <w:t>and</w:t>
      </w:r>
      <w:r>
        <w:rPr>
          <w:spacing w:val="-6"/>
        </w:rPr>
        <w:t xml:space="preserve"> </w:t>
      </w:r>
      <w:r>
        <w:t>electronic</w:t>
      </w:r>
      <w:r>
        <w:rPr>
          <w:spacing w:val="-9"/>
        </w:rPr>
        <w:t xml:space="preserve"> </w:t>
      </w:r>
      <w:r>
        <w:t>communication,</w:t>
      </w:r>
      <w:r>
        <w:rPr>
          <w:spacing w:val="-8"/>
        </w:rPr>
        <w:t xml:space="preserve"> </w:t>
      </w:r>
      <w:r>
        <w:t>the</w:t>
      </w:r>
      <w:r>
        <w:rPr>
          <w:spacing w:val="-9"/>
        </w:rPr>
        <w:t xml:space="preserve"> </w:t>
      </w:r>
      <w:r>
        <w:t>Contractor</w:t>
      </w:r>
      <w:r>
        <w:rPr>
          <w:spacing w:val="-9"/>
        </w:rPr>
        <w:t xml:space="preserve"> </w:t>
      </w:r>
      <w:r>
        <w:t>shall</w:t>
      </w:r>
      <w:r>
        <w:rPr>
          <w:spacing w:val="-8"/>
        </w:rPr>
        <w:t xml:space="preserve"> </w:t>
      </w:r>
      <w:r>
        <w:t>do</w:t>
      </w:r>
      <w:r>
        <w:rPr>
          <w:spacing w:val="-8"/>
        </w:rPr>
        <w:t xml:space="preserve"> </w:t>
      </w:r>
      <w:r>
        <w:t xml:space="preserve">the </w:t>
      </w:r>
      <w:r>
        <w:rPr>
          <w:spacing w:val="-2"/>
        </w:rPr>
        <w:t>following:</w:t>
      </w:r>
    </w:p>
    <w:p w14:paraId="5853A21C" w14:textId="77777777" w:rsidR="00D61D72" w:rsidRPr="00046C5A" w:rsidRDefault="00860DAE" w:rsidP="00046C5A">
      <w:pPr>
        <w:pStyle w:val="ListParagraph"/>
        <w:numPr>
          <w:ilvl w:val="0"/>
          <w:numId w:val="58"/>
        </w:numPr>
        <w:tabs>
          <w:tab w:val="left" w:pos="937"/>
          <w:tab w:val="left" w:pos="938"/>
        </w:tabs>
        <w:spacing w:before="16"/>
        <w:rPr>
          <w:sz w:val="24"/>
        </w:rPr>
      </w:pPr>
      <w:r w:rsidRPr="00046C5A">
        <w:rPr>
          <w:sz w:val="24"/>
        </w:rPr>
        <w:t>Provide</w:t>
      </w:r>
      <w:r w:rsidRPr="00046C5A">
        <w:rPr>
          <w:spacing w:val="-10"/>
          <w:sz w:val="24"/>
        </w:rPr>
        <w:t xml:space="preserve"> </w:t>
      </w:r>
      <w:r w:rsidRPr="00046C5A">
        <w:rPr>
          <w:sz w:val="24"/>
        </w:rPr>
        <w:t>an</w:t>
      </w:r>
      <w:r w:rsidRPr="00046C5A">
        <w:rPr>
          <w:spacing w:val="-2"/>
          <w:sz w:val="24"/>
        </w:rPr>
        <w:t xml:space="preserve"> </w:t>
      </w:r>
      <w:r w:rsidRPr="00046C5A">
        <w:rPr>
          <w:sz w:val="24"/>
        </w:rPr>
        <w:t>overall</w:t>
      </w:r>
      <w:r w:rsidRPr="00046C5A">
        <w:rPr>
          <w:spacing w:val="-2"/>
          <w:sz w:val="24"/>
        </w:rPr>
        <w:t xml:space="preserve"> </w:t>
      </w:r>
      <w:r w:rsidRPr="00046C5A">
        <w:rPr>
          <w:sz w:val="24"/>
        </w:rPr>
        <w:t>environment</w:t>
      </w:r>
      <w:r w:rsidRPr="00046C5A">
        <w:rPr>
          <w:spacing w:val="-1"/>
          <w:sz w:val="24"/>
        </w:rPr>
        <w:t xml:space="preserve"> </w:t>
      </w:r>
      <w:r w:rsidRPr="00046C5A">
        <w:rPr>
          <w:sz w:val="24"/>
        </w:rPr>
        <w:t>where</w:t>
      </w:r>
      <w:r w:rsidRPr="00046C5A">
        <w:rPr>
          <w:spacing w:val="-6"/>
          <w:sz w:val="24"/>
        </w:rPr>
        <w:t xml:space="preserve"> </w:t>
      </w:r>
      <w:r w:rsidRPr="00046C5A">
        <w:rPr>
          <w:sz w:val="24"/>
        </w:rPr>
        <w:t>providers</w:t>
      </w:r>
      <w:r w:rsidRPr="00046C5A">
        <w:rPr>
          <w:spacing w:val="-2"/>
          <w:sz w:val="24"/>
        </w:rPr>
        <w:t xml:space="preserve"> </w:t>
      </w:r>
      <w:r w:rsidRPr="00046C5A">
        <w:rPr>
          <w:sz w:val="24"/>
        </w:rPr>
        <w:t>understand</w:t>
      </w:r>
      <w:r w:rsidRPr="00046C5A">
        <w:rPr>
          <w:spacing w:val="-1"/>
          <w:sz w:val="24"/>
        </w:rPr>
        <w:t xml:space="preserve"> </w:t>
      </w:r>
      <w:r w:rsidRPr="00046C5A">
        <w:rPr>
          <w:sz w:val="24"/>
        </w:rPr>
        <w:t>the</w:t>
      </w:r>
      <w:r w:rsidRPr="00046C5A">
        <w:rPr>
          <w:spacing w:val="-6"/>
          <w:sz w:val="24"/>
        </w:rPr>
        <w:t xml:space="preserve"> </w:t>
      </w:r>
      <w:r w:rsidRPr="00046C5A">
        <w:rPr>
          <w:sz w:val="24"/>
        </w:rPr>
        <w:t>Medicare</w:t>
      </w:r>
      <w:r w:rsidRPr="00046C5A">
        <w:rPr>
          <w:spacing w:val="-3"/>
          <w:sz w:val="24"/>
        </w:rPr>
        <w:t xml:space="preserve"> </w:t>
      </w:r>
      <w:r w:rsidRPr="00046C5A">
        <w:rPr>
          <w:sz w:val="24"/>
        </w:rPr>
        <w:t>FFS</w:t>
      </w:r>
      <w:r w:rsidRPr="00046C5A">
        <w:rPr>
          <w:spacing w:val="-1"/>
          <w:sz w:val="24"/>
        </w:rPr>
        <w:t xml:space="preserve"> </w:t>
      </w:r>
      <w:r w:rsidRPr="00046C5A">
        <w:rPr>
          <w:spacing w:val="-2"/>
          <w:sz w:val="24"/>
        </w:rPr>
        <w:t>program.</w:t>
      </w:r>
    </w:p>
    <w:p w14:paraId="1B7EE903" w14:textId="77777777" w:rsidR="00D61D72" w:rsidRPr="00046C5A" w:rsidRDefault="00860DAE" w:rsidP="00046C5A">
      <w:pPr>
        <w:pStyle w:val="ListParagraph"/>
        <w:numPr>
          <w:ilvl w:val="0"/>
          <w:numId w:val="58"/>
        </w:numPr>
        <w:tabs>
          <w:tab w:val="left" w:pos="937"/>
          <w:tab w:val="left" w:pos="938"/>
        </w:tabs>
        <w:spacing w:before="23" w:line="244" w:lineRule="auto"/>
        <w:ind w:right="1117"/>
        <w:rPr>
          <w:sz w:val="24"/>
        </w:rPr>
      </w:pPr>
      <w:r w:rsidRPr="00046C5A">
        <w:rPr>
          <w:sz w:val="24"/>
        </w:rPr>
        <w:t>Respond</w:t>
      </w:r>
      <w:r w:rsidRPr="00046C5A">
        <w:rPr>
          <w:spacing w:val="-9"/>
          <w:sz w:val="24"/>
        </w:rPr>
        <w:t xml:space="preserve"> </w:t>
      </w:r>
      <w:r w:rsidRPr="00046C5A">
        <w:rPr>
          <w:sz w:val="24"/>
        </w:rPr>
        <w:t>to</w:t>
      </w:r>
      <w:r w:rsidRPr="00046C5A">
        <w:rPr>
          <w:spacing w:val="-9"/>
          <w:sz w:val="24"/>
        </w:rPr>
        <w:t xml:space="preserve"> </w:t>
      </w:r>
      <w:r w:rsidRPr="00046C5A">
        <w:rPr>
          <w:sz w:val="24"/>
        </w:rPr>
        <w:t>provider</w:t>
      </w:r>
      <w:r w:rsidRPr="00046C5A">
        <w:rPr>
          <w:spacing w:val="-10"/>
          <w:sz w:val="24"/>
        </w:rPr>
        <w:t xml:space="preserve"> </w:t>
      </w:r>
      <w:r w:rsidRPr="00046C5A">
        <w:rPr>
          <w:sz w:val="24"/>
        </w:rPr>
        <w:t>telephone,</w:t>
      </w:r>
      <w:r w:rsidRPr="00046C5A">
        <w:rPr>
          <w:spacing w:val="-9"/>
          <w:sz w:val="24"/>
        </w:rPr>
        <w:t xml:space="preserve"> </w:t>
      </w:r>
      <w:r w:rsidRPr="00046C5A">
        <w:rPr>
          <w:sz w:val="24"/>
        </w:rPr>
        <w:t>written</w:t>
      </w:r>
      <w:r w:rsidRPr="00046C5A">
        <w:rPr>
          <w:spacing w:val="-7"/>
          <w:sz w:val="24"/>
        </w:rPr>
        <w:t xml:space="preserve"> </w:t>
      </w:r>
      <w:r w:rsidRPr="00046C5A">
        <w:rPr>
          <w:sz w:val="24"/>
        </w:rPr>
        <w:t>and</w:t>
      </w:r>
      <w:r w:rsidRPr="00046C5A">
        <w:rPr>
          <w:spacing w:val="-9"/>
          <w:sz w:val="24"/>
        </w:rPr>
        <w:t xml:space="preserve"> </w:t>
      </w:r>
      <w:r w:rsidRPr="00046C5A">
        <w:rPr>
          <w:sz w:val="24"/>
        </w:rPr>
        <w:t>electronic</w:t>
      </w:r>
      <w:r w:rsidRPr="00046C5A">
        <w:rPr>
          <w:spacing w:val="-10"/>
          <w:sz w:val="24"/>
        </w:rPr>
        <w:t xml:space="preserve"> </w:t>
      </w:r>
      <w:r w:rsidRPr="00046C5A">
        <w:rPr>
          <w:sz w:val="24"/>
        </w:rPr>
        <w:t>inquiries</w:t>
      </w:r>
      <w:r w:rsidRPr="00046C5A">
        <w:rPr>
          <w:spacing w:val="-9"/>
          <w:sz w:val="24"/>
        </w:rPr>
        <w:t xml:space="preserve"> </w:t>
      </w:r>
      <w:r w:rsidRPr="00046C5A">
        <w:rPr>
          <w:sz w:val="24"/>
        </w:rPr>
        <w:t>promptly,</w:t>
      </w:r>
      <w:r w:rsidRPr="00046C5A">
        <w:rPr>
          <w:spacing w:val="-7"/>
          <w:sz w:val="24"/>
        </w:rPr>
        <w:t xml:space="preserve"> </w:t>
      </w:r>
      <w:r w:rsidRPr="00046C5A">
        <w:rPr>
          <w:sz w:val="24"/>
        </w:rPr>
        <w:t>clearly,</w:t>
      </w:r>
      <w:r w:rsidRPr="00046C5A">
        <w:rPr>
          <w:spacing w:val="-7"/>
          <w:sz w:val="24"/>
        </w:rPr>
        <w:t xml:space="preserve"> </w:t>
      </w:r>
      <w:r w:rsidRPr="00046C5A">
        <w:rPr>
          <w:sz w:val="24"/>
        </w:rPr>
        <w:t xml:space="preserve">and </w:t>
      </w:r>
      <w:r w:rsidRPr="00046C5A">
        <w:rPr>
          <w:spacing w:val="-2"/>
          <w:sz w:val="24"/>
        </w:rPr>
        <w:t>accurately.</w:t>
      </w:r>
    </w:p>
    <w:p w14:paraId="6EBDCD96" w14:textId="77777777" w:rsidR="00D61D72" w:rsidRPr="00046C5A" w:rsidRDefault="00860DAE" w:rsidP="00046C5A">
      <w:pPr>
        <w:pStyle w:val="ListParagraph"/>
        <w:numPr>
          <w:ilvl w:val="0"/>
          <w:numId w:val="58"/>
        </w:numPr>
        <w:tabs>
          <w:tab w:val="left" w:pos="937"/>
          <w:tab w:val="left" w:pos="938"/>
        </w:tabs>
        <w:spacing w:before="17" w:line="247" w:lineRule="auto"/>
        <w:ind w:right="910"/>
        <w:rPr>
          <w:sz w:val="24"/>
        </w:rPr>
      </w:pPr>
      <w:r w:rsidRPr="00046C5A">
        <w:rPr>
          <w:sz w:val="24"/>
        </w:rPr>
        <w:t>Obtain detailed point of contact (POC) information from the provider/supplier/caller at the</w:t>
      </w:r>
      <w:r w:rsidRPr="00046C5A">
        <w:rPr>
          <w:spacing w:val="-8"/>
          <w:sz w:val="24"/>
        </w:rPr>
        <w:t xml:space="preserve"> </w:t>
      </w:r>
      <w:r w:rsidRPr="00046C5A">
        <w:rPr>
          <w:sz w:val="24"/>
        </w:rPr>
        <w:t>time</w:t>
      </w:r>
      <w:r w:rsidRPr="00046C5A">
        <w:rPr>
          <w:spacing w:val="-8"/>
          <w:sz w:val="24"/>
        </w:rPr>
        <w:t xml:space="preserve"> </w:t>
      </w:r>
      <w:r w:rsidRPr="00046C5A">
        <w:rPr>
          <w:sz w:val="24"/>
        </w:rPr>
        <w:t>of</w:t>
      </w:r>
      <w:r w:rsidRPr="00046C5A">
        <w:rPr>
          <w:spacing w:val="-6"/>
          <w:sz w:val="24"/>
        </w:rPr>
        <w:t xml:space="preserve"> </w:t>
      </w:r>
      <w:r w:rsidRPr="00046C5A">
        <w:rPr>
          <w:sz w:val="24"/>
        </w:rPr>
        <w:t>any</w:t>
      </w:r>
      <w:r w:rsidRPr="00046C5A">
        <w:rPr>
          <w:spacing w:val="-10"/>
          <w:sz w:val="24"/>
        </w:rPr>
        <w:t xml:space="preserve"> </w:t>
      </w:r>
      <w:r w:rsidRPr="00046C5A">
        <w:rPr>
          <w:sz w:val="24"/>
        </w:rPr>
        <w:t>incoming</w:t>
      </w:r>
      <w:r w:rsidRPr="00046C5A">
        <w:rPr>
          <w:spacing w:val="-5"/>
          <w:sz w:val="24"/>
        </w:rPr>
        <w:t xml:space="preserve"> </w:t>
      </w:r>
      <w:r w:rsidRPr="00046C5A">
        <w:rPr>
          <w:sz w:val="24"/>
        </w:rPr>
        <w:t>calls</w:t>
      </w:r>
      <w:r w:rsidRPr="00046C5A">
        <w:rPr>
          <w:spacing w:val="-5"/>
          <w:sz w:val="24"/>
        </w:rPr>
        <w:t xml:space="preserve"> </w:t>
      </w:r>
      <w:r w:rsidRPr="00046C5A">
        <w:rPr>
          <w:sz w:val="24"/>
        </w:rPr>
        <w:t>to</w:t>
      </w:r>
      <w:r w:rsidRPr="00046C5A">
        <w:rPr>
          <w:spacing w:val="-5"/>
          <w:sz w:val="24"/>
        </w:rPr>
        <w:t xml:space="preserve"> </w:t>
      </w:r>
      <w:r w:rsidRPr="00046C5A">
        <w:rPr>
          <w:sz w:val="24"/>
        </w:rPr>
        <w:t>the</w:t>
      </w:r>
      <w:r w:rsidRPr="00046C5A">
        <w:rPr>
          <w:spacing w:val="-8"/>
          <w:sz w:val="24"/>
        </w:rPr>
        <w:t xml:space="preserve"> </w:t>
      </w:r>
      <w:r w:rsidRPr="00046C5A">
        <w:rPr>
          <w:sz w:val="24"/>
        </w:rPr>
        <w:t>SMRC</w:t>
      </w:r>
      <w:r w:rsidRPr="00046C5A">
        <w:rPr>
          <w:spacing w:val="-7"/>
          <w:sz w:val="24"/>
        </w:rPr>
        <w:t xml:space="preserve"> </w:t>
      </w:r>
      <w:r w:rsidRPr="00046C5A">
        <w:rPr>
          <w:sz w:val="24"/>
        </w:rPr>
        <w:t>Customer</w:t>
      </w:r>
      <w:r w:rsidRPr="00046C5A">
        <w:rPr>
          <w:spacing w:val="-8"/>
          <w:sz w:val="24"/>
        </w:rPr>
        <w:t xml:space="preserve"> </w:t>
      </w:r>
      <w:r w:rsidRPr="00046C5A">
        <w:rPr>
          <w:sz w:val="24"/>
        </w:rPr>
        <w:t>Service</w:t>
      </w:r>
      <w:r w:rsidRPr="00046C5A">
        <w:rPr>
          <w:spacing w:val="-8"/>
          <w:sz w:val="24"/>
        </w:rPr>
        <w:t xml:space="preserve"> </w:t>
      </w:r>
      <w:r w:rsidRPr="00046C5A">
        <w:rPr>
          <w:sz w:val="24"/>
        </w:rPr>
        <w:t>Center.</w:t>
      </w:r>
      <w:r w:rsidRPr="00046C5A">
        <w:rPr>
          <w:spacing w:val="-5"/>
          <w:sz w:val="24"/>
        </w:rPr>
        <w:t xml:space="preserve"> </w:t>
      </w:r>
      <w:r w:rsidRPr="00046C5A">
        <w:rPr>
          <w:sz w:val="24"/>
        </w:rPr>
        <w:t>This</w:t>
      </w:r>
      <w:r w:rsidRPr="00046C5A">
        <w:rPr>
          <w:spacing w:val="-2"/>
          <w:sz w:val="24"/>
        </w:rPr>
        <w:t xml:space="preserve"> </w:t>
      </w:r>
      <w:r w:rsidRPr="00046C5A">
        <w:rPr>
          <w:sz w:val="24"/>
        </w:rPr>
        <w:t>information shall</w:t>
      </w:r>
      <w:r w:rsidRPr="00046C5A">
        <w:rPr>
          <w:spacing w:val="-5"/>
          <w:sz w:val="24"/>
        </w:rPr>
        <w:t xml:space="preserve"> </w:t>
      </w:r>
      <w:r w:rsidRPr="00046C5A">
        <w:rPr>
          <w:sz w:val="24"/>
        </w:rPr>
        <w:t>include</w:t>
      </w:r>
      <w:r w:rsidRPr="00046C5A">
        <w:rPr>
          <w:spacing w:val="-7"/>
          <w:sz w:val="24"/>
        </w:rPr>
        <w:t xml:space="preserve"> </w:t>
      </w:r>
      <w:r w:rsidRPr="00046C5A">
        <w:rPr>
          <w:sz w:val="24"/>
        </w:rPr>
        <w:t>the</w:t>
      </w:r>
      <w:r w:rsidRPr="00046C5A">
        <w:rPr>
          <w:spacing w:val="-7"/>
          <w:sz w:val="24"/>
        </w:rPr>
        <w:t xml:space="preserve"> </w:t>
      </w:r>
      <w:r w:rsidRPr="00046C5A">
        <w:rPr>
          <w:sz w:val="24"/>
        </w:rPr>
        <w:t>caller’s</w:t>
      </w:r>
      <w:r w:rsidRPr="00046C5A">
        <w:rPr>
          <w:spacing w:val="-2"/>
          <w:sz w:val="24"/>
        </w:rPr>
        <w:t xml:space="preserve"> </w:t>
      </w:r>
      <w:r w:rsidRPr="00046C5A">
        <w:rPr>
          <w:sz w:val="24"/>
        </w:rPr>
        <w:t>full</w:t>
      </w:r>
      <w:r w:rsidRPr="00046C5A">
        <w:rPr>
          <w:spacing w:val="-5"/>
          <w:sz w:val="24"/>
        </w:rPr>
        <w:t xml:space="preserve"> </w:t>
      </w:r>
      <w:r w:rsidRPr="00046C5A">
        <w:rPr>
          <w:sz w:val="24"/>
        </w:rPr>
        <w:t>name</w:t>
      </w:r>
      <w:r w:rsidRPr="00046C5A">
        <w:rPr>
          <w:spacing w:val="-7"/>
          <w:sz w:val="24"/>
        </w:rPr>
        <w:t xml:space="preserve"> </w:t>
      </w:r>
      <w:r w:rsidRPr="00046C5A">
        <w:rPr>
          <w:sz w:val="24"/>
        </w:rPr>
        <w:t>and</w:t>
      </w:r>
      <w:r w:rsidRPr="00046C5A">
        <w:rPr>
          <w:spacing w:val="-6"/>
          <w:sz w:val="24"/>
        </w:rPr>
        <w:t xml:space="preserve"> </w:t>
      </w:r>
      <w:r w:rsidRPr="00046C5A">
        <w:rPr>
          <w:sz w:val="24"/>
        </w:rPr>
        <w:t>title,</w:t>
      </w:r>
      <w:r w:rsidRPr="00046C5A">
        <w:rPr>
          <w:spacing w:val="-6"/>
          <w:sz w:val="24"/>
        </w:rPr>
        <w:t xml:space="preserve"> </w:t>
      </w:r>
      <w:r w:rsidRPr="00046C5A">
        <w:rPr>
          <w:sz w:val="24"/>
        </w:rPr>
        <w:t>business</w:t>
      </w:r>
      <w:r w:rsidRPr="00046C5A">
        <w:rPr>
          <w:spacing w:val="-6"/>
          <w:sz w:val="24"/>
        </w:rPr>
        <w:t xml:space="preserve"> </w:t>
      </w:r>
      <w:r w:rsidRPr="00046C5A">
        <w:rPr>
          <w:sz w:val="24"/>
        </w:rPr>
        <w:t>entity,</w:t>
      </w:r>
      <w:r w:rsidRPr="00046C5A">
        <w:rPr>
          <w:spacing w:val="-6"/>
          <w:sz w:val="24"/>
        </w:rPr>
        <w:t xml:space="preserve"> </w:t>
      </w:r>
      <w:r w:rsidRPr="00046C5A">
        <w:rPr>
          <w:sz w:val="24"/>
        </w:rPr>
        <w:t>phone</w:t>
      </w:r>
      <w:r w:rsidRPr="00046C5A">
        <w:rPr>
          <w:spacing w:val="-7"/>
          <w:sz w:val="24"/>
        </w:rPr>
        <w:t xml:space="preserve"> </w:t>
      </w:r>
      <w:r w:rsidRPr="00046C5A">
        <w:rPr>
          <w:sz w:val="24"/>
        </w:rPr>
        <w:t>number,</w:t>
      </w:r>
      <w:r w:rsidRPr="00046C5A">
        <w:rPr>
          <w:spacing w:val="-3"/>
          <w:sz w:val="24"/>
        </w:rPr>
        <w:t xml:space="preserve"> </w:t>
      </w:r>
      <w:r w:rsidRPr="00046C5A">
        <w:rPr>
          <w:sz w:val="24"/>
        </w:rPr>
        <w:t>address</w:t>
      </w:r>
      <w:r w:rsidRPr="00046C5A">
        <w:rPr>
          <w:spacing w:val="-3"/>
          <w:sz w:val="24"/>
        </w:rPr>
        <w:t xml:space="preserve"> </w:t>
      </w:r>
      <w:r w:rsidRPr="00046C5A">
        <w:rPr>
          <w:sz w:val="24"/>
        </w:rPr>
        <w:t>and email address. This information shall be stored in a way that promotes easy access and information retrieval.</w:t>
      </w:r>
    </w:p>
    <w:p w14:paraId="0284E7DC" w14:textId="77777777" w:rsidR="00D61D72" w:rsidRPr="00046C5A" w:rsidRDefault="00860DAE" w:rsidP="00046C5A">
      <w:pPr>
        <w:pStyle w:val="ListParagraph"/>
        <w:numPr>
          <w:ilvl w:val="0"/>
          <w:numId w:val="58"/>
        </w:numPr>
        <w:tabs>
          <w:tab w:val="left" w:pos="937"/>
          <w:tab w:val="left" w:pos="938"/>
        </w:tabs>
        <w:spacing w:before="15" w:line="247" w:lineRule="auto"/>
        <w:ind w:right="1237"/>
        <w:rPr>
          <w:sz w:val="24"/>
        </w:rPr>
      </w:pPr>
      <w:r w:rsidRPr="00046C5A">
        <w:rPr>
          <w:sz w:val="24"/>
        </w:rPr>
        <w:t>Maintain</w:t>
      </w:r>
      <w:r w:rsidRPr="00046C5A">
        <w:rPr>
          <w:spacing w:val="-8"/>
          <w:sz w:val="24"/>
        </w:rPr>
        <w:t xml:space="preserve"> </w:t>
      </w:r>
      <w:r w:rsidRPr="00046C5A">
        <w:rPr>
          <w:sz w:val="24"/>
        </w:rPr>
        <w:t>effective</w:t>
      </w:r>
      <w:r w:rsidRPr="00046C5A">
        <w:rPr>
          <w:spacing w:val="-9"/>
          <w:sz w:val="24"/>
        </w:rPr>
        <w:t xml:space="preserve"> </w:t>
      </w:r>
      <w:r w:rsidRPr="00046C5A">
        <w:rPr>
          <w:sz w:val="24"/>
        </w:rPr>
        <w:t>provider</w:t>
      </w:r>
      <w:r w:rsidRPr="00046C5A">
        <w:rPr>
          <w:spacing w:val="-9"/>
          <w:sz w:val="24"/>
        </w:rPr>
        <w:t xml:space="preserve"> </w:t>
      </w:r>
      <w:r w:rsidRPr="00046C5A">
        <w:rPr>
          <w:sz w:val="24"/>
        </w:rPr>
        <w:t>education</w:t>
      </w:r>
      <w:r w:rsidRPr="00046C5A">
        <w:rPr>
          <w:spacing w:val="-8"/>
          <w:sz w:val="24"/>
        </w:rPr>
        <w:t xml:space="preserve"> </w:t>
      </w:r>
      <w:r w:rsidRPr="00046C5A">
        <w:rPr>
          <w:sz w:val="24"/>
        </w:rPr>
        <w:t>that</w:t>
      </w:r>
      <w:r w:rsidRPr="00046C5A">
        <w:rPr>
          <w:spacing w:val="-8"/>
          <w:sz w:val="24"/>
        </w:rPr>
        <w:t xml:space="preserve"> </w:t>
      </w:r>
      <w:r w:rsidRPr="00046C5A">
        <w:rPr>
          <w:sz w:val="24"/>
        </w:rPr>
        <w:t>achieves</w:t>
      </w:r>
      <w:r w:rsidRPr="00046C5A">
        <w:rPr>
          <w:spacing w:val="-8"/>
          <w:sz w:val="24"/>
        </w:rPr>
        <w:t xml:space="preserve"> </w:t>
      </w:r>
      <w:r w:rsidRPr="00046C5A">
        <w:rPr>
          <w:sz w:val="24"/>
        </w:rPr>
        <w:t>accurate</w:t>
      </w:r>
      <w:r w:rsidRPr="00046C5A">
        <w:rPr>
          <w:spacing w:val="-9"/>
          <w:sz w:val="24"/>
        </w:rPr>
        <w:t xml:space="preserve"> </w:t>
      </w:r>
      <w:r w:rsidRPr="00046C5A">
        <w:rPr>
          <w:sz w:val="24"/>
        </w:rPr>
        <w:t>billing</w:t>
      </w:r>
      <w:r w:rsidRPr="00046C5A">
        <w:rPr>
          <w:spacing w:val="-11"/>
          <w:sz w:val="24"/>
        </w:rPr>
        <w:t xml:space="preserve"> </w:t>
      </w:r>
      <w:r w:rsidRPr="00046C5A">
        <w:rPr>
          <w:sz w:val="24"/>
        </w:rPr>
        <w:t>with</w:t>
      </w:r>
      <w:r w:rsidRPr="00046C5A">
        <w:rPr>
          <w:spacing w:val="-8"/>
          <w:sz w:val="24"/>
        </w:rPr>
        <w:t xml:space="preserve"> </w:t>
      </w:r>
      <w:r w:rsidRPr="00046C5A">
        <w:rPr>
          <w:sz w:val="24"/>
        </w:rPr>
        <w:t>prompt</w:t>
      </w:r>
      <w:r w:rsidRPr="00046C5A">
        <w:rPr>
          <w:spacing w:val="-8"/>
          <w:sz w:val="24"/>
        </w:rPr>
        <w:t xml:space="preserve"> </w:t>
      </w:r>
      <w:r w:rsidRPr="00046C5A">
        <w:rPr>
          <w:sz w:val="24"/>
        </w:rPr>
        <w:t>and correct provider payment.</w:t>
      </w:r>
    </w:p>
    <w:p w14:paraId="3FBF99D8" w14:textId="77777777" w:rsidR="00D61D72" w:rsidRPr="00046C5A" w:rsidRDefault="00860DAE" w:rsidP="00046C5A">
      <w:pPr>
        <w:pStyle w:val="ListParagraph"/>
        <w:numPr>
          <w:ilvl w:val="0"/>
          <w:numId w:val="58"/>
        </w:numPr>
        <w:tabs>
          <w:tab w:val="left" w:pos="937"/>
          <w:tab w:val="left" w:pos="938"/>
        </w:tabs>
        <w:spacing w:before="16" w:line="244" w:lineRule="auto"/>
        <w:ind w:right="1081"/>
        <w:rPr>
          <w:sz w:val="24"/>
        </w:rPr>
      </w:pPr>
      <w:r w:rsidRPr="00046C5A">
        <w:rPr>
          <w:sz w:val="24"/>
        </w:rPr>
        <w:t>Maintain</w:t>
      </w:r>
      <w:r w:rsidRPr="00046C5A">
        <w:rPr>
          <w:spacing w:val="-6"/>
          <w:sz w:val="24"/>
        </w:rPr>
        <w:t xml:space="preserve"> </w:t>
      </w:r>
      <w:r w:rsidRPr="00046C5A">
        <w:rPr>
          <w:sz w:val="24"/>
        </w:rPr>
        <w:t>a</w:t>
      </w:r>
      <w:r w:rsidRPr="00046C5A">
        <w:rPr>
          <w:spacing w:val="-9"/>
          <w:sz w:val="24"/>
        </w:rPr>
        <w:t xml:space="preserve"> </w:t>
      </w:r>
      <w:r w:rsidRPr="00046C5A">
        <w:rPr>
          <w:sz w:val="24"/>
        </w:rPr>
        <w:t>high</w:t>
      </w:r>
      <w:r w:rsidRPr="00046C5A">
        <w:rPr>
          <w:spacing w:val="-6"/>
          <w:sz w:val="24"/>
        </w:rPr>
        <w:t xml:space="preserve"> </w:t>
      </w:r>
      <w:r w:rsidRPr="00046C5A">
        <w:rPr>
          <w:sz w:val="24"/>
        </w:rPr>
        <w:t>level</w:t>
      </w:r>
      <w:r w:rsidRPr="00046C5A">
        <w:rPr>
          <w:spacing w:val="-5"/>
          <w:sz w:val="24"/>
        </w:rPr>
        <w:t xml:space="preserve"> </w:t>
      </w:r>
      <w:r w:rsidRPr="00046C5A">
        <w:rPr>
          <w:sz w:val="24"/>
        </w:rPr>
        <w:t>of</w:t>
      </w:r>
      <w:r w:rsidRPr="00046C5A">
        <w:rPr>
          <w:spacing w:val="-4"/>
          <w:sz w:val="24"/>
        </w:rPr>
        <w:t xml:space="preserve"> </w:t>
      </w:r>
      <w:r w:rsidRPr="00046C5A">
        <w:rPr>
          <w:sz w:val="24"/>
        </w:rPr>
        <w:t>provider</w:t>
      </w:r>
      <w:r w:rsidRPr="00046C5A">
        <w:rPr>
          <w:spacing w:val="-9"/>
          <w:sz w:val="24"/>
        </w:rPr>
        <w:t xml:space="preserve"> </w:t>
      </w:r>
      <w:r w:rsidRPr="00046C5A">
        <w:rPr>
          <w:sz w:val="24"/>
        </w:rPr>
        <w:t>service</w:t>
      </w:r>
      <w:r w:rsidRPr="00046C5A">
        <w:rPr>
          <w:spacing w:val="-7"/>
          <w:sz w:val="24"/>
        </w:rPr>
        <w:t xml:space="preserve"> </w:t>
      </w:r>
      <w:r w:rsidRPr="00046C5A">
        <w:rPr>
          <w:sz w:val="24"/>
        </w:rPr>
        <w:t>and</w:t>
      </w:r>
      <w:r w:rsidRPr="00046C5A">
        <w:rPr>
          <w:spacing w:val="-6"/>
          <w:sz w:val="24"/>
        </w:rPr>
        <w:t xml:space="preserve"> </w:t>
      </w:r>
      <w:r w:rsidRPr="00046C5A">
        <w:rPr>
          <w:sz w:val="24"/>
        </w:rPr>
        <w:t>satisfaction</w:t>
      </w:r>
      <w:r w:rsidRPr="00046C5A">
        <w:rPr>
          <w:spacing w:val="-6"/>
          <w:sz w:val="24"/>
        </w:rPr>
        <w:t xml:space="preserve"> </w:t>
      </w:r>
      <w:r w:rsidRPr="00046C5A">
        <w:rPr>
          <w:sz w:val="24"/>
        </w:rPr>
        <w:t>by</w:t>
      </w:r>
      <w:r w:rsidRPr="00046C5A">
        <w:rPr>
          <w:spacing w:val="-11"/>
          <w:sz w:val="24"/>
        </w:rPr>
        <w:t xml:space="preserve"> </w:t>
      </w:r>
      <w:r w:rsidRPr="00046C5A">
        <w:rPr>
          <w:sz w:val="24"/>
        </w:rPr>
        <w:t>good</w:t>
      </w:r>
      <w:r w:rsidRPr="00046C5A">
        <w:rPr>
          <w:spacing w:val="-6"/>
          <w:sz w:val="24"/>
        </w:rPr>
        <w:t xml:space="preserve"> </w:t>
      </w:r>
      <w:r w:rsidRPr="00046C5A">
        <w:rPr>
          <w:sz w:val="24"/>
        </w:rPr>
        <w:t>communication</w:t>
      </w:r>
      <w:r w:rsidRPr="00046C5A">
        <w:rPr>
          <w:spacing w:val="-6"/>
          <w:sz w:val="24"/>
        </w:rPr>
        <w:t xml:space="preserve"> </w:t>
      </w:r>
      <w:r w:rsidRPr="00046C5A">
        <w:rPr>
          <w:sz w:val="24"/>
        </w:rPr>
        <w:t>and relationships with providers.</w:t>
      </w:r>
    </w:p>
    <w:p w14:paraId="347DD2C8" w14:textId="77777777" w:rsidR="00D61D72" w:rsidRPr="00046C5A" w:rsidRDefault="00860DAE" w:rsidP="00046C5A">
      <w:pPr>
        <w:pStyle w:val="ListParagraph"/>
        <w:numPr>
          <w:ilvl w:val="0"/>
          <w:numId w:val="58"/>
        </w:numPr>
        <w:tabs>
          <w:tab w:val="left" w:pos="937"/>
          <w:tab w:val="left" w:pos="938"/>
        </w:tabs>
        <w:spacing w:before="17" w:line="247" w:lineRule="auto"/>
        <w:ind w:right="821"/>
        <w:rPr>
          <w:sz w:val="24"/>
        </w:rPr>
      </w:pPr>
      <w:r w:rsidRPr="00046C5A">
        <w:rPr>
          <w:sz w:val="24"/>
        </w:rPr>
        <w:t>Acknowledge correspondence to the author of the inquiry within 2 days of receipt. Updates to issues requiring additional research shall be provided to the author every 14 days</w:t>
      </w:r>
      <w:r w:rsidRPr="00046C5A">
        <w:rPr>
          <w:spacing w:val="-6"/>
          <w:sz w:val="24"/>
        </w:rPr>
        <w:t xml:space="preserve"> </w:t>
      </w:r>
      <w:r w:rsidRPr="00046C5A">
        <w:rPr>
          <w:sz w:val="24"/>
        </w:rPr>
        <w:t>until</w:t>
      </w:r>
      <w:r w:rsidRPr="00046C5A">
        <w:rPr>
          <w:spacing w:val="-5"/>
          <w:sz w:val="24"/>
        </w:rPr>
        <w:t xml:space="preserve"> </w:t>
      </w:r>
      <w:r w:rsidRPr="00046C5A">
        <w:rPr>
          <w:sz w:val="24"/>
        </w:rPr>
        <w:t>resolved.</w:t>
      </w:r>
      <w:r w:rsidRPr="00046C5A">
        <w:rPr>
          <w:spacing w:val="36"/>
          <w:sz w:val="24"/>
        </w:rPr>
        <w:t xml:space="preserve"> </w:t>
      </w:r>
      <w:r w:rsidRPr="00046C5A">
        <w:rPr>
          <w:sz w:val="24"/>
        </w:rPr>
        <w:t>The</w:t>
      </w:r>
      <w:r w:rsidRPr="00046C5A">
        <w:rPr>
          <w:spacing w:val="-7"/>
          <w:sz w:val="24"/>
        </w:rPr>
        <w:t xml:space="preserve"> </w:t>
      </w:r>
      <w:r w:rsidRPr="00046C5A">
        <w:rPr>
          <w:sz w:val="24"/>
        </w:rPr>
        <w:t>Contractor</w:t>
      </w:r>
      <w:r w:rsidRPr="00046C5A">
        <w:rPr>
          <w:spacing w:val="-9"/>
          <w:sz w:val="24"/>
        </w:rPr>
        <w:t xml:space="preserve"> </w:t>
      </w:r>
      <w:r w:rsidRPr="00046C5A">
        <w:rPr>
          <w:sz w:val="24"/>
        </w:rPr>
        <w:t>shall</w:t>
      </w:r>
      <w:r w:rsidRPr="00046C5A">
        <w:rPr>
          <w:spacing w:val="-5"/>
          <w:sz w:val="24"/>
        </w:rPr>
        <w:t xml:space="preserve"> </w:t>
      </w:r>
      <w:r w:rsidRPr="00046C5A">
        <w:rPr>
          <w:sz w:val="24"/>
        </w:rPr>
        <w:t>always</w:t>
      </w:r>
      <w:r w:rsidRPr="00046C5A">
        <w:rPr>
          <w:spacing w:val="-6"/>
          <w:sz w:val="24"/>
        </w:rPr>
        <w:t xml:space="preserve"> </w:t>
      </w:r>
      <w:r w:rsidRPr="00046C5A">
        <w:rPr>
          <w:sz w:val="24"/>
        </w:rPr>
        <w:t>seek</w:t>
      </w:r>
      <w:r w:rsidRPr="00046C5A">
        <w:rPr>
          <w:spacing w:val="-6"/>
          <w:sz w:val="24"/>
        </w:rPr>
        <w:t xml:space="preserve"> </w:t>
      </w:r>
      <w:r w:rsidRPr="00046C5A">
        <w:rPr>
          <w:sz w:val="24"/>
        </w:rPr>
        <w:t>ways</w:t>
      </w:r>
      <w:r w:rsidRPr="00046C5A">
        <w:rPr>
          <w:spacing w:val="-6"/>
          <w:sz w:val="24"/>
        </w:rPr>
        <w:t xml:space="preserve"> </w:t>
      </w:r>
      <w:r w:rsidRPr="00046C5A">
        <w:rPr>
          <w:sz w:val="24"/>
        </w:rPr>
        <w:t>to</w:t>
      </w:r>
      <w:r w:rsidRPr="00046C5A">
        <w:rPr>
          <w:spacing w:val="-6"/>
          <w:sz w:val="24"/>
        </w:rPr>
        <w:t xml:space="preserve"> </w:t>
      </w:r>
      <w:r w:rsidRPr="00046C5A">
        <w:rPr>
          <w:sz w:val="24"/>
        </w:rPr>
        <w:t>complete</w:t>
      </w:r>
      <w:r w:rsidRPr="00046C5A">
        <w:rPr>
          <w:spacing w:val="-9"/>
          <w:sz w:val="24"/>
        </w:rPr>
        <w:t xml:space="preserve"> </w:t>
      </w:r>
      <w:r w:rsidRPr="00046C5A">
        <w:rPr>
          <w:sz w:val="24"/>
        </w:rPr>
        <w:t>their</w:t>
      </w:r>
      <w:r w:rsidRPr="00046C5A">
        <w:rPr>
          <w:spacing w:val="-9"/>
          <w:sz w:val="24"/>
        </w:rPr>
        <w:t xml:space="preserve"> </w:t>
      </w:r>
      <w:r w:rsidRPr="00046C5A">
        <w:rPr>
          <w:sz w:val="24"/>
        </w:rPr>
        <w:t>tasks</w:t>
      </w:r>
      <w:r w:rsidRPr="00046C5A">
        <w:rPr>
          <w:spacing w:val="-6"/>
          <w:sz w:val="24"/>
        </w:rPr>
        <w:t xml:space="preserve"> </w:t>
      </w:r>
      <w:r w:rsidRPr="00046C5A">
        <w:rPr>
          <w:sz w:val="24"/>
        </w:rPr>
        <w:t>in</w:t>
      </w:r>
      <w:r w:rsidRPr="00046C5A">
        <w:rPr>
          <w:spacing w:val="-6"/>
          <w:sz w:val="24"/>
        </w:rPr>
        <w:t xml:space="preserve"> </w:t>
      </w:r>
      <w:r w:rsidRPr="00046C5A">
        <w:rPr>
          <w:sz w:val="24"/>
        </w:rPr>
        <w:t>the most timely and efficient way possible.</w:t>
      </w:r>
    </w:p>
    <w:p w14:paraId="4D964D8F" w14:textId="77777777" w:rsidR="00C938F6" w:rsidRPr="00046C5A" w:rsidRDefault="00860DAE" w:rsidP="00046C5A">
      <w:pPr>
        <w:pStyle w:val="ListParagraph"/>
        <w:numPr>
          <w:ilvl w:val="0"/>
          <w:numId w:val="58"/>
        </w:numPr>
        <w:tabs>
          <w:tab w:val="left" w:pos="937"/>
          <w:tab w:val="left" w:pos="938"/>
        </w:tabs>
        <w:spacing w:before="16" w:line="247" w:lineRule="auto"/>
        <w:ind w:right="775"/>
        <w:rPr>
          <w:sz w:val="24"/>
        </w:rPr>
      </w:pPr>
      <w:r w:rsidRPr="00046C5A">
        <w:rPr>
          <w:sz w:val="24"/>
        </w:rPr>
        <w:t>Research,</w:t>
      </w:r>
      <w:r w:rsidRPr="00046C5A">
        <w:rPr>
          <w:spacing w:val="-4"/>
          <w:sz w:val="24"/>
        </w:rPr>
        <w:t xml:space="preserve"> </w:t>
      </w:r>
      <w:r w:rsidRPr="00046C5A">
        <w:rPr>
          <w:sz w:val="24"/>
        </w:rPr>
        <w:t>resolve</w:t>
      </w:r>
      <w:r w:rsidRPr="00046C5A">
        <w:rPr>
          <w:spacing w:val="-7"/>
          <w:sz w:val="24"/>
        </w:rPr>
        <w:t xml:space="preserve"> </w:t>
      </w:r>
      <w:r w:rsidRPr="00046C5A">
        <w:rPr>
          <w:sz w:val="24"/>
        </w:rPr>
        <w:t>and</w:t>
      </w:r>
      <w:r w:rsidRPr="00046C5A">
        <w:rPr>
          <w:spacing w:val="-6"/>
          <w:sz w:val="24"/>
        </w:rPr>
        <w:t xml:space="preserve"> </w:t>
      </w:r>
      <w:r w:rsidRPr="00046C5A">
        <w:rPr>
          <w:sz w:val="24"/>
        </w:rPr>
        <w:t>prepare</w:t>
      </w:r>
      <w:r w:rsidRPr="00046C5A">
        <w:rPr>
          <w:spacing w:val="-4"/>
          <w:sz w:val="24"/>
        </w:rPr>
        <w:t xml:space="preserve"> </w:t>
      </w:r>
      <w:r w:rsidRPr="00046C5A">
        <w:rPr>
          <w:sz w:val="24"/>
        </w:rPr>
        <w:t>responses</w:t>
      </w:r>
      <w:r w:rsidRPr="00046C5A">
        <w:rPr>
          <w:spacing w:val="-6"/>
          <w:sz w:val="24"/>
        </w:rPr>
        <w:t xml:space="preserve"> </w:t>
      </w:r>
      <w:r w:rsidRPr="00046C5A">
        <w:rPr>
          <w:sz w:val="24"/>
        </w:rPr>
        <w:t>to</w:t>
      </w:r>
      <w:r w:rsidRPr="00046C5A">
        <w:rPr>
          <w:spacing w:val="-6"/>
          <w:sz w:val="24"/>
        </w:rPr>
        <w:t xml:space="preserve"> </w:t>
      </w:r>
      <w:r w:rsidRPr="00046C5A">
        <w:rPr>
          <w:sz w:val="24"/>
        </w:rPr>
        <w:t>inquiries</w:t>
      </w:r>
      <w:r w:rsidRPr="00046C5A">
        <w:rPr>
          <w:spacing w:val="-6"/>
          <w:sz w:val="24"/>
        </w:rPr>
        <w:t xml:space="preserve"> </w:t>
      </w:r>
      <w:r w:rsidRPr="00046C5A">
        <w:rPr>
          <w:sz w:val="24"/>
        </w:rPr>
        <w:t>that</w:t>
      </w:r>
      <w:r w:rsidRPr="00046C5A">
        <w:rPr>
          <w:spacing w:val="-5"/>
          <w:sz w:val="24"/>
        </w:rPr>
        <w:t xml:space="preserve"> </w:t>
      </w:r>
      <w:r w:rsidRPr="00046C5A">
        <w:rPr>
          <w:sz w:val="24"/>
        </w:rPr>
        <w:t>come</w:t>
      </w:r>
      <w:r w:rsidRPr="00046C5A">
        <w:rPr>
          <w:spacing w:val="-9"/>
          <w:sz w:val="24"/>
        </w:rPr>
        <w:t xml:space="preserve"> </w:t>
      </w:r>
      <w:r w:rsidRPr="00046C5A">
        <w:rPr>
          <w:sz w:val="24"/>
        </w:rPr>
        <w:t>directly</w:t>
      </w:r>
      <w:r w:rsidRPr="00046C5A">
        <w:rPr>
          <w:spacing w:val="-11"/>
          <w:sz w:val="24"/>
        </w:rPr>
        <w:t xml:space="preserve"> </w:t>
      </w:r>
      <w:r w:rsidRPr="00046C5A">
        <w:rPr>
          <w:sz w:val="24"/>
        </w:rPr>
        <w:t>to</w:t>
      </w:r>
      <w:r w:rsidRPr="00046C5A">
        <w:rPr>
          <w:spacing w:val="-4"/>
          <w:sz w:val="24"/>
        </w:rPr>
        <w:t xml:space="preserve"> </w:t>
      </w:r>
      <w:r w:rsidRPr="00046C5A">
        <w:rPr>
          <w:sz w:val="24"/>
        </w:rPr>
        <w:t>CMS</w:t>
      </w:r>
      <w:r w:rsidRPr="00046C5A">
        <w:rPr>
          <w:spacing w:val="-5"/>
          <w:sz w:val="24"/>
        </w:rPr>
        <w:t xml:space="preserve"> </w:t>
      </w:r>
      <w:r w:rsidRPr="00046C5A">
        <w:rPr>
          <w:sz w:val="24"/>
        </w:rPr>
        <w:t>and</w:t>
      </w:r>
      <w:r w:rsidRPr="00046C5A">
        <w:rPr>
          <w:spacing w:val="-6"/>
          <w:sz w:val="24"/>
        </w:rPr>
        <w:t xml:space="preserve"> </w:t>
      </w:r>
      <w:r w:rsidRPr="00046C5A">
        <w:rPr>
          <w:sz w:val="24"/>
        </w:rPr>
        <w:t>other external entities regarding the Contractor.</w:t>
      </w:r>
      <w:r w:rsidRPr="00046C5A">
        <w:rPr>
          <w:spacing w:val="40"/>
          <w:sz w:val="24"/>
        </w:rPr>
        <w:t xml:space="preserve"> </w:t>
      </w:r>
      <w:r w:rsidRPr="00046C5A">
        <w:rPr>
          <w:sz w:val="24"/>
        </w:rPr>
        <w:t>The Contractor shall directly respond to the inquiry unless otherwise directed by CMS. The Contractor shall acknowledge correspondence to the author of the inquiry within 2 days of receipt.</w:t>
      </w:r>
      <w:r w:rsidRPr="00046C5A">
        <w:rPr>
          <w:spacing w:val="40"/>
          <w:sz w:val="24"/>
        </w:rPr>
        <w:t xml:space="preserve"> </w:t>
      </w:r>
      <w:r w:rsidRPr="00046C5A">
        <w:rPr>
          <w:sz w:val="24"/>
        </w:rPr>
        <w:t>Updates to issues requiring</w:t>
      </w:r>
      <w:r w:rsidRPr="00046C5A">
        <w:rPr>
          <w:spacing w:val="-11"/>
          <w:sz w:val="24"/>
        </w:rPr>
        <w:t xml:space="preserve"> </w:t>
      </w:r>
      <w:r w:rsidRPr="00046C5A">
        <w:rPr>
          <w:sz w:val="24"/>
        </w:rPr>
        <w:t>additional</w:t>
      </w:r>
      <w:r w:rsidRPr="00046C5A">
        <w:rPr>
          <w:spacing w:val="-5"/>
          <w:sz w:val="24"/>
        </w:rPr>
        <w:t xml:space="preserve"> </w:t>
      </w:r>
      <w:r w:rsidRPr="00046C5A">
        <w:rPr>
          <w:sz w:val="24"/>
        </w:rPr>
        <w:t>research</w:t>
      </w:r>
      <w:r w:rsidRPr="00046C5A">
        <w:rPr>
          <w:spacing w:val="-6"/>
          <w:sz w:val="24"/>
        </w:rPr>
        <w:t xml:space="preserve"> </w:t>
      </w:r>
      <w:r w:rsidRPr="00046C5A">
        <w:rPr>
          <w:sz w:val="24"/>
        </w:rPr>
        <w:t>must</w:t>
      </w:r>
      <w:r w:rsidRPr="00046C5A">
        <w:rPr>
          <w:spacing w:val="-5"/>
          <w:sz w:val="24"/>
        </w:rPr>
        <w:t xml:space="preserve"> </w:t>
      </w:r>
      <w:r w:rsidRPr="00046C5A">
        <w:rPr>
          <w:sz w:val="24"/>
        </w:rPr>
        <w:t>be</w:t>
      </w:r>
      <w:r w:rsidRPr="00046C5A">
        <w:rPr>
          <w:spacing w:val="-9"/>
          <w:sz w:val="24"/>
        </w:rPr>
        <w:t xml:space="preserve"> </w:t>
      </w:r>
      <w:r w:rsidRPr="00046C5A">
        <w:rPr>
          <w:sz w:val="24"/>
        </w:rPr>
        <w:t>provided</w:t>
      </w:r>
      <w:r w:rsidRPr="00046C5A">
        <w:rPr>
          <w:spacing w:val="-6"/>
          <w:sz w:val="24"/>
        </w:rPr>
        <w:t xml:space="preserve"> </w:t>
      </w:r>
      <w:r w:rsidRPr="00046C5A">
        <w:rPr>
          <w:sz w:val="24"/>
        </w:rPr>
        <w:t>to</w:t>
      </w:r>
      <w:r w:rsidRPr="00046C5A">
        <w:rPr>
          <w:spacing w:val="-6"/>
          <w:sz w:val="24"/>
        </w:rPr>
        <w:t xml:space="preserve"> </w:t>
      </w:r>
      <w:r w:rsidRPr="00046C5A">
        <w:rPr>
          <w:sz w:val="24"/>
        </w:rPr>
        <w:t>the</w:t>
      </w:r>
      <w:r w:rsidRPr="00046C5A">
        <w:rPr>
          <w:spacing w:val="-9"/>
          <w:sz w:val="24"/>
        </w:rPr>
        <w:t xml:space="preserve"> </w:t>
      </w:r>
      <w:r w:rsidRPr="00046C5A">
        <w:rPr>
          <w:sz w:val="24"/>
        </w:rPr>
        <w:t>author</w:t>
      </w:r>
      <w:r w:rsidRPr="00046C5A">
        <w:rPr>
          <w:spacing w:val="-7"/>
          <w:sz w:val="24"/>
        </w:rPr>
        <w:t xml:space="preserve"> </w:t>
      </w:r>
      <w:r w:rsidRPr="00046C5A">
        <w:rPr>
          <w:sz w:val="24"/>
        </w:rPr>
        <w:t>every</w:t>
      </w:r>
      <w:r w:rsidRPr="00046C5A">
        <w:rPr>
          <w:spacing w:val="-11"/>
          <w:sz w:val="24"/>
        </w:rPr>
        <w:t xml:space="preserve"> </w:t>
      </w:r>
      <w:r w:rsidRPr="00046C5A">
        <w:rPr>
          <w:sz w:val="24"/>
        </w:rPr>
        <w:t>14</w:t>
      </w:r>
      <w:r w:rsidRPr="00046C5A">
        <w:rPr>
          <w:spacing w:val="-6"/>
          <w:sz w:val="24"/>
        </w:rPr>
        <w:t xml:space="preserve"> </w:t>
      </w:r>
      <w:r w:rsidRPr="00046C5A">
        <w:rPr>
          <w:sz w:val="24"/>
        </w:rPr>
        <w:t>days</w:t>
      </w:r>
      <w:r w:rsidRPr="00046C5A">
        <w:rPr>
          <w:spacing w:val="-3"/>
          <w:sz w:val="24"/>
        </w:rPr>
        <w:t xml:space="preserve"> </w:t>
      </w:r>
      <w:r w:rsidRPr="00046C5A">
        <w:rPr>
          <w:sz w:val="24"/>
        </w:rPr>
        <w:t>until</w:t>
      </w:r>
      <w:r w:rsidRPr="00046C5A">
        <w:rPr>
          <w:spacing w:val="-5"/>
          <w:sz w:val="24"/>
        </w:rPr>
        <w:t xml:space="preserve"> </w:t>
      </w:r>
      <w:r w:rsidRPr="00046C5A">
        <w:rPr>
          <w:sz w:val="24"/>
        </w:rPr>
        <w:t>resolved.</w:t>
      </w:r>
    </w:p>
    <w:p w14:paraId="60CB0526" w14:textId="77777777" w:rsidR="00C938F6" w:rsidRDefault="00C938F6" w:rsidP="00046C5A">
      <w:pPr>
        <w:pStyle w:val="ListParagraph"/>
        <w:tabs>
          <w:tab w:val="left" w:pos="937"/>
          <w:tab w:val="left" w:pos="938"/>
        </w:tabs>
        <w:spacing w:before="16" w:line="247" w:lineRule="auto"/>
        <w:ind w:left="900" w:right="775" w:firstLine="0"/>
        <w:rPr>
          <w:sz w:val="24"/>
        </w:rPr>
      </w:pPr>
    </w:p>
    <w:p w14:paraId="608AB604" w14:textId="77777777" w:rsidR="00C938F6" w:rsidRPr="00046C5A" w:rsidRDefault="00860DAE" w:rsidP="00046C5A">
      <w:pPr>
        <w:tabs>
          <w:tab w:val="left" w:pos="937"/>
          <w:tab w:val="left" w:pos="938"/>
        </w:tabs>
        <w:spacing w:before="16" w:line="247" w:lineRule="auto"/>
        <w:ind w:left="900" w:right="775"/>
        <w:rPr>
          <w:sz w:val="24"/>
          <w:szCs w:val="24"/>
        </w:rPr>
      </w:pPr>
      <w:r w:rsidRPr="00046C5A">
        <w:rPr>
          <w:sz w:val="24"/>
          <w:szCs w:val="24"/>
        </w:rPr>
        <w:t>The Contractor shall provide remote call-monitoring capability, including for all D&amp;E sessions,</w:t>
      </w:r>
      <w:r w:rsidRPr="00046C5A">
        <w:rPr>
          <w:spacing w:val="-5"/>
          <w:sz w:val="24"/>
          <w:szCs w:val="24"/>
        </w:rPr>
        <w:t xml:space="preserve"> </w:t>
      </w:r>
      <w:r w:rsidRPr="00046C5A">
        <w:rPr>
          <w:sz w:val="24"/>
          <w:szCs w:val="24"/>
        </w:rPr>
        <w:t>to</w:t>
      </w:r>
      <w:r w:rsidRPr="00046C5A">
        <w:rPr>
          <w:spacing w:val="-5"/>
          <w:sz w:val="24"/>
          <w:szCs w:val="24"/>
        </w:rPr>
        <w:t xml:space="preserve"> </w:t>
      </w:r>
      <w:r w:rsidRPr="00046C5A">
        <w:rPr>
          <w:sz w:val="24"/>
          <w:szCs w:val="24"/>
        </w:rPr>
        <w:t>CMS</w:t>
      </w:r>
      <w:r w:rsidRPr="00046C5A">
        <w:rPr>
          <w:spacing w:val="-4"/>
          <w:sz w:val="24"/>
          <w:szCs w:val="24"/>
        </w:rPr>
        <w:t xml:space="preserve"> </w:t>
      </w:r>
      <w:r w:rsidRPr="00046C5A">
        <w:rPr>
          <w:sz w:val="24"/>
          <w:szCs w:val="24"/>
        </w:rPr>
        <w:t>personnel</w:t>
      </w:r>
      <w:r w:rsidRPr="00046C5A">
        <w:rPr>
          <w:spacing w:val="-4"/>
          <w:sz w:val="24"/>
          <w:szCs w:val="24"/>
        </w:rPr>
        <w:t xml:space="preserve"> </w:t>
      </w:r>
      <w:r w:rsidRPr="00046C5A">
        <w:rPr>
          <w:sz w:val="24"/>
          <w:szCs w:val="24"/>
        </w:rPr>
        <w:t>in</w:t>
      </w:r>
      <w:r w:rsidRPr="00046C5A">
        <w:rPr>
          <w:spacing w:val="-5"/>
          <w:sz w:val="24"/>
          <w:szCs w:val="24"/>
        </w:rPr>
        <w:t xml:space="preserve"> </w:t>
      </w:r>
      <w:r w:rsidRPr="00046C5A">
        <w:rPr>
          <w:sz w:val="24"/>
          <w:szCs w:val="24"/>
        </w:rPr>
        <w:t>Baltimore</w:t>
      </w:r>
      <w:r w:rsidRPr="00046C5A">
        <w:rPr>
          <w:spacing w:val="-6"/>
          <w:sz w:val="24"/>
          <w:szCs w:val="24"/>
        </w:rPr>
        <w:t xml:space="preserve"> </w:t>
      </w:r>
      <w:r w:rsidRPr="00046C5A">
        <w:rPr>
          <w:sz w:val="24"/>
          <w:szCs w:val="24"/>
        </w:rPr>
        <w:t>or</w:t>
      </w:r>
      <w:r w:rsidRPr="00046C5A">
        <w:rPr>
          <w:spacing w:val="-6"/>
          <w:sz w:val="24"/>
          <w:szCs w:val="24"/>
        </w:rPr>
        <w:t xml:space="preserve"> </w:t>
      </w:r>
      <w:r w:rsidRPr="00046C5A">
        <w:rPr>
          <w:sz w:val="24"/>
          <w:szCs w:val="24"/>
        </w:rPr>
        <w:t>the</w:t>
      </w:r>
      <w:r w:rsidRPr="00046C5A">
        <w:rPr>
          <w:spacing w:val="-3"/>
          <w:sz w:val="24"/>
          <w:szCs w:val="24"/>
        </w:rPr>
        <w:t xml:space="preserve"> </w:t>
      </w:r>
      <w:r w:rsidRPr="00046C5A">
        <w:rPr>
          <w:sz w:val="24"/>
          <w:szCs w:val="24"/>
        </w:rPr>
        <w:t>regional</w:t>
      </w:r>
      <w:r w:rsidRPr="00046C5A">
        <w:rPr>
          <w:spacing w:val="-4"/>
          <w:sz w:val="24"/>
          <w:szCs w:val="24"/>
        </w:rPr>
        <w:t xml:space="preserve"> </w:t>
      </w:r>
      <w:r w:rsidRPr="00046C5A">
        <w:rPr>
          <w:sz w:val="24"/>
          <w:szCs w:val="24"/>
        </w:rPr>
        <w:t>offices,</w:t>
      </w:r>
      <w:r w:rsidRPr="00046C5A">
        <w:rPr>
          <w:spacing w:val="-5"/>
          <w:sz w:val="24"/>
          <w:szCs w:val="24"/>
        </w:rPr>
        <w:t xml:space="preserve"> </w:t>
      </w:r>
      <w:r w:rsidRPr="00046C5A">
        <w:rPr>
          <w:sz w:val="24"/>
          <w:szCs w:val="24"/>
        </w:rPr>
        <w:t>if</w:t>
      </w:r>
      <w:r w:rsidRPr="00046C5A">
        <w:rPr>
          <w:spacing w:val="-6"/>
          <w:sz w:val="24"/>
          <w:szCs w:val="24"/>
        </w:rPr>
        <w:t xml:space="preserve"> </w:t>
      </w:r>
      <w:r w:rsidRPr="00046C5A">
        <w:rPr>
          <w:sz w:val="24"/>
          <w:szCs w:val="24"/>
        </w:rPr>
        <w:t>directed by</w:t>
      </w:r>
      <w:r w:rsidRPr="00046C5A">
        <w:rPr>
          <w:spacing w:val="-10"/>
          <w:sz w:val="24"/>
          <w:szCs w:val="24"/>
        </w:rPr>
        <w:t xml:space="preserve"> </w:t>
      </w:r>
      <w:r w:rsidRPr="00046C5A">
        <w:rPr>
          <w:sz w:val="24"/>
          <w:szCs w:val="24"/>
        </w:rPr>
        <w:t>the</w:t>
      </w:r>
      <w:r w:rsidRPr="00046C5A">
        <w:rPr>
          <w:spacing w:val="-6"/>
          <w:sz w:val="24"/>
          <w:szCs w:val="24"/>
        </w:rPr>
        <w:t xml:space="preserve"> </w:t>
      </w:r>
      <w:r w:rsidRPr="00046C5A">
        <w:rPr>
          <w:sz w:val="24"/>
          <w:szCs w:val="24"/>
        </w:rPr>
        <w:t>CMS</w:t>
      </w:r>
      <w:r w:rsidRPr="00046C5A">
        <w:rPr>
          <w:spacing w:val="-4"/>
          <w:sz w:val="24"/>
          <w:szCs w:val="24"/>
        </w:rPr>
        <w:t xml:space="preserve"> </w:t>
      </w:r>
      <w:r w:rsidRPr="00046C5A">
        <w:rPr>
          <w:sz w:val="24"/>
          <w:szCs w:val="24"/>
        </w:rPr>
        <w:t>COR and/or designees.</w:t>
      </w:r>
      <w:r w:rsidRPr="00046C5A">
        <w:rPr>
          <w:spacing w:val="40"/>
          <w:sz w:val="24"/>
          <w:szCs w:val="24"/>
        </w:rPr>
        <w:t xml:space="preserve"> </w:t>
      </w:r>
      <w:r w:rsidRPr="00046C5A">
        <w:rPr>
          <w:sz w:val="24"/>
          <w:szCs w:val="24"/>
        </w:rPr>
        <w:t>The Contractor phone system must notify all callers that the call may be monitored for quality assurance purposes.</w:t>
      </w:r>
      <w:r w:rsidRPr="00046C5A">
        <w:rPr>
          <w:spacing w:val="40"/>
          <w:sz w:val="24"/>
          <w:szCs w:val="24"/>
        </w:rPr>
        <w:t xml:space="preserve"> </w:t>
      </w:r>
      <w:r w:rsidR="00050E59" w:rsidRPr="00046C5A">
        <w:rPr>
          <w:sz w:val="24"/>
          <w:szCs w:val="24"/>
        </w:rPr>
        <w:t>To</w:t>
      </w:r>
      <w:r w:rsidRPr="00046C5A">
        <w:rPr>
          <w:sz w:val="24"/>
          <w:szCs w:val="24"/>
        </w:rPr>
        <w:t xml:space="preserve"> promote optimal response to requests</w:t>
      </w:r>
      <w:r w:rsidRPr="00046C5A">
        <w:rPr>
          <w:spacing w:val="-5"/>
          <w:sz w:val="24"/>
          <w:szCs w:val="24"/>
        </w:rPr>
        <w:t xml:space="preserve"> </w:t>
      </w:r>
      <w:r w:rsidRPr="00046C5A">
        <w:rPr>
          <w:sz w:val="24"/>
          <w:szCs w:val="24"/>
        </w:rPr>
        <w:t>for</w:t>
      </w:r>
      <w:r w:rsidRPr="00046C5A">
        <w:rPr>
          <w:spacing w:val="-3"/>
          <w:sz w:val="24"/>
          <w:szCs w:val="24"/>
        </w:rPr>
        <w:t xml:space="preserve"> </w:t>
      </w:r>
      <w:r w:rsidRPr="00046C5A">
        <w:rPr>
          <w:sz w:val="24"/>
          <w:szCs w:val="24"/>
        </w:rPr>
        <w:t>additional</w:t>
      </w:r>
      <w:r w:rsidRPr="00046C5A">
        <w:rPr>
          <w:spacing w:val="-4"/>
          <w:sz w:val="24"/>
          <w:szCs w:val="24"/>
        </w:rPr>
        <w:t xml:space="preserve"> </w:t>
      </w:r>
      <w:r w:rsidRPr="00046C5A">
        <w:rPr>
          <w:sz w:val="24"/>
          <w:szCs w:val="24"/>
        </w:rPr>
        <w:t>documentation</w:t>
      </w:r>
      <w:r w:rsidRPr="00046C5A">
        <w:rPr>
          <w:spacing w:val="-5"/>
          <w:sz w:val="24"/>
          <w:szCs w:val="24"/>
        </w:rPr>
        <w:t xml:space="preserve"> </w:t>
      </w:r>
      <w:r w:rsidRPr="00046C5A">
        <w:rPr>
          <w:sz w:val="24"/>
          <w:szCs w:val="24"/>
        </w:rPr>
        <w:t>(ADR),</w:t>
      </w:r>
      <w:r w:rsidRPr="00046C5A">
        <w:rPr>
          <w:spacing w:val="-5"/>
          <w:sz w:val="24"/>
          <w:szCs w:val="24"/>
        </w:rPr>
        <w:t xml:space="preserve"> </w:t>
      </w:r>
      <w:r w:rsidRPr="00046C5A">
        <w:rPr>
          <w:sz w:val="24"/>
          <w:szCs w:val="24"/>
        </w:rPr>
        <w:t>the</w:t>
      </w:r>
      <w:r w:rsidRPr="00046C5A">
        <w:rPr>
          <w:spacing w:val="-3"/>
          <w:sz w:val="24"/>
          <w:szCs w:val="24"/>
        </w:rPr>
        <w:t xml:space="preserve"> </w:t>
      </w:r>
      <w:r w:rsidRPr="00046C5A">
        <w:rPr>
          <w:sz w:val="24"/>
          <w:szCs w:val="24"/>
        </w:rPr>
        <w:t>SMRC</w:t>
      </w:r>
      <w:r w:rsidRPr="00046C5A">
        <w:rPr>
          <w:spacing w:val="-4"/>
          <w:sz w:val="24"/>
          <w:szCs w:val="24"/>
        </w:rPr>
        <w:t xml:space="preserve"> </w:t>
      </w:r>
      <w:r w:rsidRPr="00046C5A">
        <w:rPr>
          <w:sz w:val="24"/>
          <w:szCs w:val="24"/>
        </w:rPr>
        <w:t>shall</w:t>
      </w:r>
      <w:r w:rsidRPr="00046C5A">
        <w:rPr>
          <w:spacing w:val="-4"/>
          <w:sz w:val="24"/>
          <w:szCs w:val="24"/>
        </w:rPr>
        <w:t xml:space="preserve"> </w:t>
      </w:r>
      <w:r w:rsidRPr="00046C5A">
        <w:rPr>
          <w:sz w:val="24"/>
          <w:szCs w:val="24"/>
        </w:rPr>
        <w:t>have</w:t>
      </w:r>
      <w:r w:rsidRPr="00046C5A">
        <w:rPr>
          <w:spacing w:val="-6"/>
          <w:sz w:val="24"/>
          <w:szCs w:val="24"/>
        </w:rPr>
        <w:t xml:space="preserve"> </w:t>
      </w:r>
      <w:r w:rsidRPr="00046C5A">
        <w:rPr>
          <w:sz w:val="24"/>
          <w:szCs w:val="24"/>
        </w:rPr>
        <w:t>the</w:t>
      </w:r>
      <w:r w:rsidRPr="00046C5A">
        <w:rPr>
          <w:spacing w:val="-6"/>
          <w:sz w:val="24"/>
          <w:szCs w:val="24"/>
        </w:rPr>
        <w:t xml:space="preserve"> </w:t>
      </w:r>
      <w:r w:rsidRPr="00046C5A">
        <w:rPr>
          <w:sz w:val="24"/>
          <w:szCs w:val="24"/>
        </w:rPr>
        <w:t>capability</w:t>
      </w:r>
      <w:r w:rsidRPr="00046C5A">
        <w:rPr>
          <w:spacing w:val="-10"/>
          <w:sz w:val="24"/>
          <w:szCs w:val="24"/>
        </w:rPr>
        <w:t xml:space="preserve"> </w:t>
      </w:r>
      <w:r w:rsidRPr="00046C5A">
        <w:rPr>
          <w:sz w:val="24"/>
          <w:szCs w:val="24"/>
        </w:rPr>
        <w:t>to</w:t>
      </w:r>
      <w:r w:rsidRPr="00046C5A">
        <w:rPr>
          <w:spacing w:val="-5"/>
          <w:sz w:val="24"/>
          <w:szCs w:val="24"/>
        </w:rPr>
        <w:t xml:space="preserve"> </w:t>
      </w:r>
      <w:r w:rsidRPr="00046C5A">
        <w:rPr>
          <w:sz w:val="24"/>
          <w:szCs w:val="24"/>
        </w:rPr>
        <w:t>conduct provider</w:t>
      </w:r>
      <w:r w:rsidRPr="00046C5A">
        <w:rPr>
          <w:spacing w:val="-9"/>
          <w:sz w:val="24"/>
          <w:szCs w:val="24"/>
        </w:rPr>
        <w:t xml:space="preserve"> </w:t>
      </w:r>
      <w:r w:rsidRPr="00046C5A">
        <w:rPr>
          <w:sz w:val="24"/>
          <w:szCs w:val="24"/>
        </w:rPr>
        <w:t>outreach</w:t>
      </w:r>
      <w:r w:rsidRPr="00046C5A">
        <w:rPr>
          <w:spacing w:val="-6"/>
          <w:sz w:val="24"/>
          <w:szCs w:val="24"/>
        </w:rPr>
        <w:t xml:space="preserve"> </w:t>
      </w:r>
      <w:r w:rsidRPr="00046C5A">
        <w:rPr>
          <w:sz w:val="24"/>
          <w:szCs w:val="24"/>
        </w:rPr>
        <w:t>telephone</w:t>
      </w:r>
      <w:r w:rsidRPr="00046C5A">
        <w:rPr>
          <w:spacing w:val="-9"/>
          <w:sz w:val="24"/>
          <w:szCs w:val="24"/>
        </w:rPr>
        <w:t xml:space="preserve"> </w:t>
      </w:r>
      <w:r w:rsidRPr="00046C5A">
        <w:rPr>
          <w:sz w:val="24"/>
          <w:szCs w:val="24"/>
        </w:rPr>
        <w:t>calls</w:t>
      </w:r>
      <w:r w:rsidRPr="00046C5A">
        <w:rPr>
          <w:spacing w:val="-6"/>
          <w:sz w:val="24"/>
          <w:szCs w:val="24"/>
        </w:rPr>
        <w:t xml:space="preserve"> </w:t>
      </w:r>
      <w:r w:rsidRPr="00046C5A">
        <w:rPr>
          <w:sz w:val="24"/>
          <w:szCs w:val="24"/>
        </w:rPr>
        <w:t>to</w:t>
      </w:r>
      <w:r w:rsidRPr="00046C5A">
        <w:rPr>
          <w:spacing w:val="-6"/>
          <w:sz w:val="24"/>
          <w:szCs w:val="24"/>
        </w:rPr>
        <w:t xml:space="preserve"> </w:t>
      </w:r>
      <w:r w:rsidRPr="00046C5A">
        <w:rPr>
          <w:sz w:val="24"/>
          <w:szCs w:val="24"/>
        </w:rPr>
        <w:t>providers/suppliers</w:t>
      </w:r>
      <w:r w:rsidRPr="00046C5A">
        <w:rPr>
          <w:spacing w:val="-6"/>
          <w:sz w:val="24"/>
          <w:szCs w:val="24"/>
        </w:rPr>
        <w:t xml:space="preserve"> </w:t>
      </w:r>
      <w:r w:rsidRPr="00046C5A">
        <w:rPr>
          <w:sz w:val="24"/>
          <w:szCs w:val="24"/>
        </w:rPr>
        <w:t>who</w:t>
      </w:r>
      <w:r w:rsidRPr="00046C5A">
        <w:rPr>
          <w:spacing w:val="-6"/>
          <w:sz w:val="24"/>
          <w:szCs w:val="24"/>
        </w:rPr>
        <w:t xml:space="preserve"> </w:t>
      </w:r>
      <w:r w:rsidRPr="00046C5A">
        <w:rPr>
          <w:sz w:val="24"/>
          <w:szCs w:val="24"/>
        </w:rPr>
        <w:t>are</w:t>
      </w:r>
      <w:r w:rsidRPr="00046C5A">
        <w:rPr>
          <w:spacing w:val="-9"/>
          <w:sz w:val="24"/>
          <w:szCs w:val="24"/>
        </w:rPr>
        <w:t xml:space="preserve"> </w:t>
      </w:r>
      <w:r w:rsidRPr="00046C5A">
        <w:rPr>
          <w:sz w:val="24"/>
          <w:szCs w:val="24"/>
        </w:rPr>
        <w:t>selected</w:t>
      </w:r>
      <w:r w:rsidRPr="00046C5A">
        <w:rPr>
          <w:spacing w:val="-6"/>
          <w:sz w:val="24"/>
          <w:szCs w:val="24"/>
        </w:rPr>
        <w:t xml:space="preserve"> </w:t>
      </w:r>
      <w:r w:rsidRPr="00046C5A">
        <w:rPr>
          <w:sz w:val="24"/>
          <w:szCs w:val="24"/>
        </w:rPr>
        <w:t>for</w:t>
      </w:r>
      <w:r w:rsidRPr="00046C5A">
        <w:rPr>
          <w:spacing w:val="-9"/>
          <w:sz w:val="24"/>
          <w:szCs w:val="24"/>
        </w:rPr>
        <w:t xml:space="preserve"> </w:t>
      </w:r>
      <w:r w:rsidRPr="00046C5A">
        <w:rPr>
          <w:sz w:val="24"/>
          <w:szCs w:val="24"/>
        </w:rPr>
        <w:t>audit</w:t>
      </w:r>
      <w:r w:rsidRPr="00046C5A">
        <w:rPr>
          <w:spacing w:val="-5"/>
          <w:sz w:val="24"/>
          <w:szCs w:val="24"/>
        </w:rPr>
        <w:t xml:space="preserve"> </w:t>
      </w:r>
      <w:r w:rsidRPr="00046C5A">
        <w:rPr>
          <w:sz w:val="24"/>
          <w:szCs w:val="24"/>
        </w:rPr>
        <w:t>as</w:t>
      </w:r>
      <w:r w:rsidRPr="00046C5A">
        <w:rPr>
          <w:spacing w:val="-6"/>
          <w:sz w:val="24"/>
          <w:szCs w:val="24"/>
        </w:rPr>
        <w:t xml:space="preserve"> </w:t>
      </w:r>
      <w:r w:rsidRPr="00046C5A">
        <w:rPr>
          <w:sz w:val="24"/>
          <w:szCs w:val="24"/>
        </w:rPr>
        <w:t>directed by CMS. Calls may include but not be limited to, two reminder calls for original ADRs and may also include reminder calls for third party ADRs.</w:t>
      </w:r>
    </w:p>
    <w:p w14:paraId="71C608B4" w14:textId="77777777" w:rsidR="00C938F6" w:rsidRPr="00046C5A" w:rsidRDefault="00C938F6" w:rsidP="00046C5A">
      <w:pPr>
        <w:tabs>
          <w:tab w:val="left" w:pos="937"/>
          <w:tab w:val="left" w:pos="938"/>
        </w:tabs>
        <w:spacing w:before="16" w:line="247" w:lineRule="auto"/>
        <w:ind w:left="900" w:right="775"/>
        <w:rPr>
          <w:sz w:val="24"/>
          <w:szCs w:val="24"/>
        </w:rPr>
      </w:pPr>
    </w:p>
    <w:p w14:paraId="2A654D62" w14:textId="4475AEF7" w:rsidR="00D61D72" w:rsidRPr="00D05F04" w:rsidRDefault="00860DAE" w:rsidP="00046C5A">
      <w:pPr>
        <w:tabs>
          <w:tab w:val="left" w:pos="937"/>
          <w:tab w:val="left" w:pos="938"/>
        </w:tabs>
        <w:spacing w:before="16" w:line="247" w:lineRule="auto"/>
        <w:ind w:left="900" w:right="775"/>
        <w:rPr>
          <w:sz w:val="24"/>
          <w:szCs w:val="24"/>
        </w:rPr>
      </w:pPr>
      <w:r w:rsidRPr="00046C5A">
        <w:rPr>
          <w:sz w:val="24"/>
          <w:szCs w:val="24"/>
        </w:rPr>
        <w:t>See</w:t>
      </w:r>
      <w:r w:rsidRPr="00046C5A">
        <w:rPr>
          <w:spacing w:val="-10"/>
          <w:sz w:val="24"/>
          <w:szCs w:val="24"/>
        </w:rPr>
        <w:t xml:space="preserve"> </w:t>
      </w:r>
      <w:r w:rsidRPr="00046C5A">
        <w:rPr>
          <w:sz w:val="24"/>
          <w:szCs w:val="24"/>
        </w:rPr>
        <w:t>reporting</w:t>
      </w:r>
      <w:r w:rsidRPr="00046C5A">
        <w:rPr>
          <w:spacing w:val="-12"/>
          <w:sz w:val="24"/>
          <w:szCs w:val="24"/>
        </w:rPr>
        <w:t xml:space="preserve"> </w:t>
      </w:r>
      <w:r w:rsidRPr="00046C5A">
        <w:rPr>
          <w:sz w:val="24"/>
          <w:szCs w:val="24"/>
        </w:rPr>
        <w:t>requirements</w:t>
      </w:r>
      <w:r w:rsidRPr="00046C5A">
        <w:rPr>
          <w:spacing w:val="-9"/>
          <w:sz w:val="24"/>
          <w:szCs w:val="24"/>
        </w:rPr>
        <w:t xml:space="preserve"> </w:t>
      </w:r>
      <w:r w:rsidRPr="00046C5A">
        <w:rPr>
          <w:sz w:val="24"/>
          <w:szCs w:val="24"/>
        </w:rPr>
        <w:t>listed</w:t>
      </w:r>
      <w:r w:rsidRPr="00046C5A">
        <w:rPr>
          <w:spacing w:val="-9"/>
          <w:sz w:val="24"/>
          <w:szCs w:val="24"/>
        </w:rPr>
        <w:t xml:space="preserve"> </w:t>
      </w:r>
      <w:r w:rsidRPr="00046C5A">
        <w:rPr>
          <w:sz w:val="24"/>
          <w:szCs w:val="24"/>
        </w:rPr>
        <w:t>in</w:t>
      </w:r>
      <w:r w:rsidRPr="00046C5A">
        <w:rPr>
          <w:spacing w:val="-9"/>
          <w:sz w:val="24"/>
          <w:szCs w:val="24"/>
        </w:rPr>
        <w:t xml:space="preserve"> </w:t>
      </w:r>
      <w:r w:rsidRPr="00046C5A">
        <w:rPr>
          <w:sz w:val="24"/>
          <w:szCs w:val="24"/>
        </w:rPr>
        <w:t>section</w:t>
      </w:r>
      <w:r w:rsidRPr="00046C5A">
        <w:rPr>
          <w:spacing w:val="-9"/>
          <w:sz w:val="24"/>
          <w:szCs w:val="24"/>
        </w:rPr>
        <w:t xml:space="preserve"> </w:t>
      </w:r>
      <w:r w:rsidRPr="00046C5A">
        <w:rPr>
          <w:sz w:val="24"/>
          <w:szCs w:val="24"/>
        </w:rPr>
        <w:t>titled</w:t>
      </w:r>
      <w:r w:rsidRPr="00046C5A">
        <w:rPr>
          <w:spacing w:val="-9"/>
          <w:sz w:val="24"/>
          <w:szCs w:val="24"/>
        </w:rPr>
        <w:t xml:space="preserve"> </w:t>
      </w:r>
      <w:r w:rsidRPr="00046C5A">
        <w:rPr>
          <w:sz w:val="24"/>
          <w:szCs w:val="24"/>
        </w:rPr>
        <w:t>“Reporting</w:t>
      </w:r>
      <w:r w:rsidRPr="00046C5A">
        <w:rPr>
          <w:spacing w:val="-12"/>
          <w:sz w:val="24"/>
          <w:szCs w:val="24"/>
        </w:rPr>
        <w:t xml:space="preserve"> </w:t>
      </w:r>
      <w:r w:rsidRPr="00046C5A">
        <w:rPr>
          <w:sz w:val="24"/>
          <w:szCs w:val="24"/>
        </w:rPr>
        <w:t>Requirements”</w:t>
      </w:r>
      <w:r w:rsidRPr="00046C5A">
        <w:rPr>
          <w:spacing w:val="-8"/>
          <w:sz w:val="24"/>
          <w:szCs w:val="24"/>
        </w:rPr>
        <w:t xml:space="preserve"> </w:t>
      </w:r>
      <w:r w:rsidRPr="00046C5A">
        <w:rPr>
          <w:sz w:val="24"/>
          <w:szCs w:val="24"/>
        </w:rPr>
        <w:t>and</w:t>
      </w:r>
      <w:r w:rsidRPr="00046C5A">
        <w:rPr>
          <w:spacing w:val="-9"/>
          <w:sz w:val="24"/>
          <w:szCs w:val="24"/>
        </w:rPr>
        <w:t xml:space="preserve"> </w:t>
      </w:r>
      <w:r w:rsidRPr="00046C5A">
        <w:rPr>
          <w:sz w:val="24"/>
          <w:szCs w:val="24"/>
        </w:rPr>
        <w:t xml:space="preserve">deliverable </w:t>
      </w:r>
      <w:r w:rsidRPr="00046C5A">
        <w:rPr>
          <w:spacing w:val="-2"/>
          <w:sz w:val="24"/>
          <w:szCs w:val="24"/>
        </w:rPr>
        <w:t>table.</w:t>
      </w:r>
    </w:p>
    <w:p w14:paraId="0B566599" w14:textId="77777777" w:rsidR="00D61D72" w:rsidRDefault="00D61D72">
      <w:pPr>
        <w:pStyle w:val="BodyText"/>
        <w:spacing w:before="11"/>
        <w:rPr>
          <w:sz w:val="26"/>
        </w:rPr>
      </w:pPr>
    </w:p>
    <w:p w14:paraId="0C844C84" w14:textId="77777777" w:rsidR="00D61D72" w:rsidRDefault="00860DAE">
      <w:pPr>
        <w:pStyle w:val="Heading2"/>
        <w:spacing w:line="247" w:lineRule="auto"/>
        <w:ind w:left="935" w:right="425" w:hanging="12"/>
      </w:pPr>
      <w:bookmarkStart w:id="47" w:name="Task_11:_Defending_Medical_Review_Decisi"/>
      <w:bookmarkEnd w:id="47"/>
      <w:r>
        <w:t>Task</w:t>
      </w:r>
      <w:r>
        <w:rPr>
          <w:spacing w:val="-8"/>
        </w:rPr>
        <w:t xml:space="preserve"> </w:t>
      </w:r>
      <w:r>
        <w:t>11:</w:t>
      </w:r>
      <w:r>
        <w:rPr>
          <w:spacing w:val="-9"/>
        </w:rPr>
        <w:t xml:space="preserve"> </w:t>
      </w:r>
      <w:r>
        <w:t>Defending</w:t>
      </w:r>
      <w:r>
        <w:rPr>
          <w:spacing w:val="-8"/>
        </w:rPr>
        <w:t xml:space="preserve"> </w:t>
      </w:r>
      <w:r>
        <w:t>Medical</w:t>
      </w:r>
      <w:r>
        <w:rPr>
          <w:spacing w:val="-8"/>
        </w:rPr>
        <w:t xml:space="preserve"> </w:t>
      </w:r>
      <w:r>
        <w:t>Review</w:t>
      </w:r>
      <w:r>
        <w:rPr>
          <w:spacing w:val="-7"/>
        </w:rPr>
        <w:t xml:space="preserve"> </w:t>
      </w:r>
      <w:r>
        <w:t>Decisions</w:t>
      </w:r>
      <w:r>
        <w:rPr>
          <w:spacing w:val="-8"/>
        </w:rPr>
        <w:t xml:space="preserve"> </w:t>
      </w:r>
      <w:r>
        <w:t>at</w:t>
      </w:r>
      <w:r>
        <w:rPr>
          <w:spacing w:val="-9"/>
        </w:rPr>
        <w:t xml:space="preserve"> </w:t>
      </w:r>
      <w:r>
        <w:t>Administrative</w:t>
      </w:r>
      <w:r>
        <w:rPr>
          <w:spacing w:val="-9"/>
        </w:rPr>
        <w:t xml:space="preserve"> </w:t>
      </w:r>
      <w:r>
        <w:t>Law</w:t>
      </w:r>
      <w:r>
        <w:rPr>
          <w:spacing w:val="-7"/>
        </w:rPr>
        <w:t xml:space="preserve"> </w:t>
      </w:r>
      <w:r>
        <w:t>Judge</w:t>
      </w:r>
      <w:r>
        <w:rPr>
          <w:spacing w:val="-9"/>
        </w:rPr>
        <w:t xml:space="preserve"> </w:t>
      </w:r>
      <w:r>
        <w:t xml:space="preserve">(ALJ) </w:t>
      </w:r>
      <w:r>
        <w:rPr>
          <w:spacing w:val="-2"/>
        </w:rPr>
        <w:t>Hearings</w:t>
      </w:r>
    </w:p>
    <w:p w14:paraId="4A7824B1" w14:textId="77777777" w:rsidR="00D61D72" w:rsidRDefault="00D61D72">
      <w:pPr>
        <w:pStyle w:val="BodyText"/>
        <w:spacing w:before="7"/>
        <w:rPr>
          <w:b/>
          <w:sz w:val="27"/>
        </w:rPr>
      </w:pPr>
    </w:p>
    <w:p w14:paraId="7E2471BD" w14:textId="6EDAE30E" w:rsidR="00D61D72" w:rsidRDefault="00860DAE">
      <w:pPr>
        <w:pStyle w:val="BodyText"/>
        <w:spacing w:line="247" w:lineRule="auto"/>
        <w:ind w:left="935" w:right="562" w:hanging="12"/>
      </w:pPr>
      <w:r>
        <w:t>Rules and procedures related to the ALJ hearing process are contained in §§42 CFR 405.1000- 405.1058, as applicable.</w:t>
      </w:r>
      <w:r>
        <w:rPr>
          <w:spacing w:val="40"/>
        </w:rPr>
        <w:t xml:space="preserve"> </w:t>
      </w:r>
      <w:r>
        <w:t>Contractors are limited to three roles in an ALJ hearing:</w:t>
      </w:r>
      <w:r>
        <w:rPr>
          <w:spacing w:val="-1"/>
        </w:rPr>
        <w:t xml:space="preserve"> </w:t>
      </w:r>
      <w:r>
        <w:t>a</w:t>
      </w:r>
      <w:r>
        <w:rPr>
          <w:spacing w:val="-2"/>
        </w:rPr>
        <w:t xml:space="preserve"> </w:t>
      </w:r>
      <w:r>
        <w:t>Participant,</w:t>
      </w:r>
      <w:r>
        <w:rPr>
          <w:spacing w:val="-1"/>
        </w:rPr>
        <w:t xml:space="preserve"> </w:t>
      </w:r>
      <w:r>
        <w:t>a Party,</w:t>
      </w:r>
      <w:r>
        <w:rPr>
          <w:spacing w:val="-1"/>
        </w:rPr>
        <w:t xml:space="preserve"> </w:t>
      </w:r>
      <w:r>
        <w:t>or</w:t>
      </w:r>
      <w:r>
        <w:rPr>
          <w:spacing w:val="-2"/>
        </w:rPr>
        <w:t xml:space="preserve"> </w:t>
      </w:r>
      <w:r>
        <w:t>a</w:t>
      </w:r>
      <w:r>
        <w:rPr>
          <w:spacing w:val="-2"/>
        </w:rPr>
        <w:t xml:space="preserve"> </w:t>
      </w:r>
      <w:r>
        <w:t>Witness.</w:t>
      </w:r>
      <w:r>
        <w:rPr>
          <w:spacing w:val="39"/>
        </w:rPr>
        <w:t xml:space="preserve"> </w:t>
      </w:r>
      <w:r>
        <w:t>Contractors</w:t>
      </w:r>
      <w:r>
        <w:rPr>
          <w:spacing w:val="-1"/>
        </w:rPr>
        <w:t xml:space="preserve"> </w:t>
      </w:r>
      <w:r>
        <w:t>shall</w:t>
      </w:r>
      <w:r>
        <w:rPr>
          <w:spacing w:val="-1"/>
        </w:rPr>
        <w:t xml:space="preserve"> </w:t>
      </w:r>
      <w:r>
        <w:t>refer</w:t>
      </w:r>
      <w:r>
        <w:rPr>
          <w:spacing w:val="-2"/>
        </w:rPr>
        <w:t xml:space="preserve"> </w:t>
      </w:r>
      <w:r>
        <w:t>to</w:t>
      </w:r>
      <w:r>
        <w:rPr>
          <w:spacing w:val="-1"/>
        </w:rPr>
        <w:t xml:space="preserve"> </w:t>
      </w:r>
      <w:r>
        <w:t>42</w:t>
      </w:r>
      <w:r>
        <w:rPr>
          <w:spacing w:val="-1"/>
        </w:rPr>
        <w:t xml:space="preserve"> </w:t>
      </w:r>
      <w:r>
        <w:t>CFR</w:t>
      </w:r>
      <w:r>
        <w:rPr>
          <w:spacing w:val="-1"/>
        </w:rPr>
        <w:t xml:space="preserve"> </w:t>
      </w:r>
      <w:r>
        <w:t xml:space="preserve">§§405.1010 and 405.1012, as well as CMS Pub. 100-08, Chapter 3, to define their responsibilities and determine their eligibility to participate in one of the </w:t>
      </w:r>
      <w:proofErr w:type="gramStart"/>
      <w:r>
        <w:t>aforementioned roles</w:t>
      </w:r>
      <w:proofErr w:type="gramEnd"/>
      <w:r>
        <w:t>. The Contractor will actively participate in ALJ hearings as appropriate based on participation status (participant,</w:t>
      </w:r>
      <w:r>
        <w:rPr>
          <w:spacing w:val="-3"/>
        </w:rPr>
        <w:t xml:space="preserve"> </w:t>
      </w:r>
      <w:r>
        <w:t>party,</w:t>
      </w:r>
      <w:r>
        <w:rPr>
          <w:spacing w:val="-3"/>
        </w:rPr>
        <w:t xml:space="preserve"> </w:t>
      </w:r>
      <w:r>
        <w:t>or</w:t>
      </w:r>
      <w:r>
        <w:rPr>
          <w:spacing w:val="-4"/>
        </w:rPr>
        <w:t xml:space="preserve"> </w:t>
      </w:r>
      <w:r>
        <w:t>witness)</w:t>
      </w:r>
      <w:r>
        <w:rPr>
          <w:spacing w:val="-4"/>
        </w:rPr>
        <w:t xml:space="preserve"> </w:t>
      </w:r>
      <w:r>
        <w:t>when</w:t>
      </w:r>
      <w:r>
        <w:rPr>
          <w:spacing w:val="-3"/>
        </w:rPr>
        <w:t xml:space="preserve"> </w:t>
      </w:r>
      <w:r>
        <w:t>notice</w:t>
      </w:r>
      <w:r>
        <w:rPr>
          <w:spacing w:val="-4"/>
        </w:rPr>
        <w:t xml:space="preserve"> </w:t>
      </w:r>
      <w:r>
        <w:t>has</w:t>
      </w:r>
      <w:r>
        <w:rPr>
          <w:spacing w:val="-3"/>
        </w:rPr>
        <w:t xml:space="preserve"> </w:t>
      </w:r>
      <w:r>
        <w:t>been</w:t>
      </w:r>
      <w:r>
        <w:rPr>
          <w:spacing w:val="-3"/>
        </w:rPr>
        <w:t xml:space="preserve"> </w:t>
      </w:r>
      <w:r>
        <w:t>sufficient</w:t>
      </w:r>
      <w:r>
        <w:rPr>
          <w:spacing w:val="-3"/>
        </w:rPr>
        <w:t xml:space="preserve"> </w:t>
      </w:r>
      <w:r>
        <w:t>to</w:t>
      </w:r>
      <w:r>
        <w:rPr>
          <w:spacing w:val="-3"/>
        </w:rPr>
        <w:t xml:space="preserve"> </w:t>
      </w:r>
      <w:r>
        <w:t>permit</w:t>
      </w:r>
      <w:r>
        <w:rPr>
          <w:spacing w:val="-3"/>
        </w:rPr>
        <w:t xml:space="preserve"> </w:t>
      </w:r>
      <w:r>
        <w:t>such</w:t>
      </w:r>
      <w:r>
        <w:rPr>
          <w:spacing w:val="-3"/>
        </w:rPr>
        <w:t xml:space="preserve"> </w:t>
      </w:r>
      <w:r>
        <w:t>participation. The Contractor shall assign a physician to participate or take party status or appear as a witness</w:t>
      </w:r>
      <w:r>
        <w:rPr>
          <w:spacing w:val="-6"/>
        </w:rPr>
        <w:t xml:space="preserve"> </w:t>
      </w:r>
      <w:r>
        <w:t>and</w:t>
      </w:r>
      <w:r>
        <w:rPr>
          <w:spacing w:val="-6"/>
        </w:rPr>
        <w:t xml:space="preserve"> </w:t>
      </w:r>
      <w:r>
        <w:t>oversee</w:t>
      </w:r>
      <w:r>
        <w:rPr>
          <w:spacing w:val="-7"/>
        </w:rPr>
        <w:t xml:space="preserve"> </w:t>
      </w:r>
      <w:r>
        <w:t>the</w:t>
      </w:r>
      <w:r>
        <w:rPr>
          <w:spacing w:val="-4"/>
        </w:rPr>
        <w:t xml:space="preserve"> </w:t>
      </w:r>
      <w:r>
        <w:t>ALJ</w:t>
      </w:r>
      <w:r>
        <w:rPr>
          <w:spacing w:val="-6"/>
        </w:rPr>
        <w:t xml:space="preserve"> </w:t>
      </w:r>
      <w:r>
        <w:t>hearing</w:t>
      </w:r>
      <w:r>
        <w:rPr>
          <w:spacing w:val="-8"/>
        </w:rPr>
        <w:t xml:space="preserve"> </w:t>
      </w:r>
      <w:r>
        <w:t>support</w:t>
      </w:r>
      <w:r>
        <w:rPr>
          <w:spacing w:val="-5"/>
        </w:rPr>
        <w:t xml:space="preserve"> </w:t>
      </w:r>
      <w:r>
        <w:t>process</w:t>
      </w:r>
      <w:r>
        <w:rPr>
          <w:spacing w:val="-6"/>
        </w:rPr>
        <w:t xml:space="preserve"> </w:t>
      </w:r>
      <w:r>
        <w:t>established</w:t>
      </w:r>
      <w:r>
        <w:rPr>
          <w:spacing w:val="-6"/>
        </w:rPr>
        <w:t xml:space="preserve"> </w:t>
      </w:r>
      <w:r>
        <w:t>in</w:t>
      </w:r>
      <w:r>
        <w:rPr>
          <w:spacing w:val="-6"/>
        </w:rPr>
        <w:t xml:space="preserve"> </w:t>
      </w:r>
      <w:r>
        <w:t>this</w:t>
      </w:r>
      <w:r>
        <w:rPr>
          <w:spacing w:val="-6"/>
        </w:rPr>
        <w:t xml:space="preserve"> </w:t>
      </w:r>
      <w:r>
        <w:t>section.</w:t>
      </w:r>
      <w:r>
        <w:rPr>
          <w:spacing w:val="35"/>
        </w:rPr>
        <w:t xml:space="preserve"> </w:t>
      </w:r>
      <w:r>
        <w:t>Physicians overseeing and/or taking party or participant status shall be a current CMD, a contractor employed physician or any combination thereof.</w:t>
      </w:r>
    </w:p>
    <w:p w14:paraId="572C5EE3" w14:textId="77777777" w:rsidR="00D61D72" w:rsidRDefault="00D61D72">
      <w:pPr>
        <w:pStyle w:val="BodyText"/>
        <w:spacing w:before="4"/>
        <w:rPr>
          <w:sz w:val="27"/>
        </w:rPr>
      </w:pPr>
    </w:p>
    <w:p w14:paraId="5C4114C9" w14:textId="77777777" w:rsidR="00D61D72" w:rsidRDefault="00860DAE">
      <w:pPr>
        <w:pStyle w:val="BodyText"/>
        <w:spacing w:line="247" w:lineRule="auto"/>
        <w:ind w:left="935" w:right="347" w:hanging="12"/>
      </w:pPr>
      <w:r>
        <w:t>In either situation, the Contractor must be prepared to discuss details related to the facts of each claim</w:t>
      </w:r>
      <w:r>
        <w:rPr>
          <w:spacing w:val="-2"/>
        </w:rPr>
        <w:t xml:space="preserve"> </w:t>
      </w:r>
      <w:r>
        <w:t>under</w:t>
      </w:r>
      <w:r>
        <w:rPr>
          <w:spacing w:val="-3"/>
        </w:rPr>
        <w:t xml:space="preserve"> </w:t>
      </w:r>
      <w:r>
        <w:t>appeal, the</w:t>
      </w:r>
      <w:r>
        <w:rPr>
          <w:spacing w:val="-3"/>
        </w:rPr>
        <w:t xml:space="preserve"> </w:t>
      </w:r>
      <w:r>
        <w:t>relevant coverage</w:t>
      </w:r>
      <w:r>
        <w:rPr>
          <w:spacing w:val="-3"/>
        </w:rPr>
        <w:t xml:space="preserve"> </w:t>
      </w:r>
      <w:r>
        <w:t>policies</w:t>
      </w:r>
      <w:r>
        <w:rPr>
          <w:spacing w:val="-2"/>
        </w:rPr>
        <w:t xml:space="preserve"> </w:t>
      </w:r>
      <w:r>
        <w:t>and</w:t>
      </w:r>
      <w:r>
        <w:rPr>
          <w:spacing w:val="-2"/>
        </w:rPr>
        <w:t xml:space="preserve"> </w:t>
      </w:r>
      <w:r>
        <w:t>payment</w:t>
      </w:r>
      <w:r>
        <w:rPr>
          <w:spacing w:val="-2"/>
        </w:rPr>
        <w:t xml:space="preserve"> </w:t>
      </w:r>
      <w:r>
        <w:t>requirements,</w:t>
      </w:r>
      <w:r>
        <w:rPr>
          <w:spacing w:val="-2"/>
        </w:rPr>
        <w:t xml:space="preserve"> </w:t>
      </w:r>
      <w:r>
        <w:t>including any clarification required on decisions made earlier in the appeals process.</w:t>
      </w:r>
      <w:r>
        <w:rPr>
          <w:spacing w:val="40"/>
        </w:rPr>
        <w:t xml:space="preserve"> </w:t>
      </w:r>
      <w:r>
        <w:t>For post-pay audit/overpayment</w:t>
      </w:r>
      <w:r>
        <w:rPr>
          <w:spacing w:val="-5"/>
        </w:rPr>
        <w:t xml:space="preserve"> </w:t>
      </w:r>
      <w:r>
        <w:t>cases,</w:t>
      </w:r>
      <w:r>
        <w:rPr>
          <w:spacing w:val="-4"/>
        </w:rPr>
        <w:t xml:space="preserve"> </w:t>
      </w:r>
      <w:r>
        <w:t>the</w:t>
      </w:r>
      <w:r>
        <w:rPr>
          <w:spacing w:val="-9"/>
        </w:rPr>
        <w:t xml:space="preserve"> </w:t>
      </w:r>
      <w:r>
        <w:t>Contractor</w:t>
      </w:r>
      <w:r>
        <w:rPr>
          <w:spacing w:val="-7"/>
        </w:rPr>
        <w:t xml:space="preserve"> </w:t>
      </w:r>
      <w:r>
        <w:t>must</w:t>
      </w:r>
      <w:r>
        <w:rPr>
          <w:spacing w:val="-5"/>
        </w:rPr>
        <w:t xml:space="preserve"> </w:t>
      </w:r>
      <w:r>
        <w:t>be</w:t>
      </w:r>
      <w:r>
        <w:rPr>
          <w:spacing w:val="-9"/>
        </w:rPr>
        <w:t xml:space="preserve"> </w:t>
      </w:r>
      <w:r>
        <w:t>prepared</w:t>
      </w:r>
      <w:r>
        <w:rPr>
          <w:spacing w:val="-6"/>
        </w:rPr>
        <w:t xml:space="preserve"> </w:t>
      </w:r>
      <w:r>
        <w:t>to</w:t>
      </w:r>
      <w:r>
        <w:rPr>
          <w:spacing w:val="-6"/>
        </w:rPr>
        <w:t xml:space="preserve"> </w:t>
      </w:r>
      <w:r>
        <w:t>discuss</w:t>
      </w:r>
      <w:r>
        <w:rPr>
          <w:spacing w:val="-6"/>
        </w:rPr>
        <w:t xml:space="preserve"> </w:t>
      </w:r>
      <w:r>
        <w:t>activities</w:t>
      </w:r>
      <w:r>
        <w:rPr>
          <w:spacing w:val="-6"/>
        </w:rPr>
        <w:t xml:space="preserve"> </w:t>
      </w:r>
      <w:r>
        <w:t>such</w:t>
      </w:r>
      <w:r>
        <w:rPr>
          <w:spacing w:val="-6"/>
        </w:rPr>
        <w:t xml:space="preserve"> </w:t>
      </w:r>
      <w:r>
        <w:t>as</w:t>
      </w:r>
      <w:r>
        <w:rPr>
          <w:spacing w:val="-6"/>
        </w:rPr>
        <w:t xml:space="preserve"> </w:t>
      </w:r>
      <w:r>
        <w:t>but</w:t>
      </w:r>
      <w:r>
        <w:rPr>
          <w:spacing w:val="-5"/>
        </w:rPr>
        <w:t xml:space="preserve"> </w:t>
      </w:r>
      <w:r>
        <w:t xml:space="preserve">not limited </w:t>
      </w:r>
      <w:proofErr w:type="gramStart"/>
      <w:r>
        <w:t>to:</w:t>
      </w:r>
      <w:proofErr w:type="gramEnd"/>
      <w:r>
        <w:t xml:space="preserve"> the background on how the provider/supplier was selected for review, results of the sample case adjudications, as well as matters related to the extrapolation process.</w:t>
      </w:r>
    </w:p>
    <w:p w14:paraId="47C7598E" w14:textId="77777777" w:rsidR="00D61D72" w:rsidRDefault="00D61D72">
      <w:pPr>
        <w:pStyle w:val="BodyText"/>
        <w:spacing w:before="7"/>
        <w:rPr>
          <w:sz w:val="27"/>
        </w:rPr>
      </w:pPr>
    </w:p>
    <w:p w14:paraId="5FD77AC2" w14:textId="77777777" w:rsidR="00C938F6" w:rsidRDefault="00860DAE" w:rsidP="00C938F6">
      <w:pPr>
        <w:pStyle w:val="BodyText"/>
        <w:spacing w:line="247" w:lineRule="auto"/>
        <w:ind w:left="935" w:right="377" w:hanging="12"/>
      </w:pPr>
      <w:r>
        <w:t xml:space="preserve">A Notice of Hearing (NOH) issued by Office of Medicare Hearings and Appeals (OMHA) will be sent only to the </w:t>
      </w:r>
      <w:proofErr w:type="spellStart"/>
      <w:r>
        <w:t>AdQIC</w:t>
      </w:r>
      <w:proofErr w:type="spellEnd"/>
      <w:r>
        <w:t>.</w:t>
      </w:r>
      <w:r>
        <w:rPr>
          <w:spacing w:val="80"/>
        </w:rPr>
        <w:t xml:space="preserve"> </w:t>
      </w:r>
      <w:r>
        <w:t xml:space="preserve">The </w:t>
      </w:r>
      <w:proofErr w:type="spellStart"/>
      <w:r>
        <w:t>AdQIC</w:t>
      </w:r>
      <w:proofErr w:type="spellEnd"/>
      <w:r>
        <w:t xml:space="preserve"> will create a record in the </w:t>
      </w:r>
      <w:proofErr w:type="spellStart"/>
      <w:r>
        <w:t>AdQIC</w:t>
      </w:r>
      <w:proofErr w:type="spellEnd"/>
      <w:r>
        <w:t xml:space="preserve"> portal that will</w:t>
      </w:r>
      <w:r>
        <w:rPr>
          <w:spacing w:val="-1"/>
        </w:rPr>
        <w:t xml:space="preserve"> </w:t>
      </w:r>
      <w:r>
        <w:t>generate an</w:t>
      </w:r>
      <w:r>
        <w:rPr>
          <w:spacing w:val="-1"/>
        </w:rPr>
        <w:t xml:space="preserve"> </w:t>
      </w:r>
      <w:r>
        <w:t>email</w:t>
      </w:r>
      <w:r>
        <w:rPr>
          <w:spacing w:val="-1"/>
        </w:rPr>
        <w:t xml:space="preserve"> </w:t>
      </w:r>
      <w:r>
        <w:t>notification</w:t>
      </w:r>
      <w:r>
        <w:rPr>
          <w:spacing w:val="-1"/>
        </w:rPr>
        <w:t xml:space="preserve"> </w:t>
      </w:r>
      <w:r>
        <w:t>to</w:t>
      </w:r>
      <w:r>
        <w:rPr>
          <w:spacing w:val="-1"/>
        </w:rPr>
        <w:t xml:space="preserve"> </w:t>
      </w:r>
      <w:r>
        <w:t>all</w:t>
      </w:r>
      <w:r>
        <w:rPr>
          <w:spacing w:val="-1"/>
        </w:rPr>
        <w:t xml:space="preserve"> </w:t>
      </w:r>
      <w:r>
        <w:t>applicable</w:t>
      </w:r>
      <w:r>
        <w:rPr>
          <w:spacing w:val="-2"/>
        </w:rPr>
        <w:t xml:space="preserve"> </w:t>
      </w:r>
      <w:r>
        <w:t>CMS</w:t>
      </w:r>
      <w:r>
        <w:rPr>
          <w:spacing w:val="-1"/>
        </w:rPr>
        <w:t xml:space="preserve"> </w:t>
      </w:r>
      <w:r>
        <w:t>contractors</w:t>
      </w:r>
      <w:r>
        <w:rPr>
          <w:spacing w:val="-1"/>
        </w:rPr>
        <w:t xml:space="preserve"> </w:t>
      </w:r>
      <w:r>
        <w:t>(e.g., DME</w:t>
      </w:r>
      <w:r>
        <w:rPr>
          <w:spacing w:val="-2"/>
        </w:rPr>
        <w:t xml:space="preserve"> </w:t>
      </w:r>
      <w:r>
        <w:t>MAC,</w:t>
      </w:r>
      <w:r>
        <w:rPr>
          <w:spacing w:val="-1"/>
        </w:rPr>
        <w:t xml:space="preserve"> </w:t>
      </w:r>
      <w:r>
        <w:t>A/B MAC, UPIC, SMRC, and/or RAC) notifying them that a hearing has been scheduled.</w:t>
      </w:r>
      <w:r>
        <w:rPr>
          <w:spacing w:val="40"/>
        </w:rPr>
        <w:t xml:space="preserve"> </w:t>
      </w:r>
      <w:r>
        <w:t xml:space="preserve">Upon receipt of the formal NOH e-mail alert, all applicable CMS contractors shall log onto the </w:t>
      </w:r>
      <w:proofErr w:type="spellStart"/>
      <w:r>
        <w:t>AdQIC</w:t>
      </w:r>
      <w:proofErr w:type="spellEnd"/>
      <w:r>
        <w:rPr>
          <w:spacing w:val="-3"/>
        </w:rPr>
        <w:t xml:space="preserve"> </w:t>
      </w:r>
      <w:r>
        <w:t>website,</w:t>
      </w:r>
      <w:r>
        <w:rPr>
          <w:spacing w:val="-6"/>
        </w:rPr>
        <w:t xml:space="preserve"> </w:t>
      </w:r>
      <w:r>
        <w:t>to</w:t>
      </w:r>
      <w:r>
        <w:rPr>
          <w:spacing w:val="-6"/>
        </w:rPr>
        <w:t xml:space="preserve"> </w:t>
      </w:r>
      <w:r>
        <w:t>express</w:t>
      </w:r>
      <w:r>
        <w:rPr>
          <w:spacing w:val="-6"/>
        </w:rPr>
        <w:t xml:space="preserve"> </w:t>
      </w:r>
      <w:r>
        <w:t>interest</w:t>
      </w:r>
      <w:r>
        <w:rPr>
          <w:spacing w:val="-5"/>
        </w:rPr>
        <w:t xml:space="preserve"> </w:t>
      </w:r>
      <w:r>
        <w:t>in</w:t>
      </w:r>
      <w:r>
        <w:rPr>
          <w:spacing w:val="-6"/>
        </w:rPr>
        <w:t xml:space="preserve"> </w:t>
      </w:r>
      <w:r>
        <w:t>participation</w:t>
      </w:r>
      <w:r>
        <w:rPr>
          <w:spacing w:val="-6"/>
        </w:rPr>
        <w:t xml:space="preserve"> </w:t>
      </w:r>
      <w:r>
        <w:t>and</w:t>
      </w:r>
      <w:r>
        <w:rPr>
          <w:spacing w:val="-6"/>
        </w:rPr>
        <w:t xml:space="preserve"> </w:t>
      </w:r>
      <w:r>
        <w:t>to</w:t>
      </w:r>
      <w:r>
        <w:rPr>
          <w:spacing w:val="-6"/>
        </w:rPr>
        <w:t xml:space="preserve"> </w:t>
      </w:r>
      <w:r>
        <w:t>determine</w:t>
      </w:r>
      <w:r>
        <w:rPr>
          <w:spacing w:val="-9"/>
        </w:rPr>
        <w:t xml:space="preserve"> </w:t>
      </w:r>
      <w:r>
        <w:t>eligibility</w:t>
      </w:r>
      <w:r>
        <w:rPr>
          <w:spacing w:val="-13"/>
        </w:rPr>
        <w:t xml:space="preserve"> </w:t>
      </w:r>
      <w:r>
        <w:t>to</w:t>
      </w:r>
      <w:r>
        <w:rPr>
          <w:spacing w:val="-6"/>
        </w:rPr>
        <w:t xml:space="preserve"> </w:t>
      </w:r>
      <w:r>
        <w:t xml:space="preserve">participate, prior to the </w:t>
      </w:r>
      <w:proofErr w:type="spellStart"/>
      <w:r>
        <w:t>AdQIC</w:t>
      </w:r>
      <w:proofErr w:type="spellEnd"/>
      <w:r>
        <w:t xml:space="preserve"> providing formal response to OMHA within the regulatory timeframes. The</w:t>
      </w:r>
      <w:r>
        <w:rPr>
          <w:spacing w:val="-9"/>
        </w:rPr>
        <w:t xml:space="preserve"> </w:t>
      </w:r>
      <w:r>
        <w:t>Contractor</w:t>
      </w:r>
      <w:r>
        <w:rPr>
          <w:spacing w:val="-7"/>
        </w:rPr>
        <w:t xml:space="preserve"> </w:t>
      </w:r>
      <w:r>
        <w:t>shall</w:t>
      </w:r>
      <w:r>
        <w:rPr>
          <w:spacing w:val="-5"/>
        </w:rPr>
        <w:t xml:space="preserve"> </w:t>
      </w:r>
      <w:r>
        <w:t>establish</w:t>
      </w:r>
      <w:r>
        <w:rPr>
          <w:spacing w:val="-6"/>
        </w:rPr>
        <w:t xml:space="preserve"> </w:t>
      </w:r>
      <w:r>
        <w:t>a</w:t>
      </w:r>
      <w:r>
        <w:rPr>
          <w:spacing w:val="-9"/>
        </w:rPr>
        <w:t xml:space="preserve"> </w:t>
      </w:r>
      <w:r>
        <w:t>process</w:t>
      </w:r>
      <w:r>
        <w:rPr>
          <w:spacing w:val="-6"/>
        </w:rPr>
        <w:t xml:space="preserve"> </w:t>
      </w:r>
      <w:r>
        <w:t>for</w:t>
      </w:r>
      <w:r>
        <w:rPr>
          <w:spacing w:val="-4"/>
        </w:rPr>
        <w:t xml:space="preserve"> </w:t>
      </w:r>
      <w:r>
        <w:t>assessing</w:t>
      </w:r>
      <w:r>
        <w:rPr>
          <w:spacing w:val="-11"/>
        </w:rPr>
        <w:t xml:space="preserve"> </w:t>
      </w:r>
      <w:r>
        <w:t>the</w:t>
      </w:r>
      <w:r>
        <w:rPr>
          <w:spacing w:val="-9"/>
        </w:rPr>
        <w:t xml:space="preserve"> </w:t>
      </w:r>
      <w:r>
        <w:t>NOHs</w:t>
      </w:r>
      <w:r>
        <w:rPr>
          <w:spacing w:val="-6"/>
        </w:rPr>
        <w:t xml:space="preserve"> </w:t>
      </w:r>
      <w:r>
        <w:t>received</w:t>
      </w:r>
      <w:r>
        <w:rPr>
          <w:spacing w:val="-6"/>
        </w:rPr>
        <w:t xml:space="preserve"> </w:t>
      </w:r>
      <w:r>
        <w:t>to</w:t>
      </w:r>
      <w:r>
        <w:rPr>
          <w:spacing w:val="-3"/>
        </w:rPr>
        <w:t xml:space="preserve"> </w:t>
      </w:r>
      <w:r>
        <w:t>determine</w:t>
      </w:r>
      <w:r>
        <w:rPr>
          <w:spacing w:val="-9"/>
        </w:rPr>
        <w:t xml:space="preserve"> </w:t>
      </w:r>
      <w:r>
        <w:t>which cases</w:t>
      </w:r>
      <w:r>
        <w:rPr>
          <w:spacing w:val="-2"/>
        </w:rPr>
        <w:t xml:space="preserve"> </w:t>
      </w:r>
      <w:r>
        <w:t>should</w:t>
      </w:r>
      <w:r>
        <w:rPr>
          <w:spacing w:val="-2"/>
        </w:rPr>
        <w:t xml:space="preserve"> </w:t>
      </w:r>
      <w:r>
        <w:t>be</w:t>
      </w:r>
      <w:r>
        <w:rPr>
          <w:spacing w:val="-6"/>
        </w:rPr>
        <w:t xml:space="preserve"> </w:t>
      </w:r>
      <w:r>
        <w:t>selected for</w:t>
      </w:r>
      <w:r>
        <w:rPr>
          <w:spacing w:val="-6"/>
        </w:rPr>
        <w:t xml:space="preserve"> </w:t>
      </w:r>
      <w:r>
        <w:t>participation.</w:t>
      </w:r>
      <w:r>
        <w:rPr>
          <w:spacing w:val="37"/>
        </w:rPr>
        <w:t xml:space="preserve"> </w:t>
      </w:r>
      <w:r>
        <w:t>Factors to</w:t>
      </w:r>
      <w:r>
        <w:rPr>
          <w:spacing w:val="-5"/>
        </w:rPr>
        <w:t xml:space="preserve"> </w:t>
      </w:r>
      <w:r>
        <w:t>be</w:t>
      </w:r>
      <w:r>
        <w:rPr>
          <w:spacing w:val="-6"/>
        </w:rPr>
        <w:t xml:space="preserve"> </w:t>
      </w:r>
      <w:r>
        <w:t>examined</w:t>
      </w:r>
      <w:r>
        <w:rPr>
          <w:spacing w:val="-3"/>
        </w:rPr>
        <w:t xml:space="preserve"> </w:t>
      </w:r>
      <w:r>
        <w:t>should</w:t>
      </w:r>
      <w:r>
        <w:rPr>
          <w:spacing w:val="-2"/>
        </w:rPr>
        <w:t xml:space="preserve"> </w:t>
      </w:r>
      <w:r>
        <w:t>include,</w:t>
      </w:r>
      <w:r>
        <w:rPr>
          <w:spacing w:val="-2"/>
        </w:rPr>
        <w:t xml:space="preserve"> </w:t>
      </w:r>
      <w:r>
        <w:t>but</w:t>
      </w:r>
      <w:r>
        <w:rPr>
          <w:spacing w:val="-2"/>
        </w:rPr>
        <w:t xml:space="preserve"> </w:t>
      </w:r>
      <w:r>
        <w:t>not</w:t>
      </w:r>
      <w:r>
        <w:rPr>
          <w:spacing w:val="-2"/>
        </w:rPr>
        <w:t xml:space="preserve"> </w:t>
      </w:r>
      <w:r>
        <w:t xml:space="preserve">be limited </w:t>
      </w:r>
      <w:proofErr w:type="gramStart"/>
      <w:r>
        <w:t>to:</w:t>
      </w:r>
      <w:proofErr w:type="gramEnd"/>
      <w:r>
        <w:t xml:space="preserve"> policy implications, dollars at issue, </w:t>
      </w:r>
      <w:proofErr w:type="gramStart"/>
      <w:r>
        <w:t>program</w:t>
      </w:r>
      <w:proofErr w:type="gramEnd"/>
      <w:r>
        <w:t xml:space="preserve"> integrity matters, and the extent to which a particular issue is, or has been, a recurring issue at the ALJ level of appeal</w:t>
      </w:r>
      <w:r w:rsidR="00050E59">
        <w:t>, and when requested by CMS</w:t>
      </w:r>
      <w:r>
        <w:t>.</w:t>
      </w:r>
    </w:p>
    <w:p w14:paraId="12D23F18" w14:textId="77777777" w:rsidR="00C938F6" w:rsidRDefault="00C938F6" w:rsidP="00C938F6">
      <w:pPr>
        <w:pStyle w:val="BodyText"/>
        <w:spacing w:line="247" w:lineRule="auto"/>
        <w:ind w:left="935" w:right="377" w:hanging="12"/>
      </w:pPr>
    </w:p>
    <w:p w14:paraId="4D1D498E" w14:textId="688D6115" w:rsidR="00D61D72" w:rsidRDefault="00860DAE" w:rsidP="00C938F6">
      <w:pPr>
        <w:pStyle w:val="BodyText"/>
        <w:spacing w:line="247" w:lineRule="auto"/>
        <w:ind w:left="935" w:right="377" w:hanging="12"/>
      </w:pPr>
      <w:r>
        <w:t>The</w:t>
      </w:r>
      <w:r>
        <w:rPr>
          <w:spacing w:val="-8"/>
        </w:rPr>
        <w:t xml:space="preserve"> </w:t>
      </w:r>
      <w:r>
        <w:t>Contractor</w:t>
      </w:r>
      <w:r>
        <w:rPr>
          <w:spacing w:val="-6"/>
        </w:rPr>
        <w:t xml:space="preserve"> </w:t>
      </w:r>
      <w:r>
        <w:t>will</w:t>
      </w:r>
      <w:r>
        <w:rPr>
          <w:spacing w:val="-4"/>
        </w:rPr>
        <w:t xml:space="preserve"> </w:t>
      </w:r>
      <w:r>
        <w:t>actively</w:t>
      </w:r>
      <w:r>
        <w:rPr>
          <w:spacing w:val="-12"/>
        </w:rPr>
        <w:t xml:space="preserve"> </w:t>
      </w:r>
      <w:r>
        <w:t>participate</w:t>
      </w:r>
      <w:r>
        <w:rPr>
          <w:spacing w:val="-6"/>
        </w:rPr>
        <w:t xml:space="preserve"> </w:t>
      </w:r>
      <w:r>
        <w:t>in</w:t>
      </w:r>
      <w:r>
        <w:rPr>
          <w:spacing w:val="-5"/>
        </w:rPr>
        <w:t xml:space="preserve"> </w:t>
      </w:r>
      <w:r>
        <w:t>ALJ</w:t>
      </w:r>
      <w:r>
        <w:rPr>
          <w:spacing w:val="-2"/>
        </w:rPr>
        <w:t xml:space="preserve"> </w:t>
      </w:r>
      <w:r>
        <w:t>hearings</w:t>
      </w:r>
      <w:r>
        <w:rPr>
          <w:spacing w:val="-2"/>
        </w:rPr>
        <w:t xml:space="preserve"> </w:t>
      </w:r>
      <w:r>
        <w:t>for</w:t>
      </w:r>
      <w:r>
        <w:rPr>
          <w:spacing w:val="-8"/>
        </w:rPr>
        <w:t xml:space="preserve"> </w:t>
      </w:r>
      <w:r>
        <w:t>which</w:t>
      </w:r>
      <w:r>
        <w:rPr>
          <w:spacing w:val="-5"/>
        </w:rPr>
        <w:t xml:space="preserve"> </w:t>
      </w:r>
      <w:r>
        <w:t>the</w:t>
      </w:r>
      <w:r>
        <w:rPr>
          <w:spacing w:val="-6"/>
        </w:rPr>
        <w:t xml:space="preserve"> </w:t>
      </w:r>
      <w:r>
        <w:t>Contractor</w:t>
      </w:r>
      <w:r>
        <w:rPr>
          <w:spacing w:val="-6"/>
        </w:rPr>
        <w:t xml:space="preserve"> </w:t>
      </w:r>
      <w:r>
        <w:t>receives</w:t>
      </w:r>
      <w:r>
        <w:rPr>
          <w:spacing w:val="-5"/>
        </w:rPr>
        <w:t xml:space="preserve"> </w:t>
      </w:r>
      <w:r>
        <w:t>a NOH as directed by CMS.</w:t>
      </w:r>
      <w:r>
        <w:rPr>
          <w:spacing w:val="40"/>
        </w:rPr>
        <w:t xml:space="preserve"> </w:t>
      </w:r>
      <w:r>
        <w:t>CMS anticipates that the Contractor shall participate in a minimum of ten (10) ALJ hearings per month</w:t>
      </w:r>
      <w:r w:rsidR="00050E59">
        <w:t>, however, that total may vary</w:t>
      </w:r>
      <w:r>
        <w:t>. The Contractor shall participate in ALJ hearings</w:t>
      </w:r>
      <w:r>
        <w:rPr>
          <w:spacing w:val="-3"/>
        </w:rPr>
        <w:t xml:space="preserve"> </w:t>
      </w:r>
      <w:r>
        <w:t>as</w:t>
      </w:r>
      <w:r>
        <w:rPr>
          <w:spacing w:val="-3"/>
        </w:rPr>
        <w:t xml:space="preserve"> </w:t>
      </w:r>
      <w:r>
        <w:t>a</w:t>
      </w:r>
      <w:r>
        <w:rPr>
          <w:spacing w:val="-2"/>
        </w:rPr>
        <w:t xml:space="preserve"> </w:t>
      </w:r>
      <w:r>
        <w:t>party</w:t>
      </w:r>
      <w:r>
        <w:rPr>
          <w:spacing w:val="-8"/>
        </w:rPr>
        <w:t xml:space="preserve"> </w:t>
      </w:r>
      <w:r>
        <w:t>at</w:t>
      </w:r>
      <w:r>
        <w:rPr>
          <w:spacing w:val="-3"/>
        </w:rPr>
        <w:t xml:space="preserve"> </w:t>
      </w:r>
      <w:r>
        <w:t>least</w:t>
      </w:r>
      <w:r>
        <w:rPr>
          <w:spacing w:val="-3"/>
        </w:rPr>
        <w:t xml:space="preserve"> </w:t>
      </w:r>
      <w:r>
        <w:t>twice</w:t>
      </w:r>
      <w:r>
        <w:rPr>
          <w:spacing w:val="-5"/>
        </w:rPr>
        <w:t xml:space="preserve"> </w:t>
      </w:r>
      <w:r>
        <w:t>per</w:t>
      </w:r>
      <w:r>
        <w:rPr>
          <w:spacing w:val="-4"/>
        </w:rPr>
        <w:t xml:space="preserve"> </w:t>
      </w:r>
      <w:r>
        <w:t>project,</w:t>
      </w:r>
      <w:r>
        <w:rPr>
          <w:spacing w:val="-3"/>
        </w:rPr>
        <w:t xml:space="preserve"> </w:t>
      </w:r>
      <w:r>
        <w:t>as</w:t>
      </w:r>
      <w:r>
        <w:rPr>
          <w:spacing w:val="-1"/>
        </w:rPr>
        <w:t xml:space="preserve"> </w:t>
      </w:r>
      <w:r>
        <w:t>applicable.</w:t>
      </w:r>
      <w:r>
        <w:rPr>
          <w:spacing w:val="-3"/>
        </w:rPr>
        <w:t xml:space="preserve"> </w:t>
      </w:r>
      <w:r>
        <w:t>Contractors</w:t>
      </w:r>
      <w:r>
        <w:rPr>
          <w:spacing w:val="-3"/>
        </w:rPr>
        <w:t xml:space="preserve"> </w:t>
      </w:r>
      <w:r>
        <w:t>shall</w:t>
      </w:r>
      <w:r>
        <w:rPr>
          <w:spacing w:val="-3"/>
        </w:rPr>
        <w:t xml:space="preserve"> </w:t>
      </w:r>
      <w:r>
        <w:t>make</w:t>
      </w:r>
      <w:r>
        <w:rPr>
          <w:spacing w:val="-4"/>
        </w:rPr>
        <w:t xml:space="preserve"> </w:t>
      </w:r>
      <w:r>
        <w:t>sure</w:t>
      </w:r>
      <w:r>
        <w:rPr>
          <w:spacing w:val="-5"/>
        </w:rPr>
        <w:t xml:space="preserve"> </w:t>
      </w:r>
      <w:r>
        <w:t>that JOAs are sufficient to support the ALJ hearing process and related coordination activities.</w:t>
      </w:r>
    </w:p>
    <w:p w14:paraId="779BB8B4" w14:textId="77777777" w:rsidR="00D61D72" w:rsidRDefault="00D61D72">
      <w:pPr>
        <w:pStyle w:val="BodyText"/>
        <w:spacing w:before="1"/>
        <w:rPr>
          <w:sz w:val="27"/>
        </w:rPr>
      </w:pPr>
    </w:p>
    <w:p w14:paraId="2C09D5B7" w14:textId="77777777" w:rsidR="00D61D72" w:rsidRDefault="00860DAE">
      <w:pPr>
        <w:pStyle w:val="BodyText"/>
        <w:spacing w:line="247" w:lineRule="auto"/>
        <w:ind w:left="935" w:right="377" w:hanging="12"/>
      </w:pPr>
      <w:r>
        <w:t>Contractors need to be proactive in evaluating potential participation cases, and redetermination</w:t>
      </w:r>
      <w:r>
        <w:rPr>
          <w:spacing w:val="-6"/>
        </w:rPr>
        <w:t xml:space="preserve"> </w:t>
      </w:r>
      <w:r>
        <w:t>cases</w:t>
      </w:r>
      <w:r>
        <w:rPr>
          <w:spacing w:val="-6"/>
        </w:rPr>
        <w:t xml:space="preserve"> </w:t>
      </w:r>
      <w:r>
        <w:t>that</w:t>
      </w:r>
      <w:r>
        <w:rPr>
          <w:spacing w:val="-5"/>
        </w:rPr>
        <w:t xml:space="preserve"> </w:t>
      </w:r>
      <w:r>
        <w:t>are</w:t>
      </w:r>
      <w:r>
        <w:rPr>
          <w:spacing w:val="-9"/>
        </w:rPr>
        <w:t xml:space="preserve"> </w:t>
      </w:r>
      <w:r>
        <w:t>expected</w:t>
      </w:r>
      <w:r>
        <w:rPr>
          <w:spacing w:val="-6"/>
        </w:rPr>
        <w:t xml:space="preserve"> </w:t>
      </w:r>
      <w:r>
        <w:t>to</w:t>
      </w:r>
      <w:r>
        <w:rPr>
          <w:spacing w:val="-6"/>
        </w:rPr>
        <w:t xml:space="preserve"> </w:t>
      </w:r>
      <w:r>
        <w:t>continue</w:t>
      </w:r>
      <w:r>
        <w:rPr>
          <w:spacing w:val="-7"/>
        </w:rPr>
        <w:t xml:space="preserve"> </w:t>
      </w:r>
      <w:r>
        <w:t>through</w:t>
      </w:r>
      <w:r>
        <w:rPr>
          <w:spacing w:val="-3"/>
        </w:rPr>
        <w:t xml:space="preserve"> </w:t>
      </w:r>
      <w:r>
        <w:t>to</w:t>
      </w:r>
      <w:r>
        <w:rPr>
          <w:spacing w:val="-6"/>
        </w:rPr>
        <w:t xml:space="preserve"> </w:t>
      </w:r>
      <w:r>
        <w:t>an</w:t>
      </w:r>
      <w:r>
        <w:rPr>
          <w:spacing w:val="-6"/>
        </w:rPr>
        <w:t xml:space="preserve"> </w:t>
      </w:r>
      <w:r>
        <w:t>ALJ</w:t>
      </w:r>
      <w:r>
        <w:rPr>
          <w:spacing w:val="-3"/>
        </w:rPr>
        <w:t xml:space="preserve"> </w:t>
      </w:r>
      <w:r>
        <w:t>hearing</w:t>
      </w:r>
      <w:r>
        <w:rPr>
          <w:spacing w:val="-11"/>
        </w:rPr>
        <w:t xml:space="preserve"> </w:t>
      </w:r>
      <w:r>
        <w:t>and</w:t>
      </w:r>
      <w:r>
        <w:rPr>
          <w:spacing w:val="-6"/>
        </w:rPr>
        <w:t xml:space="preserve"> </w:t>
      </w:r>
      <w:r>
        <w:t>in</w:t>
      </w:r>
      <w:r>
        <w:rPr>
          <w:spacing w:val="-6"/>
        </w:rPr>
        <w:t xml:space="preserve"> </w:t>
      </w:r>
      <w:r>
        <w:t>some cases, should prepare a letter to include in the case file to indicate that they intend on participating if the case goes to a hearing.</w:t>
      </w:r>
    </w:p>
    <w:p w14:paraId="10589EEE" w14:textId="77777777" w:rsidR="00D61D72" w:rsidRDefault="00D61D72">
      <w:pPr>
        <w:pStyle w:val="BodyText"/>
        <w:spacing w:before="5"/>
        <w:rPr>
          <w:sz w:val="27"/>
        </w:rPr>
      </w:pPr>
    </w:p>
    <w:p w14:paraId="32D5D4F2" w14:textId="77777777" w:rsidR="00D61D72" w:rsidRDefault="00860DAE">
      <w:pPr>
        <w:pStyle w:val="BodyText"/>
        <w:spacing w:line="247" w:lineRule="auto"/>
        <w:ind w:left="935" w:right="541" w:hanging="12"/>
      </w:pPr>
      <w:r>
        <w:t>The</w:t>
      </w:r>
      <w:r>
        <w:rPr>
          <w:spacing w:val="-9"/>
        </w:rPr>
        <w:t xml:space="preserve"> </w:t>
      </w:r>
      <w:r>
        <w:t>ALJ</w:t>
      </w:r>
      <w:r>
        <w:rPr>
          <w:spacing w:val="-4"/>
        </w:rPr>
        <w:t xml:space="preserve"> </w:t>
      </w:r>
      <w:r>
        <w:t>sets</w:t>
      </w:r>
      <w:r>
        <w:rPr>
          <w:spacing w:val="-7"/>
        </w:rPr>
        <w:t xml:space="preserve"> </w:t>
      </w:r>
      <w:r>
        <w:t>the</w:t>
      </w:r>
      <w:r>
        <w:rPr>
          <w:spacing w:val="-9"/>
        </w:rPr>
        <w:t xml:space="preserve"> </w:t>
      </w:r>
      <w:r>
        <w:t>hearing</w:t>
      </w:r>
      <w:r>
        <w:rPr>
          <w:spacing w:val="-4"/>
        </w:rPr>
        <w:t xml:space="preserve"> </w:t>
      </w:r>
      <w:r>
        <w:t>date,</w:t>
      </w:r>
      <w:r>
        <w:rPr>
          <w:spacing w:val="-7"/>
        </w:rPr>
        <w:t xml:space="preserve"> </w:t>
      </w:r>
      <w:r>
        <w:t>time,</w:t>
      </w:r>
      <w:r>
        <w:rPr>
          <w:spacing w:val="-7"/>
        </w:rPr>
        <w:t xml:space="preserve"> </w:t>
      </w:r>
      <w:r>
        <w:t>and</w:t>
      </w:r>
      <w:r>
        <w:rPr>
          <w:spacing w:val="-7"/>
        </w:rPr>
        <w:t xml:space="preserve"> </w:t>
      </w:r>
      <w:r>
        <w:t>method</w:t>
      </w:r>
      <w:r>
        <w:rPr>
          <w:spacing w:val="-7"/>
        </w:rPr>
        <w:t xml:space="preserve"> </w:t>
      </w:r>
      <w:r>
        <w:t>by</w:t>
      </w:r>
      <w:r>
        <w:rPr>
          <w:spacing w:val="-11"/>
        </w:rPr>
        <w:t xml:space="preserve"> </w:t>
      </w:r>
      <w:r>
        <w:t>video</w:t>
      </w:r>
      <w:r>
        <w:rPr>
          <w:spacing w:val="-7"/>
        </w:rPr>
        <w:t xml:space="preserve"> </w:t>
      </w:r>
      <w:r>
        <w:t>teleconferencing</w:t>
      </w:r>
      <w:r>
        <w:rPr>
          <w:spacing w:val="-5"/>
        </w:rPr>
        <w:t xml:space="preserve"> </w:t>
      </w:r>
      <w:r>
        <w:t>(VTC), telephone, or in-person if VTC is not available or special circumstances exist.</w:t>
      </w:r>
    </w:p>
    <w:p w14:paraId="50572280" w14:textId="77777777" w:rsidR="00D61D72" w:rsidRDefault="00D61D72">
      <w:pPr>
        <w:pStyle w:val="BodyText"/>
        <w:spacing w:before="11"/>
        <w:rPr>
          <w:sz w:val="26"/>
        </w:rPr>
      </w:pPr>
    </w:p>
    <w:p w14:paraId="39D3797E" w14:textId="77777777" w:rsidR="00D61D72" w:rsidRDefault="00860DAE">
      <w:pPr>
        <w:pStyle w:val="BodyText"/>
        <w:spacing w:line="247" w:lineRule="auto"/>
        <w:ind w:left="935" w:right="420" w:hanging="12"/>
      </w:pPr>
      <w:r>
        <w:t>The acknowledgement notice shall be sent to the ALJ, the appellant, and all other parties identified</w:t>
      </w:r>
      <w:r>
        <w:rPr>
          <w:spacing w:val="-5"/>
        </w:rPr>
        <w:t xml:space="preserve"> </w:t>
      </w:r>
      <w:r>
        <w:t>in</w:t>
      </w:r>
      <w:r>
        <w:rPr>
          <w:spacing w:val="-5"/>
        </w:rPr>
        <w:t xml:space="preserve"> </w:t>
      </w:r>
      <w:r>
        <w:t>the</w:t>
      </w:r>
      <w:r>
        <w:rPr>
          <w:spacing w:val="-6"/>
        </w:rPr>
        <w:t xml:space="preserve"> </w:t>
      </w:r>
      <w:r>
        <w:t>NOH.</w:t>
      </w:r>
      <w:r>
        <w:rPr>
          <w:spacing w:val="37"/>
        </w:rPr>
        <w:t xml:space="preserve"> </w:t>
      </w:r>
      <w:r>
        <w:t>A</w:t>
      </w:r>
      <w:r>
        <w:rPr>
          <w:spacing w:val="-1"/>
        </w:rPr>
        <w:t xml:space="preserve"> </w:t>
      </w:r>
      <w:r>
        <w:t>party</w:t>
      </w:r>
      <w:r>
        <w:rPr>
          <w:spacing w:val="-10"/>
        </w:rPr>
        <w:t xml:space="preserve"> </w:t>
      </w:r>
      <w:r>
        <w:t>may</w:t>
      </w:r>
      <w:r>
        <w:rPr>
          <w:spacing w:val="-10"/>
        </w:rPr>
        <w:t xml:space="preserve"> </w:t>
      </w:r>
      <w:r>
        <w:t>object</w:t>
      </w:r>
      <w:r>
        <w:rPr>
          <w:spacing w:val="-4"/>
        </w:rPr>
        <w:t xml:space="preserve"> </w:t>
      </w:r>
      <w:r>
        <w:t>in</w:t>
      </w:r>
      <w:r>
        <w:rPr>
          <w:spacing w:val="-5"/>
        </w:rPr>
        <w:t xml:space="preserve"> </w:t>
      </w:r>
      <w:r>
        <w:t>writing</w:t>
      </w:r>
      <w:r>
        <w:rPr>
          <w:spacing w:val="-7"/>
        </w:rPr>
        <w:t xml:space="preserve"> </w:t>
      </w:r>
      <w:r>
        <w:t>to</w:t>
      </w:r>
      <w:r>
        <w:rPr>
          <w:spacing w:val="-5"/>
        </w:rPr>
        <w:t xml:space="preserve"> </w:t>
      </w:r>
      <w:r>
        <w:t>the</w:t>
      </w:r>
      <w:r>
        <w:rPr>
          <w:spacing w:val="-6"/>
        </w:rPr>
        <w:t xml:space="preserve"> </w:t>
      </w:r>
      <w:r>
        <w:t>time</w:t>
      </w:r>
      <w:r>
        <w:rPr>
          <w:spacing w:val="-6"/>
        </w:rPr>
        <w:t xml:space="preserve"> </w:t>
      </w:r>
      <w:r>
        <w:t>and</w:t>
      </w:r>
      <w:r>
        <w:rPr>
          <w:spacing w:val="-5"/>
        </w:rPr>
        <w:t xml:space="preserve"> </w:t>
      </w:r>
      <w:r>
        <w:t>place</w:t>
      </w:r>
      <w:r>
        <w:rPr>
          <w:spacing w:val="-3"/>
        </w:rPr>
        <w:t xml:space="preserve"> </w:t>
      </w:r>
      <w:r>
        <w:t>of</w:t>
      </w:r>
      <w:r>
        <w:rPr>
          <w:spacing w:val="-6"/>
        </w:rPr>
        <w:t xml:space="preserve"> </w:t>
      </w:r>
      <w:r>
        <w:t>the</w:t>
      </w:r>
      <w:r>
        <w:rPr>
          <w:spacing w:val="-6"/>
        </w:rPr>
        <w:t xml:space="preserve"> </w:t>
      </w:r>
      <w:r>
        <w:t>hearing,</w:t>
      </w:r>
      <w:r>
        <w:rPr>
          <w:spacing w:val="-2"/>
        </w:rPr>
        <w:t xml:space="preserve"> </w:t>
      </w:r>
      <w:r>
        <w:t>as soon as possible before the originally scheduled time, and include the reason for the objection along with a proposed alternative date and time.</w:t>
      </w:r>
      <w:r>
        <w:rPr>
          <w:spacing w:val="40"/>
        </w:rPr>
        <w:t xml:space="preserve"> </w:t>
      </w:r>
      <w:r>
        <w:t>In addition, a party may request an in-person hearing by notifying the ALJ in writing and following the same procedures noted above for an objection to the time/place of the hearing.</w:t>
      </w:r>
      <w:r>
        <w:rPr>
          <w:spacing w:val="40"/>
        </w:rPr>
        <w:t xml:space="preserve"> </w:t>
      </w:r>
      <w:r>
        <w:t>The ALJ may reschedule if good cause is established per 42 CFR 405.1020(f) or (g).</w:t>
      </w:r>
    </w:p>
    <w:p w14:paraId="00E8AD52" w14:textId="77777777" w:rsidR="00D61D72" w:rsidRDefault="00D61D72">
      <w:pPr>
        <w:pStyle w:val="BodyText"/>
        <w:spacing w:before="3"/>
        <w:rPr>
          <w:sz w:val="27"/>
        </w:rPr>
      </w:pPr>
    </w:p>
    <w:p w14:paraId="794DCE65" w14:textId="77777777" w:rsidR="00D61D72" w:rsidRDefault="00860DAE">
      <w:pPr>
        <w:pStyle w:val="BodyText"/>
        <w:spacing w:before="1" w:line="247" w:lineRule="auto"/>
        <w:ind w:left="935" w:right="377" w:hanging="12"/>
      </w:pPr>
      <w:r>
        <w:t>The Contractor shall establish a single point of contact for ALJ offices on administrative matters involving notifications, scheduling, information sharing, and other coordination necessary</w:t>
      </w:r>
      <w:r>
        <w:rPr>
          <w:spacing w:val="-11"/>
        </w:rPr>
        <w:t xml:space="preserve"> </w:t>
      </w:r>
      <w:r>
        <w:t>between</w:t>
      </w:r>
      <w:r>
        <w:rPr>
          <w:spacing w:val="-7"/>
        </w:rPr>
        <w:t xml:space="preserve"> </w:t>
      </w:r>
      <w:r>
        <w:t>the</w:t>
      </w:r>
      <w:r>
        <w:rPr>
          <w:spacing w:val="-9"/>
        </w:rPr>
        <w:t xml:space="preserve"> </w:t>
      </w:r>
      <w:r>
        <w:t>ALJ,</w:t>
      </w:r>
      <w:r>
        <w:rPr>
          <w:spacing w:val="-7"/>
        </w:rPr>
        <w:t xml:space="preserve"> </w:t>
      </w:r>
      <w:r>
        <w:t>the</w:t>
      </w:r>
      <w:r>
        <w:rPr>
          <w:spacing w:val="-8"/>
        </w:rPr>
        <w:t xml:space="preserve"> </w:t>
      </w:r>
      <w:r>
        <w:t>appellant,</w:t>
      </w:r>
      <w:r>
        <w:rPr>
          <w:spacing w:val="-7"/>
        </w:rPr>
        <w:t xml:space="preserve"> </w:t>
      </w:r>
      <w:r>
        <w:t>and</w:t>
      </w:r>
      <w:r>
        <w:rPr>
          <w:spacing w:val="-7"/>
        </w:rPr>
        <w:t xml:space="preserve"> </w:t>
      </w:r>
      <w:r>
        <w:t>other</w:t>
      </w:r>
      <w:r>
        <w:rPr>
          <w:spacing w:val="-9"/>
        </w:rPr>
        <w:t xml:space="preserve"> </w:t>
      </w:r>
      <w:r>
        <w:t>Contractors.</w:t>
      </w:r>
      <w:r>
        <w:rPr>
          <w:spacing w:val="-2"/>
        </w:rPr>
        <w:t xml:space="preserve"> </w:t>
      </w:r>
      <w:r>
        <w:t>If</w:t>
      </w:r>
      <w:r>
        <w:rPr>
          <w:spacing w:val="-8"/>
        </w:rPr>
        <w:t xml:space="preserve"> </w:t>
      </w:r>
      <w:r>
        <w:t>another</w:t>
      </w:r>
      <w:r>
        <w:rPr>
          <w:spacing w:val="-5"/>
        </w:rPr>
        <w:t xml:space="preserve"> </w:t>
      </w:r>
      <w:r>
        <w:t>CMS</w:t>
      </w:r>
      <w:r>
        <w:rPr>
          <w:spacing w:val="-6"/>
        </w:rPr>
        <w:t xml:space="preserve"> </w:t>
      </w:r>
      <w:r>
        <w:t xml:space="preserve">contracting entity (e.g., UPIC/ZPIC) indicates an interest in participating in a case, the </w:t>
      </w:r>
      <w:proofErr w:type="spellStart"/>
      <w:r>
        <w:t>AdQIC</w:t>
      </w:r>
      <w:proofErr w:type="spellEnd"/>
      <w:r>
        <w:t xml:space="preserve"> will coordinate participation in the case and roles and responsibilities of participation.</w:t>
      </w:r>
    </w:p>
    <w:p w14:paraId="38F3EDF5" w14:textId="77777777" w:rsidR="00D61D72" w:rsidRDefault="00D61D72">
      <w:pPr>
        <w:pStyle w:val="BodyText"/>
        <w:spacing w:before="3"/>
        <w:rPr>
          <w:sz w:val="27"/>
        </w:rPr>
      </w:pPr>
    </w:p>
    <w:p w14:paraId="00FC995D" w14:textId="77777777" w:rsidR="00D61D72" w:rsidRDefault="00860DAE">
      <w:pPr>
        <w:pStyle w:val="BodyText"/>
        <w:spacing w:line="247" w:lineRule="auto"/>
        <w:ind w:left="935" w:right="691" w:hanging="12"/>
      </w:pPr>
      <w:r>
        <w:t>The</w:t>
      </w:r>
      <w:r>
        <w:rPr>
          <w:spacing w:val="-9"/>
        </w:rPr>
        <w:t xml:space="preserve"> </w:t>
      </w:r>
      <w:r>
        <w:t>election</w:t>
      </w:r>
      <w:r>
        <w:rPr>
          <w:spacing w:val="-6"/>
        </w:rPr>
        <w:t xml:space="preserve"> </w:t>
      </w:r>
      <w:r>
        <w:t>to</w:t>
      </w:r>
      <w:r>
        <w:rPr>
          <w:spacing w:val="-6"/>
        </w:rPr>
        <w:t xml:space="preserve"> </w:t>
      </w:r>
      <w:r>
        <w:t>participate</w:t>
      </w:r>
      <w:r>
        <w:rPr>
          <w:spacing w:val="-9"/>
        </w:rPr>
        <w:t xml:space="preserve"> </w:t>
      </w:r>
      <w:r>
        <w:t>shall</w:t>
      </w:r>
      <w:r>
        <w:rPr>
          <w:spacing w:val="-5"/>
        </w:rPr>
        <w:t xml:space="preserve"> </w:t>
      </w:r>
      <w:r>
        <w:t>be</w:t>
      </w:r>
      <w:r>
        <w:rPr>
          <w:spacing w:val="-9"/>
        </w:rPr>
        <w:t xml:space="preserve"> </w:t>
      </w:r>
      <w:r>
        <w:t>made</w:t>
      </w:r>
      <w:r>
        <w:rPr>
          <w:spacing w:val="-7"/>
        </w:rPr>
        <w:t xml:space="preserve"> </w:t>
      </w:r>
      <w:r>
        <w:t>consistent</w:t>
      </w:r>
      <w:r>
        <w:rPr>
          <w:spacing w:val="-5"/>
        </w:rPr>
        <w:t xml:space="preserve"> </w:t>
      </w:r>
      <w:r>
        <w:t>with</w:t>
      </w:r>
      <w:r>
        <w:rPr>
          <w:spacing w:val="-6"/>
        </w:rPr>
        <w:t xml:space="preserve"> </w:t>
      </w:r>
      <w:r>
        <w:t>the</w:t>
      </w:r>
      <w:r>
        <w:rPr>
          <w:spacing w:val="-9"/>
        </w:rPr>
        <w:t xml:space="preserve"> </w:t>
      </w:r>
      <w:r>
        <w:t>rules</w:t>
      </w:r>
      <w:r>
        <w:rPr>
          <w:spacing w:val="-6"/>
        </w:rPr>
        <w:t xml:space="preserve"> </w:t>
      </w:r>
      <w:r>
        <w:t>at</w:t>
      </w:r>
      <w:r>
        <w:rPr>
          <w:spacing w:val="-5"/>
        </w:rPr>
        <w:t xml:space="preserve"> </w:t>
      </w:r>
      <w:r>
        <w:t>42</w:t>
      </w:r>
      <w:r>
        <w:rPr>
          <w:spacing w:val="-6"/>
        </w:rPr>
        <w:t xml:space="preserve"> </w:t>
      </w:r>
      <w:r>
        <w:t>CFR</w:t>
      </w:r>
      <w:r>
        <w:rPr>
          <w:spacing w:val="-5"/>
        </w:rPr>
        <w:t xml:space="preserve"> </w:t>
      </w:r>
      <w:r>
        <w:t>405.1010</w:t>
      </w:r>
      <w:r>
        <w:rPr>
          <w:spacing w:val="-6"/>
        </w:rPr>
        <w:t xml:space="preserve"> </w:t>
      </w:r>
      <w:r>
        <w:t xml:space="preserve">and the PIM, Ch. 3, and shall be provided in writing to the </w:t>
      </w:r>
      <w:proofErr w:type="spellStart"/>
      <w:r>
        <w:t>AdQIC</w:t>
      </w:r>
      <w:proofErr w:type="spellEnd"/>
      <w:r>
        <w:t>, appellant, and all parties identified.</w:t>
      </w:r>
      <w:r>
        <w:rPr>
          <w:spacing w:val="40"/>
        </w:rPr>
        <w:t xml:space="preserve"> </w:t>
      </w:r>
      <w:r>
        <w:t>Participation may include filing position papers and providing testimony to clarify factual and policy issues involved in a case.</w:t>
      </w:r>
      <w:r>
        <w:rPr>
          <w:spacing w:val="40"/>
        </w:rPr>
        <w:t xml:space="preserve"> </w:t>
      </w:r>
      <w:r>
        <w:t>The Contractor shall be adequately prepared to respond to questioning by the ALJ and by the appellant should the ALJ allow cross-examination regarding all issues related to the claims under appeal.</w:t>
      </w:r>
    </w:p>
    <w:p w14:paraId="75943197" w14:textId="77777777" w:rsidR="00D61D72" w:rsidRDefault="00D61D72">
      <w:pPr>
        <w:pStyle w:val="BodyText"/>
        <w:spacing w:before="7"/>
        <w:rPr>
          <w:sz w:val="27"/>
        </w:rPr>
      </w:pPr>
    </w:p>
    <w:p w14:paraId="513F5F86" w14:textId="77777777" w:rsidR="00D61D72" w:rsidRDefault="00860DAE">
      <w:pPr>
        <w:pStyle w:val="BodyText"/>
        <w:spacing w:line="247" w:lineRule="auto"/>
        <w:ind w:left="935" w:right="689" w:hanging="12"/>
        <w:jc w:val="both"/>
      </w:pPr>
      <w:r>
        <w:t>Because</w:t>
      </w:r>
      <w:r>
        <w:rPr>
          <w:spacing w:val="-7"/>
        </w:rPr>
        <w:t xml:space="preserve"> </w:t>
      </w:r>
      <w:r>
        <w:t>non-party</w:t>
      </w:r>
      <w:r>
        <w:rPr>
          <w:spacing w:val="-11"/>
        </w:rPr>
        <w:t xml:space="preserve"> </w:t>
      </w:r>
      <w:r>
        <w:t>participation</w:t>
      </w:r>
      <w:r>
        <w:rPr>
          <w:spacing w:val="-6"/>
        </w:rPr>
        <w:t xml:space="preserve"> </w:t>
      </w:r>
      <w:r>
        <w:t>status</w:t>
      </w:r>
      <w:r>
        <w:rPr>
          <w:spacing w:val="-6"/>
        </w:rPr>
        <w:t xml:space="preserve"> </w:t>
      </w:r>
      <w:r>
        <w:t>does</w:t>
      </w:r>
      <w:r>
        <w:rPr>
          <w:spacing w:val="-6"/>
        </w:rPr>
        <w:t xml:space="preserve"> </w:t>
      </w:r>
      <w:r>
        <w:t>not</w:t>
      </w:r>
      <w:r>
        <w:rPr>
          <w:spacing w:val="-5"/>
        </w:rPr>
        <w:t xml:space="preserve"> </w:t>
      </w:r>
      <w:r>
        <w:t>include</w:t>
      </w:r>
      <w:r>
        <w:rPr>
          <w:spacing w:val="-9"/>
        </w:rPr>
        <w:t xml:space="preserve"> </w:t>
      </w:r>
      <w:r>
        <w:t>the</w:t>
      </w:r>
      <w:r>
        <w:rPr>
          <w:spacing w:val="-9"/>
        </w:rPr>
        <w:t xml:space="preserve"> </w:t>
      </w:r>
      <w:r>
        <w:t>same</w:t>
      </w:r>
      <w:r>
        <w:rPr>
          <w:spacing w:val="-7"/>
        </w:rPr>
        <w:t xml:space="preserve"> </w:t>
      </w:r>
      <w:r>
        <w:t>rights</w:t>
      </w:r>
      <w:r>
        <w:rPr>
          <w:spacing w:val="-6"/>
        </w:rPr>
        <w:t xml:space="preserve"> </w:t>
      </w:r>
      <w:r>
        <w:t>as</w:t>
      </w:r>
      <w:r>
        <w:rPr>
          <w:spacing w:val="-3"/>
        </w:rPr>
        <w:t xml:space="preserve"> </w:t>
      </w:r>
      <w:r>
        <w:t>full</w:t>
      </w:r>
      <w:r>
        <w:rPr>
          <w:spacing w:val="-5"/>
        </w:rPr>
        <w:t xml:space="preserve"> </w:t>
      </w:r>
      <w:r>
        <w:t>party</w:t>
      </w:r>
      <w:r>
        <w:rPr>
          <w:spacing w:val="-11"/>
        </w:rPr>
        <w:t xml:space="preserve"> </w:t>
      </w:r>
      <w:r>
        <w:t>status, the</w:t>
      </w:r>
      <w:r>
        <w:rPr>
          <w:spacing w:val="-1"/>
        </w:rPr>
        <w:t xml:space="preserve"> </w:t>
      </w:r>
      <w:r>
        <w:t>Contractor, may</w:t>
      </w:r>
      <w:r>
        <w:rPr>
          <w:spacing w:val="-3"/>
        </w:rPr>
        <w:t xml:space="preserve"> </w:t>
      </w:r>
      <w:r>
        <w:t>not call witnesses, or</w:t>
      </w:r>
      <w:r>
        <w:rPr>
          <w:spacing w:val="-1"/>
        </w:rPr>
        <w:t xml:space="preserve"> </w:t>
      </w:r>
      <w:r>
        <w:t>cross-examine</w:t>
      </w:r>
      <w:r>
        <w:rPr>
          <w:spacing w:val="-1"/>
        </w:rPr>
        <w:t xml:space="preserve"> </w:t>
      </w:r>
      <w:r>
        <w:t>witnesses, of</w:t>
      </w:r>
      <w:r>
        <w:rPr>
          <w:spacing w:val="-1"/>
        </w:rPr>
        <w:t xml:space="preserve"> </w:t>
      </w:r>
      <w:r>
        <w:t>another</w:t>
      </w:r>
      <w:r>
        <w:rPr>
          <w:spacing w:val="-1"/>
        </w:rPr>
        <w:t xml:space="preserve"> </w:t>
      </w:r>
      <w:r>
        <w:t>party.</w:t>
      </w:r>
      <w:r>
        <w:rPr>
          <w:spacing w:val="40"/>
        </w:rPr>
        <w:t xml:space="preserve"> </w:t>
      </w:r>
      <w:r>
        <w:t>The Contractor</w:t>
      </w:r>
      <w:r>
        <w:rPr>
          <w:spacing w:val="-2"/>
        </w:rPr>
        <w:t xml:space="preserve"> </w:t>
      </w:r>
      <w:r>
        <w:t>must</w:t>
      </w:r>
      <w:r>
        <w:rPr>
          <w:spacing w:val="-1"/>
        </w:rPr>
        <w:t xml:space="preserve"> </w:t>
      </w:r>
      <w:r>
        <w:t>coordinate</w:t>
      </w:r>
      <w:r>
        <w:rPr>
          <w:spacing w:val="-2"/>
        </w:rPr>
        <w:t xml:space="preserve"> </w:t>
      </w:r>
      <w:r>
        <w:t>with</w:t>
      </w:r>
      <w:r>
        <w:rPr>
          <w:spacing w:val="-1"/>
        </w:rPr>
        <w:t xml:space="preserve"> </w:t>
      </w:r>
      <w:r>
        <w:t>other</w:t>
      </w:r>
      <w:r>
        <w:rPr>
          <w:spacing w:val="-2"/>
        </w:rPr>
        <w:t xml:space="preserve"> </w:t>
      </w:r>
      <w:r>
        <w:t>Contractors in</w:t>
      </w:r>
      <w:r>
        <w:rPr>
          <w:spacing w:val="-1"/>
        </w:rPr>
        <w:t xml:space="preserve"> </w:t>
      </w:r>
      <w:r>
        <w:t>advance</w:t>
      </w:r>
      <w:r>
        <w:rPr>
          <w:spacing w:val="-2"/>
        </w:rPr>
        <w:t xml:space="preserve"> </w:t>
      </w:r>
      <w:r>
        <w:t>to</w:t>
      </w:r>
      <w:r>
        <w:rPr>
          <w:spacing w:val="-1"/>
        </w:rPr>
        <w:t xml:space="preserve"> </w:t>
      </w:r>
      <w:r>
        <w:t>solicit</w:t>
      </w:r>
      <w:r>
        <w:rPr>
          <w:spacing w:val="-1"/>
        </w:rPr>
        <w:t xml:space="preserve"> </w:t>
      </w:r>
      <w:r>
        <w:t>their participation should testimony from the other Contractors be necessary.</w:t>
      </w:r>
    </w:p>
    <w:p w14:paraId="07406BD4" w14:textId="77777777" w:rsidR="00D61D72" w:rsidRDefault="00D61D72">
      <w:pPr>
        <w:pStyle w:val="BodyText"/>
        <w:rPr>
          <w:sz w:val="27"/>
        </w:rPr>
      </w:pPr>
    </w:p>
    <w:p w14:paraId="25168BCA" w14:textId="7CFCCF8E" w:rsidR="00D61D72" w:rsidRDefault="00860DAE" w:rsidP="00C938F6">
      <w:pPr>
        <w:pStyle w:val="BodyText"/>
        <w:spacing w:line="247" w:lineRule="auto"/>
        <w:ind w:left="935" w:right="381" w:hanging="12"/>
        <w:jc w:val="both"/>
      </w:pPr>
      <w:r>
        <w:t>All</w:t>
      </w:r>
      <w:r>
        <w:rPr>
          <w:spacing w:val="-6"/>
        </w:rPr>
        <w:t xml:space="preserve"> </w:t>
      </w:r>
      <w:r>
        <w:t>relevant</w:t>
      </w:r>
      <w:r>
        <w:rPr>
          <w:spacing w:val="-6"/>
        </w:rPr>
        <w:t xml:space="preserve"> </w:t>
      </w:r>
      <w:r>
        <w:t>case</w:t>
      </w:r>
      <w:r>
        <w:rPr>
          <w:spacing w:val="-8"/>
        </w:rPr>
        <w:t xml:space="preserve"> </w:t>
      </w:r>
      <w:r>
        <w:t>file</w:t>
      </w:r>
      <w:r>
        <w:rPr>
          <w:spacing w:val="-10"/>
        </w:rPr>
        <w:t xml:space="preserve"> </w:t>
      </w:r>
      <w:r>
        <w:t>information,</w:t>
      </w:r>
      <w:r>
        <w:rPr>
          <w:spacing w:val="-7"/>
        </w:rPr>
        <w:t xml:space="preserve"> </w:t>
      </w:r>
      <w:r>
        <w:t>including</w:t>
      </w:r>
      <w:r>
        <w:rPr>
          <w:spacing w:val="-11"/>
        </w:rPr>
        <w:t xml:space="preserve"> </w:t>
      </w:r>
      <w:r>
        <w:t>information</w:t>
      </w:r>
      <w:r>
        <w:rPr>
          <w:spacing w:val="-7"/>
        </w:rPr>
        <w:t xml:space="preserve"> </w:t>
      </w:r>
      <w:r>
        <w:t>from</w:t>
      </w:r>
      <w:r>
        <w:rPr>
          <w:spacing w:val="-6"/>
        </w:rPr>
        <w:t xml:space="preserve"> </w:t>
      </w:r>
      <w:r>
        <w:t>other</w:t>
      </w:r>
      <w:r>
        <w:rPr>
          <w:spacing w:val="-10"/>
        </w:rPr>
        <w:t xml:space="preserve"> </w:t>
      </w:r>
      <w:r>
        <w:t>Contractors</w:t>
      </w:r>
      <w:r>
        <w:rPr>
          <w:spacing w:val="-7"/>
        </w:rPr>
        <w:t xml:space="preserve"> </w:t>
      </w:r>
      <w:r>
        <w:t>regarding</w:t>
      </w:r>
      <w:r>
        <w:rPr>
          <w:spacing w:val="-11"/>
        </w:rPr>
        <w:t xml:space="preserve"> </w:t>
      </w:r>
      <w:r>
        <w:t>the claims</w:t>
      </w:r>
      <w:r>
        <w:rPr>
          <w:spacing w:val="-1"/>
        </w:rPr>
        <w:t xml:space="preserve"> </w:t>
      </w:r>
      <w:r>
        <w:t>at</w:t>
      </w:r>
      <w:r>
        <w:rPr>
          <w:spacing w:val="-1"/>
        </w:rPr>
        <w:t xml:space="preserve"> </w:t>
      </w:r>
      <w:r>
        <w:t>issue,</w:t>
      </w:r>
      <w:r>
        <w:rPr>
          <w:spacing w:val="-1"/>
        </w:rPr>
        <w:t xml:space="preserve"> </w:t>
      </w:r>
      <w:r>
        <w:t>must</w:t>
      </w:r>
      <w:r>
        <w:rPr>
          <w:spacing w:val="-1"/>
        </w:rPr>
        <w:t xml:space="preserve"> </w:t>
      </w:r>
      <w:r>
        <w:t>be</w:t>
      </w:r>
      <w:r>
        <w:rPr>
          <w:spacing w:val="-2"/>
        </w:rPr>
        <w:t xml:space="preserve"> </w:t>
      </w:r>
      <w:r>
        <w:t>obtained</w:t>
      </w:r>
      <w:r>
        <w:rPr>
          <w:spacing w:val="-1"/>
        </w:rPr>
        <w:t xml:space="preserve"> </w:t>
      </w:r>
      <w:r>
        <w:t>when</w:t>
      </w:r>
      <w:r>
        <w:rPr>
          <w:spacing w:val="-1"/>
        </w:rPr>
        <w:t xml:space="preserve"> </w:t>
      </w:r>
      <w:r>
        <w:t>the</w:t>
      </w:r>
      <w:r>
        <w:rPr>
          <w:spacing w:val="-2"/>
        </w:rPr>
        <w:t xml:space="preserve"> </w:t>
      </w:r>
      <w:r>
        <w:t>Contractor</w:t>
      </w:r>
      <w:r>
        <w:rPr>
          <w:spacing w:val="-2"/>
        </w:rPr>
        <w:t xml:space="preserve"> </w:t>
      </w:r>
      <w:r>
        <w:t>elects</w:t>
      </w:r>
      <w:r>
        <w:rPr>
          <w:spacing w:val="-1"/>
        </w:rPr>
        <w:t xml:space="preserve"> </w:t>
      </w:r>
      <w:r>
        <w:t>to</w:t>
      </w:r>
      <w:r>
        <w:rPr>
          <w:spacing w:val="-1"/>
        </w:rPr>
        <w:t xml:space="preserve"> </w:t>
      </w:r>
      <w:r>
        <w:t>participate</w:t>
      </w:r>
      <w:r>
        <w:rPr>
          <w:spacing w:val="-2"/>
        </w:rPr>
        <w:t xml:space="preserve"> </w:t>
      </w:r>
      <w:r>
        <w:t>in</w:t>
      </w:r>
      <w:r>
        <w:rPr>
          <w:spacing w:val="-1"/>
        </w:rPr>
        <w:t xml:space="preserve"> </w:t>
      </w:r>
      <w:r>
        <w:t>the</w:t>
      </w:r>
      <w:r>
        <w:rPr>
          <w:spacing w:val="-2"/>
        </w:rPr>
        <w:t xml:space="preserve"> </w:t>
      </w:r>
      <w:r>
        <w:t>hearing</w:t>
      </w:r>
      <w:r>
        <w:rPr>
          <w:spacing w:val="-1"/>
        </w:rPr>
        <w:t xml:space="preserve"> </w:t>
      </w:r>
      <w:r>
        <w:t>as</w:t>
      </w:r>
      <w:r>
        <w:rPr>
          <w:spacing w:val="-1"/>
        </w:rPr>
        <w:t xml:space="preserve"> </w:t>
      </w:r>
      <w:r>
        <w:t>a participant or as a party.</w:t>
      </w:r>
      <w:r>
        <w:rPr>
          <w:spacing w:val="40"/>
        </w:rPr>
        <w:t xml:space="preserve"> </w:t>
      </w:r>
      <w:r>
        <w:t>There may be cases in which testimony from another Contractor i</w:t>
      </w:r>
      <w:r w:rsidR="00C938F6">
        <w:t>s n</w:t>
      </w:r>
      <w:r>
        <w:t>ecessary.</w:t>
      </w:r>
      <w:r>
        <w:rPr>
          <w:spacing w:val="40"/>
        </w:rPr>
        <w:t xml:space="preserve"> </w:t>
      </w:r>
      <w:r>
        <w:t>The Contractor may call those entities as a witness only if the Contractor has declared party status.</w:t>
      </w:r>
      <w:r>
        <w:rPr>
          <w:spacing w:val="40"/>
        </w:rPr>
        <w:t xml:space="preserve"> </w:t>
      </w:r>
      <w:r>
        <w:t>However, if the Contractor submits a position paper as a participant, the</w:t>
      </w:r>
      <w:r>
        <w:rPr>
          <w:spacing w:val="-9"/>
        </w:rPr>
        <w:t xml:space="preserve"> </w:t>
      </w:r>
      <w:r>
        <w:t>Contractor</w:t>
      </w:r>
      <w:r>
        <w:rPr>
          <w:spacing w:val="-7"/>
        </w:rPr>
        <w:t xml:space="preserve"> </w:t>
      </w:r>
      <w:r>
        <w:t>may</w:t>
      </w:r>
      <w:r>
        <w:rPr>
          <w:spacing w:val="-11"/>
        </w:rPr>
        <w:t xml:space="preserve"> </w:t>
      </w:r>
      <w:r>
        <w:t>collaborate</w:t>
      </w:r>
      <w:r>
        <w:rPr>
          <w:spacing w:val="-9"/>
        </w:rPr>
        <w:t xml:space="preserve"> </w:t>
      </w:r>
      <w:r>
        <w:t>with</w:t>
      </w:r>
      <w:r>
        <w:rPr>
          <w:spacing w:val="-6"/>
        </w:rPr>
        <w:t xml:space="preserve"> </w:t>
      </w:r>
      <w:r>
        <w:t>other</w:t>
      </w:r>
      <w:r>
        <w:rPr>
          <w:spacing w:val="-7"/>
        </w:rPr>
        <w:t xml:space="preserve"> </w:t>
      </w:r>
      <w:r>
        <w:t>Contractors</w:t>
      </w:r>
      <w:r>
        <w:rPr>
          <w:spacing w:val="-6"/>
        </w:rPr>
        <w:t xml:space="preserve"> </w:t>
      </w:r>
      <w:r>
        <w:t>and</w:t>
      </w:r>
      <w:r>
        <w:rPr>
          <w:spacing w:val="-6"/>
        </w:rPr>
        <w:t xml:space="preserve"> </w:t>
      </w:r>
      <w:r>
        <w:t>document</w:t>
      </w:r>
      <w:r>
        <w:rPr>
          <w:spacing w:val="-5"/>
        </w:rPr>
        <w:t xml:space="preserve"> </w:t>
      </w:r>
      <w:r>
        <w:t>their</w:t>
      </w:r>
      <w:r>
        <w:rPr>
          <w:spacing w:val="-7"/>
        </w:rPr>
        <w:t xml:space="preserve"> </w:t>
      </w:r>
      <w:r>
        <w:t>views</w:t>
      </w:r>
      <w:r>
        <w:rPr>
          <w:spacing w:val="-6"/>
        </w:rPr>
        <w:t xml:space="preserve"> </w:t>
      </w:r>
      <w:r>
        <w:t>on</w:t>
      </w:r>
      <w:r>
        <w:rPr>
          <w:spacing w:val="-6"/>
        </w:rPr>
        <w:t xml:space="preserve"> </w:t>
      </w:r>
      <w:r>
        <w:t>the</w:t>
      </w:r>
      <w:r>
        <w:rPr>
          <w:spacing w:val="-9"/>
        </w:rPr>
        <w:t xml:space="preserve"> </w:t>
      </w:r>
      <w:r>
        <w:t>case in the paper.</w:t>
      </w:r>
    </w:p>
    <w:p w14:paraId="6CFD8F3C" w14:textId="77777777" w:rsidR="00D61D72" w:rsidRDefault="00D61D72">
      <w:pPr>
        <w:pStyle w:val="BodyText"/>
        <w:spacing w:before="11"/>
        <w:rPr>
          <w:sz w:val="26"/>
        </w:rPr>
      </w:pPr>
    </w:p>
    <w:p w14:paraId="566CDC3E" w14:textId="77777777" w:rsidR="00D61D72" w:rsidRDefault="00860DAE">
      <w:pPr>
        <w:pStyle w:val="BodyText"/>
        <w:spacing w:line="247" w:lineRule="auto"/>
        <w:ind w:left="935" w:right="377" w:hanging="12"/>
      </w:pPr>
      <w:r>
        <w:t>See</w:t>
      </w:r>
      <w:r>
        <w:rPr>
          <w:spacing w:val="-10"/>
        </w:rPr>
        <w:t xml:space="preserve"> </w:t>
      </w:r>
      <w:r>
        <w:t>reporting</w:t>
      </w:r>
      <w:r>
        <w:rPr>
          <w:spacing w:val="-11"/>
        </w:rPr>
        <w:t xml:space="preserve"> </w:t>
      </w:r>
      <w:r>
        <w:t>requirements</w:t>
      </w:r>
      <w:r>
        <w:rPr>
          <w:spacing w:val="-9"/>
        </w:rPr>
        <w:t xml:space="preserve"> </w:t>
      </w:r>
      <w:r>
        <w:t>listed</w:t>
      </w:r>
      <w:r>
        <w:rPr>
          <w:spacing w:val="-9"/>
        </w:rPr>
        <w:t xml:space="preserve"> </w:t>
      </w:r>
      <w:r>
        <w:t>in</w:t>
      </w:r>
      <w:r>
        <w:rPr>
          <w:spacing w:val="-9"/>
        </w:rPr>
        <w:t xml:space="preserve"> </w:t>
      </w:r>
      <w:r>
        <w:t>section</w:t>
      </w:r>
      <w:r>
        <w:rPr>
          <w:spacing w:val="-9"/>
        </w:rPr>
        <w:t xml:space="preserve"> </w:t>
      </w:r>
      <w:r>
        <w:t>titled</w:t>
      </w:r>
      <w:r>
        <w:rPr>
          <w:spacing w:val="-9"/>
        </w:rPr>
        <w:t xml:space="preserve"> </w:t>
      </w:r>
      <w:r>
        <w:t>“Reporting</w:t>
      </w:r>
      <w:r>
        <w:rPr>
          <w:spacing w:val="-11"/>
        </w:rPr>
        <w:t xml:space="preserve"> </w:t>
      </w:r>
      <w:r>
        <w:t>Requirements”</w:t>
      </w:r>
      <w:r>
        <w:rPr>
          <w:spacing w:val="-8"/>
        </w:rPr>
        <w:t xml:space="preserve"> </w:t>
      </w:r>
      <w:r>
        <w:t>and</w:t>
      </w:r>
      <w:r>
        <w:rPr>
          <w:spacing w:val="-9"/>
        </w:rPr>
        <w:t xml:space="preserve"> </w:t>
      </w:r>
      <w:r>
        <w:t xml:space="preserve">deliverable </w:t>
      </w:r>
      <w:r>
        <w:rPr>
          <w:spacing w:val="-2"/>
        </w:rPr>
        <w:t>table.</w:t>
      </w:r>
    </w:p>
    <w:p w14:paraId="294A22A6" w14:textId="77777777" w:rsidR="00D61D72" w:rsidRDefault="00D61D72">
      <w:pPr>
        <w:pStyle w:val="BodyText"/>
        <w:spacing w:before="7"/>
      </w:pPr>
    </w:p>
    <w:p w14:paraId="1C1FF1E7" w14:textId="1134F84E" w:rsidR="00D61D72" w:rsidRDefault="00860DAE">
      <w:pPr>
        <w:pStyle w:val="Heading2"/>
        <w:spacing w:before="1"/>
      </w:pPr>
      <w:r>
        <w:t>Task</w:t>
      </w:r>
      <w:r>
        <w:rPr>
          <w:spacing w:val="-5"/>
        </w:rPr>
        <w:t xml:space="preserve"> </w:t>
      </w:r>
      <w:r>
        <w:t>12:</w:t>
      </w:r>
      <w:r>
        <w:rPr>
          <w:spacing w:val="-3"/>
        </w:rPr>
        <w:t xml:space="preserve"> </w:t>
      </w:r>
      <w:del w:id="48" w:author="Scott Wakefield" w:date="2026-04-16T12:11:00Z" w16du:dateUtc="2026-04-16T16:11:00Z">
        <w:r w:rsidDel="00E63828">
          <w:delText>Consolidated</w:delText>
        </w:r>
        <w:r w:rsidDel="00E63828">
          <w:rPr>
            <w:spacing w:val="-4"/>
          </w:rPr>
          <w:delText xml:space="preserve"> </w:delText>
        </w:r>
        <w:r w:rsidDel="00E63828">
          <w:delText>Appropriations</w:delText>
        </w:r>
        <w:r w:rsidDel="00E63828">
          <w:rPr>
            <w:spacing w:val="-3"/>
          </w:rPr>
          <w:delText xml:space="preserve"> </w:delText>
        </w:r>
        <w:r w:rsidDel="00E63828">
          <w:delText>Act</w:delText>
        </w:r>
        <w:r w:rsidDel="00E63828">
          <w:rPr>
            <w:spacing w:val="-3"/>
          </w:rPr>
          <w:delText xml:space="preserve"> </w:delText>
        </w:r>
        <w:r w:rsidDel="00E63828">
          <w:delText>(CAA)</w:delText>
        </w:r>
        <w:r w:rsidDel="00E63828">
          <w:rPr>
            <w:spacing w:val="-3"/>
          </w:rPr>
          <w:delText xml:space="preserve"> </w:delText>
        </w:r>
        <w:r w:rsidDel="00E63828">
          <w:delText>Telehealth</w:delText>
        </w:r>
        <w:r w:rsidDel="00E63828">
          <w:rPr>
            <w:spacing w:val="-2"/>
          </w:rPr>
          <w:delText xml:space="preserve"> Project</w:delText>
        </w:r>
      </w:del>
      <w:ins w:id="49" w:author="Scott Wakefield" w:date="2026-04-16T12:11:00Z" w16du:dateUtc="2026-04-16T16:11:00Z">
        <w:r w:rsidR="00E63828">
          <w:t>INTENTIONALLY LEFT BLANK</w:t>
        </w:r>
      </w:ins>
    </w:p>
    <w:p w14:paraId="108FFC38" w14:textId="77777777" w:rsidR="00D61D72" w:rsidRDefault="00D61D72">
      <w:pPr>
        <w:pStyle w:val="BodyText"/>
        <w:spacing w:before="5"/>
        <w:rPr>
          <w:b/>
          <w:sz w:val="25"/>
        </w:rPr>
      </w:pPr>
    </w:p>
    <w:p w14:paraId="7ECBA6E3" w14:textId="45DE92A7" w:rsidR="00D61D72" w:rsidDel="00E63828" w:rsidRDefault="00860DAE">
      <w:pPr>
        <w:pStyle w:val="BodyText"/>
        <w:spacing w:line="247" w:lineRule="auto"/>
        <w:ind w:left="935" w:right="377"/>
        <w:rPr>
          <w:del w:id="50" w:author="Scott Wakefield" w:date="2026-04-16T12:12:00Z" w16du:dateUtc="2026-04-16T16:12:00Z"/>
        </w:rPr>
      </w:pPr>
      <w:del w:id="51" w:author="Scott Wakefield" w:date="2026-04-16T12:12:00Z" w16du:dateUtc="2026-04-16T16:12:00Z">
        <w:r w:rsidDel="00E63828">
          <w:delText>On December 29, 2022, the Consolidated Appropriations Act of 2023 (the Act) was signed into law. The Act requires a study, using medical review of telehealth services and related activities</w:delText>
        </w:r>
        <w:r w:rsidDel="00E63828">
          <w:rPr>
            <w:spacing w:val="-3"/>
          </w:rPr>
          <w:delText xml:space="preserve"> </w:delText>
        </w:r>
        <w:r w:rsidDel="00E63828">
          <w:delText>under</w:delText>
        </w:r>
        <w:r w:rsidDel="00E63828">
          <w:rPr>
            <w:spacing w:val="-4"/>
          </w:rPr>
          <w:delText xml:space="preserve"> </w:delText>
        </w:r>
        <w:r w:rsidDel="00E63828">
          <w:delText>Medicare</w:delText>
        </w:r>
        <w:r w:rsidDel="00E63828">
          <w:rPr>
            <w:spacing w:val="-2"/>
          </w:rPr>
          <w:delText xml:space="preserve"> </w:delText>
        </w:r>
        <w:r w:rsidDel="00E63828">
          <w:delText>Part</w:delText>
        </w:r>
        <w:r w:rsidDel="00E63828">
          <w:rPr>
            <w:spacing w:val="-3"/>
          </w:rPr>
          <w:delText xml:space="preserve"> </w:delText>
        </w:r>
        <w:r w:rsidDel="00E63828">
          <w:delText>B.</w:delText>
        </w:r>
        <w:r w:rsidDel="00E63828">
          <w:rPr>
            <w:spacing w:val="-3"/>
          </w:rPr>
          <w:delText xml:space="preserve"> </w:delText>
        </w:r>
        <w:r w:rsidDel="00E63828">
          <w:delText>The</w:delText>
        </w:r>
        <w:r w:rsidDel="00E63828">
          <w:rPr>
            <w:spacing w:val="-4"/>
          </w:rPr>
          <w:delText xml:space="preserve"> </w:delText>
        </w:r>
        <w:r w:rsidDel="00E63828">
          <w:delText>Act</w:delText>
        </w:r>
        <w:r w:rsidDel="00E63828">
          <w:rPr>
            <w:spacing w:val="-3"/>
          </w:rPr>
          <w:delText xml:space="preserve"> </w:delText>
        </w:r>
        <w:r w:rsidDel="00E63828">
          <w:delText>requires</w:delText>
        </w:r>
        <w:r w:rsidDel="00E63828">
          <w:rPr>
            <w:spacing w:val="-1"/>
          </w:rPr>
          <w:delText xml:space="preserve"> </w:delText>
        </w:r>
        <w:r w:rsidDel="00E63828">
          <w:delText>CMS</w:delText>
        </w:r>
        <w:r w:rsidDel="00E63828">
          <w:rPr>
            <w:spacing w:val="-3"/>
          </w:rPr>
          <w:delText xml:space="preserve"> </w:delText>
        </w:r>
        <w:r w:rsidDel="00E63828">
          <w:delText>to</w:delText>
        </w:r>
        <w:r w:rsidDel="00E63828">
          <w:rPr>
            <w:spacing w:val="-3"/>
          </w:rPr>
          <w:delText xml:space="preserve"> </w:delText>
        </w:r>
        <w:r w:rsidDel="00E63828">
          <w:delText>submit</w:delText>
        </w:r>
        <w:r w:rsidDel="00E63828">
          <w:rPr>
            <w:spacing w:val="-3"/>
          </w:rPr>
          <w:delText xml:space="preserve"> </w:delText>
        </w:r>
        <w:r w:rsidDel="00E63828">
          <w:delText>an</w:delText>
        </w:r>
        <w:r w:rsidDel="00E63828">
          <w:rPr>
            <w:spacing w:val="-3"/>
          </w:rPr>
          <w:delText xml:space="preserve"> </w:delText>
        </w:r>
        <w:r w:rsidDel="00E63828">
          <w:delText>interim</w:delText>
        </w:r>
        <w:r w:rsidDel="00E63828">
          <w:rPr>
            <w:spacing w:val="-3"/>
          </w:rPr>
          <w:delText xml:space="preserve"> </w:delText>
        </w:r>
        <w:r w:rsidDel="00E63828">
          <w:delText>and</w:delText>
        </w:r>
        <w:r w:rsidDel="00E63828">
          <w:rPr>
            <w:spacing w:val="-3"/>
          </w:rPr>
          <w:delText xml:space="preserve"> </w:delText>
        </w:r>
        <w:r w:rsidDel="00E63828">
          <w:delText>final</w:delText>
        </w:r>
        <w:r w:rsidDel="00E63828">
          <w:rPr>
            <w:spacing w:val="-3"/>
          </w:rPr>
          <w:delText xml:space="preserve"> </w:delText>
        </w:r>
        <w:r w:rsidDel="00E63828">
          <w:delText>report to Congress (RTC). For this task, the SMRC shall conduct medical review and medical review activities in compliance with the statutory requirements of the Act.</w:delText>
        </w:r>
      </w:del>
    </w:p>
    <w:p w14:paraId="65CE5BA8" w14:textId="06ACE6FD" w:rsidR="00D61D72" w:rsidDel="00E63828" w:rsidRDefault="00D61D72">
      <w:pPr>
        <w:pStyle w:val="BodyText"/>
        <w:spacing w:before="6"/>
        <w:rPr>
          <w:del w:id="52" w:author="Scott Wakefield" w:date="2026-04-16T12:12:00Z" w16du:dateUtc="2026-04-16T16:12:00Z"/>
        </w:rPr>
      </w:pPr>
    </w:p>
    <w:p w14:paraId="389F2C59" w14:textId="78751D78" w:rsidR="00D61D72" w:rsidDel="00E63828" w:rsidRDefault="00860DAE">
      <w:pPr>
        <w:pStyle w:val="BodyText"/>
        <w:spacing w:before="1" w:line="247" w:lineRule="auto"/>
        <w:ind w:left="935" w:right="377"/>
        <w:rPr>
          <w:del w:id="53" w:author="Scott Wakefield" w:date="2026-04-16T12:12:00Z" w16du:dateUtc="2026-04-16T16:12:00Z"/>
        </w:rPr>
      </w:pPr>
      <w:del w:id="54" w:author="Scott Wakefield" w:date="2026-04-16T12:12:00Z" w16du:dateUtc="2026-04-16T16:12:00Z">
        <w:r w:rsidDel="00E63828">
          <w:delText>The</w:delText>
        </w:r>
        <w:r w:rsidDel="00E63828">
          <w:rPr>
            <w:spacing w:val="-4"/>
          </w:rPr>
          <w:delText xml:space="preserve"> </w:delText>
        </w:r>
        <w:r w:rsidDel="00E63828">
          <w:delText>SMRC</w:delText>
        </w:r>
        <w:r w:rsidDel="00E63828">
          <w:rPr>
            <w:spacing w:val="-3"/>
          </w:rPr>
          <w:delText xml:space="preserve"> </w:delText>
        </w:r>
        <w:r w:rsidDel="00E63828">
          <w:delText>shall</w:delText>
        </w:r>
        <w:r w:rsidDel="00E63828">
          <w:rPr>
            <w:spacing w:val="-3"/>
          </w:rPr>
          <w:delText xml:space="preserve"> </w:delText>
        </w:r>
        <w:r w:rsidDel="00E63828">
          <w:delText>also</w:delText>
        </w:r>
        <w:r w:rsidDel="00E63828">
          <w:rPr>
            <w:spacing w:val="-3"/>
          </w:rPr>
          <w:delText xml:space="preserve"> </w:delText>
        </w:r>
        <w:r w:rsidDel="00E63828">
          <w:delText>perform</w:delText>
        </w:r>
        <w:r w:rsidDel="00E63828">
          <w:rPr>
            <w:spacing w:val="-3"/>
          </w:rPr>
          <w:delText xml:space="preserve"> </w:delText>
        </w:r>
        <w:r w:rsidDel="00E63828">
          <w:delText>a</w:delText>
        </w:r>
        <w:r w:rsidDel="00E63828">
          <w:rPr>
            <w:spacing w:val="-4"/>
          </w:rPr>
          <w:delText xml:space="preserve"> </w:delText>
        </w:r>
        <w:r w:rsidDel="00E63828">
          <w:delText>detailed</w:delText>
        </w:r>
        <w:r w:rsidDel="00E63828">
          <w:rPr>
            <w:spacing w:val="-1"/>
          </w:rPr>
          <w:delText xml:space="preserve"> </w:delText>
        </w:r>
        <w:r w:rsidDel="00E63828">
          <w:delText>analysis</w:delText>
        </w:r>
        <w:r w:rsidDel="00E63828">
          <w:rPr>
            <w:spacing w:val="-1"/>
          </w:rPr>
          <w:delText xml:space="preserve"> </w:delText>
        </w:r>
        <w:r w:rsidDel="00E63828">
          <w:delText>of</w:delText>
        </w:r>
        <w:r w:rsidDel="00E63828">
          <w:rPr>
            <w:spacing w:val="-4"/>
          </w:rPr>
          <w:delText xml:space="preserve"> </w:delText>
        </w:r>
        <w:r w:rsidDel="00E63828">
          <w:delText>those</w:delText>
        </w:r>
        <w:r w:rsidDel="00E63828">
          <w:rPr>
            <w:spacing w:val="-4"/>
          </w:rPr>
          <w:delText xml:space="preserve"> </w:delText>
        </w:r>
        <w:r w:rsidDel="00E63828">
          <w:delText>medical</w:delText>
        </w:r>
        <w:r w:rsidDel="00E63828">
          <w:rPr>
            <w:spacing w:val="-3"/>
          </w:rPr>
          <w:delText xml:space="preserve"> </w:delText>
        </w:r>
        <w:r w:rsidDel="00E63828">
          <w:delText>review</w:delText>
        </w:r>
        <w:r w:rsidDel="00E63828">
          <w:rPr>
            <w:spacing w:val="-4"/>
          </w:rPr>
          <w:delText xml:space="preserve"> </w:delText>
        </w:r>
        <w:r w:rsidDel="00E63828">
          <w:delText>findings</w:delText>
        </w:r>
        <w:r w:rsidDel="00E63828">
          <w:rPr>
            <w:spacing w:val="-3"/>
          </w:rPr>
          <w:delText xml:space="preserve"> </w:delText>
        </w:r>
        <w:r w:rsidDel="00E63828">
          <w:delText>in accordance with the below excerpt from the Act:</w:delText>
        </w:r>
      </w:del>
    </w:p>
    <w:p w14:paraId="4D7536E3" w14:textId="196C74F7" w:rsidR="00D61D72" w:rsidDel="00E63828" w:rsidRDefault="00860DAE">
      <w:pPr>
        <w:pStyle w:val="ListParagraph"/>
        <w:numPr>
          <w:ilvl w:val="1"/>
          <w:numId w:val="39"/>
        </w:numPr>
        <w:tabs>
          <w:tab w:val="left" w:pos="1655"/>
          <w:tab w:val="left" w:pos="1656"/>
        </w:tabs>
        <w:spacing w:before="2" w:line="242" w:lineRule="auto"/>
        <w:ind w:right="341"/>
        <w:rPr>
          <w:del w:id="55" w:author="Scott Wakefield" w:date="2026-04-16T12:12:00Z" w16du:dateUtc="2026-04-16T16:12:00Z"/>
          <w:rFonts w:ascii="Symbol" w:hAnsi="Symbol"/>
          <w:sz w:val="24"/>
        </w:rPr>
      </w:pPr>
      <w:del w:id="56" w:author="Scott Wakefield" w:date="2026-04-16T12:12:00Z" w16du:dateUtc="2026-04-16T16:12:00Z">
        <w:r w:rsidDel="00E63828">
          <w:rPr>
            <w:sz w:val="24"/>
          </w:rPr>
          <w:delText>Shall</w:delText>
        </w:r>
        <w:r w:rsidDel="00E63828">
          <w:rPr>
            <w:spacing w:val="-4"/>
            <w:sz w:val="24"/>
          </w:rPr>
          <w:delText xml:space="preserve"> </w:delText>
        </w:r>
        <w:r w:rsidDel="00E63828">
          <w:rPr>
            <w:sz w:val="24"/>
          </w:rPr>
          <w:delText>review</w:delText>
        </w:r>
        <w:r w:rsidDel="00E63828">
          <w:rPr>
            <w:spacing w:val="-5"/>
            <w:sz w:val="24"/>
          </w:rPr>
          <w:delText xml:space="preserve"> </w:delText>
        </w:r>
        <w:r w:rsidDel="00E63828">
          <w:rPr>
            <w:sz w:val="24"/>
          </w:rPr>
          <w:delText>and</w:delText>
        </w:r>
        <w:r w:rsidDel="00E63828">
          <w:rPr>
            <w:spacing w:val="-4"/>
            <w:sz w:val="24"/>
          </w:rPr>
          <w:delText xml:space="preserve"> </w:delText>
        </w:r>
        <w:r w:rsidDel="00E63828">
          <w:rPr>
            <w:sz w:val="24"/>
          </w:rPr>
          <w:delText>analyze</w:delText>
        </w:r>
        <w:r w:rsidDel="00E63828">
          <w:rPr>
            <w:spacing w:val="-3"/>
            <w:sz w:val="24"/>
          </w:rPr>
          <w:delText xml:space="preserve"> </w:delText>
        </w:r>
        <w:r w:rsidDel="00E63828">
          <w:rPr>
            <w:sz w:val="24"/>
          </w:rPr>
          <w:delText>information</w:delText>
        </w:r>
        <w:r w:rsidDel="00E63828">
          <w:rPr>
            <w:spacing w:val="-4"/>
            <w:sz w:val="24"/>
          </w:rPr>
          <w:delText xml:space="preserve"> </w:delText>
        </w:r>
        <w:r w:rsidDel="00E63828">
          <w:rPr>
            <w:sz w:val="24"/>
          </w:rPr>
          <w:delText>(to</w:delText>
        </w:r>
        <w:r w:rsidDel="00E63828">
          <w:rPr>
            <w:spacing w:val="-4"/>
            <w:sz w:val="24"/>
          </w:rPr>
          <w:delText xml:space="preserve"> </w:delText>
        </w:r>
        <w:r w:rsidDel="00E63828">
          <w:rPr>
            <w:sz w:val="24"/>
          </w:rPr>
          <w:delText>the</w:delText>
        </w:r>
        <w:r w:rsidDel="00E63828">
          <w:rPr>
            <w:spacing w:val="-5"/>
            <w:sz w:val="24"/>
          </w:rPr>
          <w:delText xml:space="preserve"> </w:delText>
        </w:r>
        <w:r w:rsidDel="00E63828">
          <w:rPr>
            <w:sz w:val="24"/>
          </w:rPr>
          <w:delText>extent</w:delText>
        </w:r>
        <w:r w:rsidDel="00E63828">
          <w:rPr>
            <w:spacing w:val="-4"/>
            <w:sz w:val="24"/>
          </w:rPr>
          <w:delText xml:space="preserve"> </w:delText>
        </w:r>
        <w:r w:rsidDel="00E63828">
          <w:rPr>
            <w:sz w:val="24"/>
          </w:rPr>
          <w:delText>that</w:delText>
        </w:r>
        <w:r w:rsidDel="00E63828">
          <w:rPr>
            <w:spacing w:val="-4"/>
            <w:sz w:val="24"/>
          </w:rPr>
          <w:delText xml:space="preserve"> </w:delText>
        </w:r>
        <w:r w:rsidDel="00E63828">
          <w:rPr>
            <w:sz w:val="24"/>
          </w:rPr>
          <w:delText>such</w:delText>
        </w:r>
        <w:r w:rsidDel="00E63828">
          <w:rPr>
            <w:spacing w:val="-4"/>
            <w:sz w:val="24"/>
          </w:rPr>
          <w:delText xml:space="preserve"> </w:delText>
        </w:r>
        <w:r w:rsidDel="00E63828">
          <w:rPr>
            <w:sz w:val="24"/>
          </w:rPr>
          <w:delText>information</w:delText>
        </w:r>
        <w:r w:rsidDel="00E63828">
          <w:rPr>
            <w:spacing w:val="-4"/>
            <w:sz w:val="24"/>
          </w:rPr>
          <w:delText xml:space="preserve"> </w:delText>
        </w:r>
        <w:r w:rsidDel="00E63828">
          <w:rPr>
            <w:sz w:val="24"/>
          </w:rPr>
          <w:delText>is</w:delText>
        </w:r>
        <w:r w:rsidDel="00E63828">
          <w:rPr>
            <w:spacing w:val="-4"/>
            <w:sz w:val="24"/>
          </w:rPr>
          <w:delText xml:space="preserve"> </w:delText>
        </w:r>
        <w:r w:rsidDel="00E63828">
          <w:rPr>
            <w:sz w:val="24"/>
          </w:rPr>
          <w:delText>available) on the duration of telehealth services furnished</w:delText>
        </w:r>
      </w:del>
    </w:p>
    <w:p w14:paraId="24C7732A" w14:textId="3C50CF76" w:rsidR="00D61D72" w:rsidDel="00E63828" w:rsidRDefault="00860DAE">
      <w:pPr>
        <w:pStyle w:val="ListParagraph"/>
        <w:numPr>
          <w:ilvl w:val="1"/>
          <w:numId w:val="39"/>
        </w:numPr>
        <w:tabs>
          <w:tab w:val="left" w:pos="1655"/>
          <w:tab w:val="left" w:pos="1656"/>
        </w:tabs>
        <w:spacing w:before="10"/>
        <w:ind w:hanging="361"/>
        <w:rPr>
          <w:del w:id="57" w:author="Scott Wakefield" w:date="2026-04-16T12:12:00Z" w16du:dateUtc="2026-04-16T16:12:00Z"/>
          <w:rFonts w:ascii="Symbol" w:hAnsi="Symbol"/>
          <w:sz w:val="24"/>
        </w:rPr>
      </w:pPr>
      <w:del w:id="58" w:author="Scott Wakefield" w:date="2026-04-16T12:12:00Z" w16du:dateUtc="2026-04-16T16:12:00Z">
        <w:r w:rsidDel="00E63828">
          <w:rPr>
            <w:sz w:val="24"/>
          </w:rPr>
          <w:delText>The</w:delText>
        </w:r>
        <w:r w:rsidDel="00E63828">
          <w:rPr>
            <w:spacing w:val="-3"/>
            <w:sz w:val="24"/>
          </w:rPr>
          <w:delText xml:space="preserve"> </w:delText>
        </w:r>
        <w:r w:rsidDel="00E63828">
          <w:rPr>
            <w:sz w:val="24"/>
          </w:rPr>
          <w:delText>types</w:delText>
        </w:r>
        <w:r w:rsidDel="00E63828">
          <w:rPr>
            <w:spacing w:val="-1"/>
            <w:sz w:val="24"/>
          </w:rPr>
          <w:delText xml:space="preserve"> </w:delText>
        </w:r>
        <w:r w:rsidDel="00E63828">
          <w:rPr>
            <w:sz w:val="24"/>
          </w:rPr>
          <w:delText>of</w:delText>
        </w:r>
        <w:r w:rsidDel="00E63828">
          <w:rPr>
            <w:spacing w:val="-2"/>
            <w:sz w:val="24"/>
          </w:rPr>
          <w:delText xml:space="preserve"> </w:delText>
        </w:r>
        <w:r w:rsidDel="00E63828">
          <w:rPr>
            <w:sz w:val="24"/>
          </w:rPr>
          <w:delText>telehealth</w:delText>
        </w:r>
        <w:r w:rsidDel="00E63828">
          <w:rPr>
            <w:spacing w:val="-1"/>
            <w:sz w:val="24"/>
          </w:rPr>
          <w:delText xml:space="preserve"> </w:delText>
        </w:r>
        <w:r w:rsidDel="00E63828">
          <w:rPr>
            <w:sz w:val="24"/>
          </w:rPr>
          <w:delText>services</w:delText>
        </w:r>
        <w:r w:rsidDel="00E63828">
          <w:rPr>
            <w:spacing w:val="-1"/>
            <w:sz w:val="24"/>
          </w:rPr>
          <w:delText xml:space="preserve"> </w:delText>
        </w:r>
        <w:r w:rsidDel="00E63828">
          <w:rPr>
            <w:spacing w:val="-2"/>
            <w:sz w:val="24"/>
          </w:rPr>
          <w:delText>furnished,</w:delText>
        </w:r>
      </w:del>
    </w:p>
    <w:p w14:paraId="1299DDCA" w14:textId="5E3E6F46" w:rsidR="00D61D72" w:rsidDel="00E63828" w:rsidRDefault="00860DAE">
      <w:pPr>
        <w:pStyle w:val="ListParagraph"/>
        <w:numPr>
          <w:ilvl w:val="1"/>
          <w:numId w:val="39"/>
        </w:numPr>
        <w:tabs>
          <w:tab w:val="left" w:pos="1655"/>
          <w:tab w:val="left" w:pos="1656"/>
        </w:tabs>
        <w:spacing w:before="6" w:line="244" w:lineRule="auto"/>
        <w:ind w:right="519"/>
        <w:rPr>
          <w:del w:id="59" w:author="Scott Wakefield" w:date="2026-04-16T12:12:00Z" w16du:dateUtc="2026-04-16T16:12:00Z"/>
          <w:rFonts w:ascii="Symbol" w:hAnsi="Symbol"/>
          <w:sz w:val="24"/>
        </w:rPr>
      </w:pPr>
      <w:del w:id="60" w:author="Scott Wakefield" w:date="2026-04-16T12:12:00Z" w16du:dateUtc="2026-04-16T16:12:00Z">
        <w:r w:rsidDel="00E63828">
          <w:rPr>
            <w:sz w:val="24"/>
          </w:rPr>
          <w:delText>The impact of the telehealth services furnished on future utilization of health care services by Medicare beneficiaries, such as the utilization of additional telehealth services</w:delText>
        </w:r>
        <w:r w:rsidDel="00E63828">
          <w:rPr>
            <w:spacing w:val="-5"/>
            <w:sz w:val="24"/>
          </w:rPr>
          <w:delText xml:space="preserve"> </w:delText>
        </w:r>
        <w:r w:rsidDel="00E63828">
          <w:rPr>
            <w:sz w:val="24"/>
          </w:rPr>
          <w:delText>or</w:delText>
        </w:r>
        <w:r w:rsidDel="00E63828">
          <w:rPr>
            <w:spacing w:val="-6"/>
            <w:sz w:val="24"/>
          </w:rPr>
          <w:delText xml:space="preserve"> </w:delText>
        </w:r>
        <w:r w:rsidDel="00E63828">
          <w:rPr>
            <w:sz w:val="24"/>
          </w:rPr>
          <w:delText>in-person</w:delText>
        </w:r>
        <w:r w:rsidDel="00E63828">
          <w:rPr>
            <w:spacing w:val="-5"/>
            <w:sz w:val="24"/>
          </w:rPr>
          <w:delText xml:space="preserve"> </w:delText>
        </w:r>
        <w:r w:rsidDel="00E63828">
          <w:rPr>
            <w:sz w:val="24"/>
          </w:rPr>
          <w:delText>services,</w:delText>
        </w:r>
        <w:r w:rsidDel="00E63828">
          <w:rPr>
            <w:spacing w:val="-5"/>
            <w:sz w:val="24"/>
          </w:rPr>
          <w:delText xml:space="preserve"> </w:delText>
        </w:r>
        <w:r w:rsidDel="00E63828">
          <w:rPr>
            <w:sz w:val="24"/>
          </w:rPr>
          <w:delText>including</w:delText>
        </w:r>
        <w:r w:rsidDel="00E63828">
          <w:rPr>
            <w:spacing w:val="-5"/>
            <w:sz w:val="24"/>
          </w:rPr>
          <w:delText xml:space="preserve"> </w:delText>
        </w:r>
        <w:r w:rsidDel="00E63828">
          <w:rPr>
            <w:sz w:val="24"/>
          </w:rPr>
          <w:delText>hospitalizations</w:delText>
        </w:r>
        <w:r w:rsidDel="00E63828">
          <w:rPr>
            <w:spacing w:val="-5"/>
            <w:sz w:val="24"/>
          </w:rPr>
          <w:delText xml:space="preserve"> </w:delText>
        </w:r>
        <w:r w:rsidDel="00E63828">
          <w:rPr>
            <w:sz w:val="24"/>
          </w:rPr>
          <w:delText>and</w:delText>
        </w:r>
        <w:r w:rsidDel="00E63828">
          <w:rPr>
            <w:spacing w:val="-5"/>
            <w:sz w:val="24"/>
          </w:rPr>
          <w:delText xml:space="preserve"> </w:delText>
        </w:r>
        <w:r w:rsidDel="00E63828">
          <w:rPr>
            <w:sz w:val="24"/>
          </w:rPr>
          <w:delText>emergency</w:delText>
        </w:r>
        <w:r w:rsidDel="00E63828">
          <w:rPr>
            <w:spacing w:val="-5"/>
            <w:sz w:val="24"/>
          </w:rPr>
          <w:delText xml:space="preserve"> </w:delText>
        </w:r>
        <w:r w:rsidDel="00E63828">
          <w:rPr>
            <w:sz w:val="24"/>
          </w:rPr>
          <w:delText xml:space="preserve">department </w:delText>
        </w:r>
        <w:r w:rsidDel="00E63828">
          <w:rPr>
            <w:spacing w:val="-2"/>
            <w:sz w:val="24"/>
          </w:rPr>
          <w:delText>visits.</w:delText>
        </w:r>
      </w:del>
    </w:p>
    <w:p w14:paraId="33DE4575" w14:textId="0E361CCF" w:rsidR="00D61D72" w:rsidDel="00E63828" w:rsidRDefault="00860DAE">
      <w:pPr>
        <w:pStyle w:val="ListParagraph"/>
        <w:numPr>
          <w:ilvl w:val="1"/>
          <w:numId w:val="39"/>
        </w:numPr>
        <w:tabs>
          <w:tab w:val="left" w:pos="1655"/>
          <w:tab w:val="left" w:pos="1656"/>
        </w:tabs>
        <w:spacing w:before="10" w:line="242" w:lineRule="auto"/>
        <w:ind w:right="1189"/>
        <w:rPr>
          <w:del w:id="61" w:author="Scott Wakefield" w:date="2026-04-16T12:12:00Z" w16du:dateUtc="2026-04-16T16:12:00Z"/>
          <w:rFonts w:ascii="Symbol" w:hAnsi="Symbol"/>
          <w:sz w:val="24"/>
        </w:rPr>
      </w:pPr>
      <w:del w:id="62" w:author="Scott Wakefield" w:date="2026-04-16T12:12:00Z" w16du:dateUtc="2026-04-16T16:12:00Z">
        <w:r w:rsidDel="00E63828">
          <w:rPr>
            <w:sz w:val="24"/>
          </w:rPr>
          <w:delText>The</w:delText>
        </w:r>
        <w:r w:rsidDel="00E63828">
          <w:rPr>
            <w:spacing w:val="-4"/>
            <w:sz w:val="24"/>
          </w:rPr>
          <w:delText xml:space="preserve"> </w:delText>
        </w:r>
        <w:r w:rsidDel="00E63828">
          <w:rPr>
            <w:sz w:val="24"/>
          </w:rPr>
          <w:delText>SMRC</w:delText>
        </w:r>
        <w:r w:rsidDel="00E63828">
          <w:rPr>
            <w:spacing w:val="-3"/>
            <w:sz w:val="24"/>
          </w:rPr>
          <w:delText xml:space="preserve"> </w:delText>
        </w:r>
        <w:r w:rsidDel="00E63828">
          <w:rPr>
            <w:sz w:val="24"/>
          </w:rPr>
          <w:delText>shall</w:delText>
        </w:r>
        <w:r w:rsidDel="00E63828">
          <w:rPr>
            <w:spacing w:val="-3"/>
            <w:sz w:val="24"/>
          </w:rPr>
          <w:delText xml:space="preserve"> </w:delText>
        </w:r>
        <w:r w:rsidDel="00E63828">
          <w:rPr>
            <w:sz w:val="24"/>
          </w:rPr>
          <w:delText>also</w:delText>
        </w:r>
        <w:r w:rsidDel="00E63828">
          <w:rPr>
            <w:spacing w:val="-3"/>
            <w:sz w:val="24"/>
          </w:rPr>
          <w:delText xml:space="preserve"> </w:delText>
        </w:r>
        <w:r w:rsidDel="00E63828">
          <w:rPr>
            <w:sz w:val="24"/>
          </w:rPr>
          <w:delText>review</w:delText>
        </w:r>
        <w:r w:rsidDel="00E63828">
          <w:rPr>
            <w:spacing w:val="-4"/>
            <w:sz w:val="24"/>
          </w:rPr>
          <w:delText xml:space="preserve"> </w:delText>
        </w:r>
        <w:r w:rsidDel="00E63828">
          <w:rPr>
            <w:sz w:val="24"/>
          </w:rPr>
          <w:delText>and</w:delText>
        </w:r>
        <w:r w:rsidDel="00E63828">
          <w:rPr>
            <w:spacing w:val="-3"/>
            <w:sz w:val="24"/>
          </w:rPr>
          <w:delText xml:space="preserve"> </w:delText>
        </w:r>
        <w:r w:rsidDel="00E63828">
          <w:rPr>
            <w:sz w:val="24"/>
          </w:rPr>
          <w:delText>analyze</w:delText>
        </w:r>
        <w:r w:rsidDel="00E63828">
          <w:rPr>
            <w:spacing w:val="-4"/>
            <w:sz w:val="24"/>
          </w:rPr>
          <w:delText xml:space="preserve"> </w:delText>
        </w:r>
        <w:r w:rsidDel="00E63828">
          <w:rPr>
            <w:sz w:val="24"/>
          </w:rPr>
          <w:delText>information</w:delText>
        </w:r>
        <w:r w:rsidDel="00E63828">
          <w:rPr>
            <w:spacing w:val="-3"/>
            <w:sz w:val="24"/>
          </w:rPr>
          <w:delText xml:space="preserve"> </w:delText>
        </w:r>
        <w:r w:rsidDel="00E63828">
          <w:rPr>
            <w:sz w:val="24"/>
          </w:rPr>
          <w:delText>(to</w:delText>
        </w:r>
        <w:r w:rsidDel="00E63828">
          <w:rPr>
            <w:spacing w:val="-3"/>
            <w:sz w:val="24"/>
          </w:rPr>
          <w:delText xml:space="preserve"> </w:delText>
        </w:r>
        <w:r w:rsidDel="00E63828">
          <w:rPr>
            <w:sz w:val="24"/>
          </w:rPr>
          <w:delText>the</w:delText>
        </w:r>
        <w:r w:rsidDel="00E63828">
          <w:rPr>
            <w:spacing w:val="-4"/>
            <w:sz w:val="24"/>
          </w:rPr>
          <w:delText xml:space="preserve"> </w:delText>
        </w:r>
        <w:r w:rsidDel="00E63828">
          <w:rPr>
            <w:sz w:val="24"/>
          </w:rPr>
          <w:delText>extent</w:delText>
        </w:r>
        <w:r w:rsidDel="00E63828">
          <w:rPr>
            <w:spacing w:val="-3"/>
            <w:sz w:val="24"/>
          </w:rPr>
          <w:delText xml:space="preserve"> </w:delText>
        </w:r>
        <w:r w:rsidDel="00E63828">
          <w:rPr>
            <w:sz w:val="24"/>
          </w:rPr>
          <w:delText>that</w:delText>
        </w:r>
        <w:r w:rsidDel="00E63828">
          <w:rPr>
            <w:spacing w:val="-3"/>
            <w:sz w:val="24"/>
          </w:rPr>
          <w:delText xml:space="preserve"> </w:delText>
        </w:r>
        <w:r w:rsidDel="00E63828">
          <w:rPr>
            <w:sz w:val="24"/>
          </w:rPr>
          <w:delText>such information is available) on:</w:delText>
        </w:r>
      </w:del>
    </w:p>
    <w:p w14:paraId="711B6062" w14:textId="0B3182E1" w:rsidR="00D61D72" w:rsidDel="00E63828" w:rsidRDefault="00860DAE">
      <w:pPr>
        <w:pStyle w:val="ListParagraph"/>
        <w:numPr>
          <w:ilvl w:val="2"/>
          <w:numId w:val="39"/>
        </w:numPr>
        <w:tabs>
          <w:tab w:val="left" w:pos="2376"/>
        </w:tabs>
        <w:spacing w:before="5" w:line="291" w:lineRule="exact"/>
        <w:ind w:hanging="361"/>
        <w:rPr>
          <w:del w:id="63" w:author="Scott Wakefield" w:date="2026-04-16T12:12:00Z" w16du:dateUtc="2026-04-16T16:12:00Z"/>
          <w:sz w:val="24"/>
        </w:rPr>
      </w:pPr>
      <w:del w:id="64" w:author="Scott Wakefield" w:date="2026-04-16T12:12:00Z" w16du:dateUtc="2026-04-16T16:12:00Z">
        <w:r w:rsidDel="00E63828">
          <w:rPr>
            <w:sz w:val="24"/>
          </w:rPr>
          <w:delText>(i)</w:delText>
        </w:r>
        <w:r w:rsidDel="00E63828">
          <w:rPr>
            <w:spacing w:val="-3"/>
            <w:sz w:val="24"/>
          </w:rPr>
          <w:delText xml:space="preserve"> </w:delText>
        </w:r>
        <w:r w:rsidDel="00E63828">
          <w:rPr>
            <w:sz w:val="24"/>
          </w:rPr>
          <w:delText>any</w:delText>
        </w:r>
        <w:r w:rsidDel="00E63828">
          <w:rPr>
            <w:spacing w:val="-1"/>
            <w:sz w:val="24"/>
          </w:rPr>
          <w:delText xml:space="preserve"> </w:delText>
        </w:r>
        <w:r w:rsidDel="00E63828">
          <w:rPr>
            <w:sz w:val="24"/>
          </w:rPr>
          <w:delText>geographic</w:delText>
        </w:r>
        <w:r w:rsidDel="00E63828">
          <w:rPr>
            <w:spacing w:val="-3"/>
            <w:sz w:val="24"/>
          </w:rPr>
          <w:delText xml:space="preserve"> </w:delText>
        </w:r>
        <w:r w:rsidDel="00E63828">
          <w:rPr>
            <w:sz w:val="24"/>
          </w:rPr>
          <w:delText>differences</w:delText>
        </w:r>
        <w:r w:rsidDel="00E63828">
          <w:rPr>
            <w:spacing w:val="-1"/>
            <w:sz w:val="24"/>
          </w:rPr>
          <w:delText xml:space="preserve"> </w:delText>
        </w:r>
        <w:r w:rsidDel="00E63828">
          <w:rPr>
            <w:sz w:val="24"/>
          </w:rPr>
          <w:delText>in</w:delText>
        </w:r>
        <w:r w:rsidDel="00E63828">
          <w:rPr>
            <w:spacing w:val="-2"/>
            <w:sz w:val="24"/>
          </w:rPr>
          <w:delText xml:space="preserve"> </w:delText>
        </w:r>
        <w:r w:rsidDel="00E63828">
          <w:rPr>
            <w:sz w:val="24"/>
          </w:rPr>
          <w:delText>utilization</w:delText>
        </w:r>
        <w:r w:rsidDel="00E63828">
          <w:rPr>
            <w:spacing w:val="-1"/>
            <w:sz w:val="24"/>
          </w:rPr>
          <w:delText xml:space="preserve"> </w:delText>
        </w:r>
        <w:r w:rsidDel="00E63828">
          <w:rPr>
            <w:sz w:val="24"/>
          </w:rPr>
          <w:delText>of</w:delText>
        </w:r>
        <w:r w:rsidDel="00E63828">
          <w:rPr>
            <w:spacing w:val="-3"/>
            <w:sz w:val="24"/>
          </w:rPr>
          <w:delText xml:space="preserve"> </w:delText>
        </w:r>
        <w:r w:rsidDel="00E63828">
          <w:rPr>
            <w:sz w:val="24"/>
          </w:rPr>
          <w:delText>telehealth</w:delText>
        </w:r>
        <w:r w:rsidDel="00E63828">
          <w:rPr>
            <w:spacing w:val="-1"/>
            <w:sz w:val="24"/>
          </w:rPr>
          <w:delText xml:space="preserve"> </w:delText>
        </w:r>
        <w:r w:rsidDel="00E63828">
          <w:rPr>
            <w:spacing w:val="-2"/>
            <w:sz w:val="24"/>
          </w:rPr>
          <w:delText>services;</w:delText>
        </w:r>
      </w:del>
    </w:p>
    <w:p w14:paraId="424D895C" w14:textId="399E0192" w:rsidR="00D61D72" w:rsidDel="00E63828" w:rsidRDefault="00860DAE">
      <w:pPr>
        <w:pStyle w:val="ListParagraph"/>
        <w:numPr>
          <w:ilvl w:val="2"/>
          <w:numId w:val="39"/>
        </w:numPr>
        <w:tabs>
          <w:tab w:val="left" w:pos="2376"/>
        </w:tabs>
        <w:spacing w:before="3" w:line="230" w:lineRule="auto"/>
        <w:ind w:right="1112"/>
        <w:rPr>
          <w:del w:id="65" w:author="Scott Wakefield" w:date="2026-04-16T12:12:00Z" w16du:dateUtc="2026-04-16T16:12:00Z"/>
          <w:sz w:val="24"/>
        </w:rPr>
      </w:pPr>
      <w:del w:id="66" w:author="Scott Wakefield" w:date="2026-04-16T12:12:00Z" w16du:dateUtc="2026-04-16T16:12:00Z">
        <w:r w:rsidDel="00E63828">
          <w:rPr>
            <w:sz w:val="24"/>
          </w:rPr>
          <w:delText>(ii)</w:delText>
        </w:r>
        <w:r w:rsidDel="00E63828">
          <w:rPr>
            <w:spacing w:val="-5"/>
            <w:sz w:val="24"/>
          </w:rPr>
          <w:delText xml:space="preserve"> </w:delText>
        </w:r>
        <w:r w:rsidDel="00E63828">
          <w:rPr>
            <w:sz w:val="24"/>
          </w:rPr>
          <w:delText>documentation</w:delText>
        </w:r>
        <w:r w:rsidDel="00E63828">
          <w:rPr>
            <w:spacing w:val="-4"/>
            <w:sz w:val="24"/>
          </w:rPr>
          <w:delText xml:space="preserve"> </w:delText>
        </w:r>
        <w:r w:rsidDel="00E63828">
          <w:rPr>
            <w:sz w:val="24"/>
          </w:rPr>
          <w:delText>of</w:delText>
        </w:r>
        <w:r w:rsidDel="00E63828">
          <w:rPr>
            <w:spacing w:val="-5"/>
            <w:sz w:val="24"/>
          </w:rPr>
          <w:delText xml:space="preserve"> </w:delText>
        </w:r>
        <w:r w:rsidDel="00E63828">
          <w:rPr>
            <w:sz w:val="24"/>
          </w:rPr>
          <w:delText>the</w:delText>
        </w:r>
        <w:r w:rsidDel="00E63828">
          <w:rPr>
            <w:spacing w:val="-3"/>
            <w:sz w:val="24"/>
          </w:rPr>
          <w:delText xml:space="preserve"> </w:delText>
        </w:r>
        <w:r w:rsidDel="00E63828">
          <w:rPr>
            <w:sz w:val="24"/>
          </w:rPr>
          <w:delText>care</w:delText>
        </w:r>
        <w:r w:rsidDel="00E63828">
          <w:rPr>
            <w:spacing w:val="-3"/>
            <w:sz w:val="24"/>
          </w:rPr>
          <w:delText xml:space="preserve"> </w:delText>
        </w:r>
        <w:r w:rsidDel="00E63828">
          <w:rPr>
            <w:sz w:val="24"/>
          </w:rPr>
          <w:delText>and</w:delText>
        </w:r>
        <w:r w:rsidDel="00E63828">
          <w:rPr>
            <w:spacing w:val="-4"/>
            <w:sz w:val="24"/>
          </w:rPr>
          <w:delText xml:space="preserve"> </w:delText>
        </w:r>
        <w:r w:rsidDel="00E63828">
          <w:rPr>
            <w:sz w:val="24"/>
          </w:rPr>
          <w:delText>methods</w:delText>
        </w:r>
        <w:r w:rsidDel="00E63828">
          <w:rPr>
            <w:spacing w:val="-4"/>
            <w:sz w:val="24"/>
          </w:rPr>
          <w:delText xml:space="preserve"> </w:delText>
        </w:r>
        <w:r w:rsidDel="00E63828">
          <w:rPr>
            <w:sz w:val="24"/>
          </w:rPr>
          <w:delText>of</w:delText>
        </w:r>
        <w:r w:rsidDel="00E63828">
          <w:rPr>
            <w:spacing w:val="-5"/>
            <w:sz w:val="24"/>
          </w:rPr>
          <w:delText xml:space="preserve"> </w:delText>
        </w:r>
        <w:r w:rsidDel="00E63828">
          <w:rPr>
            <w:sz w:val="24"/>
          </w:rPr>
          <w:delText>delivery</w:delText>
        </w:r>
        <w:r w:rsidDel="00E63828">
          <w:rPr>
            <w:spacing w:val="-4"/>
            <w:sz w:val="24"/>
          </w:rPr>
          <w:delText xml:space="preserve"> </w:delText>
        </w:r>
        <w:r w:rsidDel="00E63828">
          <w:rPr>
            <w:sz w:val="24"/>
          </w:rPr>
          <w:delText>associated</w:delText>
        </w:r>
        <w:r w:rsidDel="00E63828">
          <w:rPr>
            <w:spacing w:val="-4"/>
            <w:sz w:val="24"/>
          </w:rPr>
          <w:delText xml:space="preserve"> </w:delText>
        </w:r>
        <w:r w:rsidDel="00E63828">
          <w:rPr>
            <w:sz w:val="24"/>
          </w:rPr>
          <w:delText>with telehealth services; and</w:delText>
        </w:r>
      </w:del>
    </w:p>
    <w:p w14:paraId="339B6EB5" w14:textId="12D76AE6" w:rsidR="00D61D72" w:rsidDel="00E63828" w:rsidRDefault="00860DAE">
      <w:pPr>
        <w:pStyle w:val="ListParagraph"/>
        <w:numPr>
          <w:ilvl w:val="2"/>
          <w:numId w:val="39"/>
        </w:numPr>
        <w:tabs>
          <w:tab w:val="left" w:pos="2376"/>
        </w:tabs>
        <w:spacing w:before="11"/>
        <w:ind w:hanging="361"/>
        <w:rPr>
          <w:del w:id="67" w:author="Scott Wakefield" w:date="2026-04-16T12:12:00Z" w16du:dateUtc="2026-04-16T16:12:00Z"/>
          <w:sz w:val="24"/>
        </w:rPr>
      </w:pPr>
      <w:del w:id="68" w:author="Scott Wakefield" w:date="2026-04-16T12:12:00Z" w16du:dateUtc="2026-04-16T16:12:00Z">
        <w:r w:rsidDel="00E63828">
          <w:rPr>
            <w:sz w:val="24"/>
          </w:rPr>
          <w:delText>(iii)</w:delText>
        </w:r>
        <w:r w:rsidDel="00E63828">
          <w:rPr>
            <w:spacing w:val="-5"/>
            <w:sz w:val="24"/>
          </w:rPr>
          <w:delText xml:space="preserve"> </w:delText>
        </w:r>
        <w:r w:rsidDel="00E63828">
          <w:rPr>
            <w:sz w:val="24"/>
          </w:rPr>
          <w:delText>other</w:delText>
        </w:r>
        <w:r w:rsidDel="00E63828">
          <w:rPr>
            <w:spacing w:val="-2"/>
            <w:sz w:val="24"/>
          </w:rPr>
          <w:delText xml:space="preserve"> </w:delText>
        </w:r>
        <w:r w:rsidDel="00E63828">
          <w:rPr>
            <w:sz w:val="24"/>
          </w:rPr>
          <w:delText>areas,</w:delText>
        </w:r>
        <w:r w:rsidDel="00E63828">
          <w:rPr>
            <w:spacing w:val="-1"/>
            <w:sz w:val="24"/>
          </w:rPr>
          <w:delText xml:space="preserve"> </w:delText>
        </w:r>
        <w:r w:rsidDel="00E63828">
          <w:rPr>
            <w:sz w:val="24"/>
          </w:rPr>
          <w:delText>as</w:delText>
        </w:r>
        <w:r w:rsidDel="00E63828">
          <w:rPr>
            <w:spacing w:val="-2"/>
            <w:sz w:val="24"/>
          </w:rPr>
          <w:delText xml:space="preserve"> </w:delText>
        </w:r>
        <w:r w:rsidDel="00E63828">
          <w:rPr>
            <w:sz w:val="24"/>
          </w:rPr>
          <w:delText>determined</w:delText>
        </w:r>
        <w:r w:rsidDel="00E63828">
          <w:rPr>
            <w:spacing w:val="-1"/>
            <w:sz w:val="24"/>
          </w:rPr>
          <w:delText xml:space="preserve"> </w:delText>
        </w:r>
        <w:r w:rsidDel="00E63828">
          <w:rPr>
            <w:sz w:val="24"/>
          </w:rPr>
          <w:delText>appropriate</w:delText>
        </w:r>
        <w:r w:rsidDel="00E63828">
          <w:rPr>
            <w:spacing w:val="-2"/>
            <w:sz w:val="24"/>
          </w:rPr>
          <w:delText xml:space="preserve"> </w:delText>
        </w:r>
        <w:r w:rsidDel="00E63828">
          <w:rPr>
            <w:sz w:val="24"/>
          </w:rPr>
          <w:delText>by</w:delText>
        </w:r>
        <w:r w:rsidDel="00E63828">
          <w:rPr>
            <w:spacing w:val="-1"/>
            <w:sz w:val="24"/>
          </w:rPr>
          <w:delText xml:space="preserve"> </w:delText>
        </w:r>
        <w:r w:rsidDel="00E63828">
          <w:rPr>
            <w:spacing w:val="-4"/>
            <w:sz w:val="24"/>
          </w:rPr>
          <w:delText>CMS.</w:delText>
        </w:r>
      </w:del>
    </w:p>
    <w:p w14:paraId="6CF2D8E3" w14:textId="6D2CB1AC" w:rsidR="00D61D72" w:rsidDel="00E63828" w:rsidRDefault="00D61D72">
      <w:pPr>
        <w:pStyle w:val="BodyText"/>
        <w:spacing w:before="5"/>
        <w:rPr>
          <w:del w:id="69" w:author="Scott Wakefield" w:date="2026-04-16T12:12:00Z" w16du:dateUtc="2026-04-16T16:12:00Z"/>
          <w:sz w:val="23"/>
        </w:rPr>
      </w:pPr>
    </w:p>
    <w:p w14:paraId="3B777314" w14:textId="5B817A8C" w:rsidR="00D61D72" w:rsidDel="00E63828" w:rsidRDefault="00860DAE">
      <w:pPr>
        <w:pStyle w:val="BodyText"/>
        <w:spacing w:before="1" w:line="247" w:lineRule="auto"/>
        <w:ind w:left="935" w:right="377" w:hanging="12"/>
        <w:rPr>
          <w:del w:id="70" w:author="Scott Wakefield" w:date="2026-04-16T12:12:00Z" w16du:dateUtc="2026-04-16T16:12:00Z"/>
        </w:rPr>
      </w:pPr>
      <w:del w:id="71" w:author="Scott Wakefield" w:date="2026-04-16T12:12:00Z" w16du:dateUtc="2026-04-16T16:12:00Z">
        <w:r w:rsidDel="00E63828">
          <w:delText>When</w:delText>
        </w:r>
        <w:r w:rsidDel="00E63828">
          <w:rPr>
            <w:spacing w:val="-3"/>
          </w:rPr>
          <w:delText xml:space="preserve"> </w:delText>
        </w:r>
        <w:r w:rsidDel="00E63828">
          <w:delText>performing</w:delText>
        </w:r>
        <w:r w:rsidDel="00E63828">
          <w:rPr>
            <w:spacing w:val="-3"/>
          </w:rPr>
          <w:delText xml:space="preserve"> </w:delText>
        </w:r>
        <w:r w:rsidDel="00E63828">
          <w:delText>this</w:delText>
        </w:r>
        <w:r w:rsidDel="00E63828">
          <w:rPr>
            <w:spacing w:val="-3"/>
          </w:rPr>
          <w:delText xml:space="preserve"> </w:delText>
        </w:r>
        <w:r w:rsidDel="00E63828">
          <w:delText>task,</w:delText>
        </w:r>
        <w:r w:rsidDel="00E63828">
          <w:rPr>
            <w:spacing w:val="-3"/>
          </w:rPr>
          <w:delText xml:space="preserve"> </w:delText>
        </w:r>
        <w:r w:rsidDel="00E63828">
          <w:delText>the</w:delText>
        </w:r>
        <w:r w:rsidDel="00E63828">
          <w:rPr>
            <w:spacing w:val="-4"/>
          </w:rPr>
          <w:delText xml:space="preserve"> </w:delText>
        </w:r>
        <w:r w:rsidDel="00E63828">
          <w:delText>SMRC</w:delText>
        </w:r>
        <w:r w:rsidDel="00E63828">
          <w:rPr>
            <w:spacing w:val="-3"/>
          </w:rPr>
          <w:delText xml:space="preserve"> </w:delText>
        </w:r>
        <w:r w:rsidDel="00E63828">
          <w:delText>shall</w:delText>
        </w:r>
        <w:r w:rsidDel="00E63828">
          <w:rPr>
            <w:spacing w:val="-3"/>
          </w:rPr>
          <w:delText xml:space="preserve"> </w:delText>
        </w:r>
        <w:r w:rsidDel="00E63828">
          <w:delText>follow</w:delText>
        </w:r>
        <w:r w:rsidDel="00E63828">
          <w:rPr>
            <w:spacing w:val="-4"/>
          </w:rPr>
          <w:delText xml:space="preserve"> </w:delText>
        </w:r>
        <w:r w:rsidDel="00E63828">
          <w:delText>all</w:delText>
        </w:r>
        <w:r w:rsidDel="00E63828">
          <w:rPr>
            <w:spacing w:val="-3"/>
          </w:rPr>
          <w:delText xml:space="preserve"> </w:delText>
        </w:r>
        <w:r w:rsidDel="00E63828">
          <w:delText>requirements</w:delText>
        </w:r>
        <w:r w:rsidDel="00E63828">
          <w:rPr>
            <w:spacing w:val="-3"/>
          </w:rPr>
          <w:delText xml:space="preserve"> </w:delText>
        </w:r>
        <w:r w:rsidDel="00E63828">
          <w:delText>outlined</w:delText>
        </w:r>
        <w:r w:rsidDel="00E63828">
          <w:rPr>
            <w:spacing w:val="-3"/>
          </w:rPr>
          <w:delText xml:space="preserve"> </w:delText>
        </w:r>
        <w:r w:rsidDel="00E63828">
          <w:delText>in</w:delText>
        </w:r>
        <w:r w:rsidDel="00E63828">
          <w:rPr>
            <w:spacing w:val="-3"/>
          </w:rPr>
          <w:delText xml:space="preserve"> </w:delText>
        </w:r>
        <w:r w:rsidDel="00E63828">
          <w:delText>the</w:delText>
        </w:r>
        <w:r w:rsidDel="00E63828">
          <w:rPr>
            <w:spacing w:val="-4"/>
          </w:rPr>
          <w:delText xml:space="preserve"> </w:delText>
        </w:r>
        <w:r w:rsidDel="00E63828">
          <w:delText>SOW</w:delText>
        </w:r>
        <w:r w:rsidDel="00E63828">
          <w:rPr>
            <w:spacing w:val="-4"/>
          </w:rPr>
          <w:delText xml:space="preserve"> </w:delText>
        </w:r>
        <w:r w:rsidDel="00E63828">
          <w:delText>for Task 1, and Tasks 4 through 11. Exceptions to these requirements may include, but are not limited to the following:</w:delText>
        </w:r>
      </w:del>
    </w:p>
    <w:p w14:paraId="70868E6B" w14:textId="730EA267" w:rsidR="00D61D72" w:rsidDel="00E63828" w:rsidRDefault="00860DAE">
      <w:pPr>
        <w:pStyle w:val="ListParagraph"/>
        <w:numPr>
          <w:ilvl w:val="1"/>
          <w:numId w:val="39"/>
        </w:numPr>
        <w:tabs>
          <w:tab w:val="left" w:pos="1578"/>
          <w:tab w:val="left" w:pos="1579"/>
        </w:tabs>
        <w:spacing w:before="0" w:line="275" w:lineRule="exact"/>
        <w:ind w:left="1578" w:hanging="361"/>
        <w:rPr>
          <w:del w:id="72" w:author="Scott Wakefield" w:date="2026-04-16T12:12:00Z" w16du:dateUtc="2026-04-16T16:12:00Z"/>
          <w:rFonts w:ascii="Symbol" w:hAnsi="Symbol"/>
          <w:sz w:val="20"/>
        </w:rPr>
      </w:pPr>
      <w:del w:id="73" w:author="Scott Wakefield" w:date="2026-04-16T12:12:00Z" w16du:dateUtc="2026-04-16T16:12:00Z">
        <w:r w:rsidDel="00E63828">
          <w:rPr>
            <w:spacing w:val="-2"/>
            <w:sz w:val="24"/>
          </w:rPr>
          <w:delText>Reporting</w:delText>
        </w:r>
      </w:del>
    </w:p>
    <w:p w14:paraId="75129C00" w14:textId="41C266AB" w:rsidR="00D61D72" w:rsidDel="00E63828" w:rsidRDefault="00860DAE">
      <w:pPr>
        <w:pStyle w:val="ListParagraph"/>
        <w:numPr>
          <w:ilvl w:val="0"/>
          <w:numId w:val="38"/>
        </w:numPr>
        <w:tabs>
          <w:tab w:val="left" w:pos="2384"/>
          <w:tab w:val="left" w:pos="2385"/>
        </w:tabs>
        <w:spacing w:before="9" w:line="247" w:lineRule="auto"/>
        <w:ind w:right="431"/>
        <w:rPr>
          <w:del w:id="74" w:author="Scott Wakefield" w:date="2026-04-16T12:12:00Z" w16du:dateUtc="2026-04-16T16:12:00Z"/>
          <w:sz w:val="24"/>
        </w:rPr>
      </w:pPr>
      <w:del w:id="75" w:author="Scott Wakefield" w:date="2026-04-16T12:12:00Z" w16du:dateUtc="2026-04-16T16:12:00Z">
        <w:r w:rsidDel="00E63828">
          <w:rPr>
            <w:sz w:val="24"/>
          </w:rPr>
          <w:delText>Submitting an initial project report within 14 business days of project initiation date; Much of the information in the RTC will come directly from the SMRC Initial Project report (in whole or in pertinent part). As such, the Initial</w:delText>
        </w:r>
        <w:r w:rsidDel="00E63828">
          <w:rPr>
            <w:spacing w:val="-3"/>
            <w:sz w:val="24"/>
          </w:rPr>
          <w:delText xml:space="preserve"> </w:delText>
        </w:r>
        <w:r w:rsidDel="00E63828">
          <w:rPr>
            <w:sz w:val="24"/>
          </w:rPr>
          <w:delText>Project</w:delText>
        </w:r>
        <w:r w:rsidDel="00E63828">
          <w:rPr>
            <w:spacing w:val="-3"/>
            <w:sz w:val="24"/>
          </w:rPr>
          <w:delText xml:space="preserve"> </w:delText>
        </w:r>
        <w:r w:rsidDel="00E63828">
          <w:rPr>
            <w:sz w:val="24"/>
          </w:rPr>
          <w:delText>report</w:delText>
        </w:r>
        <w:r w:rsidDel="00E63828">
          <w:rPr>
            <w:spacing w:val="-3"/>
            <w:sz w:val="24"/>
          </w:rPr>
          <w:delText xml:space="preserve"> </w:delText>
        </w:r>
        <w:r w:rsidDel="00E63828">
          <w:rPr>
            <w:sz w:val="24"/>
          </w:rPr>
          <w:delText>shall</w:delText>
        </w:r>
        <w:r w:rsidDel="00E63828">
          <w:rPr>
            <w:spacing w:val="-3"/>
            <w:sz w:val="24"/>
          </w:rPr>
          <w:delText xml:space="preserve"> </w:delText>
        </w:r>
        <w:r w:rsidDel="00E63828">
          <w:rPr>
            <w:sz w:val="24"/>
          </w:rPr>
          <w:delText>be</w:delText>
        </w:r>
        <w:r w:rsidDel="00E63828">
          <w:rPr>
            <w:spacing w:val="-4"/>
            <w:sz w:val="24"/>
          </w:rPr>
          <w:delText xml:space="preserve"> </w:delText>
        </w:r>
        <w:r w:rsidDel="00E63828">
          <w:rPr>
            <w:sz w:val="24"/>
          </w:rPr>
          <w:delText>written</w:delText>
        </w:r>
        <w:r w:rsidDel="00E63828">
          <w:rPr>
            <w:spacing w:val="-3"/>
            <w:sz w:val="24"/>
          </w:rPr>
          <w:delText xml:space="preserve"> </w:delText>
        </w:r>
        <w:r w:rsidDel="00E63828">
          <w:rPr>
            <w:sz w:val="24"/>
          </w:rPr>
          <w:delText>as</w:delText>
        </w:r>
        <w:r w:rsidDel="00E63828">
          <w:rPr>
            <w:spacing w:val="-3"/>
            <w:sz w:val="24"/>
          </w:rPr>
          <w:delText xml:space="preserve"> </w:delText>
        </w:r>
        <w:r w:rsidDel="00E63828">
          <w:rPr>
            <w:sz w:val="24"/>
          </w:rPr>
          <w:delText>if</w:delText>
        </w:r>
        <w:r w:rsidDel="00E63828">
          <w:rPr>
            <w:spacing w:val="-4"/>
            <w:sz w:val="24"/>
          </w:rPr>
          <w:delText xml:space="preserve"> </w:delText>
        </w:r>
        <w:r w:rsidDel="00E63828">
          <w:rPr>
            <w:sz w:val="24"/>
          </w:rPr>
          <w:delText>prepared</w:delText>
        </w:r>
        <w:r w:rsidDel="00E63828">
          <w:rPr>
            <w:spacing w:val="-3"/>
            <w:sz w:val="24"/>
          </w:rPr>
          <w:delText xml:space="preserve"> </w:delText>
        </w:r>
        <w:r w:rsidDel="00E63828">
          <w:rPr>
            <w:sz w:val="24"/>
          </w:rPr>
          <w:delText>for</w:delText>
        </w:r>
        <w:r w:rsidDel="00E63828">
          <w:rPr>
            <w:spacing w:val="-4"/>
            <w:sz w:val="24"/>
          </w:rPr>
          <w:delText xml:space="preserve"> </w:delText>
        </w:r>
        <w:r w:rsidDel="00E63828">
          <w:rPr>
            <w:sz w:val="24"/>
          </w:rPr>
          <w:delText>viewing</w:delText>
        </w:r>
        <w:r w:rsidDel="00E63828">
          <w:rPr>
            <w:spacing w:val="-3"/>
            <w:sz w:val="24"/>
          </w:rPr>
          <w:delText xml:space="preserve"> </w:delText>
        </w:r>
        <w:r w:rsidDel="00E63828">
          <w:rPr>
            <w:sz w:val="24"/>
          </w:rPr>
          <w:delText>by</w:delText>
        </w:r>
        <w:r w:rsidDel="00E63828">
          <w:rPr>
            <w:spacing w:val="-3"/>
            <w:sz w:val="24"/>
          </w:rPr>
          <w:delText xml:space="preserve"> </w:delText>
        </w:r>
        <w:r w:rsidDel="00E63828">
          <w:rPr>
            <w:sz w:val="24"/>
          </w:rPr>
          <w:delText>the</w:delText>
        </w:r>
        <w:r w:rsidDel="00E63828">
          <w:rPr>
            <w:spacing w:val="-4"/>
            <w:sz w:val="24"/>
          </w:rPr>
          <w:delText xml:space="preserve"> </w:delText>
        </w:r>
        <w:r w:rsidDel="00E63828">
          <w:rPr>
            <w:sz w:val="24"/>
          </w:rPr>
          <w:delText>general public. For example, plain language shall be used throughout the report. Technical</w:delText>
        </w:r>
        <w:r w:rsidDel="00E63828">
          <w:rPr>
            <w:spacing w:val="-4"/>
            <w:sz w:val="24"/>
          </w:rPr>
          <w:delText xml:space="preserve"> </w:delText>
        </w:r>
        <w:r w:rsidDel="00E63828">
          <w:rPr>
            <w:sz w:val="24"/>
          </w:rPr>
          <w:delText>terminology</w:delText>
        </w:r>
        <w:r w:rsidDel="00E63828">
          <w:rPr>
            <w:spacing w:val="-4"/>
            <w:sz w:val="24"/>
          </w:rPr>
          <w:delText xml:space="preserve"> </w:delText>
        </w:r>
        <w:r w:rsidDel="00E63828">
          <w:rPr>
            <w:sz w:val="24"/>
          </w:rPr>
          <w:delText>if</w:delText>
        </w:r>
        <w:r w:rsidDel="00E63828">
          <w:rPr>
            <w:spacing w:val="-5"/>
            <w:sz w:val="24"/>
          </w:rPr>
          <w:delText xml:space="preserve"> </w:delText>
        </w:r>
        <w:r w:rsidDel="00E63828">
          <w:rPr>
            <w:sz w:val="24"/>
          </w:rPr>
          <w:delText>used,</w:delText>
        </w:r>
        <w:r w:rsidDel="00E63828">
          <w:rPr>
            <w:spacing w:val="-4"/>
            <w:sz w:val="24"/>
          </w:rPr>
          <w:delText xml:space="preserve"> </w:delText>
        </w:r>
        <w:r w:rsidDel="00E63828">
          <w:rPr>
            <w:sz w:val="24"/>
          </w:rPr>
          <w:delText>must</w:delText>
        </w:r>
        <w:r w:rsidDel="00E63828">
          <w:rPr>
            <w:spacing w:val="-4"/>
            <w:sz w:val="24"/>
          </w:rPr>
          <w:delText xml:space="preserve"> </w:delText>
        </w:r>
        <w:r w:rsidDel="00E63828">
          <w:rPr>
            <w:sz w:val="24"/>
          </w:rPr>
          <w:delText>be</w:delText>
        </w:r>
        <w:r w:rsidDel="00E63828">
          <w:rPr>
            <w:spacing w:val="-5"/>
            <w:sz w:val="24"/>
          </w:rPr>
          <w:delText xml:space="preserve"> </w:delText>
        </w:r>
        <w:r w:rsidDel="00E63828">
          <w:rPr>
            <w:sz w:val="24"/>
          </w:rPr>
          <w:delText>supported</w:delText>
        </w:r>
        <w:r w:rsidDel="00E63828">
          <w:rPr>
            <w:spacing w:val="-2"/>
            <w:sz w:val="24"/>
          </w:rPr>
          <w:delText xml:space="preserve"> </w:delText>
        </w:r>
        <w:r w:rsidDel="00E63828">
          <w:rPr>
            <w:sz w:val="24"/>
          </w:rPr>
          <w:delText>by</w:delText>
        </w:r>
        <w:r w:rsidDel="00E63828">
          <w:rPr>
            <w:spacing w:val="-4"/>
            <w:sz w:val="24"/>
          </w:rPr>
          <w:delText xml:space="preserve"> </w:delText>
        </w:r>
        <w:r w:rsidDel="00E63828">
          <w:rPr>
            <w:sz w:val="24"/>
          </w:rPr>
          <w:delText>explanations</w:delText>
        </w:r>
        <w:r w:rsidDel="00E63828">
          <w:rPr>
            <w:spacing w:val="-4"/>
            <w:sz w:val="24"/>
          </w:rPr>
          <w:delText xml:space="preserve"> </w:delText>
        </w:r>
        <w:r w:rsidDel="00E63828">
          <w:rPr>
            <w:sz w:val="24"/>
          </w:rPr>
          <w:delText>that</w:delText>
        </w:r>
        <w:r w:rsidDel="00E63828">
          <w:rPr>
            <w:spacing w:val="-4"/>
            <w:sz w:val="24"/>
          </w:rPr>
          <w:delText xml:space="preserve"> </w:delText>
        </w:r>
        <w:r w:rsidDel="00E63828">
          <w:rPr>
            <w:sz w:val="24"/>
          </w:rPr>
          <w:delText>can</w:delText>
        </w:r>
        <w:r w:rsidDel="00E63828">
          <w:rPr>
            <w:spacing w:val="-2"/>
            <w:sz w:val="24"/>
          </w:rPr>
          <w:delText xml:space="preserve"> </w:delText>
        </w:r>
        <w:r w:rsidDel="00E63828">
          <w:rPr>
            <w:sz w:val="24"/>
          </w:rPr>
          <w:delText>be understood by a non-clinical audience, to the extent possible</w:delText>
        </w:r>
      </w:del>
    </w:p>
    <w:p w14:paraId="65F79306" w14:textId="37F6DB7B" w:rsidR="00D61D72" w:rsidDel="00E63828" w:rsidRDefault="00860DAE">
      <w:pPr>
        <w:pStyle w:val="ListParagraph"/>
        <w:numPr>
          <w:ilvl w:val="0"/>
          <w:numId w:val="38"/>
        </w:numPr>
        <w:tabs>
          <w:tab w:val="left" w:pos="2384"/>
          <w:tab w:val="left" w:pos="2385"/>
        </w:tabs>
        <w:spacing w:before="0" w:line="247" w:lineRule="auto"/>
        <w:ind w:right="406"/>
        <w:rPr>
          <w:del w:id="76" w:author="Scott Wakefield" w:date="2026-04-16T12:12:00Z" w16du:dateUtc="2026-04-16T16:12:00Z"/>
          <w:sz w:val="24"/>
        </w:rPr>
      </w:pPr>
      <w:del w:id="77" w:author="Scott Wakefield" w:date="2026-04-16T12:12:00Z" w16du:dateUtc="2026-04-16T16:12:00Z">
        <w:r w:rsidDel="00E63828">
          <w:rPr>
            <w:sz w:val="24"/>
          </w:rPr>
          <w:delText>Submitting</w:delText>
        </w:r>
        <w:r w:rsidDel="00E63828">
          <w:rPr>
            <w:spacing w:val="-4"/>
            <w:sz w:val="24"/>
          </w:rPr>
          <w:delText xml:space="preserve"> </w:delText>
        </w:r>
        <w:r w:rsidDel="00E63828">
          <w:rPr>
            <w:sz w:val="24"/>
          </w:rPr>
          <w:delText>bi-weekly</w:delText>
        </w:r>
        <w:r w:rsidDel="00E63828">
          <w:rPr>
            <w:spacing w:val="-4"/>
            <w:sz w:val="24"/>
          </w:rPr>
          <w:delText xml:space="preserve"> </w:delText>
        </w:r>
        <w:r w:rsidDel="00E63828">
          <w:rPr>
            <w:sz w:val="24"/>
          </w:rPr>
          <w:delText>project</w:delText>
        </w:r>
        <w:r w:rsidDel="00E63828">
          <w:rPr>
            <w:spacing w:val="-4"/>
            <w:sz w:val="24"/>
          </w:rPr>
          <w:delText xml:space="preserve"> </w:delText>
        </w:r>
        <w:r w:rsidDel="00E63828">
          <w:rPr>
            <w:sz w:val="24"/>
          </w:rPr>
          <w:delText>status</w:delText>
        </w:r>
        <w:r w:rsidDel="00E63828">
          <w:rPr>
            <w:spacing w:val="-4"/>
            <w:sz w:val="24"/>
          </w:rPr>
          <w:delText xml:space="preserve"> </w:delText>
        </w:r>
        <w:r w:rsidDel="00E63828">
          <w:rPr>
            <w:sz w:val="24"/>
          </w:rPr>
          <w:delText>reporting</w:delText>
        </w:r>
        <w:r w:rsidDel="00E63828">
          <w:rPr>
            <w:spacing w:val="-4"/>
            <w:sz w:val="24"/>
          </w:rPr>
          <w:delText xml:space="preserve"> </w:delText>
        </w:r>
        <w:r w:rsidDel="00E63828">
          <w:rPr>
            <w:sz w:val="24"/>
          </w:rPr>
          <w:delText>to</w:delText>
        </w:r>
        <w:r w:rsidDel="00E63828">
          <w:rPr>
            <w:spacing w:val="-2"/>
            <w:sz w:val="24"/>
          </w:rPr>
          <w:delText xml:space="preserve"> </w:delText>
        </w:r>
        <w:r w:rsidDel="00E63828">
          <w:rPr>
            <w:sz w:val="24"/>
          </w:rPr>
          <w:delText>CMS;</w:delText>
        </w:r>
        <w:r w:rsidDel="00E63828">
          <w:rPr>
            <w:spacing w:val="-4"/>
            <w:sz w:val="24"/>
          </w:rPr>
          <w:delText xml:space="preserve"> </w:delText>
        </w:r>
        <w:r w:rsidDel="00E63828">
          <w:rPr>
            <w:sz w:val="24"/>
          </w:rPr>
          <w:delText>the</w:delText>
        </w:r>
        <w:r w:rsidDel="00E63828">
          <w:rPr>
            <w:spacing w:val="-5"/>
            <w:sz w:val="24"/>
          </w:rPr>
          <w:delText xml:space="preserve"> </w:delText>
        </w:r>
        <w:r w:rsidDel="00E63828">
          <w:rPr>
            <w:sz w:val="24"/>
          </w:rPr>
          <w:delText>format</w:delText>
        </w:r>
        <w:r w:rsidDel="00E63828">
          <w:rPr>
            <w:spacing w:val="-4"/>
            <w:sz w:val="24"/>
          </w:rPr>
          <w:delText xml:space="preserve"> </w:delText>
        </w:r>
        <w:r w:rsidDel="00E63828">
          <w:rPr>
            <w:sz w:val="24"/>
          </w:rPr>
          <w:delText>and</w:delText>
        </w:r>
        <w:r w:rsidDel="00E63828">
          <w:rPr>
            <w:spacing w:val="-4"/>
            <w:sz w:val="24"/>
          </w:rPr>
          <w:delText xml:space="preserve"> </w:delText>
        </w:r>
        <w:r w:rsidDel="00E63828">
          <w:rPr>
            <w:sz w:val="24"/>
          </w:rPr>
          <w:delText>content will be agreed upon at a later date.</w:delText>
        </w:r>
      </w:del>
    </w:p>
    <w:p w14:paraId="01D10A50" w14:textId="38732F3A" w:rsidR="00D61D72" w:rsidDel="00E63828" w:rsidRDefault="00860DAE">
      <w:pPr>
        <w:pStyle w:val="ListParagraph"/>
        <w:numPr>
          <w:ilvl w:val="1"/>
          <w:numId w:val="39"/>
        </w:numPr>
        <w:tabs>
          <w:tab w:val="left" w:pos="1578"/>
          <w:tab w:val="left" w:pos="1579"/>
        </w:tabs>
        <w:spacing w:before="60"/>
        <w:ind w:left="1578" w:hanging="361"/>
        <w:rPr>
          <w:del w:id="78" w:author="Scott Wakefield" w:date="2026-04-16T12:12:00Z" w16du:dateUtc="2026-04-16T16:12:00Z"/>
          <w:rFonts w:ascii="Symbol" w:hAnsi="Symbol"/>
          <w:sz w:val="20"/>
        </w:rPr>
      </w:pPr>
      <w:del w:id="79" w:author="Scott Wakefield" w:date="2026-04-16T12:12:00Z" w16du:dateUtc="2026-04-16T16:12:00Z">
        <w:r w:rsidDel="00E63828">
          <w:rPr>
            <w:sz w:val="24"/>
          </w:rPr>
          <w:delText>Medical</w:delText>
        </w:r>
        <w:r w:rsidDel="00E63828">
          <w:rPr>
            <w:spacing w:val="-2"/>
            <w:sz w:val="24"/>
          </w:rPr>
          <w:delText xml:space="preserve"> </w:delText>
        </w:r>
        <w:r w:rsidDel="00E63828">
          <w:rPr>
            <w:sz w:val="24"/>
          </w:rPr>
          <w:delText>Review</w:delText>
        </w:r>
        <w:r w:rsidDel="00E63828">
          <w:rPr>
            <w:spacing w:val="-2"/>
            <w:sz w:val="24"/>
          </w:rPr>
          <w:delText xml:space="preserve"> </w:delText>
        </w:r>
        <w:r w:rsidDel="00E63828">
          <w:rPr>
            <w:sz w:val="24"/>
          </w:rPr>
          <w:delText>&amp;</w:delText>
        </w:r>
        <w:r w:rsidDel="00E63828">
          <w:rPr>
            <w:spacing w:val="-2"/>
            <w:sz w:val="24"/>
          </w:rPr>
          <w:delText xml:space="preserve"> </w:delText>
        </w:r>
        <w:r w:rsidDel="00E63828">
          <w:rPr>
            <w:sz w:val="24"/>
          </w:rPr>
          <w:delText>Related</w:delText>
        </w:r>
        <w:r w:rsidDel="00E63828">
          <w:rPr>
            <w:spacing w:val="-1"/>
            <w:sz w:val="24"/>
          </w:rPr>
          <w:delText xml:space="preserve"> </w:delText>
        </w:r>
        <w:r w:rsidDel="00E63828">
          <w:rPr>
            <w:spacing w:val="-2"/>
            <w:sz w:val="24"/>
          </w:rPr>
          <w:delText>Processes</w:delText>
        </w:r>
      </w:del>
    </w:p>
    <w:p w14:paraId="4B855E60" w14:textId="3C9080C0" w:rsidR="00D61D72" w:rsidDel="00E63828" w:rsidRDefault="00860DAE">
      <w:pPr>
        <w:pStyle w:val="ListParagraph"/>
        <w:numPr>
          <w:ilvl w:val="0"/>
          <w:numId w:val="37"/>
        </w:numPr>
        <w:tabs>
          <w:tab w:val="left" w:pos="2384"/>
          <w:tab w:val="left" w:pos="2385"/>
        </w:tabs>
        <w:spacing w:before="0" w:line="247" w:lineRule="auto"/>
        <w:ind w:right="690"/>
        <w:rPr>
          <w:del w:id="80" w:author="Scott Wakefield" w:date="2026-04-16T12:12:00Z" w16du:dateUtc="2026-04-16T16:12:00Z"/>
          <w:sz w:val="24"/>
        </w:rPr>
      </w:pPr>
      <w:del w:id="81" w:author="Scott Wakefield" w:date="2026-04-16T12:12:00Z" w16du:dateUtc="2026-04-16T16:12:00Z">
        <w:r w:rsidDel="00E63828">
          <w:rPr>
            <w:sz w:val="24"/>
          </w:rPr>
          <w:delText>Holding</w:delText>
        </w:r>
        <w:r w:rsidDel="00E63828">
          <w:rPr>
            <w:spacing w:val="-4"/>
            <w:sz w:val="24"/>
          </w:rPr>
          <w:delText xml:space="preserve"> </w:delText>
        </w:r>
        <w:r w:rsidDel="00E63828">
          <w:rPr>
            <w:sz w:val="24"/>
          </w:rPr>
          <w:delText>project</w:delText>
        </w:r>
        <w:r w:rsidDel="00E63828">
          <w:rPr>
            <w:spacing w:val="-4"/>
            <w:sz w:val="24"/>
          </w:rPr>
          <w:delText xml:space="preserve"> </w:delText>
        </w:r>
        <w:r w:rsidDel="00E63828">
          <w:rPr>
            <w:sz w:val="24"/>
          </w:rPr>
          <w:delText>kick-off</w:delText>
        </w:r>
        <w:r w:rsidDel="00E63828">
          <w:rPr>
            <w:spacing w:val="-3"/>
            <w:sz w:val="24"/>
          </w:rPr>
          <w:delText xml:space="preserve"> </w:delText>
        </w:r>
        <w:r w:rsidDel="00E63828">
          <w:rPr>
            <w:sz w:val="24"/>
          </w:rPr>
          <w:delText>meetings</w:delText>
        </w:r>
        <w:r w:rsidDel="00E63828">
          <w:rPr>
            <w:spacing w:val="-4"/>
            <w:sz w:val="24"/>
          </w:rPr>
          <w:delText xml:space="preserve"> </w:delText>
        </w:r>
        <w:r w:rsidDel="00E63828">
          <w:rPr>
            <w:sz w:val="24"/>
          </w:rPr>
          <w:delText>within</w:delText>
        </w:r>
        <w:r w:rsidDel="00E63828">
          <w:rPr>
            <w:spacing w:val="-4"/>
            <w:sz w:val="24"/>
          </w:rPr>
          <w:delText xml:space="preserve"> </w:delText>
        </w:r>
        <w:r w:rsidDel="00E63828">
          <w:rPr>
            <w:sz w:val="24"/>
          </w:rPr>
          <w:delText>three</w:delText>
        </w:r>
        <w:r w:rsidDel="00E63828">
          <w:rPr>
            <w:spacing w:val="-5"/>
            <w:sz w:val="24"/>
          </w:rPr>
          <w:delText xml:space="preserve"> </w:delText>
        </w:r>
        <w:r w:rsidDel="00E63828">
          <w:rPr>
            <w:sz w:val="24"/>
          </w:rPr>
          <w:delText>(3)</w:delText>
        </w:r>
        <w:r w:rsidDel="00E63828">
          <w:rPr>
            <w:spacing w:val="-3"/>
            <w:sz w:val="24"/>
          </w:rPr>
          <w:delText xml:space="preserve"> </w:delText>
        </w:r>
        <w:r w:rsidDel="00E63828">
          <w:rPr>
            <w:sz w:val="24"/>
          </w:rPr>
          <w:delText>business</w:delText>
        </w:r>
        <w:r w:rsidDel="00E63828">
          <w:rPr>
            <w:spacing w:val="-4"/>
            <w:sz w:val="24"/>
          </w:rPr>
          <w:delText xml:space="preserve"> </w:delText>
        </w:r>
        <w:r w:rsidDel="00E63828">
          <w:rPr>
            <w:sz w:val="24"/>
          </w:rPr>
          <w:delText>days</w:delText>
        </w:r>
        <w:r w:rsidDel="00E63828">
          <w:rPr>
            <w:spacing w:val="-4"/>
            <w:sz w:val="24"/>
          </w:rPr>
          <w:delText xml:space="preserve"> </w:delText>
        </w:r>
        <w:r w:rsidDel="00E63828">
          <w:rPr>
            <w:sz w:val="24"/>
          </w:rPr>
          <w:delText>of</w:delText>
        </w:r>
        <w:r w:rsidDel="00E63828">
          <w:rPr>
            <w:spacing w:val="-5"/>
            <w:sz w:val="24"/>
          </w:rPr>
          <w:delText xml:space="preserve"> </w:delText>
        </w:r>
        <w:r w:rsidDel="00E63828">
          <w:rPr>
            <w:sz w:val="24"/>
          </w:rPr>
          <w:delText>project initiation date</w:delText>
        </w:r>
      </w:del>
    </w:p>
    <w:p w14:paraId="5682755F" w14:textId="6EDCEDAB" w:rsidR="00D61D72" w:rsidDel="00E63828" w:rsidRDefault="00860DAE">
      <w:pPr>
        <w:pStyle w:val="ListParagraph"/>
        <w:numPr>
          <w:ilvl w:val="0"/>
          <w:numId w:val="37"/>
        </w:numPr>
        <w:tabs>
          <w:tab w:val="left" w:pos="2384"/>
          <w:tab w:val="left" w:pos="2385"/>
        </w:tabs>
        <w:spacing w:before="0" w:line="274" w:lineRule="exact"/>
        <w:ind w:hanging="361"/>
        <w:rPr>
          <w:del w:id="82" w:author="Scott Wakefield" w:date="2026-04-16T12:12:00Z" w16du:dateUtc="2026-04-16T16:12:00Z"/>
          <w:sz w:val="24"/>
        </w:rPr>
      </w:pPr>
      <w:del w:id="83" w:author="Scott Wakefield" w:date="2026-04-16T12:12:00Z" w16du:dateUtc="2026-04-16T16:12:00Z">
        <w:r w:rsidDel="00E63828">
          <w:rPr>
            <w:sz w:val="24"/>
          </w:rPr>
          <w:delText>Completing</w:delText>
        </w:r>
        <w:r w:rsidDel="00E63828">
          <w:rPr>
            <w:spacing w:val="-4"/>
            <w:sz w:val="24"/>
          </w:rPr>
          <w:delText xml:space="preserve"> </w:delText>
        </w:r>
        <w:r w:rsidDel="00E63828">
          <w:rPr>
            <w:sz w:val="24"/>
          </w:rPr>
          <w:delText>initial</w:delText>
        </w:r>
        <w:r w:rsidDel="00E63828">
          <w:rPr>
            <w:spacing w:val="-2"/>
            <w:sz w:val="24"/>
          </w:rPr>
          <w:delText xml:space="preserve"> </w:delText>
        </w:r>
        <w:r w:rsidDel="00E63828">
          <w:rPr>
            <w:sz w:val="24"/>
          </w:rPr>
          <w:delText>data</w:delText>
        </w:r>
        <w:r w:rsidDel="00E63828">
          <w:rPr>
            <w:spacing w:val="-2"/>
            <w:sz w:val="24"/>
          </w:rPr>
          <w:delText xml:space="preserve"> </w:delText>
        </w:r>
        <w:r w:rsidDel="00E63828">
          <w:rPr>
            <w:sz w:val="24"/>
          </w:rPr>
          <w:delText>analysis,</w:delText>
        </w:r>
        <w:r w:rsidDel="00E63828">
          <w:rPr>
            <w:spacing w:val="-2"/>
            <w:sz w:val="24"/>
          </w:rPr>
          <w:delText xml:space="preserve"> </w:delText>
        </w:r>
        <w:r w:rsidDel="00E63828">
          <w:rPr>
            <w:sz w:val="24"/>
          </w:rPr>
          <w:delText>(i.e.,</w:delText>
        </w:r>
        <w:r w:rsidDel="00E63828">
          <w:rPr>
            <w:spacing w:val="-1"/>
            <w:sz w:val="24"/>
          </w:rPr>
          <w:delText xml:space="preserve"> </w:delText>
        </w:r>
        <w:r w:rsidDel="00E63828">
          <w:rPr>
            <w:sz w:val="24"/>
          </w:rPr>
          <w:delText>project</w:delText>
        </w:r>
        <w:r w:rsidDel="00E63828">
          <w:rPr>
            <w:spacing w:val="-2"/>
            <w:sz w:val="24"/>
          </w:rPr>
          <w:delText xml:space="preserve"> </w:delText>
        </w:r>
        <w:r w:rsidDel="00E63828">
          <w:rPr>
            <w:sz w:val="24"/>
          </w:rPr>
          <w:delText>claim</w:delText>
        </w:r>
        <w:r w:rsidDel="00E63828">
          <w:rPr>
            <w:spacing w:val="-1"/>
            <w:sz w:val="24"/>
          </w:rPr>
          <w:delText xml:space="preserve"> </w:delText>
        </w:r>
        <w:r w:rsidDel="00E63828">
          <w:rPr>
            <w:sz w:val="24"/>
          </w:rPr>
          <w:delText>scrubbing),</w:delText>
        </w:r>
        <w:r w:rsidDel="00E63828">
          <w:rPr>
            <w:spacing w:val="-2"/>
            <w:sz w:val="24"/>
          </w:rPr>
          <w:delText xml:space="preserve"> </w:delText>
        </w:r>
        <w:r w:rsidDel="00E63828">
          <w:rPr>
            <w:sz w:val="24"/>
          </w:rPr>
          <w:delText>within</w:delText>
        </w:r>
        <w:r w:rsidDel="00E63828">
          <w:rPr>
            <w:spacing w:val="-1"/>
            <w:sz w:val="24"/>
          </w:rPr>
          <w:delText xml:space="preserve"> </w:delText>
        </w:r>
        <w:r w:rsidDel="00E63828">
          <w:rPr>
            <w:spacing w:val="-2"/>
            <w:sz w:val="24"/>
          </w:rPr>
          <w:delText>seven</w:delText>
        </w:r>
      </w:del>
    </w:p>
    <w:p w14:paraId="65DDAEF3" w14:textId="0F85AECA" w:rsidR="00D61D72" w:rsidDel="00E63828" w:rsidRDefault="00860DAE">
      <w:pPr>
        <w:pStyle w:val="BodyText"/>
        <w:spacing w:before="9"/>
        <w:ind w:left="2384"/>
        <w:rPr>
          <w:del w:id="84" w:author="Scott Wakefield" w:date="2026-04-16T12:12:00Z" w16du:dateUtc="2026-04-16T16:12:00Z"/>
        </w:rPr>
      </w:pPr>
      <w:del w:id="85" w:author="Scott Wakefield" w:date="2026-04-16T12:12:00Z" w16du:dateUtc="2026-04-16T16:12:00Z">
        <w:r w:rsidDel="00E63828">
          <w:delText>(7)</w:delText>
        </w:r>
        <w:r w:rsidDel="00E63828">
          <w:rPr>
            <w:spacing w:val="-2"/>
          </w:rPr>
          <w:delText xml:space="preserve"> </w:delText>
        </w:r>
        <w:r w:rsidDel="00E63828">
          <w:delText>business</w:delText>
        </w:r>
        <w:r w:rsidDel="00E63828">
          <w:rPr>
            <w:spacing w:val="-1"/>
          </w:rPr>
          <w:delText xml:space="preserve"> </w:delText>
        </w:r>
        <w:r w:rsidDel="00E63828">
          <w:delText>days</w:delText>
        </w:r>
        <w:r w:rsidDel="00E63828">
          <w:rPr>
            <w:spacing w:val="-1"/>
          </w:rPr>
          <w:delText xml:space="preserve"> </w:delText>
        </w:r>
        <w:r w:rsidDel="00E63828">
          <w:delText>of</w:delText>
        </w:r>
        <w:r w:rsidDel="00E63828">
          <w:rPr>
            <w:spacing w:val="-2"/>
          </w:rPr>
          <w:delText xml:space="preserve"> </w:delText>
        </w:r>
        <w:r w:rsidDel="00E63828">
          <w:delText>project</w:delText>
        </w:r>
        <w:r w:rsidDel="00E63828">
          <w:rPr>
            <w:spacing w:val="-1"/>
          </w:rPr>
          <w:delText xml:space="preserve"> </w:delText>
        </w:r>
        <w:r w:rsidDel="00E63828">
          <w:delText xml:space="preserve">initiation </w:delText>
        </w:r>
        <w:r w:rsidDel="00E63828">
          <w:rPr>
            <w:spacing w:val="-4"/>
          </w:rPr>
          <w:delText>date</w:delText>
        </w:r>
      </w:del>
    </w:p>
    <w:p w14:paraId="048DA0A2" w14:textId="012B4228" w:rsidR="00D61D72" w:rsidDel="00E63828" w:rsidRDefault="00860DAE">
      <w:pPr>
        <w:pStyle w:val="ListParagraph"/>
        <w:numPr>
          <w:ilvl w:val="0"/>
          <w:numId w:val="37"/>
        </w:numPr>
        <w:tabs>
          <w:tab w:val="left" w:pos="2384"/>
          <w:tab w:val="left" w:pos="2385"/>
        </w:tabs>
        <w:spacing w:before="8"/>
        <w:ind w:right="109"/>
        <w:rPr>
          <w:del w:id="86" w:author="Scott Wakefield" w:date="2026-04-16T12:12:00Z" w16du:dateUtc="2026-04-16T16:12:00Z"/>
          <w:sz w:val="24"/>
        </w:rPr>
      </w:pPr>
      <w:del w:id="87" w:author="Scott Wakefield" w:date="2026-04-16T12:12:00Z" w16du:dateUtc="2026-04-16T16:12:00Z">
        <w:r w:rsidDel="00E63828">
          <w:rPr>
            <w:sz w:val="24"/>
          </w:rPr>
          <w:delText>ADRs shall be sent to the providers within 5 business days of CMS approval of the ADR releases.</w:delText>
        </w:r>
        <w:r w:rsidDel="00E63828">
          <w:rPr>
            <w:spacing w:val="40"/>
            <w:sz w:val="24"/>
          </w:rPr>
          <w:delText xml:space="preserve"> </w:delText>
        </w:r>
        <w:r w:rsidDel="00E63828">
          <w:rPr>
            <w:sz w:val="24"/>
          </w:rPr>
          <w:delText>The SMRC shall provide CMS the ADR release schedule, which</w:delText>
        </w:r>
        <w:r w:rsidDel="00E63828">
          <w:rPr>
            <w:spacing w:val="-3"/>
            <w:sz w:val="24"/>
          </w:rPr>
          <w:delText xml:space="preserve"> </w:delText>
        </w:r>
        <w:r w:rsidDel="00E63828">
          <w:rPr>
            <w:sz w:val="24"/>
          </w:rPr>
          <w:delText>may</w:delText>
        </w:r>
        <w:r w:rsidDel="00E63828">
          <w:rPr>
            <w:spacing w:val="-3"/>
            <w:sz w:val="24"/>
          </w:rPr>
          <w:delText xml:space="preserve"> </w:delText>
        </w:r>
        <w:r w:rsidDel="00E63828">
          <w:rPr>
            <w:sz w:val="24"/>
          </w:rPr>
          <w:delText>include</w:delText>
        </w:r>
        <w:r w:rsidDel="00E63828">
          <w:rPr>
            <w:spacing w:val="-4"/>
            <w:sz w:val="24"/>
          </w:rPr>
          <w:delText xml:space="preserve"> </w:delText>
        </w:r>
        <w:r w:rsidDel="00E63828">
          <w:rPr>
            <w:sz w:val="24"/>
          </w:rPr>
          <w:delText>staggering</w:delText>
        </w:r>
        <w:r w:rsidDel="00E63828">
          <w:rPr>
            <w:spacing w:val="-3"/>
            <w:sz w:val="24"/>
          </w:rPr>
          <w:delText xml:space="preserve"> </w:delText>
        </w:r>
        <w:r w:rsidDel="00E63828">
          <w:rPr>
            <w:sz w:val="24"/>
          </w:rPr>
          <w:delText>ADR</w:delText>
        </w:r>
        <w:r w:rsidDel="00E63828">
          <w:rPr>
            <w:spacing w:val="-3"/>
            <w:sz w:val="24"/>
          </w:rPr>
          <w:delText xml:space="preserve"> </w:delText>
        </w:r>
        <w:r w:rsidDel="00E63828">
          <w:rPr>
            <w:sz w:val="24"/>
          </w:rPr>
          <w:delText>releases</w:delText>
        </w:r>
        <w:r w:rsidDel="00E63828">
          <w:rPr>
            <w:spacing w:val="-3"/>
            <w:sz w:val="24"/>
          </w:rPr>
          <w:delText xml:space="preserve"> </w:delText>
        </w:r>
        <w:r w:rsidDel="00E63828">
          <w:rPr>
            <w:sz w:val="24"/>
          </w:rPr>
          <w:delText>over</w:delText>
        </w:r>
        <w:r w:rsidDel="00E63828">
          <w:rPr>
            <w:spacing w:val="-2"/>
            <w:sz w:val="24"/>
          </w:rPr>
          <w:delText xml:space="preserve"> </w:delText>
        </w:r>
        <w:r w:rsidDel="00E63828">
          <w:rPr>
            <w:sz w:val="24"/>
          </w:rPr>
          <w:delText>no</w:delText>
        </w:r>
        <w:r w:rsidDel="00E63828">
          <w:rPr>
            <w:spacing w:val="-3"/>
            <w:sz w:val="24"/>
          </w:rPr>
          <w:delText xml:space="preserve"> </w:delText>
        </w:r>
        <w:r w:rsidDel="00E63828">
          <w:rPr>
            <w:sz w:val="24"/>
          </w:rPr>
          <w:delText>more</w:delText>
        </w:r>
        <w:r w:rsidDel="00E63828">
          <w:rPr>
            <w:spacing w:val="-4"/>
            <w:sz w:val="24"/>
          </w:rPr>
          <w:delText xml:space="preserve"> </w:delText>
        </w:r>
        <w:r w:rsidDel="00E63828">
          <w:rPr>
            <w:sz w:val="24"/>
          </w:rPr>
          <w:delText>than</w:delText>
        </w:r>
        <w:r w:rsidDel="00E63828">
          <w:rPr>
            <w:spacing w:val="-3"/>
            <w:sz w:val="24"/>
          </w:rPr>
          <w:delText xml:space="preserve"> </w:delText>
        </w:r>
        <w:r w:rsidDel="00E63828">
          <w:rPr>
            <w:sz w:val="24"/>
          </w:rPr>
          <w:delText>one</w:delText>
        </w:r>
        <w:r w:rsidDel="00E63828">
          <w:rPr>
            <w:spacing w:val="-4"/>
            <w:sz w:val="24"/>
          </w:rPr>
          <w:delText xml:space="preserve"> </w:delText>
        </w:r>
        <w:r w:rsidDel="00E63828">
          <w:rPr>
            <w:sz w:val="24"/>
          </w:rPr>
          <w:delText>(1)</w:delText>
        </w:r>
        <w:r w:rsidDel="00E63828">
          <w:rPr>
            <w:spacing w:val="-4"/>
            <w:sz w:val="24"/>
          </w:rPr>
          <w:delText xml:space="preserve"> </w:delText>
        </w:r>
        <w:r w:rsidDel="00E63828">
          <w:rPr>
            <w:sz w:val="24"/>
          </w:rPr>
          <w:delText>month</w:delText>
        </w:r>
        <w:r w:rsidDel="00E63828">
          <w:rPr>
            <w:spacing w:val="-3"/>
            <w:sz w:val="24"/>
          </w:rPr>
          <w:delText xml:space="preserve"> </w:delText>
        </w:r>
        <w:r w:rsidDel="00E63828">
          <w:rPr>
            <w:sz w:val="24"/>
          </w:rPr>
          <w:delText>as agreed upon between CMS and the SMRC.</w:delText>
        </w:r>
      </w:del>
    </w:p>
    <w:p w14:paraId="48582019" w14:textId="2FB696ED" w:rsidR="00D61D72" w:rsidDel="00E63828" w:rsidRDefault="00860DAE">
      <w:pPr>
        <w:pStyle w:val="ListParagraph"/>
        <w:numPr>
          <w:ilvl w:val="0"/>
          <w:numId w:val="37"/>
        </w:numPr>
        <w:tabs>
          <w:tab w:val="left" w:pos="2384"/>
          <w:tab w:val="left" w:pos="2385"/>
        </w:tabs>
        <w:spacing w:before="21"/>
        <w:ind w:right="403"/>
        <w:rPr>
          <w:del w:id="88" w:author="Scott Wakefield" w:date="2026-04-16T12:12:00Z" w16du:dateUtc="2026-04-16T16:12:00Z"/>
          <w:sz w:val="24"/>
        </w:rPr>
      </w:pPr>
      <w:del w:id="89" w:author="Scott Wakefield" w:date="2026-04-16T12:12:00Z" w16du:dateUtc="2026-04-16T16:12:00Z">
        <w:r w:rsidDel="00E63828">
          <w:rPr>
            <w:sz w:val="24"/>
          </w:rPr>
          <w:delText>The</w:delText>
        </w:r>
        <w:r w:rsidDel="00E63828">
          <w:rPr>
            <w:spacing w:val="-5"/>
            <w:sz w:val="24"/>
          </w:rPr>
          <w:delText xml:space="preserve"> </w:delText>
        </w:r>
        <w:r w:rsidDel="00E63828">
          <w:rPr>
            <w:sz w:val="24"/>
          </w:rPr>
          <w:delText>SMRC</w:delText>
        </w:r>
        <w:r w:rsidDel="00E63828">
          <w:rPr>
            <w:spacing w:val="-4"/>
            <w:sz w:val="24"/>
          </w:rPr>
          <w:delText xml:space="preserve"> </w:delText>
        </w:r>
        <w:r w:rsidDel="00E63828">
          <w:rPr>
            <w:sz w:val="24"/>
          </w:rPr>
          <w:delText>shall</w:delText>
        </w:r>
        <w:r w:rsidDel="00E63828">
          <w:rPr>
            <w:spacing w:val="-4"/>
            <w:sz w:val="24"/>
          </w:rPr>
          <w:delText xml:space="preserve"> </w:delText>
        </w:r>
        <w:r w:rsidDel="00E63828">
          <w:rPr>
            <w:sz w:val="24"/>
          </w:rPr>
          <w:delText>make</w:delText>
        </w:r>
        <w:r w:rsidDel="00E63828">
          <w:rPr>
            <w:spacing w:val="-5"/>
            <w:sz w:val="24"/>
          </w:rPr>
          <w:delText xml:space="preserve"> </w:delText>
        </w:r>
        <w:r w:rsidDel="00E63828">
          <w:rPr>
            <w:sz w:val="24"/>
          </w:rPr>
          <w:delText>a</w:delText>
        </w:r>
        <w:r w:rsidDel="00E63828">
          <w:rPr>
            <w:spacing w:val="-5"/>
            <w:sz w:val="24"/>
          </w:rPr>
          <w:delText xml:space="preserve"> </w:delText>
        </w:r>
        <w:r w:rsidDel="00E63828">
          <w:rPr>
            <w:sz w:val="24"/>
          </w:rPr>
          <w:delText>medical</w:delText>
        </w:r>
        <w:r w:rsidDel="00E63828">
          <w:rPr>
            <w:spacing w:val="-4"/>
            <w:sz w:val="24"/>
          </w:rPr>
          <w:delText xml:space="preserve"> </w:delText>
        </w:r>
        <w:r w:rsidDel="00E63828">
          <w:rPr>
            <w:sz w:val="24"/>
          </w:rPr>
          <w:delText>record</w:delText>
        </w:r>
        <w:r w:rsidDel="00E63828">
          <w:rPr>
            <w:spacing w:val="-4"/>
            <w:sz w:val="24"/>
          </w:rPr>
          <w:delText xml:space="preserve"> </w:delText>
        </w:r>
        <w:r w:rsidDel="00E63828">
          <w:rPr>
            <w:sz w:val="24"/>
          </w:rPr>
          <w:delText>review</w:delText>
        </w:r>
        <w:r w:rsidDel="00E63828">
          <w:rPr>
            <w:spacing w:val="-5"/>
            <w:sz w:val="24"/>
          </w:rPr>
          <w:delText xml:space="preserve"> </w:delText>
        </w:r>
        <w:r w:rsidDel="00E63828">
          <w:rPr>
            <w:sz w:val="24"/>
          </w:rPr>
          <w:delText>determination</w:delText>
        </w:r>
        <w:r w:rsidDel="00E63828">
          <w:rPr>
            <w:spacing w:val="-4"/>
            <w:sz w:val="24"/>
          </w:rPr>
          <w:delText xml:space="preserve"> </w:delText>
        </w:r>
        <w:r w:rsidDel="00E63828">
          <w:rPr>
            <w:sz w:val="24"/>
          </w:rPr>
          <w:delText>upon</w:delText>
        </w:r>
        <w:r w:rsidDel="00E63828">
          <w:rPr>
            <w:spacing w:val="-4"/>
            <w:sz w:val="24"/>
          </w:rPr>
          <w:delText xml:space="preserve"> </w:delText>
        </w:r>
        <w:r w:rsidDel="00E63828">
          <w:rPr>
            <w:sz w:val="24"/>
          </w:rPr>
          <w:delText>receipt</w:delText>
        </w:r>
        <w:r w:rsidDel="00E63828">
          <w:rPr>
            <w:spacing w:val="-4"/>
            <w:sz w:val="24"/>
          </w:rPr>
          <w:delText xml:space="preserve"> </w:delText>
        </w:r>
        <w:r w:rsidDel="00E63828">
          <w:rPr>
            <w:sz w:val="24"/>
          </w:rPr>
          <w:delText>of the requested documentation but no later than 15 business days</w:delText>
        </w:r>
      </w:del>
    </w:p>
    <w:p w14:paraId="77D4303A" w14:textId="3C1976BA" w:rsidR="00D61D72" w:rsidDel="00E63828" w:rsidRDefault="00860DAE">
      <w:pPr>
        <w:pStyle w:val="ListParagraph"/>
        <w:numPr>
          <w:ilvl w:val="0"/>
          <w:numId w:val="37"/>
        </w:numPr>
        <w:tabs>
          <w:tab w:val="left" w:pos="2384"/>
          <w:tab w:val="left" w:pos="2385"/>
        </w:tabs>
        <w:ind w:right="167"/>
        <w:rPr>
          <w:del w:id="90" w:author="Scott Wakefield" w:date="2026-04-16T12:12:00Z" w16du:dateUtc="2026-04-16T16:12:00Z"/>
          <w:sz w:val="24"/>
        </w:rPr>
      </w:pPr>
      <w:del w:id="91" w:author="Scott Wakefield" w:date="2026-04-16T12:12:00Z" w16du:dateUtc="2026-04-16T16:12:00Z">
        <w:r w:rsidDel="00E63828">
          <w:rPr>
            <w:sz w:val="24"/>
          </w:rPr>
          <w:delText>D&amp;E</w:delText>
        </w:r>
        <w:r w:rsidDel="00E63828">
          <w:rPr>
            <w:spacing w:val="-4"/>
            <w:sz w:val="24"/>
          </w:rPr>
          <w:delText xml:space="preserve"> </w:delText>
        </w:r>
        <w:r w:rsidDel="00E63828">
          <w:rPr>
            <w:sz w:val="24"/>
          </w:rPr>
          <w:delText>requests</w:delText>
        </w:r>
        <w:r w:rsidDel="00E63828">
          <w:rPr>
            <w:spacing w:val="-3"/>
            <w:sz w:val="24"/>
          </w:rPr>
          <w:delText xml:space="preserve"> </w:delText>
        </w:r>
        <w:r w:rsidDel="00E63828">
          <w:rPr>
            <w:sz w:val="24"/>
          </w:rPr>
          <w:delText>must</w:delText>
        </w:r>
        <w:r w:rsidDel="00E63828">
          <w:rPr>
            <w:spacing w:val="-3"/>
            <w:sz w:val="24"/>
          </w:rPr>
          <w:delText xml:space="preserve"> </w:delText>
        </w:r>
        <w:r w:rsidDel="00E63828">
          <w:rPr>
            <w:sz w:val="24"/>
          </w:rPr>
          <w:delText>be</w:delText>
        </w:r>
        <w:r w:rsidDel="00E63828">
          <w:rPr>
            <w:spacing w:val="-4"/>
            <w:sz w:val="24"/>
          </w:rPr>
          <w:delText xml:space="preserve"> </w:delText>
        </w:r>
        <w:r w:rsidDel="00E63828">
          <w:rPr>
            <w:sz w:val="24"/>
          </w:rPr>
          <w:delText>submitted</w:delText>
        </w:r>
        <w:r w:rsidDel="00E63828">
          <w:rPr>
            <w:spacing w:val="-3"/>
            <w:sz w:val="24"/>
          </w:rPr>
          <w:delText xml:space="preserve"> </w:delText>
        </w:r>
        <w:r w:rsidDel="00E63828">
          <w:rPr>
            <w:sz w:val="24"/>
          </w:rPr>
          <w:delText>within</w:delText>
        </w:r>
        <w:r w:rsidDel="00E63828">
          <w:rPr>
            <w:spacing w:val="-3"/>
            <w:sz w:val="24"/>
          </w:rPr>
          <w:delText xml:space="preserve"> </w:delText>
        </w:r>
        <w:r w:rsidDel="00E63828">
          <w:rPr>
            <w:sz w:val="24"/>
          </w:rPr>
          <w:delText>14</w:delText>
        </w:r>
        <w:r w:rsidDel="00E63828">
          <w:rPr>
            <w:spacing w:val="-3"/>
            <w:sz w:val="24"/>
          </w:rPr>
          <w:delText xml:space="preserve"> </w:delText>
        </w:r>
        <w:r w:rsidDel="00E63828">
          <w:rPr>
            <w:sz w:val="24"/>
          </w:rPr>
          <w:delText>calendar</w:delText>
        </w:r>
        <w:r w:rsidDel="00E63828">
          <w:rPr>
            <w:spacing w:val="-4"/>
            <w:sz w:val="24"/>
          </w:rPr>
          <w:delText xml:space="preserve"> </w:delText>
        </w:r>
        <w:r w:rsidDel="00E63828">
          <w:rPr>
            <w:sz w:val="24"/>
          </w:rPr>
          <w:delText>days</w:delText>
        </w:r>
        <w:r w:rsidDel="00E63828">
          <w:rPr>
            <w:spacing w:val="-3"/>
            <w:sz w:val="24"/>
          </w:rPr>
          <w:delText xml:space="preserve"> </w:delText>
        </w:r>
        <w:r w:rsidDel="00E63828">
          <w:rPr>
            <w:sz w:val="24"/>
          </w:rPr>
          <w:delText>of</w:delText>
        </w:r>
        <w:r w:rsidDel="00E63828">
          <w:rPr>
            <w:spacing w:val="-4"/>
            <w:sz w:val="24"/>
          </w:rPr>
          <w:delText xml:space="preserve"> </w:delText>
        </w:r>
        <w:r w:rsidDel="00E63828">
          <w:rPr>
            <w:sz w:val="24"/>
          </w:rPr>
          <w:delText>the</w:delText>
        </w:r>
        <w:r w:rsidDel="00E63828">
          <w:rPr>
            <w:spacing w:val="-2"/>
            <w:sz w:val="24"/>
          </w:rPr>
          <w:delText xml:space="preserve"> </w:delText>
        </w:r>
        <w:r w:rsidDel="00E63828">
          <w:rPr>
            <w:sz w:val="24"/>
          </w:rPr>
          <w:delText>date</w:delText>
        </w:r>
        <w:r w:rsidDel="00E63828">
          <w:rPr>
            <w:spacing w:val="-4"/>
            <w:sz w:val="24"/>
          </w:rPr>
          <w:delText xml:space="preserve"> </w:delText>
        </w:r>
        <w:r w:rsidDel="00E63828">
          <w:rPr>
            <w:sz w:val="24"/>
          </w:rPr>
          <w:delText>of</w:delText>
        </w:r>
        <w:r w:rsidDel="00E63828">
          <w:rPr>
            <w:spacing w:val="-4"/>
            <w:sz w:val="24"/>
          </w:rPr>
          <w:delText xml:space="preserve"> </w:delText>
        </w:r>
        <w:r w:rsidDel="00E63828">
          <w:rPr>
            <w:sz w:val="24"/>
          </w:rPr>
          <w:delText>the</w:delText>
        </w:r>
        <w:r w:rsidDel="00E63828">
          <w:rPr>
            <w:spacing w:val="-2"/>
            <w:sz w:val="24"/>
          </w:rPr>
          <w:delText xml:space="preserve"> </w:delText>
        </w:r>
        <w:r w:rsidDel="00E63828">
          <w:rPr>
            <w:sz w:val="24"/>
          </w:rPr>
          <w:delText>final medical record review results letter. We note that this date is subject to adjustment by CMS in the future.</w:delText>
        </w:r>
      </w:del>
    </w:p>
    <w:p w14:paraId="224B1669" w14:textId="584CBFDE" w:rsidR="00D61D72" w:rsidDel="00E63828" w:rsidRDefault="00860DAE">
      <w:pPr>
        <w:pStyle w:val="ListParagraph"/>
        <w:numPr>
          <w:ilvl w:val="0"/>
          <w:numId w:val="37"/>
        </w:numPr>
        <w:tabs>
          <w:tab w:val="left" w:pos="2384"/>
          <w:tab w:val="left" w:pos="2385"/>
        </w:tabs>
        <w:ind w:right="399"/>
        <w:rPr>
          <w:del w:id="92" w:author="Scott Wakefield" w:date="2026-04-16T12:12:00Z" w16du:dateUtc="2026-04-16T16:12:00Z"/>
          <w:sz w:val="24"/>
        </w:rPr>
      </w:pPr>
      <w:del w:id="93" w:author="Scott Wakefield" w:date="2026-04-16T12:12:00Z" w16du:dateUtc="2026-04-16T16:12:00Z">
        <w:r w:rsidDel="00E63828">
          <w:rPr>
            <w:sz w:val="24"/>
          </w:rPr>
          <w:delText>All</w:delText>
        </w:r>
        <w:r w:rsidDel="00E63828">
          <w:rPr>
            <w:spacing w:val="-4"/>
            <w:sz w:val="24"/>
          </w:rPr>
          <w:delText xml:space="preserve"> </w:delText>
        </w:r>
        <w:r w:rsidDel="00E63828">
          <w:rPr>
            <w:sz w:val="24"/>
          </w:rPr>
          <w:delText>discussion</w:delText>
        </w:r>
        <w:r w:rsidDel="00E63828">
          <w:rPr>
            <w:spacing w:val="-4"/>
            <w:sz w:val="24"/>
          </w:rPr>
          <w:delText xml:space="preserve"> </w:delText>
        </w:r>
        <w:r w:rsidDel="00E63828">
          <w:rPr>
            <w:sz w:val="24"/>
          </w:rPr>
          <w:delText>and</w:delText>
        </w:r>
        <w:r w:rsidDel="00E63828">
          <w:rPr>
            <w:spacing w:val="-4"/>
            <w:sz w:val="24"/>
          </w:rPr>
          <w:delText xml:space="preserve"> </w:delText>
        </w:r>
        <w:r w:rsidDel="00E63828">
          <w:rPr>
            <w:sz w:val="24"/>
          </w:rPr>
          <w:delText>education</w:delText>
        </w:r>
        <w:r w:rsidDel="00E63828">
          <w:rPr>
            <w:spacing w:val="-4"/>
            <w:sz w:val="24"/>
          </w:rPr>
          <w:delText xml:space="preserve"> </w:delText>
        </w:r>
        <w:r w:rsidDel="00E63828">
          <w:rPr>
            <w:sz w:val="24"/>
          </w:rPr>
          <w:delText>(D&amp;E)</w:delText>
        </w:r>
        <w:r w:rsidDel="00E63828">
          <w:rPr>
            <w:spacing w:val="-5"/>
            <w:sz w:val="24"/>
          </w:rPr>
          <w:delText xml:space="preserve"> </w:delText>
        </w:r>
        <w:r w:rsidDel="00E63828">
          <w:rPr>
            <w:sz w:val="24"/>
          </w:rPr>
          <w:delText>sessions</w:delText>
        </w:r>
        <w:r w:rsidDel="00E63828">
          <w:rPr>
            <w:spacing w:val="-4"/>
            <w:sz w:val="24"/>
          </w:rPr>
          <w:delText xml:space="preserve"> </w:delText>
        </w:r>
        <w:r w:rsidDel="00E63828">
          <w:rPr>
            <w:sz w:val="24"/>
          </w:rPr>
          <w:delText>must</w:delText>
        </w:r>
        <w:r w:rsidDel="00E63828">
          <w:rPr>
            <w:spacing w:val="-4"/>
            <w:sz w:val="24"/>
          </w:rPr>
          <w:delText xml:space="preserve"> </w:delText>
        </w:r>
        <w:r w:rsidDel="00E63828">
          <w:rPr>
            <w:sz w:val="24"/>
          </w:rPr>
          <w:delText>be</w:delText>
        </w:r>
        <w:r w:rsidDel="00E63828">
          <w:rPr>
            <w:spacing w:val="-5"/>
            <w:sz w:val="24"/>
          </w:rPr>
          <w:delText xml:space="preserve"> </w:delText>
        </w:r>
        <w:r w:rsidDel="00E63828">
          <w:rPr>
            <w:sz w:val="24"/>
          </w:rPr>
          <w:delText>held</w:delText>
        </w:r>
        <w:r w:rsidDel="00E63828">
          <w:rPr>
            <w:spacing w:val="-4"/>
            <w:sz w:val="24"/>
          </w:rPr>
          <w:delText xml:space="preserve"> </w:delText>
        </w:r>
        <w:r w:rsidDel="00E63828">
          <w:rPr>
            <w:sz w:val="24"/>
          </w:rPr>
          <w:delText>within</w:delText>
        </w:r>
        <w:r w:rsidDel="00E63828">
          <w:rPr>
            <w:spacing w:val="-4"/>
            <w:sz w:val="24"/>
          </w:rPr>
          <w:delText xml:space="preserve"> </w:delText>
        </w:r>
        <w:r w:rsidDel="00E63828">
          <w:rPr>
            <w:sz w:val="24"/>
          </w:rPr>
          <w:delText>14</w:delText>
        </w:r>
        <w:r w:rsidDel="00E63828">
          <w:rPr>
            <w:spacing w:val="-4"/>
            <w:sz w:val="24"/>
          </w:rPr>
          <w:delText xml:space="preserve"> </w:delText>
        </w:r>
        <w:r w:rsidDel="00E63828">
          <w:rPr>
            <w:sz w:val="24"/>
          </w:rPr>
          <w:delText>business days of the request</w:delText>
        </w:r>
      </w:del>
    </w:p>
    <w:p w14:paraId="35A77F01" w14:textId="2856BF3E" w:rsidR="00D61D72" w:rsidDel="00E63828" w:rsidRDefault="00860DAE">
      <w:pPr>
        <w:pStyle w:val="ListParagraph"/>
        <w:numPr>
          <w:ilvl w:val="0"/>
          <w:numId w:val="37"/>
        </w:numPr>
        <w:tabs>
          <w:tab w:val="left" w:pos="2384"/>
          <w:tab w:val="left" w:pos="2385"/>
        </w:tabs>
        <w:spacing w:before="21" w:line="242" w:lineRule="auto"/>
        <w:ind w:right="446"/>
        <w:rPr>
          <w:del w:id="94" w:author="Scott Wakefield" w:date="2026-04-16T12:12:00Z" w16du:dateUtc="2026-04-16T16:12:00Z"/>
          <w:sz w:val="24"/>
        </w:rPr>
      </w:pPr>
      <w:del w:id="95" w:author="Scott Wakefield" w:date="2026-04-16T12:12:00Z" w16du:dateUtc="2026-04-16T16:12:00Z">
        <w:r w:rsidDel="00E63828">
          <w:rPr>
            <w:sz w:val="24"/>
          </w:rPr>
          <w:delText>Any</w:delText>
        </w:r>
        <w:r w:rsidDel="00E63828">
          <w:rPr>
            <w:spacing w:val="-3"/>
            <w:sz w:val="24"/>
          </w:rPr>
          <w:delText xml:space="preserve"> </w:delText>
        </w:r>
        <w:r w:rsidDel="00E63828">
          <w:rPr>
            <w:sz w:val="24"/>
          </w:rPr>
          <w:delText>additional</w:delText>
        </w:r>
        <w:r w:rsidDel="00E63828">
          <w:rPr>
            <w:spacing w:val="-3"/>
            <w:sz w:val="24"/>
          </w:rPr>
          <w:delText xml:space="preserve"> </w:delText>
        </w:r>
        <w:r w:rsidDel="00E63828">
          <w:rPr>
            <w:sz w:val="24"/>
          </w:rPr>
          <w:delText>documentation</w:delText>
        </w:r>
        <w:r w:rsidDel="00E63828">
          <w:rPr>
            <w:spacing w:val="-3"/>
            <w:sz w:val="24"/>
          </w:rPr>
          <w:delText xml:space="preserve"> </w:delText>
        </w:r>
        <w:r w:rsidDel="00E63828">
          <w:rPr>
            <w:sz w:val="24"/>
          </w:rPr>
          <w:delText>that</w:delText>
        </w:r>
        <w:r w:rsidDel="00E63828">
          <w:rPr>
            <w:spacing w:val="-3"/>
            <w:sz w:val="24"/>
          </w:rPr>
          <w:delText xml:space="preserve"> </w:delText>
        </w:r>
        <w:r w:rsidDel="00E63828">
          <w:rPr>
            <w:sz w:val="24"/>
          </w:rPr>
          <w:delText>the</w:delText>
        </w:r>
        <w:r w:rsidDel="00E63828">
          <w:rPr>
            <w:spacing w:val="-4"/>
            <w:sz w:val="24"/>
          </w:rPr>
          <w:delText xml:space="preserve"> </w:delText>
        </w:r>
        <w:r w:rsidDel="00E63828">
          <w:rPr>
            <w:sz w:val="24"/>
          </w:rPr>
          <w:delText>provider</w:delText>
        </w:r>
        <w:r w:rsidDel="00E63828">
          <w:rPr>
            <w:spacing w:val="-4"/>
            <w:sz w:val="24"/>
          </w:rPr>
          <w:delText xml:space="preserve"> </w:delText>
        </w:r>
        <w:r w:rsidDel="00E63828">
          <w:rPr>
            <w:sz w:val="24"/>
          </w:rPr>
          <w:delText>wants</w:delText>
        </w:r>
        <w:r w:rsidDel="00E63828">
          <w:rPr>
            <w:spacing w:val="-3"/>
            <w:sz w:val="24"/>
          </w:rPr>
          <w:delText xml:space="preserve"> </w:delText>
        </w:r>
        <w:r w:rsidDel="00E63828">
          <w:rPr>
            <w:sz w:val="24"/>
          </w:rPr>
          <w:delText>to</w:delText>
        </w:r>
        <w:r w:rsidDel="00E63828">
          <w:rPr>
            <w:spacing w:val="-3"/>
            <w:sz w:val="24"/>
          </w:rPr>
          <w:delText xml:space="preserve"> </w:delText>
        </w:r>
        <w:r w:rsidDel="00E63828">
          <w:rPr>
            <w:sz w:val="24"/>
          </w:rPr>
          <w:delText>submit</w:delText>
        </w:r>
        <w:r w:rsidDel="00E63828">
          <w:rPr>
            <w:spacing w:val="-3"/>
            <w:sz w:val="24"/>
          </w:rPr>
          <w:delText xml:space="preserve"> </w:delText>
        </w:r>
        <w:r w:rsidDel="00E63828">
          <w:rPr>
            <w:sz w:val="24"/>
          </w:rPr>
          <w:delText>as</w:delText>
        </w:r>
        <w:r w:rsidDel="00E63828">
          <w:rPr>
            <w:spacing w:val="-3"/>
            <w:sz w:val="24"/>
          </w:rPr>
          <w:delText xml:space="preserve"> </w:delText>
        </w:r>
        <w:r w:rsidDel="00E63828">
          <w:rPr>
            <w:sz w:val="24"/>
          </w:rPr>
          <w:delText>a</w:delText>
        </w:r>
        <w:r w:rsidDel="00E63828">
          <w:rPr>
            <w:spacing w:val="-4"/>
            <w:sz w:val="24"/>
          </w:rPr>
          <w:delText xml:space="preserve"> </w:delText>
        </w:r>
        <w:r w:rsidDel="00E63828">
          <w:rPr>
            <w:sz w:val="24"/>
          </w:rPr>
          <w:delText>result</w:delText>
        </w:r>
        <w:r w:rsidDel="00E63828">
          <w:rPr>
            <w:spacing w:val="-3"/>
            <w:sz w:val="24"/>
          </w:rPr>
          <w:delText xml:space="preserve"> </w:delText>
        </w:r>
        <w:r w:rsidDel="00E63828">
          <w:rPr>
            <w:sz w:val="24"/>
          </w:rPr>
          <w:delText>of the D&amp;E session must be submitted within 14 calendar days</w:delText>
        </w:r>
      </w:del>
    </w:p>
    <w:p w14:paraId="75C0206D" w14:textId="0D2EAEC6" w:rsidR="00D61D72" w:rsidDel="00E63828" w:rsidRDefault="00860DAE">
      <w:pPr>
        <w:pStyle w:val="ListParagraph"/>
        <w:numPr>
          <w:ilvl w:val="0"/>
          <w:numId w:val="37"/>
        </w:numPr>
        <w:tabs>
          <w:tab w:val="left" w:pos="2384"/>
          <w:tab w:val="left" w:pos="2385"/>
        </w:tabs>
        <w:spacing w:before="19"/>
        <w:ind w:right="335"/>
        <w:rPr>
          <w:del w:id="96" w:author="Scott Wakefield" w:date="2026-04-16T12:12:00Z" w16du:dateUtc="2026-04-16T16:12:00Z"/>
          <w:sz w:val="24"/>
        </w:rPr>
      </w:pPr>
      <w:del w:id="97" w:author="Scott Wakefield" w:date="2026-04-16T12:12:00Z" w16du:dateUtc="2026-04-16T16:12:00Z">
        <w:r w:rsidDel="00E63828">
          <w:rPr>
            <w:sz w:val="24"/>
          </w:rPr>
          <w:delText>For instances when the provider/supplier is eligible for a D&amp;E session and declines a teleconference to discuss medical review findings, the Contractor must</w:delText>
        </w:r>
        <w:r w:rsidDel="00E63828">
          <w:rPr>
            <w:spacing w:val="-4"/>
            <w:sz w:val="24"/>
          </w:rPr>
          <w:delText xml:space="preserve"> </w:delText>
        </w:r>
        <w:r w:rsidDel="00E63828">
          <w:rPr>
            <w:sz w:val="24"/>
          </w:rPr>
          <w:delText>receive</w:delText>
        </w:r>
        <w:r w:rsidDel="00E63828">
          <w:rPr>
            <w:spacing w:val="-5"/>
            <w:sz w:val="24"/>
          </w:rPr>
          <w:delText xml:space="preserve"> </w:delText>
        </w:r>
        <w:r w:rsidDel="00E63828">
          <w:rPr>
            <w:sz w:val="24"/>
          </w:rPr>
          <w:delText>the</w:delText>
        </w:r>
        <w:r w:rsidDel="00E63828">
          <w:rPr>
            <w:spacing w:val="-3"/>
            <w:sz w:val="24"/>
          </w:rPr>
          <w:delText xml:space="preserve"> </w:delText>
        </w:r>
        <w:r w:rsidDel="00E63828">
          <w:rPr>
            <w:sz w:val="24"/>
          </w:rPr>
          <w:delText>additional</w:delText>
        </w:r>
        <w:r w:rsidDel="00E63828">
          <w:rPr>
            <w:spacing w:val="-4"/>
            <w:sz w:val="24"/>
          </w:rPr>
          <w:delText xml:space="preserve"> </w:delText>
        </w:r>
        <w:r w:rsidDel="00E63828">
          <w:rPr>
            <w:sz w:val="24"/>
          </w:rPr>
          <w:delText>documentation</w:delText>
        </w:r>
        <w:r w:rsidDel="00E63828">
          <w:rPr>
            <w:spacing w:val="-4"/>
            <w:sz w:val="24"/>
          </w:rPr>
          <w:delText xml:space="preserve"> </w:delText>
        </w:r>
        <w:r w:rsidDel="00E63828">
          <w:rPr>
            <w:sz w:val="24"/>
          </w:rPr>
          <w:delText>within</w:delText>
        </w:r>
        <w:r w:rsidDel="00E63828">
          <w:rPr>
            <w:spacing w:val="-4"/>
            <w:sz w:val="24"/>
          </w:rPr>
          <w:delText xml:space="preserve"> </w:delText>
        </w:r>
        <w:r w:rsidDel="00E63828">
          <w:rPr>
            <w:sz w:val="24"/>
          </w:rPr>
          <w:delText>30</w:delText>
        </w:r>
        <w:r w:rsidDel="00E63828">
          <w:rPr>
            <w:spacing w:val="-4"/>
            <w:sz w:val="24"/>
          </w:rPr>
          <w:delText xml:space="preserve"> </w:delText>
        </w:r>
        <w:r w:rsidDel="00E63828">
          <w:rPr>
            <w:sz w:val="24"/>
          </w:rPr>
          <w:delText>calendar</w:delText>
        </w:r>
        <w:r w:rsidDel="00E63828">
          <w:rPr>
            <w:spacing w:val="-5"/>
            <w:sz w:val="24"/>
          </w:rPr>
          <w:delText xml:space="preserve"> </w:delText>
        </w:r>
        <w:r w:rsidDel="00E63828">
          <w:rPr>
            <w:sz w:val="24"/>
          </w:rPr>
          <w:delText>days</w:delText>
        </w:r>
        <w:r w:rsidDel="00E63828">
          <w:rPr>
            <w:spacing w:val="-4"/>
            <w:sz w:val="24"/>
          </w:rPr>
          <w:delText xml:space="preserve"> </w:delText>
        </w:r>
        <w:r w:rsidDel="00E63828">
          <w:rPr>
            <w:sz w:val="24"/>
          </w:rPr>
          <w:delText>of</w:delText>
        </w:r>
        <w:r w:rsidDel="00E63828">
          <w:rPr>
            <w:spacing w:val="-5"/>
            <w:sz w:val="24"/>
          </w:rPr>
          <w:delText xml:space="preserve"> </w:delText>
        </w:r>
        <w:r w:rsidDel="00E63828">
          <w:rPr>
            <w:sz w:val="24"/>
          </w:rPr>
          <w:delText>the</w:delText>
        </w:r>
        <w:r w:rsidDel="00E63828">
          <w:rPr>
            <w:spacing w:val="-3"/>
            <w:sz w:val="24"/>
          </w:rPr>
          <w:delText xml:space="preserve"> </w:delText>
        </w:r>
        <w:r w:rsidDel="00E63828">
          <w:rPr>
            <w:sz w:val="24"/>
          </w:rPr>
          <w:delText>final results letter.</w:delText>
        </w:r>
      </w:del>
    </w:p>
    <w:p w14:paraId="66A8F858" w14:textId="29AFCF14" w:rsidR="00D61D72" w:rsidDel="00E63828" w:rsidRDefault="00860DAE">
      <w:pPr>
        <w:pStyle w:val="ListParagraph"/>
        <w:numPr>
          <w:ilvl w:val="0"/>
          <w:numId w:val="37"/>
        </w:numPr>
        <w:tabs>
          <w:tab w:val="left" w:pos="2384"/>
          <w:tab w:val="left" w:pos="2385"/>
        </w:tabs>
        <w:spacing w:before="21"/>
        <w:ind w:right="1097"/>
        <w:rPr>
          <w:del w:id="98" w:author="Scott Wakefield" w:date="2026-04-16T12:12:00Z" w16du:dateUtc="2026-04-16T16:12:00Z"/>
          <w:sz w:val="24"/>
        </w:rPr>
      </w:pPr>
      <w:del w:id="99" w:author="Scott Wakefield" w:date="2026-04-16T12:12:00Z" w16du:dateUtc="2026-04-16T16:12:00Z">
        <w:r w:rsidDel="00E63828">
          <w:rPr>
            <w:sz w:val="24"/>
          </w:rPr>
          <w:delText>Re-reviews</w:delText>
        </w:r>
        <w:r w:rsidDel="00E63828">
          <w:rPr>
            <w:spacing w:val="-4"/>
            <w:sz w:val="24"/>
          </w:rPr>
          <w:delText xml:space="preserve"> </w:delText>
        </w:r>
        <w:r w:rsidDel="00E63828">
          <w:rPr>
            <w:sz w:val="24"/>
          </w:rPr>
          <w:delText>must</w:delText>
        </w:r>
        <w:r w:rsidDel="00E63828">
          <w:rPr>
            <w:spacing w:val="-4"/>
            <w:sz w:val="24"/>
          </w:rPr>
          <w:delText xml:space="preserve"> </w:delText>
        </w:r>
        <w:r w:rsidDel="00E63828">
          <w:rPr>
            <w:sz w:val="24"/>
          </w:rPr>
          <w:delText>be</w:delText>
        </w:r>
        <w:r w:rsidDel="00E63828">
          <w:rPr>
            <w:spacing w:val="-3"/>
            <w:sz w:val="24"/>
          </w:rPr>
          <w:delText xml:space="preserve"> </w:delText>
        </w:r>
        <w:r w:rsidDel="00E63828">
          <w:rPr>
            <w:sz w:val="24"/>
          </w:rPr>
          <w:delText>completed</w:delText>
        </w:r>
        <w:r w:rsidDel="00E63828">
          <w:rPr>
            <w:spacing w:val="-4"/>
            <w:sz w:val="24"/>
          </w:rPr>
          <w:delText xml:space="preserve"> </w:delText>
        </w:r>
        <w:r w:rsidDel="00E63828">
          <w:rPr>
            <w:sz w:val="24"/>
          </w:rPr>
          <w:delText>within</w:delText>
        </w:r>
        <w:r w:rsidDel="00E63828">
          <w:rPr>
            <w:spacing w:val="-4"/>
            <w:sz w:val="24"/>
          </w:rPr>
          <w:delText xml:space="preserve"> </w:delText>
        </w:r>
        <w:r w:rsidDel="00E63828">
          <w:rPr>
            <w:sz w:val="24"/>
          </w:rPr>
          <w:delText>8</w:delText>
        </w:r>
        <w:r w:rsidDel="00E63828">
          <w:rPr>
            <w:spacing w:val="-4"/>
            <w:sz w:val="24"/>
          </w:rPr>
          <w:delText xml:space="preserve"> </w:delText>
        </w:r>
        <w:r w:rsidDel="00E63828">
          <w:rPr>
            <w:sz w:val="24"/>
          </w:rPr>
          <w:delText>business</w:delText>
        </w:r>
        <w:r w:rsidDel="00E63828">
          <w:rPr>
            <w:spacing w:val="-4"/>
            <w:sz w:val="24"/>
          </w:rPr>
          <w:delText xml:space="preserve"> </w:delText>
        </w:r>
        <w:r w:rsidDel="00E63828">
          <w:rPr>
            <w:sz w:val="24"/>
          </w:rPr>
          <w:delText>days</w:delText>
        </w:r>
        <w:r w:rsidDel="00E63828">
          <w:rPr>
            <w:spacing w:val="-4"/>
            <w:sz w:val="24"/>
          </w:rPr>
          <w:delText xml:space="preserve"> </w:delText>
        </w:r>
        <w:r w:rsidDel="00E63828">
          <w:rPr>
            <w:sz w:val="24"/>
          </w:rPr>
          <w:delText>of</w:delText>
        </w:r>
        <w:r w:rsidDel="00E63828">
          <w:rPr>
            <w:spacing w:val="-5"/>
            <w:sz w:val="24"/>
          </w:rPr>
          <w:delText xml:space="preserve"> </w:delText>
        </w:r>
        <w:r w:rsidDel="00E63828">
          <w:rPr>
            <w:sz w:val="24"/>
          </w:rPr>
          <w:delText>the</w:delText>
        </w:r>
        <w:r w:rsidDel="00E63828">
          <w:rPr>
            <w:spacing w:val="-5"/>
            <w:sz w:val="24"/>
          </w:rPr>
          <w:delText xml:space="preserve"> </w:delText>
        </w:r>
        <w:r w:rsidDel="00E63828">
          <w:rPr>
            <w:sz w:val="24"/>
          </w:rPr>
          <w:delText>receipt</w:delText>
        </w:r>
        <w:r w:rsidDel="00E63828">
          <w:rPr>
            <w:spacing w:val="-4"/>
            <w:sz w:val="24"/>
          </w:rPr>
          <w:delText xml:space="preserve"> </w:delText>
        </w:r>
        <w:r w:rsidDel="00E63828">
          <w:rPr>
            <w:sz w:val="24"/>
          </w:rPr>
          <w:delText>of additional/missing documentation</w:delText>
        </w:r>
      </w:del>
    </w:p>
    <w:p w14:paraId="7B4C46D2" w14:textId="042CB813" w:rsidR="00D61D72" w:rsidDel="00E63828" w:rsidRDefault="00860DAE">
      <w:pPr>
        <w:pStyle w:val="ListParagraph"/>
        <w:numPr>
          <w:ilvl w:val="0"/>
          <w:numId w:val="37"/>
        </w:numPr>
        <w:tabs>
          <w:tab w:val="left" w:pos="2384"/>
          <w:tab w:val="left" w:pos="2385"/>
        </w:tabs>
        <w:ind w:right="526"/>
        <w:rPr>
          <w:del w:id="100" w:author="Scott Wakefield" w:date="2026-04-16T12:12:00Z" w16du:dateUtc="2026-04-16T16:12:00Z"/>
          <w:sz w:val="24"/>
        </w:rPr>
      </w:pPr>
      <w:del w:id="101" w:author="Scott Wakefield" w:date="2026-04-16T12:12:00Z" w16du:dateUtc="2026-04-16T16:12:00Z">
        <w:r w:rsidDel="00E63828">
          <w:rPr>
            <w:sz w:val="24"/>
          </w:rPr>
          <w:delText>Final</w:delText>
        </w:r>
        <w:r w:rsidDel="00E63828">
          <w:rPr>
            <w:spacing w:val="-3"/>
            <w:sz w:val="24"/>
          </w:rPr>
          <w:delText xml:space="preserve"> </w:delText>
        </w:r>
        <w:r w:rsidDel="00E63828">
          <w:rPr>
            <w:sz w:val="24"/>
          </w:rPr>
          <w:delText>re-review</w:delText>
        </w:r>
        <w:r w:rsidDel="00E63828">
          <w:rPr>
            <w:spacing w:val="-4"/>
            <w:sz w:val="24"/>
          </w:rPr>
          <w:delText xml:space="preserve"> </w:delText>
        </w:r>
        <w:r w:rsidDel="00E63828">
          <w:rPr>
            <w:sz w:val="24"/>
          </w:rPr>
          <w:delText>results</w:delText>
        </w:r>
        <w:r w:rsidDel="00E63828">
          <w:rPr>
            <w:spacing w:val="-3"/>
            <w:sz w:val="24"/>
          </w:rPr>
          <w:delText xml:space="preserve"> </w:delText>
        </w:r>
        <w:r w:rsidDel="00E63828">
          <w:rPr>
            <w:sz w:val="24"/>
          </w:rPr>
          <w:delText>letters</w:delText>
        </w:r>
        <w:r w:rsidDel="00E63828">
          <w:rPr>
            <w:spacing w:val="-3"/>
            <w:sz w:val="24"/>
          </w:rPr>
          <w:delText xml:space="preserve"> </w:delText>
        </w:r>
        <w:r w:rsidDel="00E63828">
          <w:rPr>
            <w:sz w:val="24"/>
          </w:rPr>
          <w:delText>shall</w:delText>
        </w:r>
        <w:r w:rsidDel="00E63828">
          <w:rPr>
            <w:spacing w:val="-3"/>
            <w:sz w:val="24"/>
          </w:rPr>
          <w:delText xml:space="preserve"> </w:delText>
        </w:r>
        <w:r w:rsidDel="00E63828">
          <w:rPr>
            <w:sz w:val="24"/>
          </w:rPr>
          <w:delText>be</w:delText>
        </w:r>
        <w:r w:rsidDel="00E63828">
          <w:rPr>
            <w:spacing w:val="-4"/>
            <w:sz w:val="24"/>
          </w:rPr>
          <w:delText xml:space="preserve"> </w:delText>
        </w:r>
        <w:r w:rsidDel="00E63828">
          <w:rPr>
            <w:sz w:val="24"/>
          </w:rPr>
          <w:delText>sent</w:delText>
        </w:r>
        <w:r w:rsidDel="00E63828">
          <w:rPr>
            <w:spacing w:val="-3"/>
            <w:sz w:val="24"/>
          </w:rPr>
          <w:delText xml:space="preserve"> </w:delText>
        </w:r>
        <w:r w:rsidDel="00E63828">
          <w:rPr>
            <w:sz w:val="24"/>
          </w:rPr>
          <w:delText>to</w:delText>
        </w:r>
        <w:r w:rsidDel="00E63828">
          <w:rPr>
            <w:spacing w:val="-3"/>
            <w:sz w:val="24"/>
          </w:rPr>
          <w:delText xml:space="preserve"> </w:delText>
        </w:r>
        <w:r w:rsidDel="00E63828">
          <w:rPr>
            <w:sz w:val="24"/>
          </w:rPr>
          <w:delText>the</w:delText>
        </w:r>
        <w:r w:rsidDel="00E63828">
          <w:rPr>
            <w:spacing w:val="-4"/>
            <w:sz w:val="24"/>
          </w:rPr>
          <w:delText xml:space="preserve"> </w:delText>
        </w:r>
        <w:r w:rsidDel="00E63828">
          <w:rPr>
            <w:sz w:val="24"/>
          </w:rPr>
          <w:delText>providers</w:delText>
        </w:r>
        <w:r w:rsidDel="00E63828">
          <w:rPr>
            <w:spacing w:val="-3"/>
            <w:sz w:val="24"/>
          </w:rPr>
          <w:delText xml:space="preserve"> </w:delText>
        </w:r>
        <w:r w:rsidDel="00E63828">
          <w:rPr>
            <w:sz w:val="24"/>
          </w:rPr>
          <w:delText>within</w:delText>
        </w:r>
        <w:r w:rsidDel="00E63828">
          <w:rPr>
            <w:spacing w:val="-3"/>
            <w:sz w:val="24"/>
          </w:rPr>
          <w:delText xml:space="preserve"> </w:delText>
        </w:r>
        <w:r w:rsidDel="00E63828">
          <w:rPr>
            <w:sz w:val="24"/>
          </w:rPr>
          <w:delText>5</w:delText>
        </w:r>
        <w:r w:rsidDel="00E63828">
          <w:rPr>
            <w:spacing w:val="-3"/>
            <w:sz w:val="24"/>
          </w:rPr>
          <w:delText xml:space="preserve"> </w:delText>
        </w:r>
        <w:r w:rsidDel="00E63828">
          <w:rPr>
            <w:sz w:val="24"/>
          </w:rPr>
          <w:delText>business days of completion of the re-review</w:delText>
        </w:r>
      </w:del>
    </w:p>
    <w:p w14:paraId="3845D3FC" w14:textId="7207A54A" w:rsidR="00D61D72" w:rsidDel="00E63828" w:rsidRDefault="00860DAE">
      <w:pPr>
        <w:pStyle w:val="ListParagraph"/>
        <w:numPr>
          <w:ilvl w:val="1"/>
          <w:numId w:val="39"/>
        </w:numPr>
        <w:tabs>
          <w:tab w:val="left" w:pos="1578"/>
          <w:tab w:val="left" w:pos="1579"/>
        </w:tabs>
        <w:spacing w:before="0"/>
        <w:ind w:left="1578" w:hanging="361"/>
        <w:rPr>
          <w:del w:id="102" w:author="Scott Wakefield" w:date="2026-04-16T12:12:00Z" w16du:dateUtc="2026-04-16T16:12:00Z"/>
          <w:rFonts w:ascii="Symbol" w:hAnsi="Symbol"/>
          <w:sz w:val="20"/>
        </w:rPr>
      </w:pPr>
      <w:del w:id="103" w:author="Scott Wakefield" w:date="2026-04-16T12:12:00Z" w16du:dateUtc="2026-04-16T16:12:00Z">
        <w:r w:rsidDel="00E63828">
          <w:rPr>
            <w:sz w:val="24"/>
          </w:rPr>
          <w:delText>General</w:delText>
        </w:r>
        <w:r w:rsidDel="00E63828">
          <w:rPr>
            <w:spacing w:val="-3"/>
            <w:sz w:val="24"/>
          </w:rPr>
          <w:delText xml:space="preserve"> </w:delText>
        </w:r>
        <w:r w:rsidDel="00E63828">
          <w:rPr>
            <w:spacing w:val="-2"/>
            <w:sz w:val="24"/>
          </w:rPr>
          <w:delText>Extensions</w:delText>
        </w:r>
      </w:del>
    </w:p>
    <w:p w14:paraId="69E24163" w14:textId="70F2415F" w:rsidR="00D61D72" w:rsidDel="00E63828" w:rsidRDefault="00860DAE">
      <w:pPr>
        <w:pStyle w:val="ListParagraph"/>
        <w:numPr>
          <w:ilvl w:val="0"/>
          <w:numId w:val="36"/>
        </w:numPr>
        <w:tabs>
          <w:tab w:val="left" w:pos="2384"/>
          <w:tab w:val="left" w:pos="2385"/>
        </w:tabs>
        <w:spacing w:before="7" w:line="247" w:lineRule="auto"/>
        <w:ind w:right="541"/>
        <w:rPr>
          <w:del w:id="104" w:author="Scott Wakefield" w:date="2026-04-16T12:12:00Z" w16du:dateUtc="2026-04-16T16:12:00Z"/>
          <w:sz w:val="24"/>
        </w:rPr>
      </w:pPr>
      <w:del w:id="105" w:author="Scott Wakefield" w:date="2026-04-16T12:12:00Z" w16du:dateUtc="2026-04-16T16:12:00Z">
        <w:r w:rsidDel="00E63828">
          <w:rPr>
            <w:sz w:val="24"/>
          </w:rPr>
          <w:delText>The</w:delText>
        </w:r>
        <w:r w:rsidDel="00E63828">
          <w:rPr>
            <w:spacing w:val="-4"/>
            <w:sz w:val="24"/>
          </w:rPr>
          <w:delText xml:space="preserve"> </w:delText>
        </w:r>
        <w:r w:rsidDel="00E63828">
          <w:rPr>
            <w:sz w:val="24"/>
          </w:rPr>
          <w:delText>SMRC</w:delText>
        </w:r>
        <w:r w:rsidDel="00E63828">
          <w:rPr>
            <w:spacing w:val="-3"/>
            <w:sz w:val="24"/>
          </w:rPr>
          <w:delText xml:space="preserve"> </w:delText>
        </w:r>
        <w:r w:rsidDel="00E63828">
          <w:rPr>
            <w:sz w:val="24"/>
          </w:rPr>
          <w:delText>may</w:delText>
        </w:r>
        <w:r w:rsidDel="00E63828">
          <w:rPr>
            <w:spacing w:val="-3"/>
            <w:sz w:val="24"/>
          </w:rPr>
          <w:delText xml:space="preserve"> </w:delText>
        </w:r>
        <w:r w:rsidDel="00E63828">
          <w:rPr>
            <w:sz w:val="24"/>
          </w:rPr>
          <w:delText>grant</w:delText>
        </w:r>
        <w:r w:rsidDel="00E63828">
          <w:rPr>
            <w:spacing w:val="-3"/>
            <w:sz w:val="24"/>
          </w:rPr>
          <w:delText xml:space="preserve"> </w:delText>
        </w:r>
        <w:r w:rsidDel="00E63828">
          <w:rPr>
            <w:sz w:val="24"/>
          </w:rPr>
          <w:delText>up</w:delText>
        </w:r>
        <w:r w:rsidDel="00E63828">
          <w:rPr>
            <w:spacing w:val="-3"/>
            <w:sz w:val="24"/>
          </w:rPr>
          <w:delText xml:space="preserve"> </w:delText>
        </w:r>
        <w:r w:rsidDel="00E63828">
          <w:rPr>
            <w:sz w:val="24"/>
          </w:rPr>
          <w:delText>to</w:delText>
        </w:r>
        <w:r w:rsidDel="00E63828">
          <w:rPr>
            <w:spacing w:val="-3"/>
            <w:sz w:val="24"/>
          </w:rPr>
          <w:delText xml:space="preserve"> </w:delText>
        </w:r>
        <w:r w:rsidDel="00E63828">
          <w:rPr>
            <w:sz w:val="24"/>
          </w:rPr>
          <w:delText>a</w:delText>
        </w:r>
        <w:r w:rsidDel="00E63828">
          <w:rPr>
            <w:spacing w:val="-4"/>
            <w:sz w:val="24"/>
          </w:rPr>
          <w:delText xml:space="preserve"> </w:delText>
        </w:r>
        <w:r w:rsidDel="00E63828">
          <w:rPr>
            <w:sz w:val="24"/>
          </w:rPr>
          <w:delText>5</w:delText>
        </w:r>
        <w:r w:rsidR="00050E59" w:rsidDel="00E63828">
          <w:rPr>
            <w:spacing w:val="-3"/>
            <w:sz w:val="24"/>
          </w:rPr>
          <w:delText>-</w:delText>
        </w:r>
        <w:r w:rsidDel="00E63828">
          <w:rPr>
            <w:sz w:val="24"/>
          </w:rPr>
          <w:delText>day</w:delText>
        </w:r>
        <w:r w:rsidDel="00E63828">
          <w:rPr>
            <w:spacing w:val="-3"/>
            <w:sz w:val="24"/>
          </w:rPr>
          <w:delText xml:space="preserve"> </w:delText>
        </w:r>
        <w:r w:rsidDel="00E63828">
          <w:rPr>
            <w:sz w:val="24"/>
          </w:rPr>
          <w:delText>extension</w:delText>
        </w:r>
        <w:r w:rsidDel="00E63828">
          <w:rPr>
            <w:spacing w:val="-3"/>
            <w:sz w:val="24"/>
          </w:rPr>
          <w:delText xml:space="preserve"> </w:delText>
        </w:r>
        <w:r w:rsidDel="00E63828">
          <w:rPr>
            <w:sz w:val="24"/>
          </w:rPr>
          <w:delText>to</w:delText>
        </w:r>
        <w:r w:rsidDel="00E63828">
          <w:rPr>
            <w:spacing w:val="-3"/>
            <w:sz w:val="24"/>
          </w:rPr>
          <w:delText xml:space="preserve"> </w:delText>
        </w:r>
        <w:r w:rsidDel="00E63828">
          <w:rPr>
            <w:sz w:val="24"/>
          </w:rPr>
          <w:delText>providers</w:delText>
        </w:r>
        <w:r w:rsidDel="00E63828">
          <w:rPr>
            <w:spacing w:val="-3"/>
            <w:sz w:val="24"/>
          </w:rPr>
          <w:delText xml:space="preserve"> </w:delText>
        </w:r>
        <w:r w:rsidDel="00E63828">
          <w:rPr>
            <w:sz w:val="24"/>
          </w:rPr>
          <w:delText>as</w:delText>
        </w:r>
        <w:r w:rsidDel="00E63828">
          <w:rPr>
            <w:spacing w:val="-3"/>
            <w:sz w:val="24"/>
          </w:rPr>
          <w:delText xml:space="preserve"> </w:delText>
        </w:r>
        <w:r w:rsidDel="00E63828">
          <w:rPr>
            <w:sz w:val="24"/>
          </w:rPr>
          <w:delText>requested.</w:delText>
        </w:r>
        <w:r w:rsidDel="00E63828">
          <w:rPr>
            <w:spacing w:val="40"/>
            <w:sz w:val="24"/>
          </w:rPr>
          <w:delText xml:space="preserve"> </w:delText>
        </w:r>
        <w:r w:rsidDel="00E63828">
          <w:rPr>
            <w:sz w:val="24"/>
          </w:rPr>
          <w:delText>An additional 10 days may be granted, timeframes permitting.</w:delText>
        </w:r>
      </w:del>
    </w:p>
    <w:p w14:paraId="27F360D0" w14:textId="6FAD6CF3" w:rsidR="00D61D72" w:rsidDel="00E63828" w:rsidRDefault="00860DAE">
      <w:pPr>
        <w:pStyle w:val="ListParagraph"/>
        <w:numPr>
          <w:ilvl w:val="1"/>
          <w:numId w:val="39"/>
        </w:numPr>
        <w:tabs>
          <w:tab w:val="left" w:pos="1578"/>
          <w:tab w:val="left" w:pos="1579"/>
        </w:tabs>
        <w:spacing w:before="1"/>
        <w:ind w:left="1578" w:hanging="361"/>
        <w:rPr>
          <w:del w:id="106" w:author="Scott Wakefield" w:date="2026-04-16T12:12:00Z" w16du:dateUtc="2026-04-16T16:12:00Z"/>
          <w:rFonts w:ascii="Symbol" w:hAnsi="Symbol"/>
          <w:sz w:val="20"/>
        </w:rPr>
      </w:pPr>
      <w:del w:id="107" w:author="Scott Wakefield" w:date="2026-04-16T12:12:00Z" w16du:dateUtc="2026-04-16T16:12:00Z">
        <w:r w:rsidDel="00E63828">
          <w:rPr>
            <w:sz w:val="24"/>
          </w:rPr>
          <w:delText>Customer</w:delText>
        </w:r>
        <w:r w:rsidDel="00E63828">
          <w:rPr>
            <w:spacing w:val="-3"/>
            <w:sz w:val="24"/>
          </w:rPr>
          <w:delText xml:space="preserve"> </w:delText>
        </w:r>
        <w:r w:rsidDel="00E63828">
          <w:rPr>
            <w:sz w:val="24"/>
          </w:rPr>
          <w:delText>Service</w:delText>
        </w:r>
        <w:r w:rsidDel="00E63828">
          <w:rPr>
            <w:spacing w:val="-2"/>
            <w:sz w:val="24"/>
          </w:rPr>
          <w:delText xml:space="preserve"> </w:delText>
        </w:r>
        <w:r w:rsidDel="00E63828">
          <w:rPr>
            <w:sz w:val="24"/>
          </w:rPr>
          <w:delText>Outreach</w:delText>
        </w:r>
        <w:r w:rsidDel="00E63828">
          <w:rPr>
            <w:spacing w:val="-2"/>
            <w:sz w:val="24"/>
          </w:rPr>
          <w:delText xml:space="preserve"> </w:delText>
        </w:r>
        <w:r w:rsidDel="00E63828">
          <w:rPr>
            <w:sz w:val="24"/>
          </w:rPr>
          <w:delText>for</w:delText>
        </w:r>
        <w:r w:rsidDel="00E63828">
          <w:rPr>
            <w:spacing w:val="-2"/>
            <w:sz w:val="24"/>
          </w:rPr>
          <w:delText xml:space="preserve"> </w:delText>
        </w:r>
        <w:r w:rsidDel="00E63828">
          <w:rPr>
            <w:sz w:val="24"/>
          </w:rPr>
          <w:delText>Non-</w:delText>
        </w:r>
        <w:r w:rsidDel="00E63828">
          <w:rPr>
            <w:spacing w:val="-2"/>
            <w:sz w:val="24"/>
          </w:rPr>
          <w:delText>Responders</w:delText>
        </w:r>
      </w:del>
    </w:p>
    <w:p w14:paraId="3ED5C9FA" w14:textId="43DE3E22" w:rsidR="00D61D72" w:rsidDel="00E63828" w:rsidRDefault="00860DAE">
      <w:pPr>
        <w:pStyle w:val="ListParagraph"/>
        <w:numPr>
          <w:ilvl w:val="0"/>
          <w:numId w:val="35"/>
        </w:numPr>
        <w:tabs>
          <w:tab w:val="left" w:pos="2384"/>
          <w:tab w:val="left" w:pos="2385"/>
        </w:tabs>
        <w:spacing w:before="7"/>
        <w:ind w:right="923"/>
        <w:rPr>
          <w:del w:id="108" w:author="Scott Wakefield" w:date="2026-04-16T12:12:00Z" w16du:dateUtc="2026-04-16T16:12:00Z"/>
          <w:sz w:val="24"/>
        </w:rPr>
      </w:pPr>
      <w:del w:id="109" w:author="Scott Wakefield" w:date="2026-04-16T12:12:00Z" w16du:dateUtc="2026-04-16T16:12:00Z">
        <w:r w:rsidDel="00E63828">
          <w:rPr>
            <w:sz w:val="24"/>
          </w:rPr>
          <w:delText>The</w:delText>
        </w:r>
        <w:r w:rsidDel="00E63828">
          <w:rPr>
            <w:spacing w:val="-1"/>
            <w:sz w:val="24"/>
          </w:rPr>
          <w:delText xml:space="preserve"> </w:delText>
        </w:r>
        <w:r w:rsidDel="00E63828">
          <w:rPr>
            <w:sz w:val="24"/>
          </w:rPr>
          <w:delText>SMRC shall have</w:delText>
        </w:r>
        <w:r w:rsidDel="00E63828">
          <w:rPr>
            <w:spacing w:val="-1"/>
            <w:sz w:val="24"/>
          </w:rPr>
          <w:delText xml:space="preserve"> </w:delText>
        </w:r>
        <w:r w:rsidDel="00E63828">
          <w:rPr>
            <w:sz w:val="24"/>
          </w:rPr>
          <w:delText>the</w:delText>
        </w:r>
        <w:r w:rsidDel="00E63828">
          <w:rPr>
            <w:spacing w:val="-1"/>
            <w:sz w:val="24"/>
          </w:rPr>
          <w:delText xml:space="preserve"> </w:delText>
        </w:r>
        <w:r w:rsidDel="00E63828">
          <w:rPr>
            <w:sz w:val="24"/>
          </w:rPr>
          <w:delText>capability to track ADR due</w:delText>
        </w:r>
        <w:r w:rsidDel="00E63828">
          <w:rPr>
            <w:spacing w:val="-1"/>
            <w:sz w:val="24"/>
          </w:rPr>
          <w:delText xml:space="preserve"> </w:delText>
        </w:r>
        <w:r w:rsidDel="00E63828">
          <w:rPr>
            <w:sz w:val="24"/>
          </w:rPr>
          <w:delText>dates &amp; status of provider</w:delText>
        </w:r>
        <w:r w:rsidDel="00E63828">
          <w:rPr>
            <w:spacing w:val="-5"/>
            <w:sz w:val="24"/>
          </w:rPr>
          <w:delText xml:space="preserve"> </w:delText>
        </w:r>
        <w:r w:rsidDel="00E63828">
          <w:rPr>
            <w:sz w:val="24"/>
          </w:rPr>
          <w:delText>submission</w:delText>
        </w:r>
        <w:r w:rsidDel="00E63828">
          <w:rPr>
            <w:spacing w:val="-4"/>
            <w:sz w:val="24"/>
          </w:rPr>
          <w:delText xml:space="preserve"> </w:delText>
        </w:r>
        <w:r w:rsidDel="00E63828">
          <w:rPr>
            <w:sz w:val="24"/>
          </w:rPr>
          <w:delText>of</w:delText>
        </w:r>
        <w:r w:rsidDel="00E63828">
          <w:rPr>
            <w:spacing w:val="-5"/>
            <w:sz w:val="24"/>
          </w:rPr>
          <w:delText xml:space="preserve"> </w:delText>
        </w:r>
        <w:r w:rsidDel="00E63828">
          <w:rPr>
            <w:sz w:val="24"/>
          </w:rPr>
          <w:delText>medical</w:delText>
        </w:r>
        <w:r w:rsidDel="00E63828">
          <w:rPr>
            <w:spacing w:val="-4"/>
            <w:sz w:val="24"/>
          </w:rPr>
          <w:delText xml:space="preserve"> </w:delText>
        </w:r>
        <w:r w:rsidDel="00E63828">
          <w:rPr>
            <w:sz w:val="24"/>
          </w:rPr>
          <w:delText>records</w:delText>
        </w:r>
        <w:r w:rsidDel="00E63828">
          <w:rPr>
            <w:spacing w:val="-4"/>
            <w:sz w:val="24"/>
          </w:rPr>
          <w:delText xml:space="preserve"> </w:delText>
        </w:r>
        <w:r w:rsidDel="00E63828">
          <w:rPr>
            <w:sz w:val="24"/>
          </w:rPr>
          <w:delText>for</w:delText>
        </w:r>
        <w:r w:rsidDel="00E63828">
          <w:rPr>
            <w:spacing w:val="-3"/>
            <w:sz w:val="24"/>
          </w:rPr>
          <w:delText xml:space="preserve"> </w:delText>
        </w:r>
        <w:r w:rsidDel="00E63828">
          <w:rPr>
            <w:sz w:val="24"/>
          </w:rPr>
          <w:delText>each</w:delText>
        </w:r>
        <w:r w:rsidDel="00E63828">
          <w:rPr>
            <w:spacing w:val="-2"/>
            <w:sz w:val="24"/>
          </w:rPr>
          <w:delText xml:space="preserve"> </w:delText>
        </w:r>
        <w:r w:rsidDel="00E63828">
          <w:rPr>
            <w:sz w:val="24"/>
          </w:rPr>
          <w:delText>provider</w:delText>
        </w:r>
        <w:r w:rsidDel="00E63828">
          <w:rPr>
            <w:spacing w:val="-5"/>
            <w:sz w:val="24"/>
          </w:rPr>
          <w:delText xml:space="preserve"> </w:delText>
        </w:r>
        <w:r w:rsidDel="00E63828">
          <w:rPr>
            <w:sz w:val="24"/>
          </w:rPr>
          <w:delText>in</w:delText>
        </w:r>
        <w:r w:rsidDel="00E63828">
          <w:rPr>
            <w:spacing w:val="-4"/>
            <w:sz w:val="24"/>
          </w:rPr>
          <w:delText xml:space="preserve"> </w:delText>
        </w:r>
        <w:r w:rsidDel="00E63828">
          <w:rPr>
            <w:sz w:val="24"/>
          </w:rPr>
          <w:delText>this</w:delText>
        </w:r>
        <w:r w:rsidDel="00E63828">
          <w:rPr>
            <w:spacing w:val="-4"/>
            <w:sz w:val="24"/>
          </w:rPr>
          <w:delText xml:space="preserve"> </w:delText>
        </w:r>
        <w:r w:rsidDel="00E63828">
          <w:rPr>
            <w:sz w:val="24"/>
          </w:rPr>
          <w:delText>project.</w:delText>
        </w:r>
      </w:del>
    </w:p>
    <w:p w14:paraId="2AB2616D" w14:textId="2E5A093F" w:rsidR="00D61D72" w:rsidDel="00E63828" w:rsidRDefault="00860DAE">
      <w:pPr>
        <w:pStyle w:val="ListParagraph"/>
        <w:numPr>
          <w:ilvl w:val="0"/>
          <w:numId w:val="35"/>
        </w:numPr>
        <w:tabs>
          <w:tab w:val="left" w:pos="2384"/>
          <w:tab w:val="left" w:pos="2385"/>
        </w:tabs>
        <w:spacing w:before="0"/>
        <w:ind w:right="355"/>
        <w:rPr>
          <w:del w:id="110" w:author="Scott Wakefield" w:date="2026-04-16T12:12:00Z" w16du:dateUtc="2026-04-16T16:12:00Z"/>
          <w:sz w:val="24"/>
        </w:rPr>
      </w:pPr>
      <w:del w:id="111" w:author="Scott Wakefield" w:date="2026-04-16T12:12:00Z" w16du:dateUtc="2026-04-16T16:12:00Z">
        <w:r w:rsidDel="00E63828">
          <w:rPr>
            <w:sz w:val="24"/>
          </w:rPr>
          <w:delText>If</w:delText>
        </w:r>
        <w:r w:rsidDel="00E63828">
          <w:rPr>
            <w:spacing w:val="-5"/>
            <w:sz w:val="24"/>
          </w:rPr>
          <w:delText xml:space="preserve"> </w:delText>
        </w:r>
        <w:r w:rsidDel="00E63828">
          <w:rPr>
            <w:sz w:val="24"/>
          </w:rPr>
          <w:delText>ADR</w:delText>
        </w:r>
        <w:r w:rsidDel="00E63828">
          <w:rPr>
            <w:spacing w:val="-4"/>
            <w:sz w:val="24"/>
          </w:rPr>
          <w:delText xml:space="preserve"> </w:delText>
        </w:r>
        <w:r w:rsidDel="00E63828">
          <w:rPr>
            <w:sz w:val="24"/>
          </w:rPr>
          <w:delText>letters</w:delText>
        </w:r>
        <w:r w:rsidDel="00E63828">
          <w:rPr>
            <w:spacing w:val="-2"/>
            <w:sz w:val="24"/>
          </w:rPr>
          <w:delText xml:space="preserve"> </w:delText>
        </w:r>
        <w:r w:rsidDel="00E63828">
          <w:rPr>
            <w:sz w:val="24"/>
          </w:rPr>
          <w:delText>are</w:delText>
        </w:r>
        <w:r w:rsidDel="00E63828">
          <w:rPr>
            <w:spacing w:val="-3"/>
            <w:sz w:val="24"/>
          </w:rPr>
          <w:delText xml:space="preserve"> </w:delText>
        </w:r>
        <w:r w:rsidDel="00E63828">
          <w:rPr>
            <w:sz w:val="24"/>
          </w:rPr>
          <w:delText>returned</w:delText>
        </w:r>
        <w:r w:rsidDel="00E63828">
          <w:rPr>
            <w:spacing w:val="-4"/>
            <w:sz w:val="24"/>
          </w:rPr>
          <w:delText xml:space="preserve"> </w:delText>
        </w:r>
        <w:r w:rsidDel="00E63828">
          <w:rPr>
            <w:sz w:val="24"/>
          </w:rPr>
          <w:delText>as</w:delText>
        </w:r>
        <w:r w:rsidDel="00E63828">
          <w:rPr>
            <w:spacing w:val="-4"/>
            <w:sz w:val="24"/>
          </w:rPr>
          <w:delText xml:space="preserve"> </w:delText>
        </w:r>
        <w:r w:rsidDel="00E63828">
          <w:rPr>
            <w:sz w:val="24"/>
          </w:rPr>
          <w:delText>undeliverable,</w:delText>
        </w:r>
        <w:r w:rsidDel="00E63828">
          <w:rPr>
            <w:spacing w:val="-4"/>
            <w:sz w:val="24"/>
          </w:rPr>
          <w:delText xml:space="preserve"> </w:delText>
        </w:r>
        <w:r w:rsidDel="00E63828">
          <w:rPr>
            <w:sz w:val="24"/>
          </w:rPr>
          <w:delText>the</w:delText>
        </w:r>
        <w:r w:rsidDel="00E63828">
          <w:rPr>
            <w:spacing w:val="-3"/>
            <w:sz w:val="24"/>
          </w:rPr>
          <w:delText xml:space="preserve"> </w:delText>
        </w:r>
        <w:r w:rsidDel="00E63828">
          <w:rPr>
            <w:sz w:val="24"/>
          </w:rPr>
          <w:delText>SMRC</w:delText>
        </w:r>
        <w:r w:rsidDel="00E63828">
          <w:rPr>
            <w:spacing w:val="-4"/>
            <w:sz w:val="24"/>
          </w:rPr>
          <w:delText xml:space="preserve"> </w:delText>
        </w:r>
        <w:r w:rsidDel="00E63828">
          <w:rPr>
            <w:sz w:val="24"/>
          </w:rPr>
          <w:delText>will</w:delText>
        </w:r>
        <w:r w:rsidDel="00E63828">
          <w:rPr>
            <w:spacing w:val="-4"/>
            <w:sz w:val="24"/>
          </w:rPr>
          <w:delText xml:space="preserve"> </w:delText>
        </w:r>
        <w:r w:rsidDel="00E63828">
          <w:rPr>
            <w:sz w:val="24"/>
          </w:rPr>
          <w:delText>utilize</w:delText>
        </w:r>
        <w:r w:rsidDel="00E63828">
          <w:rPr>
            <w:spacing w:val="-5"/>
            <w:sz w:val="24"/>
          </w:rPr>
          <w:delText xml:space="preserve"> </w:delText>
        </w:r>
        <w:r w:rsidDel="00E63828">
          <w:rPr>
            <w:sz w:val="24"/>
          </w:rPr>
          <w:delText>alternative sources</w:delText>
        </w:r>
        <w:r w:rsidDel="00E63828">
          <w:rPr>
            <w:spacing w:val="-5"/>
            <w:sz w:val="24"/>
          </w:rPr>
          <w:delText xml:space="preserve"> </w:delText>
        </w:r>
        <w:r w:rsidDel="00E63828">
          <w:rPr>
            <w:sz w:val="24"/>
          </w:rPr>
          <w:delText>(PECOS/Medical</w:delText>
        </w:r>
        <w:r w:rsidDel="00E63828">
          <w:rPr>
            <w:spacing w:val="-5"/>
            <w:sz w:val="24"/>
          </w:rPr>
          <w:delText xml:space="preserve"> </w:delText>
        </w:r>
        <w:r w:rsidDel="00E63828">
          <w:rPr>
            <w:sz w:val="24"/>
          </w:rPr>
          <w:delText>Record</w:delText>
        </w:r>
        <w:r w:rsidDel="00E63828">
          <w:rPr>
            <w:spacing w:val="-5"/>
            <w:sz w:val="24"/>
          </w:rPr>
          <w:delText xml:space="preserve"> </w:delText>
        </w:r>
        <w:r w:rsidDel="00E63828">
          <w:rPr>
            <w:sz w:val="24"/>
          </w:rPr>
          <w:delText>Correspondence</w:delText>
        </w:r>
        <w:r w:rsidDel="00E63828">
          <w:rPr>
            <w:spacing w:val="-4"/>
            <w:sz w:val="24"/>
          </w:rPr>
          <w:delText xml:space="preserve"> </w:delText>
        </w:r>
        <w:r w:rsidDel="00E63828">
          <w:rPr>
            <w:sz w:val="24"/>
          </w:rPr>
          <w:delText>Address</w:delText>
        </w:r>
        <w:r w:rsidDel="00E63828">
          <w:rPr>
            <w:spacing w:val="-5"/>
            <w:sz w:val="24"/>
          </w:rPr>
          <w:delText xml:space="preserve"> </w:delText>
        </w:r>
        <w:r w:rsidDel="00E63828">
          <w:rPr>
            <w:sz w:val="24"/>
          </w:rPr>
          <w:delText>(MRCA),</w:delText>
        </w:r>
        <w:r w:rsidDel="00E63828">
          <w:rPr>
            <w:spacing w:val="-5"/>
            <w:sz w:val="24"/>
          </w:rPr>
          <w:delText xml:space="preserve"> </w:delText>
        </w:r>
        <w:r w:rsidDel="00E63828">
          <w:rPr>
            <w:sz w:val="24"/>
          </w:rPr>
          <w:delText>NPPES, Google, internal SMRC logs, MACs, etc.) to try and obtain different contact information for the provider and resend the ADR.</w:delText>
        </w:r>
        <w:r w:rsidDel="00E63828">
          <w:rPr>
            <w:spacing w:val="40"/>
            <w:sz w:val="24"/>
          </w:rPr>
          <w:delText xml:space="preserve"> </w:delText>
        </w:r>
        <w:r w:rsidDel="00E63828">
          <w:rPr>
            <w:sz w:val="24"/>
          </w:rPr>
          <w:delText>The SMRC shall complete this step within 5 business days.</w:delText>
        </w:r>
      </w:del>
    </w:p>
    <w:p w14:paraId="185051C4" w14:textId="76DB3F5A" w:rsidR="00D61D72" w:rsidDel="00E63828" w:rsidRDefault="00860DAE">
      <w:pPr>
        <w:pStyle w:val="ListParagraph"/>
        <w:numPr>
          <w:ilvl w:val="1"/>
          <w:numId w:val="35"/>
        </w:numPr>
        <w:tabs>
          <w:tab w:val="left" w:pos="3191"/>
          <w:tab w:val="left" w:pos="3192"/>
        </w:tabs>
        <w:spacing w:before="0"/>
        <w:ind w:right="442"/>
        <w:rPr>
          <w:del w:id="112" w:author="Scott Wakefield" w:date="2026-04-16T12:12:00Z" w16du:dateUtc="2026-04-16T16:12:00Z"/>
          <w:sz w:val="24"/>
        </w:rPr>
      </w:pPr>
      <w:del w:id="113" w:author="Scott Wakefield" w:date="2026-04-16T12:12:00Z" w16du:dateUtc="2026-04-16T16:12:00Z">
        <w:r w:rsidDel="00E63828">
          <w:rPr>
            <w:sz w:val="24"/>
          </w:rPr>
          <w:delText>The SMRC will document all outreach attempts &amp; outcomes (successful, not successful, etc.) for each affected provider and include</w:delText>
        </w:r>
        <w:r w:rsidDel="00E63828">
          <w:rPr>
            <w:spacing w:val="-5"/>
            <w:sz w:val="24"/>
          </w:rPr>
          <w:delText xml:space="preserve"> </w:delText>
        </w:r>
        <w:r w:rsidDel="00E63828">
          <w:rPr>
            <w:sz w:val="24"/>
          </w:rPr>
          <w:delText>information</w:delText>
        </w:r>
        <w:r w:rsidDel="00E63828">
          <w:rPr>
            <w:spacing w:val="-4"/>
            <w:sz w:val="24"/>
          </w:rPr>
          <w:delText xml:space="preserve"> </w:delText>
        </w:r>
        <w:r w:rsidDel="00E63828">
          <w:rPr>
            <w:sz w:val="24"/>
          </w:rPr>
          <w:delText>on</w:delText>
        </w:r>
        <w:r w:rsidDel="00E63828">
          <w:rPr>
            <w:spacing w:val="-4"/>
            <w:sz w:val="24"/>
          </w:rPr>
          <w:delText xml:space="preserve"> </w:delText>
        </w:r>
        <w:r w:rsidDel="00E63828">
          <w:rPr>
            <w:sz w:val="24"/>
          </w:rPr>
          <w:delText>those</w:delText>
        </w:r>
        <w:r w:rsidDel="00E63828">
          <w:rPr>
            <w:spacing w:val="-5"/>
            <w:sz w:val="24"/>
          </w:rPr>
          <w:delText xml:space="preserve"> </w:delText>
        </w:r>
        <w:r w:rsidDel="00E63828">
          <w:rPr>
            <w:sz w:val="24"/>
          </w:rPr>
          <w:delText>attempts</w:delText>
        </w:r>
        <w:r w:rsidDel="00E63828">
          <w:rPr>
            <w:spacing w:val="-4"/>
            <w:sz w:val="24"/>
          </w:rPr>
          <w:delText xml:space="preserve"> </w:delText>
        </w:r>
        <w:r w:rsidDel="00E63828">
          <w:rPr>
            <w:sz w:val="24"/>
          </w:rPr>
          <w:delText>&amp;</w:delText>
        </w:r>
        <w:r w:rsidDel="00E63828">
          <w:rPr>
            <w:spacing w:val="-4"/>
            <w:sz w:val="24"/>
          </w:rPr>
          <w:delText xml:space="preserve"> </w:delText>
        </w:r>
        <w:r w:rsidDel="00E63828">
          <w:rPr>
            <w:sz w:val="24"/>
          </w:rPr>
          <w:delText>outcomes</w:delText>
        </w:r>
        <w:r w:rsidDel="00E63828">
          <w:rPr>
            <w:spacing w:val="-4"/>
            <w:sz w:val="24"/>
          </w:rPr>
          <w:delText xml:space="preserve"> </w:delText>
        </w:r>
        <w:r w:rsidDel="00E63828">
          <w:rPr>
            <w:sz w:val="24"/>
          </w:rPr>
          <w:delText>in</w:delText>
        </w:r>
        <w:r w:rsidDel="00E63828">
          <w:rPr>
            <w:spacing w:val="-4"/>
            <w:sz w:val="24"/>
          </w:rPr>
          <w:delText xml:space="preserve"> </w:delText>
        </w:r>
        <w:r w:rsidDel="00E63828">
          <w:rPr>
            <w:sz w:val="24"/>
          </w:rPr>
          <w:delText>the</w:delText>
        </w:r>
        <w:r w:rsidDel="00E63828">
          <w:rPr>
            <w:spacing w:val="-5"/>
            <w:sz w:val="24"/>
          </w:rPr>
          <w:delText xml:space="preserve"> </w:delText>
        </w:r>
        <w:r w:rsidDel="00E63828">
          <w:rPr>
            <w:sz w:val="24"/>
          </w:rPr>
          <w:delText>interim</w:delText>
        </w:r>
        <w:r w:rsidDel="00E63828">
          <w:rPr>
            <w:spacing w:val="-4"/>
            <w:sz w:val="24"/>
          </w:rPr>
          <w:delText xml:space="preserve"> </w:delText>
        </w:r>
        <w:r w:rsidDel="00E63828">
          <w:rPr>
            <w:sz w:val="24"/>
          </w:rPr>
          <w:delText>and final report.</w:delText>
        </w:r>
      </w:del>
    </w:p>
    <w:p w14:paraId="5C5D8466" w14:textId="3C0C838D" w:rsidR="00D61D72" w:rsidDel="00E63828" w:rsidRDefault="00860DAE">
      <w:pPr>
        <w:pStyle w:val="ListParagraph"/>
        <w:numPr>
          <w:ilvl w:val="0"/>
          <w:numId w:val="35"/>
        </w:numPr>
        <w:tabs>
          <w:tab w:val="left" w:pos="2384"/>
          <w:tab w:val="left" w:pos="2385"/>
        </w:tabs>
        <w:spacing w:before="0"/>
        <w:ind w:right="613"/>
        <w:rPr>
          <w:del w:id="114" w:author="Scott Wakefield" w:date="2026-04-16T12:12:00Z" w16du:dateUtc="2026-04-16T16:12:00Z"/>
          <w:sz w:val="24"/>
        </w:rPr>
      </w:pPr>
      <w:del w:id="115" w:author="Scott Wakefield" w:date="2026-04-16T12:12:00Z" w16du:dateUtc="2026-04-16T16:12:00Z">
        <w:r w:rsidDel="00E63828">
          <w:rPr>
            <w:sz w:val="24"/>
          </w:rPr>
          <w:delText>If</w:delText>
        </w:r>
        <w:r w:rsidDel="00E63828">
          <w:rPr>
            <w:spacing w:val="-4"/>
            <w:sz w:val="24"/>
          </w:rPr>
          <w:delText xml:space="preserve"> </w:delText>
        </w:r>
        <w:r w:rsidDel="00E63828">
          <w:rPr>
            <w:sz w:val="24"/>
          </w:rPr>
          <w:delText>no</w:delText>
        </w:r>
        <w:r w:rsidDel="00E63828">
          <w:rPr>
            <w:spacing w:val="-3"/>
            <w:sz w:val="24"/>
          </w:rPr>
          <w:delText xml:space="preserve"> </w:delText>
        </w:r>
        <w:r w:rsidDel="00E63828">
          <w:rPr>
            <w:sz w:val="24"/>
          </w:rPr>
          <w:delText>documentation</w:delText>
        </w:r>
        <w:r w:rsidDel="00E63828">
          <w:rPr>
            <w:spacing w:val="-3"/>
            <w:sz w:val="24"/>
          </w:rPr>
          <w:delText xml:space="preserve"> </w:delText>
        </w:r>
        <w:r w:rsidDel="00E63828">
          <w:rPr>
            <w:sz w:val="24"/>
          </w:rPr>
          <w:delText>is</w:delText>
        </w:r>
        <w:r w:rsidDel="00E63828">
          <w:rPr>
            <w:spacing w:val="-3"/>
            <w:sz w:val="24"/>
          </w:rPr>
          <w:delText xml:space="preserve"> </w:delText>
        </w:r>
        <w:r w:rsidDel="00E63828">
          <w:rPr>
            <w:sz w:val="24"/>
          </w:rPr>
          <w:delText>submitted,</w:delText>
        </w:r>
        <w:r w:rsidDel="00E63828">
          <w:rPr>
            <w:spacing w:val="-3"/>
            <w:sz w:val="24"/>
          </w:rPr>
          <w:delText xml:space="preserve"> </w:delText>
        </w:r>
        <w:r w:rsidDel="00E63828">
          <w:rPr>
            <w:sz w:val="24"/>
          </w:rPr>
          <w:delText>the</w:delText>
        </w:r>
        <w:r w:rsidDel="00E63828">
          <w:rPr>
            <w:spacing w:val="-4"/>
            <w:sz w:val="24"/>
          </w:rPr>
          <w:delText xml:space="preserve"> </w:delText>
        </w:r>
        <w:r w:rsidDel="00E63828">
          <w:rPr>
            <w:sz w:val="24"/>
          </w:rPr>
          <w:delText>SMRC</w:delText>
        </w:r>
        <w:r w:rsidDel="00E63828">
          <w:rPr>
            <w:spacing w:val="-3"/>
            <w:sz w:val="24"/>
          </w:rPr>
          <w:delText xml:space="preserve"> </w:delText>
        </w:r>
        <w:r w:rsidDel="00E63828">
          <w:rPr>
            <w:sz w:val="24"/>
          </w:rPr>
          <w:delText>shall</w:delText>
        </w:r>
        <w:r w:rsidDel="00E63828">
          <w:rPr>
            <w:spacing w:val="-5"/>
            <w:sz w:val="24"/>
          </w:rPr>
          <w:delText xml:space="preserve"> </w:delText>
        </w:r>
        <w:r w:rsidDel="00E63828">
          <w:rPr>
            <w:sz w:val="24"/>
          </w:rPr>
          <w:delText>call</w:delText>
        </w:r>
        <w:r w:rsidDel="00E63828">
          <w:rPr>
            <w:spacing w:val="-3"/>
            <w:sz w:val="24"/>
          </w:rPr>
          <w:delText xml:space="preserve"> </w:delText>
        </w:r>
        <w:r w:rsidDel="00E63828">
          <w:rPr>
            <w:sz w:val="24"/>
          </w:rPr>
          <w:delText>the</w:delText>
        </w:r>
        <w:r w:rsidDel="00E63828">
          <w:rPr>
            <w:spacing w:val="-4"/>
            <w:sz w:val="24"/>
          </w:rPr>
          <w:delText xml:space="preserve"> </w:delText>
        </w:r>
        <w:r w:rsidDel="00E63828">
          <w:rPr>
            <w:sz w:val="24"/>
          </w:rPr>
          <w:delText>provider</w:delText>
        </w:r>
        <w:r w:rsidDel="00E63828">
          <w:rPr>
            <w:spacing w:val="-4"/>
            <w:sz w:val="24"/>
          </w:rPr>
          <w:delText xml:space="preserve"> </w:delText>
        </w:r>
        <w:r w:rsidDel="00E63828">
          <w:rPr>
            <w:sz w:val="24"/>
          </w:rPr>
          <w:delText>on</w:delText>
        </w:r>
        <w:r w:rsidDel="00E63828">
          <w:rPr>
            <w:spacing w:val="-3"/>
            <w:sz w:val="24"/>
          </w:rPr>
          <w:delText xml:space="preserve"> </w:delText>
        </w:r>
        <w:r w:rsidDel="00E63828">
          <w:rPr>
            <w:sz w:val="24"/>
          </w:rPr>
          <w:delText>days 30, 35, and 40.</w:delText>
        </w:r>
      </w:del>
    </w:p>
    <w:p w14:paraId="0AAD1FBD" w14:textId="0A1C97F0" w:rsidR="00D61D72" w:rsidDel="00E63828" w:rsidRDefault="00860DAE">
      <w:pPr>
        <w:pStyle w:val="ListParagraph"/>
        <w:numPr>
          <w:ilvl w:val="1"/>
          <w:numId w:val="35"/>
        </w:numPr>
        <w:tabs>
          <w:tab w:val="left" w:pos="3191"/>
          <w:tab w:val="left" w:pos="3192"/>
        </w:tabs>
        <w:spacing w:before="0"/>
        <w:ind w:right="545"/>
        <w:rPr>
          <w:del w:id="116" w:author="Scott Wakefield" w:date="2026-04-16T12:12:00Z" w16du:dateUtc="2026-04-16T16:12:00Z"/>
          <w:sz w:val="24"/>
        </w:rPr>
      </w:pPr>
      <w:del w:id="117" w:author="Scott Wakefield" w:date="2026-04-16T12:12:00Z" w16du:dateUtc="2026-04-16T16:12:00Z">
        <w:r w:rsidDel="00E63828">
          <w:rPr>
            <w:sz w:val="24"/>
          </w:rPr>
          <w:delText>If</w:delText>
        </w:r>
        <w:r w:rsidDel="00E63828">
          <w:rPr>
            <w:spacing w:val="-4"/>
            <w:sz w:val="24"/>
          </w:rPr>
          <w:delText xml:space="preserve"> </w:delText>
        </w:r>
        <w:r w:rsidDel="00E63828">
          <w:rPr>
            <w:sz w:val="24"/>
          </w:rPr>
          <w:delText>contact</w:delText>
        </w:r>
        <w:r w:rsidDel="00E63828">
          <w:rPr>
            <w:spacing w:val="-3"/>
            <w:sz w:val="24"/>
          </w:rPr>
          <w:delText xml:space="preserve"> </w:delText>
        </w:r>
        <w:r w:rsidDel="00E63828">
          <w:rPr>
            <w:sz w:val="24"/>
          </w:rPr>
          <w:delText>is</w:delText>
        </w:r>
        <w:r w:rsidDel="00E63828">
          <w:rPr>
            <w:spacing w:val="-3"/>
            <w:sz w:val="24"/>
          </w:rPr>
          <w:delText xml:space="preserve"> </w:delText>
        </w:r>
        <w:r w:rsidDel="00E63828">
          <w:rPr>
            <w:sz w:val="24"/>
          </w:rPr>
          <w:delText>made,</w:delText>
        </w:r>
        <w:r w:rsidDel="00E63828">
          <w:rPr>
            <w:spacing w:val="-3"/>
            <w:sz w:val="24"/>
          </w:rPr>
          <w:delText xml:space="preserve"> </w:delText>
        </w:r>
        <w:r w:rsidDel="00E63828">
          <w:rPr>
            <w:sz w:val="24"/>
          </w:rPr>
          <w:delText>up</w:delText>
        </w:r>
        <w:r w:rsidDel="00E63828">
          <w:rPr>
            <w:spacing w:val="-3"/>
            <w:sz w:val="24"/>
          </w:rPr>
          <w:delText xml:space="preserve"> </w:delText>
        </w:r>
        <w:r w:rsidDel="00E63828">
          <w:rPr>
            <w:sz w:val="24"/>
          </w:rPr>
          <w:delText>to</w:delText>
        </w:r>
        <w:r w:rsidDel="00E63828">
          <w:rPr>
            <w:spacing w:val="-3"/>
            <w:sz w:val="24"/>
          </w:rPr>
          <w:delText xml:space="preserve"> </w:delText>
        </w:r>
        <w:r w:rsidDel="00E63828">
          <w:rPr>
            <w:sz w:val="24"/>
          </w:rPr>
          <w:delText>a</w:delText>
        </w:r>
        <w:r w:rsidDel="00E63828">
          <w:rPr>
            <w:spacing w:val="-4"/>
            <w:sz w:val="24"/>
          </w:rPr>
          <w:delText xml:space="preserve"> </w:delText>
        </w:r>
        <w:r w:rsidDel="00E63828">
          <w:rPr>
            <w:sz w:val="24"/>
          </w:rPr>
          <w:delText>10</w:delText>
        </w:r>
        <w:r w:rsidR="00050E59" w:rsidDel="00E63828">
          <w:rPr>
            <w:spacing w:val="-3"/>
            <w:sz w:val="24"/>
          </w:rPr>
          <w:delText>-</w:delText>
        </w:r>
        <w:r w:rsidDel="00E63828">
          <w:rPr>
            <w:sz w:val="24"/>
          </w:rPr>
          <w:delText>day</w:delText>
        </w:r>
        <w:r w:rsidDel="00E63828">
          <w:rPr>
            <w:spacing w:val="-3"/>
            <w:sz w:val="24"/>
          </w:rPr>
          <w:delText xml:space="preserve"> </w:delText>
        </w:r>
        <w:r w:rsidDel="00E63828">
          <w:rPr>
            <w:sz w:val="24"/>
          </w:rPr>
          <w:delText>extension</w:delText>
        </w:r>
        <w:r w:rsidDel="00E63828">
          <w:rPr>
            <w:spacing w:val="-3"/>
            <w:sz w:val="24"/>
          </w:rPr>
          <w:delText xml:space="preserve"> </w:delText>
        </w:r>
        <w:r w:rsidDel="00E63828">
          <w:rPr>
            <w:sz w:val="24"/>
          </w:rPr>
          <w:delText>to</w:delText>
        </w:r>
        <w:r w:rsidDel="00E63828">
          <w:rPr>
            <w:spacing w:val="-3"/>
            <w:sz w:val="24"/>
          </w:rPr>
          <w:delText xml:space="preserve"> </w:delText>
        </w:r>
        <w:r w:rsidDel="00E63828">
          <w:rPr>
            <w:sz w:val="24"/>
          </w:rPr>
          <w:delText>the</w:delText>
        </w:r>
        <w:r w:rsidDel="00E63828">
          <w:rPr>
            <w:spacing w:val="-2"/>
            <w:sz w:val="24"/>
          </w:rPr>
          <w:delText xml:space="preserve"> </w:delText>
        </w:r>
        <w:r w:rsidDel="00E63828">
          <w:rPr>
            <w:sz w:val="24"/>
          </w:rPr>
          <w:delText>45</w:delText>
        </w:r>
        <w:r w:rsidR="00050E59" w:rsidDel="00E63828">
          <w:rPr>
            <w:spacing w:val="-3"/>
            <w:sz w:val="24"/>
          </w:rPr>
          <w:delText>-</w:delText>
        </w:r>
        <w:r w:rsidDel="00E63828">
          <w:rPr>
            <w:sz w:val="24"/>
          </w:rPr>
          <w:delText>day</w:delText>
        </w:r>
        <w:r w:rsidDel="00E63828">
          <w:rPr>
            <w:spacing w:val="-3"/>
            <w:sz w:val="24"/>
          </w:rPr>
          <w:delText xml:space="preserve"> </w:delText>
        </w:r>
        <w:r w:rsidDel="00E63828">
          <w:rPr>
            <w:sz w:val="24"/>
          </w:rPr>
          <w:delText>timeframe may be granted (for a total of 55 days)</w:delText>
        </w:r>
      </w:del>
    </w:p>
    <w:p w14:paraId="63F266C5" w14:textId="6AFAE95A" w:rsidR="00D61D72" w:rsidDel="00E63828" w:rsidRDefault="00860DAE">
      <w:pPr>
        <w:pStyle w:val="ListParagraph"/>
        <w:numPr>
          <w:ilvl w:val="1"/>
          <w:numId w:val="35"/>
        </w:numPr>
        <w:tabs>
          <w:tab w:val="left" w:pos="3191"/>
          <w:tab w:val="left" w:pos="3192"/>
        </w:tabs>
        <w:spacing w:before="60"/>
        <w:ind w:right="722"/>
        <w:rPr>
          <w:del w:id="118" w:author="Scott Wakefield" w:date="2026-04-16T12:12:00Z" w16du:dateUtc="2026-04-16T16:12:00Z"/>
          <w:sz w:val="24"/>
        </w:rPr>
      </w:pPr>
      <w:del w:id="119" w:author="Scott Wakefield" w:date="2026-04-16T12:12:00Z" w16du:dateUtc="2026-04-16T16:12:00Z">
        <w:r w:rsidDel="00E63828">
          <w:rPr>
            <w:sz w:val="24"/>
          </w:rPr>
          <w:delText>If</w:delText>
        </w:r>
        <w:r w:rsidDel="00E63828">
          <w:rPr>
            <w:spacing w:val="-3"/>
            <w:sz w:val="24"/>
          </w:rPr>
          <w:delText xml:space="preserve"> </w:delText>
        </w:r>
        <w:r w:rsidDel="00E63828">
          <w:rPr>
            <w:sz w:val="24"/>
          </w:rPr>
          <w:delText>no</w:delText>
        </w:r>
        <w:r w:rsidDel="00E63828">
          <w:rPr>
            <w:spacing w:val="-2"/>
            <w:sz w:val="24"/>
          </w:rPr>
          <w:delText xml:space="preserve"> </w:delText>
        </w:r>
        <w:r w:rsidDel="00E63828">
          <w:rPr>
            <w:sz w:val="24"/>
          </w:rPr>
          <w:delText>contact</w:delText>
        </w:r>
        <w:r w:rsidDel="00E63828">
          <w:rPr>
            <w:spacing w:val="-2"/>
            <w:sz w:val="24"/>
          </w:rPr>
          <w:delText xml:space="preserve"> </w:delText>
        </w:r>
        <w:r w:rsidDel="00E63828">
          <w:rPr>
            <w:sz w:val="24"/>
          </w:rPr>
          <w:delText>is</w:delText>
        </w:r>
        <w:r w:rsidDel="00E63828">
          <w:rPr>
            <w:spacing w:val="-2"/>
            <w:sz w:val="24"/>
          </w:rPr>
          <w:delText xml:space="preserve"> </w:delText>
        </w:r>
        <w:r w:rsidDel="00E63828">
          <w:rPr>
            <w:sz w:val="24"/>
          </w:rPr>
          <w:delText>made</w:delText>
        </w:r>
        <w:r w:rsidDel="00E63828">
          <w:rPr>
            <w:spacing w:val="-3"/>
            <w:sz w:val="24"/>
          </w:rPr>
          <w:delText xml:space="preserve"> </w:delText>
        </w:r>
        <w:r w:rsidDel="00E63828">
          <w:rPr>
            <w:sz w:val="24"/>
          </w:rPr>
          <w:delText xml:space="preserve">on </w:delText>
        </w:r>
        <w:r w:rsidR="00050E59" w:rsidDel="00E63828">
          <w:rPr>
            <w:sz w:val="24"/>
          </w:rPr>
          <w:delText>D</w:delText>
        </w:r>
        <w:r w:rsidDel="00E63828">
          <w:rPr>
            <w:sz w:val="24"/>
          </w:rPr>
          <w:delText>ay</w:delText>
        </w:r>
        <w:r w:rsidDel="00E63828">
          <w:rPr>
            <w:spacing w:val="-2"/>
            <w:sz w:val="24"/>
          </w:rPr>
          <w:delText xml:space="preserve"> </w:delText>
        </w:r>
        <w:r w:rsidDel="00E63828">
          <w:rPr>
            <w:sz w:val="24"/>
          </w:rPr>
          <w:delText>30,</w:delText>
        </w:r>
        <w:r w:rsidDel="00E63828">
          <w:rPr>
            <w:spacing w:val="-2"/>
            <w:sz w:val="24"/>
          </w:rPr>
          <w:delText xml:space="preserve"> </w:delText>
        </w:r>
        <w:r w:rsidDel="00E63828">
          <w:rPr>
            <w:sz w:val="24"/>
          </w:rPr>
          <w:delText>the</w:delText>
        </w:r>
        <w:r w:rsidDel="00E63828">
          <w:rPr>
            <w:spacing w:val="-3"/>
            <w:sz w:val="24"/>
          </w:rPr>
          <w:delText xml:space="preserve"> </w:delText>
        </w:r>
        <w:r w:rsidDel="00E63828">
          <w:rPr>
            <w:sz w:val="24"/>
          </w:rPr>
          <w:delText>SMRC</w:delText>
        </w:r>
        <w:r w:rsidDel="00E63828">
          <w:rPr>
            <w:spacing w:val="-2"/>
            <w:sz w:val="24"/>
          </w:rPr>
          <w:delText xml:space="preserve"> </w:delText>
        </w:r>
        <w:r w:rsidDel="00E63828">
          <w:rPr>
            <w:sz w:val="24"/>
          </w:rPr>
          <w:delText>will</w:delText>
        </w:r>
        <w:r w:rsidDel="00E63828">
          <w:rPr>
            <w:spacing w:val="-2"/>
            <w:sz w:val="24"/>
          </w:rPr>
          <w:delText xml:space="preserve"> </w:delText>
        </w:r>
        <w:r w:rsidDel="00E63828">
          <w:rPr>
            <w:sz w:val="24"/>
          </w:rPr>
          <w:delText>utilize</w:delText>
        </w:r>
        <w:r w:rsidDel="00E63828">
          <w:rPr>
            <w:spacing w:val="-3"/>
            <w:sz w:val="24"/>
          </w:rPr>
          <w:delText xml:space="preserve"> </w:delText>
        </w:r>
        <w:r w:rsidDel="00E63828">
          <w:rPr>
            <w:sz w:val="24"/>
          </w:rPr>
          <w:delText>alternative sources (</w:delText>
        </w:r>
        <w:r w:rsidR="00050E59" w:rsidDel="00E63828">
          <w:rPr>
            <w:sz w:val="24"/>
          </w:rPr>
          <w:delText>e.g.,</w:delText>
        </w:r>
        <w:r w:rsidDel="00E63828">
          <w:rPr>
            <w:sz w:val="24"/>
          </w:rPr>
          <w:delText>PECOS/MRCA, NPPES, Google, internal SMRC logs, MACs,</w:delText>
        </w:r>
        <w:r w:rsidDel="00E63828">
          <w:rPr>
            <w:spacing w:val="-4"/>
            <w:sz w:val="24"/>
          </w:rPr>
          <w:delText xml:space="preserve"> </w:delText>
        </w:r>
        <w:r w:rsidDel="00E63828">
          <w:rPr>
            <w:sz w:val="24"/>
          </w:rPr>
          <w:delText>etc.)</w:delText>
        </w:r>
        <w:r w:rsidDel="00E63828">
          <w:rPr>
            <w:spacing w:val="-5"/>
            <w:sz w:val="24"/>
          </w:rPr>
          <w:delText xml:space="preserve"> </w:delText>
        </w:r>
        <w:r w:rsidDel="00E63828">
          <w:rPr>
            <w:sz w:val="24"/>
          </w:rPr>
          <w:delText>to</w:delText>
        </w:r>
        <w:r w:rsidDel="00E63828">
          <w:rPr>
            <w:spacing w:val="-4"/>
            <w:sz w:val="24"/>
          </w:rPr>
          <w:delText xml:space="preserve"> </w:delText>
        </w:r>
        <w:r w:rsidDel="00E63828">
          <w:rPr>
            <w:sz w:val="24"/>
          </w:rPr>
          <w:delText>try</w:delText>
        </w:r>
        <w:r w:rsidDel="00E63828">
          <w:rPr>
            <w:spacing w:val="-4"/>
            <w:sz w:val="24"/>
          </w:rPr>
          <w:delText xml:space="preserve"> </w:delText>
        </w:r>
        <w:r w:rsidDel="00E63828">
          <w:rPr>
            <w:sz w:val="24"/>
          </w:rPr>
          <w:delText>and</w:delText>
        </w:r>
        <w:r w:rsidDel="00E63828">
          <w:rPr>
            <w:spacing w:val="-4"/>
            <w:sz w:val="24"/>
          </w:rPr>
          <w:delText xml:space="preserve"> </w:delText>
        </w:r>
        <w:r w:rsidDel="00E63828">
          <w:rPr>
            <w:sz w:val="24"/>
          </w:rPr>
          <w:delText>obtain</w:delText>
        </w:r>
        <w:r w:rsidDel="00E63828">
          <w:rPr>
            <w:spacing w:val="-4"/>
            <w:sz w:val="24"/>
          </w:rPr>
          <w:delText xml:space="preserve"> </w:delText>
        </w:r>
        <w:r w:rsidDel="00E63828">
          <w:rPr>
            <w:sz w:val="24"/>
          </w:rPr>
          <w:delText>different</w:delText>
        </w:r>
        <w:r w:rsidDel="00E63828">
          <w:rPr>
            <w:spacing w:val="-2"/>
            <w:sz w:val="24"/>
          </w:rPr>
          <w:delText xml:space="preserve"> </w:delText>
        </w:r>
        <w:r w:rsidDel="00E63828">
          <w:rPr>
            <w:sz w:val="24"/>
          </w:rPr>
          <w:delText>contact</w:delText>
        </w:r>
        <w:r w:rsidDel="00E63828">
          <w:rPr>
            <w:spacing w:val="-4"/>
            <w:sz w:val="24"/>
          </w:rPr>
          <w:delText xml:space="preserve"> </w:delText>
        </w:r>
        <w:r w:rsidDel="00E63828">
          <w:rPr>
            <w:sz w:val="24"/>
          </w:rPr>
          <w:delText>information</w:delText>
        </w:r>
        <w:r w:rsidDel="00E63828">
          <w:rPr>
            <w:spacing w:val="-4"/>
            <w:sz w:val="24"/>
          </w:rPr>
          <w:delText xml:space="preserve"> </w:delText>
        </w:r>
        <w:r w:rsidDel="00E63828">
          <w:rPr>
            <w:sz w:val="24"/>
          </w:rPr>
          <w:delText>for</w:delText>
        </w:r>
        <w:r w:rsidDel="00E63828">
          <w:rPr>
            <w:spacing w:val="-5"/>
            <w:sz w:val="24"/>
          </w:rPr>
          <w:delText xml:space="preserve"> </w:delText>
        </w:r>
        <w:r w:rsidDel="00E63828">
          <w:rPr>
            <w:sz w:val="24"/>
          </w:rPr>
          <w:delText>the provider and/or verify that current contact information is correct.</w:delText>
        </w:r>
      </w:del>
    </w:p>
    <w:p w14:paraId="655D8DFF" w14:textId="7BDF777C" w:rsidR="00D61D72" w:rsidDel="00E63828" w:rsidRDefault="00860DAE">
      <w:pPr>
        <w:pStyle w:val="ListParagraph"/>
        <w:numPr>
          <w:ilvl w:val="2"/>
          <w:numId w:val="35"/>
        </w:numPr>
        <w:tabs>
          <w:tab w:val="left" w:pos="3959"/>
          <w:tab w:val="left" w:pos="3960"/>
        </w:tabs>
        <w:spacing w:before="0"/>
        <w:ind w:right="339"/>
        <w:rPr>
          <w:del w:id="120" w:author="Scott Wakefield" w:date="2026-04-16T12:12:00Z" w16du:dateUtc="2026-04-16T16:12:00Z"/>
          <w:sz w:val="24"/>
        </w:rPr>
      </w:pPr>
      <w:del w:id="121" w:author="Scott Wakefield" w:date="2026-04-16T12:12:00Z" w16du:dateUtc="2026-04-16T16:12:00Z">
        <w:r w:rsidDel="00E63828">
          <w:rPr>
            <w:sz w:val="24"/>
          </w:rPr>
          <w:delText>If different contact information is located, the SMRC will send</w:delText>
        </w:r>
        <w:r w:rsidDel="00E63828">
          <w:rPr>
            <w:spacing w:val="-4"/>
            <w:sz w:val="24"/>
          </w:rPr>
          <w:delText xml:space="preserve"> </w:delText>
        </w:r>
        <w:r w:rsidDel="00E63828">
          <w:rPr>
            <w:sz w:val="24"/>
          </w:rPr>
          <w:delText>an</w:delText>
        </w:r>
        <w:r w:rsidDel="00E63828">
          <w:rPr>
            <w:spacing w:val="-4"/>
            <w:sz w:val="24"/>
          </w:rPr>
          <w:delText xml:space="preserve"> </w:delText>
        </w:r>
        <w:r w:rsidDel="00E63828">
          <w:rPr>
            <w:sz w:val="24"/>
          </w:rPr>
          <w:delText>ADR</w:delText>
        </w:r>
        <w:r w:rsidDel="00E63828">
          <w:rPr>
            <w:spacing w:val="-4"/>
            <w:sz w:val="24"/>
          </w:rPr>
          <w:delText xml:space="preserve"> </w:delText>
        </w:r>
        <w:r w:rsidDel="00E63828">
          <w:rPr>
            <w:sz w:val="24"/>
          </w:rPr>
          <w:delText>to</w:delText>
        </w:r>
        <w:r w:rsidDel="00E63828">
          <w:rPr>
            <w:spacing w:val="-4"/>
            <w:sz w:val="24"/>
          </w:rPr>
          <w:delText xml:space="preserve"> </w:delText>
        </w:r>
        <w:r w:rsidDel="00E63828">
          <w:rPr>
            <w:sz w:val="24"/>
          </w:rPr>
          <w:delText>new</w:delText>
        </w:r>
        <w:r w:rsidDel="00E63828">
          <w:rPr>
            <w:spacing w:val="-3"/>
            <w:sz w:val="24"/>
          </w:rPr>
          <w:delText xml:space="preserve"> </w:delText>
        </w:r>
        <w:r w:rsidDel="00E63828">
          <w:rPr>
            <w:sz w:val="24"/>
          </w:rPr>
          <w:delText>address.</w:delText>
        </w:r>
        <w:r w:rsidDel="00E63828">
          <w:rPr>
            <w:spacing w:val="-4"/>
            <w:sz w:val="24"/>
          </w:rPr>
          <w:delText xml:space="preserve"> </w:delText>
        </w:r>
        <w:r w:rsidDel="00E63828">
          <w:rPr>
            <w:sz w:val="24"/>
          </w:rPr>
          <w:delText>The</w:delText>
        </w:r>
        <w:r w:rsidDel="00E63828">
          <w:rPr>
            <w:spacing w:val="-5"/>
            <w:sz w:val="24"/>
          </w:rPr>
          <w:delText xml:space="preserve"> </w:delText>
        </w:r>
        <w:r w:rsidDel="00E63828">
          <w:rPr>
            <w:sz w:val="24"/>
          </w:rPr>
          <w:delText>SMRC</w:delText>
        </w:r>
        <w:r w:rsidDel="00E63828">
          <w:rPr>
            <w:spacing w:val="-4"/>
            <w:sz w:val="24"/>
          </w:rPr>
          <w:delText xml:space="preserve"> </w:delText>
        </w:r>
        <w:r w:rsidDel="00E63828">
          <w:rPr>
            <w:sz w:val="24"/>
          </w:rPr>
          <w:delText>shall</w:delText>
        </w:r>
        <w:r w:rsidDel="00E63828">
          <w:rPr>
            <w:spacing w:val="-4"/>
            <w:sz w:val="24"/>
          </w:rPr>
          <w:delText xml:space="preserve"> </w:delText>
        </w:r>
        <w:r w:rsidDel="00E63828">
          <w:rPr>
            <w:sz w:val="24"/>
          </w:rPr>
          <w:delText>store</w:delText>
        </w:r>
        <w:r w:rsidDel="00E63828">
          <w:rPr>
            <w:spacing w:val="-5"/>
            <w:sz w:val="24"/>
          </w:rPr>
          <w:delText xml:space="preserve"> </w:delText>
        </w:r>
        <w:r w:rsidDel="00E63828">
          <w:rPr>
            <w:sz w:val="24"/>
          </w:rPr>
          <w:delText>and</w:delText>
        </w:r>
        <w:r w:rsidDel="00E63828">
          <w:rPr>
            <w:spacing w:val="-4"/>
            <w:sz w:val="24"/>
          </w:rPr>
          <w:delText xml:space="preserve"> </w:delText>
        </w:r>
        <w:r w:rsidDel="00E63828">
          <w:rPr>
            <w:sz w:val="24"/>
          </w:rPr>
          <w:delText>keep any new provider contact information for future reference.</w:delText>
        </w:r>
      </w:del>
    </w:p>
    <w:p w14:paraId="511D6832" w14:textId="6C9335AD" w:rsidR="00D61D72" w:rsidDel="00E63828" w:rsidRDefault="00860DAE">
      <w:pPr>
        <w:pStyle w:val="ListParagraph"/>
        <w:numPr>
          <w:ilvl w:val="2"/>
          <w:numId w:val="35"/>
        </w:numPr>
        <w:tabs>
          <w:tab w:val="left" w:pos="3959"/>
          <w:tab w:val="left" w:pos="3960"/>
        </w:tabs>
        <w:spacing w:before="0"/>
        <w:ind w:right="626"/>
        <w:rPr>
          <w:del w:id="122" w:author="Scott Wakefield" w:date="2026-04-16T12:12:00Z" w16du:dateUtc="2026-04-16T16:12:00Z"/>
          <w:sz w:val="24"/>
        </w:rPr>
      </w:pPr>
      <w:del w:id="123" w:author="Scott Wakefield" w:date="2026-04-16T12:12:00Z" w16du:dateUtc="2026-04-16T16:12:00Z">
        <w:r w:rsidDel="00E63828">
          <w:rPr>
            <w:sz w:val="24"/>
          </w:rPr>
          <w:delText>If</w:delText>
        </w:r>
        <w:r w:rsidDel="00E63828">
          <w:rPr>
            <w:spacing w:val="-6"/>
            <w:sz w:val="24"/>
          </w:rPr>
          <w:delText xml:space="preserve"> </w:delText>
        </w:r>
        <w:r w:rsidDel="00E63828">
          <w:rPr>
            <w:sz w:val="24"/>
          </w:rPr>
          <w:delText>unable</w:delText>
        </w:r>
        <w:r w:rsidDel="00E63828">
          <w:rPr>
            <w:spacing w:val="-6"/>
            <w:sz w:val="24"/>
          </w:rPr>
          <w:delText xml:space="preserve"> </w:delText>
        </w:r>
        <w:r w:rsidDel="00E63828">
          <w:rPr>
            <w:sz w:val="24"/>
          </w:rPr>
          <w:delText>to</w:delText>
        </w:r>
        <w:r w:rsidDel="00E63828">
          <w:rPr>
            <w:spacing w:val="-5"/>
            <w:sz w:val="24"/>
          </w:rPr>
          <w:delText xml:space="preserve"> </w:delText>
        </w:r>
        <w:r w:rsidDel="00E63828">
          <w:rPr>
            <w:sz w:val="24"/>
          </w:rPr>
          <w:delText>find</w:delText>
        </w:r>
        <w:r w:rsidDel="00E63828">
          <w:rPr>
            <w:spacing w:val="-5"/>
            <w:sz w:val="24"/>
          </w:rPr>
          <w:delText xml:space="preserve"> </w:delText>
        </w:r>
        <w:r w:rsidDel="00E63828">
          <w:rPr>
            <w:sz w:val="24"/>
          </w:rPr>
          <w:delText>different</w:delText>
        </w:r>
        <w:r w:rsidDel="00E63828">
          <w:rPr>
            <w:spacing w:val="-5"/>
            <w:sz w:val="24"/>
          </w:rPr>
          <w:delText xml:space="preserve"> </w:delText>
        </w:r>
        <w:r w:rsidDel="00E63828">
          <w:rPr>
            <w:sz w:val="24"/>
          </w:rPr>
          <w:delText>provider</w:delText>
        </w:r>
        <w:r w:rsidDel="00E63828">
          <w:rPr>
            <w:spacing w:val="-6"/>
            <w:sz w:val="24"/>
          </w:rPr>
          <w:delText xml:space="preserve"> </w:delText>
        </w:r>
        <w:r w:rsidDel="00E63828">
          <w:rPr>
            <w:sz w:val="24"/>
          </w:rPr>
          <w:delText>contact</w:delText>
        </w:r>
        <w:r w:rsidDel="00E63828">
          <w:rPr>
            <w:spacing w:val="-5"/>
            <w:sz w:val="24"/>
          </w:rPr>
          <w:delText xml:space="preserve"> </w:delText>
        </w:r>
        <w:r w:rsidDel="00E63828">
          <w:rPr>
            <w:sz w:val="24"/>
          </w:rPr>
          <w:delText>information,</w:delText>
        </w:r>
        <w:r w:rsidDel="00E63828">
          <w:rPr>
            <w:spacing w:val="-5"/>
            <w:sz w:val="24"/>
          </w:rPr>
          <w:delText xml:space="preserve"> </w:delText>
        </w:r>
        <w:r w:rsidDel="00E63828">
          <w:rPr>
            <w:sz w:val="24"/>
          </w:rPr>
          <w:delText>the SMRC will proceed with calls on days 35 and 40.</w:delText>
        </w:r>
      </w:del>
    </w:p>
    <w:p w14:paraId="703329F7" w14:textId="128410C4" w:rsidR="00D61D72" w:rsidDel="00E63828" w:rsidRDefault="00860DAE">
      <w:pPr>
        <w:pStyle w:val="ListParagraph"/>
        <w:numPr>
          <w:ilvl w:val="1"/>
          <w:numId w:val="35"/>
        </w:numPr>
        <w:tabs>
          <w:tab w:val="left" w:pos="3191"/>
          <w:tab w:val="left" w:pos="3192"/>
        </w:tabs>
        <w:spacing w:before="0"/>
        <w:ind w:right="154"/>
        <w:rPr>
          <w:del w:id="124" w:author="Scott Wakefield" w:date="2026-04-16T12:12:00Z" w16du:dateUtc="2026-04-16T16:12:00Z"/>
          <w:sz w:val="24"/>
        </w:rPr>
      </w:pPr>
      <w:del w:id="125" w:author="Scott Wakefield" w:date="2026-04-16T12:12:00Z" w16du:dateUtc="2026-04-16T16:12:00Z">
        <w:r w:rsidDel="00E63828">
          <w:rPr>
            <w:sz w:val="24"/>
          </w:rPr>
          <w:delText>The SMRC will document all outreach attempts &amp; outcomes (successful, not successful, etc.) for each affected provider and provide CMS</w:delText>
        </w:r>
        <w:r w:rsidDel="00E63828">
          <w:rPr>
            <w:spacing w:val="-4"/>
            <w:sz w:val="24"/>
          </w:rPr>
          <w:delText xml:space="preserve"> </w:delText>
        </w:r>
        <w:r w:rsidDel="00E63828">
          <w:rPr>
            <w:sz w:val="24"/>
          </w:rPr>
          <w:delText>with</w:delText>
        </w:r>
        <w:r w:rsidDel="00E63828">
          <w:rPr>
            <w:spacing w:val="-4"/>
            <w:sz w:val="24"/>
          </w:rPr>
          <w:delText xml:space="preserve"> </w:delText>
        </w:r>
        <w:r w:rsidDel="00E63828">
          <w:rPr>
            <w:sz w:val="24"/>
          </w:rPr>
          <w:delText>information</w:delText>
        </w:r>
        <w:r w:rsidDel="00E63828">
          <w:rPr>
            <w:spacing w:val="-4"/>
            <w:sz w:val="24"/>
          </w:rPr>
          <w:delText xml:space="preserve"> </w:delText>
        </w:r>
        <w:r w:rsidDel="00E63828">
          <w:rPr>
            <w:sz w:val="24"/>
          </w:rPr>
          <w:delText>on</w:delText>
        </w:r>
        <w:r w:rsidDel="00E63828">
          <w:rPr>
            <w:spacing w:val="-4"/>
            <w:sz w:val="24"/>
          </w:rPr>
          <w:delText xml:space="preserve"> </w:delText>
        </w:r>
        <w:r w:rsidDel="00E63828">
          <w:rPr>
            <w:sz w:val="24"/>
          </w:rPr>
          <w:delText>those</w:delText>
        </w:r>
        <w:r w:rsidDel="00E63828">
          <w:rPr>
            <w:spacing w:val="-5"/>
            <w:sz w:val="24"/>
          </w:rPr>
          <w:delText xml:space="preserve"> </w:delText>
        </w:r>
        <w:r w:rsidDel="00E63828">
          <w:rPr>
            <w:sz w:val="24"/>
          </w:rPr>
          <w:delText>attempts</w:delText>
        </w:r>
        <w:r w:rsidDel="00E63828">
          <w:rPr>
            <w:spacing w:val="-4"/>
            <w:sz w:val="24"/>
          </w:rPr>
          <w:delText xml:space="preserve"> </w:delText>
        </w:r>
        <w:r w:rsidDel="00E63828">
          <w:rPr>
            <w:sz w:val="24"/>
          </w:rPr>
          <w:delText>&amp;</w:delText>
        </w:r>
        <w:r w:rsidDel="00E63828">
          <w:rPr>
            <w:spacing w:val="-4"/>
            <w:sz w:val="24"/>
          </w:rPr>
          <w:delText xml:space="preserve"> </w:delText>
        </w:r>
        <w:r w:rsidDel="00E63828">
          <w:rPr>
            <w:sz w:val="24"/>
          </w:rPr>
          <w:delText>outcomes</w:delText>
        </w:r>
        <w:r w:rsidDel="00E63828">
          <w:rPr>
            <w:spacing w:val="-4"/>
            <w:sz w:val="24"/>
          </w:rPr>
          <w:delText xml:space="preserve"> </w:delText>
        </w:r>
        <w:r w:rsidDel="00E63828">
          <w:rPr>
            <w:sz w:val="24"/>
          </w:rPr>
          <w:delText>in</w:delText>
        </w:r>
        <w:r w:rsidDel="00E63828">
          <w:rPr>
            <w:spacing w:val="-4"/>
            <w:sz w:val="24"/>
          </w:rPr>
          <w:delText xml:space="preserve"> </w:delText>
        </w:r>
        <w:r w:rsidDel="00E63828">
          <w:rPr>
            <w:sz w:val="24"/>
          </w:rPr>
          <w:delText>the</w:delText>
        </w:r>
        <w:r w:rsidDel="00E63828">
          <w:rPr>
            <w:spacing w:val="-5"/>
            <w:sz w:val="24"/>
          </w:rPr>
          <w:delText xml:space="preserve"> </w:delText>
        </w:r>
        <w:r w:rsidDel="00E63828">
          <w:rPr>
            <w:sz w:val="24"/>
          </w:rPr>
          <w:delText>interim</w:delText>
        </w:r>
        <w:r w:rsidDel="00E63828">
          <w:rPr>
            <w:spacing w:val="-4"/>
            <w:sz w:val="24"/>
          </w:rPr>
          <w:delText xml:space="preserve"> </w:delText>
        </w:r>
        <w:r w:rsidDel="00E63828">
          <w:rPr>
            <w:sz w:val="24"/>
          </w:rPr>
          <w:delText>and final report.</w:delText>
        </w:r>
      </w:del>
    </w:p>
    <w:p w14:paraId="75DDE6D5" w14:textId="499A8CC2" w:rsidR="00D61D72" w:rsidDel="00E63828" w:rsidRDefault="00860DAE">
      <w:pPr>
        <w:pStyle w:val="ListParagraph"/>
        <w:numPr>
          <w:ilvl w:val="0"/>
          <w:numId w:val="34"/>
        </w:numPr>
        <w:tabs>
          <w:tab w:val="left" w:pos="2399"/>
          <w:tab w:val="left" w:pos="2400"/>
        </w:tabs>
        <w:spacing w:before="0"/>
        <w:ind w:right="405"/>
        <w:rPr>
          <w:del w:id="126" w:author="Scott Wakefield" w:date="2026-04-16T12:12:00Z" w16du:dateUtc="2026-04-16T16:12:00Z"/>
          <w:sz w:val="24"/>
        </w:rPr>
      </w:pPr>
      <w:del w:id="127" w:author="Scott Wakefield" w:date="2026-04-16T12:12:00Z" w16du:dateUtc="2026-04-16T16:12:00Z">
        <w:r w:rsidDel="00E63828">
          <w:rPr>
            <w:sz w:val="24"/>
          </w:rPr>
          <w:delText>If no response to the ADR is received and a reopening is requested by the MAC,</w:delText>
        </w:r>
        <w:r w:rsidDel="00E63828">
          <w:rPr>
            <w:spacing w:val="-4"/>
            <w:sz w:val="24"/>
          </w:rPr>
          <w:delText xml:space="preserve"> </w:delText>
        </w:r>
        <w:r w:rsidDel="00E63828">
          <w:rPr>
            <w:sz w:val="24"/>
          </w:rPr>
          <w:delText>the</w:delText>
        </w:r>
        <w:r w:rsidDel="00E63828">
          <w:rPr>
            <w:spacing w:val="-5"/>
            <w:sz w:val="24"/>
          </w:rPr>
          <w:delText xml:space="preserve"> </w:delText>
        </w:r>
        <w:r w:rsidDel="00E63828">
          <w:rPr>
            <w:sz w:val="24"/>
          </w:rPr>
          <w:delText>SMRC</w:delText>
        </w:r>
        <w:r w:rsidDel="00E63828">
          <w:rPr>
            <w:spacing w:val="-4"/>
            <w:sz w:val="24"/>
          </w:rPr>
          <w:delText xml:space="preserve"> </w:delText>
        </w:r>
        <w:r w:rsidDel="00E63828">
          <w:rPr>
            <w:sz w:val="24"/>
          </w:rPr>
          <w:delText>shall</w:delText>
        </w:r>
        <w:r w:rsidDel="00E63828">
          <w:rPr>
            <w:spacing w:val="-4"/>
            <w:sz w:val="24"/>
          </w:rPr>
          <w:delText xml:space="preserve"> </w:delText>
        </w:r>
        <w:r w:rsidDel="00E63828">
          <w:rPr>
            <w:sz w:val="24"/>
          </w:rPr>
          <w:delText>verify</w:delText>
        </w:r>
        <w:r w:rsidDel="00E63828">
          <w:rPr>
            <w:spacing w:val="-4"/>
            <w:sz w:val="24"/>
          </w:rPr>
          <w:delText xml:space="preserve"> </w:delText>
        </w:r>
        <w:r w:rsidDel="00E63828">
          <w:rPr>
            <w:sz w:val="24"/>
          </w:rPr>
          <w:delText>the</w:delText>
        </w:r>
        <w:r w:rsidDel="00E63828">
          <w:rPr>
            <w:spacing w:val="-5"/>
            <w:sz w:val="24"/>
          </w:rPr>
          <w:delText xml:space="preserve"> </w:delText>
        </w:r>
        <w:r w:rsidDel="00E63828">
          <w:rPr>
            <w:sz w:val="24"/>
          </w:rPr>
          <w:delText>provider</w:delText>
        </w:r>
        <w:r w:rsidDel="00E63828">
          <w:rPr>
            <w:spacing w:val="-5"/>
            <w:sz w:val="24"/>
          </w:rPr>
          <w:delText xml:space="preserve"> </w:delText>
        </w:r>
        <w:r w:rsidDel="00E63828">
          <w:rPr>
            <w:sz w:val="24"/>
          </w:rPr>
          <w:delText>contact</w:delText>
        </w:r>
        <w:r w:rsidDel="00E63828">
          <w:rPr>
            <w:spacing w:val="-2"/>
            <w:sz w:val="24"/>
          </w:rPr>
          <w:delText xml:space="preserve"> </w:delText>
        </w:r>
        <w:r w:rsidDel="00E63828">
          <w:rPr>
            <w:sz w:val="24"/>
          </w:rPr>
          <w:delText>information</w:delText>
        </w:r>
        <w:r w:rsidDel="00E63828">
          <w:rPr>
            <w:spacing w:val="-4"/>
            <w:sz w:val="24"/>
          </w:rPr>
          <w:delText xml:space="preserve"> </w:delText>
        </w:r>
        <w:r w:rsidDel="00E63828">
          <w:rPr>
            <w:sz w:val="24"/>
          </w:rPr>
          <w:delText>with</w:delText>
        </w:r>
        <w:r w:rsidDel="00E63828">
          <w:rPr>
            <w:spacing w:val="-4"/>
            <w:sz w:val="24"/>
          </w:rPr>
          <w:delText xml:space="preserve"> </w:delText>
        </w:r>
        <w:r w:rsidDel="00E63828">
          <w:rPr>
            <w:sz w:val="24"/>
          </w:rPr>
          <w:delText>the</w:delText>
        </w:r>
        <w:r w:rsidDel="00E63828">
          <w:rPr>
            <w:spacing w:val="-5"/>
            <w:sz w:val="24"/>
          </w:rPr>
          <w:delText xml:space="preserve"> </w:delText>
        </w:r>
        <w:r w:rsidDel="00E63828">
          <w:rPr>
            <w:sz w:val="24"/>
          </w:rPr>
          <w:delText>MAC</w:delText>
        </w:r>
      </w:del>
    </w:p>
    <w:p w14:paraId="5CED6E31" w14:textId="2A437AB8" w:rsidR="00D61D72" w:rsidDel="00E63828" w:rsidRDefault="00860DAE">
      <w:pPr>
        <w:pStyle w:val="ListParagraph"/>
        <w:numPr>
          <w:ilvl w:val="1"/>
          <w:numId w:val="34"/>
        </w:numPr>
        <w:tabs>
          <w:tab w:val="left" w:pos="3120"/>
        </w:tabs>
        <w:spacing w:before="6" w:line="232" w:lineRule="auto"/>
        <w:ind w:right="335"/>
        <w:rPr>
          <w:del w:id="128" w:author="Scott Wakefield" w:date="2026-04-16T12:12:00Z" w16du:dateUtc="2026-04-16T16:12:00Z"/>
          <w:sz w:val="24"/>
        </w:rPr>
      </w:pPr>
      <w:del w:id="129" w:author="Scott Wakefield" w:date="2026-04-16T12:12:00Z" w16du:dateUtc="2026-04-16T16:12:00Z">
        <w:r w:rsidDel="00E63828">
          <w:rPr>
            <w:sz w:val="24"/>
          </w:rPr>
          <w:delText>The SMRC will document verification and/or changes in contact information.</w:delText>
        </w:r>
        <w:r w:rsidDel="00E63828">
          <w:rPr>
            <w:spacing w:val="-5"/>
            <w:sz w:val="24"/>
          </w:rPr>
          <w:delText xml:space="preserve"> </w:delText>
        </w:r>
        <w:r w:rsidDel="00E63828">
          <w:rPr>
            <w:sz w:val="24"/>
          </w:rPr>
          <w:delText>The</w:delText>
        </w:r>
        <w:r w:rsidDel="00E63828">
          <w:rPr>
            <w:spacing w:val="-6"/>
            <w:sz w:val="24"/>
          </w:rPr>
          <w:delText xml:space="preserve"> </w:delText>
        </w:r>
        <w:r w:rsidDel="00E63828">
          <w:rPr>
            <w:sz w:val="24"/>
          </w:rPr>
          <w:delText>SMRC</w:delText>
        </w:r>
        <w:r w:rsidDel="00E63828">
          <w:rPr>
            <w:spacing w:val="-5"/>
            <w:sz w:val="24"/>
          </w:rPr>
          <w:delText xml:space="preserve"> </w:delText>
        </w:r>
        <w:r w:rsidDel="00E63828">
          <w:rPr>
            <w:sz w:val="24"/>
          </w:rPr>
          <w:delText>shall</w:delText>
        </w:r>
        <w:r w:rsidDel="00E63828">
          <w:rPr>
            <w:spacing w:val="-5"/>
            <w:sz w:val="24"/>
          </w:rPr>
          <w:delText xml:space="preserve"> </w:delText>
        </w:r>
        <w:r w:rsidDel="00E63828">
          <w:rPr>
            <w:sz w:val="24"/>
          </w:rPr>
          <w:delText>store</w:delText>
        </w:r>
        <w:r w:rsidDel="00E63828">
          <w:rPr>
            <w:spacing w:val="-6"/>
            <w:sz w:val="24"/>
          </w:rPr>
          <w:delText xml:space="preserve"> </w:delText>
        </w:r>
        <w:r w:rsidDel="00E63828">
          <w:rPr>
            <w:sz w:val="24"/>
          </w:rPr>
          <w:delText>and</w:delText>
        </w:r>
        <w:r w:rsidDel="00E63828">
          <w:rPr>
            <w:spacing w:val="-5"/>
            <w:sz w:val="24"/>
          </w:rPr>
          <w:delText xml:space="preserve"> </w:delText>
        </w:r>
        <w:r w:rsidDel="00E63828">
          <w:rPr>
            <w:sz w:val="24"/>
          </w:rPr>
          <w:delText>keep</w:delText>
        </w:r>
        <w:r w:rsidDel="00E63828">
          <w:rPr>
            <w:spacing w:val="-3"/>
            <w:sz w:val="24"/>
          </w:rPr>
          <w:delText xml:space="preserve"> </w:delText>
        </w:r>
        <w:r w:rsidDel="00E63828">
          <w:rPr>
            <w:sz w:val="24"/>
          </w:rPr>
          <w:delText>any</w:delText>
        </w:r>
        <w:r w:rsidDel="00E63828">
          <w:rPr>
            <w:spacing w:val="-3"/>
            <w:sz w:val="24"/>
          </w:rPr>
          <w:delText xml:space="preserve"> </w:delText>
        </w:r>
        <w:r w:rsidDel="00E63828">
          <w:rPr>
            <w:sz w:val="24"/>
          </w:rPr>
          <w:delText>new</w:delText>
        </w:r>
        <w:r w:rsidDel="00E63828">
          <w:rPr>
            <w:spacing w:val="-6"/>
            <w:sz w:val="24"/>
          </w:rPr>
          <w:delText xml:space="preserve"> </w:delText>
        </w:r>
        <w:r w:rsidDel="00E63828">
          <w:rPr>
            <w:sz w:val="24"/>
          </w:rPr>
          <w:delText>provider</w:delText>
        </w:r>
        <w:r w:rsidDel="00E63828">
          <w:rPr>
            <w:spacing w:val="-4"/>
            <w:sz w:val="24"/>
          </w:rPr>
          <w:delText xml:space="preserve"> </w:delText>
        </w:r>
        <w:r w:rsidDel="00E63828">
          <w:rPr>
            <w:sz w:val="24"/>
          </w:rPr>
          <w:delText>contact information for future reference.</w:delText>
        </w:r>
        <w:r w:rsidDel="00E63828">
          <w:rPr>
            <w:spacing w:val="40"/>
            <w:sz w:val="24"/>
          </w:rPr>
          <w:delText xml:space="preserve"> </w:delText>
        </w:r>
        <w:r w:rsidDel="00E63828">
          <w:rPr>
            <w:sz w:val="24"/>
          </w:rPr>
          <w:delText>The SMRC shall provide this information in the interim and final reports.</w:delText>
        </w:r>
      </w:del>
    </w:p>
    <w:p w14:paraId="1BA92E89" w14:textId="6E8E97F2" w:rsidR="00D61D72" w:rsidDel="00E63828" w:rsidRDefault="00860DAE">
      <w:pPr>
        <w:pStyle w:val="ListParagraph"/>
        <w:numPr>
          <w:ilvl w:val="1"/>
          <w:numId w:val="39"/>
        </w:numPr>
        <w:tabs>
          <w:tab w:val="left" w:pos="1578"/>
          <w:tab w:val="left" w:pos="1579"/>
        </w:tabs>
        <w:spacing w:before="5"/>
        <w:ind w:left="1578" w:hanging="361"/>
        <w:rPr>
          <w:del w:id="130" w:author="Scott Wakefield" w:date="2026-04-16T12:12:00Z" w16du:dateUtc="2026-04-16T16:12:00Z"/>
          <w:rFonts w:ascii="Symbol" w:hAnsi="Symbol"/>
          <w:sz w:val="20"/>
        </w:rPr>
      </w:pPr>
      <w:del w:id="131" w:author="Scott Wakefield" w:date="2026-04-16T12:12:00Z" w16du:dateUtc="2026-04-16T16:12:00Z">
        <w:r w:rsidDel="00E63828">
          <w:rPr>
            <w:sz w:val="24"/>
          </w:rPr>
          <w:delText>Interim</w:delText>
        </w:r>
        <w:r w:rsidDel="00E63828">
          <w:rPr>
            <w:spacing w:val="-2"/>
            <w:sz w:val="24"/>
          </w:rPr>
          <w:delText xml:space="preserve"> </w:delText>
        </w:r>
        <w:r w:rsidDel="00E63828">
          <w:rPr>
            <w:sz w:val="24"/>
          </w:rPr>
          <w:delText>Report</w:delText>
        </w:r>
        <w:r w:rsidDel="00E63828">
          <w:rPr>
            <w:spacing w:val="-1"/>
            <w:sz w:val="24"/>
          </w:rPr>
          <w:delText xml:space="preserve"> </w:delText>
        </w:r>
        <w:r w:rsidDel="00E63828">
          <w:rPr>
            <w:sz w:val="24"/>
          </w:rPr>
          <w:delText>is</w:delText>
        </w:r>
        <w:r w:rsidDel="00E63828">
          <w:rPr>
            <w:spacing w:val="-1"/>
            <w:sz w:val="24"/>
          </w:rPr>
          <w:delText xml:space="preserve"> </w:delText>
        </w:r>
        <w:r w:rsidDel="00E63828">
          <w:rPr>
            <w:sz w:val="24"/>
          </w:rPr>
          <w:delText>due</w:delText>
        </w:r>
        <w:r w:rsidDel="00E63828">
          <w:rPr>
            <w:spacing w:val="-2"/>
            <w:sz w:val="24"/>
          </w:rPr>
          <w:delText xml:space="preserve"> </w:delText>
        </w:r>
        <w:r w:rsidDel="00E63828">
          <w:rPr>
            <w:sz w:val="24"/>
          </w:rPr>
          <w:delText>no</w:delText>
        </w:r>
        <w:r w:rsidDel="00E63828">
          <w:rPr>
            <w:spacing w:val="1"/>
            <w:sz w:val="24"/>
          </w:rPr>
          <w:delText xml:space="preserve"> </w:delText>
        </w:r>
        <w:r w:rsidDel="00E63828">
          <w:rPr>
            <w:sz w:val="24"/>
          </w:rPr>
          <w:delText>later</w:delText>
        </w:r>
        <w:r w:rsidDel="00E63828">
          <w:rPr>
            <w:spacing w:val="-2"/>
            <w:sz w:val="24"/>
          </w:rPr>
          <w:delText xml:space="preserve"> </w:delText>
        </w:r>
        <w:r w:rsidDel="00E63828">
          <w:rPr>
            <w:sz w:val="24"/>
          </w:rPr>
          <w:delText>than</w:delText>
        </w:r>
        <w:r w:rsidDel="00E63828">
          <w:rPr>
            <w:spacing w:val="-1"/>
            <w:sz w:val="24"/>
          </w:rPr>
          <w:delText xml:space="preserve"> </w:delText>
        </w:r>
        <w:r w:rsidDel="00E63828">
          <w:rPr>
            <w:sz w:val="24"/>
          </w:rPr>
          <w:delText>March</w:delText>
        </w:r>
        <w:r w:rsidDel="00E63828">
          <w:rPr>
            <w:spacing w:val="-1"/>
            <w:sz w:val="24"/>
          </w:rPr>
          <w:delText xml:space="preserve"> </w:delText>
        </w:r>
        <w:r w:rsidDel="00E63828">
          <w:rPr>
            <w:sz w:val="24"/>
          </w:rPr>
          <w:delText>31,</w:delText>
        </w:r>
        <w:r w:rsidDel="00E63828">
          <w:rPr>
            <w:spacing w:val="-1"/>
            <w:sz w:val="24"/>
          </w:rPr>
          <w:delText xml:space="preserve"> </w:delText>
        </w:r>
        <w:r w:rsidDel="00E63828">
          <w:rPr>
            <w:spacing w:val="-4"/>
            <w:sz w:val="24"/>
          </w:rPr>
          <w:delText>2024</w:delText>
        </w:r>
      </w:del>
    </w:p>
    <w:p w14:paraId="446B045A" w14:textId="0F968F13" w:rsidR="00D61D72" w:rsidDel="00E63828" w:rsidRDefault="00860DAE">
      <w:pPr>
        <w:pStyle w:val="ListParagraph"/>
        <w:numPr>
          <w:ilvl w:val="0"/>
          <w:numId w:val="33"/>
        </w:numPr>
        <w:tabs>
          <w:tab w:val="left" w:pos="2384"/>
          <w:tab w:val="left" w:pos="2385"/>
        </w:tabs>
        <w:spacing w:before="9" w:line="247" w:lineRule="auto"/>
        <w:ind w:right="350"/>
        <w:rPr>
          <w:del w:id="132" w:author="Scott Wakefield" w:date="2026-04-16T12:12:00Z" w16du:dateUtc="2026-04-16T16:12:00Z"/>
          <w:sz w:val="24"/>
        </w:rPr>
      </w:pPr>
      <w:del w:id="133" w:author="Scott Wakefield" w:date="2026-04-16T12:12:00Z" w16du:dateUtc="2026-04-16T16:12:00Z">
        <w:r w:rsidDel="00E63828">
          <w:rPr>
            <w:sz w:val="24"/>
          </w:rPr>
          <w:delText>The CAA requires submission of an interim report to Congress (RTC). Much of the information in the RTC will come directly from the SMRC Initial Project</w:delText>
        </w:r>
        <w:r w:rsidDel="00E63828">
          <w:rPr>
            <w:spacing w:val="-4"/>
            <w:sz w:val="24"/>
          </w:rPr>
          <w:delText xml:space="preserve"> </w:delText>
        </w:r>
        <w:r w:rsidDel="00E63828">
          <w:rPr>
            <w:sz w:val="24"/>
          </w:rPr>
          <w:delText>report</w:delText>
        </w:r>
        <w:r w:rsidDel="00E63828">
          <w:rPr>
            <w:spacing w:val="-4"/>
            <w:sz w:val="24"/>
          </w:rPr>
          <w:delText xml:space="preserve"> </w:delText>
        </w:r>
        <w:r w:rsidDel="00E63828">
          <w:rPr>
            <w:sz w:val="24"/>
          </w:rPr>
          <w:delText>(in</w:delText>
        </w:r>
        <w:r w:rsidDel="00E63828">
          <w:rPr>
            <w:spacing w:val="-4"/>
            <w:sz w:val="24"/>
          </w:rPr>
          <w:delText xml:space="preserve"> </w:delText>
        </w:r>
        <w:r w:rsidDel="00E63828">
          <w:rPr>
            <w:sz w:val="24"/>
          </w:rPr>
          <w:delText>whole</w:delText>
        </w:r>
        <w:r w:rsidDel="00E63828">
          <w:rPr>
            <w:spacing w:val="-3"/>
            <w:sz w:val="24"/>
          </w:rPr>
          <w:delText xml:space="preserve"> </w:delText>
        </w:r>
        <w:r w:rsidDel="00E63828">
          <w:rPr>
            <w:sz w:val="24"/>
          </w:rPr>
          <w:delText>or</w:delText>
        </w:r>
        <w:r w:rsidDel="00E63828">
          <w:rPr>
            <w:spacing w:val="-5"/>
            <w:sz w:val="24"/>
          </w:rPr>
          <w:delText xml:space="preserve"> </w:delText>
        </w:r>
        <w:r w:rsidDel="00E63828">
          <w:rPr>
            <w:sz w:val="24"/>
          </w:rPr>
          <w:delText>in</w:delText>
        </w:r>
        <w:r w:rsidDel="00E63828">
          <w:rPr>
            <w:spacing w:val="-4"/>
            <w:sz w:val="24"/>
          </w:rPr>
          <w:delText xml:space="preserve"> </w:delText>
        </w:r>
        <w:r w:rsidDel="00E63828">
          <w:rPr>
            <w:sz w:val="24"/>
          </w:rPr>
          <w:delText>pertinent</w:delText>
        </w:r>
        <w:r w:rsidDel="00E63828">
          <w:rPr>
            <w:spacing w:val="-4"/>
            <w:sz w:val="24"/>
          </w:rPr>
          <w:delText xml:space="preserve"> </w:delText>
        </w:r>
        <w:r w:rsidDel="00E63828">
          <w:rPr>
            <w:sz w:val="24"/>
          </w:rPr>
          <w:delText>part).</w:delText>
        </w:r>
        <w:r w:rsidDel="00E63828">
          <w:rPr>
            <w:spacing w:val="-2"/>
            <w:sz w:val="24"/>
          </w:rPr>
          <w:delText xml:space="preserve"> </w:delText>
        </w:r>
        <w:r w:rsidDel="00E63828">
          <w:rPr>
            <w:sz w:val="24"/>
          </w:rPr>
          <w:delText>As</w:delText>
        </w:r>
        <w:r w:rsidDel="00E63828">
          <w:rPr>
            <w:spacing w:val="-4"/>
            <w:sz w:val="24"/>
          </w:rPr>
          <w:delText xml:space="preserve"> </w:delText>
        </w:r>
        <w:r w:rsidDel="00E63828">
          <w:rPr>
            <w:sz w:val="24"/>
          </w:rPr>
          <w:delText>such,</w:delText>
        </w:r>
        <w:r w:rsidDel="00E63828">
          <w:rPr>
            <w:spacing w:val="-4"/>
            <w:sz w:val="24"/>
          </w:rPr>
          <w:delText xml:space="preserve"> </w:delText>
        </w:r>
        <w:r w:rsidDel="00E63828">
          <w:rPr>
            <w:sz w:val="24"/>
          </w:rPr>
          <w:delText>the</w:delText>
        </w:r>
        <w:r w:rsidDel="00E63828">
          <w:rPr>
            <w:spacing w:val="-3"/>
            <w:sz w:val="24"/>
          </w:rPr>
          <w:delText xml:space="preserve"> </w:delText>
        </w:r>
        <w:r w:rsidDel="00E63828">
          <w:rPr>
            <w:sz w:val="24"/>
          </w:rPr>
          <w:delText>Initial</w:delText>
        </w:r>
        <w:r w:rsidDel="00E63828">
          <w:rPr>
            <w:spacing w:val="-4"/>
            <w:sz w:val="24"/>
          </w:rPr>
          <w:delText xml:space="preserve"> </w:delText>
        </w:r>
        <w:r w:rsidDel="00E63828">
          <w:rPr>
            <w:sz w:val="24"/>
          </w:rPr>
          <w:delText>Project</w:delText>
        </w:r>
        <w:r w:rsidDel="00E63828">
          <w:rPr>
            <w:spacing w:val="-4"/>
            <w:sz w:val="24"/>
          </w:rPr>
          <w:delText xml:space="preserve"> </w:delText>
        </w:r>
        <w:r w:rsidDel="00E63828">
          <w:rPr>
            <w:sz w:val="24"/>
          </w:rPr>
          <w:delText>report shall be</w:delText>
        </w:r>
        <w:r w:rsidDel="00E63828">
          <w:rPr>
            <w:spacing w:val="-1"/>
            <w:sz w:val="24"/>
          </w:rPr>
          <w:delText xml:space="preserve"> </w:delText>
        </w:r>
        <w:r w:rsidDel="00E63828">
          <w:rPr>
            <w:sz w:val="24"/>
          </w:rPr>
          <w:delText>written as if</w:delText>
        </w:r>
        <w:r w:rsidDel="00E63828">
          <w:rPr>
            <w:spacing w:val="-1"/>
            <w:sz w:val="24"/>
          </w:rPr>
          <w:delText xml:space="preserve"> </w:delText>
        </w:r>
        <w:r w:rsidDel="00E63828">
          <w:rPr>
            <w:sz w:val="24"/>
          </w:rPr>
          <w:delText>prepared for</w:delText>
        </w:r>
        <w:r w:rsidDel="00E63828">
          <w:rPr>
            <w:spacing w:val="-1"/>
            <w:sz w:val="24"/>
          </w:rPr>
          <w:delText xml:space="preserve"> </w:delText>
        </w:r>
        <w:r w:rsidDel="00E63828">
          <w:rPr>
            <w:sz w:val="24"/>
          </w:rPr>
          <w:delText>viewing by the</w:delText>
        </w:r>
        <w:r w:rsidDel="00E63828">
          <w:rPr>
            <w:spacing w:val="-1"/>
            <w:sz w:val="24"/>
          </w:rPr>
          <w:delText xml:space="preserve"> </w:delText>
        </w:r>
        <w:r w:rsidDel="00E63828">
          <w:rPr>
            <w:sz w:val="24"/>
          </w:rPr>
          <w:delText>general public. For example, plain language shall be used throughout the report. Technical terminology if used, must be supported by explanations that can be understood by a non- clinical audience, to the extent possible. The format of the Interim Project report shall remain unchanged from the Initial Project report except for the addition of the following sections:</w:delText>
        </w:r>
      </w:del>
    </w:p>
    <w:p w14:paraId="5892CE94" w14:textId="3439339D" w:rsidR="00D61D72" w:rsidDel="00E63828" w:rsidRDefault="00860DAE">
      <w:pPr>
        <w:pStyle w:val="ListParagraph"/>
        <w:numPr>
          <w:ilvl w:val="1"/>
          <w:numId w:val="33"/>
        </w:numPr>
        <w:tabs>
          <w:tab w:val="left" w:pos="3191"/>
          <w:tab w:val="left" w:pos="3192"/>
        </w:tabs>
        <w:spacing w:before="0" w:line="274" w:lineRule="exact"/>
        <w:ind w:hanging="361"/>
        <w:rPr>
          <w:del w:id="134" w:author="Scott Wakefield" w:date="2026-04-16T12:12:00Z" w16du:dateUtc="2026-04-16T16:12:00Z"/>
          <w:sz w:val="24"/>
        </w:rPr>
      </w:pPr>
      <w:del w:id="135" w:author="Scott Wakefield" w:date="2026-04-16T12:12:00Z" w16du:dateUtc="2026-04-16T16:12:00Z">
        <w:r w:rsidDel="00E63828">
          <w:rPr>
            <w:sz w:val="24"/>
          </w:rPr>
          <w:delText>Provider</w:delText>
        </w:r>
        <w:r w:rsidDel="00E63828">
          <w:rPr>
            <w:spacing w:val="-3"/>
            <w:sz w:val="24"/>
          </w:rPr>
          <w:delText xml:space="preserve"> </w:delText>
        </w:r>
        <w:r w:rsidDel="00E63828">
          <w:rPr>
            <w:spacing w:val="-2"/>
            <w:sz w:val="24"/>
          </w:rPr>
          <w:delText>Outreach</w:delText>
        </w:r>
      </w:del>
    </w:p>
    <w:p w14:paraId="130BF476" w14:textId="1183C0E6" w:rsidR="00D61D72" w:rsidDel="00E63828" w:rsidRDefault="00860DAE">
      <w:pPr>
        <w:pStyle w:val="ListParagraph"/>
        <w:numPr>
          <w:ilvl w:val="2"/>
          <w:numId w:val="33"/>
        </w:numPr>
        <w:tabs>
          <w:tab w:val="left" w:pos="3997"/>
          <w:tab w:val="left" w:pos="3998"/>
        </w:tabs>
        <w:spacing w:before="7" w:line="247" w:lineRule="auto"/>
        <w:ind w:right="743"/>
        <w:rPr>
          <w:del w:id="136" w:author="Scott Wakefield" w:date="2026-04-16T12:12:00Z" w16du:dateUtc="2026-04-16T16:12:00Z"/>
          <w:sz w:val="24"/>
        </w:rPr>
      </w:pPr>
      <w:del w:id="137" w:author="Scott Wakefield" w:date="2026-04-16T12:12:00Z" w16du:dateUtc="2026-04-16T16:12:00Z">
        <w:r w:rsidDel="00E63828">
          <w:rPr>
            <w:sz w:val="24"/>
          </w:rPr>
          <w:delText>The</w:delText>
        </w:r>
        <w:r w:rsidDel="00E63828">
          <w:rPr>
            <w:spacing w:val="-6"/>
            <w:sz w:val="24"/>
          </w:rPr>
          <w:delText xml:space="preserve"> </w:delText>
        </w:r>
        <w:r w:rsidDel="00E63828">
          <w:rPr>
            <w:sz w:val="24"/>
          </w:rPr>
          <w:delText>SMRC</w:delText>
        </w:r>
        <w:r w:rsidDel="00E63828">
          <w:rPr>
            <w:spacing w:val="-5"/>
            <w:sz w:val="24"/>
          </w:rPr>
          <w:delText xml:space="preserve"> </w:delText>
        </w:r>
        <w:r w:rsidDel="00E63828">
          <w:rPr>
            <w:sz w:val="24"/>
          </w:rPr>
          <w:delText>shall</w:delText>
        </w:r>
        <w:r w:rsidDel="00E63828">
          <w:rPr>
            <w:spacing w:val="-5"/>
            <w:sz w:val="24"/>
          </w:rPr>
          <w:delText xml:space="preserve"> </w:delText>
        </w:r>
        <w:r w:rsidDel="00E63828">
          <w:rPr>
            <w:sz w:val="24"/>
          </w:rPr>
          <w:delText>describe</w:delText>
        </w:r>
        <w:r w:rsidDel="00E63828">
          <w:rPr>
            <w:spacing w:val="-6"/>
            <w:sz w:val="24"/>
          </w:rPr>
          <w:delText xml:space="preserve"> </w:delText>
        </w:r>
        <w:r w:rsidDel="00E63828">
          <w:rPr>
            <w:sz w:val="24"/>
          </w:rPr>
          <w:delText>the</w:delText>
        </w:r>
        <w:r w:rsidDel="00E63828">
          <w:rPr>
            <w:spacing w:val="-6"/>
            <w:sz w:val="24"/>
          </w:rPr>
          <w:delText xml:space="preserve"> </w:delText>
        </w:r>
        <w:r w:rsidDel="00E63828">
          <w:rPr>
            <w:sz w:val="24"/>
          </w:rPr>
          <w:delText>provider</w:delText>
        </w:r>
        <w:r w:rsidDel="00E63828">
          <w:rPr>
            <w:spacing w:val="-6"/>
            <w:sz w:val="24"/>
          </w:rPr>
          <w:delText xml:space="preserve"> </w:delText>
        </w:r>
        <w:r w:rsidDel="00E63828">
          <w:rPr>
            <w:sz w:val="24"/>
          </w:rPr>
          <w:delText>outreach</w:delText>
        </w:r>
        <w:r w:rsidDel="00E63828">
          <w:rPr>
            <w:spacing w:val="-5"/>
            <w:sz w:val="24"/>
          </w:rPr>
          <w:delText xml:space="preserve"> </w:delText>
        </w:r>
        <w:r w:rsidDel="00E63828">
          <w:rPr>
            <w:sz w:val="24"/>
          </w:rPr>
          <w:delText>efforts</w:delText>
        </w:r>
        <w:r w:rsidDel="00E63828">
          <w:rPr>
            <w:spacing w:val="-5"/>
            <w:sz w:val="24"/>
          </w:rPr>
          <w:delText xml:space="preserve"> </w:delText>
        </w:r>
        <w:r w:rsidDel="00E63828">
          <w:rPr>
            <w:sz w:val="24"/>
          </w:rPr>
          <w:delText>in place for non-responders</w:delText>
        </w:r>
      </w:del>
    </w:p>
    <w:p w14:paraId="4CAE0D89" w14:textId="3C0BE6DA" w:rsidR="00D61D72" w:rsidDel="00E63828" w:rsidRDefault="00860DAE">
      <w:pPr>
        <w:pStyle w:val="ListParagraph"/>
        <w:numPr>
          <w:ilvl w:val="1"/>
          <w:numId w:val="33"/>
        </w:numPr>
        <w:tabs>
          <w:tab w:val="left" w:pos="3191"/>
          <w:tab w:val="left" w:pos="3192"/>
        </w:tabs>
        <w:spacing w:before="1"/>
        <w:ind w:hanging="361"/>
        <w:rPr>
          <w:del w:id="138" w:author="Scott Wakefield" w:date="2026-04-16T12:12:00Z" w16du:dateUtc="2026-04-16T16:12:00Z"/>
          <w:sz w:val="24"/>
        </w:rPr>
      </w:pPr>
      <w:del w:id="139" w:author="Scott Wakefield" w:date="2026-04-16T12:12:00Z" w16du:dateUtc="2026-04-16T16:12:00Z">
        <w:r w:rsidDel="00E63828">
          <w:rPr>
            <w:sz w:val="24"/>
          </w:rPr>
          <w:delText>Analysis</w:delText>
        </w:r>
        <w:r w:rsidDel="00E63828">
          <w:rPr>
            <w:spacing w:val="-3"/>
            <w:sz w:val="24"/>
          </w:rPr>
          <w:delText xml:space="preserve"> </w:delText>
        </w:r>
        <w:r w:rsidDel="00E63828">
          <w:rPr>
            <w:sz w:val="24"/>
          </w:rPr>
          <w:delText>of</w:delText>
        </w:r>
        <w:r w:rsidDel="00E63828">
          <w:rPr>
            <w:spacing w:val="-2"/>
            <w:sz w:val="24"/>
          </w:rPr>
          <w:delText xml:space="preserve"> Findings</w:delText>
        </w:r>
      </w:del>
    </w:p>
    <w:p w14:paraId="4C4A233A" w14:textId="452C31EC" w:rsidR="00D61D72" w:rsidDel="00E63828" w:rsidRDefault="00860DAE">
      <w:pPr>
        <w:pStyle w:val="ListParagraph"/>
        <w:numPr>
          <w:ilvl w:val="2"/>
          <w:numId w:val="33"/>
        </w:numPr>
        <w:tabs>
          <w:tab w:val="left" w:pos="3997"/>
          <w:tab w:val="left" w:pos="3998"/>
        </w:tabs>
        <w:spacing w:before="7" w:line="247" w:lineRule="auto"/>
        <w:ind w:right="345"/>
        <w:rPr>
          <w:del w:id="140" w:author="Scott Wakefield" w:date="2026-04-16T12:12:00Z" w16du:dateUtc="2026-04-16T16:12:00Z"/>
          <w:sz w:val="24"/>
        </w:rPr>
      </w:pPr>
      <w:del w:id="141" w:author="Scott Wakefield" w:date="2026-04-16T12:12:00Z" w16du:dateUtc="2026-04-16T16:12:00Z">
        <w:r w:rsidDel="00E63828">
          <w:rPr>
            <w:sz w:val="24"/>
          </w:rPr>
          <w:delText>A section shall be added to the Initial Project report titled “Analysis of Findings”. In this section, the SMRC will identify</w:delText>
        </w:r>
        <w:r w:rsidDel="00E63828">
          <w:rPr>
            <w:spacing w:val="-4"/>
            <w:sz w:val="24"/>
          </w:rPr>
          <w:delText xml:space="preserve"> </w:delText>
        </w:r>
        <w:r w:rsidDel="00E63828">
          <w:rPr>
            <w:sz w:val="24"/>
          </w:rPr>
          <w:delText>the</w:delText>
        </w:r>
        <w:r w:rsidDel="00E63828">
          <w:rPr>
            <w:spacing w:val="-5"/>
            <w:sz w:val="24"/>
          </w:rPr>
          <w:delText xml:space="preserve"> </w:delText>
        </w:r>
        <w:r w:rsidDel="00E63828">
          <w:rPr>
            <w:sz w:val="24"/>
          </w:rPr>
          <w:delText>areas</w:delText>
        </w:r>
        <w:r w:rsidDel="00E63828">
          <w:rPr>
            <w:spacing w:val="-4"/>
            <w:sz w:val="24"/>
          </w:rPr>
          <w:delText xml:space="preserve"> </w:delText>
        </w:r>
        <w:r w:rsidDel="00E63828">
          <w:rPr>
            <w:sz w:val="24"/>
          </w:rPr>
          <w:delText>of</w:delText>
        </w:r>
        <w:r w:rsidDel="00E63828">
          <w:rPr>
            <w:spacing w:val="-5"/>
            <w:sz w:val="24"/>
          </w:rPr>
          <w:delText xml:space="preserve"> </w:delText>
        </w:r>
        <w:r w:rsidDel="00E63828">
          <w:rPr>
            <w:sz w:val="24"/>
          </w:rPr>
          <w:delText>focus</w:delText>
        </w:r>
        <w:r w:rsidDel="00E63828">
          <w:rPr>
            <w:spacing w:val="-4"/>
            <w:sz w:val="24"/>
          </w:rPr>
          <w:delText xml:space="preserve"> </w:delText>
        </w:r>
        <w:r w:rsidDel="00E63828">
          <w:rPr>
            <w:sz w:val="24"/>
          </w:rPr>
          <w:delText>for</w:delText>
        </w:r>
        <w:r w:rsidDel="00E63828">
          <w:rPr>
            <w:spacing w:val="-5"/>
            <w:sz w:val="24"/>
          </w:rPr>
          <w:delText xml:space="preserve"> </w:delText>
        </w:r>
        <w:r w:rsidDel="00E63828">
          <w:rPr>
            <w:sz w:val="24"/>
          </w:rPr>
          <w:delText>the</w:delText>
        </w:r>
        <w:r w:rsidDel="00E63828">
          <w:rPr>
            <w:spacing w:val="-5"/>
            <w:sz w:val="24"/>
          </w:rPr>
          <w:delText xml:space="preserve"> </w:delText>
        </w:r>
        <w:r w:rsidDel="00E63828">
          <w:rPr>
            <w:sz w:val="24"/>
          </w:rPr>
          <w:delText>detailed</w:delText>
        </w:r>
        <w:r w:rsidDel="00E63828">
          <w:rPr>
            <w:spacing w:val="-2"/>
            <w:sz w:val="24"/>
          </w:rPr>
          <w:delText xml:space="preserve"> </w:delText>
        </w:r>
        <w:r w:rsidDel="00E63828">
          <w:rPr>
            <w:sz w:val="24"/>
          </w:rPr>
          <w:delText>analysis</w:delText>
        </w:r>
        <w:r w:rsidDel="00E63828">
          <w:rPr>
            <w:spacing w:val="-4"/>
            <w:sz w:val="24"/>
          </w:rPr>
          <w:delText xml:space="preserve"> </w:delText>
        </w:r>
        <w:r w:rsidDel="00E63828">
          <w:rPr>
            <w:sz w:val="24"/>
          </w:rPr>
          <w:delText>of</w:delText>
        </w:r>
        <w:r w:rsidDel="00E63828">
          <w:rPr>
            <w:spacing w:val="-5"/>
            <w:sz w:val="24"/>
          </w:rPr>
          <w:delText xml:space="preserve"> </w:delText>
        </w:r>
        <w:r w:rsidDel="00E63828">
          <w:rPr>
            <w:sz w:val="24"/>
          </w:rPr>
          <w:delText>medical review findings required under the CAA and outlined above</w:delText>
        </w:r>
      </w:del>
    </w:p>
    <w:p w14:paraId="53363578" w14:textId="6919445C" w:rsidR="00D61D72" w:rsidDel="00E63828" w:rsidRDefault="00860DAE">
      <w:pPr>
        <w:pStyle w:val="ListParagraph"/>
        <w:numPr>
          <w:ilvl w:val="1"/>
          <w:numId w:val="33"/>
        </w:numPr>
        <w:tabs>
          <w:tab w:val="left" w:pos="3191"/>
          <w:tab w:val="left" w:pos="3192"/>
        </w:tabs>
        <w:spacing w:before="1"/>
        <w:ind w:hanging="361"/>
        <w:rPr>
          <w:del w:id="142" w:author="Scott Wakefield" w:date="2026-04-16T12:12:00Z" w16du:dateUtc="2026-04-16T16:12:00Z"/>
          <w:sz w:val="24"/>
        </w:rPr>
      </w:pPr>
      <w:del w:id="143" w:author="Scott Wakefield" w:date="2026-04-16T12:12:00Z" w16du:dateUtc="2026-04-16T16:12:00Z">
        <w:r w:rsidDel="00E63828">
          <w:rPr>
            <w:sz w:val="24"/>
          </w:rPr>
          <w:delText>Summary</w:delText>
        </w:r>
        <w:r w:rsidDel="00E63828">
          <w:rPr>
            <w:spacing w:val="-2"/>
            <w:sz w:val="24"/>
          </w:rPr>
          <w:delText xml:space="preserve"> </w:delText>
        </w:r>
        <w:r w:rsidDel="00E63828">
          <w:rPr>
            <w:sz w:val="24"/>
          </w:rPr>
          <w:delText>of</w:delText>
        </w:r>
        <w:r w:rsidDel="00E63828">
          <w:rPr>
            <w:spacing w:val="-3"/>
            <w:sz w:val="24"/>
          </w:rPr>
          <w:delText xml:space="preserve"> </w:delText>
        </w:r>
        <w:r w:rsidDel="00E63828">
          <w:rPr>
            <w:sz w:val="24"/>
          </w:rPr>
          <w:delText>Medical</w:delText>
        </w:r>
        <w:r w:rsidDel="00E63828">
          <w:rPr>
            <w:spacing w:val="-1"/>
            <w:sz w:val="24"/>
          </w:rPr>
          <w:delText xml:space="preserve"> </w:delText>
        </w:r>
        <w:r w:rsidDel="00E63828">
          <w:rPr>
            <w:spacing w:val="-2"/>
            <w:sz w:val="24"/>
          </w:rPr>
          <w:delText>Review</w:delText>
        </w:r>
      </w:del>
    </w:p>
    <w:p w14:paraId="61AE2EC8" w14:textId="0719AC84" w:rsidR="00D61D72" w:rsidDel="00E63828" w:rsidRDefault="00860DAE">
      <w:pPr>
        <w:pStyle w:val="ListParagraph"/>
        <w:numPr>
          <w:ilvl w:val="2"/>
          <w:numId w:val="33"/>
        </w:numPr>
        <w:tabs>
          <w:tab w:val="left" w:pos="3997"/>
          <w:tab w:val="left" w:pos="3998"/>
        </w:tabs>
        <w:spacing w:before="7" w:line="247" w:lineRule="auto"/>
        <w:ind w:right="615"/>
        <w:rPr>
          <w:del w:id="144" w:author="Scott Wakefield" w:date="2026-04-16T12:12:00Z" w16du:dateUtc="2026-04-16T16:12:00Z"/>
          <w:sz w:val="24"/>
        </w:rPr>
      </w:pPr>
      <w:del w:id="145" w:author="Scott Wakefield" w:date="2026-04-16T12:12:00Z" w16du:dateUtc="2026-04-16T16:12:00Z">
        <w:r w:rsidDel="00E63828">
          <w:rPr>
            <w:sz w:val="24"/>
          </w:rPr>
          <w:delText>The</w:delText>
        </w:r>
        <w:r w:rsidDel="00E63828">
          <w:rPr>
            <w:spacing w:val="-5"/>
            <w:sz w:val="24"/>
          </w:rPr>
          <w:delText xml:space="preserve"> </w:delText>
        </w:r>
        <w:r w:rsidDel="00E63828">
          <w:rPr>
            <w:sz w:val="24"/>
          </w:rPr>
          <w:delText>SMRC</w:delText>
        </w:r>
        <w:r w:rsidDel="00E63828">
          <w:rPr>
            <w:spacing w:val="-4"/>
            <w:sz w:val="24"/>
          </w:rPr>
          <w:delText xml:space="preserve"> </w:delText>
        </w:r>
        <w:r w:rsidDel="00E63828">
          <w:rPr>
            <w:sz w:val="24"/>
          </w:rPr>
          <w:delText>will</w:delText>
        </w:r>
        <w:r w:rsidDel="00E63828">
          <w:rPr>
            <w:spacing w:val="-4"/>
            <w:sz w:val="24"/>
          </w:rPr>
          <w:delText xml:space="preserve"> </w:delText>
        </w:r>
        <w:r w:rsidDel="00E63828">
          <w:rPr>
            <w:sz w:val="24"/>
          </w:rPr>
          <w:delText>provide</w:delText>
        </w:r>
        <w:r w:rsidDel="00E63828">
          <w:rPr>
            <w:spacing w:val="-5"/>
            <w:sz w:val="24"/>
          </w:rPr>
          <w:delText xml:space="preserve"> </w:delText>
        </w:r>
        <w:r w:rsidDel="00E63828">
          <w:rPr>
            <w:sz w:val="24"/>
          </w:rPr>
          <w:delText>a</w:delText>
        </w:r>
        <w:r w:rsidDel="00E63828">
          <w:rPr>
            <w:spacing w:val="-5"/>
            <w:sz w:val="24"/>
          </w:rPr>
          <w:delText xml:space="preserve"> </w:delText>
        </w:r>
        <w:r w:rsidDel="00E63828">
          <w:rPr>
            <w:sz w:val="24"/>
          </w:rPr>
          <w:delText>summary</w:delText>
        </w:r>
        <w:r w:rsidDel="00E63828">
          <w:rPr>
            <w:spacing w:val="-4"/>
            <w:sz w:val="24"/>
          </w:rPr>
          <w:delText xml:space="preserve"> </w:delText>
        </w:r>
        <w:r w:rsidDel="00E63828">
          <w:rPr>
            <w:sz w:val="24"/>
          </w:rPr>
          <w:delText>of</w:delText>
        </w:r>
        <w:r w:rsidDel="00E63828">
          <w:rPr>
            <w:spacing w:val="-5"/>
            <w:sz w:val="24"/>
          </w:rPr>
          <w:delText xml:space="preserve"> </w:delText>
        </w:r>
        <w:r w:rsidDel="00E63828">
          <w:rPr>
            <w:sz w:val="24"/>
          </w:rPr>
          <w:delText>medical</w:delText>
        </w:r>
        <w:r w:rsidDel="00E63828">
          <w:rPr>
            <w:spacing w:val="-4"/>
            <w:sz w:val="24"/>
          </w:rPr>
          <w:delText xml:space="preserve"> </w:delText>
        </w:r>
        <w:r w:rsidDel="00E63828">
          <w:rPr>
            <w:sz w:val="24"/>
          </w:rPr>
          <w:delText>review</w:delText>
        </w:r>
        <w:r w:rsidDel="00E63828">
          <w:rPr>
            <w:spacing w:val="-5"/>
            <w:sz w:val="24"/>
          </w:rPr>
          <w:delText xml:space="preserve"> </w:delText>
        </w:r>
        <w:r w:rsidDel="00E63828">
          <w:rPr>
            <w:sz w:val="24"/>
          </w:rPr>
          <w:delText>and related activities in the interim report as well as any findings/analysis/provider</w:delText>
        </w:r>
        <w:r w:rsidDel="00E63828">
          <w:rPr>
            <w:spacing w:val="-2"/>
            <w:sz w:val="24"/>
          </w:rPr>
          <w:delText xml:space="preserve"> </w:delText>
        </w:r>
        <w:r w:rsidDel="00E63828">
          <w:rPr>
            <w:sz w:val="24"/>
          </w:rPr>
          <w:delText>outreach</w:delText>
        </w:r>
        <w:r w:rsidDel="00E63828">
          <w:rPr>
            <w:spacing w:val="-1"/>
            <w:sz w:val="24"/>
          </w:rPr>
          <w:delText xml:space="preserve"> </w:delText>
        </w:r>
        <w:r w:rsidDel="00E63828">
          <w:rPr>
            <w:sz w:val="24"/>
          </w:rPr>
          <w:delText>efforts/</w:delText>
        </w:r>
        <w:r w:rsidDel="00E63828">
          <w:rPr>
            <w:spacing w:val="-1"/>
            <w:sz w:val="24"/>
          </w:rPr>
          <w:delText xml:space="preserve"> </w:delText>
        </w:r>
        <w:r w:rsidDel="00E63828">
          <w:rPr>
            <w:sz w:val="24"/>
          </w:rPr>
          <w:delText>discussion</w:delText>
        </w:r>
        <w:r w:rsidDel="00E63828">
          <w:rPr>
            <w:spacing w:val="-1"/>
            <w:sz w:val="24"/>
          </w:rPr>
          <w:delText xml:space="preserve"> </w:delText>
        </w:r>
        <w:r w:rsidDel="00E63828">
          <w:rPr>
            <w:sz w:val="24"/>
          </w:rPr>
          <w:delText>and education/ etc. that are available to date.</w:delText>
        </w:r>
      </w:del>
    </w:p>
    <w:p w14:paraId="7245A7F6" w14:textId="12D38991" w:rsidR="00D61D72" w:rsidDel="00E63828" w:rsidRDefault="00AC025F">
      <w:pPr>
        <w:pStyle w:val="ListParagraph"/>
        <w:numPr>
          <w:ilvl w:val="0"/>
          <w:numId w:val="33"/>
        </w:numPr>
        <w:tabs>
          <w:tab w:val="left" w:pos="2384"/>
          <w:tab w:val="left" w:pos="2385"/>
        </w:tabs>
        <w:spacing w:before="0" w:line="247" w:lineRule="auto"/>
        <w:ind w:right="400"/>
        <w:rPr>
          <w:del w:id="146" w:author="Scott Wakefield" w:date="2026-04-16T12:12:00Z" w16du:dateUtc="2026-04-16T16:12:00Z"/>
          <w:sz w:val="24"/>
        </w:rPr>
      </w:pPr>
      <w:del w:id="147" w:author="Scott Wakefield" w:date="2026-04-16T12:12:00Z" w16du:dateUtc="2026-04-16T16:12:00Z">
        <w:r w:rsidDel="00E63828">
          <w:rPr>
            <w:sz w:val="24"/>
          </w:rPr>
          <w:delText>To</w:delText>
        </w:r>
        <w:r w:rsidR="00860DAE" w:rsidDel="00E63828">
          <w:rPr>
            <w:sz w:val="24"/>
          </w:rPr>
          <w:delText xml:space="preserve"> provide CMS support for the Interim and Final RTCs, the SMRC shall have the capability to respond to questions under strictly imposed timelines of a shortened nature (such as within 48 hours) related to research, data</w:delText>
        </w:r>
        <w:r w:rsidR="00860DAE" w:rsidDel="00E63828">
          <w:rPr>
            <w:spacing w:val="-4"/>
            <w:sz w:val="24"/>
          </w:rPr>
          <w:delText xml:space="preserve"> </w:delText>
        </w:r>
        <w:r w:rsidR="00860DAE" w:rsidDel="00E63828">
          <w:rPr>
            <w:sz w:val="24"/>
          </w:rPr>
          <w:delText>analysis,</w:delText>
        </w:r>
        <w:r w:rsidR="00860DAE" w:rsidDel="00E63828">
          <w:rPr>
            <w:spacing w:val="-3"/>
            <w:sz w:val="24"/>
          </w:rPr>
          <w:delText xml:space="preserve"> </w:delText>
        </w:r>
        <w:r w:rsidR="00860DAE" w:rsidDel="00E63828">
          <w:rPr>
            <w:sz w:val="24"/>
          </w:rPr>
          <w:delText>medical</w:delText>
        </w:r>
        <w:r w:rsidR="00860DAE" w:rsidDel="00E63828">
          <w:rPr>
            <w:spacing w:val="-3"/>
            <w:sz w:val="24"/>
          </w:rPr>
          <w:delText xml:space="preserve"> </w:delText>
        </w:r>
        <w:r w:rsidR="00860DAE" w:rsidDel="00E63828">
          <w:rPr>
            <w:sz w:val="24"/>
          </w:rPr>
          <w:delText>review</w:delText>
        </w:r>
        <w:r w:rsidR="00860DAE" w:rsidDel="00E63828">
          <w:rPr>
            <w:spacing w:val="-4"/>
            <w:sz w:val="24"/>
          </w:rPr>
          <w:delText xml:space="preserve"> </w:delText>
        </w:r>
        <w:r w:rsidR="00860DAE" w:rsidDel="00E63828">
          <w:rPr>
            <w:sz w:val="24"/>
          </w:rPr>
          <w:delText>and</w:delText>
        </w:r>
        <w:r w:rsidR="00860DAE" w:rsidDel="00E63828">
          <w:rPr>
            <w:spacing w:val="-3"/>
            <w:sz w:val="24"/>
          </w:rPr>
          <w:delText xml:space="preserve"> </w:delText>
        </w:r>
        <w:r w:rsidR="00860DAE" w:rsidDel="00E63828">
          <w:rPr>
            <w:sz w:val="24"/>
          </w:rPr>
          <w:delText>related</w:delText>
        </w:r>
        <w:r w:rsidR="00860DAE" w:rsidDel="00E63828">
          <w:rPr>
            <w:spacing w:val="-3"/>
            <w:sz w:val="24"/>
          </w:rPr>
          <w:delText xml:space="preserve"> </w:delText>
        </w:r>
        <w:r w:rsidR="00860DAE" w:rsidDel="00E63828">
          <w:rPr>
            <w:sz w:val="24"/>
          </w:rPr>
          <w:delText>activities.</w:delText>
        </w:r>
        <w:r w:rsidR="00860DAE" w:rsidDel="00E63828">
          <w:rPr>
            <w:spacing w:val="-3"/>
            <w:sz w:val="24"/>
          </w:rPr>
          <w:delText xml:space="preserve"> </w:delText>
        </w:r>
        <w:r w:rsidR="00860DAE" w:rsidDel="00E63828">
          <w:rPr>
            <w:sz w:val="24"/>
          </w:rPr>
          <w:delText>The</w:delText>
        </w:r>
        <w:r w:rsidR="00860DAE" w:rsidDel="00E63828">
          <w:rPr>
            <w:spacing w:val="-4"/>
            <w:sz w:val="24"/>
          </w:rPr>
          <w:delText xml:space="preserve"> </w:delText>
        </w:r>
        <w:r w:rsidR="00860DAE" w:rsidDel="00E63828">
          <w:rPr>
            <w:sz w:val="24"/>
          </w:rPr>
          <w:delText>SMRC</w:delText>
        </w:r>
        <w:r w:rsidR="00860DAE" w:rsidDel="00E63828">
          <w:rPr>
            <w:spacing w:val="-3"/>
            <w:sz w:val="24"/>
          </w:rPr>
          <w:delText xml:space="preserve"> </w:delText>
        </w:r>
        <w:r w:rsidR="00860DAE" w:rsidDel="00E63828">
          <w:rPr>
            <w:sz w:val="24"/>
          </w:rPr>
          <w:delText>shall</w:delText>
        </w:r>
        <w:r w:rsidR="00860DAE" w:rsidDel="00E63828">
          <w:rPr>
            <w:spacing w:val="-3"/>
            <w:sz w:val="24"/>
          </w:rPr>
          <w:delText xml:space="preserve"> </w:delText>
        </w:r>
        <w:r w:rsidR="00860DAE" w:rsidDel="00E63828">
          <w:rPr>
            <w:sz w:val="24"/>
          </w:rPr>
          <w:delText>have</w:delText>
        </w:r>
        <w:r w:rsidR="00860DAE" w:rsidDel="00E63828">
          <w:rPr>
            <w:spacing w:val="-4"/>
            <w:sz w:val="24"/>
          </w:rPr>
          <w:delText xml:space="preserve"> </w:delText>
        </w:r>
        <w:r w:rsidR="00860DAE" w:rsidDel="00E63828">
          <w:rPr>
            <w:sz w:val="24"/>
          </w:rPr>
          <w:delText>the</w:delText>
        </w:r>
      </w:del>
    </w:p>
    <w:p w14:paraId="217935D2" w14:textId="136537FE" w:rsidR="00D61D72" w:rsidDel="00E63828" w:rsidRDefault="00860DAE">
      <w:pPr>
        <w:pStyle w:val="BodyText"/>
        <w:spacing w:before="60" w:line="247" w:lineRule="auto"/>
        <w:ind w:left="2384" w:right="377"/>
        <w:rPr>
          <w:del w:id="148" w:author="Scott Wakefield" w:date="2026-04-16T12:12:00Z" w16du:dateUtc="2026-04-16T16:12:00Z"/>
        </w:rPr>
      </w:pPr>
      <w:del w:id="149" w:author="Scott Wakefield" w:date="2026-04-16T12:12:00Z" w16du:dateUtc="2026-04-16T16:12:00Z">
        <w:r w:rsidDel="00E63828">
          <w:delText>capability to perform additional research/data analysis/etc. under strictly imposed</w:delText>
        </w:r>
        <w:r w:rsidDel="00E63828">
          <w:rPr>
            <w:spacing w:val="-3"/>
          </w:rPr>
          <w:delText xml:space="preserve"> </w:delText>
        </w:r>
        <w:r w:rsidDel="00E63828">
          <w:delText>timelines</w:delText>
        </w:r>
        <w:r w:rsidDel="00E63828">
          <w:rPr>
            <w:spacing w:val="-3"/>
          </w:rPr>
          <w:delText xml:space="preserve"> </w:delText>
        </w:r>
        <w:r w:rsidDel="00E63828">
          <w:delText>of</w:delText>
        </w:r>
        <w:r w:rsidDel="00E63828">
          <w:rPr>
            <w:spacing w:val="-4"/>
          </w:rPr>
          <w:delText xml:space="preserve"> </w:delText>
        </w:r>
        <w:r w:rsidDel="00E63828">
          <w:delText>a</w:delText>
        </w:r>
        <w:r w:rsidDel="00E63828">
          <w:rPr>
            <w:spacing w:val="-4"/>
          </w:rPr>
          <w:delText xml:space="preserve"> </w:delText>
        </w:r>
        <w:r w:rsidDel="00E63828">
          <w:delText>shortened</w:delText>
        </w:r>
        <w:r w:rsidDel="00E63828">
          <w:rPr>
            <w:spacing w:val="-3"/>
          </w:rPr>
          <w:delText xml:space="preserve"> </w:delText>
        </w:r>
        <w:r w:rsidDel="00E63828">
          <w:delText>nature</w:delText>
        </w:r>
        <w:r w:rsidDel="00E63828">
          <w:rPr>
            <w:spacing w:val="-4"/>
          </w:rPr>
          <w:delText xml:space="preserve"> </w:delText>
        </w:r>
        <w:r w:rsidDel="00E63828">
          <w:delText>(such</w:delText>
        </w:r>
        <w:r w:rsidDel="00E63828">
          <w:rPr>
            <w:spacing w:val="-2"/>
          </w:rPr>
          <w:delText xml:space="preserve"> </w:delText>
        </w:r>
        <w:r w:rsidDel="00E63828">
          <w:delText>as</w:delText>
        </w:r>
        <w:r w:rsidDel="00E63828">
          <w:rPr>
            <w:spacing w:val="-3"/>
          </w:rPr>
          <w:delText xml:space="preserve"> </w:delText>
        </w:r>
        <w:r w:rsidDel="00E63828">
          <w:delText>within</w:delText>
        </w:r>
        <w:r w:rsidDel="00E63828">
          <w:rPr>
            <w:spacing w:val="-3"/>
          </w:rPr>
          <w:delText xml:space="preserve"> </w:delText>
        </w:r>
        <w:r w:rsidDel="00E63828">
          <w:delText>48</w:delText>
        </w:r>
        <w:r w:rsidDel="00E63828">
          <w:rPr>
            <w:spacing w:val="-3"/>
          </w:rPr>
          <w:delText xml:space="preserve"> </w:delText>
        </w:r>
        <w:r w:rsidDel="00E63828">
          <w:delText>hours)</w:delText>
        </w:r>
        <w:r w:rsidDel="00E63828">
          <w:rPr>
            <w:spacing w:val="-4"/>
          </w:rPr>
          <w:delText xml:space="preserve"> </w:delText>
        </w:r>
        <w:r w:rsidDel="00E63828">
          <w:delText>as</w:delText>
        </w:r>
        <w:r w:rsidDel="00E63828">
          <w:rPr>
            <w:spacing w:val="-3"/>
          </w:rPr>
          <w:delText xml:space="preserve"> </w:delText>
        </w:r>
        <w:r w:rsidDel="00E63828">
          <w:delText>needed.</w:delText>
        </w:r>
      </w:del>
    </w:p>
    <w:p w14:paraId="4212730F" w14:textId="056A20E3" w:rsidR="00D61D72" w:rsidDel="00E63828" w:rsidRDefault="00860DAE">
      <w:pPr>
        <w:pStyle w:val="ListParagraph"/>
        <w:numPr>
          <w:ilvl w:val="0"/>
          <w:numId w:val="33"/>
        </w:numPr>
        <w:tabs>
          <w:tab w:val="left" w:pos="2384"/>
          <w:tab w:val="left" w:pos="2385"/>
        </w:tabs>
        <w:spacing w:before="0" w:line="247" w:lineRule="auto"/>
        <w:ind w:right="433"/>
        <w:rPr>
          <w:del w:id="150" w:author="Scott Wakefield" w:date="2026-04-16T12:12:00Z" w16du:dateUtc="2026-04-16T16:12:00Z"/>
          <w:sz w:val="24"/>
        </w:rPr>
      </w:pPr>
      <w:del w:id="151" w:author="Scott Wakefield" w:date="2026-04-16T12:12:00Z" w16du:dateUtc="2026-04-16T16:12:00Z">
        <w:r w:rsidDel="00E63828">
          <w:rPr>
            <w:sz w:val="24"/>
          </w:rPr>
          <w:delText>CMS will work with the SMRC on any format changes for purposes of the Interim RTC. For example, CMS may request that the SMRC place certain information</w:delText>
        </w:r>
        <w:r w:rsidDel="00E63828">
          <w:rPr>
            <w:spacing w:val="-4"/>
            <w:sz w:val="24"/>
          </w:rPr>
          <w:delText xml:space="preserve"> </w:delText>
        </w:r>
        <w:r w:rsidDel="00E63828">
          <w:rPr>
            <w:sz w:val="24"/>
          </w:rPr>
          <w:delText>from</w:delText>
        </w:r>
        <w:r w:rsidDel="00E63828">
          <w:rPr>
            <w:spacing w:val="-4"/>
            <w:sz w:val="24"/>
          </w:rPr>
          <w:delText xml:space="preserve"> </w:delText>
        </w:r>
        <w:r w:rsidDel="00E63828">
          <w:rPr>
            <w:sz w:val="24"/>
          </w:rPr>
          <w:delText>the</w:delText>
        </w:r>
        <w:r w:rsidDel="00E63828">
          <w:rPr>
            <w:spacing w:val="-3"/>
            <w:sz w:val="24"/>
          </w:rPr>
          <w:delText xml:space="preserve"> </w:delText>
        </w:r>
        <w:r w:rsidDel="00E63828">
          <w:rPr>
            <w:sz w:val="24"/>
          </w:rPr>
          <w:delText>Initial</w:delText>
        </w:r>
        <w:r w:rsidDel="00E63828">
          <w:rPr>
            <w:spacing w:val="-4"/>
            <w:sz w:val="24"/>
          </w:rPr>
          <w:delText xml:space="preserve"> </w:delText>
        </w:r>
        <w:r w:rsidDel="00E63828">
          <w:rPr>
            <w:sz w:val="24"/>
          </w:rPr>
          <w:delText>Project</w:delText>
        </w:r>
        <w:r w:rsidDel="00E63828">
          <w:rPr>
            <w:spacing w:val="-4"/>
            <w:sz w:val="24"/>
          </w:rPr>
          <w:delText xml:space="preserve"> </w:delText>
        </w:r>
        <w:r w:rsidDel="00E63828">
          <w:rPr>
            <w:sz w:val="24"/>
          </w:rPr>
          <w:delText>report</w:delText>
        </w:r>
        <w:r w:rsidDel="00E63828">
          <w:rPr>
            <w:spacing w:val="-4"/>
            <w:sz w:val="24"/>
          </w:rPr>
          <w:delText xml:space="preserve"> </w:delText>
        </w:r>
        <w:r w:rsidDel="00E63828">
          <w:rPr>
            <w:sz w:val="24"/>
          </w:rPr>
          <w:delText>into</w:delText>
        </w:r>
        <w:r w:rsidDel="00E63828">
          <w:rPr>
            <w:spacing w:val="-4"/>
            <w:sz w:val="24"/>
          </w:rPr>
          <w:delText xml:space="preserve"> </w:delText>
        </w:r>
        <w:r w:rsidDel="00E63828">
          <w:rPr>
            <w:sz w:val="24"/>
          </w:rPr>
          <w:delText>appendices</w:delText>
        </w:r>
        <w:r w:rsidDel="00E63828">
          <w:rPr>
            <w:spacing w:val="-4"/>
            <w:sz w:val="24"/>
          </w:rPr>
          <w:delText xml:space="preserve"> </w:delText>
        </w:r>
        <w:r w:rsidDel="00E63828">
          <w:rPr>
            <w:sz w:val="24"/>
          </w:rPr>
          <w:delText>or</w:delText>
        </w:r>
        <w:r w:rsidDel="00E63828">
          <w:rPr>
            <w:spacing w:val="-3"/>
            <w:sz w:val="24"/>
          </w:rPr>
          <w:delText xml:space="preserve"> </w:delText>
        </w:r>
        <w:r w:rsidDel="00E63828">
          <w:rPr>
            <w:sz w:val="24"/>
          </w:rPr>
          <w:delText>convert</w:delText>
        </w:r>
        <w:r w:rsidDel="00E63828">
          <w:rPr>
            <w:spacing w:val="-4"/>
            <w:sz w:val="24"/>
          </w:rPr>
          <w:delText xml:space="preserve"> </w:delText>
        </w:r>
        <w:r w:rsidDel="00E63828">
          <w:rPr>
            <w:sz w:val="24"/>
          </w:rPr>
          <w:delText>existing project information to a specific format requested via feedback obtained during the RTC clearance process.</w:delText>
        </w:r>
      </w:del>
    </w:p>
    <w:p w14:paraId="58D4E203" w14:textId="52652CFB" w:rsidR="00D61D72" w:rsidDel="00E63828" w:rsidRDefault="00860DAE">
      <w:pPr>
        <w:pStyle w:val="ListParagraph"/>
        <w:numPr>
          <w:ilvl w:val="1"/>
          <w:numId w:val="39"/>
        </w:numPr>
        <w:tabs>
          <w:tab w:val="left" w:pos="1578"/>
          <w:tab w:val="left" w:pos="1579"/>
        </w:tabs>
        <w:spacing w:before="0" w:line="275" w:lineRule="exact"/>
        <w:ind w:left="1578" w:hanging="361"/>
        <w:rPr>
          <w:del w:id="152" w:author="Scott Wakefield" w:date="2026-04-16T12:12:00Z" w16du:dateUtc="2026-04-16T16:12:00Z"/>
          <w:rFonts w:ascii="Symbol" w:hAnsi="Symbol"/>
          <w:sz w:val="20"/>
        </w:rPr>
      </w:pPr>
      <w:del w:id="153" w:author="Scott Wakefield" w:date="2026-04-16T12:12:00Z" w16du:dateUtc="2026-04-16T16:12:00Z">
        <w:r w:rsidDel="00E63828">
          <w:rPr>
            <w:sz w:val="24"/>
          </w:rPr>
          <w:delText>Final</w:delText>
        </w:r>
        <w:r w:rsidDel="00E63828">
          <w:rPr>
            <w:spacing w:val="-1"/>
            <w:sz w:val="24"/>
          </w:rPr>
          <w:delText xml:space="preserve"> </w:delText>
        </w:r>
        <w:r w:rsidDel="00E63828">
          <w:rPr>
            <w:sz w:val="24"/>
          </w:rPr>
          <w:delText>Project</w:delText>
        </w:r>
        <w:r w:rsidDel="00E63828">
          <w:rPr>
            <w:spacing w:val="-1"/>
            <w:sz w:val="24"/>
          </w:rPr>
          <w:delText xml:space="preserve"> </w:delText>
        </w:r>
        <w:r w:rsidDel="00E63828">
          <w:rPr>
            <w:sz w:val="24"/>
          </w:rPr>
          <w:delText>Report</w:delText>
        </w:r>
        <w:r w:rsidDel="00E63828">
          <w:rPr>
            <w:spacing w:val="-1"/>
            <w:sz w:val="24"/>
          </w:rPr>
          <w:delText xml:space="preserve"> </w:delText>
        </w:r>
        <w:r w:rsidDel="00E63828">
          <w:rPr>
            <w:sz w:val="24"/>
          </w:rPr>
          <w:delText>is</w:delText>
        </w:r>
        <w:r w:rsidDel="00E63828">
          <w:rPr>
            <w:spacing w:val="-1"/>
            <w:sz w:val="24"/>
          </w:rPr>
          <w:delText xml:space="preserve"> </w:delText>
        </w:r>
        <w:r w:rsidDel="00E63828">
          <w:rPr>
            <w:sz w:val="24"/>
          </w:rPr>
          <w:delText>due</w:delText>
        </w:r>
        <w:r w:rsidDel="00E63828">
          <w:rPr>
            <w:spacing w:val="-2"/>
            <w:sz w:val="24"/>
          </w:rPr>
          <w:delText xml:space="preserve"> </w:delText>
        </w:r>
        <w:r w:rsidDel="00E63828">
          <w:rPr>
            <w:sz w:val="24"/>
          </w:rPr>
          <w:delText>no</w:delText>
        </w:r>
        <w:r w:rsidDel="00E63828">
          <w:rPr>
            <w:spacing w:val="-1"/>
            <w:sz w:val="24"/>
          </w:rPr>
          <w:delText xml:space="preserve"> </w:delText>
        </w:r>
        <w:r w:rsidDel="00E63828">
          <w:rPr>
            <w:sz w:val="24"/>
          </w:rPr>
          <w:delText>later</w:delText>
        </w:r>
        <w:r w:rsidDel="00E63828">
          <w:rPr>
            <w:spacing w:val="-2"/>
            <w:sz w:val="24"/>
          </w:rPr>
          <w:delText xml:space="preserve"> </w:delText>
        </w:r>
        <w:r w:rsidDel="00E63828">
          <w:rPr>
            <w:sz w:val="24"/>
          </w:rPr>
          <w:delText>than</w:delText>
        </w:r>
        <w:r w:rsidDel="00E63828">
          <w:rPr>
            <w:spacing w:val="-1"/>
            <w:sz w:val="24"/>
          </w:rPr>
          <w:delText xml:space="preserve"> </w:delText>
        </w:r>
        <w:r w:rsidDel="00E63828">
          <w:rPr>
            <w:sz w:val="24"/>
          </w:rPr>
          <w:delText>October 31,</w:delText>
        </w:r>
        <w:r w:rsidDel="00E63828">
          <w:rPr>
            <w:spacing w:val="-1"/>
            <w:sz w:val="24"/>
          </w:rPr>
          <w:delText xml:space="preserve"> </w:delText>
        </w:r>
        <w:r w:rsidDel="00E63828">
          <w:rPr>
            <w:spacing w:val="-4"/>
            <w:sz w:val="24"/>
          </w:rPr>
          <w:delText>2025</w:delText>
        </w:r>
      </w:del>
    </w:p>
    <w:p w14:paraId="79EF6594" w14:textId="2F487BEC" w:rsidR="00D61D72" w:rsidDel="00E63828" w:rsidRDefault="00860DAE">
      <w:pPr>
        <w:pStyle w:val="ListParagraph"/>
        <w:numPr>
          <w:ilvl w:val="0"/>
          <w:numId w:val="32"/>
        </w:numPr>
        <w:tabs>
          <w:tab w:val="left" w:pos="2384"/>
          <w:tab w:val="left" w:pos="2385"/>
        </w:tabs>
        <w:spacing w:before="5" w:line="247" w:lineRule="auto"/>
        <w:ind w:right="367"/>
        <w:rPr>
          <w:del w:id="154" w:author="Scott Wakefield" w:date="2026-04-16T12:12:00Z" w16du:dateUtc="2026-04-16T16:12:00Z"/>
          <w:sz w:val="24"/>
        </w:rPr>
      </w:pPr>
      <w:del w:id="155" w:author="Scott Wakefield" w:date="2026-04-16T12:12:00Z" w16du:dateUtc="2026-04-16T16:12:00Z">
        <w:r w:rsidDel="00E63828">
          <w:rPr>
            <w:sz w:val="24"/>
          </w:rPr>
          <w:delText>The CAA requires submission of a final report to Congress (RTC). Much of the information in the RTC will come directly from the SMRC Final Project report</w:delText>
        </w:r>
        <w:r w:rsidDel="00E63828">
          <w:rPr>
            <w:spacing w:val="-3"/>
            <w:sz w:val="24"/>
          </w:rPr>
          <w:delText xml:space="preserve"> </w:delText>
        </w:r>
        <w:r w:rsidDel="00E63828">
          <w:rPr>
            <w:sz w:val="24"/>
          </w:rPr>
          <w:delText>(in</w:delText>
        </w:r>
        <w:r w:rsidDel="00E63828">
          <w:rPr>
            <w:spacing w:val="-3"/>
            <w:sz w:val="24"/>
          </w:rPr>
          <w:delText xml:space="preserve"> </w:delText>
        </w:r>
        <w:r w:rsidDel="00E63828">
          <w:rPr>
            <w:sz w:val="24"/>
          </w:rPr>
          <w:delText>whole</w:delText>
        </w:r>
        <w:r w:rsidDel="00E63828">
          <w:rPr>
            <w:spacing w:val="-4"/>
            <w:sz w:val="24"/>
          </w:rPr>
          <w:delText xml:space="preserve"> </w:delText>
        </w:r>
        <w:r w:rsidDel="00E63828">
          <w:rPr>
            <w:sz w:val="24"/>
          </w:rPr>
          <w:delText>or</w:delText>
        </w:r>
        <w:r w:rsidDel="00E63828">
          <w:rPr>
            <w:spacing w:val="-4"/>
            <w:sz w:val="24"/>
          </w:rPr>
          <w:delText xml:space="preserve"> </w:delText>
        </w:r>
        <w:r w:rsidDel="00E63828">
          <w:rPr>
            <w:sz w:val="24"/>
          </w:rPr>
          <w:delText>in</w:delText>
        </w:r>
        <w:r w:rsidDel="00E63828">
          <w:rPr>
            <w:spacing w:val="-3"/>
            <w:sz w:val="24"/>
          </w:rPr>
          <w:delText xml:space="preserve"> </w:delText>
        </w:r>
        <w:r w:rsidDel="00E63828">
          <w:rPr>
            <w:sz w:val="24"/>
          </w:rPr>
          <w:delText>pertinent</w:delText>
        </w:r>
        <w:r w:rsidDel="00E63828">
          <w:rPr>
            <w:spacing w:val="-3"/>
            <w:sz w:val="24"/>
          </w:rPr>
          <w:delText xml:space="preserve"> </w:delText>
        </w:r>
        <w:r w:rsidDel="00E63828">
          <w:rPr>
            <w:sz w:val="24"/>
          </w:rPr>
          <w:delText>part).</w:delText>
        </w:r>
        <w:r w:rsidDel="00E63828">
          <w:rPr>
            <w:spacing w:val="-3"/>
            <w:sz w:val="24"/>
          </w:rPr>
          <w:delText xml:space="preserve"> </w:delText>
        </w:r>
        <w:r w:rsidDel="00E63828">
          <w:rPr>
            <w:sz w:val="24"/>
          </w:rPr>
          <w:delText>As</w:delText>
        </w:r>
        <w:r w:rsidDel="00E63828">
          <w:rPr>
            <w:spacing w:val="-3"/>
            <w:sz w:val="24"/>
          </w:rPr>
          <w:delText xml:space="preserve"> </w:delText>
        </w:r>
        <w:r w:rsidDel="00E63828">
          <w:rPr>
            <w:sz w:val="24"/>
          </w:rPr>
          <w:delText>such,</w:delText>
        </w:r>
        <w:r w:rsidDel="00E63828">
          <w:rPr>
            <w:spacing w:val="-3"/>
            <w:sz w:val="24"/>
          </w:rPr>
          <w:delText xml:space="preserve"> </w:delText>
        </w:r>
        <w:r w:rsidDel="00E63828">
          <w:rPr>
            <w:sz w:val="24"/>
          </w:rPr>
          <w:delText>the</w:delText>
        </w:r>
        <w:r w:rsidDel="00E63828">
          <w:rPr>
            <w:spacing w:val="-2"/>
            <w:sz w:val="24"/>
          </w:rPr>
          <w:delText xml:space="preserve"> </w:delText>
        </w:r>
        <w:r w:rsidDel="00E63828">
          <w:rPr>
            <w:sz w:val="24"/>
          </w:rPr>
          <w:delText>Final</w:delText>
        </w:r>
        <w:r w:rsidDel="00E63828">
          <w:rPr>
            <w:spacing w:val="-3"/>
            <w:sz w:val="24"/>
          </w:rPr>
          <w:delText xml:space="preserve"> </w:delText>
        </w:r>
        <w:r w:rsidDel="00E63828">
          <w:rPr>
            <w:sz w:val="24"/>
          </w:rPr>
          <w:delText>Project</w:delText>
        </w:r>
        <w:r w:rsidDel="00E63828">
          <w:rPr>
            <w:spacing w:val="-3"/>
            <w:sz w:val="24"/>
          </w:rPr>
          <w:delText xml:space="preserve"> </w:delText>
        </w:r>
        <w:r w:rsidDel="00E63828">
          <w:rPr>
            <w:sz w:val="24"/>
          </w:rPr>
          <w:delText>report</w:delText>
        </w:r>
        <w:r w:rsidDel="00E63828">
          <w:rPr>
            <w:spacing w:val="-3"/>
            <w:sz w:val="24"/>
          </w:rPr>
          <w:delText xml:space="preserve"> </w:delText>
        </w:r>
        <w:r w:rsidDel="00E63828">
          <w:rPr>
            <w:sz w:val="24"/>
          </w:rPr>
          <w:delText>shall</w:delText>
        </w:r>
        <w:r w:rsidDel="00E63828">
          <w:rPr>
            <w:spacing w:val="-1"/>
            <w:sz w:val="24"/>
          </w:rPr>
          <w:delText xml:space="preserve"> </w:delText>
        </w:r>
        <w:r w:rsidDel="00E63828">
          <w:rPr>
            <w:sz w:val="24"/>
          </w:rPr>
          <w:delText>be written as if prepared for viewing by the general public. For example, plain language shall be used throughout the report. Technical terminology if used, must be supported by explanations that can be understood by a non-clinical audience, to the extent possible. The format of the Final Project report shall remain unchanged except for the incorporation of the above changes to the Initial Project report and the addition of the following:</w:delText>
        </w:r>
      </w:del>
    </w:p>
    <w:p w14:paraId="03108AAE" w14:textId="6A6908C7" w:rsidR="00D61D72" w:rsidDel="00E63828" w:rsidRDefault="00860DAE">
      <w:pPr>
        <w:pStyle w:val="ListParagraph"/>
        <w:numPr>
          <w:ilvl w:val="0"/>
          <w:numId w:val="31"/>
        </w:numPr>
        <w:tabs>
          <w:tab w:val="left" w:pos="2400"/>
        </w:tabs>
        <w:spacing w:before="21"/>
        <w:ind w:right="506"/>
        <w:jc w:val="both"/>
        <w:rPr>
          <w:del w:id="156" w:author="Scott Wakefield" w:date="2026-04-16T12:12:00Z" w16du:dateUtc="2026-04-16T16:12:00Z"/>
          <w:sz w:val="24"/>
        </w:rPr>
      </w:pPr>
      <w:del w:id="157" w:author="Scott Wakefield" w:date="2026-04-16T12:12:00Z" w16du:dateUtc="2026-04-16T16:12:00Z">
        <w:r w:rsidDel="00E63828">
          <w:rPr>
            <w:sz w:val="24"/>
          </w:rPr>
          <w:delText>Analysis</w:delText>
        </w:r>
        <w:r w:rsidDel="00E63828">
          <w:rPr>
            <w:spacing w:val="-3"/>
            <w:sz w:val="24"/>
          </w:rPr>
          <w:delText xml:space="preserve"> </w:delText>
        </w:r>
        <w:r w:rsidDel="00E63828">
          <w:rPr>
            <w:sz w:val="24"/>
          </w:rPr>
          <w:delText>of</w:delText>
        </w:r>
        <w:r w:rsidDel="00E63828">
          <w:rPr>
            <w:spacing w:val="-2"/>
            <w:sz w:val="24"/>
          </w:rPr>
          <w:delText xml:space="preserve"> Findings</w:delText>
        </w:r>
        <w:r w:rsidR="00AC025F" w:rsidDel="00E63828">
          <w:rPr>
            <w:spacing w:val="-2"/>
            <w:sz w:val="24"/>
          </w:rPr>
          <w:delText xml:space="preserve"> - </w:delText>
        </w:r>
        <w:r w:rsidR="00AC025F" w:rsidDel="00E63828">
          <w:rPr>
            <w:sz w:val="24"/>
          </w:rPr>
          <w:delText>A section shall be added to the Final Project report titled</w:delText>
        </w:r>
        <w:r w:rsidR="00AC025F" w:rsidDel="00E63828">
          <w:rPr>
            <w:spacing w:val="-5"/>
            <w:sz w:val="24"/>
          </w:rPr>
          <w:delText xml:space="preserve"> </w:delText>
        </w:r>
        <w:r w:rsidR="00AC025F" w:rsidDel="00E63828">
          <w:rPr>
            <w:sz w:val="24"/>
          </w:rPr>
          <w:delText>“Analysis</w:delText>
        </w:r>
        <w:r w:rsidR="00AC025F" w:rsidDel="00E63828">
          <w:rPr>
            <w:spacing w:val="-5"/>
            <w:sz w:val="24"/>
          </w:rPr>
          <w:delText xml:space="preserve"> </w:delText>
        </w:r>
        <w:r w:rsidR="00AC025F" w:rsidDel="00E63828">
          <w:rPr>
            <w:sz w:val="24"/>
          </w:rPr>
          <w:delText>of</w:delText>
        </w:r>
        <w:r w:rsidR="00AC025F" w:rsidDel="00E63828">
          <w:rPr>
            <w:spacing w:val="-6"/>
            <w:sz w:val="24"/>
          </w:rPr>
          <w:delText xml:space="preserve"> </w:delText>
        </w:r>
        <w:r w:rsidR="00AC025F" w:rsidDel="00E63828">
          <w:rPr>
            <w:sz w:val="24"/>
          </w:rPr>
          <w:delText>Findings”.</w:delText>
        </w:r>
        <w:r w:rsidR="00AC025F" w:rsidDel="00E63828">
          <w:rPr>
            <w:spacing w:val="-3"/>
            <w:sz w:val="24"/>
          </w:rPr>
          <w:delText xml:space="preserve"> </w:delText>
        </w:r>
        <w:r w:rsidR="00AC025F" w:rsidDel="00E63828">
          <w:rPr>
            <w:sz w:val="24"/>
          </w:rPr>
          <w:delText>In</w:delText>
        </w:r>
        <w:r w:rsidR="00AC025F" w:rsidDel="00E63828">
          <w:rPr>
            <w:spacing w:val="-5"/>
            <w:sz w:val="24"/>
          </w:rPr>
          <w:delText xml:space="preserve"> </w:delText>
        </w:r>
        <w:r w:rsidR="00AC025F" w:rsidDel="00E63828">
          <w:rPr>
            <w:sz w:val="24"/>
          </w:rPr>
          <w:delText>this</w:delText>
        </w:r>
        <w:r w:rsidR="00AC025F" w:rsidDel="00E63828">
          <w:rPr>
            <w:spacing w:val="-5"/>
            <w:sz w:val="24"/>
          </w:rPr>
          <w:delText xml:space="preserve"> </w:delText>
        </w:r>
        <w:r w:rsidR="00AC025F" w:rsidDel="00E63828">
          <w:rPr>
            <w:sz w:val="24"/>
          </w:rPr>
          <w:delText>section,</w:delText>
        </w:r>
        <w:r w:rsidR="00AC025F" w:rsidDel="00E63828">
          <w:rPr>
            <w:spacing w:val="-5"/>
            <w:sz w:val="24"/>
          </w:rPr>
          <w:delText xml:space="preserve"> </w:delText>
        </w:r>
        <w:r w:rsidR="00AC025F" w:rsidDel="00E63828">
          <w:rPr>
            <w:sz w:val="24"/>
          </w:rPr>
          <w:delText>for</w:delText>
        </w:r>
        <w:r w:rsidR="00AC025F" w:rsidDel="00E63828">
          <w:rPr>
            <w:spacing w:val="-6"/>
            <w:sz w:val="24"/>
          </w:rPr>
          <w:delText xml:space="preserve"> </w:delText>
        </w:r>
        <w:r w:rsidR="00AC025F" w:rsidDel="00E63828">
          <w:rPr>
            <w:sz w:val="24"/>
          </w:rPr>
          <w:delText>the areas</w:delText>
        </w:r>
        <w:r w:rsidR="00AC025F" w:rsidDel="00E63828">
          <w:rPr>
            <w:spacing w:val="-4"/>
            <w:sz w:val="24"/>
          </w:rPr>
          <w:delText xml:space="preserve"> </w:delText>
        </w:r>
        <w:r w:rsidR="00AC025F" w:rsidDel="00E63828">
          <w:rPr>
            <w:sz w:val="24"/>
          </w:rPr>
          <w:delText>of</w:delText>
        </w:r>
        <w:r w:rsidR="00AC025F" w:rsidDel="00E63828">
          <w:rPr>
            <w:spacing w:val="-5"/>
            <w:sz w:val="24"/>
          </w:rPr>
          <w:delText xml:space="preserve"> </w:delText>
        </w:r>
        <w:r w:rsidR="00AC025F" w:rsidDel="00E63828">
          <w:rPr>
            <w:sz w:val="24"/>
          </w:rPr>
          <w:delText>focus</w:delText>
        </w:r>
        <w:r w:rsidR="00AC025F" w:rsidDel="00E63828">
          <w:rPr>
            <w:spacing w:val="-4"/>
            <w:sz w:val="24"/>
          </w:rPr>
          <w:delText xml:space="preserve"> </w:delText>
        </w:r>
        <w:r w:rsidR="00AC025F" w:rsidDel="00E63828">
          <w:rPr>
            <w:sz w:val="24"/>
          </w:rPr>
          <w:delText>identified</w:delText>
        </w:r>
        <w:r w:rsidR="00AC025F" w:rsidDel="00E63828">
          <w:rPr>
            <w:spacing w:val="-4"/>
            <w:sz w:val="24"/>
          </w:rPr>
          <w:delText xml:space="preserve"> </w:delText>
        </w:r>
        <w:r w:rsidR="00AC025F" w:rsidDel="00E63828">
          <w:rPr>
            <w:sz w:val="24"/>
          </w:rPr>
          <w:delText>in</w:delText>
        </w:r>
        <w:r w:rsidR="00AC025F" w:rsidDel="00E63828">
          <w:rPr>
            <w:spacing w:val="-4"/>
            <w:sz w:val="24"/>
          </w:rPr>
          <w:delText xml:space="preserve"> </w:delText>
        </w:r>
        <w:r w:rsidR="00AC025F" w:rsidDel="00E63828">
          <w:rPr>
            <w:sz w:val="24"/>
          </w:rPr>
          <w:delText>the</w:delText>
        </w:r>
        <w:r w:rsidR="00AC025F" w:rsidDel="00E63828">
          <w:rPr>
            <w:spacing w:val="-5"/>
            <w:sz w:val="24"/>
          </w:rPr>
          <w:delText xml:space="preserve"> </w:delText>
        </w:r>
        <w:r w:rsidR="00AC025F" w:rsidDel="00E63828">
          <w:rPr>
            <w:sz w:val="24"/>
          </w:rPr>
          <w:delText>Initial</w:delText>
        </w:r>
        <w:r w:rsidR="00AC025F" w:rsidDel="00E63828">
          <w:rPr>
            <w:spacing w:val="-4"/>
            <w:sz w:val="24"/>
          </w:rPr>
          <w:delText xml:space="preserve"> </w:delText>
        </w:r>
        <w:r w:rsidR="00AC025F" w:rsidDel="00E63828">
          <w:rPr>
            <w:sz w:val="24"/>
          </w:rPr>
          <w:delText>Project</w:delText>
        </w:r>
        <w:r w:rsidR="00AC025F" w:rsidDel="00E63828">
          <w:rPr>
            <w:spacing w:val="-4"/>
            <w:sz w:val="24"/>
          </w:rPr>
          <w:delText xml:space="preserve"> </w:delText>
        </w:r>
        <w:r w:rsidR="00AC025F" w:rsidDel="00E63828">
          <w:rPr>
            <w:sz w:val="24"/>
          </w:rPr>
          <w:delText>report, the SMRC will provide a detailed analysis of medical</w:delText>
        </w:r>
        <w:r w:rsidR="00AC025F" w:rsidDel="00E63828">
          <w:rPr>
            <w:spacing w:val="-4"/>
            <w:sz w:val="24"/>
          </w:rPr>
          <w:delText xml:space="preserve"> </w:delText>
        </w:r>
        <w:r w:rsidR="00AC025F" w:rsidDel="00E63828">
          <w:rPr>
            <w:sz w:val="24"/>
          </w:rPr>
          <w:delText>review</w:delText>
        </w:r>
        <w:r w:rsidR="00AC025F" w:rsidDel="00E63828">
          <w:rPr>
            <w:spacing w:val="-2"/>
            <w:sz w:val="24"/>
          </w:rPr>
          <w:delText xml:space="preserve"> </w:delText>
        </w:r>
        <w:r w:rsidR="00AC025F" w:rsidDel="00E63828">
          <w:rPr>
            <w:sz w:val="24"/>
          </w:rPr>
          <w:delText>findings</w:delText>
        </w:r>
        <w:r w:rsidR="00AC025F" w:rsidDel="00E63828">
          <w:rPr>
            <w:spacing w:val="-1"/>
            <w:sz w:val="24"/>
          </w:rPr>
          <w:delText xml:space="preserve"> </w:delText>
        </w:r>
        <w:r w:rsidR="00AC025F" w:rsidDel="00E63828">
          <w:rPr>
            <w:sz w:val="24"/>
          </w:rPr>
          <w:delText>as</w:delText>
        </w:r>
        <w:r w:rsidR="00AC025F" w:rsidDel="00E63828">
          <w:rPr>
            <w:spacing w:val="-2"/>
            <w:sz w:val="24"/>
          </w:rPr>
          <w:delText xml:space="preserve"> </w:delText>
        </w:r>
        <w:r w:rsidR="00AC025F" w:rsidDel="00E63828">
          <w:rPr>
            <w:sz w:val="24"/>
          </w:rPr>
          <w:delText>required</w:delText>
        </w:r>
        <w:r w:rsidR="00AC025F" w:rsidDel="00E63828">
          <w:rPr>
            <w:spacing w:val="-1"/>
            <w:sz w:val="24"/>
          </w:rPr>
          <w:delText xml:space="preserve"> </w:delText>
        </w:r>
        <w:r w:rsidR="00AC025F" w:rsidDel="00E63828">
          <w:rPr>
            <w:sz w:val="24"/>
          </w:rPr>
          <w:delText>under</w:delText>
        </w:r>
        <w:r w:rsidR="00AC025F" w:rsidDel="00E63828">
          <w:rPr>
            <w:spacing w:val="-2"/>
            <w:sz w:val="24"/>
          </w:rPr>
          <w:delText xml:space="preserve"> </w:delText>
        </w:r>
        <w:r w:rsidR="00AC025F" w:rsidDel="00E63828">
          <w:rPr>
            <w:sz w:val="24"/>
          </w:rPr>
          <w:delText>the</w:delText>
        </w:r>
        <w:r w:rsidR="00AC025F" w:rsidDel="00E63828">
          <w:rPr>
            <w:spacing w:val="-2"/>
            <w:sz w:val="24"/>
          </w:rPr>
          <w:delText xml:space="preserve"> </w:delText>
        </w:r>
        <w:r w:rsidR="00AC025F" w:rsidDel="00E63828">
          <w:rPr>
            <w:spacing w:val="-5"/>
            <w:sz w:val="24"/>
          </w:rPr>
          <w:delText>CAA.</w:delText>
        </w:r>
        <w:r w:rsidDel="00E63828">
          <w:rPr>
            <w:sz w:val="24"/>
          </w:rPr>
          <w:delText>CMS</w:delText>
        </w:r>
        <w:r w:rsidDel="00E63828">
          <w:rPr>
            <w:spacing w:val="-4"/>
            <w:sz w:val="24"/>
          </w:rPr>
          <w:delText xml:space="preserve"> </w:delText>
        </w:r>
        <w:r w:rsidDel="00E63828">
          <w:rPr>
            <w:sz w:val="24"/>
          </w:rPr>
          <w:delText>notes</w:delText>
        </w:r>
        <w:r w:rsidDel="00E63828">
          <w:rPr>
            <w:spacing w:val="-4"/>
            <w:sz w:val="24"/>
          </w:rPr>
          <w:delText xml:space="preserve"> </w:delText>
        </w:r>
        <w:r w:rsidDel="00E63828">
          <w:rPr>
            <w:sz w:val="24"/>
          </w:rPr>
          <w:delText>that</w:delText>
        </w:r>
        <w:r w:rsidDel="00E63828">
          <w:rPr>
            <w:spacing w:val="-4"/>
            <w:sz w:val="24"/>
          </w:rPr>
          <w:delText xml:space="preserve"> </w:delText>
        </w:r>
        <w:r w:rsidDel="00E63828">
          <w:rPr>
            <w:sz w:val="24"/>
          </w:rPr>
          <w:delText>final</w:delText>
        </w:r>
        <w:r w:rsidDel="00E63828">
          <w:rPr>
            <w:spacing w:val="-4"/>
            <w:sz w:val="24"/>
          </w:rPr>
          <w:delText xml:space="preserve"> </w:delText>
        </w:r>
        <w:r w:rsidDel="00E63828">
          <w:rPr>
            <w:sz w:val="24"/>
          </w:rPr>
          <w:delText>project</w:delText>
        </w:r>
        <w:r w:rsidDel="00E63828">
          <w:rPr>
            <w:spacing w:val="-4"/>
            <w:sz w:val="24"/>
          </w:rPr>
          <w:delText xml:space="preserve"> </w:delText>
        </w:r>
        <w:r w:rsidDel="00E63828">
          <w:rPr>
            <w:sz w:val="24"/>
          </w:rPr>
          <w:delText>report</w:delText>
        </w:r>
        <w:r w:rsidDel="00E63828">
          <w:rPr>
            <w:spacing w:val="-4"/>
            <w:sz w:val="24"/>
          </w:rPr>
          <w:delText xml:space="preserve"> </w:delText>
        </w:r>
        <w:r w:rsidDel="00E63828">
          <w:rPr>
            <w:sz w:val="24"/>
          </w:rPr>
          <w:delText>recommendations</w:delText>
        </w:r>
        <w:r w:rsidDel="00E63828">
          <w:rPr>
            <w:spacing w:val="-4"/>
            <w:sz w:val="24"/>
          </w:rPr>
          <w:delText xml:space="preserve"> </w:delText>
        </w:r>
        <w:r w:rsidDel="00E63828">
          <w:rPr>
            <w:sz w:val="24"/>
          </w:rPr>
          <w:delText>shall</w:delText>
        </w:r>
        <w:r w:rsidDel="00E63828">
          <w:rPr>
            <w:spacing w:val="-4"/>
            <w:sz w:val="24"/>
          </w:rPr>
          <w:delText xml:space="preserve"> </w:delText>
        </w:r>
        <w:r w:rsidDel="00E63828">
          <w:rPr>
            <w:sz w:val="24"/>
          </w:rPr>
          <w:delText>be</w:delText>
        </w:r>
        <w:r w:rsidDel="00E63828">
          <w:rPr>
            <w:spacing w:val="-5"/>
            <w:sz w:val="24"/>
          </w:rPr>
          <w:delText xml:space="preserve"> </w:delText>
        </w:r>
        <w:r w:rsidDel="00E63828">
          <w:rPr>
            <w:sz w:val="24"/>
          </w:rPr>
          <w:delText>submitted</w:delText>
        </w:r>
        <w:r w:rsidDel="00E63828">
          <w:rPr>
            <w:spacing w:val="-4"/>
            <w:sz w:val="24"/>
          </w:rPr>
          <w:delText xml:space="preserve"> </w:delText>
        </w:r>
        <w:r w:rsidDel="00E63828">
          <w:rPr>
            <w:sz w:val="24"/>
          </w:rPr>
          <w:delText>as</w:delText>
        </w:r>
        <w:r w:rsidDel="00E63828">
          <w:rPr>
            <w:spacing w:val="-4"/>
            <w:sz w:val="24"/>
          </w:rPr>
          <w:delText xml:space="preserve"> </w:delText>
        </w:r>
        <w:r w:rsidDel="00E63828">
          <w:rPr>
            <w:sz w:val="24"/>
          </w:rPr>
          <w:delText>a separate deliverable as well as a Return on Investment (ROI) Analysis.</w:delText>
        </w:r>
        <w:r w:rsidDel="00E63828">
          <w:rPr>
            <w:spacing w:val="40"/>
            <w:sz w:val="24"/>
          </w:rPr>
          <w:delText xml:space="preserve"> </w:delText>
        </w:r>
        <w:r w:rsidDel="00E63828">
          <w:rPr>
            <w:sz w:val="24"/>
          </w:rPr>
          <w:delText>The ROI analysis shall be based on LOE and identified overpayment amounts.</w:delText>
        </w:r>
      </w:del>
    </w:p>
    <w:p w14:paraId="2CA4D43C" w14:textId="7517E9AD" w:rsidR="00D61D72" w:rsidDel="00E63828" w:rsidRDefault="00860DAE">
      <w:pPr>
        <w:pStyle w:val="ListParagraph"/>
        <w:numPr>
          <w:ilvl w:val="0"/>
          <w:numId w:val="31"/>
        </w:numPr>
        <w:tabs>
          <w:tab w:val="left" w:pos="2399"/>
          <w:tab w:val="left" w:pos="2400"/>
        </w:tabs>
        <w:ind w:right="107"/>
        <w:rPr>
          <w:del w:id="158" w:author="Scott Wakefield" w:date="2026-04-16T12:12:00Z" w16du:dateUtc="2026-04-16T16:12:00Z"/>
          <w:sz w:val="24"/>
        </w:rPr>
      </w:pPr>
      <w:del w:id="159" w:author="Scott Wakefield" w:date="2026-04-16T12:12:00Z" w16du:dateUtc="2026-04-16T16:12:00Z">
        <w:r w:rsidDel="00E63828">
          <w:rPr>
            <w:sz w:val="24"/>
          </w:rPr>
          <w:delText>In order to provide CMS support for the Interim and Final RTCs, the SMRC shall</w:delText>
        </w:r>
        <w:r w:rsidDel="00E63828">
          <w:rPr>
            <w:spacing w:val="-4"/>
            <w:sz w:val="24"/>
          </w:rPr>
          <w:delText xml:space="preserve"> </w:delText>
        </w:r>
        <w:r w:rsidDel="00E63828">
          <w:rPr>
            <w:sz w:val="24"/>
          </w:rPr>
          <w:delText>have</w:delText>
        </w:r>
        <w:r w:rsidDel="00E63828">
          <w:rPr>
            <w:spacing w:val="-5"/>
            <w:sz w:val="24"/>
          </w:rPr>
          <w:delText xml:space="preserve"> </w:delText>
        </w:r>
        <w:r w:rsidDel="00E63828">
          <w:rPr>
            <w:sz w:val="24"/>
          </w:rPr>
          <w:delText>the</w:delText>
        </w:r>
        <w:r w:rsidDel="00E63828">
          <w:rPr>
            <w:spacing w:val="-5"/>
            <w:sz w:val="24"/>
          </w:rPr>
          <w:delText xml:space="preserve"> </w:delText>
        </w:r>
        <w:r w:rsidDel="00E63828">
          <w:rPr>
            <w:sz w:val="24"/>
          </w:rPr>
          <w:delText>capability</w:delText>
        </w:r>
        <w:r w:rsidDel="00E63828">
          <w:rPr>
            <w:spacing w:val="-4"/>
            <w:sz w:val="24"/>
          </w:rPr>
          <w:delText xml:space="preserve"> </w:delText>
        </w:r>
        <w:r w:rsidDel="00E63828">
          <w:rPr>
            <w:sz w:val="24"/>
          </w:rPr>
          <w:delText>to</w:delText>
        </w:r>
        <w:r w:rsidDel="00E63828">
          <w:rPr>
            <w:spacing w:val="-4"/>
            <w:sz w:val="24"/>
          </w:rPr>
          <w:delText xml:space="preserve"> </w:delText>
        </w:r>
        <w:r w:rsidDel="00E63828">
          <w:rPr>
            <w:sz w:val="24"/>
          </w:rPr>
          <w:delText>respond</w:delText>
        </w:r>
        <w:r w:rsidDel="00E63828">
          <w:rPr>
            <w:spacing w:val="-4"/>
            <w:sz w:val="24"/>
          </w:rPr>
          <w:delText xml:space="preserve"> </w:delText>
        </w:r>
        <w:r w:rsidDel="00E63828">
          <w:rPr>
            <w:sz w:val="24"/>
          </w:rPr>
          <w:delText>to</w:delText>
        </w:r>
        <w:r w:rsidDel="00E63828">
          <w:rPr>
            <w:spacing w:val="-4"/>
            <w:sz w:val="24"/>
          </w:rPr>
          <w:delText xml:space="preserve"> </w:delText>
        </w:r>
        <w:r w:rsidDel="00E63828">
          <w:rPr>
            <w:sz w:val="24"/>
          </w:rPr>
          <w:delText>questions</w:delText>
        </w:r>
        <w:r w:rsidDel="00E63828">
          <w:rPr>
            <w:spacing w:val="-4"/>
            <w:sz w:val="24"/>
          </w:rPr>
          <w:delText xml:space="preserve"> </w:delText>
        </w:r>
        <w:r w:rsidDel="00E63828">
          <w:rPr>
            <w:sz w:val="24"/>
          </w:rPr>
          <w:delText>under</w:delText>
        </w:r>
        <w:r w:rsidDel="00E63828">
          <w:rPr>
            <w:spacing w:val="-5"/>
            <w:sz w:val="24"/>
          </w:rPr>
          <w:delText xml:space="preserve"> </w:delText>
        </w:r>
        <w:r w:rsidDel="00E63828">
          <w:rPr>
            <w:sz w:val="24"/>
          </w:rPr>
          <w:delText>strictly</w:delText>
        </w:r>
        <w:r w:rsidDel="00E63828">
          <w:rPr>
            <w:spacing w:val="-4"/>
            <w:sz w:val="24"/>
          </w:rPr>
          <w:delText xml:space="preserve"> </w:delText>
        </w:r>
        <w:r w:rsidDel="00E63828">
          <w:rPr>
            <w:sz w:val="24"/>
          </w:rPr>
          <w:delText>imposed</w:delText>
        </w:r>
        <w:r w:rsidDel="00E63828">
          <w:rPr>
            <w:spacing w:val="-4"/>
            <w:sz w:val="24"/>
          </w:rPr>
          <w:delText xml:space="preserve"> </w:delText>
        </w:r>
        <w:r w:rsidDel="00E63828">
          <w:rPr>
            <w:sz w:val="24"/>
          </w:rPr>
          <w:delText>timelines of</w:delText>
        </w:r>
        <w:r w:rsidDel="00E63828">
          <w:rPr>
            <w:spacing w:val="-3"/>
            <w:sz w:val="24"/>
          </w:rPr>
          <w:delText xml:space="preserve"> </w:delText>
        </w:r>
        <w:r w:rsidDel="00E63828">
          <w:rPr>
            <w:sz w:val="24"/>
          </w:rPr>
          <w:delText>a</w:delText>
        </w:r>
        <w:r w:rsidDel="00E63828">
          <w:rPr>
            <w:spacing w:val="-3"/>
            <w:sz w:val="24"/>
          </w:rPr>
          <w:delText xml:space="preserve"> </w:delText>
        </w:r>
        <w:r w:rsidDel="00E63828">
          <w:rPr>
            <w:sz w:val="24"/>
          </w:rPr>
          <w:delText>shortened nature</w:delText>
        </w:r>
        <w:r w:rsidDel="00E63828">
          <w:rPr>
            <w:spacing w:val="-1"/>
            <w:sz w:val="24"/>
          </w:rPr>
          <w:delText xml:space="preserve"> </w:delText>
        </w:r>
        <w:r w:rsidDel="00E63828">
          <w:rPr>
            <w:sz w:val="24"/>
          </w:rPr>
          <w:delText>(such</w:delText>
        </w:r>
        <w:r w:rsidDel="00E63828">
          <w:rPr>
            <w:spacing w:val="-2"/>
            <w:sz w:val="24"/>
          </w:rPr>
          <w:delText xml:space="preserve"> </w:delText>
        </w:r>
        <w:r w:rsidDel="00E63828">
          <w:rPr>
            <w:sz w:val="24"/>
          </w:rPr>
          <w:delText>as</w:delText>
        </w:r>
        <w:r w:rsidDel="00E63828">
          <w:rPr>
            <w:spacing w:val="-2"/>
            <w:sz w:val="24"/>
          </w:rPr>
          <w:delText xml:space="preserve"> </w:delText>
        </w:r>
        <w:r w:rsidDel="00E63828">
          <w:rPr>
            <w:sz w:val="24"/>
          </w:rPr>
          <w:delText>within</w:delText>
        </w:r>
        <w:r w:rsidDel="00E63828">
          <w:rPr>
            <w:spacing w:val="-2"/>
            <w:sz w:val="24"/>
          </w:rPr>
          <w:delText xml:space="preserve"> </w:delText>
        </w:r>
        <w:r w:rsidDel="00E63828">
          <w:rPr>
            <w:sz w:val="24"/>
          </w:rPr>
          <w:delText>48</w:delText>
        </w:r>
        <w:r w:rsidDel="00E63828">
          <w:rPr>
            <w:spacing w:val="-2"/>
            <w:sz w:val="24"/>
          </w:rPr>
          <w:delText xml:space="preserve"> </w:delText>
        </w:r>
        <w:r w:rsidDel="00E63828">
          <w:rPr>
            <w:sz w:val="24"/>
          </w:rPr>
          <w:delText>hours)</w:delText>
        </w:r>
        <w:r w:rsidDel="00E63828">
          <w:rPr>
            <w:spacing w:val="-3"/>
            <w:sz w:val="24"/>
          </w:rPr>
          <w:delText xml:space="preserve"> </w:delText>
        </w:r>
        <w:r w:rsidDel="00E63828">
          <w:rPr>
            <w:sz w:val="24"/>
          </w:rPr>
          <w:delText>related</w:delText>
        </w:r>
        <w:r w:rsidDel="00E63828">
          <w:rPr>
            <w:spacing w:val="-2"/>
            <w:sz w:val="24"/>
          </w:rPr>
          <w:delText xml:space="preserve"> </w:delText>
        </w:r>
        <w:r w:rsidDel="00E63828">
          <w:rPr>
            <w:sz w:val="24"/>
          </w:rPr>
          <w:delText>to</w:delText>
        </w:r>
        <w:r w:rsidDel="00E63828">
          <w:rPr>
            <w:spacing w:val="-2"/>
            <w:sz w:val="24"/>
          </w:rPr>
          <w:delText xml:space="preserve"> </w:delText>
        </w:r>
        <w:r w:rsidDel="00E63828">
          <w:rPr>
            <w:sz w:val="24"/>
          </w:rPr>
          <w:delText>research,</w:delText>
        </w:r>
        <w:r w:rsidDel="00E63828">
          <w:rPr>
            <w:spacing w:val="-2"/>
            <w:sz w:val="24"/>
          </w:rPr>
          <w:delText xml:space="preserve"> </w:delText>
        </w:r>
        <w:r w:rsidDel="00E63828">
          <w:rPr>
            <w:sz w:val="24"/>
          </w:rPr>
          <w:delText>data</w:delText>
        </w:r>
        <w:r w:rsidDel="00E63828">
          <w:rPr>
            <w:spacing w:val="-3"/>
            <w:sz w:val="24"/>
          </w:rPr>
          <w:delText xml:space="preserve"> </w:delText>
        </w:r>
        <w:r w:rsidDel="00E63828">
          <w:rPr>
            <w:sz w:val="24"/>
          </w:rPr>
          <w:delText>analysis, medical review and related activities. The SMRC shall have the capability to perform additional research/data analysis/etc. under strictly imposed timelines</w:delText>
        </w:r>
        <w:r w:rsidDel="00E63828">
          <w:rPr>
            <w:spacing w:val="40"/>
            <w:sz w:val="24"/>
          </w:rPr>
          <w:delText xml:space="preserve"> </w:delText>
        </w:r>
        <w:r w:rsidDel="00E63828">
          <w:rPr>
            <w:sz w:val="24"/>
          </w:rPr>
          <w:delText>of a shortened nature (such as within 48 hours) as needed.</w:delText>
        </w:r>
      </w:del>
    </w:p>
    <w:p w14:paraId="4A6ED3EA" w14:textId="7336BCC5" w:rsidR="00D61D72" w:rsidDel="00E63828" w:rsidRDefault="00860DAE">
      <w:pPr>
        <w:pStyle w:val="ListParagraph"/>
        <w:numPr>
          <w:ilvl w:val="0"/>
          <w:numId w:val="31"/>
        </w:numPr>
        <w:tabs>
          <w:tab w:val="left" w:pos="2399"/>
          <w:tab w:val="left" w:pos="2400"/>
        </w:tabs>
        <w:ind w:right="143"/>
        <w:rPr>
          <w:del w:id="160" w:author="Scott Wakefield" w:date="2026-04-16T12:12:00Z" w16du:dateUtc="2026-04-16T16:12:00Z"/>
          <w:sz w:val="24"/>
        </w:rPr>
      </w:pPr>
      <w:del w:id="161" w:author="Scott Wakefield" w:date="2026-04-16T12:12:00Z" w16du:dateUtc="2026-04-16T16:12:00Z">
        <w:r w:rsidDel="00E63828">
          <w:rPr>
            <w:sz w:val="24"/>
          </w:rPr>
          <w:delText>CMS</w:delText>
        </w:r>
        <w:r w:rsidDel="00E63828">
          <w:rPr>
            <w:spacing w:val="-3"/>
            <w:sz w:val="24"/>
          </w:rPr>
          <w:delText xml:space="preserve"> </w:delText>
        </w:r>
        <w:r w:rsidDel="00E63828">
          <w:rPr>
            <w:sz w:val="24"/>
          </w:rPr>
          <w:delText>will</w:delText>
        </w:r>
        <w:r w:rsidDel="00E63828">
          <w:rPr>
            <w:spacing w:val="-3"/>
            <w:sz w:val="24"/>
          </w:rPr>
          <w:delText xml:space="preserve"> </w:delText>
        </w:r>
        <w:r w:rsidDel="00E63828">
          <w:rPr>
            <w:sz w:val="24"/>
          </w:rPr>
          <w:delText>work</w:delText>
        </w:r>
        <w:r w:rsidDel="00E63828">
          <w:rPr>
            <w:spacing w:val="-3"/>
            <w:sz w:val="24"/>
          </w:rPr>
          <w:delText xml:space="preserve"> </w:delText>
        </w:r>
        <w:r w:rsidDel="00E63828">
          <w:rPr>
            <w:sz w:val="24"/>
          </w:rPr>
          <w:delText>with</w:delText>
        </w:r>
        <w:r w:rsidDel="00E63828">
          <w:rPr>
            <w:spacing w:val="-3"/>
            <w:sz w:val="24"/>
          </w:rPr>
          <w:delText xml:space="preserve"> </w:delText>
        </w:r>
        <w:r w:rsidDel="00E63828">
          <w:rPr>
            <w:sz w:val="24"/>
          </w:rPr>
          <w:delText>the</w:delText>
        </w:r>
        <w:r w:rsidDel="00E63828">
          <w:rPr>
            <w:spacing w:val="-7"/>
            <w:sz w:val="24"/>
          </w:rPr>
          <w:delText xml:space="preserve"> </w:delText>
        </w:r>
        <w:r w:rsidDel="00E63828">
          <w:rPr>
            <w:sz w:val="24"/>
          </w:rPr>
          <w:delText>SMRC</w:delText>
        </w:r>
        <w:r w:rsidDel="00E63828">
          <w:rPr>
            <w:spacing w:val="-3"/>
            <w:sz w:val="24"/>
          </w:rPr>
          <w:delText xml:space="preserve"> </w:delText>
        </w:r>
        <w:r w:rsidDel="00E63828">
          <w:rPr>
            <w:sz w:val="24"/>
          </w:rPr>
          <w:delText>on</w:delText>
        </w:r>
        <w:r w:rsidDel="00E63828">
          <w:rPr>
            <w:spacing w:val="-3"/>
            <w:sz w:val="24"/>
          </w:rPr>
          <w:delText xml:space="preserve"> </w:delText>
        </w:r>
        <w:r w:rsidDel="00E63828">
          <w:rPr>
            <w:sz w:val="24"/>
          </w:rPr>
          <w:delText>any</w:delText>
        </w:r>
        <w:r w:rsidDel="00E63828">
          <w:rPr>
            <w:spacing w:val="-3"/>
            <w:sz w:val="24"/>
          </w:rPr>
          <w:delText xml:space="preserve"> </w:delText>
        </w:r>
        <w:r w:rsidDel="00E63828">
          <w:rPr>
            <w:sz w:val="24"/>
          </w:rPr>
          <w:delText>format</w:delText>
        </w:r>
        <w:r w:rsidDel="00E63828">
          <w:rPr>
            <w:spacing w:val="-3"/>
            <w:sz w:val="24"/>
          </w:rPr>
          <w:delText xml:space="preserve"> </w:delText>
        </w:r>
        <w:r w:rsidDel="00E63828">
          <w:rPr>
            <w:sz w:val="24"/>
          </w:rPr>
          <w:delText>changes</w:delText>
        </w:r>
        <w:r w:rsidDel="00E63828">
          <w:rPr>
            <w:spacing w:val="-3"/>
            <w:sz w:val="24"/>
          </w:rPr>
          <w:delText xml:space="preserve"> </w:delText>
        </w:r>
        <w:r w:rsidDel="00E63828">
          <w:rPr>
            <w:sz w:val="24"/>
          </w:rPr>
          <w:delText>for</w:delText>
        </w:r>
        <w:r w:rsidDel="00E63828">
          <w:rPr>
            <w:spacing w:val="-4"/>
            <w:sz w:val="24"/>
          </w:rPr>
          <w:delText xml:space="preserve"> </w:delText>
        </w:r>
        <w:r w:rsidDel="00E63828">
          <w:rPr>
            <w:sz w:val="24"/>
          </w:rPr>
          <w:delText>purposes</w:delText>
        </w:r>
        <w:r w:rsidDel="00E63828">
          <w:rPr>
            <w:spacing w:val="-3"/>
            <w:sz w:val="24"/>
          </w:rPr>
          <w:delText xml:space="preserve"> </w:delText>
        </w:r>
        <w:r w:rsidDel="00E63828">
          <w:rPr>
            <w:sz w:val="24"/>
          </w:rPr>
          <w:delText>of</w:delText>
        </w:r>
        <w:r w:rsidDel="00E63828">
          <w:rPr>
            <w:spacing w:val="-4"/>
            <w:sz w:val="24"/>
          </w:rPr>
          <w:delText xml:space="preserve"> </w:delText>
        </w:r>
        <w:r w:rsidDel="00E63828">
          <w:rPr>
            <w:sz w:val="24"/>
          </w:rPr>
          <w:delText>the</w:delText>
        </w:r>
        <w:r w:rsidDel="00E63828">
          <w:rPr>
            <w:spacing w:val="-2"/>
            <w:sz w:val="24"/>
          </w:rPr>
          <w:delText xml:space="preserve"> </w:delText>
        </w:r>
        <w:r w:rsidDel="00E63828">
          <w:rPr>
            <w:sz w:val="24"/>
          </w:rPr>
          <w:delText>Final RTC. For example, CMS may request that the SMRC place certain information from the Final Project report into appendices or convert existing project information to a specific format requested via feedback obtained during the RTC clearance process.</w:delText>
        </w:r>
      </w:del>
    </w:p>
    <w:p w14:paraId="18C48D34" w14:textId="15F4BF44" w:rsidR="00D61D72" w:rsidDel="00E63828" w:rsidRDefault="00D61D72">
      <w:pPr>
        <w:pStyle w:val="BodyText"/>
        <w:spacing w:before="7"/>
        <w:rPr>
          <w:del w:id="162" w:author="Scott Wakefield" w:date="2026-04-16T12:12:00Z" w16du:dateUtc="2026-04-16T16:12:00Z"/>
        </w:rPr>
      </w:pPr>
    </w:p>
    <w:p w14:paraId="4769CB86" w14:textId="56B62A9C" w:rsidR="00D61D72" w:rsidDel="00E63828" w:rsidRDefault="00860DAE">
      <w:pPr>
        <w:pStyle w:val="BodyText"/>
        <w:spacing w:line="247" w:lineRule="auto"/>
        <w:ind w:left="935" w:right="377" w:hanging="12"/>
        <w:rPr>
          <w:del w:id="163" w:author="Scott Wakefield" w:date="2026-04-16T12:12:00Z" w16du:dateUtc="2026-04-16T16:12:00Z"/>
        </w:rPr>
      </w:pPr>
      <w:del w:id="164" w:author="Scott Wakefield" w:date="2026-04-16T12:12:00Z" w16du:dateUtc="2026-04-16T16:12:00Z">
        <w:r w:rsidDel="00E63828">
          <w:delText>CMS will conduct periodic monitoring of the SMRC’s progress towards completion of the CAA</w:delText>
        </w:r>
        <w:r w:rsidDel="00E63828">
          <w:rPr>
            <w:spacing w:val="-4"/>
          </w:rPr>
          <w:delText xml:space="preserve"> </w:delText>
        </w:r>
        <w:r w:rsidDel="00E63828">
          <w:delText>Telehealth</w:delText>
        </w:r>
        <w:r w:rsidDel="00E63828">
          <w:rPr>
            <w:spacing w:val="-3"/>
          </w:rPr>
          <w:delText xml:space="preserve"> </w:delText>
        </w:r>
        <w:r w:rsidDel="00E63828">
          <w:delText>Project.</w:delText>
        </w:r>
        <w:r w:rsidDel="00E63828">
          <w:rPr>
            <w:spacing w:val="-3"/>
          </w:rPr>
          <w:delText xml:space="preserve"> </w:delText>
        </w:r>
        <w:r w:rsidDel="00E63828">
          <w:delText>The</w:delText>
        </w:r>
        <w:r w:rsidDel="00E63828">
          <w:rPr>
            <w:spacing w:val="-4"/>
          </w:rPr>
          <w:delText xml:space="preserve"> </w:delText>
        </w:r>
        <w:r w:rsidDel="00E63828">
          <w:delText>frequency</w:delText>
        </w:r>
        <w:r w:rsidDel="00E63828">
          <w:rPr>
            <w:spacing w:val="-1"/>
          </w:rPr>
          <w:delText xml:space="preserve"> </w:delText>
        </w:r>
        <w:r w:rsidDel="00E63828">
          <w:delText>and</w:delText>
        </w:r>
        <w:r w:rsidDel="00E63828">
          <w:rPr>
            <w:spacing w:val="-3"/>
          </w:rPr>
          <w:delText xml:space="preserve"> </w:delText>
        </w:r>
        <w:r w:rsidDel="00E63828">
          <w:delText>nature</w:delText>
        </w:r>
        <w:r w:rsidDel="00E63828">
          <w:rPr>
            <w:spacing w:val="-4"/>
          </w:rPr>
          <w:delText xml:space="preserve"> </w:delText>
        </w:r>
        <w:r w:rsidDel="00E63828">
          <w:delText>of</w:delText>
        </w:r>
        <w:r w:rsidDel="00E63828">
          <w:rPr>
            <w:spacing w:val="-4"/>
          </w:rPr>
          <w:delText xml:space="preserve"> </w:delText>
        </w:r>
        <w:r w:rsidDel="00E63828">
          <w:delText>this</w:delText>
        </w:r>
        <w:r w:rsidDel="00E63828">
          <w:rPr>
            <w:spacing w:val="-3"/>
          </w:rPr>
          <w:delText xml:space="preserve"> </w:delText>
        </w:r>
        <w:r w:rsidDel="00E63828">
          <w:delText>monitoring</w:delText>
        </w:r>
        <w:r w:rsidDel="00E63828">
          <w:rPr>
            <w:spacing w:val="-3"/>
          </w:rPr>
          <w:delText xml:space="preserve"> </w:delText>
        </w:r>
        <w:r w:rsidDel="00E63828">
          <w:delText>is</w:delText>
        </w:r>
        <w:r w:rsidDel="00E63828">
          <w:rPr>
            <w:spacing w:val="-3"/>
          </w:rPr>
          <w:delText xml:space="preserve"> </w:delText>
        </w:r>
        <w:r w:rsidDel="00E63828">
          <w:delText>to</w:delText>
        </w:r>
        <w:r w:rsidDel="00E63828">
          <w:rPr>
            <w:spacing w:val="-6"/>
          </w:rPr>
          <w:delText xml:space="preserve"> </w:delText>
        </w:r>
        <w:r w:rsidDel="00E63828">
          <w:delText>be</w:delText>
        </w:r>
        <w:r w:rsidDel="00E63828">
          <w:rPr>
            <w:spacing w:val="-4"/>
          </w:rPr>
          <w:delText xml:space="preserve"> </w:delText>
        </w:r>
        <w:r w:rsidDel="00E63828">
          <w:delText>determined</w:delText>
        </w:r>
        <w:r w:rsidDel="00E63828">
          <w:rPr>
            <w:spacing w:val="-3"/>
          </w:rPr>
          <w:delText xml:space="preserve"> </w:delText>
        </w:r>
        <w:r w:rsidDel="00E63828">
          <w:delText>by CMS. The SMRC shall participate in these monitoring activities, which may include the provision</w:delText>
        </w:r>
        <w:r w:rsidDel="00E63828">
          <w:rPr>
            <w:spacing w:val="-1"/>
          </w:rPr>
          <w:delText xml:space="preserve"> </w:delText>
        </w:r>
        <w:r w:rsidDel="00E63828">
          <w:delText>of</w:delText>
        </w:r>
        <w:r w:rsidDel="00E63828">
          <w:rPr>
            <w:spacing w:val="-2"/>
          </w:rPr>
          <w:delText xml:space="preserve"> </w:delText>
        </w:r>
        <w:r w:rsidDel="00E63828">
          <w:delText>a</w:delText>
        </w:r>
        <w:r w:rsidDel="00E63828">
          <w:rPr>
            <w:spacing w:val="-2"/>
          </w:rPr>
          <w:delText xml:space="preserve"> </w:delText>
        </w:r>
        <w:r w:rsidDel="00E63828">
          <w:delText>brief</w:delText>
        </w:r>
        <w:r w:rsidDel="00E63828">
          <w:rPr>
            <w:spacing w:val="-2"/>
          </w:rPr>
          <w:delText xml:space="preserve"> </w:delText>
        </w:r>
        <w:r w:rsidDel="00E63828">
          <w:delText>summary</w:delText>
        </w:r>
        <w:r w:rsidDel="00E63828">
          <w:rPr>
            <w:spacing w:val="-1"/>
          </w:rPr>
          <w:delText xml:space="preserve"> </w:delText>
        </w:r>
        <w:r w:rsidDel="00E63828">
          <w:delText>of</w:delText>
        </w:r>
        <w:r w:rsidDel="00E63828">
          <w:rPr>
            <w:spacing w:val="-2"/>
          </w:rPr>
          <w:delText xml:space="preserve"> </w:delText>
        </w:r>
        <w:r w:rsidDel="00E63828">
          <w:delText>activities,</w:delText>
        </w:r>
        <w:r w:rsidDel="00E63828">
          <w:rPr>
            <w:spacing w:val="-1"/>
          </w:rPr>
          <w:delText xml:space="preserve"> </w:delText>
        </w:r>
        <w:r w:rsidDel="00E63828">
          <w:delText>internal</w:delText>
        </w:r>
        <w:r w:rsidDel="00E63828">
          <w:rPr>
            <w:spacing w:val="-1"/>
          </w:rPr>
          <w:delText xml:space="preserve"> </w:delText>
        </w:r>
        <w:r w:rsidDel="00E63828">
          <w:delText>quality</w:delText>
        </w:r>
        <w:r w:rsidDel="00E63828">
          <w:rPr>
            <w:spacing w:val="-1"/>
          </w:rPr>
          <w:delText xml:space="preserve"> </w:delText>
        </w:r>
        <w:r w:rsidDel="00E63828">
          <w:delText>improvement,</w:delText>
        </w:r>
        <w:r w:rsidDel="00E63828">
          <w:rPr>
            <w:spacing w:val="-1"/>
          </w:rPr>
          <w:delText xml:space="preserve"> </w:delText>
        </w:r>
        <w:r w:rsidDel="00E63828">
          <w:delText>barriers and</w:delText>
        </w:r>
        <w:r w:rsidDel="00E63828">
          <w:rPr>
            <w:spacing w:val="-1"/>
          </w:rPr>
          <w:delText xml:space="preserve"> </w:delText>
        </w:r>
        <w:r w:rsidDel="00E63828">
          <w:delText>efforts to address those barriers, and other pertinent information as directed by CMS.</w:delText>
        </w:r>
      </w:del>
    </w:p>
    <w:p w14:paraId="40B1A008" w14:textId="258D94CA" w:rsidR="00D61D72" w:rsidDel="00E63828" w:rsidRDefault="00D61D72">
      <w:pPr>
        <w:pStyle w:val="BodyText"/>
        <w:spacing w:before="6"/>
        <w:rPr>
          <w:del w:id="165" w:author="Scott Wakefield" w:date="2026-04-16T12:12:00Z" w16du:dateUtc="2026-04-16T16:12:00Z"/>
        </w:rPr>
      </w:pPr>
    </w:p>
    <w:p w14:paraId="79553044" w14:textId="7334CB4B" w:rsidR="00D61D72" w:rsidDel="00E63828" w:rsidRDefault="00860DAE">
      <w:pPr>
        <w:pStyle w:val="BodyText"/>
        <w:spacing w:before="1" w:line="247" w:lineRule="auto"/>
        <w:ind w:left="935" w:right="425" w:hanging="12"/>
        <w:rPr>
          <w:del w:id="166" w:author="Scott Wakefield" w:date="2026-04-16T12:12:00Z" w16du:dateUtc="2026-04-16T16:12:00Z"/>
        </w:rPr>
      </w:pPr>
      <w:del w:id="167" w:author="Scott Wakefield" w:date="2026-04-16T12:12:00Z" w16du:dateUtc="2026-04-16T16:12:00Z">
        <w:r w:rsidDel="00E63828">
          <w:delText>For</w:delText>
        </w:r>
        <w:r w:rsidDel="00E63828">
          <w:rPr>
            <w:spacing w:val="-4"/>
          </w:rPr>
          <w:delText xml:space="preserve"> </w:delText>
        </w:r>
        <w:r w:rsidDel="00E63828">
          <w:delText>Task</w:delText>
        </w:r>
        <w:r w:rsidDel="00E63828">
          <w:rPr>
            <w:spacing w:val="-3"/>
          </w:rPr>
          <w:delText xml:space="preserve"> </w:delText>
        </w:r>
        <w:r w:rsidDel="00E63828">
          <w:delText>12,</w:delText>
        </w:r>
        <w:r w:rsidDel="00E63828">
          <w:rPr>
            <w:spacing w:val="-3"/>
          </w:rPr>
          <w:delText xml:space="preserve"> </w:delText>
        </w:r>
        <w:r w:rsidDel="00E63828">
          <w:delText>the</w:delText>
        </w:r>
        <w:r w:rsidDel="00E63828">
          <w:rPr>
            <w:spacing w:val="-4"/>
          </w:rPr>
          <w:delText xml:space="preserve"> </w:delText>
        </w:r>
        <w:r w:rsidDel="00E63828">
          <w:delText>SMRC</w:delText>
        </w:r>
        <w:r w:rsidDel="00E63828">
          <w:rPr>
            <w:spacing w:val="-3"/>
          </w:rPr>
          <w:delText xml:space="preserve"> </w:delText>
        </w:r>
        <w:r w:rsidDel="00E63828">
          <w:delText>shall</w:delText>
        </w:r>
        <w:r w:rsidDel="00E63828">
          <w:rPr>
            <w:spacing w:val="-3"/>
          </w:rPr>
          <w:delText xml:space="preserve"> </w:delText>
        </w:r>
        <w:r w:rsidDel="00E63828">
          <w:delText>follow</w:delText>
        </w:r>
        <w:r w:rsidDel="00E63828">
          <w:rPr>
            <w:spacing w:val="-4"/>
          </w:rPr>
          <w:delText xml:space="preserve"> </w:delText>
        </w:r>
        <w:r w:rsidDel="00E63828">
          <w:delText>reporting</w:delText>
        </w:r>
        <w:r w:rsidDel="00E63828">
          <w:rPr>
            <w:spacing w:val="-3"/>
          </w:rPr>
          <w:delText xml:space="preserve"> </w:delText>
        </w:r>
        <w:r w:rsidDel="00E63828">
          <w:delText>requirements</w:delText>
        </w:r>
        <w:r w:rsidDel="00E63828">
          <w:rPr>
            <w:spacing w:val="-3"/>
          </w:rPr>
          <w:delText xml:space="preserve"> </w:delText>
        </w:r>
        <w:r w:rsidDel="00E63828">
          <w:delText>listed</w:delText>
        </w:r>
        <w:r w:rsidDel="00E63828">
          <w:rPr>
            <w:spacing w:val="-3"/>
          </w:rPr>
          <w:delText xml:space="preserve"> </w:delText>
        </w:r>
        <w:r w:rsidDel="00E63828">
          <w:delText>in</w:delText>
        </w:r>
        <w:r w:rsidDel="00E63828">
          <w:rPr>
            <w:spacing w:val="-3"/>
          </w:rPr>
          <w:delText xml:space="preserve"> </w:delText>
        </w:r>
        <w:r w:rsidDel="00E63828">
          <w:delText>Section</w:delText>
        </w:r>
        <w:r w:rsidDel="00E63828">
          <w:rPr>
            <w:spacing w:val="-3"/>
          </w:rPr>
          <w:delText xml:space="preserve"> </w:delText>
        </w:r>
        <w:r w:rsidDel="00E63828">
          <w:delText>C</w:delText>
        </w:r>
        <w:r w:rsidDel="00E63828">
          <w:rPr>
            <w:spacing w:val="-3"/>
          </w:rPr>
          <w:delText xml:space="preserve"> </w:delText>
        </w:r>
        <w:r w:rsidDel="00E63828">
          <w:delText>titled “Reporting Requirements” and deliverables.</w:delText>
        </w:r>
      </w:del>
    </w:p>
    <w:p w14:paraId="44E2100F" w14:textId="4B67F914" w:rsidR="00C938F6" w:rsidDel="00E63828" w:rsidRDefault="00C938F6">
      <w:pPr>
        <w:pStyle w:val="BodyText"/>
        <w:spacing w:before="1" w:line="247" w:lineRule="auto"/>
        <w:ind w:left="935" w:right="425" w:hanging="12"/>
        <w:rPr>
          <w:del w:id="168" w:author="Scott Wakefield" w:date="2026-04-16T12:12:00Z" w16du:dateUtc="2026-04-16T16:12:00Z"/>
        </w:rPr>
      </w:pPr>
    </w:p>
    <w:p w14:paraId="582C22C6" w14:textId="77777777" w:rsidR="00D61D72" w:rsidRDefault="00860DAE">
      <w:pPr>
        <w:pStyle w:val="ListParagraph"/>
        <w:numPr>
          <w:ilvl w:val="0"/>
          <w:numId w:val="49"/>
        </w:numPr>
        <w:tabs>
          <w:tab w:val="left" w:pos="868"/>
        </w:tabs>
        <w:spacing w:before="60"/>
        <w:ind w:left="868" w:hanging="288"/>
        <w:rPr>
          <w:b/>
          <w:sz w:val="24"/>
        </w:rPr>
      </w:pPr>
      <w:r>
        <w:rPr>
          <w:b/>
          <w:sz w:val="24"/>
        </w:rPr>
        <w:t>OPTIONAL</w:t>
      </w:r>
      <w:r>
        <w:rPr>
          <w:b/>
          <w:spacing w:val="-12"/>
          <w:sz w:val="24"/>
        </w:rPr>
        <w:t xml:space="preserve"> </w:t>
      </w:r>
      <w:r>
        <w:rPr>
          <w:b/>
          <w:spacing w:val="-4"/>
          <w:sz w:val="24"/>
        </w:rPr>
        <w:t>TASKS</w:t>
      </w:r>
    </w:p>
    <w:p w14:paraId="303EECBC" w14:textId="77777777" w:rsidR="00D61D72" w:rsidRDefault="00D61D72">
      <w:pPr>
        <w:pStyle w:val="BodyText"/>
        <w:spacing w:before="11"/>
        <w:rPr>
          <w:b/>
          <w:sz w:val="27"/>
        </w:rPr>
      </w:pPr>
    </w:p>
    <w:p w14:paraId="790CA3DD" w14:textId="77777777" w:rsidR="00D61D72" w:rsidRDefault="00860DAE">
      <w:pPr>
        <w:pStyle w:val="BodyText"/>
        <w:spacing w:line="247" w:lineRule="auto"/>
        <w:ind w:left="587" w:right="377" w:hanging="10"/>
      </w:pPr>
      <w:r>
        <w:t>The</w:t>
      </w:r>
      <w:r>
        <w:rPr>
          <w:spacing w:val="-6"/>
        </w:rPr>
        <w:t xml:space="preserve"> </w:t>
      </w:r>
      <w:r>
        <w:t>following</w:t>
      </w:r>
      <w:r>
        <w:rPr>
          <w:spacing w:val="-7"/>
        </w:rPr>
        <w:t xml:space="preserve"> </w:t>
      </w:r>
      <w:r>
        <w:t>tasks</w:t>
      </w:r>
      <w:r>
        <w:rPr>
          <w:spacing w:val="-5"/>
        </w:rPr>
        <w:t xml:space="preserve"> </w:t>
      </w:r>
      <w:r>
        <w:t>are</w:t>
      </w:r>
      <w:r>
        <w:rPr>
          <w:spacing w:val="-4"/>
        </w:rPr>
        <w:t xml:space="preserve"> </w:t>
      </w:r>
      <w:r>
        <w:t>elective</w:t>
      </w:r>
      <w:r>
        <w:rPr>
          <w:spacing w:val="-6"/>
        </w:rPr>
        <w:t xml:space="preserve"> </w:t>
      </w:r>
      <w:r>
        <w:t>and</w:t>
      </w:r>
      <w:r>
        <w:rPr>
          <w:spacing w:val="-5"/>
        </w:rPr>
        <w:t xml:space="preserve"> </w:t>
      </w:r>
      <w:r>
        <w:t>at</w:t>
      </w:r>
      <w:r>
        <w:rPr>
          <w:spacing w:val="-4"/>
        </w:rPr>
        <w:t xml:space="preserve"> </w:t>
      </w:r>
      <w:r>
        <w:t>the</w:t>
      </w:r>
      <w:r>
        <w:rPr>
          <w:spacing w:val="-6"/>
        </w:rPr>
        <w:t xml:space="preserve"> </w:t>
      </w:r>
      <w:r>
        <w:t>discretion</w:t>
      </w:r>
      <w:r>
        <w:rPr>
          <w:spacing w:val="-5"/>
        </w:rPr>
        <w:t xml:space="preserve"> </w:t>
      </w:r>
      <w:r>
        <w:t>of</w:t>
      </w:r>
      <w:r>
        <w:rPr>
          <w:spacing w:val="-6"/>
        </w:rPr>
        <w:t xml:space="preserve"> </w:t>
      </w:r>
      <w:r>
        <w:t>CMS.</w:t>
      </w:r>
      <w:r>
        <w:rPr>
          <w:spacing w:val="-5"/>
        </w:rPr>
        <w:t xml:space="preserve"> </w:t>
      </w:r>
      <w:r>
        <w:t>These</w:t>
      </w:r>
      <w:r>
        <w:rPr>
          <w:spacing w:val="-6"/>
        </w:rPr>
        <w:t xml:space="preserve"> </w:t>
      </w:r>
      <w:r>
        <w:t>activities</w:t>
      </w:r>
      <w:r>
        <w:rPr>
          <w:spacing w:val="-5"/>
        </w:rPr>
        <w:t xml:space="preserve"> </w:t>
      </w:r>
      <w:r>
        <w:t>may</w:t>
      </w:r>
      <w:r>
        <w:rPr>
          <w:spacing w:val="-10"/>
        </w:rPr>
        <w:t xml:space="preserve"> </w:t>
      </w:r>
      <w:r>
        <w:t>be</w:t>
      </w:r>
      <w:r>
        <w:rPr>
          <w:spacing w:val="-6"/>
        </w:rPr>
        <w:t xml:space="preserve"> </w:t>
      </w:r>
      <w:r>
        <w:t>exercised, via a contract modification, therefore the Contractor must be able to perform the work as listed below and have the proper staff to carry</w:t>
      </w:r>
      <w:r>
        <w:rPr>
          <w:spacing w:val="-2"/>
        </w:rPr>
        <w:t xml:space="preserve"> </w:t>
      </w:r>
      <w:r>
        <w:t>out these responsibilities.</w:t>
      </w:r>
      <w:r>
        <w:rPr>
          <w:spacing w:val="40"/>
        </w:rPr>
        <w:t xml:space="preserve"> </w:t>
      </w:r>
      <w:r>
        <w:t>If any</w:t>
      </w:r>
      <w:r>
        <w:rPr>
          <w:spacing w:val="-2"/>
        </w:rPr>
        <w:t xml:space="preserve"> </w:t>
      </w:r>
      <w:r>
        <w:t>of these optional tasks are effectuated, program requirements shall be issued through written technical direction as described in the ‘Work Functions’ section.</w:t>
      </w:r>
    </w:p>
    <w:p w14:paraId="74F73EA2" w14:textId="77777777" w:rsidR="00D61D72" w:rsidRDefault="00D61D72">
      <w:pPr>
        <w:pStyle w:val="BodyText"/>
        <w:spacing w:before="1"/>
        <w:rPr>
          <w:sz w:val="27"/>
        </w:rPr>
      </w:pPr>
    </w:p>
    <w:p w14:paraId="4C2AB5AD" w14:textId="77777777" w:rsidR="00D61D72" w:rsidRDefault="00860DAE">
      <w:pPr>
        <w:pStyle w:val="Heading2"/>
        <w:ind w:left="580"/>
      </w:pPr>
      <w:bookmarkStart w:id="169" w:name="Optional_Task_1:_Special_Project-Home_He"/>
      <w:bookmarkEnd w:id="169"/>
      <w:r>
        <w:t>Optional</w:t>
      </w:r>
      <w:r>
        <w:rPr>
          <w:spacing w:val="-8"/>
        </w:rPr>
        <w:t xml:space="preserve"> </w:t>
      </w:r>
      <w:r>
        <w:t>Task</w:t>
      </w:r>
      <w:r>
        <w:rPr>
          <w:spacing w:val="-4"/>
        </w:rPr>
        <w:t xml:space="preserve"> </w:t>
      </w:r>
      <w:r>
        <w:t>1:</w:t>
      </w:r>
      <w:r>
        <w:rPr>
          <w:spacing w:val="49"/>
        </w:rPr>
        <w:t xml:space="preserve"> </w:t>
      </w:r>
      <w:r>
        <w:t>Special</w:t>
      </w:r>
      <w:r>
        <w:rPr>
          <w:spacing w:val="-4"/>
        </w:rPr>
        <w:t xml:space="preserve"> </w:t>
      </w:r>
      <w:r>
        <w:t>Project-Home</w:t>
      </w:r>
      <w:r>
        <w:rPr>
          <w:spacing w:val="-9"/>
        </w:rPr>
        <w:t xml:space="preserve"> </w:t>
      </w:r>
      <w:r>
        <w:t>Health</w:t>
      </w:r>
      <w:r>
        <w:rPr>
          <w:spacing w:val="-2"/>
        </w:rPr>
        <w:t xml:space="preserve"> </w:t>
      </w:r>
      <w:r>
        <w:t>Aide;</w:t>
      </w:r>
      <w:r>
        <w:rPr>
          <w:spacing w:val="-6"/>
        </w:rPr>
        <w:t xml:space="preserve"> </w:t>
      </w:r>
      <w:r>
        <w:t>third</w:t>
      </w:r>
      <w:r>
        <w:rPr>
          <w:spacing w:val="-5"/>
        </w:rPr>
        <w:t xml:space="preserve"> </w:t>
      </w:r>
      <w:r>
        <w:t>party</w:t>
      </w:r>
      <w:r>
        <w:rPr>
          <w:spacing w:val="-5"/>
        </w:rPr>
        <w:t xml:space="preserve"> </w:t>
      </w:r>
      <w:r>
        <w:t>liability</w:t>
      </w:r>
      <w:r>
        <w:rPr>
          <w:spacing w:val="-5"/>
        </w:rPr>
        <w:t xml:space="preserve"> </w:t>
      </w:r>
      <w:r>
        <w:t>(HHA-</w:t>
      </w:r>
      <w:r>
        <w:rPr>
          <w:spacing w:val="-4"/>
        </w:rPr>
        <w:t>TPL)</w:t>
      </w:r>
    </w:p>
    <w:p w14:paraId="1D888C2F" w14:textId="77777777" w:rsidR="00D61D72" w:rsidRDefault="00D61D72">
      <w:pPr>
        <w:pStyle w:val="BodyText"/>
        <w:spacing w:before="11"/>
        <w:rPr>
          <w:b/>
          <w:sz w:val="27"/>
        </w:rPr>
      </w:pPr>
    </w:p>
    <w:p w14:paraId="1A76B4DA" w14:textId="41918971" w:rsidR="00D61D72" w:rsidRDefault="00860DAE">
      <w:pPr>
        <w:pStyle w:val="BodyText"/>
        <w:spacing w:line="247" w:lineRule="auto"/>
        <w:ind w:left="587" w:right="377" w:hanging="10"/>
      </w:pPr>
      <w:r>
        <w:t>The</w:t>
      </w:r>
      <w:r>
        <w:rPr>
          <w:spacing w:val="-8"/>
        </w:rPr>
        <w:t xml:space="preserve"> </w:t>
      </w:r>
      <w:r>
        <w:t>Contractor</w:t>
      </w:r>
      <w:r>
        <w:rPr>
          <w:spacing w:val="-6"/>
        </w:rPr>
        <w:t xml:space="preserve"> </w:t>
      </w:r>
      <w:r>
        <w:t>will</w:t>
      </w:r>
      <w:r>
        <w:rPr>
          <w:spacing w:val="-4"/>
        </w:rPr>
        <w:t xml:space="preserve"> </w:t>
      </w:r>
      <w:r>
        <w:t>receive</w:t>
      </w:r>
      <w:r>
        <w:rPr>
          <w:spacing w:val="-8"/>
        </w:rPr>
        <w:t xml:space="preserve"> </w:t>
      </w:r>
      <w:r>
        <w:t>a</w:t>
      </w:r>
      <w:r>
        <w:rPr>
          <w:spacing w:val="-6"/>
        </w:rPr>
        <w:t xml:space="preserve"> </w:t>
      </w:r>
      <w:r>
        <w:t>random</w:t>
      </w:r>
      <w:r>
        <w:rPr>
          <w:spacing w:val="-2"/>
        </w:rPr>
        <w:t xml:space="preserve"> </w:t>
      </w:r>
      <w:r>
        <w:t>representative</w:t>
      </w:r>
      <w:r>
        <w:rPr>
          <w:spacing w:val="-8"/>
        </w:rPr>
        <w:t xml:space="preserve"> </w:t>
      </w:r>
      <w:r>
        <w:t>sample</w:t>
      </w:r>
      <w:r>
        <w:rPr>
          <w:spacing w:val="-8"/>
        </w:rPr>
        <w:t xml:space="preserve"> </w:t>
      </w:r>
      <w:r>
        <w:t>of</w:t>
      </w:r>
      <w:r>
        <w:rPr>
          <w:spacing w:val="-8"/>
        </w:rPr>
        <w:t xml:space="preserve"> </w:t>
      </w:r>
      <w:r>
        <w:t>claims</w:t>
      </w:r>
      <w:r>
        <w:rPr>
          <w:spacing w:val="-5"/>
        </w:rPr>
        <w:t xml:space="preserve"> </w:t>
      </w:r>
      <w:r>
        <w:t>to</w:t>
      </w:r>
      <w:r>
        <w:rPr>
          <w:spacing w:val="-5"/>
        </w:rPr>
        <w:t xml:space="preserve"> </w:t>
      </w:r>
      <w:r>
        <w:t>be</w:t>
      </w:r>
      <w:r>
        <w:rPr>
          <w:spacing w:val="-8"/>
        </w:rPr>
        <w:t xml:space="preserve"> </w:t>
      </w:r>
      <w:r>
        <w:t>reviewed.</w:t>
      </w:r>
      <w:r>
        <w:rPr>
          <w:spacing w:val="-3"/>
        </w:rPr>
        <w:t xml:space="preserve"> </w:t>
      </w:r>
      <w:r>
        <w:t>The</w:t>
      </w:r>
      <w:r>
        <w:rPr>
          <w:spacing w:val="-6"/>
        </w:rPr>
        <w:t xml:space="preserve"> </w:t>
      </w:r>
      <w:r>
        <w:t>claims universe and sampling methodology will be determined by another CMS contractor such as the MAC or other entity.</w:t>
      </w:r>
      <w:r>
        <w:rPr>
          <w:spacing w:val="40"/>
        </w:rPr>
        <w:t xml:space="preserve"> </w:t>
      </w:r>
      <w:r>
        <w:t>Once the random representative sample of claims and associated documentation</w:t>
      </w:r>
      <w:r>
        <w:rPr>
          <w:spacing w:val="-6"/>
        </w:rPr>
        <w:t xml:space="preserve"> </w:t>
      </w:r>
      <w:r>
        <w:t>is</w:t>
      </w:r>
      <w:r>
        <w:rPr>
          <w:spacing w:val="-6"/>
        </w:rPr>
        <w:t xml:space="preserve"> </w:t>
      </w:r>
      <w:r>
        <w:t>received,</w:t>
      </w:r>
      <w:r>
        <w:rPr>
          <w:spacing w:val="-6"/>
        </w:rPr>
        <w:t xml:space="preserve"> </w:t>
      </w:r>
      <w:r>
        <w:t>the</w:t>
      </w:r>
      <w:r>
        <w:rPr>
          <w:spacing w:val="-6"/>
        </w:rPr>
        <w:t xml:space="preserve"> </w:t>
      </w:r>
      <w:r>
        <w:t>Contractor</w:t>
      </w:r>
      <w:r>
        <w:rPr>
          <w:spacing w:val="-7"/>
        </w:rPr>
        <w:t xml:space="preserve"> </w:t>
      </w:r>
      <w:r>
        <w:t>shall</w:t>
      </w:r>
      <w:r>
        <w:rPr>
          <w:spacing w:val="-5"/>
        </w:rPr>
        <w:t xml:space="preserve"> </w:t>
      </w:r>
      <w:r>
        <w:t>complete</w:t>
      </w:r>
      <w:r>
        <w:rPr>
          <w:spacing w:val="-6"/>
        </w:rPr>
        <w:t xml:space="preserve"> </w:t>
      </w:r>
      <w:r>
        <w:t>the</w:t>
      </w:r>
      <w:r>
        <w:rPr>
          <w:spacing w:val="-7"/>
        </w:rPr>
        <w:t xml:space="preserve"> </w:t>
      </w:r>
      <w:r>
        <w:t>medical</w:t>
      </w:r>
      <w:r>
        <w:rPr>
          <w:spacing w:val="-5"/>
        </w:rPr>
        <w:t xml:space="preserve"> </w:t>
      </w:r>
      <w:r>
        <w:t>review</w:t>
      </w:r>
      <w:r>
        <w:rPr>
          <w:spacing w:val="-6"/>
        </w:rPr>
        <w:t xml:space="preserve"> </w:t>
      </w:r>
      <w:r>
        <w:t>of</w:t>
      </w:r>
      <w:r>
        <w:rPr>
          <w:spacing w:val="-6"/>
        </w:rPr>
        <w:t xml:space="preserve"> </w:t>
      </w:r>
      <w:r>
        <w:t>the</w:t>
      </w:r>
      <w:r>
        <w:rPr>
          <w:spacing w:val="-7"/>
        </w:rPr>
        <w:t xml:space="preserve"> </w:t>
      </w:r>
      <w:r>
        <w:t>claims</w:t>
      </w:r>
      <w:r>
        <w:rPr>
          <w:spacing w:val="-6"/>
        </w:rPr>
        <w:t xml:space="preserve"> </w:t>
      </w:r>
      <w:r>
        <w:t xml:space="preserve">within the time frame specified and agreed upon with CMS. The Contractor shall ascertain if the medical review claim decisions </w:t>
      </w:r>
      <w:proofErr w:type="gramStart"/>
      <w:r w:rsidR="00D15789">
        <w:t>are</w:t>
      </w:r>
      <w:r>
        <w:t xml:space="preserve"> in compliance with</w:t>
      </w:r>
      <w:proofErr w:type="gramEnd"/>
      <w:r>
        <w:t xml:space="preserve"> Medicare’s coverage, coding, payment, and billing guidelines.</w:t>
      </w:r>
    </w:p>
    <w:p w14:paraId="5704D780" w14:textId="77777777" w:rsidR="00D61D72" w:rsidRDefault="00D61D72">
      <w:pPr>
        <w:pStyle w:val="BodyText"/>
        <w:spacing w:before="4"/>
        <w:rPr>
          <w:sz w:val="27"/>
        </w:rPr>
      </w:pPr>
    </w:p>
    <w:p w14:paraId="6FCC2E33" w14:textId="77777777" w:rsidR="00D61D72" w:rsidRDefault="00860DAE">
      <w:pPr>
        <w:pStyle w:val="ListParagraph"/>
        <w:numPr>
          <w:ilvl w:val="1"/>
          <w:numId w:val="49"/>
        </w:numPr>
        <w:tabs>
          <w:tab w:val="left" w:pos="1284"/>
        </w:tabs>
        <w:spacing w:before="0" w:line="247" w:lineRule="auto"/>
        <w:ind w:left="1283" w:right="703" w:hanging="360"/>
        <w:rPr>
          <w:sz w:val="24"/>
        </w:rPr>
      </w:pPr>
      <w:r>
        <w:rPr>
          <w:sz w:val="24"/>
        </w:rPr>
        <w:t>Contractor</w:t>
      </w:r>
      <w:r>
        <w:rPr>
          <w:spacing w:val="33"/>
          <w:sz w:val="24"/>
        </w:rPr>
        <w:t xml:space="preserve"> </w:t>
      </w:r>
      <w:r>
        <w:rPr>
          <w:sz w:val="24"/>
        </w:rPr>
        <w:t>receives</w:t>
      </w:r>
      <w:r>
        <w:rPr>
          <w:spacing w:val="-9"/>
          <w:sz w:val="24"/>
        </w:rPr>
        <w:t xml:space="preserve"> </w:t>
      </w:r>
      <w:r>
        <w:rPr>
          <w:sz w:val="24"/>
        </w:rPr>
        <w:t>the</w:t>
      </w:r>
      <w:r>
        <w:rPr>
          <w:spacing w:val="-5"/>
          <w:sz w:val="24"/>
        </w:rPr>
        <w:t xml:space="preserve"> </w:t>
      </w:r>
      <w:r>
        <w:rPr>
          <w:sz w:val="24"/>
        </w:rPr>
        <w:t>claim</w:t>
      </w:r>
      <w:r>
        <w:rPr>
          <w:spacing w:val="-9"/>
          <w:sz w:val="24"/>
        </w:rPr>
        <w:t xml:space="preserve"> </w:t>
      </w:r>
      <w:r>
        <w:rPr>
          <w:sz w:val="24"/>
        </w:rPr>
        <w:t>samples</w:t>
      </w:r>
      <w:r>
        <w:rPr>
          <w:spacing w:val="-9"/>
          <w:sz w:val="24"/>
        </w:rPr>
        <w:t xml:space="preserve"> </w:t>
      </w:r>
      <w:r>
        <w:rPr>
          <w:sz w:val="24"/>
        </w:rPr>
        <w:t>and</w:t>
      </w:r>
      <w:r>
        <w:rPr>
          <w:spacing w:val="-7"/>
          <w:sz w:val="24"/>
        </w:rPr>
        <w:t xml:space="preserve"> </w:t>
      </w:r>
      <w:r>
        <w:rPr>
          <w:sz w:val="24"/>
        </w:rPr>
        <w:t>additional</w:t>
      </w:r>
      <w:r>
        <w:rPr>
          <w:spacing w:val="-9"/>
          <w:sz w:val="24"/>
        </w:rPr>
        <w:t xml:space="preserve"> </w:t>
      </w:r>
      <w:r>
        <w:rPr>
          <w:sz w:val="24"/>
        </w:rPr>
        <w:t>documentation</w:t>
      </w:r>
      <w:r>
        <w:rPr>
          <w:spacing w:val="-9"/>
          <w:sz w:val="24"/>
        </w:rPr>
        <w:t xml:space="preserve"> </w:t>
      </w:r>
      <w:r>
        <w:rPr>
          <w:sz w:val="24"/>
        </w:rPr>
        <w:t>from</w:t>
      </w:r>
      <w:r>
        <w:rPr>
          <w:spacing w:val="-4"/>
          <w:sz w:val="24"/>
        </w:rPr>
        <w:t xml:space="preserve"> </w:t>
      </w:r>
      <w:r>
        <w:rPr>
          <w:sz w:val="24"/>
        </w:rPr>
        <w:t>MAC/other entity, the Contractor shall:</w:t>
      </w:r>
    </w:p>
    <w:p w14:paraId="07155F87" w14:textId="77777777" w:rsidR="00D61D72" w:rsidRDefault="00860DAE">
      <w:pPr>
        <w:pStyle w:val="ListParagraph"/>
        <w:numPr>
          <w:ilvl w:val="2"/>
          <w:numId w:val="49"/>
        </w:numPr>
        <w:tabs>
          <w:tab w:val="left" w:pos="2020"/>
        </w:tabs>
        <w:spacing w:before="12" w:line="247" w:lineRule="auto"/>
        <w:ind w:left="2019" w:right="694" w:hanging="360"/>
        <w:rPr>
          <w:sz w:val="24"/>
        </w:rPr>
      </w:pPr>
      <w:r>
        <w:rPr>
          <w:sz w:val="24"/>
        </w:rPr>
        <w:t>Conduct</w:t>
      </w:r>
      <w:r>
        <w:rPr>
          <w:spacing w:val="-6"/>
          <w:sz w:val="24"/>
        </w:rPr>
        <w:t xml:space="preserve"> </w:t>
      </w:r>
      <w:r>
        <w:rPr>
          <w:sz w:val="24"/>
        </w:rPr>
        <w:t>medical</w:t>
      </w:r>
      <w:r>
        <w:rPr>
          <w:spacing w:val="-6"/>
          <w:sz w:val="24"/>
        </w:rPr>
        <w:t xml:space="preserve"> </w:t>
      </w:r>
      <w:r>
        <w:rPr>
          <w:sz w:val="24"/>
        </w:rPr>
        <w:t>review</w:t>
      </w:r>
      <w:r>
        <w:rPr>
          <w:spacing w:val="-5"/>
          <w:sz w:val="24"/>
        </w:rPr>
        <w:t xml:space="preserve"> </w:t>
      </w:r>
      <w:r>
        <w:rPr>
          <w:sz w:val="24"/>
        </w:rPr>
        <w:t>of</w:t>
      </w:r>
      <w:r>
        <w:rPr>
          <w:spacing w:val="-9"/>
          <w:sz w:val="24"/>
        </w:rPr>
        <w:t xml:space="preserve"> </w:t>
      </w:r>
      <w:r>
        <w:rPr>
          <w:sz w:val="24"/>
        </w:rPr>
        <w:t>each</w:t>
      </w:r>
      <w:r>
        <w:rPr>
          <w:spacing w:val="-4"/>
          <w:sz w:val="24"/>
        </w:rPr>
        <w:t xml:space="preserve"> </w:t>
      </w:r>
      <w:r>
        <w:rPr>
          <w:sz w:val="24"/>
        </w:rPr>
        <w:t>claim</w:t>
      </w:r>
      <w:r>
        <w:rPr>
          <w:spacing w:val="-6"/>
          <w:sz w:val="24"/>
        </w:rPr>
        <w:t xml:space="preserve"> </w:t>
      </w:r>
      <w:r>
        <w:rPr>
          <w:sz w:val="24"/>
        </w:rPr>
        <w:t>in</w:t>
      </w:r>
      <w:r>
        <w:rPr>
          <w:spacing w:val="-7"/>
          <w:sz w:val="24"/>
        </w:rPr>
        <w:t xml:space="preserve"> </w:t>
      </w:r>
      <w:r>
        <w:rPr>
          <w:sz w:val="24"/>
        </w:rPr>
        <w:t>the</w:t>
      </w:r>
      <w:r>
        <w:rPr>
          <w:spacing w:val="-9"/>
          <w:sz w:val="24"/>
        </w:rPr>
        <w:t xml:space="preserve"> </w:t>
      </w:r>
      <w:r>
        <w:rPr>
          <w:sz w:val="24"/>
        </w:rPr>
        <w:t>sample</w:t>
      </w:r>
      <w:r>
        <w:rPr>
          <w:spacing w:val="-9"/>
          <w:sz w:val="24"/>
        </w:rPr>
        <w:t xml:space="preserve"> </w:t>
      </w:r>
      <w:r>
        <w:rPr>
          <w:sz w:val="24"/>
        </w:rPr>
        <w:t>provided</w:t>
      </w:r>
      <w:r>
        <w:rPr>
          <w:spacing w:val="-7"/>
          <w:sz w:val="24"/>
        </w:rPr>
        <w:t xml:space="preserve"> </w:t>
      </w:r>
      <w:r>
        <w:rPr>
          <w:sz w:val="24"/>
        </w:rPr>
        <w:t>and</w:t>
      </w:r>
      <w:r>
        <w:rPr>
          <w:spacing w:val="-7"/>
          <w:sz w:val="24"/>
        </w:rPr>
        <w:t xml:space="preserve"> </w:t>
      </w:r>
      <w:r>
        <w:rPr>
          <w:sz w:val="24"/>
        </w:rPr>
        <w:t>determine</w:t>
      </w:r>
      <w:r>
        <w:rPr>
          <w:spacing w:val="-9"/>
          <w:sz w:val="24"/>
        </w:rPr>
        <w:t xml:space="preserve"> </w:t>
      </w:r>
      <w:r>
        <w:rPr>
          <w:sz w:val="24"/>
        </w:rPr>
        <w:t>if the claim should have been paid by Medicare</w:t>
      </w:r>
    </w:p>
    <w:p w14:paraId="59FE8167" w14:textId="77777777" w:rsidR="00D61D72" w:rsidRDefault="00860DAE">
      <w:pPr>
        <w:pStyle w:val="ListParagraph"/>
        <w:numPr>
          <w:ilvl w:val="2"/>
          <w:numId w:val="49"/>
        </w:numPr>
        <w:tabs>
          <w:tab w:val="left" w:pos="2020"/>
        </w:tabs>
        <w:spacing w:before="17" w:line="244" w:lineRule="auto"/>
        <w:ind w:left="2019" w:right="791" w:hanging="360"/>
        <w:rPr>
          <w:sz w:val="24"/>
        </w:rPr>
      </w:pPr>
      <w:r>
        <w:rPr>
          <w:sz w:val="24"/>
        </w:rPr>
        <w:t>Develop</w:t>
      </w:r>
      <w:r>
        <w:rPr>
          <w:spacing w:val="-6"/>
          <w:sz w:val="24"/>
        </w:rPr>
        <w:t xml:space="preserve"> </w:t>
      </w:r>
      <w:r>
        <w:rPr>
          <w:sz w:val="24"/>
        </w:rPr>
        <w:t>a</w:t>
      </w:r>
      <w:r>
        <w:rPr>
          <w:spacing w:val="-9"/>
          <w:sz w:val="24"/>
        </w:rPr>
        <w:t xml:space="preserve"> </w:t>
      </w:r>
      <w:r>
        <w:rPr>
          <w:sz w:val="24"/>
        </w:rPr>
        <w:t>medical</w:t>
      </w:r>
      <w:r>
        <w:rPr>
          <w:spacing w:val="-5"/>
          <w:sz w:val="24"/>
        </w:rPr>
        <w:t xml:space="preserve"> </w:t>
      </w:r>
      <w:r>
        <w:rPr>
          <w:sz w:val="24"/>
        </w:rPr>
        <w:t>review</w:t>
      </w:r>
      <w:r>
        <w:rPr>
          <w:spacing w:val="-9"/>
          <w:sz w:val="24"/>
        </w:rPr>
        <w:t xml:space="preserve"> </w:t>
      </w:r>
      <w:r>
        <w:rPr>
          <w:sz w:val="24"/>
        </w:rPr>
        <w:t>results</w:t>
      </w:r>
      <w:r>
        <w:rPr>
          <w:spacing w:val="-6"/>
          <w:sz w:val="24"/>
        </w:rPr>
        <w:t xml:space="preserve"> </w:t>
      </w:r>
      <w:r>
        <w:rPr>
          <w:sz w:val="24"/>
        </w:rPr>
        <w:t>letter</w:t>
      </w:r>
      <w:r>
        <w:rPr>
          <w:spacing w:val="-9"/>
          <w:sz w:val="24"/>
        </w:rPr>
        <w:t xml:space="preserve"> </w:t>
      </w:r>
      <w:r>
        <w:rPr>
          <w:sz w:val="24"/>
        </w:rPr>
        <w:t>that</w:t>
      </w:r>
      <w:r>
        <w:rPr>
          <w:spacing w:val="-5"/>
          <w:sz w:val="24"/>
        </w:rPr>
        <w:t xml:space="preserve"> </w:t>
      </w:r>
      <w:r>
        <w:rPr>
          <w:sz w:val="24"/>
        </w:rPr>
        <w:t>details</w:t>
      </w:r>
      <w:r>
        <w:rPr>
          <w:spacing w:val="-6"/>
          <w:sz w:val="24"/>
        </w:rPr>
        <w:t xml:space="preserve"> </w:t>
      </w:r>
      <w:r>
        <w:rPr>
          <w:sz w:val="24"/>
        </w:rPr>
        <w:t>the</w:t>
      </w:r>
      <w:r>
        <w:rPr>
          <w:spacing w:val="-9"/>
          <w:sz w:val="24"/>
        </w:rPr>
        <w:t xml:space="preserve"> </w:t>
      </w:r>
      <w:r>
        <w:rPr>
          <w:sz w:val="24"/>
        </w:rPr>
        <w:t>claim</w:t>
      </w:r>
      <w:r>
        <w:rPr>
          <w:spacing w:val="-5"/>
          <w:sz w:val="24"/>
        </w:rPr>
        <w:t xml:space="preserve"> </w:t>
      </w:r>
      <w:r>
        <w:rPr>
          <w:sz w:val="24"/>
        </w:rPr>
        <w:t>findings</w:t>
      </w:r>
      <w:r>
        <w:rPr>
          <w:spacing w:val="-6"/>
          <w:sz w:val="24"/>
        </w:rPr>
        <w:t xml:space="preserve"> </w:t>
      </w:r>
      <w:r>
        <w:rPr>
          <w:sz w:val="24"/>
        </w:rPr>
        <w:t>for</w:t>
      </w:r>
      <w:r>
        <w:rPr>
          <w:spacing w:val="-9"/>
          <w:sz w:val="24"/>
        </w:rPr>
        <w:t xml:space="preserve"> </w:t>
      </w:r>
      <w:r>
        <w:rPr>
          <w:sz w:val="24"/>
        </w:rPr>
        <w:t>each claim in the sample</w:t>
      </w:r>
    </w:p>
    <w:p w14:paraId="13B73193" w14:textId="77777777" w:rsidR="00D61D72" w:rsidRDefault="00860DAE">
      <w:pPr>
        <w:pStyle w:val="ListParagraph"/>
        <w:numPr>
          <w:ilvl w:val="3"/>
          <w:numId w:val="49"/>
        </w:numPr>
        <w:tabs>
          <w:tab w:val="left" w:pos="2740"/>
        </w:tabs>
        <w:spacing w:line="244" w:lineRule="auto"/>
        <w:ind w:left="2739" w:right="432" w:hanging="180"/>
        <w:rPr>
          <w:sz w:val="24"/>
        </w:rPr>
      </w:pPr>
      <w:r>
        <w:rPr>
          <w:sz w:val="24"/>
        </w:rPr>
        <w:t>The</w:t>
      </w:r>
      <w:r>
        <w:rPr>
          <w:spacing w:val="-9"/>
          <w:sz w:val="24"/>
        </w:rPr>
        <w:t xml:space="preserve"> </w:t>
      </w:r>
      <w:r>
        <w:rPr>
          <w:sz w:val="24"/>
        </w:rPr>
        <w:t>medical</w:t>
      </w:r>
      <w:r>
        <w:rPr>
          <w:spacing w:val="-5"/>
          <w:sz w:val="24"/>
        </w:rPr>
        <w:t xml:space="preserve"> </w:t>
      </w:r>
      <w:r>
        <w:rPr>
          <w:sz w:val="24"/>
        </w:rPr>
        <w:t>review</w:t>
      </w:r>
      <w:r>
        <w:rPr>
          <w:spacing w:val="-6"/>
          <w:sz w:val="24"/>
        </w:rPr>
        <w:t xml:space="preserve"> </w:t>
      </w:r>
      <w:r>
        <w:rPr>
          <w:sz w:val="24"/>
        </w:rPr>
        <w:t>results</w:t>
      </w:r>
      <w:r>
        <w:rPr>
          <w:spacing w:val="-6"/>
          <w:sz w:val="24"/>
        </w:rPr>
        <w:t xml:space="preserve"> </w:t>
      </w:r>
      <w:r>
        <w:rPr>
          <w:sz w:val="24"/>
        </w:rPr>
        <w:t>letter</w:t>
      </w:r>
      <w:r>
        <w:rPr>
          <w:spacing w:val="-9"/>
          <w:sz w:val="24"/>
        </w:rPr>
        <w:t xml:space="preserve"> </w:t>
      </w:r>
      <w:r>
        <w:rPr>
          <w:sz w:val="24"/>
        </w:rPr>
        <w:t>will</w:t>
      </w:r>
      <w:r>
        <w:rPr>
          <w:spacing w:val="-5"/>
          <w:sz w:val="24"/>
        </w:rPr>
        <w:t xml:space="preserve"> </w:t>
      </w:r>
      <w:r>
        <w:rPr>
          <w:sz w:val="24"/>
        </w:rPr>
        <w:t>include</w:t>
      </w:r>
      <w:r>
        <w:rPr>
          <w:spacing w:val="-9"/>
          <w:sz w:val="24"/>
        </w:rPr>
        <w:t xml:space="preserve"> </w:t>
      </w:r>
      <w:r>
        <w:rPr>
          <w:sz w:val="24"/>
        </w:rPr>
        <w:t>rationale</w:t>
      </w:r>
      <w:r>
        <w:rPr>
          <w:spacing w:val="-9"/>
          <w:sz w:val="24"/>
        </w:rPr>
        <w:t xml:space="preserve"> </w:t>
      </w:r>
      <w:r>
        <w:rPr>
          <w:sz w:val="24"/>
        </w:rPr>
        <w:t>for</w:t>
      </w:r>
      <w:r>
        <w:rPr>
          <w:spacing w:val="-9"/>
          <w:sz w:val="24"/>
        </w:rPr>
        <w:t xml:space="preserve"> </w:t>
      </w:r>
      <w:r>
        <w:rPr>
          <w:sz w:val="24"/>
        </w:rPr>
        <w:t>the</w:t>
      </w:r>
      <w:r>
        <w:rPr>
          <w:spacing w:val="-7"/>
          <w:sz w:val="24"/>
        </w:rPr>
        <w:t xml:space="preserve"> </w:t>
      </w:r>
      <w:r>
        <w:rPr>
          <w:sz w:val="24"/>
        </w:rPr>
        <w:t>findings</w:t>
      </w:r>
      <w:r>
        <w:rPr>
          <w:spacing w:val="-6"/>
          <w:sz w:val="24"/>
        </w:rPr>
        <w:t xml:space="preserve"> </w:t>
      </w:r>
      <w:r>
        <w:rPr>
          <w:sz w:val="24"/>
        </w:rPr>
        <w:t>for each individual claim</w:t>
      </w:r>
    </w:p>
    <w:p w14:paraId="75F5901E" w14:textId="77777777" w:rsidR="00D61D72" w:rsidRDefault="00860DAE">
      <w:pPr>
        <w:pStyle w:val="ListParagraph"/>
        <w:numPr>
          <w:ilvl w:val="3"/>
          <w:numId w:val="49"/>
        </w:numPr>
        <w:tabs>
          <w:tab w:val="left" w:pos="2740"/>
        </w:tabs>
        <w:spacing w:before="16" w:line="247" w:lineRule="auto"/>
        <w:ind w:left="2739" w:right="533" w:hanging="180"/>
        <w:rPr>
          <w:sz w:val="24"/>
        </w:rPr>
      </w:pPr>
      <w:r>
        <w:rPr>
          <w:sz w:val="24"/>
        </w:rPr>
        <w:t>The</w:t>
      </w:r>
      <w:r>
        <w:rPr>
          <w:spacing w:val="-10"/>
          <w:sz w:val="24"/>
        </w:rPr>
        <w:t xml:space="preserve"> </w:t>
      </w:r>
      <w:r>
        <w:rPr>
          <w:sz w:val="24"/>
        </w:rPr>
        <w:t>Contractor</w:t>
      </w:r>
      <w:r>
        <w:rPr>
          <w:spacing w:val="-10"/>
          <w:sz w:val="24"/>
        </w:rPr>
        <w:t xml:space="preserve"> </w:t>
      </w:r>
      <w:r>
        <w:rPr>
          <w:sz w:val="24"/>
        </w:rPr>
        <w:t>will</w:t>
      </w:r>
      <w:r>
        <w:rPr>
          <w:spacing w:val="-9"/>
          <w:sz w:val="24"/>
        </w:rPr>
        <w:t xml:space="preserve"> </w:t>
      </w:r>
      <w:r>
        <w:rPr>
          <w:sz w:val="24"/>
        </w:rPr>
        <w:t>offer</w:t>
      </w:r>
      <w:r>
        <w:rPr>
          <w:spacing w:val="-5"/>
          <w:sz w:val="24"/>
        </w:rPr>
        <w:t xml:space="preserve"> </w:t>
      </w:r>
      <w:r>
        <w:rPr>
          <w:sz w:val="24"/>
        </w:rPr>
        <w:t>an</w:t>
      </w:r>
      <w:r>
        <w:rPr>
          <w:spacing w:val="-9"/>
          <w:sz w:val="24"/>
        </w:rPr>
        <w:t xml:space="preserve"> </w:t>
      </w:r>
      <w:r>
        <w:rPr>
          <w:sz w:val="24"/>
        </w:rPr>
        <w:t>opportunity</w:t>
      </w:r>
      <w:r>
        <w:rPr>
          <w:spacing w:val="-14"/>
          <w:sz w:val="24"/>
        </w:rPr>
        <w:t xml:space="preserve"> </w:t>
      </w:r>
      <w:r>
        <w:rPr>
          <w:sz w:val="24"/>
        </w:rPr>
        <w:t>for</w:t>
      </w:r>
      <w:r>
        <w:rPr>
          <w:spacing w:val="-10"/>
          <w:sz w:val="24"/>
        </w:rPr>
        <w:t xml:space="preserve"> </w:t>
      </w:r>
      <w:r>
        <w:rPr>
          <w:sz w:val="24"/>
        </w:rPr>
        <w:t>the</w:t>
      </w:r>
      <w:r>
        <w:rPr>
          <w:spacing w:val="-10"/>
          <w:sz w:val="24"/>
        </w:rPr>
        <w:t xml:space="preserve"> </w:t>
      </w:r>
      <w:r>
        <w:rPr>
          <w:sz w:val="24"/>
        </w:rPr>
        <w:t>appellant/State</w:t>
      </w:r>
      <w:r>
        <w:rPr>
          <w:spacing w:val="-10"/>
          <w:sz w:val="24"/>
        </w:rPr>
        <w:t xml:space="preserve"> </w:t>
      </w:r>
      <w:r>
        <w:rPr>
          <w:sz w:val="24"/>
        </w:rPr>
        <w:t>Medicaid Agency to review a preliminary draft of the medical review, the results letter, submit additional supporting documentation, and have a discussion/education session with the Contractor</w:t>
      </w:r>
    </w:p>
    <w:p w14:paraId="68A6C62F" w14:textId="77777777" w:rsidR="00D61D72" w:rsidRDefault="00860DAE">
      <w:pPr>
        <w:pStyle w:val="ListParagraph"/>
        <w:numPr>
          <w:ilvl w:val="3"/>
          <w:numId w:val="49"/>
        </w:numPr>
        <w:tabs>
          <w:tab w:val="left" w:pos="2740"/>
        </w:tabs>
        <w:spacing w:before="17" w:line="247" w:lineRule="auto"/>
        <w:ind w:left="2739" w:right="557" w:hanging="180"/>
        <w:rPr>
          <w:sz w:val="24"/>
        </w:rPr>
      </w:pPr>
      <w:r>
        <w:rPr>
          <w:sz w:val="24"/>
        </w:rPr>
        <w:t>If</w:t>
      </w:r>
      <w:r>
        <w:rPr>
          <w:spacing w:val="-8"/>
          <w:sz w:val="24"/>
        </w:rPr>
        <w:t xml:space="preserve"> </w:t>
      </w:r>
      <w:r>
        <w:rPr>
          <w:sz w:val="24"/>
        </w:rPr>
        <w:t>appropriate,</w:t>
      </w:r>
      <w:r>
        <w:rPr>
          <w:spacing w:val="-9"/>
          <w:sz w:val="24"/>
        </w:rPr>
        <w:t xml:space="preserve"> </w:t>
      </w:r>
      <w:r>
        <w:rPr>
          <w:sz w:val="24"/>
        </w:rPr>
        <w:t>the</w:t>
      </w:r>
      <w:r>
        <w:rPr>
          <w:spacing w:val="-9"/>
          <w:sz w:val="24"/>
        </w:rPr>
        <w:t xml:space="preserve"> </w:t>
      </w:r>
      <w:r>
        <w:rPr>
          <w:sz w:val="24"/>
        </w:rPr>
        <w:t>Contractor</w:t>
      </w:r>
      <w:r>
        <w:rPr>
          <w:spacing w:val="-9"/>
          <w:sz w:val="24"/>
        </w:rPr>
        <w:t xml:space="preserve"> </w:t>
      </w:r>
      <w:r>
        <w:rPr>
          <w:sz w:val="24"/>
        </w:rPr>
        <w:t>will</w:t>
      </w:r>
      <w:r>
        <w:rPr>
          <w:spacing w:val="-9"/>
          <w:sz w:val="24"/>
        </w:rPr>
        <w:t xml:space="preserve"> </w:t>
      </w:r>
      <w:r>
        <w:rPr>
          <w:sz w:val="24"/>
        </w:rPr>
        <w:t>adjust</w:t>
      </w:r>
      <w:r>
        <w:rPr>
          <w:spacing w:val="-9"/>
          <w:sz w:val="24"/>
        </w:rPr>
        <w:t xml:space="preserve"> </w:t>
      </w:r>
      <w:r>
        <w:rPr>
          <w:sz w:val="24"/>
        </w:rPr>
        <w:t>the</w:t>
      </w:r>
      <w:r>
        <w:rPr>
          <w:spacing w:val="-9"/>
          <w:sz w:val="24"/>
        </w:rPr>
        <w:t xml:space="preserve"> </w:t>
      </w:r>
      <w:r>
        <w:rPr>
          <w:sz w:val="24"/>
        </w:rPr>
        <w:t>medical</w:t>
      </w:r>
      <w:r>
        <w:rPr>
          <w:spacing w:val="-9"/>
          <w:sz w:val="24"/>
        </w:rPr>
        <w:t xml:space="preserve"> </w:t>
      </w:r>
      <w:r>
        <w:rPr>
          <w:sz w:val="24"/>
        </w:rPr>
        <w:t>review</w:t>
      </w:r>
      <w:r>
        <w:rPr>
          <w:spacing w:val="-7"/>
          <w:sz w:val="24"/>
        </w:rPr>
        <w:t xml:space="preserve"> </w:t>
      </w:r>
      <w:r>
        <w:rPr>
          <w:sz w:val="24"/>
        </w:rPr>
        <w:t>results</w:t>
      </w:r>
      <w:r>
        <w:rPr>
          <w:spacing w:val="-9"/>
          <w:sz w:val="24"/>
        </w:rPr>
        <w:t xml:space="preserve"> </w:t>
      </w:r>
      <w:r>
        <w:rPr>
          <w:sz w:val="24"/>
        </w:rPr>
        <w:t>letter to reflect the discussion/education session, including any changes in recommendation as appropriate</w:t>
      </w:r>
    </w:p>
    <w:p w14:paraId="610DD981" w14:textId="77777777" w:rsidR="00D61D72" w:rsidRDefault="00860DAE">
      <w:pPr>
        <w:pStyle w:val="ListParagraph"/>
        <w:numPr>
          <w:ilvl w:val="2"/>
          <w:numId w:val="49"/>
        </w:numPr>
        <w:tabs>
          <w:tab w:val="left" w:pos="2020"/>
        </w:tabs>
        <w:spacing w:before="9" w:line="247" w:lineRule="auto"/>
        <w:ind w:left="2019" w:right="1326" w:hanging="360"/>
        <w:rPr>
          <w:sz w:val="24"/>
        </w:rPr>
      </w:pPr>
      <w:r>
        <w:rPr>
          <w:sz w:val="24"/>
        </w:rPr>
        <w:t>Participate</w:t>
      </w:r>
      <w:r>
        <w:rPr>
          <w:spacing w:val="-7"/>
          <w:sz w:val="24"/>
        </w:rPr>
        <w:t xml:space="preserve"> </w:t>
      </w:r>
      <w:r>
        <w:rPr>
          <w:sz w:val="24"/>
        </w:rPr>
        <w:t>in</w:t>
      </w:r>
      <w:r>
        <w:rPr>
          <w:spacing w:val="-6"/>
          <w:sz w:val="24"/>
        </w:rPr>
        <w:t xml:space="preserve"> </w:t>
      </w:r>
      <w:r>
        <w:rPr>
          <w:sz w:val="24"/>
        </w:rPr>
        <w:t>any</w:t>
      </w:r>
      <w:r>
        <w:rPr>
          <w:spacing w:val="-11"/>
          <w:sz w:val="24"/>
        </w:rPr>
        <w:t xml:space="preserve"> </w:t>
      </w:r>
      <w:r>
        <w:rPr>
          <w:sz w:val="24"/>
        </w:rPr>
        <w:t>ad</w:t>
      </w:r>
      <w:r>
        <w:rPr>
          <w:spacing w:val="-6"/>
          <w:sz w:val="24"/>
        </w:rPr>
        <w:t xml:space="preserve"> </w:t>
      </w:r>
      <w:r>
        <w:rPr>
          <w:sz w:val="24"/>
        </w:rPr>
        <w:t>hoc</w:t>
      </w:r>
      <w:r>
        <w:rPr>
          <w:spacing w:val="-4"/>
          <w:sz w:val="24"/>
        </w:rPr>
        <w:t xml:space="preserve"> </w:t>
      </w:r>
      <w:r>
        <w:rPr>
          <w:sz w:val="24"/>
        </w:rPr>
        <w:t>meetings</w:t>
      </w:r>
      <w:r>
        <w:rPr>
          <w:spacing w:val="-6"/>
          <w:sz w:val="24"/>
        </w:rPr>
        <w:t xml:space="preserve"> </w:t>
      </w:r>
      <w:r>
        <w:rPr>
          <w:sz w:val="24"/>
        </w:rPr>
        <w:t>that</w:t>
      </w:r>
      <w:r>
        <w:rPr>
          <w:spacing w:val="-5"/>
          <w:sz w:val="24"/>
        </w:rPr>
        <w:t xml:space="preserve"> </w:t>
      </w:r>
      <w:r>
        <w:rPr>
          <w:sz w:val="24"/>
        </w:rPr>
        <w:t>may</w:t>
      </w:r>
      <w:r>
        <w:rPr>
          <w:spacing w:val="-11"/>
          <w:sz w:val="24"/>
        </w:rPr>
        <w:t xml:space="preserve"> </w:t>
      </w:r>
      <w:r>
        <w:rPr>
          <w:sz w:val="24"/>
        </w:rPr>
        <w:t>be</w:t>
      </w:r>
      <w:r>
        <w:rPr>
          <w:spacing w:val="-7"/>
          <w:sz w:val="24"/>
        </w:rPr>
        <w:t xml:space="preserve"> </w:t>
      </w:r>
      <w:r>
        <w:rPr>
          <w:sz w:val="24"/>
        </w:rPr>
        <w:t>requested</w:t>
      </w:r>
      <w:r>
        <w:rPr>
          <w:spacing w:val="-6"/>
          <w:sz w:val="24"/>
        </w:rPr>
        <w:t xml:space="preserve"> </w:t>
      </w:r>
      <w:r>
        <w:rPr>
          <w:sz w:val="24"/>
        </w:rPr>
        <w:t>by</w:t>
      </w:r>
      <w:r>
        <w:rPr>
          <w:spacing w:val="-11"/>
          <w:sz w:val="24"/>
        </w:rPr>
        <w:t xml:space="preserve"> </w:t>
      </w:r>
      <w:r>
        <w:rPr>
          <w:sz w:val="24"/>
        </w:rPr>
        <w:t>the</w:t>
      </w:r>
      <w:r>
        <w:rPr>
          <w:spacing w:val="-7"/>
          <w:sz w:val="24"/>
        </w:rPr>
        <w:t xml:space="preserve"> </w:t>
      </w:r>
      <w:r>
        <w:rPr>
          <w:sz w:val="24"/>
        </w:rPr>
        <w:t>attorney adjudicators</w:t>
      </w:r>
      <w:r>
        <w:rPr>
          <w:spacing w:val="40"/>
          <w:sz w:val="24"/>
        </w:rPr>
        <w:t xml:space="preserve"> </w:t>
      </w:r>
      <w:r>
        <w:rPr>
          <w:sz w:val="24"/>
        </w:rPr>
        <w:t>to discuss specific cases</w:t>
      </w:r>
    </w:p>
    <w:p w14:paraId="6B5E214C" w14:textId="77777777" w:rsidR="00D61D72" w:rsidRDefault="00860DAE">
      <w:pPr>
        <w:pStyle w:val="ListParagraph"/>
        <w:numPr>
          <w:ilvl w:val="1"/>
          <w:numId w:val="49"/>
        </w:numPr>
        <w:tabs>
          <w:tab w:val="left" w:pos="1284"/>
        </w:tabs>
        <w:spacing w:before="79" w:line="247" w:lineRule="auto"/>
        <w:ind w:left="1283" w:right="437" w:hanging="360"/>
        <w:rPr>
          <w:sz w:val="24"/>
        </w:rPr>
      </w:pPr>
      <w:r>
        <w:rPr>
          <w:sz w:val="24"/>
        </w:rPr>
        <w:t>The</w:t>
      </w:r>
      <w:r>
        <w:rPr>
          <w:spacing w:val="-7"/>
          <w:sz w:val="24"/>
        </w:rPr>
        <w:t xml:space="preserve"> </w:t>
      </w:r>
      <w:r>
        <w:rPr>
          <w:sz w:val="24"/>
        </w:rPr>
        <w:t>Contractor</w:t>
      </w:r>
      <w:r>
        <w:rPr>
          <w:spacing w:val="-7"/>
          <w:sz w:val="24"/>
        </w:rPr>
        <w:t xml:space="preserve"> </w:t>
      </w:r>
      <w:r>
        <w:rPr>
          <w:sz w:val="24"/>
        </w:rPr>
        <w:t>will</w:t>
      </w:r>
      <w:r>
        <w:rPr>
          <w:spacing w:val="-5"/>
          <w:sz w:val="24"/>
        </w:rPr>
        <w:t xml:space="preserve"> </w:t>
      </w:r>
      <w:r>
        <w:rPr>
          <w:sz w:val="24"/>
        </w:rPr>
        <w:t>have</w:t>
      </w:r>
      <w:r>
        <w:rPr>
          <w:spacing w:val="-2"/>
          <w:sz w:val="24"/>
        </w:rPr>
        <w:t xml:space="preserve"> </w:t>
      </w:r>
      <w:r>
        <w:rPr>
          <w:sz w:val="24"/>
        </w:rPr>
        <w:t>a</w:t>
      </w:r>
      <w:r>
        <w:rPr>
          <w:spacing w:val="-7"/>
          <w:sz w:val="24"/>
        </w:rPr>
        <w:t xml:space="preserve"> </w:t>
      </w:r>
      <w:r>
        <w:rPr>
          <w:sz w:val="24"/>
        </w:rPr>
        <w:t>bi-monthly</w:t>
      </w:r>
      <w:r>
        <w:rPr>
          <w:spacing w:val="-11"/>
          <w:sz w:val="24"/>
        </w:rPr>
        <w:t xml:space="preserve"> </w:t>
      </w:r>
      <w:r>
        <w:rPr>
          <w:sz w:val="24"/>
        </w:rPr>
        <w:t>or</w:t>
      </w:r>
      <w:r>
        <w:rPr>
          <w:spacing w:val="-7"/>
          <w:sz w:val="24"/>
        </w:rPr>
        <w:t xml:space="preserve"> </w:t>
      </w:r>
      <w:r>
        <w:rPr>
          <w:sz w:val="24"/>
        </w:rPr>
        <w:t>quarterly</w:t>
      </w:r>
      <w:r>
        <w:rPr>
          <w:spacing w:val="-8"/>
          <w:sz w:val="24"/>
        </w:rPr>
        <w:t xml:space="preserve"> </w:t>
      </w:r>
      <w:r>
        <w:rPr>
          <w:sz w:val="24"/>
        </w:rPr>
        <w:t>teleconference</w:t>
      </w:r>
      <w:r>
        <w:rPr>
          <w:spacing w:val="-7"/>
          <w:sz w:val="24"/>
        </w:rPr>
        <w:t xml:space="preserve"> </w:t>
      </w:r>
      <w:r>
        <w:rPr>
          <w:sz w:val="24"/>
        </w:rPr>
        <w:t>with</w:t>
      </w:r>
      <w:r>
        <w:rPr>
          <w:spacing w:val="-6"/>
          <w:sz w:val="24"/>
        </w:rPr>
        <w:t xml:space="preserve"> </w:t>
      </w:r>
      <w:r>
        <w:rPr>
          <w:sz w:val="24"/>
        </w:rPr>
        <w:t>CMS</w:t>
      </w:r>
      <w:r>
        <w:rPr>
          <w:spacing w:val="-5"/>
          <w:sz w:val="24"/>
        </w:rPr>
        <w:t xml:space="preserve"> </w:t>
      </w:r>
      <w:r>
        <w:rPr>
          <w:sz w:val="24"/>
        </w:rPr>
        <w:t>to</w:t>
      </w:r>
      <w:r>
        <w:rPr>
          <w:spacing w:val="-6"/>
          <w:sz w:val="24"/>
        </w:rPr>
        <w:t xml:space="preserve"> </w:t>
      </w:r>
      <w:r>
        <w:rPr>
          <w:sz w:val="24"/>
        </w:rPr>
        <w:t>advise</w:t>
      </w:r>
      <w:r>
        <w:rPr>
          <w:spacing w:val="-7"/>
          <w:sz w:val="24"/>
        </w:rPr>
        <w:t xml:space="preserve"> </w:t>
      </w:r>
      <w:r>
        <w:rPr>
          <w:sz w:val="24"/>
        </w:rPr>
        <w:t>of issues, findings, and other pertinent data.</w:t>
      </w:r>
    </w:p>
    <w:p w14:paraId="15304EFB" w14:textId="77777777" w:rsidR="00D61D72" w:rsidRDefault="00860DAE">
      <w:pPr>
        <w:pStyle w:val="ListParagraph"/>
        <w:numPr>
          <w:ilvl w:val="1"/>
          <w:numId w:val="49"/>
        </w:numPr>
        <w:tabs>
          <w:tab w:val="left" w:pos="1284"/>
        </w:tabs>
        <w:spacing w:before="15" w:line="247" w:lineRule="auto"/>
        <w:ind w:left="1283" w:right="764" w:hanging="360"/>
        <w:rPr>
          <w:sz w:val="24"/>
        </w:rPr>
      </w:pPr>
      <w:r>
        <w:rPr>
          <w:sz w:val="24"/>
        </w:rPr>
        <w:t>Ad</w:t>
      </w:r>
      <w:r>
        <w:rPr>
          <w:spacing w:val="-6"/>
          <w:sz w:val="24"/>
        </w:rPr>
        <w:t xml:space="preserve"> </w:t>
      </w:r>
      <w:r>
        <w:rPr>
          <w:sz w:val="24"/>
        </w:rPr>
        <w:t>hoc</w:t>
      </w:r>
      <w:r>
        <w:rPr>
          <w:spacing w:val="-9"/>
          <w:sz w:val="24"/>
        </w:rPr>
        <w:t xml:space="preserve"> </w:t>
      </w:r>
      <w:r>
        <w:rPr>
          <w:sz w:val="24"/>
        </w:rPr>
        <w:t>conference</w:t>
      </w:r>
      <w:r>
        <w:rPr>
          <w:spacing w:val="-4"/>
          <w:sz w:val="24"/>
        </w:rPr>
        <w:t xml:space="preserve"> </w:t>
      </w:r>
      <w:r>
        <w:rPr>
          <w:sz w:val="24"/>
        </w:rPr>
        <w:t>calls</w:t>
      </w:r>
      <w:r>
        <w:rPr>
          <w:spacing w:val="-6"/>
          <w:sz w:val="24"/>
        </w:rPr>
        <w:t xml:space="preserve"> </w:t>
      </w:r>
      <w:r>
        <w:rPr>
          <w:sz w:val="24"/>
        </w:rPr>
        <w:t>or</w:t>
      </w:r>
      <w:r>
        <w:rPr>
          <w:spacing w:val="-9"/>
          <w:sz w:val="24"/>
        </w:rPr>
        <w:t xml:space="preserve"> </w:t>
      </w:r>
      <w:r>
        <w:rPr>
          <w:sz w:val="24"/>
        </w:rPr>
        <w:t>status</w:t>
      </w:r>
      <w:r>
        <w:rPr>
          <w:spacing w:val="-6"/>
          <w:sz w:val="24"/>
        </w:rPr>
        <w:t xml:space="preserve"> </w:t>
      </w:r>
      <w:r>
        <w:rPr>
          <w:sz w:val="24"/>
        </w:rPr>
        <w:t>updates</w:t>
      </w:r>
      <w:r>
        <w:rPr>
          <w:spacing w:val="-6"/>
          <w:sz w:val="24"/>
        </w:rPr>
        <w:t xml:space="preserve"> </w:t>
      </w:r>
      <w:r>
        <w:rPr>
          <w:sz w:val="24"/>
        </w:rPr>
        <w:t>may</w:t>
      </w:r>
      <w:r>
        <w:rPr>
          <w:spacing w:val="-11"/>
          <w:sz w:val="24"/>
        </w:rPr>
        <w:t xml:space="preserve"> </w:t>
      </w:r>
      <w:r>
        <w:rPr>
          <w:sz w:val="24"/>
        </w:rPr>
        <w:t>be</w:t>
      </w:r>
      <w:r>
        <w:rPr>
          <w:spacing w:val="-4"/>
          <w:sz w:val="24"/>
        </w:rPr>
        <w:t xml:space="preserve"> </w:t>
      </w:r>
      <w:r>
        <w:rPr>
          <w:sz w:val="24"/>
        </w:rPr>
        <w:t>needed</w:t>
      </w:r>
      <w:r>
        <w:rPr>
          <w:spacing w:val="-6"/>
          <w:sz w:val="24"/>
        </w:rPr>
        <w:t xml:space="preserve"> </w:t>
      </w:r>
      <w:r>
        <w:rPr>
          <w:sz w:val="24"/>
        </w:rPr>
        <w:t>to</w:t>
      </w:r>
      <w:r>
        <w:rPr>
          <w:spacing w:val="-6"/>
          <w:sz w:val="24"/>
        </w:rPr>
        <w:t xml:space="preserve"> </w:t>
      </w:r>
      <w:r>
        <w:rPr>
          <w:sz w:val="24"/>
        </w:rPr>
        <w:t>discuss</w:t>
      </w:r>
      <w:r>
        <w:rPr>
          <w:spacing w:val="-6"/>
          <w:sz w:val="24"/>
        </w:rPr>
        <w:t xml:space="preserve"> </w:t>
      </w:r>
      <w:proofErr w:type="gramStart"/>
      <w:r>
        <w:rPr>
          <w:sz w:val="24"/>
        </w:rPr>
        <w:t>particular</w:t>
      </w:r>
      <w:r>
        <w:rPr>
          <w:spacing w:val="-9"/>
          <w:sz w:val="24"/>
        </w:rPr>
        <w:t xml:space="preserve"> </w:t>
      </w:r>
      <w:r>
        <w:rPr>
          <w:sz w:val="24"/>
        </w:rPr>
        <w:t>reviews</w:t>
      </w:r>
      <w:proofErr w:type="gramEnd"/>
      <w:r>
        <w:rPr>
          <w:sz w:val="24"/>
        </w:rPr>
        <w:t xml:space="preserve"> and </w:t>
      </w:r>
      <w:proofErr w:type="gramStart"/>
      <w:r>
        <w:rPr>
          <w:sz w:val="24"/>
        </w:rPr>
        <w:t>or</w:t>
      </w:r>
      <w:proofErr w:type="gramEnd"/>
      <w:r>
        <w:rPr>
          <w:sz w:val="24"/>
        </w:rPr>
        <w:t xml:space="preserve"> analysis results.</w:t>
      </w:r>
    </w:p>
    <w:p w14:paraId="7952BC16" w14:textId="77777777" w:rsidR="00D61D72" w:rsidRDefault="00D61D72">
      <w:pPr>
        <w:pStyle w:val="BodyText"/>
        <w:rPr>
          <w:sz w:val="26"/>
        </w:rPr>
      </w:pPr>
    </w:p>
    <w:p w14:paraId="7485794B" w14:textId="77777777" w:rsidR="00D61D72" w:rsidRDefault="00860DAE">
      <w:pPr>
        <w:pStyle w:val="Heading2"/>
      </w:pPr>
      <w:bookmarkStart w:id="170" w:name="Optional_Task_2:_Public_Portal"/>
      <w:bookmarkEnd w:id="170"/>
      <w:r>
        <w:t>Optional</w:t>
      </w:r>
      <w:r>
        <w:rPr>
          <w:spacing w:val="-4"/>
        </w:rPr>
        <w:t xml:space="preserve"> </w:t>
      </w:r>
      <w:r>
        <w:t>Task</w:t>
      </w:r>
      <w:r>
        <w:rPr>
          <w:spacing w:val="-3"/>
        </w:rPr>
        <w:t xml:space="preserve"> </w:t>
      </w:r>
      <w:r>
        <w:t>2:</w:t>
      </w:r>
      <w:r>
        <w:rPr>
          <w:spacing w:val="51"/>
        </w:rPr>
        <w:t xml:space="preserve"> </w:t>
      </w:r>
      <w:r>
        <w:t>Public</w:t>
      </w:r>
      <w:r>
        <w:rPr>
          <w:spacing w:val="-5"/>
        </w:rPr>
        <w:t xml:space="preserve"> </w:t>
      </w:r>
      <w:r>
        <w:rPr>
          <w:spacing w:val="-2"/>
        </w:rPr>
        <w:t>Portal</w:t>
      </w:r>
    </w:p>
    <w:p w14:paraId="61AA6477" w14:textId="18DAAA95" w:rsidR="00D61D72" w:rsidRDefault="00860DAE" w:rsidP="00C938F6">
      <w:pPr>
        <w:pStyle w:val="BodyText"/>
        <w:spacing w:before="178" w:line="247" w:lineRule="auto"/>
        <w:ind w:left="935" w:right="824" w:hanging="12"/>
      </w:pPr>
      <w:r>
        <w:t>If</w:t>
      </w:r>
      <w:r>
        <w:rPr>
          <w:spacing w:val="-2"/>
        </w:rPr>
        <w:t xml:space="preserve"> </w:t>
      </w:r>
      <w:r>
        <w:t>this</w:t>
      </w:r>
      <w:r>
        <w:rPr>
          <w:spacing w:val="-3"/>
        </w:rPr>
        <w:t xml:space="preserve"> </w:t>
      </w:r>
      <w:r>
        <w:t>task</w:t>
      </w:r>
      <w:r>
        <w:rPr>
          <w:spacing w:val="-4"/>
        </w:rPr>
        <w:t xml:space="preserve"> </w:t>
      </w:r>
      <w:r>
        <w:t>becomes</w:t>
      </w:r>
      <w:r>
        <w:rPr>
          <w:spacing w:val="-3"/>
        </w:rPr>
        <w:t xml:space="preserve"> </w:t>
      </w:r>
      <w:r>
        <w:t>effectuated,</w:t>
      </w:r>
      <w:r>
        <w:rPr>
          <w:spacing w:val="-4"/>
        </w:rPr>
        <w:t xml:space="preserve"> </w:t>
      </w:r>
      <w:r>
        <w:t>the</w:t>
      </w:r>
      <w:r>
        <w:rPr>
          <w:spacing w:val="-4"/>
        </w:rPr>
        <w:t xml:space="preserve"> </w:t>
      </w:r>
      <w:r>
        <w:t>Contractor</w:t>
      </w:r>
      <w:r>
        <w:rPr>
          <w:spacing w:val="-4"/>
        </w:rPr>
        <w:t xml:space="preserve"> </w:t>
      </w:r>
      <w:r>
        <w:t>shall</w:t>
      </w:r>
      <w:r>
        <w:rPr>
          <w:spacing w:val="-3"/>
        </w:rPr>
        <w:t xml:space="preserve"> </w:t>
      </w:r>
      <w:r>
        <w:t>develop</w:t>
      </w:r>
      <w:r>
        <w:rPr>
          <w:spacing w:val="-3"/>
        </w:rPr>
        <w:t xml:space="preserve"> </w:t>
      </w:r>
      <w:r>
        <w:t>a</w:t>
      </w:r>
      <w:r>
        <w:rPr>
          <w:spacing w:val="-4"/>
        </w:rPr>
        <w:t xml:space="preserve"> </w:t>
      </w:r>
      <w:r>
        <w:t>provider/supplier</w:t>
      </w:r>
      <w:r>
        <w:rPr>
          <w:spacing w:val="-4"/>
        </w:rPr>
        <w:t xml:space="preserve"> </w:t>
      </w:r>
      <w:r>
        <w:t>portal or</w:t>
      </w:r>
      <w:r>
        <w:rPr>
          <w:spacing w:val="1"/>
        </w:rPr>
        <w:t xml:space="preserve"> </w:t>
      </w:r>
      <w:r>
        <w:t>enhance</w:t>
      </w:r>
      <w:r>
        <w:rPr>
          <w:spacing w:val="5"/>
        </w:rPr>
        <w:t xml:space="preserve"> </w:t>
      </w:r>
      <w:r>
        <w:t>an</w:t>
      </w:r>
      <w:r>
        <w:rPr>
          <w:spacing w:val="6"/>
        </w:rPr>
        <w:t xml:space="preserve"> </w:t>
      </w:r>
      <w:r>
        <w:t>existing</w:t>
      </w:r>
      <w:r>
        <w:rPr>
          <w:spacing w:val="3"/>
        </w:rPr>
        <w:t xml:space="preserve"> </w:t>
      </w:r>
      <w:r>
        <w:t>portal</w:t>
      </w:r>
      <w:r>
        <w:rPr>
          <w:spacing w:val="5"/>
        </w:rPr>
        <w:t xml:space="preserve"> </w:t>
      </w:r>
      <w:r>
        <w:t>by</w:t>
      </w:r>
      <w:r>
        <w:rPr>
          <w:spacing w:val="3"/>
        </w:rPr>
        <w:t xml:space="preserve"> </w:t>
      </w:r>
      <w:r>
        <w:t>adding</w:t>
      </w:r>
      <w:r>
        <w:rPr>
          <w:spacing w:val="3"/>
        </w:rPr>
        <w:t xml:space="preserve"> </w:t>
      </w:r>
      <w:r>
        <w:t>functionality,</w:t>
      </w:r>
      <w:r>
        <w:rPr>
          <w:spacing w:val="3"/>
        </w:rPr>
        <w:t xml:space="preserve"> </w:t>
      </w:r>
      <w:r>
        <w:t>the</w:t>
      </w:r>
      <w:r>
        <w:rPr>
          <w:spacing w:val="3"/>
        </w:rPr>
        <w:t xml:space="preserve"> </w:t>
      </w:r>
      <w:r>
        <w:t>contractor</w:t>
      </w:r>
      <w:r>
        <w:rPr>
          <w:spacing w:val="3"/>
        </w:rPr>
        <w:t xml:space="preserve"> </w:t>
      </w:r>
      <w:r>
        <w:t>shall</w:t>
      </w:r>
      <w:r>
        <w:rPr>
          <w:spacing w:val="6"/>
        </w:rPr>
        <w:t xml:space="preserve"> </w:t>
      </w:r>
      <w:r>
        <w:t>comply</w:t>
      </w:r>
      <w:r>
        <w:rPr>
          <w:spacing w:val="2"/>
        </w:rPr>
        <w:t xml:space="preserve"> </w:t>
      </w:r>
      <w:r>
        <w:rPr>
          <w:spacing w:val="-4"/>
        </w:rPr>
        <w:t>with</w:t>
      </w:r>
      <w:r w:rsidR="00C938F6">
        <w:t xml:space="preserve"> </w:t>
      </w:r>
      <w:r>
        <w:t>CMS</w:t>
      </w:r>
      <w:r>
        <w:rPr>
          <w:spacing w:val="-1"/>
        </w:rPr>
        <w:t xml:space="preserve"> </w:t>
      </w:r>
      <w:r>
        <w:t>policy</w:t>
      </w:r>
      <w:r>
        <w:rPr>
          <w:spacing w:val="-1"/>
        </w:rPr>
        <w:t xml:space="preserve"> </w:t>
      </w:r>
      <w:r>
        <w:t>guidance</w:t>
      </w:r>
      <w:r>
        <w:rPr>
          <w:spacing w:val="-2"/>
        </w:rPr>
        <w:t xml:space="preserve"> </w:t>
      </w:r>
      <w:r>
        <w:t>when building</w:t>
      </w:r>
      <w:r>
        <w:rPr>
          <w:spacing w:val="-1"/>
        </w:rPr>
        <w:t xml:space="preserve"> </w:t>
      </w:r>
      <w:r>
        <w:t>the</w:t>
      </w:r>
      <w:r>
        <w:rPr>
          <w:spacing w:val="-2"/>
        </w:rPr>
        <w:t xml:space="preserve"> </w:t>
      </w:r>
      <w:r>
        <w:t>public</w:t>
      </w:r>
      <w:r>
        <w:rPr>
          <w:spacing w:val="-1"/>
        </w:rPr>
        <w:t xml:space="preserve"> </w:t>
      </w:r>
      <w:r>
        <w:rPr>
          <w:spacing w:val="-2"/>
        </w:rPr>
        <w:t>portal.</w:t>
      </w:r>
    </w:p>
    <w:p w14:paraId="60DD0504" w14:textId="77777777" w:rsidR="00D61D72" w:rsidRDefault="00D61D72">
      <w:pPr>
        <w:pStyle w:val="BodyText"/>
        <w:rPr>
          <w:sz w:val="21"/>
        </w:rPr>
      </w:pPr>
    </w:p>
    <w:p w14:paraId="1A1657DA" w14:textId="77777777" w:rsidR="00D61D72" w:rsidRDefault="00860DAE">
      <w:pPr>
        <w:pStyle w:val="BodyText"/>
        <w:spacing w:before="1" w:line="247" w:lineRule="auto"/>
        <w:ind w:left="935" w:right="719" w:hanging="12"/>
      </w:pPr>
      <w:r>
        <w:t>The provider portal shall allow a provider to gain secured access to HIPAA-compliant inbound and outbound transactional content and services provided by multiple applications. At a minimum, the portal should provide information on claims status. Portal</w:t>
      </w:r>
      <w:r>
        <w:rPr>
          <w:spacing w:val="-8"/>
        </w:rPr>
        <w:t xml:space="preserve"> </w:t>
      </w:r>
      <w:r>
        <w:t>content</w:t>
      </w:r>
      <w:r>
        <w:rPr>
          <w:spacing w:val="-6"/>
        </w:rPr>
        <w:t xml:space="preserve"> </w:t>
      </w:r>
      <w:r>
        <w:t>shall</w:t>
      </w:r>
      <w:r>
        <w:rPr>
          <w:spacing w:val="-6"/>
        </w:rPr>
        <w:t xml:space="preserve"> </w:t>
      </w:r>
      <w:r>
        <w:t>include,</w:t>
      </w:r>
      <w:r>
        <w:rPr>
          <w:spacing w:val="-9"/>
        </w:rPr>
        <w:t xml:space="preserve"> </w:t>
      </w:r>
      <w:r>
        <w:t>but</w:t>
      </w:r>
      <w:r>
        <w:rPr>
          <w:spacing w:val="-6"/>
        </w:rPr>
        <w:t xml:space="preserve"> </w:t>
      </w:r>
      <w:r>
        <w:t>is</w:t>
      </w:r>
      <w:r>
        <w:rPr>
          <w:spacing w:val="-6"/>
        </w:rPr>
        <w:t xml:space="preserve"> </w:t>
      </w:r>
      <w:r>
        <w:t>not</w:t>
      </w:r>
      <w:r>
        <w:rPr>
          <w:spacing w:val="-8"/>
        </w:rPr>
        <w:t xml:space="preserve"> </w:t>
      </w:r>
      <w:r>
        <w:t>limited</w:t>
      </w:r>
      <w:r>
        <w:rPr>
          <w:spacing w:val="-9"/>
        </w:rPr>
        <w:t xml:space="preserve"> </w:t>
      </w:r>
      <w:r>
        <w:t>to,</w:t>
      </w:r>
      <w:r>
        <w:rPr>
          <w:spacing w:val="-9"/>
        </w:rPr>
        <w:t xml:space="preserve"> </w:t>
      </w:r>
      <w:r>
        <w:t>the</w:t>
      </w:r>
      <w:r>
        <w:rPr>
          <w:spacing w:val="-10"/>
        </w:rPr>
        <w:t xml:space="preserve"> </w:t>
      </w:r>
      <w:r>
        <w:t>following</w:t>
      </w:r>
      <w:r>
        <w:rPr>
          <w:spacing w:val="-11"/>
        </w:rPr>
        <w:t xml:space="preserve"> </w:t>
      </w:r>
      <w:r>
        <w:t>high-level</w:t>
      </w:r>
      <w:r>
        <w:rPr>
          <w:spacing w:val="-6"/>
        </w:rPr>
        <w:t xml:space="preserve"> </w:t>
      </w:r>
      <w:r>
        <w:t>functionalities:</w:t>
      </w:r>
    </w:p>
    <w:p w14:paraId="66350129" w14:textId="77777777" w:rsidR="00D61D72" w:rsidRDefault="00D61D72">
      <w:pPr>
        <w:pStyle w:val="BodyText"/>
        <w:spacing w:before="8"/>
        <w:rPr>
          <w:sz w:val="22"/>
        </w:rPr>
      </w:pPr>
    </w:p>
    <w:p w14:paraId="1A7A803A" w14:textId="77777777" w:rsidR="00D61D72" w:rsidRDefault="00860DAE">
      <w:pPr>
        <w:pStyle w:val="ListParagraph"/>
        <w:numPr>
          <w:ilvl w:val="0"/>
          <w:numId w:val="30"/>
        </w:numPr>
        <w:tabs>
          <w:tab w:val="left" w:pos="2017"/>
          <w:tab w:val="left" w:pos="2018"/>
        </w:tabs>
        <w:spacing w:before="0"/>
        <w:ind w:left="2017" w:hanging="361"/>
        <w:rPr>
          <w:sz w:val="24"/>
        </w:rPr>
      </w:pPr>
      <w:r>
        <w:rPr>
          <w:sz w:val="24"/>
        </w:rPr>
        <w:t>Claim</w:t>
      </w:r>
      <w:r>
        <w:rPr>
          <w:spacing w:val="-5"/>
          <w:sz w:val="24"/>
        </w:rPr>
        <w:t xml:space="preserve"> </w:t>
      </w:r>
      <w:r>
        <w:rPr>
          <w:spacing w:val="-2"/>
          <w:sz w:val="24"/>
        </w:rPr>
        <w:t>status</w:t>
      </w:r>
    </w:p>
    <w:p w14:paraId="6895EDFC" w14:textId="77777777" w:rsidR="00D61D72" w:rsidRDefault="00860DAE">
      <w:pPr>
        <w:pStyle w:val="ListParagraph"/>
        <w:numPr>
          <w:ilvl w:val="0"/>
          <w:numId w:val="30"/>
        </w:numPr>
        <w:tabs>
          <w:tab w:val="left" w:pos="2017"/>
          <w:tab w:val="left" w:pos="2018"/>
        </w:tabs>
        <w:spacing w:before="18"/>
        <w:ind w:left="2017" w:hanging="361"/>
        <w:rPr>
          <w:sz w:val="24"/>
        </w:rPr>
      </w:pPr>
      <w:r>
        <w:rPr>
          <w:sz w:val="24"/>
        </w:rPr>
        <w:t>Medical</w:t>
      </w:r>
      <w:r>
        <w:rPr>
          <w:spacing w:val="-5"/>
          <w:sz w:val="24"/>
        </w:rPr>
        <w:t xml:space="preserve"> </w:t>
      </w:r>
      <w:r>
        <w:rPr>
          <w:sz w:val="24"/>
        </w:rPr>
        <w:t>record</w:t>
      </w:r>
      <w:r>
        <w:rPr>
          <w:spacing w:val="-5"/>
          <w:sz w:val="24"/>
        </w:rPr>
        <w:t xml:space="preserve"> </w:t>
      </w:r>
      <w:r>
        <w:rPr>
          <w:sz w:val="24"/>
        </w:rPr>
        <w:t>Re-</w:t>
      </w:r>
      <w:r>
        <w:rPr>
          <w:spacing w:val="-2"/>
          <w:sz w:val="24"/>
        </w:rPr>
        <w:t>review</w:t>
      </w:r>
    </w:p>
    <w:p w14:paraId="5AD7D03C" w14:textId="77777777" w:rsidR="00D61D72" w:rsidRDefault="00860DAE">
      <w:pPr>
        <w:pStyle w:val="ListParagraph"/>
        <w:numPr>
          <w:ilvl w:val="0"/>
          <w:numId w:val="30"/>
        </w:numPr>
        <w:tabs>
          <w:tab w:val="left" w:pos="2017"/>
          <w:tab w:val="left" w:pos="2018"/>
        </w:tabs>
        <w:spacing w:before="20"/>
        <w:ind w:left="2017" w:hanging="361"/>
        <w:rPr>
          <w:sz w:val="24"/>
        </w:rPr>
      </w:pPr>
      <w:r>
        <w:rPr>
          <w:sz w:val="24"/>
        </w:rPr>
        <w:t>Secure</w:t>
      </w:r>
      <w:r>
        <w:rPr>
          <w:spacing w:val="-9"/>
          <w:sz w:val="24"/>
        </w:rPr>
        <w:t xml:space="preserve"> </w:t>
      </w:r>
      <w:r>
        <w:rPr>
          <w:spacing w:val="-2"/>
          <w:sz w:val="24"/>
        </w:rPr>
        <w:t>messaging/mailbox</w:t>
      </w:r>
    </w:p>
    <w:p w14:paraId="245C7905" w14:textId="77777777" w:rsidR="00D61D72" w:rsidRDefault="00860DAE">
      <w:pPr>
        <w:pStyle w:val="ListParagraph"/>
        <w:numPr>
          <w:ilvl w:val="0"/>
          <w:numId w:val="30"/>
        </w:numPr>
        <w:tabs>
          <w:tab w:val="left" w:pos="2017"/>
          <w:tab w:val="left" w:pos="2018"/>
        </w:tabs>
        <w:spacing w:before="21"/>
        <w:ind w:left="2017" w:hanging="361"/>
        <w:rPr>
          <w:sz w:val="24"/>
        </w:rPr>
      </w:pPr>
      <w:r>
        <w:rPr>
          <w:sz w:val="24"/>
        </w:rPr>
        <w:t>Date</w:t>
      </w:r>
      <w:r>
        <w:rPr>
          <w:spacing w:val="-10"/>
          <w:sz w:val="24"/>
        </w:rPr>
        <w:t xml:space="preserve"> </w:t>
      </w:r>
      <w:r>
        <w:rPr>
          <w:sz w:val="24"/>
        </w:rPr>
        <w:t>ADR</w:t>
      </w:r>
      <w:r>
        <w:rPr>
          <w:spacing w:val="-2"/>
          <w:sz w:val="24"/>
        </w:rPr>
        <w:t xml:space="preserve"> </w:t>
      </w:r>
      <w:r>
        <w:rPr>
          <w:sz w:val="24"/>
        </w:rPr>
        <w:t>Letter</w:t>
      </w:r>
      <w:r>
        <w:rPr>
          <w:spacing w:val="-6"/>
          <w:sz w:val="24"/>
        </w:rPr>
        <w:t xml:space="preserve"> </w:t>
      </w:r>
      <w:r>
        <w:rPr>
          <w:sz w:val="24"/>
        </w:rPr>
        <w:t>was</w:t>
      </w:r>
      <w:r>
        <w:rPr>
          <w:spacing w:val="-4"/>
          <w:sz w:val="24"/>
        </w:rPr>
        <w:t xml:space="preserve"> sent</w:t>
      </w:r>
    </w:p>
    <w:p w14:paraId="0A9B8BE3" w14:textId="77777777" w:rsidR="00D61D72" w:rsidRDefault="00860DAE">
      <w:pPr>
        <w:pStyle w:val="ListParagraph"/>
        <w:numPr>
          <w:ilvl w:val="0"/>
          <w:numId w:val="30"/>
        </w:numPr>
        <w:tabs>
          <w:tab w:val="left" w:pos="2017"/>
          <w:tab w:val="left" w:pos="2018"/>
        </w:tabs>
        <w:spacing w:before="23"/>
        <w:ind w:left="2017" w:hanging="361"/>
        <w:rPr>
          <w:sz w:val="24"/>
        </w:rPr>
      </w:pPr>
      <w:r>
        <w:rPr>
          <w:sz w:val="24"/>
        </w:rPr>
        <w:t>Date</w:t>
      </w:r>
      <w:r>
        <w:rPr>
          <w:spacing w:val="-6"/>
          <w:sz w:val="24"/>
        </w:rPr>
        <w:t xml:space="preserve"> </w:t>
      </w:r>
      <w:r>
        <w:rPr>
          <w:sz w:val="24"/>
        </w:rPr>
        <w:t>Medical</w:t>
      </w:r>
      <w:r>
        <w:rPr>
          <w:spacing w:val="-4"/>
          <w:sz w:val="24"/>
        </w:rPr>
        <w:t xml:space="preserve"> </w:t>
      </w:r>
      <w:r>
        <w:rPr>
          <w:sz w:val="24"/>
        </w:rPr>
        <w:t>Records</w:t>
      </w:r>
      <w:r>
        <w:rPr>
          <w:spacing w:val="-2"/>
          <w:sz w:val="24"/>
        </w:rPr>
        <w:t xml:space="preserve"> received</w:t>
      </w:r>
    </w:p>
    <w:p w14:paraId="0C52397E" w14:textId="77777777" w:rsidR="00D61D72" w:rsidRDefault="00860DAE">
      <w:pPr>
        <w:pStyle w:val="ListParagraph"/>
        <w:numPr>
          <w:ilvl w:val="0"/>
          <w:numId w:val="30"/>
        </w:numPr>
        <w:tabs>
          <w:tab w:val="left" w:pos="2017"/>
          <w:tab w:val="left" w:pos="2018"/>
        </w:tabs>
        <w:spacing w:before="21"/>
        <w:ind w:left="2017" w:hanging="361"/>
        <w:rPr>
          <w:sz w:val="24"/>
        </w:rPr>
      </w:pPr>
      <w:r>
        <w:rPr>
          <w:sz w:val="24"/>
        </w:rPr>
        <w:t>Deadline</w:t>
      </w:r>
      <w:r>
        <w:rPr>
          <w:spacing w:val="-5"/>
          <w:sz w:val="24"/>
        </w:rPr>
        <w:t xml:space="preserve"> </w:t>
      </w:r>
      <w:r>
        <w:rPr>
          <w:sz w:val="24"/>
        </w:rPr>
        <w:t>for</w:t>
      </w:r>
      <w:r>
        <w:rPr>
          <w:spacing w:val="-5"/>
          <w:sz w:val="24"/>
        </w:rPr>
        <w:t xml:space="preserve"> </w:t>
      </w:r>
      <w:r>
        <w:rPr>
          <w:sz w:val="24"/>
        </w:rPr>
        <w:t>D&amp;E</w:t>
      </w:r>
      <w:r>
        <w:rPr>
          <w:spacing w:val="-2"/>
          <w:sz w:val="24"/>
        </w:rPr>
        <w:t xml:space="preserve"> request</w:t>
      </w:r>
    </w:p>
    <w:p w14:paraId="497448D3" w14:textId="77777777" w:rsidR="00D61D72" w:rsidRDefault="00860DAE">
      <w:pPr>
        <w:pStyle w:val="ListParagraph"/>
        <w:numPr>
          <w:ilvl w:val="0"/>
          <w:numId w:val="30"/>
        </w:numPr>
        <w:tabs>
          <w:tab w:val="left" w:pos="2017"/>
          <w:tab w:val="left" w:pos="2018"/>
        </w:tabs>
        <w:spacing w:before="20"/>
        <w:ind w:left="2017" w:hanging="361"/>
        <w:rPr>
          <w:sz w:val="24"/>
        </w:rPr>
      </w:pPr>
      <w:r>
        <w:rPr>
          <w:sz w:val="24"/>
        </w:rPr>
        <w:t>Provider/Supplier</w:t>
      </w:r>
      <w:r>
        <w:rPr>
          <w:spacing w:val="-10"/>
          <w:sz w:val="24"/>
        </w:rPr>
        <w:t xml:space="preserve"> </w:t>
      </w:r>
      <w:r>
        <w:rPr>
          <w:sz w:val="24"/>
        </w:rPr>
        <w:t>Improper</w:t>
      </w:r>
      <w:r>
        <w:rPr>
          <w:spacing w:val="-9"/>
          <w:sz w:val="24"/>
        </w:rPr>
        <w:t xml:space="preserve"> </w:t>
      </w:r>
      <w:r>
        <w:rPr>
          <w:sz w:val="24"/>
        </w:rPr>
        <w:t>payment</w:t>
      </w:r>
      <w:r>
        <w:rPr>
          <w:spacing w:val="-5"/>
          <w:sz w:val="24"/>
        </w:rPr>
        <w:t xml:space="preserve"> </w:t>
      </w:r>
      <w:r>
        <w:rPr>
          <w:spacing w:val="-4"/>
          <w:sz w:val="24"/>
        </w:rPr>
        <w:t>rate</w:t>
      </w:r>
    </w:p>
    <w:p w14:paraId="0D1AAD62" w14:textId="77777777" w:rsidR="00D61D72" w:rsidRDefault="00860DAE">
      <w:pPr>
        <w:pStyle w:val="ListParagraph"/>
        <w:numPr>
          <w:ilvl w:val="0"/>
          <w:numId w:val="30"/>
        </w:numPr>
        <w:tabs>
          <w:tab w:val="left" w:pos="2017"/>
          <w:tab w:val="left" w:pos="2018"/>
        </w:tabs>
        <w:spacing w:before="23"/>
        <w:ind w:left="2017" w:hanging="361"/>
        <w:rPr>
          <w:sz w:val="24"/>
        </w:rPr>
      </w:pPr>
      <w:r>
        <w:rPr>
          <w:sz w:val="24"/>
        </w:rPr>
        <w:t>Improper</w:t>
      </w:r>
      <w:r>
        <w:rPr>
          <w:spacing w:val="-6"/>
          <w:sz w:val="24"/>
        </w:rPr>
        <w:t xml:space="preserve"> </w:t>
      </w:r>
      <w:r>
        <w:rPr>
          <w:sz w:val="24"/>
        </w:rPr>
        <w:t>payment</w:t>
      </w:r>
      <w:r>
        <w:rPr>
          <w:spacing w:val="-1"/>
          <w:sz w:val="24"/>
        </w:rPr>
        <w:t xml:space="preserve"> </w:t>
      </w:r>
      <w:r>
        <w:rPr>
          <w:sz w:val="24"/>
        </w:rPr>
        <w:t>rate</w:t>
      </w:r>
      <w:r>
        <w:rPr>
          <w:spacing w:val="-2"/>
          <w:sz w:val="24"/>
        </w:rPr>
        <w:t xml:space="preserve"> </w:t>
      </w:r>
      <w:r>
        <w:rPr>
          <w:sz w:val="24"/>
        </w:rPr>
        <w:t>for</w:t>
      </w:r>
      <w:r>
        <w:rPr>
          <w:spacing w:val="-5"/>
          <w:sz w:val="24"/>
        </w:rPr>
        <w:t xml:space="preserve"> </w:t>
      </w:r>
      <w:r>
        <w:rPr>
          <w:spacing w:val="-2"/>
          <w:sz w:val="24"/>
        </w:rPr>
        <w:t>project</w:t>
      </w:r>
    </w:p>
    <w:p w14:paraId="537A3D33" w14:textId="77777777" w:rsidR="00D61D72" w:rsidRDefault="00D61D72">
      <w:pPr>
        <w:pStyle w:val="BodyText"/>
        <w:spacing w:before="6"/>
        <w:rPr>
          <w:sz w:val="27"/>
        </w:rPr>
      </w:pPr>
    </w:p>
    <w:p w14:paraId="138ABB00" w14:textId="77777777" w:rsidR="00D61D72" w:rsidRDefault="00860DAE">
      <w:pPr>
        <w:pStyle w:val="Heading2"/>
      </w:pPr>
      <w:bookmarkStart w:id="171" w:name="The_public_portal_shall_not_display_any_"/>
      <w:bookmarkEnd w:id="171"/>
      <w:r>
        <w:t>The</w:t>
      </w:r>
      <w:r>
        <w:rPr>
          <w:spacing w:val="-9"/>
        </w:rPr>
        <w:t xml:space="preserve"> </w:t>
      </w:r>
      <w:r>
        <w:t>public</w:t>
      </w:r>
      <w:r>
        <w:rPr>
          <w:spacing w:val="-5"/>
        </w:rPr>
        <w:t xml:space="preserve"> </w:t>
      </w:r>
      <w:r>
        <w:t>portal</w:t>
      </w:r>
      <w:r>
        <w:rPr>
          <w:spacing w:val="-1"/>
        </w:rPr>
        <w:t xml:space="preserve"> </w:t>
      </w:r>
      <w:r>
        <w:t>shall</w:t>
      </w:r>
      <w:r>
        <w:rPr>
          <w:spacing w:val="-6"/>
        </w:rPr>
        <w:t xml:space="preserve"> </w:t>
      </w:r>
      <w:r>
        <w:t>not</w:t>
      </w:r>
      <w:r>
        <w:rPr>
          <w:spacing w:val="-5"/>
        </w:rPr>
        <w:t xml:space="preserve"> </w:t>
      </w:r>
      <w:r>
        <w:t>display</w:t>
      </w:r>
      <w:r>
        <w:rPr>
          <w:spacing w:val="-4"/>
        </w:rPr>
        <w:t xml:space="preserve"> </w:t>
      </w:r>
      <w:r>
        <w:t>any</w:t>
      </w:r>
      <w:r>
        <w:rPr>
          <w:spacing w:val="-4"/>
        </w:rPr>
        <w:t xml:space="preserve"> </w:t>
      </w:r>
      <w:r>
        <w:t>Task</w:t>
      </w:r>
      <w:r>
        <w:rPr>
          <w:spacing w:val="-3"/>
        </w:rPr>
        <w:t xml:space="preserve"> </w:t>
      </w:r>
      <w:r>
        <w:t>2</w:t>
      </w:r>
      <w:r>
        <w:rPr>
          <w:spacing w:val="-6"/>
        </w:rPr>
        <w:t xml:space="preserve"> </w:t>
      </w:r>
      <w:r>
        <w:t>related</w:t>
      </w:r>
      <w:r>
        <w:rPr>
          <w:spacing w:val="-1"/>
        </w:rPr>
        <w:t xml:space="preserve"> </w:t>
      </w:r>
      <w:r>
        <w:rPr>
          <w:spacing w:val="-2"/>
        </w:rPr>
        <w:t>work.</w:t>
      </w:r>
    </w:p>
    <w:p w14:paraId="4C34B0F0" w14:textId="77777777" w:rsidR="00D61D72" w:rsidRDefault="00D61D72">
      <w:pPr>
        <w:pStyle w:val="BodyText"/>
        <w:spacing w:before="6"/>
        <w:rPr>
          <w:b/>
          <w:sz w:val="20"/>
        </w:rPr>
      </w:pPr>
    </w:p>
    <w:p w14:paraId="1C74BB09" w14:textId="77777777" w:rsidR="00D61D72" w:rsidRDefault="00860DAE">
      <w:pPr>
        <w:pStyle w:val="BodyText"/>
        <w:spacing w:line="247" w:lineRule="auto"/>
        <w:ind w:left="935" w:right="377" w:hanging="12"/>
      </w:pPr>
      <w:r>
        <w:t>See</w:t>
      </w:r>
      <w:r>
        <w:rPr>
          <w:spacing w:val="-10"/>
        </w:rPr>
        <w:t xml:space="preserve"> </w:t>
      </w:r>
      <w:r>
        <w:t>reporting</w:t>
      </w:r>
      <w:r>
        <w:rPr>
          <w:spacing w:val="-11"/>
        </w:rPr>
        <w:t xml:space="preserve"> </w:t>
      </w:r>
      <w:r>
        <w:t>requirements</w:t>
      </w:r>
      <w:r>
        <w:rPr>
          <w:spacing w:val="-9"/>
        </w:rPr>
        <w:t xml:space="preserve"> </w:t>
      </w:r>
      <w:r>
        <w:t>listed</w:t>
      </w:r>
      <w:r>
        <w:rPr>
          <w:spacing w:val="-9"/>
        </w:rPr>
        <w:t xml:space="preserve"> </w:t>
      </w:r>
      <w:r>
        <w:t>in</w:t>
      </w:r>
      <w:r>
        <w:rPr>
          <w:spacing w:val="-9"/>
        </w:rPr>
        <w:t xml:space="preserve"> </w:t>
      </w:r>
      <w:r>
        <w:t>section</w:t>
      </w:r>
      <w:r>
        <w:rPr>
          <w:spacing w:val="-9"/>
        </w:rPr>
        <w:t xml:space="preserve"> </w:t>
      </w:r>
      <w:r>
        <w:t>titled</w:t>
      </w:r>
      <w:r>
        <w:rPr>
          <w:spacing w:val="-9"/>
        </w:rPr>
        <w:t xml:space="preserve"> </w:t>
      </w:r>
      <w:r>
        <w:t>“Reporting</w:t>
      </w:r>
      <w:r>
        <w:rPr>
          <w:spacing w:val="-11"/>
        </w:rPr>
        <w:t xml:space="preserve"> </w:t>
      </w:r>
      <w:r>
        <w:t>Requirements”</w:t>
      </w:r>
      <w:r>
        <w:rPr>
          <w:spacing w:val="-8"/>
        </w:rPr>
        <w:t xml:space="preserve"> </w:t>
      </w:r>
      <w:r>
        <w:t>and</w:t>
      </w:r>
      <w:r>
        <w:rPr>
          <w:spacing w:val="-9"/>
        </w:rPr>
        <w:t xml:space="preserve"> </w:t>
      </w:r>
      <w:r>
        <w:t xml:space="preserve">deliverable </w:t>
      </w:r>
      <w:r>
        <w:rPr>
          <w:spacing w:val="-2"/>
        </w:rPr>
        <w:t>table.</w:t>
      </w:r>
    </w:p>
    <w:p w14:paraId="45380590" w14:textId="77777777" w:rsidR="00D61D72" w:rsidRDefault="00D61D72">
      <w:pPr>
        <w:pStyle w:val="BodyText"/>
        <w:spacing w:before="1"/>
        <w:rPr>
          <w:sz w:val="27"/>
        </w:rPr>
      </w:pPr>
    </w:p>
    <w:p w14:paraId="113A2F1F" w14:textId="77777777" w:rsidR="00D61D72" w:rsidRDefault="00860DAE">
      <w:pPr>
        <w:pStyle w:val="Heading2"/>
        <w:spacing w:before="1"/>
      </w:pPr>
      <w:bookmarkStart w:id="172" w:name="Optional_Task_3:_Ad-hoc_Innovation_Proje"/>
      <w:bookmarkEnd w:id="172"/>
      <w:r>
        <w:t>Optional</w:t>
      </w:r>
      <w:r>
        <w:rPr>
          <w:spacing w:val="-7"/>
        </w:rPr>
        <w:t xml:space="preserve"> </w:t>
      </w:r>
      <w:r>
        <w:t>Task</w:t>
      </w:r>
      <w:r>
        <w:rPr>
          <w:spacing w:val="-3"/>
        </w:rPr>
        <w:t xml:space="preserve"> </w:t>
      </w:r>
      <w:r>
        <w:t>3:</w:t>
      </w:r>
      <w:r>
        <w:rPr>
          <w:spacing w:val="-6"/>
        </w:rPr>
        <w:t xml:space="preserve"> </w:t>
      </w:r>
      <w:r>
        <w:t>Ad-hoc</w:t>
      </w:r>
      <w:r>
        <w:rPr>
          <w:spacing w:val="-5"/>
        </w:rPr>
        <w:t xml:space="preserve"> </w:t>
      </w:r>
      <w:r>
        <w:t>Innovation</w:t>
      </w:r>
      <w:r>
        <w:rPr>
          <w:spacing w:val="-3"/>
        </w:rPr>
        <w:t xml:space="preserve"> </w:t>
      </w:r>
      <w:r>
        <w:rPr>
          <w:spacing w:val="-2"/>
        </w:rPr>
        <w:t>Project(s)</w:t>
      </w:r>
    </w:p>
    <w:p w14:paraId="002E6885" w14:textId="77777777" w:rsidR="00D61D72" w:rsidRDefault="00D61D72">
      <w:pPr>
        <w:pStyle w:val="BodyText"/>
        <w:spacing w:before="10"/>
        <w:rPr>
          <w:b/>
          <w:sz w:val="27"/>
        </w:rPr>
      </w:pPr>
    </w:p>
    <w:p w14:paraId="0F6C68E5" w14:textId="77777777" w:rsidR="00D61D72" w:rsidRDefault="00860DAE">
      <w:pPr>
        <w:pStyle w:val="BodyText"/>
        <w:spacing w:before="1" w:line="247" w:lineRule="auto"/>
        <w:ind w:left="935" w:right="985" w:hanging="12"/>
        <w:jc w:val="both"/>
      </w:pPr>
      <w:r>
        <w:t>CMS</w:t>
      </w:r>
      <w:r>
        <w:rPr>
          <w:spacing w:val="-5"/>
        </w:rPr>
        <w:t xml:space="preserve"> </w:t>
      </w:r>
      <w:r>
        <w:t>reserves</w:t>
      </w:r>
      <w:r>
        <w:rPr>
          <w:spacing w:val="-6"/>
        </w:rPr>
        <w:t xml:space="preserve"> </w:t>
      </w:r>
      <w:r>
        <w:t>the</w:t>
      </w:r>
      <w:r>
        <w:rPr>
          <w:spacing w:val="-9"/>
        </w:rPr>
        <w:t xml:space="preserve"> </w:t>
      </w:r>
      <w:r>
        <w:t>right</w:t>
      </w:r>
      <w:r>
        <w:rPr>
          <w:spacing w:val="-5"/>
        </w:rPr>
        <w:t xml:space="preserve"> </w:t>
      </w:r>
      <w:r>
        <w:t>to</w:t>
      </w:r>
      <w:r>
        <w:rPr>
          <w:spacing w:val="-6"/>
        </w:rPr>
        <w:t xml:space="preserve"> </w:t>
      </w:r>
      <w:r>
        <w:t>direct</w:t>
      </w:r>
      <w:r>
        <w:rPr>
          <w:spacing w:val="-5"/>
        </w:rPr>
        <w:t xml:space="preserve"> </w:t>
      </w:r>
      <w:r>
        <w:t>the</w:t>
      </w:r>
      <w:r>
        <w:rPr>
          <w:spacing w:val="-9"/>
        </w:rPr>
        <w:t xml:space="preserve"> </w:t>
      </w:r>
      <w:r>
        <w:t>Contractor</w:t>
      </w:r>
      <w:r>
        <w:rPr>
          <w:spacing w:val="-7"/>
        </w:rPr>
        <w:t xml:space="preserve"> </w:t>
      </w:r>
      <w:r>
        <w:t>to</w:t>
      </w:r>
      <w:r>
        <w:rPr>
          <w:spacing w:val="-6"/>
        </w:rPr>
        <w:t xml:space="preserve"> </w:t>
      </w:r>
      <w:r>
        <w:t>initiate</w:t>
      </w:r>
      <w:r>
        <w:rPr>
          <w:spacing w:val="-9"/>
        </w:rPr>
        <w:t xml:space="preserve"> </w:t>
      </w:r>
      <w:r>
        <w:t>a</w:t>
      </w:r>
      <w:r>
        <w:rPr>
          <w:spacing w:val="-9"/>
        </w:rPr>
        <w:t xml:space="preserve"> </w:t>
      </w:r>
      <w:r>
        <w:t>special</w:t>
      </w:r>
      <w:r>
        <w:rPr>
          <w:spacing w:val="-5"/>
        </w:rPr>
        <w:t xml:space="preserve"> </w:t>
      </w:r>
      <w:r>
        <w:t>project</w:t>
      </w:r>
      <w:r>
        <w:rPr>
          <w:spacing w:val="-5"/>
        </w:rPr>
        <w:t xml:space="preserve"> </w:t>
      </w:r>
      <w:r>
        <w:t>not</w:t>
      </w:r>
      <w:r>
        <w:rPr>
          <w:spacing w:val="-5"/>
        </w:rPr>
        <w:t xml:space="preserve"> </w:t>
      </w:r>
      <w:r>
        <w:t>currently defined under this SOW or to approve an application from the Contractor to conduct a special project.</w:t>
      </w:r>
    </w:p>
    <w:p w14:paraId="4D00E3F9" w14:textId="77777777" w:rsidR="00D61D72" w:rsidRDefault="00D61D72">
      <w:pPr>
        <w:pStyle w:val="BodyText"/>
        <w:spacing w:before="3"/>
        <w:rPr>
          <w:sz w:val="27"/>
        </w:rPr>
      </w:pPr>
    </w:p>
    <w:p w14:paraId="363693F1" w14:textId="77777777" w:rsidR="00D61D72" w:rsidRDefault="00860DAE">
      <w:pPr>
        <w:pStyle w:val="BodyText"/>
        <w:spacing w:line="247" w:lineRule="auto"/>
        <w:ind w:left="935" w:right="377" w:hanging="12"/>
      </w:pPr>
      <w:r>
        <w:t>A</w:t>
      </w:r>
      <w:r>
        <w:rPr>
          <w:spacing w:val="-9"/>
        </w:rPr>
        <w:t xml:space="preserve"> </w:t>
      </w:r>
      <w:r>
        <w:t>special</w:t>
      </w:r>
      <w:r>
        <w:rPr>
          <w:spacing w:val="-5"/>
        </w:rPr>
        <w:t xml:space="preserve"> </w:t>
      </w:r>
      <w:r>
        <w:t>project</w:t>
      </w:r>
      <w:r>
        <w:rPr>
          <w:spacing w:val="-5"/>
        </w:rPr>
        <w:t xml:space="preserve"> </w:t>
      </w:r>
      <w:r>
        <w:t>is</w:t>
      </w:r>
      <w:r>
        <w:rPr>
          <w:spacing w:val="-6"/>
        </w:rPr>
        <w:t xml:space="preserve"> </w:t>
      </w:r>
      <w:r>
        <w:t>defined</w:t>
      </w:r>
      <w:r>
        <w:rPr>
          <w:spacing w:val="-6"/>
        </w:rPr>
        <w:t xml:space="preserve"> </w:t>
      </w:r>
      <w:r>
        <w:t>as</w:t>
      </w:r>
      <w:r>
        <w:rPr>
          <w:spacing w:val="-6"/>
        </w:rPr>
        <w:t xml:space="preserve"> </w:t>
      </w:r>
      <w:r>
        <w:t>work</w:t>
      </w:r>
      <w:r>
        <w:rPr>
          <w:spacing w:val="-6"/>
        </w:rPr>
        <w:t xml:space="preserve"> </w:t>
      </w:r>
      <w:r>
        <w:t>that</w:t>
      </w:r>
      <w:r>
        <w:rPr>
          <w:spacing w:val="-5"/>
        </w:rPr>
        <w:t xml:space="preserve"> </w:t>
      </w:r>
      <w:r>
        <w:t>CMS</w:t>
      </w:r>
      <w:r>
        <w:rPr>
          <w:spacing w:val="-5"/>
        </w:rPr>
        <w:t xml:space="preserve"> </w:t>
      </w:r>
      <w:r>
        <w:t>directs</w:t>
      </w:r>
      <w:r>
        <w:rPr>
          <w:spacing w:val="-6"/>
        </w:rPr>
        <w:t xml:space="preserve"> </w:t>
      </w:r>
      <w:r>
        <w:t>the</w:t>
      </w:r>
      <w:r>
        <w:rPr>
          <w:spacing w:val="-9"/>
        </w:rPr>
        <w:t xml:space="preserve"> </w:t>
      </w:r>
      <w:r>
        <w:t>Contractor</w:t>
      </w:r>
      <w:r>
        <w:rPr>
          <w:spacing w:val="-9"/>
        </w:rPr>
        <w:t xml:space="preserve"> </w:t>
      </w:r>
      <w:r>
        <w:t>to</w:t>
      </w:r>
      <w:r>
        <w:rPr>
          <w:spacing w:val="-6"/>
        </w:rPr>
        <w:t xml:space="preserve"> </w:t>
      </w:r>
      <w:r>
        <w:t>perform</w:t>
      </w:r>
      <w:r>
        <w:rPr>
          <w:spacing w:val="-5"/>
        </w:rPr>
        <w:t xml:space="preserve"> </w:t>
      </w:r>
      <w:r>
        <w:t>or</w:t>
      </w:r>
      <w:r>
        <w:rPr>
          <w:spacing w:val="-9"/>
        </w:rPr>
        <w:t xml:space="preserve"> </w:t>
      </w:r>
      <w:r>
        <w:t>work</w:t>
      </w:r>
      <w:r>
        <w:rPr>
          <w:spacing w:val="-6"/>
        </w:rPr>
        <w:t xml:space="preserve"> </w:t>
      </w:r>
      <w:r>
        <w:t>that CMS approves the Contractor to perform that is not defined under this SOW.</w:t>
      </w:r>
      <w:r>
        <w:rPr>
          <w:spacing w:val="40"/>
        </w:rPr>
        <w:t xml:space="preserve"> </w:t>
      </w:r>
      <w:r>
        <w:t xml:space="preserve">To avoid confusion with other Contractor projects, special projects shall be hereafter referred to as </w:t>
      </w:r>
      <w:proofErr w:type="spellStart"/>
      <w:r>
        <w:t>adhoc</w:t>
      </w:r>
      <w:proofErr w:type="spellEnd"/>
      <w:r>
        <w:t xml:space="preserve"> innovation projects.</w:t>
      </w:r>
    </w:p>
    <w:p w14:paraId="66D6515A" w14:textId="77777777" w:rsidR="00D61D72" w:rsidRDefault="00D61D72">
      <w:pPr>
        <w:pStyle w:val="BodyText"/>
        <w:spacing w:before="11"/>
        <w:rPr>
          <w:sz w:val="26"/>
        </w:rPr>
      </w:pPr>
    </w:p>
    <w:p w14:paraId="46FBCA81" w14:textId="77777777" w:rsidR="00D61D72" w:rsidRDefault="00860DAE">
      <w:pPr>
        <w:pStyle w:val="BodyText"/>
        <w:spacing w:line="247" w:lineRule="auto"/>
        <w:ind w:left="935" w:right="377" w:hanging="12"/>
      </w:pPr>
      <w:r>
        <w:t>All</w:t>
      </w:r>
      <w:r>
        <w:rPr>
          <w:spacing w:val="-5"/>
        </w:rPr>
        <w:t xml:space="preserve"> </w:t>
      </w:r>
      <w:r>
        <w:t>ad-hoc</w:t>
      </w:r>
      <w:r>
        <w:rPr>
          <w:spacing w:val="-9"/>
        </w:rPr>
        <w:t xml:space="preserve"> </w:t>
      </w:r>
      <w:r>
        <w:t>innovation</w:t>
      </w:r>
      <w:r>
        <w:rPr>
          <w:spacing w:val="-6"/>
        </w:rPr>
        <w:t xml:space="preserve"> </w:t>
      </w:r>
      <w:r>
        <w:t>projects</w:t>
      </w:r>
      <w:r>
        <w:rPr>
          <w:spacing w:val="-6"/>
        </w:rPr>
        <w:t xml:space="preserve"> </w:t>
      </w:r>
      <w:r>
        <w:t>awarded</w:t>
      </w:r>
      <w:r>
        <w:rPr>
          <w:spacing w:val="-6"/>
        </w:rPr>
        <w:t xml:space="preserve"> </w:t>
      </w:r>
      <w:r>
        <w:t>under</w:t>
      </w:r>
      <w:r>
        <w:rPr>
          <w:spacing w:val="-7"/>
        </w:rPr>
        <w:t xml:space="preserve"> </w:t>
      </w:r>
      <w:r>
        <w:t>this</w:t>
      </w:r>
      <w:r>
        <w:rPr>
          <w:spacing w:val="-6"/>
        </w:rPr>
        <w:t xml:space="preserve"> </w:t>
      </w:r>
      <w:r>
        <w:t>task</w:t>
      </w:r>
      <w:r>
        <w:rPr>
          <w:spacing w:val="-6"/>
        </w:rPr>
        <w:t xml:space="preserve"> </w:t>
      </w:r>
      <w:r>
        <w:t>order</w:t>
      </w:r>
      <w:r>
        <w:rPr>
          <w:spacing w:val="-9"/>
        </w:rPr>
        <w:t xml:space="preserve"> </w:t>
      </w:r>
      <w:r>
        <w:t>will</w:t>
      </w:r>
      <w:r>
        <w:rPr>
          <w:spacing w:val="-5"/>
        </w:rPr>
        <w:t xml:space="preserve"> </w:t>
      </w:r>
      <w:r>
        <w:t>be</w:t>
      </w:r>
      <w:r>
        <w:rPr>
          <w:spacing w:val="-9"/>
        </w:rPr>
        <w:t xml:space="preserve"> </w:t>
      </w:r>
      <w:r>
        <w:t>evaluated</w:t>
      </w:r>
      <w:r>
        <w:rPr>
          <w:spacing w:val="-6"/>
        </w:rPr>
        <w:t xml:space="preserve"> </w:t>
      </w:r>
      <w:r>
        <w:t>individually. The performance assessment for each innovation project will be conducted by CMS.</w:t>
      </w:r>
    </w:p>
    <w:p w14:paraId="4494846A" w14:textId="4368B499" w:rsidR="00D61D72" w:rsidDel="001906D4" w:rsidRDefault="00D61D72">
      <w:pPr>
        <w:pStyle w:val="BodyText"/>
        <w:spacing w:before="6"/>
        <w:rPr>
          <w:del w:id="173" w:author="Scott Wakefield" w:date="2026-04-16T15:18:00Z" w16du:dateUtc="2026-04-16T19:18:00Z"/>
          <w:sz w:val="31"/>
        </w:rPr>
      </w:pPr>
    </w:p>
    <w:p w14:paraId="10A8B046" w14:textId="3CF9E87F" w:rsidR="00D61D72" w:rsidDel="00770EA8" w:rsidRDefault="00860DAE">
      <w:pPr>
        <w:pStyle w:val="Heading2"/>
        <w:rPr>
          <w:del w:id="174" w:author="Scott Wakefield" w:date="2026-04-16T12:39:00Z" w16du:dateUtc="2026-04-16T16:39:00Z"/>
        </w:rPr>
      </w:pPr>
      <w:bookmarkStart w:id="175" w:name="Optional_Task_3(A):_Medi-Medi_Specialty_"/>
      <w:bookmarkEnd w:id="175"/>
      <w:del w:id="176" w:author="Scott Wakefield" w:date="2026-04-16T12:39:00Z" w16du:dateUtc="2026-04-16T16:39:00Z">
        <w:r w:rsidDel="00770EA8">
          <w:delText>Optional</w:delText>
        </w:r>
        <w:r w:rsidDel="00770EA8">
          <w:rPr>
            <w:spacing w:val="-7"/>
          </w:rPr>
          <w:delText xml:space="preserve"> </w:delText>
        </w:r>
        <w:r w:rsidDel="00770EA8">
          <w:delText>Task</w:delText>
        </w:r>
        <w:r w:rsidDel="00770EA8">
          <w:rPr>
            <w:spacing w:val="-4"/>
          </w:rPr>
          <w:delText xml:space="preserve"> </w:delText>
        </w:r>
        <w:r w:rsidDel="00770EA8">
          <w:delText>3(A):</w:delText>
        </w:r>
        <w:r w:rsidDel="00770EA8">
          <w:rPr>
            <w:spacing w:val="-8"/>
          </w:rPr>
          <w:delText xml:space="preserve"> </w:delText>
        </w:r>
      </w:del>
      <w:del w:id="177" w:author="Scott Wakefield" w:date="2026-04-16T12:12:00Z" w16du:dateUtc="2026-04-16T16:12:00Z">
        <w:r w:rsidDel="00E63828">
          <w:delText>Medi-Medi</w:delText>
        </w:r>
        <w:r w:rsidDel="00E63828">
          <w:rPr>
            <w:spacing w:val="-4"/>
          </w:rPr>
          <w:delText xml:space="preserve"> </w:delText>
        </w:r>
        <w:r w:rsidDel="00E63828">
          <w:delText>Specialty</w:delText>
        </w:r>
        <w:r w:rsidDel="00E63828">
          <w:rPr>
            <w:spacing w:val="-4"/>
          </w:rPr>
          <w:delText xml:space="preserve"> </w:delText>
        </w:r>
        <w:r w:rsidDel="00E63828">
          <w:rPr>
            <w:spacing w:val="-2"/>
          </w:rPr>
          <w:delText>Projects</w:delText>
        </w:r>
      </w:del>
    </w:p>
    <w:p w14:paraId="327F3822" w14:textId="078575EA" w:rsidR="00D61D72" w:rsidDel="001906D4" w:rsidRDefault="00D61D72">
      <w:pPr>
        <w:pStyle w:val="BodyText"/>
        <w:rPr>
          <w:del w:id="178" w:author="Scott Wakefield" w:date="2026-04-16T15:18:00Z" w16du:dateUtc="2026-04-16T19:18:00Z"/>
          <w:b/>
          <w:sz w:val="28"/>
        </w:rPr>
      </w:pPr>
    </w:p>
    <w:p w14:paraId="55994DDC" w14:textId="18897D00" w:rsidR="00D61D72" w:rsidDel="00E63828" w:rsidRDefault="00860DAE">
      <w:pPr>
        <w:pStyle w:val="BodyText"/>
        <w:spacing w:line="247" w:lineRule="auto"/>
        <w:ind w:left="935" w:right="442" w:hanging="12"/>
        <w:rPr>
          <w:del w:id="179" w:author="Scott Wakefield" w:date="2026-04-16T12:12:00Z" w16du:dateUtc="2026-04-16T16:12:00Z"/>
        </w:rPr>
      </w:pPr>
      <w:del w:id="180" w:author="Scott Wakefield" w:date="2026-04-16T12:12:00Z" w16du:dateUtc="2026-04-16T16:12:00Z">
        <w:r w:rsidDel="00E63828">
          <w:delText>People who are dually eligible for both Medicare and Medicaid are known as dual eligible beneficiaries or Medi-Medi’s.</w:delText>
        </w:r>
        <w:r w:rsidDel="00E63828">
          <w:rPr>
            <w:spacing w:val="40"/>
          </w:rPr>
          <w:delText xml:space="preserve"> </w:delText>
        </w:r>
        <w:r w:rsidDel="00E63828">
          <w:delText>For Optional Task 3(A), Medi-Medi Specialty Projects, the SMRC</w:delText>
        </w:r>
        <w:r w:rsidDel="00E63828">
          <w:rPr>
            <w:spacing w:val="-2"/>
          </w:rPr>
          <w:delText xml:space="preserve"> </w:delText>
        </w:r>
        <w:r w:rsidDel="00E63828">
          <w:delText>shall</w:delText>
        </w:r>
        <w:r w:rsidDel="00E63828">
          <w:rPr>
            <w:spacing w:val="-2"/>
          </w:rPr>
          <w:delText xml:space="preserve"> </w:delText>
        </w:r>
        <w:r w:rsidDel="00E63828">
          <w:delText>conduct</w:delText>
        </w:r>
        <w:r w:rsidDel="00E63828">
          <w:rPr>
            <w:spacing w:val="-2"/>
          </w:rPr>
          <w:delText xml:space="preserve"> </w:delText>
        </w:r>
        <w:r w:rsidDel="00E63828">
          <w:delText>medical</w:delText>
        </w:r>
        <w:r w:rsidDel="00E63828">
          <w:rPr>
            <w:spacing w:val="-2"/>
          </w:rPr>
          <w:delText xml:space="preserve"> </w:delText>
        </w:r>
        <w:r w:rsidDel="00E63828">
          <w:delText>review</w:delText>
        </w:r>
        <w:r w:rsidDel="00E63828">
          <w:rPr>
            <w:spacing w:val="-3"/>
          </w:rPr>
          <w:delText xml:space="preserve"> </w:delText>
        </w:r>
        <w:r w:rsidDel="00E63828">
          <w:delText>or</w:delText>
        </w:r>
        <w:r w:rsidDel="00E63828">
          <w:rPr>
            <w:spacing w:val="-3"/>
          </w:rPr>
          <w:delText xml:space="preserve"> </w:delText>
        </w:r>
        <w:r w:rsidDel="00E63828">
          <w:delText>medical review</w:delText>
        </w:r>
        <w:r w:rsidDel="00E63828">
          <w:rPr>
            <w:spacing w:val="-3"/>
          </w:rPr>
          <w:delText xml:space="preserve"> </w:delText>
        </w:r>
        <w:r w:rsidDel="00E63828">
          <w:delText>activities</w:delText>
        </w:r>
        <w:r w:rsidDel="00E63828">
          <w:rPr>
            <w:spacing w:val="-2"/>
          </w:rPr>
          <w:delText xml:space="preserve"> </w:delText>
        </w:r>
        <w:r w:rsidDel="00E63828">
          <w:delText>and/or</w:delText>
        </w:r>
        <w:r w:rsidDel="00E63828">
          <w:rPr>
            <w:spacing w:val="-3"/>
          </w:rPr>
          <w:delText xml:space="preserve"> </w:delText>
        </w:r>
        <w:r w:rsidDel="00E63828">
          <w:delText>provide</w:delText>
        </w:r>
        <w:r w:rsidDel="00E63828">
          <w:rPr>
            <w:spacing w:val="-3"/>
          </w:rPr>
          <w:delText xml:space="preserve"> </w:delText>
        </w:r>
        <w:r w:rsidDel="00E63828">
          <w:delText>support</w:delText>
        </w:r>
        <w:r w:rsidDel="00E63828">
          <w:rPr>
            <w:spacing w:val="-2"/>
          </w:rPr>
          <w:delText xml:space="preserve"> </w:delText>
        </w:r>
        <w:r w:rsidDel="00E63828">
          <w:delText>for a</w:delText>
        </w:r>
        <w:r w:rsidDel="00E63828">
          <w:rPr>
            <w:spacing w:val="-10"/>
          </w:rPr>
          <w:delText xml:space="preserve"> </w:delText>
        </w:r>
        <w:r w:rsidDel="00E63828">
          <w:delText>variety</w:delText>
        </w:r>
        <w:r w:rsidDel="00E63828">
          <w:rPr>
            <w:spacing w:val="-12"/>
          </w:rPr>
          <w:delText xml:space="preserve"> </w:delText>
        </w:r>
        <w:r w:rsidDel="00E63828">
          <w:delText>of</w:delText>
        </w:r>
        <w:r w:rsidDel="00E63828">
          <w:rPr>
            <w:spacing w:val="-10"/>
          </w:rPr>
          <w:delText xml:space="preserve"> </w:delText>
        </w:r>
        <w:r w:rsidDel="00E63828">
          <w:delText>tasks</w:delText>
        </w:r>
        <w:r w:rsidDel="00E63828">
          <w:rPr>
            <w:spacing w:val="-7"/>
          </w:rPr>
          <w:delText xml:space="preserve"> </w:delText>
        </w:r>
        <w:r w:rsidDel="00E63828">
          <w:delText>perform</w:delText>
        </w:r>
        <w:r w:rsidDel="00E63828">
          <w:rPr>
            <w:spacing w:val="-4"/>
          </w:rPr>
          <w:delText xml:space="preserve"> </w:delText>
        </w:r>
        <w:r w:rsidDel="00E63828">
          <w:delText>medical</w:delText>
        </w:r>
        <w:r w:rsidDel="00E63828">
          <w:rPr>
            <w:spacing w:val="-6"/>
          </w:rPr>
          <w:delText xml:space="preserve"> </w:delText>
        </w:r>
        <w:r w:rsidDel="00E63828">
          <w:delText>review</w:delText>
        </w:r>
        <w:r w:rsidDel="00E63828">
          <w:rPr>
            <w:spacing w:val="-5"/>
          </w:rPr>
          <w:delText xml:space="preserve"> </w:delText>
        </w:r>
        <w:r w:rsidDel="00E63828">
          <w:delText>access</w:delText>
        </w:r>
        <w:r w:rsidDel="00E63828">
          <w:rPr>
            <w:spacing w:val="-4"/>
          </w:rPr>
          <w:delText xml:space="preserve"> </w:delText>
        </w:r>
        <w:r w:rsidDel="00E63828">
          <w:delText>Medi-Medi</w:delText>
        </w:r>
        <w:r w:rsidDel="00E63828">
          <w:rPr>
            <w:spacing w:val="-6"/>
          </w:rPr>
          <w:delText xml:space="preserve"> </w:delText>
        </w:r>
        <w:r w:rsidDel="00E63828">
          <w:delText>matched</w:delText>
        </w:r>
        <w:r w:rsidDel="00E63828">
          <w:rPr>
            <w:spacing w:val="-7"/>
          </w:rPr>
          <w:delText xml:space="preserve"> </w:delText>
        </w:r>
        <w:r w:rsidDel="00E63828">
          <w:delText>data</w:delText>
        </w:r>
        <w:r w:rsidDel="00E63828">
          <w:rPr>
            <w:spacing w:val="-5"/>
          </w:rPr>
          <w:delText xml:space="preserve"> </w:delText>
        </w:r>
        <w:r w:rsidDel="00E63828">
          <w:delText>via</w:delText>
        </w:r>
        <w:r w:rsidDel="00E63828">
          <w:rPr>
            <w:spacing w:val="-10"/>
          </w:rPr>
          <w:delText xml:space="preserve"> </w:delText>
        </w:r>
        <w:r w:rsidDel="00E63828">
          <w:delText>the</w:delText>
        </w:r>
        <w:r w:rsidDel="00E63828">
          <w:rPr>
            <w:spacing w:val="-5"/>
          </w:rPr>
          <w:delText xml:space="preserve"> </w:delText>
        </w:r>
        <w:r w:rsidDel="00E63828">
          <w:delText>Integrated Data Repository (IDR) or other CMS designated sources in order to perform reviews; when those claims are denied, the associated Medicaid claim is likewise referred to the state for denial and savings to the Medicaid program.</w:delText>
        </w:r>
      </w:del>
    </w:p>
    <w:p w14:paraId="7612CEB5" w14:textId="6D8D216B" w:rsidR="00C938F6" w:rsidDel="00E63828" w:rsidRDefault="00C938F6">
      <w:pPr>
        <w:pStyle w:val="BodyText"/>
        <w:spacing w:before="60" w:line="247" w:lineRule="auto"/>
        <w:ind w:left="935" w:right="706" w:hanging="12"/>
        <w:jc w:val="both"/>
        <w:rPr>
          <w:del w:id="181" w:author="Scott Wakefield" w:date="2026-04-16T12:12:00Z" w16du:dateUtc="2026-04-16T16:12:00Z"/>
        </w:rPr>
      </w:pPr>
    </w:p>
    <w:p w14:paraId="21FF3EFE" w14:textId="7169813C" w:rsidR="00D61D72" w:rsidDel="00E63828" w:rsidRDefault="00860DAE">
      <w:pPr>
        <w:pStyle w:val="BodyText"/>
        <w:spacing w:before="60" w:line="247" w:lineRule="auto"/>
        <w:ind w:left="935" w:right="706" w:hanging="12"/>
        <w:jc w:val="both"/>
        <w:rPr>
          <w:del w:id="182" w:author="Scott Wakefield" w:date="2026-04-16T12:12:00Z" w16du:dateUtc="2026-04-16T16:12:00Z"/>
        </w:rPr>
      </w:pPr>
      <w:del w:id="183" w:author="Scott Wakefield" w:date="2026-04-16T12:12:00Z" w16du:dateUtc="2026-04-16T16:12:00Z">
        <w:r w:rsidDel="00E63828">
          <w:delText>When performing</w:delText>
        </w:r>
        <w:r w:rsidDel="00E63828">
          <w:rPr>
            <w:spacing w:val="-4"/>
          </w:rPr>
          <w:delText xml:space="preserve"> </w:delText>
        </w:r>
        <w:r w:rsidDel="00E63828">
          <w:delText>Medi-Medi Specialty</w:delText>
        </w:r>
        <w:r w:rsidDel="00E63828">
          <w:rPr>
            <w:spacing w:val="-7"/>
          </w:rPr>
          <w:delText xml:space="preserve"> </w:delText>
        </w:r>
        <w:r w:rsidDel="00E63828">
          <w:delText>Projects,</w:delText>
        </w:r>
        <w:r w:rsidDel="00E63828">
          <w:rPr>
            <w:spacing w:val="-2"/>
          </w:rPr>
          <w:delText xml:space="preserve"> </w:delText>
        </w:r>
        <w:r w:rsidDel="00E63828">
          <w:delText>the</w:delText>
        </w:r>
        <w:r w:rsidDel="00E63828">
          <w:rPr>
            <w:spacing w:val="-3"/>
          </w:rPr>
          <w:delText xml:space="preserve"> </w:delText>
        </w:r>
        <w:r w:rsidDel="00E63828">
          <w:delText>SMRC</w:delText>
        </w:r>
        <w:r w:rsidDel="00E63828">
          <w:rPr>
            <w:spacing w:val="-1"/>
          </w:rPr>
          <w:delText xml:space="preserve"> </w:delText>
        </w:r>
        <w:r w:rsidDel="00E63828">
          <w:delText>shall follow</w:delText>
        </w:r>
        <w:r w:rsidDel="00E63828">
          <w:rPr>
            <w:spacing w:val="-3"/>
          </w:rPr>
          <w:delText xml:space="preserve"> </w:delText>
        </w:r>
        <w:r w:rsidDel="00E63828">
          <w:delText>all requirements outlined</w:delText>
        </w:r>
        <w:r w:rsidDel="00E63828">
          <w:rPr>
            <w:spacing w:val="-1"/>
          </w:rPr>
          <w:delText xml:space="preserve"> </w:delText>
        </w:r>
        <w:r w:rsidDel="00E63828">
          <w:delText>in</w:delText>
        </w:r>
        <w:r w:rsidDel="00E63828">
          <w:rPr>
            <w:spacing w:val="-1"/>
          </w:rPr>
          <w:delText xml:space="preserve"> </w:delText>
        </w:r>
        <w:r w:rsidDel="00E63828">
          <w:delText>the</w:delText>
        </w:r>
        <w:r w:rsidDel="00E63828">
          <w:rPr>
            <w:spacing w:val="-4"/>
          </w:rPr>
          <w:delText xml:space="preserve"> </w:delText>
        </w:r>
        <w:r w:rsidDel="00E63828">
          <w:delText>SOW</w:delText>
        </w:r>
        <w:r w:rsidDel="00E63828">
          <w:rPr>
            <w:spacing w:val="-2"/>
          </w:rPr>
          <w:delText xml:space="preserve"> </w:delText>
        </w:r>
        <w:r w:rsidDel="00E63828">
          <w:delText>for</w:delText>
        </w:r>
        <w:r w:rsidDel="00E63828">
          <w:rPr>
            <w:spacing w:val="-4"/>
          </w:rPr>
          <w:delText xml:space="preserve"> </w:delText>
        </w:r>
        <w:r w:rsidDel="00E63828">
          <w:delText>Task</w:delText>
        </w:r>
        <w:r w:rsidDel="00E63828">
          <w:rPr>
            <w:spacing w:val="-1"/>
          </w:rPr>
          <w:delText xml:space="preserve"> </w:delText>
        </w:r>
        <w:r w:rsidDel="00E63828">
          <w:delText>1,</w:delText>
        </w:r>
        <w:r w:rsidDel="00E63828">
          <w:rPr>
            <w:spacing w:val="-1"/>
          </w:rPr>
          <w:delText xml:space="preserve"> </w:delText>
        </w:r>
        <w:r w:rsidDel="00E63828">
          <w:delText>and</w:delText>
        </w:r>
        <w:r w:rsidDel="00E63828">
          <w:rPr>
            <w:spacing w:val="-1"/>
          </w:rPr>
          <w:delText xml:space="preserve"> </w:delText>
        </w:r>
        <w:r w:rsidDel="00E63828">
          <w:delText>4</w:delText>
        </w:r>
        <w:r w:rsidDel="00E63828">
          <w:rPr>
            <w:spacing w:val="-1"/>
          </w:rPr>
          <w:delText xml:space="preserve"> </w:delText>
        </w:r>
        <w:r w:rsidDel="00E63828">
          <w:delText>through</w:delText>
        </w:r>
        <w:r w:rsidDel="00E63828">
          <w:rPr>
            <w:spacing w:val="-1"/>
          </w:rPr>
          <w:delText xml:space="preserve"> </w:delText>
        </w:r>
        <w:r w:rsidDel="00E63828">
          <w:delText>11.</w:delText>
        </w:r>
        <w:r w:rsidDel="00E63828">
          <w:rPr>
            <w:spacing w:val="40"/>
          </w:rPr>
          <w:delText xml:space="preserve"> </w:delText>
        </w:r>
        <w:r w:rsidDel="00E63828">
          <w:delText>Exceptions</w:delText>
        </w:r>
        <w:r w:rsidDel="00E63828">
          <w:rPr>
            <w:spacing w:val="-1"/>
          </w:rPr>
          <w:delText xml:space="preserve"> </w:delText>
        </w:r>
        <w:r w:rsidDel="00E63828">
          <w:delText>to</w:delText>
        </w:r>
        <w:r w:rsidDel="00E63828">
          <w:rPr>
            <w:spacing w:val="-1"/>
          </w:rPr>
          <w:delText xml:space="preserve"> </w:delText>
        </w:r>
        <w:r w:rsidDel="00E63828">
          <w:delText>these</w:delText>
        </w:r>
        <w:r w:rsidDel="00E63828">
          <w:rPr>
            <w:spacing w:val="-2"/>
          </w:rPr>
          <w:delText xml:space="preserve"> </w:delText>
        </w:r>
        <w:r w:rsidDel="00E63828">
          <w:delText>requirements</w:delText>
        </w:r>
        <w:r w:rsidDel="00E63828">
          <w:rPr>
            <w:spacing w:val="-1"/>
          </w:rPr>
          <w:delText xml:space="preserve"> </w:delText>
        </w:r>
        <w:r w:rsidDel="00E63828">
          <w:delText>may include, but are not limited to the following:</w:delText>
        </w:r>
      </w:del>
    </w:p>
    <w:p w14:paraId="582050A4" w14:textId="778FD2C1" w:rsidR="00D61D72" w:rsidDel="00E63828" w:rsidRDefault="00D61D72">
      <w:pPr>
        <w:pStyle w:val="BodyText"/>
        <w:spacing w:before="4"/>
        <w:rPr>
          <w:del w:id="184" w:author="Scott Wakefield" w:date="2026-04-16T12:12:00Z" w16du:dateUtc="2026-04-16T16:12:00Z"/>
          <w:sz w:val="27"/>
        </w:rPr>
      </w:pPr>
    </w:p>
    <w:p w14:paraId="6AC29086" w14:textId="1813C753" w:rsidR="00D61D72" w:rsidDel="00E63828" w:rsidRDefault="00860DAE">
      <w:pPr>
        <w:pStyle w:val="ListParagraph"/>
        <w:numPr>
          <w:ilvl w:val="0"/>
          <w:numId w:val="30"/>
        </w:numPr>
        <w:tabs>
          <w:tab w:val="left" w:pos="2017"/>
          <w:tab w:val="left" w:pos="2018"/>
        </w:tabs>
        <w:spacing w:before="0" w:line="247" w:lineRule="auto"/>
        <w:ind w:left="2019" w:right="1098"/>
        <w:rPr>
          <w:del w:id="185" w:author="Scott Wakefield" w:date="2026-04-16T12:12:00Z" w16du:dateUtc="2026-04-16T16:12:00Z"/>
          <w:sz w:val="24"/>
        </w:rPr>
      </w:pPr>
      <w:del w:id="186" w:author="Scott Wakefield" w:date="2026-04-16T12:12:00Z" w16du:dateUtc="2026-04-16T16:12:00Z">
        <w:r w:rsidDel="00E63828">
          <w:rPr>
            <w:sz w:val="24"/>
          </w:rPr>
          <w:delText>Holding</w:delText>
        </w:r>
        <w:r w:rsidDel="00E63828">
          <w:rPr>
            <w:spacing w:val="-12"/>
            <w:sz w:val="24"/>
          </w:rPr>
          <w:delText xml:space="preserve"> </w:delText>
        </w:r>
        <w:r w:rsidDel="00E63828">
          <w:rPr>
            <w:sz w:val="24"/>
          </w:rPr>
          <w:delText>project</w:delText>
        </w:r>
        <w:r w:rsidDel="00E63828">
          <w:rPr>
            <w:spacing w:val="-9"/>
            <w:sz w:val="24"/>
          </w:rPr>
          <w:delText xml:space="preserve"> </w:delText>
        </w:r>
        <w:r w:rsidDel="00E63828">
          <w:rPr>
            <w:sz w:val="24"/>
          </w:rPr>
          <w:delText>kick-off</w:delText>
        </w:r>
        <w:r w:rsidDel="00E63828">
          <w:rPr>
            <w:spacing w:val="-5"/>
            <w:sz w:val="24"/>
          </w:rPr>
          <w:delText xml:space="preserve"> </w:delText>
        </w:r>
        <w:r w:rsidDel="00E63828">
          <w:rPr>
            <w:sz w:val="24"/>
          </w:rPr>
          <w:delText>meetings</w:delText>
        </w:r>
        <w:r w:rsidDel="00E63828">
          <w:rPr>
            <w:spacing w:val="-9"/>
            <w:sz w:val="24"/>
          </w:rPr>
          <w:delText xml:space="preserve"> </w:delText>
        </w:r>
        <w:r w:rsidDel="00E63828">
          <w:rPr>
            <w:sz w:val="24"/>
          </w:rPr>
          <w:delText>within</w:delText>
        </w:r>
        <w:r w:rsidDel="00E63828">
          <w:rPr>
            <w:spacing w:val="-9"/>
            <w:sz w:val="24"/>
          </w:rPr>
          <w:delText xml:space="preserve"> </w:delText>
        </w:r>
        <w:r w:rsidDel="00E63828">
          <w:rPr>
            <w:sz w:val="24"/>
          </w:rPr>
          <w:delText>three</w:delText>
        </w:r>
        <w:r w:rsidDel="00E63828">
          <w:rPr>
            <w:spacing w:val="-10"/>
            <w:sz w:val="24"/>
          </w:rPr>
          <w:delText xml:space="preserve"> </w:delText>
        </w:r>
        <w:r w:rsidDel="00E63828">
          <w:rPr>
            <w:sz w:val="24"/>
          </w:rPr>
          <w:delText>(3)</w:delText>
        </w:r>
        <w:r w:rsidDel="00E63828">
          <w:rPr>
            <w:spacing w:val="-5"/>
            <w:sz w:val="24"/>
          </w:rPr>
          <w:delText xml:space="preserve"> </w:delText>
        </w:r>
        <w:r w:rsidDel="00E63828">
          <w:rPr>
            <w:sz w:val="24"/>
          </w:rPr>
          <w:delText>business</w:delText>
        </w:r>
        <w:r w:rsidDel="00E63828">
          <w:rPr>
            <w:spacing w:val="-9"/>
            <w:sz w:val="24"/>
          </w:rPr>
          <w:delText xml:space="preserve"> </w:delText>
        </w:r>
        <w:r w:rsidDel="00E63828">
          <w:rPr>
            <w:sz w:val="24"/>
          </w:rPr>
          <w:delText>days</w:delText>
        </w:r>
        <w:r w:rsidDel="00E63828">
          <w:rPr>
            <w:spacing w:val="-9"/>
            <w:sz w:val="24"/>
          </w:rPr>
          <w:delText xml:space="preserve"> </w:delText>
        </w:r>
        <w:r w:rsidDel="00E63828">
          <w:rPr>
            <w:sz w:val="24"/>
          </w:rPr>
          <w:delText>of</w:delText>
        </w:r>
        <w:r w:rsidDel="00E63828">
          <w:rPr>
            <w:spacing w:val="-10"/>
            <w:sz w:val="24"/>
          </w:rPr>
          <w:delText xml:space="preserve"> </w:delText>
        </w:r>
        <w:r w:rsidDel="00E63828">
          <w:rPr>
            <w:sz w:val="24"/>
          </w:rPr>
          <w:delText>project initiation date</w:delText>
        </w:r>
      </w:del>
    </w:p>
    <w:p w14:paraId="452F4291" w14:textId="230F6BCE" w:rsidR="00D61D72" w:rsidDel="00E63828" w:rsidRDefault="00860DAE">
      <w:pPr>
        <w:pStyle w:val="ListParagraph"/>
        <w:numPr>
          <w:ilvl w:val="0"/>
          <w:numId w:val="30"/>
        </w:numPr>
        <w:tabs>
          <w:tab w:val="left" w:pos="2017"/>
          <w:tab w:val="left" w:pos="2018"/>
        </w:tabs>
        <w:spacing w:before="11" w:line="247" w:lineRule="auto"/>
        <w:ind w:left="2019" w:right="792"/>
        <w:rPr>
          <w:del w:id="187" w:author="Scott Wakefield" w:date="2026-04-16T12:12:00Z" w16du:dateUtc="2026-04-16T16:12:00Z"/>
          <w:sz w:val="24"/>
        </w:rPr>
      </w:pPr>
      <w:del w:id="188" w:author="Scott Wakefield" w:date="2026-04-16T12:12:00Z" w16du:dateUtc="2026-04-16T16:12:00Z">
        <w:r w:rsidDel="00E63828">
          <w:rPr>
            <w:sz w:val="24"/>
          </w:rPr>
          <w:delText>Completing</w:delText>
        </w:r>
        <w:r w:rsidDel="00E63828">
          <w:rPr>
            <w:spacing w:val="-11"/>
            <w:sz w:val="24"/>
          </w:rPr>
          <w:delText xml:space="preserve"> </w:delText>
        </w:r>
        <w:r w:rsidDel="00E63828">
          <w:rPr>
            <w:sz w:val="24"/>
          </w:rPr>
          <w:delText>initial</w:delText>
        </w:r>
        <w:r w:rsidDel="00E63828">
          <w:rPr>
            <w:spacing w:val="-9"/>
            <w:sz w:val="24"/>
          </w:rPr>
          <w:delText xml:space="preserve"> </w:delText>
        </w:r>
        <w:r w:rsidDel="00E63828">
          <w:rPr>
            <w:sz w:val="24"/>
          </w:rPr>
          <w:delText>data</w:delText>
        </w:r>
        <w:r w:rsidDel="00E63828">
          <w:rPr>
            <w:spacing w:val="-10"/>
            <w:sz w:val="24"/>
          </w:rPr>
          <w:delText xml:space="preserve"> </w:delText>
        </w:r>
        <w:r w:rsidDel="00E63828">
          <w:rPr>
            <w:sz w:val="24"/>
          </w:rPr>
          <w:delText>analysis</w:delText>
        </w:r>
        <w:r w:rsidDel="00E63828">
          <w:rPr>
            <w:spacing w:val="-9"/>
            <w:sz w:val="24"/>
          </w:rPr>
          <w:delText xml:space="preserve"> </w:delText>
        </w:r>
        <w:r w:rsidDel="00E63828">
          <w:rPr>
            <w:sz w:val="24"/>
          </w:rPr>
          <w:delText>(i.e.,</w:delText>
        </w:r>
        <w:r w:rsidDel="00E63828">
          <w:rPr>
            <w:spacing w:val="-9"/>
            <w:sz w:val="24"/>
          </w:rPr>
          <w:delText xml:space="preserve"> </w:delText>
        </w:r>
        <w:r w:rsidDel="00E63828">
          <w:rPr>
            <w:sz w:val="24"/>
          </w:rPr>
          <w:delText>project</w:delText>
        </w:r>
        <w:r w:rsidDel="00E63828">
          <w:rPr>
            <w:spacing w:val="-9"/>
            <w:sz w:val="24"/>
          </w:rPr>
          <w:delText xml:space="preserve"> </w:delText>
        </w:r>
        <w:r w:rsidDel="00E63828">
          <w:rPr>
            <w:sz w:val="24"/>
          </w:rPr>
          <w:delText>claim</w:delText>
        </w:r>
        <w:r w:rsidDel="00E63828">
          <w:rPr>
            <w:spacing w:val="-9"/>
            <w:sz w:val="24"/>
          </w:rPr>
          <w:delText xml:space="preserve"> </w:delText>
        </w:r>
        <w:r w:rsidDel="00E63828">
          <w:rPr>
            <w:sz w:val="24"/>
          </w:rPr>
          <w:delText>scrubbing),</w:delText>
        </w:r>
        <w:r w:rsidDel="00E63828">
          <w:rPr>
            <w:spacing w:val="-9"/>
            <w:sz w:val="24"/>
          </w:rPr>
          <w:delText xml:space="preserve"> </w:delText>
        </w:r>
        <w:r w:rsidDel="00E63828">
          <w:rPr>
            <w:sz w:val="24"/>
          </w:rPr>
          <w:delText>within</w:delText>
        </w:r>
        <w:r w:rsidDel="00E63828">
          <w:rPr>
            <w:spacing w:val="-9"/>
            <w:sz w:val="24"/>
          </w:rPr>
          <w:delText xml:space="preserve"> </w:delText>
        </w:r>
        <w:r w:rsidDel="00E63828">
          <w:rPr>
            <w:sz w:val="24"/>
          </w:rPr>
          <w:delText>ten</w:delText>
        </w:r>
        <w:r w:rsidDel="00E63828">
          <w:rPr>
            <w:spacing w:val="-4"/>
            <w:sz w:val="24"/>
          </w:rPr>
          <w:delText xml:space="preserve"> </w:delText>
        </w:r>
        <w:r w:rsidDel="00E63828">
          <w:rPr>
            <w:sz w:val="24"/>
          </w:rPr>
          <w:delText xml:space="preserve">(10) business days of project initiation </w:delText>
        </w:r>
        <w:r w:rsidR="00AC025F" w:rsidDel="00E63828">
          <w:rPr>
            <w:sz w:val="24"/>
          </w:rPr>
          <w:delText>date.</w:delText>
        </w:r>
      </w:del>
    </w:p>
    <w:p w14:paraId="41197F01" w14:textId="218D6FD3" w:rsidR="00D61D72" w:rsidDel="00E63828" w:rsidRDefault="00860DAE">
      <w:pPr>
        <w:pStyle w:val="ListParagraph"/>
        <w:numPr>
          <w:ilvl w:val="0"/>
          <w:numId w:val="30"/>
        </w:numPr>
        <w:tabs>
          <w:tab w:val="left" w:pos="2017"/>
          <w:tab w:val="left" w:pos="2018"/>
        </w:tabs>
        <w:spacing w:before="16" w:line="244" w:lineRule="auto"/>
        <w:ind w:left="2019" w:right="685"/>
        <w:rPr>
          <w:del w:id="189" w:author="Scott Wakefield" w:date="2026-04-16T12:12:00Z" w16du:dateUtc="2026-04-16T16:12:00Z"/>
          <w:sz w:val="24"/>
        </w:rPr>
      </w:pPr>
      <w:del w:id="190" w:author="Scott Wakefield" w:date="2026-04-16T12:12:00Z" w16du:dateUtc="2026-04-16T16:12:00Z">
        <w:r w:rsidDel="00E63828">
          <w:rPr>
            <w:sz w:val="24"/>
          </w:rPr>
          <w:delText>Submitting</w:delText>
        </w:r>
        <w:r w:rsidDel="00E63828">
          <w:rPr>
            <w:spacing w:val="-12"/>
            <w:sz w:val="24"/>
          </w:rPr>
          <w:delText xml:space="preserve"> </w:delText>
        </w:r>
        <w:r w:rsidDel="00E63828">
          <w:rPr>
            <w:sz w:val="24"/>
          </w:rPr>
          <w:delText>an</w:delText>
        </w:r>
        <w:r w:rsidDel="00E63828">
          <w:rPr>
            <w:spacing w:val="-7"/>
            <w:sz w:val="24"/>
          </w:rPr>
          <w:delText xml:space="preserve"> </w:delText>
        </w:r>
        <w:r w:rsidDel="00E63828">
          <w:rPr>
            <w:sz w:val="24"/>
          </w:rPr>
          <w:delText>initial</w:delText>
        </w:r>
        <w:r w:rsidDel="00E63828">
          <w:rPr>
            <w:spacing w:val="-6"/>
            <w:sz w:val="24"/>
          </w:rPr>
          <w:delText xml:space="preserve"> </w:delText>
        </w:r>
        <w:r w:rsidDel="00E63828">
          <w:rPr>
            <w:sz w:val="24"/>
          </w:rPr>
          <w:delText>project</w:delText>
        </w:r>
        <w:r w:rsidDel="00E63828">
          <w:rPr>
            <w:spacing w:val="-6"/>
            <w:sz w:val="24"/>
          </w:rPr>
          <w:delText xml:space="preserve"> </w:delText>
        </w:r>
        <w:r w:rsidDel="00E63828">
          <w:rPr>
            <w:sz w:val="24"/>
          </w:rPr>
          <w:delText>report</w:delText>
        </w:r>
        <w:r w:rsidDel="00E63828">
          <w:rPr>
            <w:spacing w:val="-6"/>
            <w:sz w:val="24"/>
          </w:rPr>
          <w:delText xml:space="preserve"> </w:delText>
        </w:r>
        <w:r w:rsidDel="00E63828">
          <w:rPr>
            <w:sz w:val="24"/>
          </w:rPr>
          <w:delText>within</w:delText>
        </w:r>
        <w:r w:rsidDel="00E63828">
          <w:rPr>
            <w:spacing w:val="-7"/>
            <w:sz w:val="24"/>
          </w:rPr>
          <w:delText xml:space="preserve"> </w:delText>
        </w:r>
        <w:r w:rsidDel="00E63828">
          <w:rPr>
            <w:sz w:val="24"/>
          </w:rPr>
          <w:delText>14</w:delText>
        </w:r>
        <w:r w:rsidDel="00E63828">
          <w:rPr>
            <w:spacing w:val="-7"/>
            <w:sz w:val="24"/>
          </w:rPr>
          <w:delText xml:space="preserve"> </w:delText>
        </w:r>
        <w:r w:rsidDel="00E63828">
          <w:rPr>
            <w:sz w:val="24"/>
          </w:rPr>
          <w:delText>business</w:delText>
        </w:r>
        <w:r w:rsidDel="00E63828">
          <w:rPr>
            <w:spacing w:val="-7"/>
            <w:sz w:val="24"/>
          </w:rPr>
          <w:delText xml:space="preserve"> </w:delText>
        </w:r>
        <w:r w:rsidDel="00E63828">
          <w:rPr>
            <w:sz w:val="24"/>
          </w:rPr>
          <w:delText>days</w:delText>
        </w:r>
        <w:r w:rsidDel="00E63828">
          <w:rPr>
            <w:spacing w:val="-7"/>
            <w:sz w:val="24"/>
          </w:rPr>
          <w:delText xml:space="preserve"> </w:delText>
        </w:r>
        <w:r w:rsidDel="00E63828">
          <w:rPr>
            <w:sz w:val="24"/>
          </w:rPr>
          <w:delText>of</w:delText>
        </w:r>
        <w:r w:rsidDel="00E63828">
          <w:rPr>
            <w:spacing w:val="-10"/>
            <w:sz w:val="24"/>
          </w:rPr>
          <w:delText xml:space="preserve"> </w:delText>
        </w:r>
        <w:r w:rsidDel="00E63828">
          <w:rPr>
            <w:sz w:val="24"/>
          </w:rPr>
          <w:delText>project</w:delText>
        </w:r>
        <w:r w:rsidDel="00E63828">
          <w:rPr>
            <w:spacing w:val="-6"/>
            <w:sz w:val="24"/>
          </w:rPr>
          <w:delText xml:space="preserve"> </w:delText>
        </w:r>
        <w:r w:rsidDel="00E63828">
          <w:rPr>
            <w:sz w:val="24"/>
          </w:rPr>
          <w:delText xml:space="preserve">initiation </w:delText>
        </w:r>
        <w:r w:rsidR="00AC025F" w:rsidDel="00E63828">
          <w:rPr>
            <w:spacing w:val="-2"/>
            <w:sz w:val="24"/>
          </w:rPr>
          <w:delText>date.</w:delText>
        </w:r>
      </w:del>
    </w:p>
    <w:p w14:paraId="0A2A2A66" w14:textId="36526305" w:rsidR="00D61D72" w:rsidDel="00E63828" w:rsidRDefault="00860DAE">
      <w:pPr>
        <w:pStyle w:val="ListParagraph"/>
        <w:numPr>
          <w:ilvl w:val="0"/>
          <w:numId w:val="30"/>
        </w:numPr>
        <w:tabs>
          <w:tab w:val="left" w:pos="2017"/>
          <w:tab w:val="left" w:pos="2018"/>
        </w:tabs>
        <w:spacing w:before="20" w:line="247" w:lineRule="auto"/>
        <w:ind w:left="2019" w:right="465"/>
        <w:rPr>
          <w:del w:id="191" w:author="Scott Wakefield" w:date="2026-04-16T12:12:00Z" w16du:dateUtc="2026-04-16T16:12:00Z"/>
          <w:sz w:val="24"/>
        </w:rPr>
      </w:pPr>
      <w:del w:id="192" w:author="Scott Wakefield" w:date="2026-04-16T12:12:00Z" w16du:dateUtc="2026-04-16T16:12:00Z">
        <w:r w:rsidDel="00E63828">
          <w:rPr>
            <w:sz w:val="24"/>
          </w:rPr>
          <w:delText>Issuing</w:delText>
        </w:r>
        <w:r w:rsidDel="00E63828">
          <w:rPr>
            <w:spacing w:val="-8"/>
            <w:sz w:val="24"/>
          </w:rPr>
          <w:delText xml:space="preserve"> </w:delText>
        </w:r>
        <w:r w:rsidDel="00E63828">
          <w:rPr>
            <w:sz w:val="24"/>
          </w:rPr>
          <w:delText>a</w:delText>
        </w:r>
        <w:r w:rsidDel="00E63828">
          <w:rPr>
            <w:spacing w:val="-7"/>
            <w:sz w:val="24"/>
          </w:rPr>
          <w:delText xml:space="preserve"> </w:delText>
        </w:r>
        <w:r w:rsidDel="00E63828">
          <w:rPr>
            <w:sz w:val="24"/>
          </w:rPr>
          <w:delText>bi-monthly</w:delText>
        </w:r>
        <w:r w:rsidDel="00E63828">
          <w:rPr>
            <w:spacing w:val="-11"/>
            <w:sz w:val="24"/>
          </w:rPr>
          <w:delText xml:space="preserve"> </w:delText>
        </w:r>
        <w:r w:rsidDel="00E63828">
          <w:rPr>
            <w:sz w:val="24"/>
          </w:rPr>
          <w:delText>summary</w:delText>
        </w:r>
        <w:r w:rsidDel="00E63828">
          <w:rPr>
            <w:spacing w:val="-8"/>
            <w:sz w:val="24"/>
          </w:rPr>
          <w:delText xml:space="preserve"> </w:delText>
        </w:r>
        <w:r w:rsidDel="00E63828">
          <w:rPr>
            <w:sz w:val="24"/>
          </w:rPr>
          <w:delText>report,</w:delText>
        </w:r>
        <w:r w:rsidDel="00E63828">
          <w:rPr>
            <w:spacing w:val="-1"/>
            <w:sz w:val="24"/>
          </w:rPr>
          <w:delText xml:space="preserve"> </w:delText>
        </w:r>
        <w:r w:rsidDel="00E63828">
          <w:rPr>
            <w:sz w:val="24"/>
          </w:rPr>
          <w:delText>as</w:delText>
        </w:r>
        <w:r w:rsidDel="00E63828">
          <w:rPr>
            <w:spacing w:val="-6"/>
            <w:sz w:val="24"/>
          </w:rPr>
          <w:delText xml:space="preserve"> </w:delText>
        </w:r>
        <w:r w:rsidDel="00E63828">
          <w:rPr>
            <w:sz w:val="24"/>
          </w:rPr>
          <w:delText>well</w:delText>
        </w:r>
        <w:r w:rsidDel="00E63828">
          <w:rPr>
            <w:spacing w:val="-5"/>
            <w:sz w:val="24"/>
          </w:rPr>
          <w:delText xml:space="preserve"> </w:delText>
        </w:r>
        <w:r w:rsidDel="00E63828">
          <w:rPr>
            <w:sz w:val="24"/>
          </w:rPr>
          <w:delText>as</w:delText>
        </w:r>
        <w:r w:rsidDel="00E63828">
          <w:rPr>
            <w:spacing w:val="-3"/>
            <w:sz w:val="24"/>
          </w:rPr>
          <w:delText xml:space="preserve"> </w:delText>
        </w:r>
        <w:r w:rsidDel="00E63828">
          <w:rPr>
            <w:sz w:val="24"/>
          </w:rPr>
          <w:delText>an</w:delText>
        </w:r>
        <w:r w:rsidDel="00E63828">
          <w:rPr>
            <w:spacing w:val="-3"/>
            <w:sz w:val="24"/>
          </w:rPr>
          <w:delText xml:space="preserve"> </w:delText>
        </w:r>
        <w:r w:rsidDel="00E63828">
          <w:rPr>
            <w:sz w:val="24"/>
          </w:rPr>
          <w:delText>end</w:delText>
        </w:r>
        <w:r w:rsidDel="00E63828">
          <w:rPr>
            <w:spacing w:val="-6"/>
            <w:sz w:val="24"/>
          </w:rPr>
          <w:delText xml:space="preserve"> </w:delText>
        </w:r>
        <w:r w:rsidDel="00E63828">
          <w:rPr>
            <w:sz w:val="24"/>
          </w:rPr>
          <w:delText>of</w:delText>
        </w:r>
        <w:r w:rsidDel="00E63828">
          <w:rPr>
            <w:spacing w:val="-7"/>
            <w:sz w:val="24"/>
          </w:rPr>
          <w:delText xml:space="preserve"> </w:delText>
        </w:r>
        <w:r w:rsidDel="00E63828">
          <w:rPr>
            <w:sz w:val="24"/>
          </w:rPr>
          <w:delText>project</w:delText>
        </w:r>
        <w:r w:rsidDel="00E63828">
          <w:rPr>
            <w:spacing w:val="-5"/>
            <w:sz w:val="24"/>
          </w:rPr>
          <w:delText xml:space="preserve"> </w:delText>
        </w:r>
        <w:r w:rsidDel="00E63828">
          <w:rPr>
            <w:sz w:val="24"/>
          </w:rPr>
          <w:delText>report,</w:delText>
        </w:r>
        <w:r w:rsidDel="00E63828">
          <w:rPr>
            <w:spacing w:val="-6"/>
            <w:sz w:val="24"/>
          </w:rPr>
          <w:delText xml:space="preserve"> </w:delText>
        </w:r>
        <w:r w:rsidDel="00E63828">
          <w:rPr>
            <w:sz w:val="24"/>
          </w:rPr>
          <w:delText>to</w:delText>
        </w:r>
        <w:r w:rsidDel="00E63828">
          <w:rPr>
            <w:spacing w:val="-3"/>
            <w:sz w:val="24"/>
          </w:rPr>
          <w:delText xml:space="preserve"> </w:delText>
        </w:r>
        <w:r w:rsidDel="00E63828">
          <w:rPr>
            <w:sz w:val="24"/>
          </w:rPr>
          <w:delText xml:space="preserve">CMS summarizing their findings and any analysis and recommendations they may have; the format and content will be agreed upon at a later </w:delText>
        </w:r>
        <w:r w:rsidR="00AC025F" w:rsidDel="00E63828">
          <w:rPr>
            <w:sz w:val="24"/>
          </w:rPr>
          <w:delText>date.</w:delText>
        </w:r>
      </w:del>
    </w:p>
    <w:p w14:paraId="0EA94727" w14:textId="7B61D573" w:rsidR="00D61D72" w:rsidDel="00E63828" w:rsidRDefault="00860DAE">
      <w:pPr>
        <w:pStyle w:val="ListParagraph"/>
        <w:numPr>
          <w:ilvl w:val="0"/>
          <w:numId w:val="30"/>
        </w:numPr>
        <w:tabs>
          <w:tab w:val="left" w:pos="2017"/>
          <w:tab w:val="left" w:pos="2018"/>
        </w:tabs>
        <w:spacing w:before="12" w:line="247" w:lineRule="auto"/>
        <w:ind w:left="2019" w:right="646"/>
        <w:rPr>
          <w:del w:id="193" w:author="Scott Wakefield" w:date="2026-04-16T12:12:00Z" w16du:dateUtc="2026-04-16T16:12:00Z"/>
          <w:sz w:val="24"/>
        </w:rPr>
      </w:pPr>
      <w:del w:id="194" w:author="Scott Wakefield" w:date="2026-04-16T12:12:00Z" w16du:dateUtc="2026-04-16T16:12:00Z">
        <w:r w:rsidDel="00E63828">
          <w:rPr>
            <w:sz w:val="24"/>
          </w:rPr>
          <w:delText>Submitting</w:delText>
        </w:r>
        <w:r w:rsidDel="00E63828">
          <w:rPr>
            <w:spacing w:val="-11"/>
            <w:sz w:val="24"/>
          </w:rPr>
          <w:delText xml:space="preserve"> </w:delText>
        </w:r>
        <w:r w:rsidDel="00E63828">
          <w:rPr>
            <w:sz w:val="24"/>
          </w:rPr>
          <w:delText>weekly</w:delText>
        </w:r>
        <w:r w:rsidDel="00E63828">
          <w:rPr>
            <w:spacing w:val="-11"/>
            <w:sz w:val="24"/>
          </w:rPr>
          <w:delText xml:space="preserve"> </w:delText>
        </w:r>
        <w:r w:rsidDel="00E63828">
          <w:rPr>
            <w:sz w:val="24"/>
          </w:rPr>
          <w:delText>project</w:delText>
        </w:r>
        <w:r w:rsidDel="00E63828">
          <w:rPr>
            <w:spacing w:val="-6"/>
            <w:sz w:val="24"/>
          </w:rPr>
          <w:delText xml:space="preserve"> </w:delText>
        </w:r>
        <w:r w:rsidDel="00E63828">
          <w:rPr>
            <w:sz w:val="24"/>
          </w:rPr>
          <w:delText>status</w:delText>
        </w:r>
        <w:r w:rsidDel="00E63828">
          <w:rPr>
            <w:spacing w:val="-6"/>
            <w:sz w:val="24"/>
          </w:rPr>
          <w:delText xml:space="preserve"> </w:delText>
        </w:r>
        <w:r w:rsidDel="00E63828">
          <w:rPr>
            <w:sz w:val="24"/>
          </w:rPr>
          <w:delText>reporting</w:delText>
        </w:r>
        <w:r w:rsidDel="00E63828">
          <w:rPr>
            <w:spacing w:val="-11"/>
            <w:sz w:val="24"/>
          </w:rPr>
          <w:delText xml:space="preserve"> </w:delText>
        </w:r>
        <w:r w:rsidDel="00E63828">
          <w:rPr>
            <w:sz w:val="24"/>
          </w:rPr>
          <w:delText>to</w:delText>
        </w:r>
        <w:r w:rsidDel="00E63828">
          <w:rPr>
            <w:spacing w:val="-6"/>
            <w:sz w:val="24"/>
          </w:rPr>
          <w:delText xml:space="preserve"> </w:delText>
        </w:r>
        <w:r w:rsidDel="00E63828">
          <w:rPr>
            <w:sz w:val="24"/>
          </w:rPr>
          <w:delText>CMS;</w:delText>
        </w:r>
        <w:r w:rsidDel="00E63828">
          <w:rPr>
            <w:spacing w:val="-6"/>
            <w:sz w:val="24"/>
          </w:rPr>
          <w:delText xml:space="preserve"> </w:delText>
        </w:r>
        <w:r w:rsidDel="00E63828">
          <w:rPr>
            <w:sz w:val="24"/>
          </w:rPr>
          <w:delText>the</w:delText>
        </w:r>
        <w:r w:rsidDel="00E63828">
          <w:rPr>
            <w:spacing w:val="-9"/>
            <w:sz w:val="24"/>
          </w:rPr>
          <w:delText xml:space="preserve"> </w:delText>
        </w:r>
        <w:r w:rsidDel="00E63828">
          <w:rPr>
            <w:sz w:val="24"/>
          </w:rPr>
          <w:delText>format</w:delText>
        </w:r>
        <w:r w:rsidDel="00E63828">
          <w:rPr>
            <w:spacing w:val="-6"/>
            <w:sz w:val="24"/>
          </w:rPr>
          <w:delText xml:space="preserve"> </w:delText>
        </w:r>
        <w:r w:rsidDel="00E63828">
          <w:rPr>
            <w:sz w:val="24"/>
          </w:rPr>
          <w:delText>and</w:delText>
        </w:r>
        <w:r w:rsidDel="00E63828">
          <w:rPr>
            <w:spacing w:val="-6"/>
            <w:sz w:val="24"/>
          </w:rPr>
          <w:delText xml:space="preserve"> </w:delText>
        </w:r>
        <w:r w:rsidDel="00E63828">
          <w:rPr>
            <w:sz w:val="24"/>
          </w:rPr>
          <w:delText>content</w:delText>
        </w:r>
        <w:r w:rsidDel="00E63828">
          <w:rPr>
            <w:spacing w:val="-2"/>
            <w:sz w:val="24"/>
          </w:rPr>
          <w:delText xml:space="preserve"> </w:delText>
        </w:r>
        <w:r w:rsidDel="00E63828">
          <w:rPr>
            <w:sz w:val="24"/>
          </w:rPr>
          <w:delText>will be agreed upon at a later date.</w:delText>
        </w:r>
      </w:del>
    </w:p>
    <w:p w14:paraId="0F1B4A35" w14:textId="73469ACE" w:rsidR="00D61D72" w:rsidDel="00E63828" w:rsidRDefault="00D61D72">
      <w:pPr>
        <w:pStyle w:val="BodyText"/>
        <w:spacing w:before="8"/>
        <w:rPr>
          <w:del w:id="195" w:author="Scott Wakefield" w:date="2026-04-16T12:12:00Z" w16du:dateUtc="2026-04-16T16:12:00Z"/>
          <w:sz w:val="26"/>
        </w:rPr>
      </w:pPr>
    </w:p>
    <w:p w14:paraId="24FA9F15" w14:textId="23E2D926" w:rsidR="00D61D72" w:rsidDel="00E63828" w:rsidRDefault="00860DAE">
      <w:pPr>
        <w:pStyle w:val="BodyText"/>
        <w:spacing w:before="1" w:line="247" w:lineRule="auto"/>
        <w:ind w:left="935" w:right="377" w:hanging="12"/>
        <w:rPr>
          <w:del w:id="196" w:author="Scott Wakefield" w:date="2026-04-16T12:12:00Z" w16du:dateUtc="2026-04-16T16:12:00Z"/>
        </w:rPr>
      </w:pPr>
      <w:del w:id="197" w:author="Scott Wakefield" w:date="2026-04-16T12:12:00Z" w16du:dateUtc="2026-04-16T16:12:00Z">
        <w:r w:rsidDel="00E63828">
          <w:delText>The</w:delText>
        </w:r>
        <w:r w:rsidDel="00E63828">
          <w:rPr>
            <w:spacing w:val="-9"/>
          </w:rPr>
          <w:delText xml:space="preserve"> </w:delText>
        </w:r>
        <w:r w:rsidDel="00E63828">
          <w:delText>SMRC</w:delText>
        </w:r>
        <w:r w:rsidDel="00E63828">
          <w:rPr>
            <w:spacing w:val="-6"/>
          </w:rPr>
          <w:delText xml:space="preserve"> </w:delText>
        </w:r>
        <w:r w:rsidDel="00E63828">
          <w:delText>shall</w:delText>
        </w:r>
        <w:r w:rsidDel="00E63828">
          <w:rPr>
            <w:spacing w:val="-6"/>
          </w:rPr>
          <w:delText xml:space="preserve"> </w:delText>
        </w:r>
        <w:r w:rsidDel="00E63828">
          <w:delText>perform</w:delText>
        </w:r>
        <w:r w:rsidDel="00E63828">
          <w:rPr>
            <w:spacing w:val="-6"/>
          </w:rPr>
          <w:delText xml:space="preserve"> </w:delText>
        </w:r>
        <w:r w:rsidDel="00E63828">
          <w:delText>Medi-Medi</w:delText>
        </w:r>
        <w:r w:rsidDel="00E63828">
          <w:rPr>
            <w:spacing w:val="-6"/>
          </w:rPr>
          <w:delText xml:space="preserve"> </w:delText>
        </w:r>
        <w:r w:rsidDel="00E63828">
          <w:delText>Specialty</w:delText>
        </w:r>
        <w:r w:rsidDel="00E63828">
          <w:rPr>
            <w:spacing w:val="-11"/>
          </w:rPr>
          <w:delText xml:space="preserve"> </w:delText>
        </w:r>
        <w:r w:rsidDel="00E63828">
          <w:delText>Projects</w:delText>
        </w:r>
        <w:r w:rsidDel="00E63828">
          <w:rPr>
            <w:spacing w:val="-7"/>
          </w:rPr>
          <w:delText xml:space="preserve"> </w:delText>
        </w:r>
        <w:r w:rsidDel="00E63828">
          <w:delText>selected</w:delText>
        </w:r>
        <w:r w:rsidDel="00E63828">
          <w:rPr>
            <w:spacing w:val="-4"/>
          </w:rPr>
          <w:delText xml:space="preserve"> </w:delText>
        </w:r>
        <w:r w:rsidDel="00E63828">
          <w:delText>from,</w:delText>
        </w:r>
        <w:r w:rsidDel="00E63828">
          <w:rPr>
            <w:spacing w:val="-7"/>
          </w:rPr>
          <w:delText xml:space="preserve"> </w:delText>
        </w:r>
        <w:r w:rsidDel="00E63828">
          <w:delText>but</w:delText>
        </w:r>
        <w:r w:rsidDel="00E63828">
          <w:rPr>
            <w:spacing w:val="-4"/>
          </w:rPr>
          <w:delText xml:space="preserve"> </w:delText>
        </w:r>
        <w:r w:rsidDel="00E63828">
          <w:delText>not</w:delText>
        </w:r>
        <w:r w:rsidDel="00E63828">
          <w:rPr>
            <w:spacing w:val="-6"/>
          </w:rPr>
          <w:delText xml:space="preserve"> </w:delText>
        </w:r>
        <w:r w:rsidDel="00E63828">
          <w:delText>limited</w:delText>
        </w:r>
        <w:r w:rsidDel="00E63828">
          <w:rPr>
            <w:spacing w:val="-7"/>
          </w:rPr>
          <w:delText xml:space="preserve"> </w:delText>
        </w:r>
        <w:r w:rsidDel="00E63828">
          <w:delText>to,</w:delText>
        </w:r>
        <w:r w:rsidDel="00E63828">
          <w:rPr>
            <w:spacing w:val="-7"/>
          </w:rPr>
          <w:delText xml:space="preserve"> </w:delText>
        </w:r>
        <w:r w:rsidDel="00E63828">
          <w:delText>the following listing:</w:delText>
        </w:r>
      </w:del>
    </w:p>
    <w:p w14:paraId="3DB5BB93" w14:textId="50B140A6" w:rsidR="00D61D72" w:rsidDel="00E63828" w:rsidRDefault="00D61D72">
      <w:pPr>
        <w:pStyle w:val="BodyText"/>
        <w:spacing w:before="3"/>
        <w:rPr>
          <w:del w:id="198" w:author="Scott Wakefield" w:date="2026-04-16T12:12:00Z" w16du:dateUtc="2026-04-16T16:12:00Z"/>
          <w:sz w:val="27"/>
        </w:rPr>
      </w:pPr>
    </w:p>
    <w:p w14:paraId="7FE9D329" w14:textId="2FDF5DD8" w:rsidR="00D61D72" w:rsidDel="00E63828" w:rsidRDefault="00860DAE">
      <w:pPr>
        <w:pStyle w:val="ListParagraph"/>
        <w:numPr>
          <w:ilvl w:val="0"/>
          <w:numId w:val="30"/>
        </w:numPr>
        <w:tabs>
          <w:tab w:val="left" w:pos="2017"/>
          <w:tab w:val="left" w:pos="2018"/>
        </w:tabs>
        <w:spacing w:before="0"/>
        <w:ind w:left="2017" w:hanging="358"/>
        <w:rPr>
          <w:del w:id="199" w:author="Scott Wakefield" w:date="2026-04-16T12:12:00Z" w16du:dateUtc="2026-04-16T16:12:00Z"/>
          <w:sz w:val="24"/>
        </w:rPr>
      </w:pPr>
      <w:del w:id="200" w:author="Scott Wakefield" w:date="2026-04-16T12:12:00Z" w16du:dateUtc="2026-04-16T16:12:00Z">
        <w:r w:rsidDel="00E63828">
          <w:rPr>
            <w:sz w:val="24"/>
          </w:rPr>
          <w:delText>Home</w:delText>
        </w:r>
        <w:r w:rsidDel="00E63828">
          <w:rPr>
            <w:spacing w:val="-8"/>
            <w:sz w:val="24"/>
          </w:rPr>
          <w:delText xml:space="preserve"> </w:delText>
        </w:r>
        <w:r w:rsidDel="00E63828">
          <w:rPr>
            <w:spacing w:val="-2"/>
            <w:sz w:val="24"/>
          </w:rPr>
          <w:delText>Health</w:delText>
        </w:r>
      </w:del>
    </w:p>
    <w:p w14:paraId="4856C727" w14:textId="6600023E" w:rsidR="00D61D72" w:rsidDel="00E63828" w:rsidRDefault="00860DAE">
      <w:pPr>
        <w:pStyle w:val="ListParagraph"/>
        <w:numPr>
          <w:ilvl w:val="0"/>
          <w:numId w:val="30"/>
        </w:numPr>
        <w:tabs>
          <w:tab w:val="left" w:pos="2017"/>
          <w:tab w:val="left" w:pos="2018"/>
        </w:tabs>
        <w:spacing w:before="20"/>
        <w:ind w:left="2017" w:hanging="359"/>
        <w:rPr>
          <w:del w:id="201" w:author="Scott Wakefield" w:date="2026-04-16T12:12:00Z" w16du:dateUtc="2026-04-16T16:12:00Z"/>
          <w:sz w:val="24"/>
        </w:rPr>
      </w:pPr>
      <w:del w:id="202" w:author="Scott Wakefield" w:date="2026-04-16T12:12:00Z" w16du:dateUtc="2026-04-16T16:12:00Z">
        <w:r w:rsidDel="00E63828">
          <w:rPr>
            <w:sz w:val="24"/>
          </w:rPr>
          <w:delText>Podiatry</w:delText>
        </w:r>
        <w:r w:rsidDel="00E63828">
          <w:rPr>
            <w:spacing w:val="-6"/>
            <w:sz w:val="24"/>
          </w:rPr>
          <w:delText xml:space="preserve"> </w:delText>
        </w:r>
        <w:r w:rsidDel="00E63828">
          <w:rPr>
            <w:sz w:val="24"/>
          </w:rPr>
          <w:delText>&amp;</w:delText>
        </w:r>
        <w:r w:rsidDel="00E63828">
          <w:rPr>
            <w:spacing w:val="-4"/>
            <w:sz w:val="24"/>
          </w:rPr>
          <w:delText xml:space="preserve"> </w:delText>
        </w:r>
        <w:r w:rsidDel="00E63828">
          <w:rPr>
            <w:sz w:val="24"/>
          </w:rPr>
          <w:delText>Ancillary</w:delText>
        </w:r>
        <w:r w:rsidDel="00E63828">
          <w:rPr>
            <w:spacing w:val="-6"/>
            <w:sz w:val="24"/>
          </w:rPr>
          <w:delText xml:space="preserve"> </w:delText>
        </w:r>
        <w:r w:rsidDel="00E63828">
          <w:rPr>
            <w:spacing w:val="-2"/>
            <w:sz w:val="24"/>
          </w:rPr>
          <w:delText>Services</w:delText>
        </w:r>
      </w:del>
    </w:p>
    <w:p w14:paraId="4422F55D" w14:textId="3A278B6E" w:rsidR="00D61D72" w:rsidDel="00E63828" w:rsidRDefault="00860DAE">
      <w:pPr>
        <w:pStyle w:val="ListParagraph"/>
        <w:numPr>
          <w:ilvl w:val="0"/>
          <w:numId w:val="30"/>
        </w:numPr>
        <w:tabs>
          <w:tab w:val="left" w:pos="2017"/>
          <w:tab w:val="left" w:pos="2018"/>
        </w:tabs>
        <w:spacing w:before="21"/>
        <w:ind w:left="2017" w:hanging="359"/>
        <w:rPr>
          <w:del w:id="203" w:author="Scott Wakefield" w:date="2026-04-16T12:12:00Z" w16du:dateUtc="2026-04-16T16:12:00Z"/>
          <w:sz w:val="24"/>
        </w:rPr>
      </w:pPr>
      <w:del w:id="204" w:author="Scott Wakefield" w:date="2026-04-16T12:12:00Z" w16du:dateUtc="2026-04-16T16:12:00Z">
        <w:r w:rsidDel="00E63828">
          <w:rPr>
            <w:sz w:val="24"/>
          </w:rPr>
          <w:delText>Inpatient</w:delText>
        </w:r>
        <w:r w:rsidDel="00E63828">
          <w:rPr>
            <w:spacing w:val="-9"/>
            <w:sz w:val="24"/>
          </w:rPr>
          <w:delText xml:space="preserve"> </w:delText>
        </w:r>
        <w:r w:rsidDel="00E63828">
          <w:rPr>
            <w:sz w:val="24"/>
          </w:rPr>
          <w:delText>Psychiatric</w:delText>
        </w:r>
        <w:r w:rsidDel="00E63828">
          <w:rPr>
            <w:spacing w:val="-7"/>
            <w:sz w:val="24"/>
          </w:rPr>
          <w:delText xml:space="preserve"> </w:delText>
        </w:r>
        <w:r w:rsidDel="00E63828">
          <w:rPr>
            <w:spacing w:val="-2"/>
            <w:sz w:val="24"/>
          </w:rPr>
          <w:delText>Facilities</w:delText>
        </w:r>
      </w:del>
    </w:p>
    <w:p w14:paraId="0C2BD498" w14:textId="5B039B80" w:rsidR="00D61D72" w:rsidDel="00E63828" w:rsidRDefault="00860DAE">
      <w:pPr>
        <w:pStyle w:val="ListParagraph"/>
        <w:numPr>
          <w:ilvl w:val="0"/>
          <w:numId w:val="30"/>
        </w:numPr>
        <w:tabs>
          <w:tab w:val="left" w:pos="2017"/>
          <w:tab w:val="left" w:pos="2018"/>
        </w:tabs>
        <w:spacing w:before="23"/>
        <w:ind w:left="2017" w:hanging="359"/>
        <w:rPr>
          <w:del w:id="205" w:author="Scott Wakefield" w:date="2026-04-16T12:12:00Z" w16du:dateUtc="2026-04-16T16:12:00Z"/>
          <w:sz w:val="24"/>
        </w:rPr>
      </w:pPr>
      <w:del w:id="206" w:author="Scott Wakefield" w:date="2026-04-16T12:12:00Z" w16du:dateUtc="2026-04-16T16:12:00Z">
        <w:r w:rsidDel="00E63828">
          <w:rPr>
            <w:sz w:val="24"/>
          </w:rPr>
          <w:delText>Cataract</w:delText>
        </w:r>
        <w:r w:rsidDel="00E63828">
          <w:rPr>
            <w:spacing w:val="-10"/>
            <w:sz w:val="24"/>
          </w:rPr>
          <w:delText xml:space="preserve"> </w:delText>
        </w:r>
        <w:r w:rsidDel="00E63828">
          <w:rPr>
            <w:spacing w:val="-2"/>
            <w:sz w:val="24"/>
          </w:rPr>
          <w:delText>Surgery</w:delText>
        </w:r>
      </w:del>
    </w:p>
    <w:p w14:paraId="08877C9A" w14:textId="2A7F3547" w:rsidR="00D61D72" w:rsidDel="00E63828" w:rsidRDefault="00860DAE">
      <w:pPr>
        <w:pStyle w:val="ListParagraph"/>
        <w:numPr>
          <w:ilvl w:val="0"/>
          <w:numId w:val="30"/>
        </w:numPr>
        <w:tabs>
          <w:tab w:val="left" w:pos="2017"/>
          <w:tab w:val="left" w:pos="2018"/>
        </w:tabs>
        <w:spacing w:before="20" w:line="247" w:lineRule="auto"/>
        <w:ind w:left="2019" w:right="460"/>
        <w:rPr>
          <w:del w:id="207" w:author="Scott Wakefield" w:date="2026-04-16T12:12:00Z" w16du:dateUtc="2026-04-16T16:12:00Z"/>
          <w:sz w:val="24"/>
        </w:rPr>
      </w:pPr>
      <w:del w:id="208" w:author="Scott Wakefield" w:date="2026-04-16T12:12:00Z" w16du:dateUtc="2026-04-16T16:12:00Z">
        <w:r w:rsidDel="00E63828">
          <w:rPr>
            <w:sz w:val="24"/>
          </w:rPr>
          <w:delText>Endomyocardial</w:delText>
        </w:r>
        <w:r w:rsidDel="00E63828">
          <w:rPr>
            <w:spacing w:val="-7"/>
            <w:sz w:val="24"/>
          </w:rPr>
          <w:delText xml:space="preserve"> </w:delText>
        </w:r>
        <w:r w:rsidDel="00E63828">
          <w:rPr>
            <w:sz w:val="24"/>
          </w:rPr>
          <w:delText>Biopsies</w:delText>
        </w:r>
        <w:r w:rsidDel="00E63828">
          <w:rPr>
            <w:spacing w:val="-10"/>
            <w:sz w:val="24"/>
          </w:rPr>
          <w:delText xml:space="preserve"> </w:delText>
        </w:r>
        <w:r w:rsidDel="00E63828">
          <w:rPr>
            <w:sz w:val="24"/>
          </w:rPr>
          <w:delText>and</w:delText>
        </w:r>
        <w:r w:rsidDel="00E63828">
          <w:rPr>
            <w:spacing w:val="-10"/>
            <w:sz w:val="24"/>
          </w:rPr>
          <w:delText xml:space="preserve"> </w:delText>
        </w:r>
        <w:r w:rsidDel="00E63828">
          <w:rPr>
            <w:sz w:val="24"/>
          </w:rPr>
          <w:delText>Right</w:delText>
        </w:r>
        <w:r w:rsidDel="00E63828">
          <w:rPr>
            <w:spacing w:val="-10"/>
            <w:sz w:val="24"/>
          </w:rPr>
          <w:delText xml:space="preserve"> </w:delText>
        </w:r>
        <w:r w:rsidDel="00E63828">
          <w:rPr>
            <w:sz w:val="24"/>
          </w:rPr>
          <w:delText>Heart</w:delText>
        </w:r>
        <w:r w:rsidDel="00E63828">
          <w:rPr>
            <w:spacing w:val="-10"/>
            <w:sz w:val="24"/>
          </w:rPr>
          <w:delText xml:space="preserve"> </w:delText>
        </w:r>
        <w:r w:rsidDel="00E63828">
          <w:rPr>
            <w:sz w:val="24"/>
          </w:rPr>
          <w:delText>Catheterizations</w:delText>
        </w:r>
        <w:r w:rsidDel="00E63828">
          <w:rPr>
            <w:spacing w:val="-10"/>
            <w:sz w:val="24"/>
          </w:rPr>
          <w:delText xml:space="preserve"> </w:delText>
        </w:r>
        <w:r w:rsidDel="00E63828">
          <w:rPr>
            <w:sz w:val="24"/>
          </w:rPr>
          <w:delText>that</w:delText>
        </w:r>
        <w:r w:rsidDel="00E63828">
          <w:rPr>
            <w:spacing w:val="-10"/>
            <w:sz w:val="24"/>
          </w:rPr>
          <w:delText xml:space="preserve"> </w:delText>
        </w:r>
        <w:r w:rsidDel="00E63828">
          <w:rPr>
            <w:sz w:val="24"/>
          </w:rPr>
          <w:delText>were</w:delText>
        </w:r>
        <w:r w:rsidDel="00E63828">
          <w:rPr>
            <w:spacing w:val="-10"/>
            <w:sz w:val="24"/>
          </w:rPr>
          <w:delText xml:space="preserve"> </w:delText>
        </w:r>
        <w:r w:rsidDel="00E63828">
          <w:rPr>
            <w:sz w:val="24"/>
          </w:rPr>
          <w:delText>not</w:delText>
        </w:r>
        <w:r w:rsidDel="00E63828">
          <w:rPr>
            <w:spacing w:val="-5"/>
            <w:sz w:val="24"/>
          </w:rPr>
          <w:delText xml:space="preserve"> </w:delText>
        </w:r>
        <w:r w:rsidDel="00E63828">
          <w:rPr>
            <w:sz w:val="24"/>
          </w:rPr>
          <w:delText xml:space="preserve">Distinct </w:delText>
        </w:r>
        <w:r w:rsidDel="00E63828">
          <w:rPr>
            <w:spacing w:val="-2"/>
            <w:sz w:val="24"/>
          </w:rPr>
          <w:delText>Services</w:delText>
        </w:r>
      </w:del>
    </w:p>
    <w:p w14:paraId="50C3C7F5" w14:textId="5B9410D7" w:rsidR="00D61D72" w:rsidDel="00E63828" w:rsidRDefault="00860DAE">
      <w:pPr>
        <w:pStyle w:val="ListParagraph"/>
        <w:numPr>
          <w:ilvl w:val="0"/>
          <w:numId w:val="30"/>
        </w:numPr>
        <w:tabs>
          <w:tab w:val="left" w:pos="2017"/>
          <w:tab w:val="left" w:pos="2018"/>
        </w:tabs>
        <w:spacing w:before="14"/>
        <w:ind w:left="2017" w:hanging="359"/>
        <w:rPr>
          <w:del w:id="209" w:author="Scott Wakefield" w:date="2026-04-16T12:12:00Z" w16du:dateUtc="2026-04-16T16:12:00Z"/>
          <w:sz w:val="24"/>
        </w:rPr>
      </w:pPr>
      <w:del w:id="210" w:author="Scott Wakefield" w:date="2026-04-16T12:12:00Z" w16du:dateUtc="2026-04-16T16:12:00Z">
        <w:r w:rsidDel="00E63828">
          <w:rPr>
            <w:sz w:val="24"/>
          </w:rPr>
          <w:delText>Skilled</w:delText>
        </w:r>
        <w:r w:rsidDel="00E63828">
          <w:rPr>
            <w:spacing w:val="-2"/>
            <w:sz w:val="24"/>
          </w:rPr>
          <w:delText xml:space="preserve"> </w:delText>
        </w:r>
        <w:r w:rsidDel="00E63828">
          <w:rPr>
            <w:sz w:val="24"/>
          </w:rPr>
          <w:delText>Nursing</w:delText>
        </w:r>
        <w:r w:rsidDel="00E63828">
          <w:rPr>
            <w:spacing w:val="-7"/>
            <w:sz w:val="24"/>
          </w:rPr>
          <w:delText xml:space="preserve"> </w:delText>
        </w:r>
        <w:r w:rsidDel="00E63828">
          <w:rPr>
            <w:sz w:val="24"/>
          </w:rPr>
          <w:delText>Facility</w:delText>
        </w:r>
        <w:r w:rsidDel="00E63828">
          <w:rPr>
            <w:spacing w:val="-5"/>
            <w:sz w:val="24"/>
          </w:rPr>
          <w:delText xml:space="preserve"> </w:delText>
        </w:r>
        <w:r w:rsidDel="00E63828">
          <w:rPr>
            <w:sz w:val="24"/>
          </w:rPr>
          <w:delText>without</w:delText>
        </w:r>
        <w:r w:rsidDel="00E63828">
          <w:rPr>
            <w:spacing w:val="-2"/>
            <w:sz w:val="24"/>
          </w:rPr>
          <w:delText xml:space="preserve"> </w:delText>
        </w:r>
        <w:r w:rsidDel="00E63828">
          <w:rPr>
            <w:sz w:val="24"/>
          </w:rPr>
          <w:delText>a</w:delText>
        </w:r>
        <w:r w:rsidDel="00E63828">
          <w:rPr>
            <w:spacing w:val="-6"/>
            <w:sz w:val="24"/>
          </w:rPr>
          <w:delText xml:space="preserve"> </w:delText>
        </w:r>
        <w:r w:rsidDel="00E63828">
          <w:rPr>
            <w:sz w:val="24"/>
          </w:rPr>
          <w:delText>3-Day</w:delText>
        </w:r>
        <w:r w:rsidDel="00E63828">
          <w:rPr>
            <w:spacing w:val="-6"/>
            <w:sz w:val="24"/>
          </w:rPr>
          <w:delText xml:space="preserve"> </w:delText>
        </w:r>
        <w:r w:rsidDel="00E63828">
          <w:rPr>
            <w:spacing w:val="-4"/>
            <w:sz w:val="24"/>
          </w:rPr>
          <w:delText>Stay</w:delText>
        </w:r>
      </w:del>
    </w:p>
    <w:p w14:paraId="01DADBB2" w14:textId="6BC5940E" w:rsidR="00D61D72" w:rsidDel="00E63828" w:rsidRDefault="00860DAE">
      <w:pPr>
        <w:pStyle w:val="ListParagraph"/>
        <w:numPr>
          <w:ilvl w:val="0"/>
          <w:numId w:val="30"/>
        </w:numPr>
        <w:tabs>
          <w:tab w:val="left" w:pos="2017"/>
          <w:tab w:val="left" w:pos="2018"/>
        </w:tabs>
        <w:spacing w:before="21"/>
        <w:ind w:left="2017" w:hanging="359"/>
        <w:rPr>
          <w:del w:id="211" w:author="Scott Wakefield" w:date="2026-04-16T12:12:00Z" w16du:dateUtc="2026-04-16T16:12:00Z"/>
          <w:sz w:val="24"/>
        </w:rPr>
      </w:pPr>
      <w:del w:id="212" w:author="Scott Wakefield" w:date="2026-04-16T12:12:00Z" w16du:dateUtc="2026-04-16T16:12:00Z">
        <w:r w:rsidDel="00E63828">
          <w:rPr>
            <w:sz w:val="24"/>
          </w:rPr>
          <w:delText>Facet</w:delText>
        </w:r>
        <w:r w:rsidDel="00E63828">
          <w:rPr>
            <w:spacing w:val="-2"/>
            <w:sz w:val="24"/>
          </w:rPr>
          <w:delText xml:space="preserve"> </w:delText>
        </w:r>
        <w:r w:rsidDel="00E63828">
          <w:rPr>
            <w:sz w:val="24"/>
          </w:rPr>
          <w:delText>Joint</w:delText>
        </w:r>
        <w:r w:rsidDel="00E63828">
          <w:rPr>
            <w:spacing w:val="-1"/>
            <w:sz w:val="24"/>
          </w:rPr>
          <w:delText xml:space="preserve"> </w:delText>
        </w:r>
        <w:r w:rsidDel="00E63828">
          <w:rPr>
            <w:spacing w:val="-2"/>
            <w:sz w:val="24"/>
          </w:rPr>
          <w:delText>Injections</w:delText>
        </w:r>
      </w:del>
    </w:p>
    <w:p w14:paraId="442AFF66" w14:textId="52D1E028" w:rsidR="00D61D72" w:rsidDel="00E63828" w:rsidRDefault="00860DAE">
      <w:pPr>
        <w:pStyle w:val="ListParagraph"/>
        <w:numPr>
          <w:ilvl w:val="0"/>
          <w:numId w:val="30"/>
        </w:numPr>
        <w:tabs>
          <w:tab w:val="left" w:pos="2017"/>
          <w:tab w:val="left" w:pos="2018"/>
        </w:tabs>
        <w:spacing w:before="20"/>
        <w:ind w:left="2017" w:hanging="359"/>
        <w:rPr>
          <w:del w:id="213" w:author="Scott Wakefield" w:date="2026-04-16T12:12:00Z" w16du:dateUtc="2026-04-16T16:12:00Z"/>
          <w:sz w:val="24"/>
        </w:rPr>
      </w:pPr>
      <w:del w:id="214" w:author="Scott Wakefield" w:date="2026-04-16T12:12:00Z" w16du:dateUtc="2026-04-16T16:12:00Z">
        <w:r w:rsidDel="00E63828">
          <w:rPr>
            <w:sz w:val="24"/>
          </w:rPr>
          <w:delText>Surgical</w:delText>
        </w:r>
        <w:r w:rsidDel="00E63828">
          <w:rPr>
            <w:spacing w:val="-8"/>
            <w:sz w:val="24"/>
          </w:rPr>
          <w:delText xml:space="preserve"> </w:delText>
        </w:r>
        <w:r w:rsidDel="00E63828">
          <w:rPr>
            <w:spacing w:val="-2"/>
            <w:sz w:val="24"/>
          </w:rPr>
          <w:delText>Dressings</w:delText>
        </w:r>
      </w:del>
    </w:p>
    <w:p w14:paraId="4094CDB0" w14:textId="5CD11C0E" w:rsidR="00D61D72" w:rsidDel="00E63828" w:rsidRDefault="00860DAE">
      <w:pPr>
        <w:pStyle w:val="ListParagraph"/>
        <w:numPr>
          <w:ilvl w:val="0"/>
          <w:numId w:val="30"/>
        </w:numPr>
        <w:tabs>
          <w:tab w:val="left" w:pos="2017"/>
          <w:tab w:val="left" w:pos="2018"/>
        </w:tabs>
        <w:spacing w:before="23"/>
        <w:ind w:left="2017" w:hanging="359"/>
        <w:rPr>
          <w:del w:id="215" w:author="Scott Wakefield" w:date="2026-04-16T12:12:00Z" w16du:dateUtc="2026-04-16T16:12:00Z"/>
          <w:sz w:val="24"/>
        </w:rPr>
      </w:pPr>
      <w:del w:id="216" w:author="Scott Wakefield" w:date="2026-04-16T12:12:00Z" w16du:dateUtc="2026-04-16T16:12:00Z">
        <w:r w:rsidDel="00E63828">
          <w:rPr>
            <w:sz w:val="24"/>
          </w:rPr>
          <w:delText>Ophthalmology</w:delText>
        </w:r>
        <w:r w:rsidDel="00E63828">
          <w:rPr>
            <w:spacing w:val="-5"/>
            <w:sz w:val="24"/>
          </w:rPr>
          <w:delText xml:space="preserve"> </w:delText>
        </w:r>
        <w:r w:rsidDel="00E63828">
          <w:rPr>
            <w:spacing w:val="-2"/>
            <w:sz w:val="24"/>
          </w:rPr>
          <w:delText>Injections</w:delText>
        </w:r>
      </w:del>
    </w:p>
    <w:p w14:paraId="27A3BD6B" w14:textId="7127C0A9" w:rsidR="00D61D72" w:rsidDel="00E63828" w:rsidRDefault="00860DAE">
      <w:pPr>
        <w:pStyle w:val="ListParagraph"/>
        <w:numPr>
          <w:ilvl w:val="0"/>
          <w:numId w:val="30"/>
        </w:numPr>
        <w:tabs>
          <w:tab w:val="left" w:pos="2017"/>
          <w:tab w:val="left" w:pos="2018"/>
        </w:tabs>
        <w:spacing w:before="21"/>
        <w:ind w:left="2017" w:hanging="359"/>
        <w:rPr>
          <w:del w:id="217" w:author="Scott Wakefield" w:date="2026-04-16T12:12:00Z" w16du:dateUtc="2026-04-16T16:12:00Z"/>
          <w:sz w:val="24"/>
        </w:rPr>
      </w:pPr>
      <w:del w:id="218" w:author="Scott Wakefield" w:date="2026-04-16T12:12:00Z" w16du:dateUtc="2026-04-16T16:12:00Z">
        <w:r w:rsidDel="00E63828">
          <w:rPr>
            <w:sz w:val="24"/>
          </w:rPr>
          <w:delText>Breast</w:delText>
        </w:r>
        <w:r w:rsidDel="00E63828">
          <w:rPr>
            <w:spacing w:val="-5"/>
            <w:sz w:val="24"/>
          </w:rPr>
          <w:delText xml:space="preserve"> </w:delText>
        </w:r>
        <w:r w:rsidDel="00E63828">
          <w:rPr>
            <w:spacing w:val="-2"/>
            <w:sz w:val="24"/>
          </w:rPr>
          <w:delText>Prostheses</w:delText>
        </w:r>
      </w:del>
    </w:p>
    <w:p w14:paraId="4FA67B9A" w14:textId="18C65ED1" w:rsidR="00D61D72" w:rsidDel="00E63828" w:rsidRDefault="00860DAE">
      <w:pPr>
        <w:pStyle w:val="ListParagraph"/>
        <w:numPr>
          <w:ilvl w:val="0"/>
          <w:numId w:val="30"/>
        </w:numPr>
        <w:tabs>
          <w:tab w:val="left" w:pos="2017"/>
          <w:tab w:val="left" w:pos="2018"/>
        </w:tabs>
        <w:spacing w:before="20"/>
        <w:ind w:left="2017" w:hanging="359"/>
        <w:rPr>
          <w:del w:id="219" w:author="Scott Wakefield" w:date="2026-04-16T12:12:00Z" w16du:dateUtc="2026-04-16T16:12:00Z"/>
          <w:sz w:val="24"/>
        </w:rPr>
      </w:pPr>
      <w:del w:id="220" w:author="Scott Wakefield" w:date="2026-04-16T12:12:00Z" w16du:dateUtc="2026-04-16T16:12:00Z">
        <w:r w:rsidDel="00E63828">
          <w:rPr>
            <w:sz w:val="24"/>
          </w:rPr>
          <w:delText>Orthopedic</w:delText>
        </w:r>
        <w:r w:rsidDel="00E63828">
          <w:rPr>
            <w:spacing w:val="-4"/>
            <w:sz w:val="24"/>
          </w:rPr>
          <w:delText xml:space="preserve"> </w:delText>
        </w:r>
        <w:r w:rsidDel="00E63828">
          <w:rPr>
            <w:spacing w:val="-2"/>
            <w:sz w:val="24"/>
          </w:rPr>
          <w:delText>Footwear</w:delText>
        </w:r>
      </w:del>
    </w:p>
    <w:p w14:paraId="40E09298" w14:textId="490FF2C5" w:rsidR="00D61D72" w:rsidDel="00E63828" w:rsidRDefault="00860DAE">
      <w:pPr>
        <w:pStyle w:val="ListParagraph"/>
        <w:numPr>
          <w:ilvl w:val="0"/>
          <w:numId w:val="30"/>
        </w:numPr>
        <w:tabs>
          <w:tab w:val="left" w:pos="2017"/>
          <w:tab w:val="left" w:pos="2018"/>
        </w:tabs>
        <w:spacing w:before="21"/>
        <w:ind w:left="2017" w:hanging="359"/>
        <w:rPr>
          <w:del w:id="221" w:author="Scott Wakefield" w:date="2026-04-16T12:12:00Z" w16du:dateUtc="2026-04-16T16:12:00Z"/>
          <w:sz w:val="24"/>
        </w:rPr>
      </w:pPr>
      <w:del w:id="222" w:author="Scott Wakefield" w:date="2026-04-16T12:12:00Z" w16du:dateUtc="2026-04-16T16:12:00Z">
        <w:r w:rsidDel="00E63828">
          <w:rPr>
            <w:sz w:val="24"/>
          </w:rPr>
          <w:delText>Ostomy</w:delText>
        </w:r>
        <w:r w:rsidDel="00E63828">
          <w:rPr>
            <w:spacing w:val="-6"/>
            <w:sz w:val="24"/>
          </w:rPr>
          <w:delText xml:space="preserve"> </w:delText>
        </w:r>
        <w:r w:rsidDel="00E63828">
          <w:rPr>
            <w:spacing w:val="-2"/>
            <w:sz w:val="24"/>
          </w:rPr>
          <w:delText>Supplies</w:delText>
        </w:r>
      </w:del>
    </w:p>
    <w:p w14:paraId="0264AE49" w14:textId="776E7480" w:rsidR="00D61D72" w:rsidDel="00E63828" w:rsidRDefault="00860DAE">
      <w:pPr>
        <w:pStyle w:val="ListParagraph"/>
        <w:numPr>
          <w:ilvl w:val="0"/>
          <w:numId w:val="30"/>
        </w:numPr>
        <w:tabs>
          <w:tab w:val="left" w:pos="2017"/>
          <w:tab w:val="left" w:pos="2018"/>
        </w:tabs>
        <w:spacing w:before="23"/>
        <w:ind w:left="2017" w:hanging="359"/>
        <w:rPr>
          <w:del w:id="223" w:author="Scott Wakefield" w:date="2026-04-16T12:12:00Z" w16du:dateUtc="2026-04-16T16:12:00Z"/>
          <w:sz w:val="24"/>
        </w:rPr>
      </w:pPr>
      <w:del w:id="224" w:author="Scott Wakefield" w:date="2026-04-16T12:12:00Z" w16du:dateUtc="2026-04-16T16:12:00Z">
        <w:r w:rsidDel="00E63828">
          <w:rPr>
            <w:sz w:val="24"/>
          </w:rPr>
          <w:delText>Outpatient</w:delText>
        </w:r>
        <w:r w:rsidDel="00E63828">
          <w:rPr>
            <w:spacing w:val="-5"/>
            <w:sz w:val="24"/>
          </w:rPr>
          <w:delText xml:space="preserve"> </w:delText>
        </w:r>
        <w:r w:rsidDel="00E63828">
          <w:rPr>
            <w:sz w:val="24"/>
          </w:rPr>
          <w:delText>Dental</w:delText>
        </w:r>
        <w:r w:rsidDel="00E63828">
          <w:rPr>
            <w:spacing w:val="-5"/>
            <w:sz w:val="24"/>
          </w:rPr>
          <w:delText xml:space="preserve"> </w:delText>
        </w:r>
        <w:r w:rsidDel="00E63828">
          <w:rPr>
            <w:spacing w:val="-2"/>
            <w:sz w:val="24"/>
          </w:rPr>
          <w:delText>Services</w:delText>
        </w:r>
      </w:del>
    </w:p>
    <w:p w14:paraId="6B7ECA8F" w14:textId="5A6577C1" w:rsidR="00D61D72" w:rsidDel="00E63828" w:rsidRDefault="00860DAE">
      <w:pPr>
        <w:pStyle w:val="ListParagraph"/>
        <w:numPr>
          <w:ilvl w:val="0"/>
          <w:numId w:val="30"/>
        </w:numPr>
        <w:tabs>
          <w:tab w:val="left" w:pos="2017"/>
          <w:tab w:val="left" w:pos="2018"/>
        </w:tabs>
        <w:spacing w:before="20"/>
        <w:ind w:left="2017" w:hanging="359"/>
        <w:rPr>
          <w:del w:id="225" w:author="Scott Wakefield" w:date="2026-04-16T12:12:00Z" w16du:dateUtc="2026-04-16T16:12:00Z"/>
          <w:sz w:val="24"/>
        </w:rPr>
      </w:pPr>
      <w:del w:id="226" w:author="Scott Wakefield" w:date="2026-04-16T12:12:00Z" w16du:dateUtc="2026-04-16T16:12:00Z">
        <w:r w:rsidDel="00E63828">
          <w:rPr>
            <w:sz w:val="24"/>
          </w:rPr>
          <w:delText>Routine</w:delText>
        </w:r>
        <w:r w:rsidDel="00E63828">
          <w:rPr>
            <w:spacing w:val="-1"/>
            <w:sz w:val="24"/>
          </w:rPr>
          <w:delText xml:space="preserve"> </w:delText>
        </w:r>
        <w:r w:rsidDel="00E63828">
          <w:rPr>
            <w:spacing w:val="-2"/>
            <w:sz w:val="24"/>
          </w:rPr>
          <w:delText>Hospice</w:delText>
        </w:r>
      </w:del>
    </w:p>
    <w:p w14:paraId="7A2DB7F3" w14:textId="0F1563DF" w:rsidR="00D61D72" w:rsidDel="00E63828" w:rsidRDefault="00860DAE">
      <w:pPr>
        <w:pStyle w:val="ListParagraph"/>
        <w:numPr>
          <w:ilvl w:val="0"/>
          <w:numId w:val="30"/>
        </w:numPr>
        <w:tabs>
          <w:tab w:val="left" w:pos="2017"/>
          <w:tab w:val="left" w:pos="2018"/>
        </w:tabs>
        <w:spacing w:before="81"/>
        <w:ind w:left="2017" w:hanging="358"/>
        <w:rPr>
          <w:del w:id="227" w:author="Scott Wakefield" w:date="2026-04-16T12:12:00Z" w16du:dateUtc="2026-04-16T16:12:00Z"/>
          <w:sz w:val="24"/>
        </w:rPr>
      </w:pPr>
      <w:del w:id="228" w:author="Scott Wakefield" w:date="2026-04-16T12:12:00Z" w16du:dateUtc="2026-04-16T16:12:00Z">
        <w:r w:rsidDel="00E63828">
          <w:rPr>
            <w:sz w:val="24"/>
          </w:rPr>
          <w:delText>Outpatient</w:delText>
        </w:r>
        <w:r w:rsidDel="00E63828">
          <w:rPr>
            <w:spacing w:val="-2"/>
            <w:sz w:val="24"/>
          </w:rPr>
          <w:delText xml:space="preserve"> </w:delText>
        </w:r>
        <w:r w:rsidDel="00E63828">
          <w:rPr>
            <w:sz w:val="24"/>
          </w:rPr>
          <w:delText>Therapy</w:delText>
        </w:r>
        <w:r w:rsidDel="00E63828">
          <w:rPr>
            <w:spacing w:val="-6"/>
            <w:sz w:val="24"/>
          </w:rPr>
          <w:delText xml:space="preserve"> </w:delText>
        </w:r>
        <w:r w:rsidDel="00E63828">
          <w:rPr>
            <w:sz w:val="24"/>
          </w:rPr>
          <w:delText>under</w:delText>
        </w:r>
        <w:r w:rsidDel="00E63828">
          <w:rPr>
            <w:spacing w:val="-3"/>
            <w:sz w:val="24"/>
          </w:rPr>
          <w:delText xml:space="preserve"> </w:delText>
        </w:r>
        <w:r w:rsidDel="00E63828">
          <w:rPr>
            <w:sz w:val="24"/>
          </w:rPr>
          <w:delText>the</w:delText>
        </w:r>
        <w:r w:rsidDel="00E63828">
          <w:rPr>
            <w:spacing w:val="-2"/>
            <w:sz w:val="24"/>
          </w:rPr>
          <w:delText xml:space="preserve"> </w:delText>
        </w:r>
        <w:r w:rsidDel="00E63828">
          <w:rPr>
            <w:sz w:val="24"/>
          </w:rPr>
          <w:delText>therapy</w:delText>
        </w:r>
        <w:r w:rsidDel="00E63828">
          <w:rPr>
            <w:spacing w:val="-6"/>
            <w:sz w:val="24"/>
          </w:rPr>
          <w:delText xml:space="preserve"> </w:delText>
        </w:r>
        <w:r w:rsidDel="00E63828">
          <w:rPr>
            <w:spacing w:val="-2"/>
            <w:sz w:val="24"/>
          </w:rPr>
          <w:delText>threshold</w:delText>
        </w:r>
      </w:del>
    </w:p>
    <w:p w14:paraId="46F6DAB1" w14:textId="6935D6AA" w:rsidR="00D61D72" w:rsidDel="00E63828" w:rsidRDefault="00860DAE">
      <w:pPr>
        <w:pStyle w:val="ListParagraph"/>
        <w:numPr>
          <w:ilvl w:val="0"/>
          <w:numId w:val="30"/>
        </w:numPr>
        <w:tabs>
          <w:tab w:val="left" w:pos="2017"/>
          <w:tab w:val="left" w:pos="2018"/>
        </w:tabs>
        <w:spacing w:before="23" w:line="256" w:lineRule="auto"/>
        <w:ind w:right="684"/>
        <w:rPr>
          <w:del w:id="229" w:author="Scott Wakefield" w:date="2026-04-16T12:12:00Z" w16du:dateUtc="2026-04-16T16:12:00Z"/>
          <w:sz w:val="24"/>
        </w:rPr>
      </w:pPr>
      <w:del w:id="230" w:author="Scott Wakefield" w:date="2026-04-16T12:12:00Z" w16du:dateUtc="2026-04-16T16:12:00Z">
        <w:r w:rsidDel="00E63828">
          <w:rPr>
            <w:sz w:val="24"/>
          </w:rPr>
          <w:delText>Other</w:delText>
        </w:r>
        <w:r w:rsidDel="00E63828">
          <w:rPr>
            <w:spacing w:val="-7"/>
            <w:sz w:val="24"/>
          </w:rPr>
          <w:delText xml:space="preserve"> </w:delText>
        </w:r>
        <w:r w:rsidDel="00E63828">
          <w:rPr>
            <w:sz w:val="24"/>
          </w:rPr>
          <w:delText>dual-eligible</w:delText>
        </w:r>
        <w:r w:rsidDel="00E63828">
          <w:rPr>
            <w:spacing w:val="-7"/>
            <w:sz w:val="24"/>
          </w:rPr>
          <w:delText xml:space="preserve"> </w:delText>
        </w:r>
        <w:r w:rsidDel="00E63828">
          <w:rPr>
            <w:sz w:val="24"/>
          </w:rPr>
          <w:delText>related</w:delText>
        </w:r>
        <w:r w:rsidDel="00E63828">
          <w:rPr>
            <w:spacing w:val="-6"/>
            <w:sz w:val="24"/>
          </w:rPr>
          <w:delText xml:space="preserve"> </w:delText>
        </w:r>
        <w:r w:rsidDel="00E63828">
          <w:rPr>
            <w:sz w:val="24"/>
          </w:rPr>
          <w:delText>projects</w:delText>
        </w:r>
        <w:r w:rsidDel="00E63828">
          <w:rPr>
            <w:spacing w:val="-6"/>
            <w:sz w:val="24"/>
          </w:rPr>
          <w:delText xml:space="preserve"> </w:delText>
        </w:r>
        <w:r w:rsidDel="00E63828">
          <w:rPr>
            <w:sz w:val="24"/>
          </w:rPr>
          <w:delText>that</w:delText>
        </w:r>
        <w:r w:rsidDel="00E63828">
          <w:rPr>
            <w:spacing w:val="-5"/>
            <w:sz w:val="24"/>
          </w:rPr>
          <w:delText xml:space="preserve"> </w:delText>
        </w:r>
        <w:r w:rsidDel="00E63828">
          <w:rPr>
            <w:sz w:val="24"/>
          </w:rPr>
          <w:delText>may</w:delText>
        </w:r>
        <w:r w:rsidDel="00E63828">
          <w:rPr>
            <w:spacing w:val="-11"/>
            <w:sz w:val="24"/>
          </w:rPr>
          <w:delText xml:space="preserve"> </w:delText>
        </w:r>
        <w:r w:rsidDel="00E63828">
          <w:rPr>
            <w:sz w:val="24"/>
          </w:rPr>
          <w:delText>be</w:delText>
        </w:r>
        <w:r w:rsidDel="00E63828">
          <w:rPr>
            <w:spacing w:val="-7"/>
            <w:sz w:val="24"/>
          </w:rPr>
          <w:delText xml:space="preserve"> </w:delText>
        </w:r>
        <w:r w:rsidDel="00E63828">
          <w:rPr>
            <w:sz w:val="24"/>
          </w:rPr>
          <w:delText>recommended</w:delText>
        </w:r>
        <w:r w:rsidDel="00E63828">
          <w:rPr>
            <w:spacing w:val="-6"/>
            <w:sz w:val="24"/>
          </w:rPr>
          <w:delText xml:space="preserve"> </w:delText>
        </w:r>
        <w:r w:rsidDel="00E63828">
          <w:rPr>
            <w:sz w:val="24"/>
          </w:rPr>
          <w:delText>by</w:delText>
        </w:r>
        <w:r w:rsidDel="00E63828">
          <w:rPr>
            <w:spacing w:val="-11"/>
            <w:sz w:val="24"/>
          </w:rPr>
          <w:delText xml:space="preserve"> </w:delText>
        </w:r>
        <w:r w:rsidDel="00E63828">
          <w:rPr>
            <w:sz w:val="24"/>
          </w:rPr>
          <w:delText>the</w:delText>
        </w:r>
        <w:r w:rsidDel="00E63828">
          <w:rPr>
            <w:spacing w:val="-7"/>
            <w:sz w:val="24"/>
          </w:rPr>
          <w:delText xml:space="preserve"> </w:delText>
        </w:r>
        <w:r w:rsidDel="00E63828">
          <w:rPr>
            <w:sz w:val="24"/>
          </w:rPr>
          <w:delText>SMRC</w:delText>
        </w:r>
        <w:r w:rsidDel="00E63828">
          <w:rPr>
            <w:spacing w:val="-5"/>
            <w:sz w:val="24"/>
          </w:rPr>
          <w:delText xml:space="preserve"> </w:delText>
        </w:r>
        <w:r w:rsidDel="00E63828">
          <w:rPr>
            <w:sz w:val="24"/>
          </w:rPr>
          <w:delText xml:space="preserve">or </w:delText>
        </w:r>
        <w:r w:rsidDel="00E63828">
          <w:rPr>
            <w:spacing w:val="-4"/>
            <w:sz w:val="24"/>
          </w:rPr>
          <w:delText>CMS</w:delText>
        </w:r>
      </w:del>
    </w:p>
    <w:p w14:paraId="0730840F" w14:textId="51792BB5" w:rsidR="00D61D72" w:rsidDel="00E63828" w:rsidRDefault="00D61D72">
      <w:pPr>
        <w:pStyle w:val="BodyText"/>
        <w:spacing w:before="10"/>
        <w:rPr>
          <w:del w:id="231" w:author="Scott Wakefield" w:date="2026-04-16T12:12:00Z" w16du:dateUtc="2026-04-16T16:12:00Z"/>
          <w:sz w:val="25"/>
        </w:rPr>
      </w:pPr>
    </w:p>
    <w:p w14:paraId="6B46D910" w14:textId="271A9CF9" w:rsidR="00D61D72" w:rsidDel="00E63828" w:rsidRDefault="00860DAE">
      <w:pPr>
        <w:pStyle w:val="BodyText"/>
        <w:spacing w:line="247" w:lineRule="auto"/>
        <w:ind w:left="1067" w:right="377" w:hanging="10"/>
        <w:rPr>
          <w:del w:id="232" w:author="Scott Wakefield" w:date="2026-04-16T12:12:00Z" w16du:dateUtc="2026-04-16T16:12:00Z"/>
        </w:rPr>
      </w:pPr>
      <w:del w:id="233" w:author="Scott Wakefield" w:date="2026-04-16T12:12:00Z" w16du:dateUtc="2026-04-16T16:12:00Z">
        <w:r w:rsidDel="00E63828">
          <w:delText>The</w:delText>
        </w:r>
        <w:r w:rsidDel="00E63828">
          <w:rPr>
            <w:spacing w:val="-9"/>
          </w:rPr>
          <w:delText xml:space="preserve"> </w:delText>
        </w:r>
        <w:r w:rsidDel="00E63828">
          <w:delText>following</w:delText>
        </w:r>
        <w:r w:rsidDel="00E63828">
          <w:rPr>
            <w:spacing w:val="-8"/>
          </w:rPr>
          <w:delText xml:space="preserve"> </w:delText>
        </w:r>
        <w:r w:rsidDel="00E63828">
          <w:delText>workload</w:delText>
        </w:r>
        <w:r w:rsidDel="00E63828">
          <w:rPr>
            <w:spacing w:val="-2"/>
          </w:rPr>
          <w:delText xml:space="preserve"> </w:delText>
        </w:r>
        <w:r w:rsidDel="00E63828">
          <w:delText>assumptions</w:delText>
        </w:r>
        <w:r w:rsidDel="00E63828">
          <w:rPr>
            <w:spacing w:val="-8"/>
          </w:rPr>
          <w:delText xml:space="preserve"> </w:delText>
        </w:r>
        <w:r w:rsidDel="00E63828">
          <w:delText>are</w:delText>
        </w:r>
        <w:r w:rsidDel="00E63828">
          <w:rPr>
            <w:spacing w:val="-9"/>
          </w:rPr>
          <w:delText xml:space="preserve"> </w:delText>
        </w:r>
        <w:r w:rsidDel="00E63828">
          <w:delText>applicable</w:delText>
        </w:r>
        <w:r w:rsidDel="00E63828">
          <w:rPr>
            <w:spacing w:val="-9"/>
          </w:rPr>
          <w:delText xml:space="preserve"> </w:delText>
        </w:r>
        <w:r w:rsidDel="00E63828">
          <w:delText>to</w:delText>
        </w:r>
        <w:r w:rsidDel="00E63828">
          <w:rPr>
            <w:spacing w:val="-8"/>
          </w:rPr>
          <w:delText xml:space="preserve"> </w:delText>
        </w:r>
        <w:r w:rsidDel="00E63828">
          <w:delText>the</w:delText>
        </w:r>
        <w:r w:rsidDel="00E63828">
          <w:rPr>
            <w:spacing w:val="-9"/>
          </w:rPr>
          <w:delText xml:space="preserve"> </w:delText>
        </w:r>
        <w:r w:rsidDel="00E63828">
          <w:delText>Medi-Medi</w:delText>
        </w:r>
        <w:r w:rsidDel="00E63828">
          <w:rPr>
            <w:spacing w:val="-8"/>
          </w:rPr>
          <w:delText xml:space="preserve"> </w:delText>
        </w:r>
        <w:r w:rsidDel="00E63828">
          <w:delText>Specialty</w:delText>
        </w:r>
        <w:r w:rsidDel="00E63828">
          <w:rPr>
            <w:spacing w:val="-11"/>
          </w:rPr>
          <w:delText xml:space="preserve"> </w:delText>
        </w:r>
        <w:r w:rsidDel="00E63828">
          <w:delText>Projects. The</w:delText>
        </w:r>
        <w:r w:rsidDel="00E63828">
          <w:rPr>
            <w:spacing w:val="-1"/>
          </w:rPr>
          <w:delText xml:space="preserve"> </w:delText>
        </w:r>
        <w:r w:rsidDel="00E63828">
          <w:delText>SMRC shall notify</w:delText>
        </w:r>
        <w:r w:rsidDel="00E63828">
          <w:rPr>
            <w:spacing w:val="-5"/>
          </w:rPr>
          <w:delText xml:space="preserve"> </w:delText>
        </w:r>
        <w:r w:rsidDel="00E63828">
          <w:delText>CMS within 48 hours of</w:delText>
        </w:r>
        <w:r w:rsidDel="00E63828">
          <w:rPr>
            <w:spacing w:val="-4"/>
          </w:rPr>
          <w:delText xml:space="preserve"> </w:delText>
        </w:r>
        <w:r w:rsidDel="00E63828">
          <w:delText>identifying an anticipated change</w:delText>
        </w:r>
        <w:r w:rsidDel="00E63828">
          <w:rPr>
            <w:spacing w:val="-1"/>
          </w:rPr>
          <w:delText xml:space="preserve"> </w:delText>
        </w:r>
        <w:r w:rsidDel="00E63828">
          <w:delText>in the workload assumptions below.</w:delText>
        </w:r>
        <w:r w:rsidDel="00E63828">
          <w:rPr>
            <w:spacing w:val="40"/>
          </w:rPr>
          <w:delText xml:space="preserve"> </w:delText>
        </w:r>
        <w:r w:rsidDel="00E63828">
          <w:delText xml:space="preserve">The notification should include the SMRC’s revised estimates along with explanations for the revisions and the estimated cost reduction or </w:delText>
        </w:r>
        <w:r w:rsidDel="00E63828">
          <w:rPr>
            <w:spacing w:val="-2"/>
          </w:rPr>
          <w:delText>increase.</w:delText>
        </w:r>
      </w:del>
    </w:p>
    <w:p w14:paraId="23ED5043" w14:textId="5D3BF620" w:rsidR="00D61D72" w:rsidDel="00E63828" w:rsidRDefault="00860DAE">
      <w:pPr>
        <w:pStyle w:val="ListParagraph"/>
        <w:numPr>
          <w:ilvl w:val="0"/>
          <w:numId w:val="30"/>
        </w:numPr>
        <w:tabs>
          <w:tab w:val="left" w:pos="2017"/>
          <w:tab w:val="left" w:pos="2018"/>
        </w:tabs>
        <w:spacing w:before="81"/>
        <w:ind w:left="2017" w:hanging="358"/>
        <w:rPr>
          <w:del w:id="234" w:author="Scott Wakefield" w:date="2026-04-16T12:12:00Z" w16du:dateUtc="2026-04-16T16:12:00Z"/>
          <w:sz w:val="24"/>
        </w:rPr>
      </w:pPr>
      <w:del w:id="235" w:author="Scott Wakefield" w:date="2026-04-16T12:12:00Z" w16du:dateUtc="2026-04-16T16:12:00Z">
        <w:r w:rsidDel="00E63828">
          <w:rPr>
            <w:sz w:val="24"/>
          </w:rPr>
          <w:delText>Provider/Supplier</w:delText>
        </w:r>
        <w:r w:rsidDel="00E63828">
          <w:rPr>
            <w:spacing w:val="-10"/>
            <w:sz w:val="24"/>
          </w:rPr>
          <w:delText xml:space="preserve"> </w:delText>
        </w:r>
        <w:r w:rsidDel="00E63828">
          <w:rPr>
            <w:sz w:val="24"/>
          </w:rPr>
          <w:delText>Phone</w:delText>
        </w:r>
        <w:r w:rsidDel="00E63828">
          <w:rPr>
            <w:spacing w:val="-2"/>
            <w:sz w:val="24"/>
          </w:rPr>
          <w:delText xml:space="preserve"> </w:delText>
        </w:r>
        <w:r w:rsidDel="00E63828">
          <w:rPr>
            <w:sz w:val="24"/>
          </w:rPr>
          <w:delText>Calls</w:delText>
        </w:r>
        <w:r w:rsidDel="00E63828">
          <w:rPr>
            <w:spacing w:val="-2"/>
            <w:sz w:val="24"/>
          </w:rPr>
          <w:delText xml:space="preserve"> </w:delText>
        </w:r>
        <w:r w:rsidDel="00E63828">
          <w:rPr>
            <w:sz w:val="24"/>
          </w:rPr>
          <w:delText>–300</w:delText>
        </w:r>
        <w:r w:rsidDel="00E63828">
          <w:rPr>
            <w:spacing w:val="-1"/>
            <w:sz w:val="24"/>
          </w:rPr>
          <w:delText xml:space="preserve"> </w:delText>
        </w:r>
        <w:r w:rsidDel="00E63828">
          <w:rPr>
            <w:sz w:val="24"/>
          </w:rPr>
          <w:delText>daily</w:delText>
        </w:r>
        <w:r w:rsidDel="00E63828">
          <w:rPr>
            <w:spacing w:val="-10"/>
            <w:sz w:val="24"/>
          </w:rPr>
          <w:delText xml:space="preserve"> </w:delText>
        </w:r>
        <w:r w:rsidDel="00E63828">
          <w:rPr>
            <w:sz w:val="24"/>
          </w:rPr>
          <w:delText>calls</w:delText>
        </w:r>
        <w:r w:rsidDel="00E63828">
          <w:rPr>
            <w:spacing w:val="-1"/>
            <w:sz w:val="24"/>
          </w:rPr>
          <w:delText xml:space="preserve"> </w:delText>
        </w:r>
        <w:r w:rsidDel="00E63828">
          <w:rPr>
            <w:sz w:val="24"/>
          </w:rPr>
          <w:delText>form</w:delText>
        </w:r>
        <w:r w:rsidDel="00E63828">
          <w:rPr>
            <w:spacing w:val="-1"/>
            <w:sz w:val="24"/>
          </w:rPr>
          <w:delText xml:space="preserve"> </w:delText>
        </w:r>
        <w:r w:rsidDel="00E63828">
          <w:rPr>
            <w:spacing w:val="-2"/>
            <w:sz w:val="24"/>
          </w:rPr>
          <w:delText>providers/suppliers.</w:delText>
        </w:r>
      </w:del>
    </w:p>
    <w:p w14:paraId="622CD096" w14:textId="053D0DD2" w:rsidR="00D61D72" w:rsidDel="00E63828" w:rsidRDefault="00860DAE">
      <w:pPr>
        <w:pStyle w:val="ListParagraph"/>
        <w:numPr>
          <w:ilvl w:val="0"/>
          <w:numId w:val="30"/>
        </w:numPr>
        <w:tabs>
          <w:tab w:val="left" w:pos="2017"/>
          <w:tab w:val="left" w:pos="2018"/>
        </w:tabs>
        <w:spacing w:before="18"/>
        <w:ind w:left="2017" w:hanging="359"/>
        <w:rPr>
          <w:del w:id="236" w:author="Scott Wakefield" w:date="2026-04-16T12:12:00Z" w16du:dateUtc="2026-04-16T16:12:00Z"/>
          <w:sz w:val="24"/>
        </w:rPr>
      </w:pPr>
      <w:del w:id="237" w:author="Scott Wakefield" w:date="2026-04-16T12:12:00Z" w16du:dateUtc="2026-04-16T16:12:00Z">
        <w:r w:rsidDel="00E63828">
          <w:rPr>
            <w:sz w:val="24"/>
          </w:rPr>
          <w:delText>Contractor</w:delText>
        </w:r>
        <w:r w:rsidDel="00E63828">
          <w:rPr>
            <w:spacing w:val="-8"/>
            <w:sz w:val="24"/>
          </w:rPr>
          <w:delText xml:space="preserve"> </w:delText>
        </w:r>
        <w:r w:rsidDel="00E63828">
          <w:rPr>
            <w:sz w:val="24"/>
          </w:rPr>
          <w:delText>print</w:delText>
        </w:r>
        <w:r w:rsidDel="00E63828">
          <w:rPr>
            <w:spacing w:val="-1"/>
            <w:sz w:val="24"/>
          </w:rPr>
          <w:delText xml:space="preserve"> </w:delText>
        </w:r>
        <w:r w:rsidDel="00E63828">
          <w:rPr>
            <w:sz w:val="24"/>
          </w:rPr>
          <w:delText>mailings</w:delText>
        </w:r>
        <w:r w:rsidDel="00E63828">
          <w:rPr>
            <w:spacing w:val="-1"/>
            <w:sz w:val="24"/>
          </w:rPr>
          <w:delText xml:space="preserve"> </w:delText>
        </w:r>
        <w:r w:rsidDel="00E63828">
          <w:rPr>
            <w:sz w:val="24"/>
          </w:rPr>
          <w:delText>–</w:delText>
        </w:r>
        <w:r w:rsidDel="00E63828">
          <w:rPr>
            <w:spacing w:val="-2"/>
            <w:sz w:val="24"/>
          </w:rPr>
          <w:delText xml:space="preserve"> </w:delText>
        </w:r>
        <w:r w:rsidDel="00E63828">
          <w:rPr>
            <w:sz w:val="24"/>
          </w:rPr>
          <w:delText>70</w:delText>
        </w:r>
        <w:r w:rsidDel="00E63828">
          <w:rPr>
            <w:spacing w:val="-1"/>
            <w:sz w:val="24"/>
          </w:rPr>
          <w:delText xml:space="preserve"> </w:delText>
        </w:r>
        <w:r w:rsidDel="00E63828">
          <w:rPr>
            <w:sz w:val="24"/>
          </w:rPr>
          <w:delText>weekly</w:delText>
        </w:r>
        <w:r w:rsidDel="00E63828">
          <w:rPr>
            <w:spacing w:val="-6"/>
            <w:sz w:val="24"/>
          </w:rPr>
          <w:delText xml:space="preserve"> </w:delText>
        </w:r>
        <w:r w:rsidDel="00E63828">
          <w:rPr>
            <w:sz w:val="24"/>
          </w:rPr>
          <w:delText>print</w:delText>
        </w:r>
        <w:r w:rsidDel="00E63828">
          <w:rPr>
            <w:spacing w:val="-1"/>
            <w:sz w:val="24"/>
          </w:rPr>
          <w:delText xml:space="preserve"> </w:delText>
        </w:r>
        <w:r w:rsidDel="00E63828">
          <w:rPr>
            <w:spacing w:val="-2"/>
            <w:sz w:val="24"/>
          </w:rPr>
          <w:delText>mailings</w:delText>
        </w:r>
      </w:del>
    </w:p>
    <w:p w14:paraId="6C4AF7CF" w14:textId="7A2C2812" w:rsidR="00D61D72" w:rsidDel="00E63828" w:rsidRDefault="00860DAE">
      <w:pPr>
        <w:pStyle w:val="ListParagraph"/>
        <w:numPr>
          <w:ilvl w:val="0"/>
          <w:numId w:val="30"/>
        </w:numPr>
        <w:tabs>
          <w:tab w:val="left" w:pos="2017"/>
          <w:tab w:val="left" w:pos="2018"/>
        </w:tabs>
        <w:spacing w:before="26" w:line="244" w:lineRule="auto"/>
        <w:ind w:left="2019" w:right="564"/>
        <w:rPr>
          <w:del w:id="238" w:author="Scott Wakefield" w:date="2026-04-16T12:12:00Z" w16du:dateUtc="2026-04-16T16:12:00Z"/>
          <w:sz w:val="24"/>
        </w:rPr>
      </w:pPr>
      <w:del w:id="239" w:author="Scott Wakefield" w:date="2026-04-16T12:12:00Z" w16du:dateUtc="2026-04-16T16:12:00Z">
        <w:r w:rsidDel="00E63828">
          <w:rPr>
            <w:sz w:val="24"/>
          </w:rPr>
          <w:delText>Secured</w:delText>
        </w:r>
        <w:r w:rsidDel="00E63828">
          <w:rPr>
            <w:spacing w:val="-9"/>
            <w:sz w:val="24"/>
          </w:rPr>
          <w:delText xml:space="preserve"> </w:delText>
        </w:r>
        <w:r w:rsidDel="00E63828">
          <w:rPr>
            <w:sz w:val="24"/>
          </w:rPr>
          <w:delText>Data</w:delText>
        </w:r>
        <w:r w:rsidDel="00E63828">
          <w:rPr>
            <w:spacing w:val="-13"/>
            <w:sz w:val="24"/>
          </w:rPr>
          <w:delText xml:space="preserve"> </w:delText>
        </w:r>
        <w:r w:rsidDel="00E63828">
          <w:rPr>
            <w:sz w:val="24"/>
          </w:rPr>
          <w:delText>Transmissions</w:delText>
        </w:r>
        <w:r w:rsidDel="00E63828">
          <w:rPr>
            <w:spacing w:val="-9"/>
            <w:sz w:val="24"/>
          </w:rPr>
          <w:delText xml:space="preserve"> </w:delText>
        </w:r>
        <w:r w:rsidDel="00E63828">
          <w:rPr>
            <w:sz w:val="24"/>
          </w:rPr>
          <w:delText>–</w:delText>
        </w:r>
        <w:r w:rsidDel="00E63828">
          <w:rPr>
            <w:spacing w:val="-9"/>
            <w:sz w:val="24"/>
          </w:rPr>
          <w:delText xml:space="preserve"> </w:delText>
        </w:r>
        <w:r w:rsidDel="00E63828">
          <w:rPr>
            <w:sz w:val="24"/>
          </w:rPr>
          <w:delText>20</w:delText>
        </w:r>
        <w:r w:rsidDel="00E63828">
          <w:rPr>
            <w:spacing w:val="-9"/>
            <w:sz w:val="24"/>
          </w:rPr>
          <w:delText xml:space="preserve"> </w:delText>
        </w:r>
        <w:r w:rsidDel="00E63828">
          <w:rPr>
            <w:sz w:val="24"/>
          </w:rPr>
          <w:delText>Medicare</w:delText>
        </w:r>
        <w:r w:rsidDel="00E63828">
          <w:rPr>
            <w:spacing w:val="-10"/>
            <w:sz w:val="24"/>
          </w:rPr>
          <w:delText xml:space="preserve"> </w:delText>
        </w:r>
        <w:r w:rsidDel="00E63828">
          <w:rPr>
            <w:sz w:val="24"/>
          </w:rPr>
          <w:delText>Administrative</w:delText>
        </w:r>
        <w:r w:rsidDel="00E63828">
          <w:rPr>
            <w:spacing w:val="-13"/>
            <w:sz w:val="24"/>
          </w:rPr>
          <w:delText xml:space="preserve"> </w:delText>
        </w:r>
        <w:r w:rsidDel="00E63828">
          <w:rPr>
            <w:sz w:val="24"/>
          </w:rPr>
          <w:delText>Contractors</w:delText>
        </w:r>
        <w:r w:rsidDel="00E63828">
          <w:rPr>
            <w:spacing w:val="-9"/>
            <w:sz w:val="24"/>
          </w:rPr>
          <w:delText xml:space="preserve"> </w:delText>
        </w:r>
        <w:r w:rsidDel="00E63828">
          <w:rPr>
            <w:sz w:val="24"/>
          </w:rPr>
          <w:delText>(MACs) and CMS monthly</w:delText>
        </w:r>
      </w:del>
    </w:p>
    <w:p w14:paraId="1311C0EE" w14:textId="0B0A2F6F" w:rsidR="00D61D72" w:rsidDel="00E63828" w:rsidRDefault="00D61D72">
      <w:pPr>
        <w:pStyle w:val="BodyText"/>
        <w:spacing w:before="2"/>
        <w:rPr>
          <w:del w:id="240" w:author="Scott Wakefield" w:date="2026-04-16T12:12:00Z" w16du:dateUtc="2026-04-16T16:12:00Z"/>
          <w:sz w:val="27"/>
        </w:rPr>
      </w:pPr>
    </w:p>
    <w:p w14:paraId="2B232056" w14:textId="2148A876" w:rsidR="00D61D72" w:rsidDel="00E63828" w:rsidRDefault="00860DAE">
      <w:pPr>
        <w:pStyle w:val="BodyText"/>
        <w:spacing w:line="247" w:lineRule="auto"/>
        <w:ind w:left="1067" w:right="377" w:hanging="10"/>
        <w:rPr>
          <w:del w:id="241" w:author="Scott Wakefield" w:date="2026-04-16T12:12:00Z" w16du:dateUtc="2026-04-16T16:12:00Z"/>
        </w:rPr>
      </w:pPr>
      <w:del w:id="242" w:author="Scott Wakefield" w:date="2026-04-16T12:12:00Z" w16du:dateUtc="2026-04-16T16:12:00Z">
        <w:r w:rsidDel="00E63828">
          <w:delText>Claims</w:delText>
        </w:r>
        <w:r w:rsidDel="00E63828">
          <w:rPr>
            <w:spacing w:val="-8"/>
          </w:rPr>
          <w:delText xml:space="preserve"> </w:delText>
        </w:r>
        <w:r w:rsidDel="00E63828">
          <w:delText>Volume</w:delText>
        </w:r>
        <w:r w:rsidDel="00E63828">
          <w:rPr>
            <w:spacing w:val="-9"/>
          </w:rPr>
          <w:delText xml:space="preserve"> </w:delText>
        </w:r>
        <w:r w:rsidDel="00E63828">
          <w:delText>requiring</w:delText>
        </w:r>
        <w:r w:rsidDel="00E63828">
          <w:rPr>
            <w:spacing w:val="-8"/>
          </w:rPr>
          <w:delText xml:space="preserve"> </w:delText>
        </w:r>
        <w:r w:rsidDel="00E63828">
          <w:delText>Medical</w:delText>
        </w:r>
        <w:r w:rsidDel="00E63828">
          <w:rPr>
            <w:spacing w:val="-8"/>
          </w:rPr>
          <w:delText xml:space="preserve"> </w:delText>
        </w:r>
        <w:r w:rsidDel="00E63828">
          <w:delText>Review</w:delText>
        </w:r>
        <w:r w:rsidDel="00E63828">
          <w:rPr>
            <w:spacing w:val="-9"/>
          </w:rPr>
          <w:delText xml:space="preserve"> </w:delText>
        </w:r>
        <w:r w:rsidDel="00E63828">
          <w:delText>–</w:delText>
        </w:r>
        <w:r w:rsidDel="00E63828">
          <w:rPr>
            <w:spacing w:val="-8"/>
          </w:rPr>
          <w:delText xml:space="preserve"> </w:delText>
        </w:r>
        <w:r w:rsidDel="00E63828">
          <w:delText>Total</w:delText>
        </w:r>
        <w:r w:rsidDel="00E63828">
          <w:rPr>
            <w:spacing w:val="-4"/>
          </w:rPr>
          <w:delText xml:space="preserve"> </w:delText>
        </w:r>
        <w:r w:rsidDel="00E63828">
          <w:delText>of</w:delText>
        </w:r>
        <w:r w:rsidDel="00E63828">
          <w:rPr>
            <w:spacing w:val="-9"/>
          </w:rPr>
          <w:delText xml:space="preserve"> </w:delText>
        </w:r>
        <w:r w:rsidDel="00E63828">
          <w:delText>550,000</w:delText>
        </w:r>
        <w:r w:rsidDel="00E63828">
          <w:rPr>
            <w:spacing w:val="-8"/>
          </w:rPr>
          <w:delText xml:space="preserve"> </w:delText>
        </w:r>
        <w:r w:rsidDel="00E63828">
          <w:delText>claims</w:delText>
        </w:r>
        <w:r w:rsidDel="00E63828">
          <w:rPr>
            <w:spacing w:val="-8"/>
          </w:rPr>
          <w:delText xml:space="preserve"> </w:delText>
        </w:r>
        <w:r w:rsidDel="00E63828">
          <w:delText>broken</w:delText>
        </w:r>
        <w:r w:rsidDel="00E63828">
          <w:rPr>
            <w:spacing w:val="-4"/>
          </w:rPr>
          <w:delText xml:space="preserve"> </w:delText>
        </w:r>
        <w:r w:rsidDel="00E63828">
          <w:delText>down</w:delText>
        </w:r>
        <w:r w:rsidDel="00E63828">
          <w:rPr>
            <w:spacing w:val="-8"/>
          </w:rPr>
          <w:delText xml:space="preserve"> </w:delText>
        </w:r>
        <w:r w:rsidDel="00E63828">
          <w:delText xml:space="preserve">as </w:delText>
        </w:r>
        <w:r w:rsidDel="00E63828">
          <w:rPr>
            <w:spacing w:val="-2"/>
          </w:rPr>
          <w:delText>follows:</w:delText>
        </w:r>
      </w:del>
    </w:p>
    <w:p w14:paraId="7D9C4DB8" w14:textId="7B73858A" w:rsidR="00D61D72" w:rsidDel="00E63828" w:rsidRDefault="00D61D72">
      <w:pPr>
        <w:pStyle w:val="BodyText"/>
        <w:spacing w:before="3"/>
        <w:rPr>
          <w:del w:id="243" w:author="Scott Wakefield" w:date="2026-04-16T12:12:00Z" w16du:dateUtc="2026-04-16T16:12:00Z"/>
          <w:sz w:val="27"/>
        </w:rPr>
      </w:pPr>
    </w:p>
    <w:p w14:paraId="705E7ACF" w14:textId="08140F7D" w:rsidR="00D61D72" w:rsidDel="00E63828" w:rsidRDefault="00860DAE">
      <w:pPr>
        <w:pStyle w:val="ListParagraph"/>
        <w:numPr>
          <w:ilvl w:val="0"/>
          <w:numId w:val="30"/>
        </w:numPr>
        <w:tabs>
          <w:tab w:val="left" w:pos="2017"/>
          <w:tab w:val="left" w:pos="2018"/>
        </w:tabs>
        <w:spacing w:before="0"/>
        <w:ind w:left="2017" w:hanging="358"/>
        <w:rPr>
          <w:del w:id="244" w:author="Scott Wakefield" w:date="2026-04-16T12:12:00Z" w16du:dateUtc="2026-04-16T16:12:00Z"/>
          <w:sz w:val="24"/>
        </w:rPr>
      </w:pPr>
      <w:del w:id="245" w:author="Scott Wakefield" w:date="2026-04-16T12:12:00Z" w16du:dateUtc="2026-04-16T16:12:00Z">
        <w:r w:rsidDel="00E63828">
          <w:rPr>
            <w:sz w:val="24"/>
          </w:rPr>
          <w:delText>200,000</w:delText>
        </w:r>
        <w:r w:rsidDel="00E63828">
          <w:rPr>
            <w:spacing w:val="-9"/>
            <w:sz w:val="24"/>
          </w:rPr>
          <w:delText xml:space="preserve"> </w:delText>
        </w:r>
        <w:r w:rsidDel="00E63828">
          <w:rPr>
            <w:sz w:val="24"/>
          </w:rPr>
          <w:delText>Part</w:delText>
        </w:r>
        <w:r w:rsidDel="00E63828">
          <w:rPr>
            <w:spacing w:val="-4"/>
            <w:sz w:val="24"/>
          </w:rPr>
          <w:delText xml:space="preserve"> </w:delText>
        </w:r>
        <w:r w:rsidDel="00E63828">
          <w:rPr>
            <w:sz w:val="24"/>
          </w:rPr>
          <w:delText>A</w:delText>
        </w:r>
        <w:r w:rsidDel="00E63828">
          <w:rPr>
            <w:spacing w:val="-4"/>
            <w:sz w:val="24"/>
          </w:rPr>
          <w:delText xml:space="preserve"> </w:delText>
        </w:r>
        <w:r w:rsidDel="00E63828">
          <w:rPr>
            <w:sz w:val="24"/>
          </w:rPr>
          <w:delText>medical</w:delText>
        </w:r>
        <w:r w:rsidDel="00E63828">
          <w:rPr>
            <w:spacing w:val="-2"/>
            <w:sz w:val="24"/>
          </w:rPr>
          <w:delText xml:space="preserve"> </w:delText>
        </w:r>
        <w:r w:rsidDel="00E63828">
          <w:rPr>
            <w:sz w:val="24"/>
          </w:rPr>
          <w:delText>claims</w:delText>
        </w:r>
        <w:r w:rsidDel="00E63828">
          <w:rPr>
            <w:spacing w:val="-2"/>
            <w:sz w:val="24"/>
          </w:rPr>
          <w:delText xml:space="preserve"> </w:delText>
        </w:r>
        <w:r w:rsidDel="00E63828">
          <w:rPr>
            <w:sz w:val="24"/>
          </w:rPr>
          <w:delText>reviews</w:delText>
        </w:r>
        <w:r w:rsidDel="00E63828">
          <w:rPr>
            <w:spacing w:val="-5"/>
            <w:sz w:val="24"/>
          </w:rPr>
          <w:delText xml:space="preserve"> </w:delText>
        </w:r>
        <w:r w:rsidDel="00E63828">
          <w:rPr>
            <w:sz w:val="24"/>
          </w:rPr>
          <w:delText>for</w:delText>
        </w:r>
        <w:r w:rsidDel="00E63828">
          <w:rPr>
            <w:spacing w:val="-2"/>
            <w:sz w:val="24"/>
          </w:rPr>
          <w:delText xml:space="preserve"> </w:delText>
        </w:r>
        <w:r w:rsidDel="00E63828">
          <w:rPr>
            <w:sz w:val="24"/>
          </w:rPr>
          <w:delText>Dual</w:delText>
        </w:r>
        <w:r w:rsidDel="00E63828">
          <w:rPr>
            <w:spacing w:val="-4"/>
            <w:sz w:val="24"/>
          </w:rPr>
          <w:delText xml:space="preserve"> </w:delText>
        </w:r>
        <w:r w:rsidDel="00E63828">
          <w:rPr>
            <w:sz w:val="24"/>
          </w:rPr>
          <w:delText>Eligible</w:delText>
        </w:r>
        <w:r w:rsidDel="00E63828">
          <w:rPr>
            <w:spacing w:val="-6"/>
            <w:sz w:val="24"/>
          </w:rPr>
          <w:delText xml:space="preserve"> </w:delText>
        </w:r>
        <w:r w:rsidDel="00E63828">
          <w:rPr>
            <w:sz w:val="24"/>
          </w:rPr>
          <w:delText>beneficiaries</w:delText>
        </w:r>
        <w:r w:rsidDel="00E63828">
          <w:rPr>
            <w:spacing w:val="-1"/>
            <w:sz w:val="24"/>
          </w:rPr>
          <w:delText xml:space="preserve"> </w:delText>
        </w:r>
        <w:r w:rsidDel="00E63828">
          <w:rPr>
            <w:spacing w:val="-4"/>
            <w:sz w:val="24"/>
          </w:rPr>
          <w:delText>only</w:delText>
        </w:r>
      </w:del>
    </w:p>
    <w:p w14:paraId="739A57D9" w14:textId="7AB7F49C" w:rsidR="00D61D72" w:rsidDel="00E63828" w:rsidRDefault="00860DAE">
      <w:pPr>
        <w:pStyle w:val="ListParagraph"/>
        <w:numPr>
          <w:ilvl w:val="0"/>
          <w:numId w:val="30"/>
        </w:numPr>
        <w:tabs>
          <w:tab w:val="left" w:pos="2017"/>
          <w:tab w:val="left" w:pos="2018"/>
        </w:tabs>
        <w:spacing w:before="18"/>
        <w:ind w:left="2017" w:hanging="359"/>
        <w:rPr>
          <w:del w:id="246" w:author="Scott Wakefield" w:date="2026-04-16T12:12:00Z" w16du:dateUtc="2026-04-16T16:12:00Z"/>
          <w:sz w:val="24"/>
        </w:rPr>
      </w:pPr>
      <w:del w:id="247" w:author="Scott Wakefield" w:date="2026-04-16T12:12:00Z" w16du:dateUtc="2026-04-16T16:12:00Z">
        <w:r w:rsidDel="00E63828">
          <w:rPr>
            <w:sz w:val="24"/>
          </w:rPr>
          <w:delText>350,00</w:delText>
        </w:r>
        <w:r w:rsidDel="00E63828">
          <w:rPr>
            <w:spacing w:val="-7"/>
            <w:sz w:val="24"/>
          </w:rPr>
          <w:delText xml:space="preserve"> </w:delText>
        </w:r>
        <w:r w:rsidDel="00E63828">
          <w:rPr>
            <w:sz w:val="24"/>
          </w:rPr>
          <w:delText>Part</w:delText>
        </w:r>
        <w:r w:rsidDel="00E63828">
          <w:rPr>
            <w:spacing w:val="-2"/>
            <w:sz w:val="24"/>
          </w:rPr>
          <w:delText xml:space="preserve"> </w:delText>
        </w:r>
        <w:r w:rsidDel="00E63828">
          <w:rPr>
            <w:sz w:val="24"/>
          </w:rPr>
          <w:delText>B</w:delText>
        </w:r>
        <w:r w:rsidDel="00E63828">
          <w:rPr>
            <w:spacing w:val="-7"/>
            <w:sz w:val="24"/>
          </w:rPr>
          <w:delText xml:space="preserve"> </w:delText>
        </w:r>
        <w:r w:rsidDel="00E63828">
          <w:rPr>
            <w:sz w:val="24"/>
          </w:rPr>
          <w:delText>medical</w:delText>
        </w:r>
        <w:r w:rsidDel="00E63828">
          <w:rPr>
            <w:spacing w:val="-2"/>
            <w:sz w:val="24"/>
          </w:rPr>
          <w:delText xml:space="preserve"> </w:delText>
        </w:r>
        <w:r w:rsidDel="00E63828">
          <w:rPr>
            <w:sz w:val="24"/>
          </w:rPr>
          <w:delText>claims</w:delText>
        </w:r>
        <w:r w:rsidDel="00E63828">
          <w:rPr>
            <w:spacing w:val="-2"/>
            <w:sz w:val="24"/>
          </w:rPr>
          <w:delText xml:space="preserve"> </w:delText>
        </w:r>
        <w:r w:rsidDel="00E63828">
          <w:rPr>
            <w:sz w:val="24"/>
          </w:rPr>
          <w:delText>reviews</w:delText>
        </w:r>
        <w:r w:rsidDel="00E63828">
          <w:rPr>
            <w:spacing w:val="-4"/>
            <w:sz w:val="24"/>
          </w:rPr>
          <w:delText xml:space="preserve"> </w:delText>
        </w:r>
        <w:r w:rsidDel="00E63828">
          <w:rPr>
            <w:sz w:val="24"/>
          </w:rPr>
          <w:delText>for</w:delText>
        </w:r>
        <w:r w:rsidDel="00E63828">
          <w:rPr>
            <w:spacing w:val="-3"/>
            <w:sz w:val="24"/>
          </w:rPr>
          <w:delText xml:space="preserve"> </w:delText>
        </w:r>
        <w:r w:rsidDel="00E63828">
          <w:rPr>
            <w:sz w:val="24"/>
          </w:rPr>
          <w:delText>Dual</w:delText>
        </w:r>
        <w:r w:rsidDel="00E63828">
          <w:rPr>
            <w:spacing w:val="-4"/>
            <w:sz w:val="24"/>
          </w:rPr>
          <w:delText xml:space="preserve"> </w:delText>
        </w:r>
        <w:r w:rsidDel="00E63828">
          <w:rPr>
            <w:sz w:val="24"/>
          </w:rPr>
          <w:delText>Eligible</w:delText>
        </w:r>
        <w:r w:rsidDel="00E63828">
          <w:rPr>
            <w:spacing w:val="-6"/>
            <w:sz w:val="24"/>
          </w:rPr>
          <w:delText xml:space="preserve"> </w:delText>
        </w:r>
        <w:r w:rsidDel="00E63828">
          <w:rPr>
            <w:sz w:val="24"/>
          </w:rPr>
          <w:delText>beneficiaries</w:delText>
        </w:r>
        <w:r w:rsidDel="00E63828">
          <w:rPr>
            <w:spacing w:val="-1"/>
            <w:sz w:val="24"/>
          </w:rPr>
          <w:delText xml:space="preserve"> </w:delText>
        </w:r>
        <w:r w:rsidDel="00E63828">
          <w:rPr>
            <w:spacing w:val="-4"/>
            <w:sz w:val="24"/>
          </w:rPr>
          <w:delText>only</w:delText>
        </w:r>
      </w:del>
    </w:p>
    <w:p w14:paraId="03291B65" w14:textId="7E3004CC" w:rsidR="00D61D72" w:rsidDel="00E63828" w:rsidRDefault="00D61D72">
      <w:pPr>
        <w:pStyle w:val="BodyText"/>
        <w:rPr>
          <w:del w:id="248" w:author="Scott Wakefield" w:date="2026-04-16T12:12:00Z" w16du:dateUtc="2026-04-16T16:12:00Z"/>
          <w:sz w:val="28"/>
        </w:rPr>
      </w:pPr>
    </w:p>
    <w:p w14:paraId="5B0C9308" w14:textId="0E4BB9BE" w:rsidR="00D61D72" w:rsidDel="00E63828" w:rsidRDefault="00860DAE">
      <w:pPr>
        <w:pStyle w:val="BodyText"/>
        <w:spacing w:line="247" w:lineRule="auto"/>
        <w:ind w:left="935" w:right="494" w:hanging="12"/>
        <w:rPr>
          <w:del w:id="249" w:author="Scott Wakefield" w:date="2026-04-16T12:12:00Z" w16du:dateUtc="2026-04-16T16:12:00Z"/>
        </w:rPr>
      </w:pPr>
      <w:del w:id="250" w:author="Scott Wakefield" w:date="2026-04-16T12:12:00Z" w16du:dateUtc="2026-04-16T16:12:00Z">
        <w:r w:rsidDel="00E63828">
          <w:delText>CMS will conduct periodic monitoring of the SMRC’s progress towards completion of Medi-Medi Specialty Projects.</w:delText>
        </w:r>
        <w:r w:rsidDel="00E63828">
          <w:rPr>
            <w:spacing w:val="40"/>
          </w:rPr>
          <w:delText xml:space="preserve"> </w:delText>
        </w:r>
        <w:r w:rsidDel="00E63828">
          <w:delText>The frequency and nature of this monitoring is to be determined</w:delText>
        </w:r>
        <w:r w:rsidDel="00E63828">
          <w:rPr>
            <w:spacing w:val="-2"/>
          </w:rPr>
          <w:delText xml:space="preserve"> </w:delText>
        </w:r>
        <w:r w:rsidDel="00E63828">
          <w:delText>by</w:delText>
        </w:r>
        <w:r w:rsidDel="00E63828">
          <w:rPr>
            <w:spacing w:val="-7"/>
          </w:rPr>
          <w:delText xml:space="preserve"> </w:delText>
        </w:r>
        <w:r w:rsidDel="00E63828">
          <w:delText>CMS.</w:delText>
        </w:r>
        <w:r w:rsidDel="00E63828">
          <w:rPr>
            <w:spacing w:val="37"/>
          </w:rPr>
          <w:delText xml:space="preserve"> </w:delText>
        </w:r>
        <w:r w:rsidDel="00E63828">
          <w:delText>The</w:delText>
        </w:r>
        <w:r w:rsidDel="00E63828">
          <w:rPr>
            <w:spacing w:val="-3"/>
          </w:rPr>
          <w:delText xml:space="preserve"> </w:delText>
        </w:r>
        <w:r w:rsidDel="00E63828">
          <w:delText>SMRC</w:delText>
        </w:r>
        <w:r w:rsidDel="00E63828">
          <w:rPr>
            <w:spacing w:val="-2"/>
          </w:rPr>
          <w:delText xml:space="preserve"> </w:delText>
        </w:r>
        <w:r w:rsidDel="00E63828">
          <w:delText>shall</w:delText>
        </w:r>
        <w:r w:rsidDel="00E63828">
          <w:rPr>
            <w:spacing w:val="-2"/>
          </w:rPr>
          <w:delText xml:space="preserve"> </w:delText>
        </w:r>
        <w:r w:rsidDel="00E63828">
          <w:delText>participate</w:delText>
        </w:r>
        <w:r w:rsidDel="00E63828">
          <w:rPr>
            <w:spacing w:val="-4"/>
          </w:rPr>
          <w:delText xml:space="preserve"> </w:delText>
        </w:r>
        <w:r w:rsidDel="00E63828">
          <w:delText>in</w:delText>
        </w:r>
        <w:r w:rsidDel="00E63828">
          <w:rPr>
            <w:spacing w:val="-2"/>
          </w:rPr>
          <w:delText xml:space="preserve"> </w:delText>
        </w:r>
        <w:r w:rsidDel="00E63828">
          <w:delText>these</w:delText>
        </w:r>
        <w:r w:rsidDel="00E63828">
          <w:rPr>
            <w:spacing w:val="-3"/>
          </w:rPr>
          <w:delText xml:space="preserve"> </w:delText>
        </w:r>
        <w:r w:rsidDel="00E63828">
          <w:delText>monitoring</w:delText>
        </w:r>
        <w:r w:rsidDel="00E63828">
          <w:rPr>
            <w:spacing w:val="-5"/>
          </w:rPr>
          <w:delText xml:space="preserve"> </w:delText>
        </w:r>
        <w:r w:rsidDel="00E63828">
          <w:delText>activities,</w:delText>
        </w:r>
        <w:r w:rsidDel="00E63828">
          <w:rPr>
            <w:spacing w:val="-2"/>
          </w:rPr>
          <w:delText xml:space="preserve"> </w:delText>
        </w:r>
        <w:r w:rsidDel="00E63828">
          <w:delText>which</w:delText>
        </w:r>
        <w:r w:rsidDel="00E63828">
          <w:rPr>
            <w:spacing w:val="-3"/>
          </w:rPr>
          <w:delText xml:space="preserve"> </w:delText>
        </w:r>
        <w:r w:rsidDel="00E63828">
          <w:delText>may include</w:delText>
        </w:r>
        <w:r w:rsidDel="00E63828">
          <w:rPr>
            <w:spacing w:val="-9"/>
          </w:rPr>
          <w:delText xml:space="preserve"> </w:delText>
        </w:r>
        <w:r w:rsidDel="00E63828">
          <w:delText>the</w:delText>
        </w:r>
        <w:r w:rsidDel="00E63828">
          <w:rPr>
            <w:spacing w:val="-9"/>
          </w:rPr>
          <w:delText xml:space="preserve"> </w:delText>
        </w:r>
        <w:r w:rsidDel="00E63828">
          <w:delText>provision</w:delText>
        </w:r>
        <w:r w:rsidDel="00E63828">
          <w:rPr>
            <w:spacing w:val="-6"/>
          </w:rPr>
          <w:delText xml:space="preserve"> </w:delText>
        </w:r>
        <w:r w:rsidDel="00E63828">
          <w:delText>of</w:delText>
        </w:r>
        <w:r w:rsidDel="00E63828">
          <w:rPr>
            <w:spacing w:val="-9"/>
          </w:rPr>
          <w:delText xml:space="preserve"> </w:delText>
        </w:r>
        <w:r w:rsidDel="00E63828">
          <w:delText>a</w:delText>
        </w:r>
        <w:r w:rsidDel="00E63828">
          <w:rPr>
            <w:spacing w:val="-4"/>
          </w:rPr>
          <w:delText xml:space="preserve"> </w:delText>
        </w:r>
        <w:r w:rsidDel="00E63828">
          <w:delText>brief</w:delText>
        </w:r>
        <w:r w:rsidDel="00E63828">
          <w:rPr>
            <w:spacing w:val="-9"/>
          </w:rPr>
          <w:delText xml:space="preserve"> </w:delText>
        </w:r>
        <w:r w:rsidDel="00E63828">
          <w:delText>summary</w:delText>
        </w:r>
        <w:r w:rsidDel="00E63828">
          <w:rPr>
            <w:spacing w:val="-11"/>
          </w:rPr>
          <w:delText xml:space="preserve"> </w:delText>
        </w:r>
        <w:r w:rsidDel="00E63828">
          <w:delText>of</w:delText>
        </w:r>
        <w:r w:rsidDel="00E63828">
          <w:rPr>
            <w:spacing w:val="-4"/>
          </w:rPr>
          <w:delText xml:space="preserve"> </w:delText>
        </w:r>
        <w:r w:rsidDel="00E63828">
          <w:delText>activities,</w:delText>
        </w:r>
        <w:r w:rsidDel="00E63828">
          <w:rPr>
            <w:spacing w:val="-6"/>
          </w:rPr>
          <w:delText xml:space="preserve"> </w:delText>
        </w:r>
        <w:r w:rsidDel="00E63828">
          <w:delText>internal</w:delText>
        </w:r>
        <w:r w:rsidDel="00E63828">
          <w:rPr>
            <w:spacing w:val="-5"/>
          </w:rPr>
          <w:delText xml:space="preserve"> </w:delText>
        </w:r>
        <w:r w:rsidDel="00E63828">
          <w:delText>quality</w:delText>
        </w:r>
        <w:r w:rsidDel="00E63828">
          <w:rPr>
            <w:spacing w:val="-11"/>
          </w:rPr>
          <w:delText xml:space="preserve"> </w:delText>
        </w:r>
        <w:r w:rsidDel="00E63828">
          <w:delText>improvement,</w:delText>
        </w:r>
        <w:r w:rsidDel="00E63828">
          <w:rPr>
            <w:spacing w:val="-6"/>
          </w:rPr>
          <w:delText xml:space="preserve"> </w:delText>
        </w:r>
        <w:r w:rsidDel="00E63828">
          <w:delText>barriers and efforts to address those barriers, and other pertinent information as directed by CMS. Medi-Medi Specialty Projects are expected to be time limited.</w:delText>
        </w:r>
      </w:del>
    </w:p>
    <w:p w14:paraId="0C719398" w14:textId="0A215FB4" w:rsidR="00D61D72" w:rsidDel="00E63828" w:rsidRDefault="00D61D72">
      <w:pPr>
        <w:pStyle w:val="BodyText"/>
        <w:spacing w:before="2"/>
        <w:rPr>
          <w:del w:id="251" w:author="Scott Wakefield" w:date="2026-04-16T12:12:00Z" w16du:dateUtc="2026-04-16T16:12:00Z"/>
          <w:sz w:val="27"/>
        </w:rPr>
      </w:pPr>
    </w:p>
    <w:p w14:paraId="7C37F818" w14:textId="30E0CA43" w:rsidR="00D61D72" w:rsidDel="00E63828" w:rsidRDefault="00860DAE">
      <w:pPr>
        <w:pStyle w:val="BodyText"/>
        <w:spacing w:line="247" w:lineRule="auto"/>
        <w:ind w:left="935" w:right="377" w:hanging="12"/>
        <w:rPr>
          <w:del w:id="252" w:author="Scott Wakefield" w:date="2026-04-16T12:12:00Z" w16du:dateUtc="2026-04-16T16:12:00Z"/>
        </w:rPr>
      </w:pPr>
      <w:del w:id="253" w:author="Scott Wakefield" w:date="2026-04-16T12:12:00Z" w16du:dateUtc="2026-04-16T16:12:00Z">
        <w:r w:rsidDel="00E63828">
          <w:delText>For</w:delText>
        </w:r>
        <w:r w:rsidDel="00E63828">
          <w:rPr>
            <w:spacing w:val="-9"/>
          </w:rPr>
          <w:delText xml:space="preserve"> </w:delText>
        </w:r>
        <w:r w:rsidDel="00E63828">
          <w:delText>Optional</w:delText>
        </w:r>
        <w:r w:rsidDel="00E63828">
          <w:rPr>
            <w:spacing w:val="-5"/>
          </w:rPr>
          <w:delText xml:space="preserve"> </w:delText>
        </w:r>
        <w:r w:rsidDel="00E63828">
          <w:delText>Task</w:delText>
        </w:r>
        <w:r w:rsidDel="00E63828">
          <w:rPr>
            <w:spacing w:val="-6"/>
          </w:rPr>
          <w:delText xml:space="preserve"> </w:delText>
        </w:r>
        <w:r w:rsidDel="00E63828">
          <w:delText>3(A),</w:delText>
        </w:r>
        <w:r w:rsidDel="00E63828">
          <w:rPr>
            <w:spacing w:val="-6"/>
          </w:rPr>
          <w:delText xml:space="preserve"> </w:delText>
        </w:r>
        <w:r w:rsidDel="00E63828">
          <w:delText>the</w:delText>
        </w:r>
        <w:r w:rsidDel="00E63828">
          <w:rPr>
            <w:spacing w:val="-9"/>
          </w:rPr>
          <w:delText xml:space="preserve"> </w:delText>
        </w:r>
        <w:r w:rsidDel="00E63828">
          <w:delText>SMRC</w:delText>
        </w:r>
        <w:r w:rsidDel="00E63828">
          <w:rPr>
            <w:spacing w:val="-5"/>
          </w:rPr>
          <w:delText xml:space="preserve"> </w:delText>
        </w:r>
        <w:r w:rsidDel="00E63828">
          <w:delText>shall</w:delText>
        </w:r>
        <w:r w:rsidDel="00E63828">
          <w:rPr>
            <w:spacing w:val="-8"/>
          </w:rPr>
          <w:delText xml:space="preserve"> </w:delText>
        </w:r>
        <w:r w:rsidDel="00E63828">
          <w:delText>follow</w:delText>
        </w:r>
        <w:r w:rsidDel="00E63828">
          <w:rPr>
            <w:spacing w:val="-9"/>
          </w:rPr>
          <w:delText xml:space="preserve"> </w:delText>
        </w:r>
        <w:r w:rsidDel="00E63828">
          <w:delText>reporting</w:delText>
        </w:r>
        <w:r w:rsidDel="00E63828">
          <w:rPr>
            <w:spacing w:val="-6"/>
          </w:rPr>
          <w:delText xml:space="preserve"> </w:delText>
        </w:r>
        <w:r w:rsidDel="00E63828">
          <w:delText>requirements</w:delText>
        </w:r>
        <w:r w:rsidDel="00E63828">
          <w:rPr>
            <w:spacing w:val="-8"/>
          </w:rPr>
          <w:delText xml:space="preserve"> </w:delText>
        </w:r>
        <w:r w:rsidDel="00E63828">
          <w:delText>for</w:delText>
        </w:r>
        <w:r w:rsidDel="00E63828">
          <w:rPr>
            <w:spacing w:val="-7"/>
          </w:rPr>
          <w:delText xml:space="preserve"> </w:delText>
        </w:r>
        <w:r w:rsidDel="00E63828">
          <w:delText>Optional</w:delText>
        </w:r>
        <w:r w:rsidDel="00E63828">
          <w:rPr>
            <w:spacing w:val="-5"/>
          </w:rPr>
          <w:delText xml:space="preserve"> </w:delText>
        </w:r>
        <w:r w:rsidDel="00E63828">
          <w:delText>Task</w:delText>
        </w:r>
        <w:r w:rsidDel="00E63828">
          <w:rPr>
            <w:spacing w:val="-8"/>
          </w:rPr>
          <w:delText xml:space="preserve"> </w:delText>
        </w:r>
        <w:r w:rsidDel="00E63828">
          <w:delText>3 listed in section titled “Reporting Requirements” and deliverable table.</w:delText>
        </w:r>
      </w:del>
    </w:p>
    <w:p w14:paraId="0A35B4AC" w14:textId="77777777" w:rsidR="00D61D72" w:rsidRDefault="00D61D72">
      <w:pPr>
        <w:pStyle w:val="BodyText"/>
        <w:spacing w:before="5"/>
        <w:rPr>
          <w:sz w:val="28"/>
        </w:rPr>
      </w:pPr>
    </w:p>
    <w:p w14:paraId="4960D904" w14:textId="77777777" w:rsidR="00D61D72" w:rsidRDefault="00860DAE">
      <w:pPr>
        <w:pStyle w:val="Heading2"/>
      </w:pPr>
      <w:bookmarkStart w:id="254" w:name="Optional_Task_4:_Statistical_Extrapolati"/>
      <w:bookmarkEnd w:id="254"/>
      <w:r>
        <w:t>Optional</w:t>
      </w:r>
      <w:r>
        <w:rPr>
          <w:spacing w:val="-9"/>
        </w:rPr>
        <w:t xml:space="preserve"> </w:t>
      </w:r>
      <w:r>
        <w:t>Task</w:t>
      </w:r>
      <w:r>
        <w:rPr>
          <w:spacing w:val="-4"/>
        </w:rPr>
        <w:t xml:space="preserve"> </w:t>
      </w:r>
      <w:r>
        <w:t>4:</w:t>
      </w:r>
      <w:r>
        <w:rPr>
          <w:spacing w:val="-6"/>
        </w:rPr>
        <w:t xml:space="preserve"> </w:t>
      </w:r>
      <w:r>
        <w:t>Statistical</w:t>
      </w:r>
      <w:r>
        <w:rPr>
          <w:spacing w:val="-4"/>
        </w:rPr>
        <w:t xml:space="preserve"> </w:t>
      </w:r>
      <w:r>
        <w:t>Extrapolation</w:t>
      </w:r>
      <w:r>
        <w:rPr>
          <w:spacing w:val="-4"/>
        </w:rPr>
        <w:t xml:space="preserve"> </w:t>
      </w:r>
      <w:r>
        <w:t>of</w:t>
      </w:r>
      <w:r>
        <w:rPr>
          <w:spacing w:val="-3"/>
        </w:rPr>
        <w:t xml:space="preserve"> </w:t>
      </w:r>
      <w:r>
        <w:t>Overpayment</w:t>
      </w:r>
      <w:r>
        <w:rPr>
          <w:spacing w:val="-6"/>
        </w:rPr>
        <w:t xml:space="preserve"> </w:t>
      </w:r>
      <w:r>
        <w:t>or</w:t>
      </w:r>
      <w:r>
        <w:rPr>
          <w:spacing w:val="-3"/>
        </w:rPr>
        <w:t xml:space="preserve"> </w:t>
      </w:r>
      <w:r>
        <w:t>Potential</w:t>
      </w:r>
      <w:r>
        <w:rPr>
          <w:spacing w:val="-3"/>
        </w:rPr>
        <w:t xml:space="preserve"> </w:t>
      </w:r>
      <w:r>
        <w:rPr>
          <w:spacing w:val="-2"/>
        </w:rPr>
        <w:t>Overpayment</w:t>
      </w:r>
    </w:p>
    <w:p w14:paraId="23724094" w14:textId="77777777" w:rsidR="00D61D72" w:rsidRDefault="00D61D72">
      <w:pPr>
        <w:pStyle w:val="BodyText"/>
        <w:rPr>
          <w:b/>
          <w:sz w:val="28"/>
        </w:rPr>
      </w:pPr>
    </w:p>
    <w:p w14:paraId="7124243C" w14:textId="77777777" w:rsidR="00D61D72" w:rsidRDefault="00860DAE">
      <w:pPr>
        <w:pStyle w:val="BodyText"/>
        <w:spacing w:line="247" w:lineRule="auto"/>
        <w:ind w:left="935" w:right="377" w:hanging="12"/>
      </w:pPr>
      <w:r>
        <w:t xml:space="preserve">Extrapolation is an estimation of a value based on extending a known sequence of values or facts beyond the area that is certainly known. Statistical sampling is used to calculate and extrapolate the </w:t>
      </w:r>
      <w:proofErr w:type="gramStart"/>
      <w:r>
        <w:t>amount</w:t>
      </w:r>
      <w:proofErr w:type="gramEnd"/>
      <w:r>
        <w:t xml:space="preserve"> of overpayment(s) made on claims.</w:t>
      </w:r>
      <w:r>
        <w:rPr>
          <w:spacing w:val="40"/>
        </w:rPr>
        <w:t xml:space="preserve"> </w:t>
      </w:r>
      <w:r>
        <w:t>The Contractor shall assess overpayment or potential overpayment in accordance with the IOM 100-8 and any other CMS</w:t>
      </w:r>
      <w:r>
        <w:rPr>
          <w:spacing w:val="-2"/>
        </w:rPr>
        <w:t xml:space="preserve"> </w:t>
      </w:r>
      <w:r>
        <w:t>guidance</w:t>
      </w:r>
      <w:r>
        <w:rPr>
          <w:spacing w:val="-3"/>
        </w:rPr>
        <w:t xml:space="preserve"> </w:t>
      </w:r>
      <w:r>
        <w:t>manuals.</w:t>
      </w:r>
      <w:r>
        <w:rPr>
          <w:spacing w:val="-2"/>
        </w:rPr>
        <w:t xml:space="preserve"> </w:t>
      </w:r>
      <w:r>
        <w:t>In addition,</w:t>
      </w:r>
      <w:r>
        <w:rPr>
          <w:spacing w:val="-2"/>
        </w:rPr>
        <w:t xml:space="preserve"> </w:t>
      </w:r>
      <w:r>
        <w:t>the</w:t>
      </w:r>
      <w:r>
        <w:rPr>
          <w:spacing w:val="-3"/>
        </w:rPr>
        <w:t xml:space="preserve"> </w:t>
      </w:r>
      <w:r>
        <w:t>Contractor</w:t>
      </w:r>
      <w:r>
        <w:rPr>
          <w:spacing w:val="-3"/>
        </w:rPr>
        <w:t xml:space="preserve"> </w:t>
      </w:r>
      <w:r>
        <w:t>shall</w:t>
      </w:r>
      <w:r>
        <w:rPr>
          <w:spacing w:val="-2"/>
        </w:rPr>
        <w:t xml:space="preserve"> </w:t>
      </w:r>
      <w:r>
        <w:t>follow</w:t>
      </w:r>
      <w:r>
        <w:rPr>
          <w:spacing w:val="-3"/>
        </w:rPr>
        <w:t xml:space="preserve"> </w:t>
      </w:r>
      <w:r>
        <w:t>all</w:t>
      </w:r>
      <w:r>
        <w:rPr>
          <w:spacing w:val="-2"/>
        </w:rPr>
        <w:t xml:space="preserve"> </w:t>
      </w:r>
      <w:r>
        <w:t>instructions</w:t>
      </w:r>
      <w:r>
        <w:rPr>
          <w:spacing w:val="-2"/>
        </w:rPr>
        <w:t xml:space="preserve"> </w:t>
      </w:r>
      <w:r>
        <w:t>provided</w:t>
      </w:r>
      <w:r>
        <w:rPr>
          <w:spacing w:val="-2"/>
        </w:rPr>
        <w:t xml:space="preserve"> </w:t>
      </w:r>
      <w:r>
        <w:t>by CMS</w:t>
      </w:r>
      <w:r>
        <w:rPr>
          <w:spacing w:val="-8"/>
        </w:rPr>
        <w:t xml:space="preserve"> </w:t>
      </w:r>
      <w:r>
        <w:t>for</w:t>
      </w:r>
      <w:r>
        <w:rPr>
          <w:spacing w:val="-10"/>
        </w:rPr>
        <w:t xml:space="preserve"> </w:t>
      </w:r>
      <w:r>
        <w:t>the</w:t>
      </w:r>
      <w:r>
        <w:rPr>
          <w:spacing w:val="-10"/>
        </w:rPr>
        <w:t xml:space="preserve"> </w:t>
      </w:r>
      <w:r>
        <w:t>extrapolation</w:t>
      </w:r>
      <w:r>
        <w:rPr>
          <w:spacing w:val="-9"/>
        </w:rPr>
        <w:t xml:space="preserve"> </w:t>
      </w:r>
      <w:r>
        <w:t>process</w:t>
      </w:r>
      <w:r>
        <w:rPr>
          <w:spacing w:val="-7"/>
        </w:rPr>
        <w:t xml:space="preserve"> </w:t>
      </w:r>
      <w:r>
        <w:t>and</w:t>
      </w:r>
      <w:r>
        <w:rPr>
          <w:spacing w:val="-7"/>
        </w:rPr>
        <w:t xml:space="preserve"> </w:t>
      </w:r>
      <w:r>
        <w:t>related</w:t>
      </w:r>
      <w:r>
        <w:rPr>
          <w:spacing w:val="-4"/>
        </w:rPr>
        <w:t xml:space="preserve"> </w:t>
      </w:r>
      <w:r>
        <w:t>activities.</w:t>
      </w:r>
      <w:r>
        <w:rPr>
          <w:spacing w:val="34"/>
        </w:rPr>
        <w:t xml:space="preserve"> </w:t>
      </w:r>
      <w:r>
        <w:t>All</w:t>
      </w:r>
      <w:r>
        <w:rPr>
          <w:spacing w:val="-9"/>
        </w:rPr>
        <w:t xml:space="preserve"> </w:t>
      </w:r>
      <w:r>
        <w:t>extrapolation</w:t>
      </w:r>
      <w:r>
        <w:rPr>
          <w:spacing w:val="-12"/>
        </w:rPr>
        <w:t xml:space="preserve"> </w:t>
      </w:r>
      <w:r>
        <w:t>recommendations and related activities are subject to prior approval by CMS.</w:t>
      </w:r>
    </w:p>
    <w:p w14:paraId="128F1406" w14:textId="77777777" w:rsidR="00D61D72" w:rsidRDefault="00D61D72">
      <w:pPr>
        <w:pStyle w:val="BodyText"/>
        <w:spacing w:before="6"/>
        <w:rPr>
          <w:sz w:val="28"/>
        </w:rPr>
      </w:pPr>
    </w:p>
    <w:p w14:paraId="15FFF855" w14:textId="77777777" w:rsidR="00D61D72" w:rsidRDefault="00860DAE">
      <w:pPr>
        <w:pStyle w:val="BodyText"/>
        <w:spacing w:line="247" w:lineRule="auto"/>
        <w:ind w:left="935" w:right="377" w:hanging="12"/>
      </w:pPr>
      <w:r>
        <w:t>During</w:t>
      </w:r>
      <w:r>
        <w:rPr>
          <w:spacing w:val="-8"/>
        </w:rPr>
        <w:t xml:space="preserve"> </w:t>
      </w:r>
      <w:r>
        <w:t>the</w:t>
      </w:r>
      <w:r>
        <w:rPr>
          <w:spacing w:val="-7"/>
        </w:rPr>
        <w:t xml:space="preserve"> </w:t>
      </w:r>
      <w:r>
        <w:t>extrapolation</w:t>
      </w:r>
      <w:r>
        <w:rPr>
          <w:spacing w:val="-3"/>
        </w:rPr>
        <w:t xml:space="preserve"> </w:t>
      </w:r>
      <w:r>
        <w:t>process,</w:t>
      </w:r>
      <w:r>
        <w:rPr>
          <w:spacing w:val="-6"/>
        </w:rPr>
        <w:t xml:space="preserve"> </w:t>
      </w:r>
      <w:r>
        <w:t>a</w:t>
      </w:r>
      <w:r>
        <w:rPr>
          <w:spacing w:val="-7"/>
        </w:rPr>
        <w:t xml:space="preserve"> </w:t>
      </w:r>
      <w:r>
        <w:t>statistically</w:t>
      </w:r>
      <w:r>
        <w:rPr>
          <w:spacing w:val="-11"/>
        </w:rPr>
        <w:t xml:space="preserve"> </w:t>
      </w:r>
      <w:r>
        <w:t>valid</w:t>
      </w:r>
      <w:r>
        <w:rPr>
          <w:spacing w:val="-6"/>
        </w:rPr>
        <w:t xml:space="preserve"> </w:t>
      </w:r>
      <w:r>
        <w:t>sample</w:t>
      </w:r>
      <w:r>
        <w:rPr>
          <w:spacing w:val="-7"/>
        </w:rPr>
        <w:t xml:space="preserve"> </w:t>
      </w:r>
      <w:r>
        <w:t>is</w:t>
      </w:r>
      <w:r>
        <w:rPr>
          <w:spacing w:val="-6"/>
        </w:rPr>
        <w:t xml:space="preserve"> </w:t>
      </w:r>
      <w:proofErr w:type="gramStart"/>
      <w:r>
        <w:t>drawn</w:t>
      </w:r>
      <w:proofErr w:type="gramEnd"/>
      <w:r>
        <w:rPr>
          <w:spacing w:val="-6"/>
        </w:rPr>
        <w:t xml:space="preserve"> </w:t>
      </w:r>
      <w:r>
        <w:t>and</w:t>
      </w:r>
      <w:r>
        <w:rPr>
          <w:spacing w:val="-4"/>
        </w:rPr>
        <w:t xml:space="preserve"> </w:t>
      </w:r>
      <w:r>
        <w:t>a</w:t>
      </w:r>
      <w:r>
        <w:rPr>
          <w:spacing w:val="-4"/>
        </w:rPr>
        <w:t xml:space="preserve"> </w:t>
      </w:r>
      <w:r>
        <w:t>statistically</w:t>
      </w:r>
      <w:r>
        <w:rPr>
          <w:spacing w:val="-11"/>
        </w:rPr>
        <w:t xml:space="preserve"> </w:t>
      </w:r>
      <w:r>
        <w:t>valid method is used to project an overpayment where the results of the medical review indicate that</w:t>
      </w:r>
      <w:r>
        <w:rPr>
          <w:spacing w:val="-3"/>
        </w:rPr>
        <w:t xml:space="preserve"> </w:t>
      </w:r>
      <w:r>
        <w:t>overpayments</w:t>
      </w:r>
      <w:r>
        <w:rPr>
          <w:spacing w:val="-3"/>
        </w:rPr>
        <w:t xml:space="preserve"> </w:t>
      </w:r>
      <w:r>
        <w:t>have</w:t>
      </w:r>
      <w:r>
        <w:rPr>
          <w:spacing w:val="-2"/>
        </w:rPr>
        <w:t xml:space="preserve"> </w:t>
      </w:r>
      <w:r>
        <w:t>been</w:t>
      </w:r>
      <w:r>
        <w:rPr>
          <w:spacing w:val="-4"/>
        </w:rPr>
        <w:t xml:space="preserve"> </w:t>
      </w:r>
      <w:r>
        <w:t>made.</w:t>
      </w:r>
      <w:r>
        <w:rPr>
          <w:spacing w:val="-4"/>
        </w:rPr>
        <w:t xml:space="preserve"> </w:t>
      </w:r>
      <w:r>
        <w:t>The</w:t>
      </w:r>
      <w:r>
        <w:rPr>
          <w:spacing w:val="-7"/>
        </w:rPr>
        <w:t xml:space="preserve"> </w:t>
      </w:r>
      <w:r>
        <w:t>Contractor</w:t>
      </w:r>
      <w:r>
        <w:rPr>
          <w:spacing w:val="-7"/>
        </w:rPr>
        <w:t xml:space="preserve"> </w:t>
      </w:r>
      <w:r>
        <w:t>shall</w:t>
      </w:r>
      <w:r>
        <w:rPr>
          <w:spacing w:val="-3"/>
        </w:rPr>
        <w:t xml:space="preserve"> </w:t>
      </w:r>
      <w:r>
        <w:t>use</w:t>
      </w:r>
      <w:r>
        <w:rPr>
          <w:spacing w:val="-7"/>
        </w:rPr>
        <w:t xml:space="preserve"> </w:t>
      </w:r>
      <w:r>
        <w:t>statistical</w:t>
      </w:r>
      <w:r>
        <w:rPr>
          <w:spacing w:val="-3"/>
        </w:rPr>
        <w:t xml:space="preserve"> </w:t>
      </w:r>
      <w:r>
        <w:t>sampling</w:t>
      </w:r>
      <w:r>
        <w:rPr>
          <w:spacing w:val="-8"/>
        </w:rPr>
        <w:t xml:space="preserve"> </w:t>
      </w:r>
      <w:r>
        <w:t>when</w:t>
      </w:r>
      <w:r>
        <w:rPr>
          <w:spacing w:val="-3"/>
        </w:rPr>
        <w:t xml:space="preserve"> </w:t>
      </w:r>
      <w:r>
        <w:t>it</w:t>
      </w:r>
      <w:r>
        <w:rPr>
          <w:spacing w:val="-3"/>
        </w:rPr>
        <w:t xml:space="preserve"> </w:t>
      </w:r>
      <w:r>
        <w:t>has been</w:t>
      </w:r>
      <w:r>
        <w:rPr>
          <w:spacing w:val="-2"/>
        </w:rPr>
        <w:t xml:space="preserve"> </w:t>
      </w:r>
      <w:r>
        <w:t>determined</w:t>
      </w:r>
      <w:r>
        <w:rPr>
          <w:spacing w:val="-2"/>
        </w:rPr>
        <w:t xml:space="preserve"> </w:t>
      </w:r>
      <w:r>
        <w:t>that</w:t>
      </w:r>
      <w:r>
        <w:rPr>
          <w:spacing w:val="-1"/>
        </w:rPr>
        <w:t xml:space="preserve"> </w:t>
      </w:r>
      <w:r>
        <w:t>a</w:t>
      </w:r>
      <w:r>
        <w:rPr>
          <w:spacing w:val="-3"/>
        </w:rPr>
        <w:t xml:space="preserve"> </w:t>
      </w:r>
      <w:r>
        <w:t>sustained</w:t>
      </w:r>
      <w:r>
        <w:rPr>
          <w:spacing w:val="-2"/>
        </w:rPr>
        <w:t xml:space="preserve"> </w:t>
      </w:r>
      <w:r>
        <w:t>or</w:t>
      </w:r>
      <w:r>
        <w:rPr>
          <w:spacing w:val="-5"/>
        </w:rPr>
        <w:t xml:space="preserve"> </w:t>
      </w:r>
      <w:r>
        <w:t>high</w:t>
      </w:r>
      <w:r>
        <w:rPr>
          <w:spacing w:val="-2"/>
        </w:rPr>
        <w:t xml:space="preserve"> </w:t>
      </w:r>
      <w:r>
        <w:t>level</w:t>
      </w:r>
      <w:r>
        <w:rPr>
          <w:spacing w:val="-1"/>
        </w:rPr>
        <w:t xml:space="preserve"> </w:t>
      </w:r>
      <w:r>
        <w:t>of</w:t>
      </w:r>
      <w:r>
        <w:rPr>
          <w:spacing w:val="-5"/>
        </w:rPr>
        <w:t xml:space="preserve"> </w:t>
      </w:r>
      <w:r>
        <w:t>payment</w:t>
      </w:r>
      <w:r>
        <w:rPr>
          <w:spacing w:val="-1"/>
        </w:rPr>
        <w:t xml:space="preserve"> </w:t>
      </w:r>
      <w:r>
        <w:t>error</w:t>
      </w:r>
      <w:r>
        <w:rPr>
          <w:spacing w:val="-3"/>
        </w:rPr>
        <w:t xml:space="preserve"> </w:t>
      </w:r>
      <w:r>
        <w:t>exists,</w:t>
      </w:r>
      <w:r>
        <w:rPr>
          <w:spacing w:val="-2"/>
        </w:rPr>
        <w:t xml:space="preserve"> </w:t>
      </w:r>
      <w:r>
        <w:t>or</w:t>
      </w:r>
      <w:r>
        <w:rPr>
          <w:spacing w:val="-5"/>
        </w:rPr>
        <w:t xml:space="preserve"> </w:t>
      </w:r>
      <w:r>
        <w:t>where</w:t>
      </w:r>
      <w:r>
        <w:rPr>
          <w:spacing w:val="-5"/>
        </w:rPr>
        <w:t xml:space="preserve"> </w:t>
      </w:r>
      <w:r>
        <w:t>documented educational intervention has failed to correct the payment error. Recommendations for extrapolation should be made after D&amp;E, if D&amp;E is requested by the provider/supplier.</w:t>
      </w:r>
    </w:p>
    <w:p w14:paraId="17E699AA" w14:textId="77777777" w:rsidR="00D61D72" w:rsidRDefault="00D61D72">
      <w:pPr>
        <w:pStyle w:val="BodyText"/>
        <w:spacing w:before="3"/>
        <w:rPr>
          <w:sz w:val="27"/>
        </w:rPr>
      </w:pPr>
    </w:p>
    <w:p w14:paraId="04A1DEDC" w14:textId="77777777" w:rsidR="00D61D72" w:rsidRDefault="00860DAE">
      <w:pPr>
        <w:pStyle w:val="BodyText"/>
        <w:spacing w:line="247" w:lineRule="auto"/>
        <w:ind w:left="935" w:right="541" w:hanging="12"/>
      </w:pPr>
      <w:r>
        <w:t>In</w:t>
      </w:r>
      <w:r>
        <w:rPr>
          <w:spacing w:val="-4"/>
        </w:rPr>
        <w:t xml:space="preserve"> </w:t>
      </w:r>
      <w:r>
        <w:t>addition,</w:t>
      </w:r>
      <w:r>
        <w:rPr>
          <w:spacing w:val="-7"/>
        </w:rPr>
        <w:t xml:space="preserve"> </w:t>
      </w:r>
      <w:r>
        <w:t>the</w:t>
      </w:r>
      <w:r>
        <w:rPr>
          <w:spacing w:val="-9"/>
        </w:rPr>
        <w:t xml:space="preserve"> </w:t>
      </w:r>
      <w:r>
        <w:t>Contractor</w:t>
      </w:r>
      <w:r>
        <w:rPr>
          <w:spacing w:val="-9"/>
        </w:rPr>
        <w:t xml:space="preserve"> </w:t>
      </w:r>
      <w:r>
        <w:t>shall</w:t>
      </w:r>
      <w:r>
        <w:rPr>
          <w:spacing w:val="-6"/>
        </w:rPr>
        <w:t xml:space="preserve"> </w:t>
      </w:r>
      <w:r>
        <w:t>consider</w:t>
      </w:r>
      <w:r>
        <w:rPr>
          <w:spacing w:val="-9"/>
        </w:rPr>
        <w:t xml:space="preserve"> </w:t>
      </w:r>
      <w:r>
        <w:t>other</w:t>
      </w:r>
      <w:r>
        <w:rPr>
          <w:spacing w:val="-7"/>
        </w:rPr>
        <w:t xml:space="preserve"> </w:t>
      </w:r>
      <w:r>
        <w:t>factors</w:t>
      </w:r>
      <w:r>
        <w:rPr>
          <w:spacing w:val="-7"/>
        </w:rPr>
        <w:t xml:space="preserve"> </w:t>
      </w:r>
      <w:r>
        <w:t>when</w:t>
      </w:r>
      <w:r>
        <w:rPr>
          <w:spacing w:val="-7"/>
        </w:rPr>
        <w:t xml:space="preserve"> </w:t>
      </w:r>
      <w:r>
        <w:t>recommending</w:t>
      </w:r>
      <w:r>
        <w:rPr>
          <w:spacing w:val="-11"/>
        </w:rPr>
        <w:t xml:space="preserve"> </w:t>
      </w:r>
      <w:r>
        <w:t xml:space="preserve">extrapolations. For example, if </w:t>
      </w:r>
      <w:proofErr w:type="gramStart"/>
      <w:r>
        <w:t>the majority of</w:t>
      </w:r>
      <w:proofErr w:type="gramEnd"/>
      <w:r>
        <w:t xml:space="preserve"> the payment errors, though sustained, are technical or clerical in nature, yet the medical record supports medical necessity of the item, service, drug</w:t>
      </w:r>
      <w:r>
        <w:rPr>
          <w:spacing w:val="-10"/>
        </w:rPr>
        <w:t xml:space="preserve"> </w:t>
      </w:r>
      <w:r>
        <w:t>or</w:t>
      </w:r>
      <w:r>
        <w:rPr>
          <w:spacing w:val="-8"/>
        </w:rPr>
        <w:t xml:space="preserve"> </w:t>
      </w:r>
      <w:r>
        <w:t>device,</w:t>
      </w:r>
      <w:r>
        <w:rPr>
          <w:spacing w:val="-5"/>
        </w:rPr>
        <w:t xml:space="preserve"> </w:t>
      </w:r>
      <w:r>
        <w:t>then</w:t>
      </w:r>
      <w:r>
        <w:rPr>
          <w:spacing w:val="-5"/>
        </w:rPr>
        <w:t xml:space="preserve"> </w:t>
      </w:r>
      <w:r>
        <w:t>extrapolation</w:t>
      </w:r>
      <w:r>
        <w:rPr>
          <w:spacing w:val="-5"/>
        </w:rPr>
        <w:t xml:space="preserve"> </w:t>
      </w:r>
      <w:r>
        <w:t>may</w:t>
      </w:r>
      <w:r>
        <w:rPr>
          <w:spacing w:val="-10"/>
        </w:rPr>
        <w:t xml:space="preserve"> </w:t>
      </w:r>
      <w:r>
        <w:t>not</w:t>
      </w:r>
      <w:r>
        <w:rPr>
          <w:spacing w:val="-4"/>
        </w:rPr>
        <w:t xml:space="preserve"> </w:t>
      </w:r>
      <w:r>
        <w:t>be</w:t>
      </w:r>
      <w:r>
        <w:rPr>
          <w:spacing w:val="-8"/>
        </w:rPr>
        <w:t xml:space="preserve"> </w:t>
      </w:r>
      <w:r>
        <w:t>beneficial.</w:t>
      </w:r>
      <w:r>
        <w:rPr>
          <w:spacing w:val="-5"/>
        </w:rPr>
        <w:t xml:space="preserve"> </w:t>
      </w:r>
      <w:r>
        <w:t>These</w:t>
      </w:r>
      <w:r>
        <w:rPr>
          <w:spacing w:val="-8"/>
        </w:rPr>
        <w:t xml:space="preserve"> </w:t>
      </w:r>
      <w:r>
        <w:t>types</w:t>
      </w:r>
      <w:r>
        <w:rPr>
          <w:spacing w:val="-5"/>
        </w:rPr>
        <w:t xml:space="preserve"> </w:t>
      </w:r>
      <w:r>
        <w:t>of</w:t>
      </w:r>
      <w:r>
        <w:rPr>
          <w:spacing w:val="-6"/>
        </w:rPr>
        <w:t xml:space="preserve"> </w:t>
      </w:r>
      <w:r>
        <w:t>payment</w:t>
      </w:r>
      <w:r>
        <w:rPr>
          <w:spacing w:val="-4"/>
        </w:rPr>
        <w:t xml:space="preserve"> </w:t>
      </w:r>
      <w:r>
        <w:t>errors</w:t>
      </w:r>
      <w:r>
        <w:rPr>
          <w:spacing w:val="-2"/>
        </w:rPr>
        <w:t xml:space="preserve"> </w:t>
      </w:r>
      <w:r>
        <w:t>are often cured at the appeals and consequently, the denial is overturned.</w:t>
      </w:r>
    </w:p>
    <w:p w14:paraId="50EF5811" w14:textId="77777777" w:rsidR="00D61D72" w:rsidRDefault="00D61D72">
      <w:pPr>
        <w:pStyle w:val="BodyText"/>
        <w:spacing w:before="1"/>
        <w:rPr>
          <w:sz w:val="27"/>
        </w:rPr>
      </w:pPr>
    </w:p>
    <w:p w14:paraId="670B64A3" w14:textId="33784983" w:rsidR="00D61D72" w:rsidRDefault="00860DAE" w:rsidP="00C938F6">
      <w:pPr>
        <w:pStyle w:val="BodyText"/>
        <w:ind w:left="923"/>
      </w:pPr>
      <w:r>
        <w:t>The</w:t>
      </w:r>
      <w:r>
        <w:rPr>
          <w:spacing w:val="-2"/>
        </w:rPr>
        <w:t xml:space="preserve"> </w:t>
      </w:r>
      <w:r>
        <w:t>Contractor</w:t>
      </w:r>
      <w:r>
        <w:rPr>
          <w:spacing w:val="-2"/>
        </w:rPr>
        <w:t xml:space="preserve"> </w:t>
      </w:r>
      <w:r>
        <w:t>shall</w:t>
      </w:r>
      <w:r>
        <w:rPr>
          <w:spacing w:val="-1"/>
        </w:rPr>
        <w:t xml:space="preserve"> </w:t>
      </w:r>
      <w:r>
        <w:t>clearly</w:t>
      </w:r>
      <w:r>
        <w:rPr>
          <w:spacing w:val="-2"/>
        </w:rPr>
        <w:t xml:space="preserve"> </w:t>
      </w:r>
      <w:r>
        <w:t>communicate</w:t>
      </w:r>
      <w:r>
        <w:rPr>
          <w:spacing w:val="-1"/>
        </w:rPr>
        <w:t xml:space="preserve"> </w:t>
      </w:r>
      <w:r>
        <w:t>to</w:t>
      </w:r>
      <w:r>
        <w:rPr>
          <w:spacing w:val="-2"/>
        </w:rPr>
        <w:t xml:space="preserve"> </w:t>
      </w:r>
      <w:r>
        <w:t>the</w:t>
      </w:r>
      <w:r>
        <w:rPr>
          <w:spacing w:val="-2"/>
        </w:rPr>
        <w:t xml:space="preserve"> </w:t>
      </w:r>
      <w:r>
        <w:t>provider/supplier</w:t>
      </w:r>
      <w:r>
        <w:rPr>
          <w:spacing w:val="-1"/>
        </w:rPr>
        <w:t xml:space="preserve"> </w:t>
      </w:r>
      <w:r>
        <w:t>in</w:t>
      </w:r>
      <w:r>
        <w:rPr>
          <w:spacing w:val="-2"/>
        </w:rPr>
        <w:t xml:space="preserve"> </w:t>
      </w:r>
      <w:r>
        <w:t>the</w:t>
      </w:r>
      <w:r>
        <w:rPr>
          <w:spacing w:val="-2"/>
        </w:rPr>
        <w:t xml:space="preserve"> </w:t>
      </w:r>
      <w:r>
        <w:t>ADR</w:t>
      </w:r>
      <w:r>
        <w:rPr>
          <w:spacing w:val="-1"/>
        </w:rPr>
        <w:t xml:space="preserve"> </w:t>
      </w:r>
      <w:r>
        <w:t>letter</w:t>
      </w:r>
      <w:r>
        <w:rPr>
          <w:spacing w:val="-2"/>
        </w:rPr>
        <w:t xml:space="preserve"> </w:t>
      </w:r>
      <w:r>
        <w:rPr>
          <w:spacing w:val="-4"/>
        </w:rPr>
        <w:t>that</w:t>
      </w:r>
      <w:r w:rsidR="00C938F6">
        <w:t xml:space="preserve"> </w:t>
      </w:r>
      <w:r>
        <w:t>claims may be subject to extrapolation. The Contractor shall provide as much detail as possible</w:t>
      </w:r>
      <w:r>
        <w:rPr>
          <w:spacing w:val="-4"/>
        </w:rPr>
        <w:t xml:space="preserve"> </w:t>
      </w:r>
      <w:r>
        <w:t>regarding</w:t>
      </w:r>
      <w:r>
        <w:rPr>
          <w:spacing w:val="-6"/>
        </w:rPr>
        <w:t xml:space="preserve"> </w:t>
      </w:r>
      <w:r>
        <w:t>the</w:t>
      </w:r>
      <w:r>
        <w:rPr>
          <w:spacing w:val="-2"/>
        </w:rPr>
        <w:t xml:space="preserve"> </w:t>
      </w:r>
      <w:r>
        <w:t>extrapolation</w:t>
      </w:r>
      <w:r>
        <w:rPr>
          <w:spacing w:val="-3"/>
        </w:rPr>
        <w:t xml:space="preserve"> </w:t>
      </w:r>
      <w:r>
        <w:t>in</w:t>
      </w:r>
      <w:r>
        <w:rPr>
          <w:spacing w:val="-3"/>
        </w:rPr>
        <w:t xml:space="preserve"> </w:t>
      </w:r>
      <w:r>
        <w:t>the</w:t>
      </w:r>
      <w:r>
        <w:rPr>
          <w:spacing w:val="-4"/>
        </w:rPr>
        <w:t xml:space="preserve"> </w:t>
      </w:r>
      <w:r>
        <w:t>provider/supplier</w:t>
      </w:r>
      <w:r>
        <w:rPr>
          <w:spacing w:val="-4"/>
        </w:rPr>
        <w:t xml:space="preserve"> </w:t>
      </w:r>
      <w:r>
        <w:t>final</w:t>
      </w:r>
      <w:r>
        <w:rPr>
          <w:spacing w:val="-3"/>
        </w:rPr>
        <w:t xml:space="preserve"> </w:t>
      </w:r>
      <w:r>
        <w:t>review</w:t>
      </w:r>
      <w:r>
        <w:rPr>
          <w:spacing w:val="-4"/>
        </w:rPr>
        <w:t xml:space="preserve"> </w:t>
      </w:r>
      <w:r>
        <w:t>results</w:t>
      </w:r>
      <w:r>
        <w:rPr>
          <w:spacing w:val="-3"/>
        </w:rPr>
        <w:t xml:space="preserve"> </w:t>
      </w:r>
      <w:r>
        <w:t>letter.</w:t>
      </w:r>
      <w:r>
        <w:rPr>
          <w:spacing w:val="-3"/>
        </w:rPr>
        <w:t xml:space="preserve"> </w:t>
      </w:r>
      <w:r>
        <w:t>When extrapolations</w:t>
      </w:r>
      <w:r>
        <w:rPr>
          <w:spacing w:val="-2"/>
        </w:rPr>
        <w:t xml:space="preserve"> </w:t>
      </w:r>
      <w:r>
        <w:t>are</w:t>
      </w:r>
      <w:r>
        <w:rPr>
          <w:spacing w:val="-3"/>
        </w:rPr>
        <w:t xml:space="preserve"> </w:t>
      </w:r>
      <w:r>
        <w:t>completed</w:t>
      </w:r>
      <w:r>
        <w:rPr>
          <w:spacing w:val="-3"/>
        </w:rPr>
        <w:t xml:space="preserve"> </w:t>
      </w:r>
      <w:r>
        <w:t>for</w:t>
      </w:r>
      <w:r>
        <w:rPr>
          <w:spacing w:val="-3"/>
        </w:rPr>
        <w:t xml:space="preserve"> </w:t>
      </w:r>
      <w:r>
        <w:t>a</w:t>
      </w:r>
      <w:r>
        <w:rPr>
          <w:spacing w:val="-6"/>
        </w:rPr>
        <w:t xml:space="preserve"> </w:t>
      </w:r>
      <w:r>
        <w:t>project,</w:t>
      </w:r>
      <w:r>
        <w:rPr>
          <w:spacing w:val="-2"/>
        </w:rPr>
        <w:t xml:space="preserve"> </w:t>
      </w:r>
      <w:r>
        <w:t>the</w:t>
      </w:r>
      <w:r>
        <w:rPr>
          <w:spacing w:val="-6"/>
        </w:rPr>
        <w:t xml:space="preserve"> </w:t>
      </w:r>
      <w:r>
        <w:t>Contractor</w:t>
      </w:r>
      <w:r>
        <w:rPr>
          <w:spacing w:val="-6"/>
        </w:rPr>
        <w:t xml:space="preserve"> </w:t>
      </w:r>
      <w:r>
        <w:t>will</w:t>
      </w:r>
      <w:r>
        <w:rPr>
          <w:spacing w:val="-2"/>
        </w:rPr>
        <w:t xml:space="preserve"> </w:t>
      </w:r>
      <w:r>
        <w:t>securely</w:t>
      </w:r>
      <w:r>
        <w:rPr>
          <w:spacing w:val="-10"/>
        </w:rPr>
        <w:t xml:space="preserve"> </w:t>
      </w:r>
      <w:r>
        <w:t>deliver</w:t>
      </w:r>
      <w:r>
        <w:rPr>
          <w:spacing w:val="-6"/>
        </w:rPr>
        <w:t xml:space="preserve"> </w:t>
      </w:r>
      <w:r>
        <w:t>the</w:t>
      </w:r>
      <w:r>
        <w:rPr>
          <w:spacing w:val="-6"/>
        </w:rPr>
        <w:t xml:space="preserve"> </w:t>
      </w:r>
      <w:r>
        <w:t>data</w:t>
      </w:r>
      <w:r>
        <w:rPr>
          <w:spacing w:val="-6"/>
        </w:rPr>
        <w:t xml:space="preserve"> </w:t>
      </w:r>
      <w:r>
        <w:t>to</w:t>
      </w:r>
      <w:r>
        <w:rPr>
          <w:spacing w:val="-2"/>
        </w:rPr>
        <w:t xml:space="preserve"> </w:t>
      </w:r>
      <w:r>
        <w:t>the individual</w:t>
      </w:r>
      <w:r>
        <w:rPr>
          <w:spacing w:val="-5"/>
        </w:rPr>
        <w:t xml:space="preserve"> </w:t>
      </w:r>
      <w:r>
        <w:t>MAC</w:t>
      </w:r>
      <w:r>
        <w:rPr>
          <w:spacing w:val="-5"/>
        </w:rPr>
        <w:t xml:space="preserve"> </w:t>
      </w:r>
      <w:r>
        <w:t>jurisdiction</w:t>
      </w:r>
      <w:r>
        <w:rPr>
          <w:spacing w:val="-6"/>
        </w:rPr>
        <w:t xml:space="preserve"> </w:t>
      </w:r>
      <w:r>
        <w:t>and</w:t>
      </w:r>
      <w:r>
        <w:rPr>
          <w:spacing w:val="-6"/>
        </w:rPr>
        <w:t xml:space="preserve"> </w:t>
      </w:r>
      <w:r>
        <w:t>to</w:t>
      </w:r>
      <w:r>
        <w:rPr>
          <w:spacing w:val="-6"/>
        </w:rPr>
        <w:t xml:space="preserve"> </w:t>
      </w:r>
      <w:r>
        <w:t>CMS.</w:t>
      </w:r>
      <w:r>
        <w:rPr>
          <w:spacing w:val="-6"/>
        </w:rPr>
        <w:t xml:space="preserve"> </w:t>
      </w:r>
      <w:r>
        <w:t>The</w:t>
      </w:r>
      <w:r>
        <w:rPr>
          <w:spacing w:val="-9"/>
        </w:rPr>
        <w:t xml:space="preserve"> </w:t>
      </w:r>
      <w:r>
        <w:t>Contractor</w:t>
      </w:r>
      <w:r>
        <w:rPr>
          <w:spacing w:val="-9"/>
        </w:rPr>
        <w:t xml:space="preserve"> </w:t>
      </w:r>
      <w:r>
        <w:t>shall</w:t>
      </w:r>
      <w:r>
        <w:rPr>
          <w:spacing w:val="-5"/>
        </w:rPr>
        <w:t xml:space="preserve"> </w:t>
      </w:r>
      <w:r>
        <w:t>be</w:t>
      </w:r>
      <w:r>
        <w:rPr>
          <w:spacing w:val="-7"/>
        </w:rPr>
        <w:t xml:space="preserve"> </w:t>
      </w:r>
      <w:r>
        <w:t>responsible</w:t>
      </w:r>
      <w:r>
        <w:rPr>
          <w:spacing w:val="-9"/>
        </w:rPr>
        <w:t xml:space="preserve"> </w:t>
      </w:r>
      <w:r>
        <w:t>for</w:t>
      </w:r>
      <w:r>
        <w:rPr>
          <w:spacing w:val="-7"/>
        </w:rPr>
        <w:t xml:space="preserve"> </w:t>
      </w:r>
      <w:r>
        <w:t>responding to provider/supplier inquiries on performed extrapolations. The Contractor shall perform extrapolation recalculations related to Contractor error as indicated.</w:t>
      </w:r>
    </w:p>
    <w:p w14:paraId="3B20ACD0" w14:textId="77777777" w:rsidR="00D61D72" w:rsidRDefault="00D61D72">
      <w:pPr>
        <w:pStyle w:val="BodyText"/>
        <w:spacing w:before="7"/>
        <w:rPr>
          <w:sz w:val="27"/>
        </w:rPr>
      </w:pPr>
    </w:p>
    <w:p w14:paraId="6F927B1B" w14:textId="77777777" w:rsidR="00D61D72" w:rsidRDefault="00860DAE">
      <w:pPr>
        <w:pStyle w:val="BodyText"/>
        <w:spacing w:line="244" w:lineRule="auto"/>
        <w:ind w:left="935" w:right="377" w:hanging="12"/>
      </w:pPr>
      <w:r>
        <w:t>See</w:t>
      </w:r>
      <w:r>
        <w:rPr>
          <w:spacing w:val="-10"/>
        </w:rPr>
        <w:t xml:space="preserve"> </w:t>
      </w:r>
      <w:r>
        <w:t>reporting</w:t>
      </w:r>
      <w:r>
        <w:rPr>
          <w:spacing w:val="-11"/>
        </w:rPr>
        <w:t xml:space="preserve"> </w:t>
      </w:r>
      <w:r>
        <w:t>requirements</w:t>
      </w:r>
      <w:r>
        <w:rPr>
          <w:spacing w:val="-9"/>
        </w:rPr>
        <w:t xml:space="preserve"> </w:t>
      </w:r>
      <w:r>
        <w:t>listed</w:t>
      </w:r>
      <w:r>
        <w:rPr>
          <w:spacing w:val="-9"/>
        </w:rPr>
        <w:t xml:space="preserve"> </w:t>
      </w:r>
      <w:r>
        <w:t>in</w:t>
      </w:r>
      <w:r>
        <w:rPr>
          <w:spacing w:val="-9"/>
        </w:rPr>
        <w:t xml:space="preserve"> </w:t>
      </w:r>
      <w:r>
        <w:t>section</w:t>
      </w:r>
      <w:r>
        <w:rPr>
          <w:spacing w:val="-9"/>
        </w:rPr>
        <w:t xml:space="preserve"> </w:t>
      </w:r>
      <w:r>
        <w:t>titled</w:t>
      </w:r>
      <w:r>
        <w:rPr>
          <w:spacing w:val="-9"/>
        </w:rPr>
        <w:t xml:space="preserve"> </w:t>
      </w:r>
      <w:r>
        <w:t>“Reporting</w:t>
      </w:r>
      <w:r>
        <w:rPr>
          <w:spacing w:val="-11"/>
        </w:rPr>
        <w:t xml:space="preserve"> </w:t>
      </w:r>
      <w:r>
        <w:t>Requirements”</w:t>
      </w:r>
      <w:r>
        <w:rPr>
          <w:spacing w:val="-8"/>
        </w:rPr>
        <w:t xml:space="preserve"> </w:t>
      </w:r>
      <w:r>
        <w:t>and</w:t>
      </w:r>
      <w:r>
        <w:rPr>
          <w:spacing w:val="-9"/>
        </w:rPr>
        <w:t xml:space="preserve"> </w:t>
      </w:r>
      <w:r>
        <w:t xml:space="preserve">deliverable </w:t>
      </w:r>
      <w:r>
        <w:rPr>
          <w:spacing w:val="-2"/>
        </w:rPr>
        <w:t>table.</w:t>
      </w:r>
    </w:p>
    <w:p w14:paraId="6189A8F4" w14:textId="77777777" w:rsidR="00D61D72" w:rsidRDefault="00D61D72">
      <w:pPr>
        <w:pStyle w:val="BodyText"/>
        <w:rPr>
          <w:sz w:val="27"/>
        </w:rPr>
      </w:pPr>
    </w:p>
    <w:p w14:paraId="79237313" w14:textId="77777777" w:rsidR="00D61D72" w:rsidRDefault="00860DAE">
      <w:pPr>
        <w:pStyle w:val="Heading2"/>
      </w:pPr>
      <w:bookmarkStart w:id="255" w:name="Optional_Task_5:_Recalculation_of_Statis"/>
      <w:bookmarkEnd w:id="255"/>
      <w:r>
        <w:t>Optional</w:t>
      </w:r>
      <w:r>
        <w:rPr>
          <w:spacing w:val="-6"/>
        </w:rPr>
        <w:t xml:space="preserve"> </w:t>
      </w:r>
      <w:r>
        <w:t>Task</w:t>
      </w:r>
      <w:r>
        <w:rPr>
          <w:spacing w:val="-4"/>
        </w:rPr>
        <w:t xml:space="preserve"> </w:t>
      </w:r>
      <w:r>
        <w:t>5:</w:t>
      </w:r>
      <w:r>
        <w:rPr>
          <w:spacing w:val="-6"/>
        </w:rPr>
        <w:t xml:space="preserve"> </w:t>
      </w:r>
      <w:r>
        <w:t>Recalculation</w:t>
      </w:r>
      <w:r>
        <w:rPr>
          <w:spacing w:val="-4"/>
        </w:rPr>
        <w:t xml:space="preserve"> </w:t>
      </w:r>
      <w:r>
        <w:t>of</w:t>
      </w:r>
      <w:r>
        <w:rPr>
          <w:spacing w:val="-6"/>
        </w:rPr>
        <w:t xml:space="preserve"> </w:t>
      </w:r>
      <w:r>
        <w:t>Statistical</w:t>
      </w:r>
      <w:r>
        <w:rPr>
          <w:spacing w:val="-4"/>
        </w:rPr>
        <w:t xml:space="preserve"> </w:t>
      </w:r>
      <w:r>
        <w:t>Extrapolation</w:t>
      </w:r>
      <w:r>
        <w:rPr>
          <w:spacing w:val="-4"/>
        </w:rPr>
        <w:t xml:space="preserve"> </w:t>
      </w:r>
      <w:r>
        <w:t>of</w:t>
      </w:r>
      <w:r>
        <w:rPr>
          <w:spacing w:val="-2"/>
        </w:rPr>
        <w:t xml:space="preserve"> Overpayment</w:t>
      </w:r>
    </w:p>
    <w:p w14:paraId="6002A952" w14:textId="77777777" w:rsidR="00D61D72" w:rsidRDefault="00D61D72">
      <w:pPr>
        <w:pStyle w:val="BodyText"/>
        <w:spacing w:before="2"/>
        <w:rPr>
          <w:b/>
          <w:sz w:val="28"/>
        </w:rPr>
      </w:pPr>
    </w:p>
    <w:p w14:paraId="61268DB9" w14:textId="77777777" w:rsidR="00D61D72" w:rsidRDefault="00860DAE">
      <w:pPr>
        <w:pStyle w:val="BodyText"/>
        <w:spacing w:line="247" w:lineRule="auto"/>
        <w:ind w:left="935" w:right="377" w:hanging="12"/>
      </w:pPr>
      <w:r>
        <w:t>Upon request, the Contractor shall perform extrapolation recalculations as needed.</w:t>
      </w:r>
      <w:r>
        <w:rPr>
          <w:spacing w:val="40"/>
        </w:rPr>
        <w:t xml:space="preserve"> </w:t>
      </w:r>
      <w:r>
        <w:t>The Contractor shall conduct a recalculation of statistical extrapolation of overpayment in accordance with the IOM 100-8 and any other CMS guidance manuals. In addition, the Contractor</w:t>
      </w:r>
      <w:r>
        <w:rPr>
          <w:spacing w:val="-4"/>
        </w:rPr>
        <w:t xml:space="preserve"> </w:t>
      </w:r>
      <w:r>
        <w:t>shall</w:t>
      </w:r>
      <w:r>
        <w:rPr>
          <w:spacing w:val="-3"/>
        </w:rPr>
        <w:t xml:space="preserve"> </w:t>
      </w:r>
      <w:r>
        <w:t>follow</w:t>
      </w:r>
      <w:r>
        <w:rPr>
          <w:spacing w:val="-4"/>
        </w:rPr>
        <w:t xml:space="preserve"> </w:t>
      </w:r>
      <w:r>
        <w:t>all</w:t>
      </w:r>
      <w:r>
        <w:rPr>
          <w:spacing w:val="-3"/>
        </w:rPr>
        <w:t xml:space="preserve"> </w:t>
      </w:r>
      <w:r>
        <w:t>instructions</w:t>
      </w:r>
      <w:r>
        <w:rPr>
          <w:spacing w:val="-3"/>
        </w:rPr>
        <w:t xml:space="preserve"> </w:t>
      </w:r>
      <w:r>
        <w:t>provided</w:t>
      </w:r>
      <w:r>
        <w:rPr>
          <w:spacing w:val="-3"/>
        </w:rPr>
        <w:t xml:space="preserve"> </w:t>
      </w:r>
      <w:r>
        <w:t>by</w:t>
      </w:r>
      <w:r>
        <w:rPr>
          <w:spacing w:val="-6"/>
        </w:rPr>
        <w:t xml:space="preserve"> </w:t>
      </w:r>
      <w:r>
        <w:t>CMS</w:t>
      </w:r>
      <w:r>
        <w:rPr>
          <w:spacing w:val="-3"/>
        </w:rPr>
        <w:t xml:space="preserve"> </w:t>
      </w:r>
      <w:r>
        <w:t>for</w:t>
      </w:r>
      <w:r>
        <w:rPr>
          <w:spacing w:val="-4"/>
        </w:rPr>
        <w:t xml:space="preserve"> </w:t>
      </w:r>
      <w:r>
        <w:t>the</w:t>
      </w:r>
      <w:r>
        <w:rPr>
          <w:spacing w:val="-4"/>
        </w:rPr>
        <w:t xml:space="preserve"> </w:t>
      </w:r>
      <w:r>
        <w:t>recalculation</w:t>
      </w:r>
      <w:r>
        <w:rPr>
          <w:spacing w:val="-3"/>
        </w:rPr>
        <w:t xml:space="preserve"> </w:t>
      </w:r>
      <w:r>
        <w:t>of</w:t>
      </w:r>
      <w:r>
        <w:rPr>
          <w:spacing w:val="-4"/>
        </w:rPr>
        <w:t xml:space="preserve"> </w:t>
      </w:r>
      <w:r>
        <w:t>statistical extrapolation process and related activities.</w:t>
      </w:r>
      <w:r>
        <w:rPr>
          <w:spacing w:val="40"/>
        </w:rPr>
        <w:t xml:space="preserve"> </w:t>
      </w:r>
      <w:r>
        <w:t>All recalculation statistical extrapolation recommendations and related activities are subject to prior approval by CMS.</w:t>
      </w:r>
      <w:r>
        <w:rPr>
          <w:spacing w:val="40"/>
        </w:rPr>
        <w:t xml:space="preserve"> </w:t>
      </w:r>
      <w:r>
        <w:t xml:space="preserve">The MACs will send all necessary appeal information to the Contractor </w:t>
      </w:r>
      <w:proofErr w:type="gramStart"/>
      <w:r>
        <w:t>in order for</w:t>
      </w:r>
      <w:proofErr w:type="gramEnd"/>
      <w:r>
        <w:t xml:space="preserve"> the Contractor to perform</w:t>
      </w:r>
      <w:r>
        <w:rPr>
          <w:spacing w:val="-6"/>
        </w:rPr>
        <w:t xml:space="preserve"> </w:t>
      </w:r>
      <w:r>
        <w:t>recalculations</w:t>
      </w:r>
      <w:r>
        <w:rPr>
          <w:spacing w:val="-9"/>
        </w:rPr>
        <w:t xml:space="preserve"> </w:t>
      </w:r>
      <w:r>
        <w:t>of</w:t>
      </w:r>
      <w:r>
        <w:rPr>
          <w:spacing w:val="-5"/>
        </w:rPr>
        <w:t xml:space="preserve"> </w:t>
      </w:r>
      <w:r>
        <w:t>statistical</w:t>
      </w:r>
      <w:r>
        <w:rPr>
          <w:spacing w:val="-9"/>
        </w:rPr>
        <w:t xml:space="preserve"> </w:t>
      </w:r>
      <w:r>
        <w:t>extrapolations.</w:t>
      </w:r>
      <w:r>
        <w:rPr>
          <w:spacing w:val="-12"/>
        </w:rPr>
        <w:t xml:space="preserve"> </w:t>
      </w:r>
      <w:r>
        <w:t>The</w:t>
      </w:r>
      <w:r>
        <w:rPr>
          <w:spacing w:val="-10"/>
        </w:rPr>
        <w:t xml:space="preserve"> </w:t>
      </w:r>
      <w:r>
        <w:t>Contractor</w:t>
      </w:r>
      <w:r>
        <w:rPr>
          <w:spacing w:val="-10"/>
        </w:rPr>
        <w:t xml:space="preserve"> </w:t>
      </w:r>
      <w:r>
        <w:t>shall</w:t>
      </w:r>
      <w:r>
        <w:rPr>
          <w:spacing w:val="-9"/>
        </w:rPr>
        <w:t xml:space="preserve"> </w:t>
      </w:r>
      <w:r>
        <w:t>provide</w:t>
      </w:r>
      <w:r>
        <w:rPr>
          <w:spacing w:val="-10"/>
        </w:rPr>
        <w:t xml:space="preserve"> </w:t>
      </w:r>
      <w:r>
        <w:t>the</w:t>
      </w:r>
      <w:r>
        <w:rPr>
          <w:spacing w:val="-10"/>
        </w:rPr>
        <w:t xml:space="preserve"> </w:t>
      </w:r>
      <w:r>
        <w:t>MACs with the recalculated overpayment amounts. The MACs will process the recalculated statistical extrapolated overpayments in accordance with MAC procedures.</w:t>
      </w:r>
    </w:p>
    <w:p w14:paraId="1F17D15E" w14:textId="77777777" w:rsidR="00D61D72" w:rsidRDefault="00D61D72">
      <w:pPr>
        <w:pStyle w:val="BodyText"/>
        <w:spacing w:before="8"/>
        <w:rPr>
          <w:sz w:val="27"/>
        </w:rPr>
      </w:pPr>
    </w:p>
    <w:p w14:paraId="6FC7D0D9" w14:textId="77777777" w:rsidR="00D61D72" w:rsidRDefault="00860DAE">
      <w:pPr>
        <w:pStyle w:val="BodyText"/>
        <w:spacing w:line="247" w:lineRule="auto"/>
        <w:ind w:left="935" w:right="377" w:hanging="12"/>
      </w:pPr>
      <w:r>
        <w:t>See</w:t>
      </w:r>
      <w:r>
        <w:rPr>
          <w:spacing w:val="-10"/>
        </w:rPr>
        <w:t xml:space="preserve"> </w:t>
      </w:r>
      <w:r>
        <w:t>reporting</w:t>
      </w:r>
      <w:r>
        <w:rPr>
          <w:spacing w:val="-11"/>
        </w:rPr>
        <w:t xml:space="preserve"> </w:t>
      </w:r>
      <w:r>
        <w:t>requirements</w:t>
      </w:r>
      <w:r>
        <w:rPr>
          <w:spacing w:val="-9"/>
        </w:rPr>
        <w:t xml:space="preserve"> </w:t>
      </w:r>
      <w:r>
        <w:t>listed</w:t>
      </w:r>
      <w:r>
        <w:rPr>
          <w:spacing w:val="-9"/>
        </w:rPr>
        <w:t xml:space="preserve"> </w:t>
      </w:r>
      <w:r>
        <w:t>in</w:t>
      </w:r>
      <w:r>
        <w:rPr>
          <w:spacing w:val="-9"/>
        </w:rPr>
        <w:t xml:space="preserve"> </w:t>
      </w:r>
      <w:r>
        <w:t>section</w:t>
      </w:r>
      <w:r>
        <w:rPr>
          <w:spacing w:val="-9"/>
        </w:rPr>
        <w:t xml:space="preserve"> </w:t>
      </w:r>
      <w:r>
        <w:t>titled</w:t>
      </w:r>
      <w:r>
        <w:rPr>
          <w:spacing w:val="-9"/>
        </w:rPr>
        <w:t xml:space="preserve"> </w:t>
      </w:r>
      <w:r>
        <w:t>“Reporting</w:t>
      </w:r>
      <w:r>
        <w:rPr>
          <w:spacing w:val="-11"/>
        </w:rPr>
        <w:t xml:space="preserve"> </w:t>
      </w:r>
      <w:r>
        <w:t>Requirements”</w:t>
      </w:r>
      <w:r>
        <w:rPr>
          <w:spacing w:val="-8"/>
        </w:rPr>
        <w:t xml:space="preserve"> </w:t>
      </w:r>
      <w:r>
        <w:t>and</w:t>
      </w:r>
      <w:r>
        <w:rPr>
          <w:spacing w:val="-9"/>
        </w:rPr>
        <w:t xml:space="preserve"> </w:t>
      </w:r>
      <w:r>
        <w:t xml:space="preserve">deliverable </w:t>
      </w:r>
      <w:r>
        <w:rPr>
          <w:spacing w:val="-2"/>
        </w:rPr>
        <w:t>table.</w:t>
      </w:r>
    </w:p>
    <w:p w14:paraId="5FA3FC88" w14:textId="77777777" w:rsidR="00D61D72" w:rsidRDefault="00D61D72">
      <w:pPr>
        <w:pStyle w:val="BodyText"/>
        <w:spacing w:before="11"/>
        <w:rPr>
          <w:sz w:val="26"/>
        </w:rPr>
      </w:pPr>
    </w:p>
    <w:p w14:paraId="311BD63B" w14:textId="77777777" w:rsidR="00D61D72" w:rsidRDefault="00860DAE">
      <w:pPr>
        <w:pStyle w:val="Heading1"/>
        <w:numPr>
          <w:ilvl w:val="0"/>
          <w:numId w:val="49"/>
        </w:numPr>
        <w:tabs>
          <w:tab w:val="left" w:pos="864"/>
        </w:tabs>
        <w:ind w:hanging="301"/>
        <w:rPr>
          <w:u w:val="none"/>
        </w:rPr>
      </w:pPr>
      <w:bookmarkStart w:id="256" w:name="C._REPORTING_REQUIREMENTS"/>
      <w:bookmarkEnd w:id="256"/>
      <w:r>
        <w:t>REPORTING</w:t>
      </w:r>
      <w:r>
        <w:rPr>
          <w:spacing w:val="-11"/>
        </w:rPr>
        <w:t xml:space="preserve"> </w:t>
      </w:r>
      <w:r>
        <w:rPr>
          <w:spacing w:val="-2"/>
        </w:rPr>
        <w:t>REQUIREMENTS</w:t>
      </w:r>
    </w:p>
    <w:p w14:paraId="13F673B2" w14:textId="77777777" w:rsidR="00D61D72" w:rsidRDefault="00D61D72">
      <w:pPr>
        <w:pStyle w:val="BodyText"/>
        <w:spacing w:before="1"/>
        <w:rPr>
          <w:b/>
          <w:sz w:val="20"/>
        </w:rPr>
      </w:pPr>
    </w:p>
    <w:p w14:paraId="70C13A78" w14:textId="77777777" w:rsidR="00D61D72" w:rsidRDefault="00860DAE">
      <w:pPr>
        <w:pStyle w:val="Heading2"/>
        <w:numPr>
          <w:ilvl w:val="1"/>
          <w:numId w:val="49"/>
        </w:numPr>
        <w:tabs>
          <w:tab w:val="left" w:pos="1171"/>
        </w:tabs>
        <w:spacing w:before="90"/>
      </w:pPr>
      <w:bookmarkStart w:id="257" w:name="1._Reporting_Requirements_for_Tasks_1_th"/>
      <w:bookmarkEnd w:id="257"/>
      <w:r>
        <w:t>Reporting</w:t>
      </w:r>
      <w:r>
        <w:rPr>
          <w:spacing w:val="-9"/>
        </w:rPr>
        <w:t xml:space="preserve"> </w:t>
      </w:r>
      <w:r>
        <w:t>Requirements</w:t>
      </w:r>
      <w:r>
        <w:rPr>
          <w:spacing w:val="-4"/>
        </w:rPr>
        <w:t xml:space="preserve"> </w:t>
      </w:r>
      <w:r>
        <w:t>for</w:t>
      </w:r>
      <w:r>
        <w:rPr>
          <w:spacing w:val="-5"/>
        </w:rPr>
        <w:t xml:space="preserve"> </w:t>
      </w:r>
      <w:r>
        <w:t>Tasks</w:t>
      </w:r>
      <w:r>
        <w:rPr>
          <w:spacing w:val="-4"/>
        </w:rPr>
        <w:t xml:space="preserve"> </w:t>
      </w:r>
      <w:r>
        <w:t>1</w:t>
      </w:r>
      <w:r>
        <w:rPr>
          <w:spacing w:val="-4"/>
        </w:rPr>
        <w:t xml:space="preserve"> </w:t>
      </w:r>
      <w:r>
        <w:t>through</w:t>
      </w:r>
      <w:r>
        <w:rPr>
          <w:spacing w:val="-3"/>
        </w:rPr>
        <w:t xml:space="preserve"> </w:t>
      </w:r>
      <w:r>
        <w:rPr>
          <w:spacing w:val="-5"/>
        </w:rPr>
        <w:t>11</w:t>
      </w:r>
    </w:p>
    <w:p w14:paraId="3FED0062" w14:textId="77777777" w:rsidR="00D61D72" w:rsidRDefault="00D61D72">
      <w:pPr>
        <w:pStyle w:val="BodyText"/>
        <w:spacing w:before="2"/>
        <w:rPr>
          <w:b/>
          <w:sz w:val="28"/>
        </w:rPr>
      </w:pPr>
    </w:p>
    <w:p w14:paraId="023493EF" w14:textId="651F0583" w:rsidR="00D61D72" w:rsidRDefault="00860DAE">
      <w:pPr>
        <w:pStyle w:val="BodyText"/>
        <w:spacing w:line="247" w:lineRule="auto"/>
        <w:ind w:left="935" w:right="377" w:hanging="12"/>
      </w:pPr>
      <w:r>
        <w:t>The Contractor shall adhere to deliverables regarding timeframes, format, statutory, regulatory,</w:t>
      </w:r>
      <w:r>
        <w:rPr>
          <w:spacing w:val="-3"/>
        </w:rPr>
        <w:t xml:space="preserve"> </w:t>
      </w:r>
      <w:r>
        <w:t>and</w:t>
      </w:r>
      <w:r>
        <w:rPr>
          <w:spacing w:val="-6"/>
        </w:rPr>
        <w:t xml:space="preserve"> </w:t>
      </w:r>
      <w:r>
        <w:t>sub</w:t>
      </w:r>
      <w:r w:rsidR="00AC025F">
        <w:t>-</w:t>
      </w:r>
      <w:r>
        <w:t>regulatory</w:t>
      </w:r>
      <w:r>
        <w:rPr>
          <w:spacing w:val="-8"/>
        </w:rPr>
        <w:t xml:space="preserve"> </w:t>
      </w:r>
      <w:r>
        <w:t>guidance,</w:t>
      </w:r>
      <w:r>
        <w:rPr>
          <w:spacing w:val="-6"/>
        </w:rPr>
        <w:t xml:space="preserve"> </w:t>
      </w:r>
      <w:r>
        <w:t>or</w:t>
      </w:r>
      <w:r>
        <w:rPr>
          <w:spacing w:val="-4"/>
        </w:rPr>
        <w:t xml:space="preserve"> </w:t>
      </w:r>
      <w:r>
        <w:t>as</w:t>
      </w:r>
      <w:r>
        <w:rPr>
          <w:spacing w:val="-3"/>
        </w:rPr>
        <w:t xml:space="preserve"> </w:t>
      </w:r>
      <w:r>
        <w:t>directed</w:t>
      </w:r>
      <w:r>
        <w:rPr>
          <w:spacing w:val="-6"/>
        </w:rPr>
        <w:t xml:space="preserve"> </w:t>
      </w:r>
      <w:r>
        <w:t>by</w:t>
      </w:r>
      <w:r>
        <w:rPr>
          <w:spacing w:val="-10"/>
        </w:rPr>
        <w:t xml:space="preserve"> </w:t>
      </w:r>
      <w:r>
        <w:t>CMS.</w:t>
      </w:r>
      <w:r>
        <w:rPr>
          <w:spacing w:val="-6"/>
        </w:rPr>
        <w:t xml:space="preserve"> </w:t>
      </w:r>
      <w:r>
        <w:t>To</w:t>
      </w:r>
      <w:r>
        <w:rPr>
          <w:spacing w:val="-6"/>
        </w:rPr>
        <w:t xml:space="preserve"> </w:t>
      </w:r>
      <w:r>
        <w:t>the</w:t>
      </w:r>
      <w:r>
        <w:rPr>
          <w:spacing w:val="-7"/>
        </w:rPr>
        <w:t xml:space="preserve"> </w:t>
      </w:r>
      <w:r>
        <w:t>extent</w:t>
      </w:r>
      <w:r>
        <w:rPr>
          <w:spacing w:val="-5"/>
        </w:rPr>
        <w:t xml:space="preserve"> </w:t>
      </w:r>
      <w:r>
        <w:t>that</w:t>
      </w:r>
      <w:r>
        <w:rPr>
          <w:spacing w:val="-5"/>
        </w:rPr>
        <w:t xml:space="preserve"> </w:t>
      </w:r>
      <w:r>
        <w:t>there</w:t>
      </w:r>
      <w:r>
        <w:rPr>
          <w:spacing w:val="-7"/>
        </w:rPr>
        <w:t xml:space="preserve"> </w:t>
      </w:r>
      <w:r>
        <w:t>is</w:t>
      </w:r>
      <w:r>
        <w:rPr>
          <w:spacing w:val="-6"/>
        </w:rPr>
        <w:t xml:space="preserve"> </w:t>
      </w:r>
      <w:r>
        <w:t>a conflict</w:t>
      </w:r>
      <w:r>
        <w:rPr>
          <w:spacing w:val="-2"/>
        </w:rPr>
        <w:t xml:space="preserve"> </w:t>
      </w:r>
      <w:r>
        <w:t>with</w:t>
      </w:r>
      <w:r>
        <w:rPr>
          <w:spacing w:val="-2"/>
        </w:rPr>
        <w:t xml:space="preserve"> </w:t>
      </w:r>
      <w:r>
        <w:t>the</w:t>
      </w:r>
      <w:r>
        <w:rPr>
          <w:spacing w:val="-3"/>
        </w:rPr>
        <w:t xml:space="preserve"> </w:t>
      </w:r>
      <w:r>
        <w:t>reporting</w:t>
      </w:r>
      <w:r>
        <w:rPr>
          <w:spacing w:val="-5"/>
        </w:rPr>
        <w:t xml:space="preserve"> </w:t>
      </w:r>
      <w:r>
        <w:t>timeframe</w:t>
      </w:r>
      <w:r>
        <w:rPr>
          <w:spacing w:val="-3"/>
        </w:rPr>
        <w:t xml:space="preserve"> </w:t>
      </w:r>
      <w:r>
        <w:t>or</w:t>
      </w:r>
      <w:r>
        <w:rPr>
          <w:spacing w:val="-1"/>
        </w:rPr>
        <w:t xml:space="preserve"> </w:t>
      </w:r>
      <w:r>
        <w:t>format,</w:t>
      </w:r>
      <w:r>
        <w:rPr>
          <w:spacing w:val="-2"/>
        </w:rPr>
        <w:t xml:space="preserve"> </w:t>
      </w:r>
      <w:r>
        <w:t>CMS</w:t>
      </w:r>
      <w:r>
        <w:rPr>
          <w:spacing w:val="-2"/>
        </w:rPr>
        <w:t xml:space="preserve"> </w:t>
      </w:r>
      <w:r>
        <w:t>will</w:t>
      </w:r>
      <w:r>
        <w:rPr>
          <w:spacing w:val="-2"/>
        </w:rPr>
        <w:t xml:space="preserve"> </w:t>
      </w:r>
      <w:r>
        <w:t>make</w:t>
      </w:r>
      <w:r>
        <w:rPr>
          <w:spacing w:val="-3"/>
        </w:rPr>
        <w:t xml:space="preserve"> </w:t>
      </w:r>
      <w:r>
        <w:t>the</w:t>
      </w:r>
      <w:r>
        <w:rPr>
          <w:spacing w:val="-3"/>
        </w:rPr>
        <w:t xml:space="preserve"> </w:t>
      </w:r>
      <w:r>
        <w:t>decision</w:t>
      </w:r>
      <w:r>
        <w:rPr>
          <w:spacing w:val="-2"/>
        </w:rPr>
        <w:t xml:space="preserve"> </w:t>
      </w:r>
      <w:r>
        <w:t>to</w:t>
      </w:r>
      <w:r>
        <w:rPr>
          <w:spacing w:val="-2"/>
        </w:rPr>
        <w:t xml:space="preserve"> </w:t>
      </w:r>
      <w:r>
        <w:t>resolve</w:t>
      </w:r>
      <w:r>
        <w:rPr>
          <w:spacing w:val="-3"/>
        </w:rPr>
        <w:t xml:space="preserve"> </w:t>
      </w:r>
      <w:r>
        <w:t>the conflict to align with program needs. If multiple tasks are executed at the same time, one report</w:t>
      </w:r>
      <w:r>
        <w:rPr>
          <w:spacing w:val="-4"/>
        </w:rPr>
        <w:t xml:space="preserve"> </w:t>
      </w:r>
      <w:r>
        <w:t>can</w:t>
      </w:r>
      <w:r>
        <w:rPr>
          <w:spacing w:val="-5"/>
        </w:rPr>
        <w:t xml:space="preserve"> </w:t>
      </w:r>
      <w:r>
        <w:t>be</w:t>
      </w:r>
      <w:r>
        <w:rPr>
          <w:spacing w:val="-6"/>
        </w:rPr>
        <w:t xml:space="preserve"> </w:t>
      </w:r>
      <w:r w:rsidR="00AC025F">
        <w:t>submitted,</w:t>
      </w:r>
      <w:r>
        <w:rPr>
          <w:spacing w:val="-5"/>
        </w:rPr>
        <w:t xml:space="preserve"> </w:t>
      </w:r>
      <w:r>
        <w:t>and</w:t>
      </w:r>
      <w:r>
        <w:rPr>
          <w:spacing w:val="-5"/>
        </w:rPr>
        <w:t xml:space="preserve"> </w:t>
      </w:r>
      <w:r>
        <w:t>it</w:t>
      </w:r>
      <w:r>
        <w:rPr>
          <w:spacing w:val="-4"/>
        </w:rPr>
        <w:t xml:space="preserve"> </w:t>
      </w:r>
      <w:r>
        <w:t>shall</w:t>
      </w:r>
      <w:r>
        <w:rPr>
          <w:spacing w:val="-4"/>
        </w:rPr>
        <w:t xml:space="preserve"> </w:t>
      </w:r>
      <w:r>
        <w:t>address</w:t>
      </w:r>
      <w:r>
        <w:rPr>
          <w:spacing w:val="-5"/>
        </w:rPr>
        <w:t xml:space="preserve"> </w:t>
      </w:r>
      <w:r>
        <w:t>each</w:t>
      </w:r>
      <w:r>
        <w:rPr>
          <w:spacing w:val="-5"/>
        </w:rPr>
        <w:t xml:space="preserve"> </w:t>
      </w:r>
      <w:r>
        <w:t>task’s</w:t>
      </w:r>
      <w:r>
        <w:rPr>
          <w:spacing w:val="-5"/>
        </w:rPr>
        <w:t xml:space="preserve"> </w:t>
      </w:r>
      <w:r>
        <w:t>requirements</w:t>
      </w:r>
      <w:r>
        <w:rPr>
          <w:spacing w:val="-5"/>
        </w:rPr>
        <w:t xml:space="preserve"> </w:t>
      </w:r>
      <w:r>
        <w:t>in</w:t>
      </w:r>
      <w:r>
        <w:rPr>
          <w:spacing w:val="-5"/>
        </w:rPr>
        <w:t xml:space="preserve"> </w:t>
      </w:r>
      <w:r>
        <w:t>one</w:t>
      </w:r>
      <w:r>
        <w:rPr>
          <w:spacing w:val="-6"/>
        </w:rPr>
        <w:t xml:space="preserve"> </w:t>
      </w:r>
      <w:r>
        <w:t xml:space="preserve">comprehensive </w:t>
      </w:r>
      <w:r>
        <w:rPr>
          <w:spacing w:val="-2"/>
        </w:rPr>
        <w:t>document.</w:t>
      </w:r>
    </w:p>
    <w:p w14:paraId="361BF39E" w14:textId="77777777" w:rsidR="00D61D72" w:rsidRDefault="00D61D72">
      <w:pPr>
        <w:pStyle w:val="BodyText"/>
        <w:rPr>
          <w:sz w:val="27"/>
        </w:rPr>
      </w:pPr>
    </w:p>
    <w:p w14:paraId="695DCC4A" w14:textId="77777777" w:rsidR="00D61D72" w:rsidRDefault="00860DAE">
      <w:pPr>
        <w:pStyle w:val="Heading2"/>
        <w:jc w:val="both"/>
      </w:pPr>
      <w:bookmarkStart w:id="258" w:name="Report_Requirement—Task_1:_PCG_Specialty"/>
      <w:bookmarkEnd w:id="258"/>
      <w:r>
        <w:t>Report</w:t>
      </w:r>
      <w:r>
        <w:rPr>
          <w:spacing w:val="-10"/>
        </w:rPr>
        <w:t xml:space="preserve"> </w:t>
      </w:r>
      <w:r>
        <w:t>Requirement—Task</w:t>
      </w:r>
      <w:r>
        <w:rPr>
          <w:spacing w:val="-4"/>
        </w:rPr>
        <w:t xml:space="preserve"> </w:t>
      </w:r>
      <w:r>
        <w:t>1:</w:t>
      </w:r>
      <w:r>
        <w:rPr>
          <w:spacing w:val="-5"/>
        </w:rPr>
        <w:t xml:space="preserve"> </w:t>
      </w:r>
      <w:r>
        <w:t>PCG</w:t>
      </w:r>
      <w:r>
        <w:rPr>
          <w:spacing w:val="-7"/>
        </w:rPr>
        <w:t xml:space="preserve"> </w:t>
      </w:r>
      <w:r>
        <w:t>Specialty</w:t>
      </w:r>
      <w:r>
        <w:rPr>
          <w:spacing w:val="-1"/>
        </w:rPr>
        <w:t xml:space="preserve"> </w:t>
      </w:r>
      <w:r>
        <w:rPr>
          <w:spacing w:val="-2"/>
        </w:rPr>
        <w:t>Reviews</w:t>
      </w:r>
    </w:p>
    <w:p w14:paraId="4E732632" w14:textId="77777777" w:rsidR="00D61D72" w:rsidRDefault="00D61D72">
      <w:pPr>
        <w:pStyle w:val="BodyText"/>
        <w:spacing w:before="9"/>
        <w:rPr>
          <w:b/>
          <w:sz w:val="27"/>
        </w:rPr>
      </w:pPr>
    </w:p>
    <w:p w14:paraId="328D3AE9" w14:textId="77777777" w:rsidR="00D61D72" w:rsidRDefault="00860DAE">
      <w:pPr>
        <w:pStyle w:val="BodyText"/>
        <w:ind w:left="923"/>
        <w:jc w:val="both"/>
      </w:pPr>
      <w:r>
        <w:rPr>
          <w:u w:val="single"/>
        </w:rPr>
        <w:t>Initial</w:t>
      </w:r>
      <w:r>
        <w:rPr>
          <w:spacing w:val="-8"/>
          <w:u w:val="single"/>
        </w:rPr>
        <w:t xml:space="preserve"> </w:t>
      </w:r>
      <w:r>
        <w:rPr>
          <w:u w:val="single"/>
        </w:rPr>
        <w:t>Project</w:t>
      </w:r>
      <w:r>
        <w:rPr>
          <w:spacing w:val="-8"/>
          <w:u w:val="single"/>
        </w:rPr>
        <w:t xml:space="preserve"> </w:t>
      </w:r>
      <w:r>
        <w:rPr>
          <w:spacing w:val="-2"/>
          <w:u w:val="single"/>
        </w:rPr>
        <w:t>Report</w:t>
      </w:r>
    </w:p>
    <w:p w14:paraId="6F19C1F3" w14:textId="77777777" w:rsidR="00D61D72" w:rsidRDefault="00860DAE">
      <w:pPr>
        <w:pStyle w:val="BodyText"/>
        <w:spacing w:before="22" w:line="247" w:lineRule="auto"/>
        <w:ind w:left="935" w:right="463" w:hanging="12"/>
        <w:jc w:val="both"/>
      </w:pPr>
      <w:r>
        <w:t>For</w:t>
      </w:r>
      <w:r>
        <w:rPr>
          <w:spacing w:val="-5"/>
        </w:rPr>
        <w:t xml:space="preserve"> </w:t>
      </w:r>
      <w:r>
        <w:t>each</w:t>
      </w:r>
      <w:r>
        <w:rPr>
          <w:spacing w:val="-4"/>
        </w:rPr>
        <w:t xml:space="preserve"> </w:t>
      </w:r>
      <w:r>
        <w:t>CMS-directed medical</w:t>
      </w:r>
      <w:r>
        <w:rPr>
          <w:spacing w:val="-4"/>
        </w:rPr>
        <w:t xml:space="preserve"> </w:t>
      </w:r>
      <w:r>
        <w:t>record</w:t>
      </w:r>
      <w:r>
        <w:rPr>
          <w:spacing w:val="-4"/>
        </w:rPr>
        <w:t xml:space="preserve"> </w:t>
      </w:r>
      <w:r>
        <w:t>review</w:t>
      </w:r>
      <w:r>
        <w:rPr>
          <w:spacing w:val="-5"/>
        </w:rPr>
        <w:t xml:space="preserve"> </w:t>
      </w:r>
      <w:r>
        <w:t>project,</w:t>
      </w:r>
      <w:r>
        <w:rPr>
          <w:spacing w:val="-4"/>
        </w:rPr>
        <w:t xml:space="preserve"> </w:t>
      </w:r>
      <w:r>
        <w:t>the</w:t>
      </w:r>
      <w:r>
        <w:rPr>
          <w:spacing w:val="-5"/>
        </w:rPr>
        <w:t xml:space="preserve"> </w:t>
      </w:r>
      <w:r>
        <w:t>contractor</w:t>
      </w:r>
      <w:r>
        <w:rPr>
          <w:spacing w:val="-5"/>
        </w:rPr>
        <w:t xml:space="preserve"> </w:t>
      </w:r>
      <w:r>
        <w:t>shall</w:t>
      </w:r>
      <w:r>
        <w:rPr>
          <w:spacing w:val="-1"/>
        </w:rPr>
        <w:t xml:space="preserve"> </w:t>
      </w:r>
      <w:r>
        <w:t>develop</w:t>
      </w:r>
      <w:r>
        <w:rPr>
          <w:spacing w:val="-4"/>
        </w:rPr>
        <w:t xml:space="preserve"> </w:t>
      </w:r>
      <w:r>
        <w:t>an</w:t>
      </w:r>
      <w:r>
        <w:rPr>
          <w:spacing w:val="-4"/>
        </w:rPr>
        <w:t xml:space="preserve"> </w:t>
      </w:r>
      <w:r>
        <w:t>initial project report. The Contractor shall submit the initial project report within 30 days from the written request of the project.</w:t>
      </w:r>
    </w:p>
    <w:p w14:paraId="4A328827" w14:textId="77777777" w:rsidR="00D61D72" w:rsidRDefault="00D61D72">
      <w:pPr>
        <w:pStyle w:val="BodyText"/>
        <w:rPr>
          <w:sz w:val="27"/>
        </w:rPr>
      </w:pPr>
    </w:p>
    <w:p w14:paraId="0F9E2A32" w14:textId="77777777" w:rsidR="00D61D72" w:rsidRDefault="00860DAE">
      <w:pPr>
        <w:pStyle w:val="BodyText"/>
        <w:spacing w:before="1"/>
        <w:ind w:left="923"/>
        <w:jc w:val="both"/>
      </w:pPr>
      <w:r>
        <w:t>The</w:t>
      </w:r>
      <w:r>
        <w:rPr>
          <w:spacing w:val="-7"/>
        </w:rPr>
        <w:t xml:space="preserve"> </w:t>
      </w:r>
      <w:r>
        <w:t>report</w:t>
      </w:r>
      <w:r>
        <w:rPr>
          <w:spacing w:val="-1"/>
        </w:rPr>
        <w:t xml:space="preserve"> </w:t>
      </w:r>
      <w:r>
        <w:t>elements</w:t>
      </w:r>
      <w:r>
        <w:rPr>
          <w:spacing w:val="-1"/>
        </w:rPr>
        <w:t xml:space="preserve"> </w:t>
      </w:r>
      <w:r>
        <w:t>shall,</w:t>
      </w:r>
      <w:r>
        <w:rPr>
          <w:spacing w:val="-1"/>
        </w:rPr>
        <w:t xml:space="preserve"> </w:t>
      </w:r>
      <w:r>
        <w:t>at</w:t>
      </w:r>
      <w:r>
        <w:rPr>
          <w:spacing w:val="-1"/>
        </w:rPr>
        <w:t xml:space="preserve"> </w:t>
      </w:r>
      <w:r>
        <w:t>a</w:t>
      </w:r>
      <w:r>
        <w:rPr>
          <w:spacing w:val="-5"/>
        </w:rPr>
        <w:t xml:space="preserve"> </w:t>
      </w:r>
      <w:r>
        <w:t>minimum,</w:t>
      </w:r>
      <w:r>
        <w:rPr>
          <w:spacing w:val="-3"/>
        </w:rPr>
        <w:t xml:space="preserve"> </w:t>
      </w:r>
      <w:r>
        <w:t>include</w:t>
      </w:r>
      <w:r>
        <w:rPr>
          <w:spacing w:val="-5"/>
        </w:rPr>
        <w:t xml:space="preserve"> </w:t>
      </w:r>
      <w:r>
        <w:t>the</w:t>
      </w:r>
      <w:r>
        <w:rPr>
          <w:spacing w:val="-5"/>
        </w:rPr>
        <w:t xml:space="preserve"> </w:t>
      </w:r>
      <w:r>
        <w:t>following,</w:t>
      </w:r>
      <w:r>
        <w:rPr>
          <w:spacing w:val="-1"/>
        </w:rPr>
        <w:t xml:space="preserve"> </w:t>
      </w:r>
      <w:r>
        <w:t>in</w:t>
      </w:r>
      <w:r>
        <w:rPr>
          <w:spacing w:val="-1"/>
        </w:rPr>
        <w:t xml:space="preserve"> </w:t>
      </w:r>
      <w:r>
        <w:t>no</w:t>
      </w:r>
      <w:r>
        <w:rPr>
          <w:spacing w:val="-1"/>
        </w:rPr>
        <w:t xml:space="preserve"> </w:t>
      </w:r>
      <w:r>
        <w:t>specific</w:t>
      </w:r>
      <w:r>
        <w:rPr>
          <w:spacing w:val="-1"/>
        </w:rPr>
        <w:t xml:space="preserve"> </w:t>
      </w:r>
      <w:r>
        <w:rPr>
          <w:spacing w:val="-2"/>
        </w:rPr>
        <w:t>order:</w:t>
      </w:r>
    </w:p>
    <w:p w14:paraId="4F11CAD4" w14:textId="77777777" w:rsidR="00D61D72" w:rsidRDefault="00860DAE">
      <w:pPr>
        <w:pStyle w:val="ListParagraph"/>
        <w:numPr>
          <w:ilvl w:val="0"/>
          <w:numId w:val="29"/>
        </w:numPr>
        <w:tabs>
          <w:tab w:val="left" w:pos="1660"/>
        </w:tabs>
        <w:spacing w:before="77"/>
        <w:rPr>
          <w:sz w:val="24"/>
        </w:rPr>
      </w:pPr>
      <w:r>
        <w:rPr>
          <w:sz w:val="24"/>
        </w:rPr>
        <w:t>Project</w:t>
      </w:r>
      <w:r>
        <w:rPr>
          <w:spacing w:val="-4"/>
          <w:sz w:val="24"/>
        </w:rPr>
        <w:t xml:space="preserve"> </w:t>
      </w:r>
      <w:r>
        <w:rPr>
          <w:sz w:val="24"/>
        </w:rPr>
        <w:t>description,</w:t>
      </w:r>
      <w:r>
        <w:rPr>
          <w:spacing w:val="-4"/>
          <w:sz w:val="24"/>
        </w:rPr>
        <w:t xml:space="preserve"> </w:t>
      </w:r>
      <w:r>
        <w:rPr>
          <w:sz w:val="24"/>
        </w:rPr>
        <w:t>purpose</w:t>
      </w:r>
      <w:r>
        <w:rPr>
          <w:spacing w:val="-6"/>
          <w:sz w:val="24"/>
        </w:rPr>
        <w:t xml:space="preserve"> </w:t>
      </w:r>
      <w:r>
        <w:rPr>
          <w:sz w:val="24"/>
        </w:rPr>
        <w:t>and</w:t>
      </w:r>
      <w:r>
        <w:rPr>
          <w:spacing w:val="-2"/>
          <w:sz w:val="24"/>
        </w:rPr>
        <w:t xml:space="preserve"> background</w:t>
      </w:r>
    </w:p>
    <w:p w14:paraId="789EF96F" w14:textId="77777777" w:rsidR="00D61D72" w:rsidRDefault="00860DAE">
      <w:pPr>
        <w:pStyle w:val="ListParagraph"/>
        <w:numPr>
          <w:ilvl w:val="0"/>
          <w:numId w:val="29"/>
        </w:numPr>
        <w:tabs>
          <w:tab w:val="left" w:pos="1660"/>
        </w:tabs>
        <w:rPr>
          <w:sz w:val="24"/>
        </w:rPr>
      </w:pPr>
      <w:r>
        <w:rPr>
          <w:sz w:val="24"/>
        </w:rPr>
        <w:t>Project</w:t>
      </w:r>
      <w:r>
        <w:rPr>
          <w:spacing w:val="-5"/>
          <w:sz w:val="24"/>
        </w:rPr>
        <w:t xml:space="preserve"> </w:t>
      </w:r>
      <w:r>
        <w:rPr>
          <w:spacing w:val="-2"/>
          <w:sz w:val="24"/>
        </w:rPr>
        <w:t>Approach</w:t>
      </w:r>
    </w:p>
    <w:p w14:paraId="05D4100A" w14:textId="77777777" w:rsidR="00D61D72" w:rsidRDefault="00860DAE">
      <w:pPr>
        <w:pStyle w:val="ListParagraph"/>
        <w:numPr>
          <w:ilvl w:val="0"/>
          <w:numId w:val="29"/>
        </w:numPr>
        <w:tabs>
          <w:tab w:val="left" w:pos="1660"/>
        </w:tabs>
        <w:spacing w:before="21"/>
        <w:rPr>
          <w:sz w:val="24"/>
        </w:rPr>
      </w:pPr>
      <w:r>
        <w:rPr>
          <w:sz w:val="24"/>
        </w:rPr>
        <w:t>Timeline(s)</w:t>
      </w:r>
      <w:r>
        <w:rPr>
          <w:spacing w:val="-9"/>
          <w:sz w:val="24"/>
        </w:rPr>
        <w:t xml:space="preserve"> </w:t>
      </w:r>
      <w:r>
        <w:rPr>
          <w:sz w:val="24"/>
        </w:rPr>
        <w:t>and</w:t>
      </w:r>
      <w:r>
        <w:rPr>
          <w:spacing w:val="-5"/>
          <w:sz w:val="24"/>
        </w:rPr>
        <w:t xml:space="preserve"> </w:t>
      </w:r>
      <w:r>
        <w:rPr>
          <w:spacing w:val="-2"/>
          <w:sz w:val="24"/>
        </w:rPr>
        <w:t>milestone(s)</w:t>
      </w:r>
    </w:p>
    <w:p w14:paraId="3377F4B9" w14:textId="77777777" w:rsidR="00D61D72" w:rsidRDefault="00860DAE">
      <w:pPr>
        <w:pStyle w:val="ListParagraph"/>
        <w:numPr>
          <w:ilvl w:val="0"/>
          <w:numId w:val="29"/>
        </w:numPr>
        <w:tabs>
          <w:tab w:val="left" w:pos="1660"/>
        </w:tabs>
        <w:spacing w:before="25"/>
        <w:rPr>
          <w:sz w:val="24"/>
        </w:rPr>
      </w:pPr>
      <w:r>
        <w:rPr>
          <w:sz w:val="24"/>
        </w:rPr>
        <w:t>Medical</w:t>
      </w:r>
      <w:r>
        <w:rPr>
          <w:spacing w:val="-4"/>
          <w:sz w:val="24"/>
        </w:rPr>
        <w:t xml:space="preserve"> </w:t>
      </w:r>
      <w:r>
        <w:rPr>
          <w:sz w:val="24"/>
        </w:rPr>
        <w:t>record</w:t>
      </w:r>
      <w:r>
        <w:rPr>
          <w:spacing w:val="-3"/>
          <w:sz w:val="24"/>
        </w:rPr>
        <w:t xml:space="preserve"> </w:t>
      </w:r>
      <w:r>
        <w:rPr>
          <w:sz w:val="24"/>
        </w:rPr>
        <w:t>review</w:t>
      </w:r>
      <w:r>
        <w:rPr>
          <w:spacing w:val="-5"/>
          <w:sz w:val="24"/>
        </w:rPr>
        <w:t xml:space="preserve"> </w:t>
      </w:r>
      <w:r>
        <w:rPr>
          <w:sz w:val="24"/>
        </w:rPr>
        <w:t>process</w:t>
      </w:r>
      <w:r>
        <w:rPr>
          <w:spacing w:val="-1"/>
          <w:sz w:val="24"/>
        </w:rPr>
        <w:t xml:space="preserve"> </w:t>
      </w:r>
      <w:r>
        <w:rPr>
          <w:spacing w:val="-2"/>
          <w:sz w:val="24"/>
        </w:rPr>
        <w:t>including:</w:t>
      </w:r>
    </w:p>
    <w:p w14:paraId="1BF433AD" w14:textId="77777777" w:rsidR="00D61D72" w:rsidRDefault="00860DAE">
      <w:pPr>
        <w:pStyle w:val="ListParagraph"/>
        <w:numPr>
          <w:ilvl w:val="1"/>
          <w:numId w:val="29"/>
        </w:numPr>
        <w:tabs>
          <w:tab w:val="left" w:pos="2380"/>
        </w:tabs>
        <w:spacing w:before="19"/>
        <w:rPr>
          <w:sz w:val="24"/>
        </w:rPr>
      </w:pPr>
      <w:r>
        <w:rPr>
          <w:sz w:val="24"/>
        </w:rPr>
        <w:t>All</w:t>
      </w:r>
      <w:r>
        <w:rPr>
          <w:spacing w:val="-6"/>
          <w:sz w:val="24"/>
        </w:rPr>
        <w:t xml:space="preserve"> </w:t>
      </w:r>
      <w:r>
        <w:rPr>
          <w:sz w:val="24"/>
        </w:rPr>
        <w:t>authorities</w:t>
      </w:r>
      <w:r>
        <w:rPr>
          <w:spacing w:val="-2"/>
          <w:sz w:val="24"/>
        </w:rPr>
        <w:t xml:space="preserve"> </w:t>
      </w:r>
      <w:r>
        <w:rPr>
          <w:sz w:val="24"/>
        </w:rPr>
        <w:t>used</w:t>
      </w:r>
      <w:r>
        <w:rPr>
          <w:spacing w:val="-5"/>
          <w:sz w:val="24"/>
        </w:rPr>
        <w:t xml:space="preserve"> </w:t>
      </w:r>
      <w:r>
        <w:rPr>
          <w:sz w:val="24"/>
        </w:rPr>
        <w:t>to</w:t>
      </w:r>
      <w:r>
        <w:rPr>
          <w:spacing w:val="-2"/>
          <w:sz w:val="24"/>
        </w:rPr>
        <w:t xml:space="preserve"> </w:t>
      </w:r>
      <w:r>
        <w:rPr>
          <w:sz w:val="24"/>
        </w:rPr>
        <w:t>support</w:t>
      </w:r>
      <w:r>
        <w:rPr>
          <w:spacing w:val="-4"/>
          <w:sz w:val="24"/>
        </w:rPr>
        <w:t xml:space="preserve"> </w:t>
      </w:r>
      <w:r>
        <w:rPr>
          <w:sz w:val="24"/>
        </w:rPr>
        <w:t>payment</w:t>
      </w:r>
      <w:r>
        <w:rPr>
          <w:spacing w:val="-1"/>
          <w:sz w:val="24"/>
        </w:rPr>
        <w:t xml:space="preserve"> </w:t>
      </w:r>
      <w:r>
        <w:rPr>
          <w:spacing w:val="-2"/>
          <w:sz w:val="24"/>
        </w:rPr>
        <w:t>decisions</w:t>
      </w:r>
    </w:p>
    <w:p w14:paraId="026F3EDB" w14:textId="77777777" w:rsidR="00D61D72" w:rsidRDefault="00860DAE">
      <w:pPr>
        <w:pStyle w:val="ListParagraph"/>
        <w:numPr>
          <w:ilvl w:val="1"/>
          <w:numId w:val="29"/>
        </w:numPr>
        <w:tabs>
          <w:tab w:val="left" w:pos="2380"/>
        </w:tabs>
        <w:spacing w:before="19" w:line="247" w:lineRule="auto"/>
        <w:ind w:right="713"/>
        <w:rPr>
          <w:sz w:val="24"/>
        </w:rPr>
      </w:pPr>
      <w:r>
        <w:rPr>
          <w:sz w:val="24"/>
        </w:rPr>
        <w:t>Table</w:t>
      </w:r>
      <w:r>
        <w:rPr>
          <w:spacing w:val="-9"/>
          <w:sz w:val="24"/>
        </w:rPr>
        <w:t xml:space="preserve"> </w:t>
      </w:r>
      <w:r>
        <w:rPr>
          <w:sz w:val="24"/>
        </w:rPr>
        <w:t>of</w:t>
      </w:r>
      <w:r>
        <w:rPr>
          <w:spacing w:val="-7"/>
          <w:sz w:val="24"/>
        </w:rPr>
        <w:t xml:space="preserve"> </w:t>
      </w:r>
      <w:r>
        <w:rPr>
          <w:sz w:val="24"/>
        </w:rPr>
        <w:t>LCDs</w:t>
      </w:r>
      <w:r>
        <w:rPr>
          <w:spacing w:val="-6"/>
          <w:sz w:val="24"/>
        </w:rPr>
        <w:t xml:space="preserve"> </w:t>
      </w:r>
      <w:r>
        <w:rPr>
          <w:sz w:val="24"/>
        </w:rPr>
        <w:t>specific</w:t>
      </w:r>
      <w:r>
        <w:rPr>
          <w:spacing w:val="-9"/>
          <w:sz w:val="24"/>
        </w:rPr>
        <w:t xml:space="preserve"> </w:t>
      </w:r>
      <w:r>
        <w:rPr>
          <w:sz w:val="24"/>
        </w:rPr>
        <w:t>to</w:t>
      </w:r>
      <w:r>
        <w:rPr>
          <w:spacing w:val="-6"/>
          <w:sz w:val="24"/>
        </w:rPr>
        <w:t xml:space="preserve"> </w:t>
      </w:r>
      <w:r>
        <w:rPr>
          <w:sz w:val="24"/>
        </w:rPr>
        <w:t>each</w:t>
      </w:r>
      <w:r>
        <w:rPr>
          <w:spacing w:val="-6"/>
          <w:sz w:val="24"/>
        </w:rPr>
        <w:t xml:space="preserve"> </w:t>
      </w:r>
      <w:r>
        <w:rPr>
          <w:sz w:val="24"/>
        </w:rPr>
        <w:t>MAC</w:t>
      </w:r>
      <w:r>
        <w:rPr>
          <w:spacing w:val="-5"/>
          <w:sz w:val="24"/>
        </w:rPr>
        <w:t xml:space="preserve"> </w:t>
      </w:r>
      <w:r>
        <w:rPr>
          <w:sz w:val="24"/>
        </w:rPr>
        <w:t>jurisdiction</w:t>
      </w:r>
      <w:r>
        <w:rPr>
          <w:spacing w:val="-6"/>
          <w:sz w:val="24"/>
        </w:rPr>
        <w:t xml:space="preserve"> </w:t>
      </w:r>
      <w:r>
        <w:rPr>
          <w:sz w:val="24"/>
        </w:rPr>
        <w:t>for</w:t>
      </w:r>
      <w:r>
        <w:rPr>
          <w:spacing w:val="-9"/>
          <w:sz w:val="24"/>
        </w:rPr>
        <w:t xml:space="preserve"> </w:t>
      </w:r>
      <w:r>
        <w:rPr>
          <w:sz w:val="24"/>
        </w:rPr>
        <w:t>the</w:t>
      </w:r>
      <w:r>
        <w:rPr>
          <w:spacing w:val="-9"/>
          <w:sz w:val="24"/>
        </w:rPr>
        <w:t xml:space="preserve"> </w:t>
      </w:r>
      <w:r>
        <w:rPr>
          <w:sz w:val="24"/>
        </w:rPr>
        <w:t>project</w:t>
      </w:r>
      <w:r>
        <w:rPr>
          <w:spacing w:val="-5"/>
          <w:sz w:val="24"/>
        </w:rPr>
        <w:t xml:space="preserve"> </w:t>
      </w:r>
      <w:r>
        <w:rPr>
          <w:sz w:val="24"/>
        </w:rPr>
        <w:t>topic.</w:t>
      </w:r>
      <w:r>
        <w:rPr>
          <w:spacing w:val="-6"/>
          <w:sz w:val="24"/>
        </w:rPr>
        <w:t xml:space="preserve"> </w:t>
      </w:r>
      <w:r>
        <w:rPr>
          <w:sz w:val="24"/>
        </w:rPr>
        <w:t>The table shall also note which jurisdictions do not have LCDs</w:t>
      </w:r>
    </w:p>
    <w:p w14:paraId="00CB0438" w14:textId="77777777" w:rsidR="00D61D72" w:rsidRDefault="00860DAE">
      <w:pPr>
        <w:pStyle w:val="ListParagraph"/>
        <w:numPr>
          <w:ilvl w:val="1"/>
          <w:numId w:val="29"/>
        </w:numPr>
        <w:tabs>
          <w:tab w:val="left" w:pos="2380"/>
        </w:tabs>
        <w:spacing w:before="17" w:line="247" w:lineRule="auto"/>
        <w:ind w:right="704"/>
        <w:rPr>
          <w:sz w:val="24"/>
        </w:rPr>
      </w:pPr>
      <w:r>
        <w:rPr>
          <w:sz w:val="24"/>
        </w:rPr>
        <w:t>The</w:t>
      </w:r>
      <w:r>
        <w:rPr>
          <w:spacing w:val="-8"/>
          <w:sz w:val="24"/>
        </w:rPr>
        <w:t xml:space="preserve"> </w:t>
      </w:r>
      <w:r>
        <w:rPr>
          <w:sz w:val="24"/>
        </w:rPr>
        <w:t>initial</w:t>
      </w:r>
      <w:r>
        <w:rPr>
          <w:spacing w:val="-6"/>
          <w:sz w:val="24"/>
        </w:rPr>
        <w:t xml:space="preserve"> </w:t>
      </w:r>
      <w:r>
        <w:rPr>
          <w:sz w:val="24"/>
        </w:rPr>
        <w:t>report</w:t>
      </w:r>
      <w:r>
        <w:rPr>
          <w:spacing w:val="-6"/>
          <w:sz w:val="24"/>
        </w:rPr>
        <w:t xml:space="preserve"> </w:t>
      </w:r>
      <w:r>
        <w:rPr>
          <w:sz w:val="24"/>
        </w:rPr>
        <w:t>shall</w:t>
      </w:r>
      <w:r>
        <w:rPr>
          <w:spacing w:val="-6"/>
          <w:sz w:val="24"/>
        </w:rPr>
        <w:t xml:space="preserve"> </w:t>
      </w:r>
      <w:r>
        <w:rPr>
          <w:sz w:val="24"/>
        </w:rPr>
        <w:t>clearly</w:t>
      </w:r>
      <w:r>
        <w:rPr>
          <w:spacing w:val="-12"/>
          <w:sz w:val="24"/>
        </w:rPr>
        <w:t xml:space="preserve"> </w:t>
      </w:r>
      <w:r>
        <w:rPr>
          <w:sz w:val="24"/>
        </w:rPr>
        <w:t>identify</w:t>
      </w:r>
      <w:r>
        <w:rPr>
          <w:spacing w:val="-12"/>
          <w:sz w:val="24"/>
        </w:rPr>
        <w:t xml:space="preserve"> </w:t>
      </w:r>
      <w:r>
        <w:rPr>
          <w:sz w:val="24"/>
        </w:rPr>
        <w:t>any</w:t>
      </w:r>
      <w:r>
        <w:rPr>
          <w:spacing w:val="-9"/>
          <w:sz w:val="24"/>
        </w:rPr>
        <w:t xml:space="preserve"> </w:t>
      </w:r>
      <w:r>
        <w:rPr>
          <w:sz w:val="24"/>
        </w:rPr>
        <w:t>potential</w:t>
      </w:r>
      <w:r>
        <w:rPr>
          <w:spacing w:val="-6"/>
          <w:sz w:val="24"/>
        </w:rPr>
        <w:t xml:space="preserve"> </w:t>
      </w:r>
      <w:r>
        <w:rPr>
          <w:sz w:val="24"/>
        </w:rPr>
        <w:t>difficulties</w:t>
      </w:r>
      <w:r>
        <w:rPr>
          <w:spacing w:val="-7"/>
          <w:sz w:val="24"/>
        </w:rPr>
        <w:t xml:space="preserve"> </w:t>
      </w:r>
      <w:r>
        <w:rPr>
          <w:sz w:val="24"/>
        </w:rPr>
        <w:t>with</w:t>
      </w:r>
      <w:r>
        <w:rPr>
          <w:spacing w:val="-7"/>
          <w:sz w:val="24"/>
        </w:rPr>
        <w:t xml:space="preserve"> </w:t>
      </w:r>
      <w:r>
        <w:rPr>
          <w:sz w:val="24"/>
        </w:rPr>
        <w:t xml:space="preserve">policy </w:t>
      </w:r>
      <w:r>
        <w:rPr>
          <w:spacing w:val="-2"/>
          <w:sz w:val="24"/>
        </w:rPr>
        <w:t>application</w:t>
      </w:r>
    </w:p>
    <w:p w14:paraId="076D95B7" w14:textId="77777777" w:rsidR="00D61D72" w:rsidRDefault="00860DAE">
      <w:pPr>
        <w:pStyle w:val="ListParagraph"/>
        <w:numPr>
          <w:ilvl w:val="1"/>
          <w:numId w:val="29"/>
        </w:numPr>
        <w:tabs>
          <w:tab w:val="left" w:pos="2380"/>
        </w:tabs>
        <w:spacing w:before="12"/>
        <w:rPr>
          <w:sz w:val="24"/>
        </w:rPr>
      </w:pPr>
      <w:r>
        <w:rPr>
          <w:sz w:val="24"/>
        </w:rPr>
        <w:t>List</w:t>
      </w:r>
      <w:r>
        <w:rPr>
          <w:spacing w:val="-7"/>
          <w:sz w:val="24"/>
        </w:rPr>
        <w:t xml:space="preserve"> </w:t>
      </w:r>
      <w:r>
        <w:rPr>
          <w:sz w:val="24"/>
        </w:rPr>
        <w:t>of</w:t>
      </w:r>
      <w:r>
        <w:rPr>
          <w:spacing w:val="-5"/>
          <w:sz w:val="24"/>
        </w:rPr>
        <w:t xml:space="preserve"> </w:t>
      </w:r>
      <w:r>
        <w:rPr>
          <w:sz w:val="24"/>
        </w:rPr>
        <w:t>documentation</w:t>
      </w:r>
      <w:r>
        <w:rPr>
          <w:spacing w:val="-1"/>
          <w:sz w:val="24"/>
        </w:rPr>
        <w:t xml:space="preserve"> </w:t>
      </w:r>
      <w:r>
        <w:rPr>
          <w:sz w:val="24"/>
        </w:rPr>
        <w:t>needed</w:t>
      </w:r>
      <w:r>
        <w:rPr>
          <w:spacing w:val="-1"/>
          <w:sz w:val="24"/>
        </w:rPr>
        <w:t xml:space="preserve"> </w:t>
      </w:r>
      <w:r>
        <w:rPr>
          <w:sz w:val="24"/>
        </w:rPr>
        <w:t>to</w:t>
      </w:r>
      <w:r>
        <w:rPr>
          <w:spacing w:val="-1"/>
          <w:sz w:val="24"/>
        </w:rPr>
        <w:t xml:space="preserve"> </w:t>
      </w:r>
      <w:r>
        <w:rPr>
          <w:sz w:val="24"/>
        </w:rPr>
        <w:t>support</w:t>
      </w:r>
      <w:r>
        <w:rPr>
          <w:spacing w:val="-4"/>
          <w:sz w:val="24"/>
        </w:rPr>
        <w:t xml:space="preserve"> </w:t>
      </w:r>
      <w:r>
        <w:rPr>
          <w:sz w:val="24"/>
        </w:rPr>
        <w:t>claim</w:t>
      </w:r>
      <w:r>
        <w:rPr>
          <w:spacing w:val="-1"/>
          <w:sz w:val="24"/>
        </w:rPr>
        <w:t xml:space="preserve"> </w:t>
      </w:r>
      <w:r>
        <w:rPr>
          <w:sz w:val="24"/>
        </w:rPr>
        <w:t>as</w:t>
      </w:r>
      <w:r>
        <w:rPr>
          <w:spacing w:val="-1"/>
          <w:sz w:val="24"/>
        </w:rPr>
        <w:t xml:space="preserve"> </w:t>
      </w:r>
      <w:r>
        <w:rPr>
          <w:sz w:val="24"/>
        </w:rPr>
        <w:t>requested</w:t>
      </w:r>
      <w:r>
        <w:rPr>
          <w:spacing w:val="-2"/>
          <w:sz w:val="24"/>
        </w:rPr>
        <w:t xml:space="preserve"> </w:t>
      </w:r>
      <w:r>
        <w:rPr>
          <w:sz w:val="24"/>
        </w:rPr>
        <w:t>in</w:t>
      </w:r>
      <w:r>
        <w:rPr>
          <w:spacing w:val="-1"/>
          <w:sz w:val="24"/>
        </w:rPr>
        <w:t xml:space="preserve"> </w:t>
      </w:r>
      <w:r>
        <w:rPr>
          <w:sz w:val="24"/>
        </w:rPr>
        <w:t>the</w:t>
      </w:r>
      <w:r>
        <w:rPr>
          <w:spacing w:val="-5"/>
          <w:sz w:val="24"/>
        </w:rPr>
        <w:t xml:space="preserve"> ADR</w:t>
      </w:r>
    </w:p>
    <w:p w14:paraId="12154EE4" w14:textId="77777777" w:rsidR="00D61D72" w:rsidRDefault="00860DAE">
      <w:pPr>
        <w:pStyle w:val="ListParagraph"/>
        <w:numPr>
          <w:ilvl w:val="0"/>
          <w:numId w:val="29"/>
        </w:numPr>
        <w:tabs>
          <w:tab w:val="left" w:pos="1660"/>
        </w:tabs>
        <w:spacing w:before="20"/>
        <w:rPr>
          <w:sz w:val="24"/>
        </w:rPr>
      </w:pPr>
      <w:proofErr w:type="gramStart"/>
      <w:r>
        <w:rPr>
          <w:sz w:val="24"/>
        </w:rPr>
        <w:t>A</w:t>
      </w:r>
      <w:r>
        <w:rPr>
          <w:spacing w:val="-9"/>
          <w:sz w:val="24"/>
        </w:rPr>
        <w:t xml:space="preserve"> </w:t>
      </w:r>
      <w:r>
        <w:rPr>
          <w:sz w:val="24"/>
        </w:rPr>
        <w:t>list/number</w:t>
      </w:r>
      <w:r>
        <w:rPr>
          <w:spacing w:val="-5"/>
          <w:sz w:val="24"/>
        </w:rPr>
        <w:t xml:space="preserve"> </w:t>
      </w:r>
      <w:r>
        <w:rPr>
          <w:sz w:val="24"/>
        </w:rPr>
        <w:t>of</w:t>
      </w:r>
      <w:proofErr w:type="gramEnd"/>
      <w:r>
        <w:rPr>
          <w:spacing w:val="-5"/>
          <w:sz w:val="24"/>
        </w:rPr>
        <w:t xml:space="preserve"> </w:t>
      </w:r>
      <w:r>
        <w:rPr>
          <w:sz w:val="24"/>
        </w:rPr>
        <w:t>staff</w:t>
      </w:r>
      <w:r>
        <w:rPr>
          <w:spacing w:val="-2"/>
          <w:sz w:val="24"/>
        </w:rPr>
        <w:t xml:space="preserve"> </w:t>
      </w:r>
      <w:r>
        <w:rPr>
          <w:sz w:val="24"/>
        </w:rPr>
        <w:t>that</w:t>
      </w:r>
      <w:r>
        <w:rPr>
          <w:spacing w:val="-1"/>
          <w:sz w:val="24"/>
        </w:rPr>
        <w:t xml:space="preserve"> </w:t>
      </w:r>
      <w:r>
        <w:rPr>
          <w:sz w:val="24"/>
        </w:rPr>
        <w:t>will</w:t>
      </w:r>
      <w:r>
        <w:rPr>
          <w:spacing w:val="-1"/>
          <w:sz w:val="24"/>
        </w:rPr>
        <w:t xml:space="preserve"> </w:t>
      </w:r>
      <w:r>
        <w:rPr>
          <w:sz w:val="24"/>
        </w:rPr>
        <w:t>perform</w:t>
      </w:r>
      <w:r>
        <w:rPr>
          <w:spacing w:val="-1"/>
          <w:sz w:val="24"/>
        </w:rPr>
        <w:t xml:space="preserve"> </w:t>
      </w:r>
      <w:r>
        <w:rPr>
          <w:sz w:val="24"/>
        </w:rPr>
        <w:t>the</w:t>
      </w:r>
      <w:r>
        <w:rPr>
          <w:spacing w:val="-5"/>
          <w:sz w:val="24"/>
        </w:rPr>
        <w:t xml:space="preserve"> </w:t>
      </w:r>
      <w:r>
        <w:rPr>
          <w:sz w:val="24"/>
        </w:rPr>
        <w:t>reviews</w:t>
      </w:r>
      <w:r>
        <w:rPr>
          <w:spacing w:val="-1"/>
          <w:sz w:val="24"/>
        </w:rPr>
        <w:t xml:space="preserve"> </w:t>
      </w:r>
      <w:r>
        <w:rPr>
          <w:sz w:val="24"/>
        </w:rPr>
        <w:t>and</w:t>
      </w:r>
      <w:r>
        <w:rPr>
          <w:spacing w:val="-2"/>
          <w:sz w:val="24"/>
        </w:rPr>
        <w:t xml:space="preserve"> </w:t>
      </w:r>
      <w:r>
        <w:rPr>
          <w:sz w:val="24"/>
        </w:rPr>
        <w:t>their</w:t>
      </w:r>
      <w:r>
        <w:rPr>
          <w:spacing w:val="-2"/>
          <w:sz w:val="24"/>
        </w:rPr>
        <w:t xml:space="preserve"> credentials</w:t>
      </w:r>
    </w:p>
    <w:p w14:paraId="56803722" w14:textId="77777777" w:rsidR="00D61D72" w:rsidRDefault="00860DAE">
      <w:pPr>
        <w:pStyle w:val="ListParagraph"/>
        <w:numPr>
          <w:ilvl w:val="0"/>
          <w:numId w:val="29"/>
        </w:numPr>
        <w:tabs>
          <w:tab w:val="left" w:pos="1660"/>
        </w:tabs>
        <w:spacing w:before="21"/>
        <w:ind w:hanging="361"/>
        <w:rPr>
          <w:sz w:val="24"/>
        </w:rPr>
      </w:pPr>
      <w:r>
        <w:rPr>
          <w:sz w:val="24"/>
        </w:rPr>
        <w:t>References</w:t>
      </w:r>
      <w:r>
        <w:rPr>
          <w:spacing w:val="-12"/>
          <w:sz w:val="24"/>
        </w:rPr>
        <w:t xml:space="preserve"> </w:t>
      </w:r>
      <w:r>
        <w:rPr>
          <w:spacing w:val="-4"/>
          <w:sz w:val="24"/>
        </w:rPr>
        <w:t>page</w:t>
      </w:r>
    </w:p>
    <w:p w14:paraId="0FCFE921" w14:textId="77777777" w:rsidR="00D61D72" w:rsidRDefault="00D61D72">
      <w:pPr>
        <w:pStyle w:val="BodyText"/>
        <w:spacing w:before="9"/>
        <w:rPr>
          <w:sz w:val="27"/>
        </w:rPr>
      </w:pPr>
    </w:p>
    <w:p w14:paraId="362F5182" w14:textId="77777777" w:rsidR="00D61D72" w:rsidRDefault="00860DAE">
      <w:pPr>
        <w:pStyle w:val="BodyText"/>
        <w:ind w:left="923"/>
      </w:pPr>
      <w:r w:rsidRPr="00D15789">
        <w:rPr>
          <w:u w:val="single"/>
        </w:rPr>
        <w:t>Final</w:t>
      </w:r>
      <w:r w:rsidRPr="00D15789">
        <w:rPr>
          <w:spacing w:val="-5"/>
          <w:u w:val="single"/>
        </w:rPr>
        <w:t xml:space="preserve"> </w:t>
      </w:r>
      <w:r w:rsidRPr="00D15789">
        <w:rPr>
          <w:u w:val="single"/>
        </w:rPr>
        <w:t>Project</w:t>
      </w:r>
      <w:r w:rsidRPr="00D15789">
        <w:rPr>
          <w:spacing w:val="-5"/>
          <w:u w:val="single"/>
        </w:rPr>
        <w:t xml:space="preserve"> </w:t>
      </w:r>
      <w:r w:rsidRPr="00D15789">
        <w:rPr>
          <w:spacing w:val="-2"/>
          <w:u w:val="single"/>
        </w:rPr>
        <w:t>Report</w:t>
      </w:r>
    </w:p>
    <w:p w14:paraId="5056BCBF" w14:textId="56D8096B" w:rsidR="00D61D72" w:rsidRDefault="00860DAE">
      <w:pPr>
        <w:pStyle w:val="BodyText"/>
        <w:spacing w:before="24" w:line="247" w:lineRule="auto"/>
        <w:ind w:left="935" w:right="377" w:hanging="12"/>
      </w:pPr>
      <w:r>
        <w:t>For each CMS</w:t>
      </w:r>
      <w:r w:rsidR="00FB65BA">
        <w:t>-d</w:t>
      </w:r>
      <w:r>
        <w:t>irected medical record review project, the contractor shall develop a Final Project</w:t>
      </w:r>
      <w:r>
        <w:rPr>
          <w:spacing w:val="-5"/>
        </w:rPr>
        <w:t xml:space="preserve"> </w:t>
      </w:r>
      <w:r>
        <w:t>Report.</w:t>
      </w:r>
      <w:r>
        <w:rPr>
          <w:spacing w:val="-6"/>
        </w:rPr>
        <w:t xml:space="preserve"> </w:t>
      </w:r>
      <w:r>
        <w:t>The</w:t>
      </w:r>
      <w:r>
        <w:rPr>
          <w:spacing w:val="-9"/>
        </w:rPr>
        <w:t xml:space="preserve"> </w:t>
      </w:r>
      <w:r>
        <w:t>Contractor</w:t>
      </w:r>
      <w:r>
        <w:rPr>
          <w:spacing w:val="-7"/>
        </w:rPr>
        <w:t xml:space="preserve"> </w:t>
      </w:r>
      <w:r>
        <w:t>shall</w:t>
      </w:r>
      <w:r>
        <w:rPr>
          <w:spacing w:val="-5"/>
        </w:rPr>
        <w:t xml:space="preserve"> </w:t>
      </w:r>
      <w:r>
        <w:t>submit</w:t>
      </w:r>
      <w:r>
        <w:rPr>
          <w:spacing w:val="-5"/>
        </w:rPr>
        <w:t xml:space="preserve"> </w:t>
      </w:r>
      <w:r>
        <w:t>the</w:t>
      </w:r>
      <w:r>
        <w:rPr>
          <w:spacing w:val="-9"/>
        </w:rPr>
        <w:t xml:space="preserve"> </w:t>
      </w:r>
      <w:r>
        <w:t>Final</w:t>
      </w:r>
      <w:r>
        <w:rPr>
          <w:spacing w:val="-5"/>
        </w:rPr>
        <w:t xml:space="preserve"> </w:t>
      </w:r>
      <w:r>
        <w:t>Project</w:t>
      </w:r>
      <w:r>
        <w:rPr>
          <w:spacing w:val="-5"/>
        </w:rPr>
        <w:t xml:space="preserve"> </w:t>
      </w:r>
      <w:r>
        <w:t>Report</w:t>
      </w:r>
      <w:r>
        <w:rPr>
          <w:spacing w:val="-5"/>
        </w:rPr>
        <w:t xml:space="preserve"> </w:t>
      </w:r>
      <w:r>
        <w:t>within</w:t>
      </w:r>
      <w:r>
        <w:rPr>
          <w:spacing w:val="-8"/>
        </w:rPr>
        <w:t xml:space="preserve"> </w:t>
      </w:r>
      <w:r>
        <w:t>45</w:t>
      </w:r>
      <w:r>
        <w:rPr>
          <w:spacing w:val="-6"/>
        </w:rPr>
        <w:t xml:space="preserve"> </w:t>
      </w:r>
      <w:r>
        <w:t>days</w:t>
      </w:r>
      <w:r>
        <w:rPr>
          <w:spacing w:val="-3"/>
        </w:rPr>
        <w:t xml:space="preserve"> </w:t>
      </w:r>
      <w:r>
        <w:t>from</w:t>
      </w:r>
      <w:r>
        <w:rPr>
          <w:spacing w:val="-5"/>
        </w:rPr>
        <w:t xml:space="preserve"> </w:t>
      </w:r>
      <w:proofErr w:type="gramStart"/>
      <w:r>
        <w:t xml:space="preserve">the </w:t>
      </w:r>
      <w:r w:rsidR="00996E68">
        <w:t xml:space="preserve"> completion</w:t>
      </w:r>
      <w:proofErr w:type="gramEnd"/>
      <w:r w:rsidR="00996E68">
        <w:t xml:space="preserve"> of</w:t>
      </w:r>
      <w:r>
        <w:t xml:space="preserve"> re-review </w:t>
      </w:r>
      <w:r w:rsidR="00996E68">
        <w:t>universe</w:t>
      </w:r>
      <w:r>
        <w:t>, excluding re-reviews due to MAC requests.</w:t>
      </w:r>
    </w:p>
    <w:p w14:paraId="2A93C108" w14:textId="77777777" w:rsidR="00D61D72" w:rsidRDefault="00D61D72">
      <w:pPr>
        <w:pStyle w:val="BodyText"/>
        <w:spacing w:before="10"/>
        <w:rPr>
          <w:sz w:val="26"/>
        </w:rPr>
      </w:pPr>
    </w:p>
    <w:p w14:paraId="01611AFD" w14:textId="77777777" w:rsidR="00D61D72" w:rsidRDefault="00860DAE">
      <w:pPr>
        <w:pStyle w:val="BodyText"/>
        <w:ind w:left="923"/>
      </w:pPr>
      <w:r>
        <w:t>The</w:t>
      </w:r>
      <w:r>
        <w:rPr>
          <w:spacing w:val="-7"/>
        </w:rPr>
        <w:t xml:space="preserve"> </w:t>
      </w:r>
      <w:r>
        <w:t>report</w:t>
      </w:r>
      <w:r>
        <w:rPr>
          <w:spacing w:val="-1"/>
        </w:rPr>
        <w:t xml:space="preserve"> </w:t>
      </w:r>
      <w:r>
        <w:t>elements</w:t>
      </w:r>
      <w:r>
        <w:rPr>
          <w:spacing w:val="-1"/>
        </w:rPr>
        <w:t xml:space="preserve"> </w:t>
      </w:r>
      <w:r>
        <w:t>shall,</w:t>
      </w:r>
      <w:r>
        <w:rPr>
          <w:spacing w:val="-1"/>
        </w:rPr>
        <w:t xml:space="preserve"> </w:t>
      </w:r>
      <w:r>
        <w:t>at</w:t>
      </w:r>
      <w:r>
        <w:rPr>
          <w:spacing w:val="-1"/>
        </w:rPr>
        <w:t xml:space="preserve"> </w:t>
      </w:r>
      <w:r>
        <w:t>a</w:t>
      </w:r>
      <w:r>
        <w:rPr>
          <w:spacing w:val="-5"/>
        </w:rPr>
        <w:t xml:space="preserve"> </w:t>
      </w:r>
      <w:r>
        <w:t>minimum,</w:t>
      </w:r>
      <w:r>
        <w:rPr>
          <w:spacing w:val="-3"/>
        </w:rPr>
        <w:t xml:space="preserve"> </w:t>
      </w:r>
      <w:r>
        <w:t>include</w:t>
      </w:r>
      <w:r>
        <w:rPr>
          <w:spacing w:val="-5"/>
        </w:rPr>
        <w:t xml:space="preserve"> </w:t>
      </w:r>
      <w:r>
        <w:t>the</w:t>
      </w:r>
      <w:r>
        <w:rPr>
          <w:spacing w:val="-5"/>
        </w:rPr>
        <w:t xml:space="preserve"> </w:t>
      </w:r>
      <w:r>
        <w:t>following,</w:t>
      </w:r>
      <w:r>
        <w:rPr>
          <w:spacing w:val="-1"/>
        </w:rPr>
        <w:t xml:space="preserve"> </w:t>
      </w:r>
      <w:r>
        <w:t>in</w:t>
      </w:r>
      <w:r>
        <w:rPr>
          <w:spacing w:val="-4"/>
        </w:rPr>
        <w:t xml:space="preserve"> </w:t>
      </w:r>
      <w:r>
        <w:t>no</w:t>
      </w:r>
      <w:r>
        <w:rPr>
          <w:spacing w:val="-1"/>
        </w:rPr>
        <w:t xml:space="preserve"> </w:t>
      </w:r>
      <w:r>
        <w:t>specific</w:t>
      </w:r>
      <w:r>
        <w:rPr>
          <w:spacing w:val="-1"/>
        </w:rPr>
        <w:t xml:space="preserve"> </w:t>
      </w:r>
      <w:r>
        <w:rPr>
          <w:spacing w:val="-2"/>
        </w:rPr>
        <w:t>order:</w:t>
      </w:r>
    </w:p>
    <w:p w14:paraId="05550F8A" w14:textId="77777777" w:rsidR="00D61D72" w:rsidRDefault="00860DAE">
      <w:pPr>
        <w:pStyle w:val="ListParagraph"/>
        <w:numPr>
          <w:ilvl w:val="0"/>
          <w:numId w:val="28"/>
        </w:numPr>
        <w:tabs>
          <w:tab w:val="left" w:pos="1717"/>
          <w:tab w:val="left" w:pos="1718"/>
        </w:tabs>
        <w:spacing w:before="21"/>
        <w:ind w:hanging="421"/>
        <w:rPr>
          <w:sz w:val="24"/>
        </w:rPr>
      </w:pPr>
      <w:r>
        <w:rPr>
          <w:sz w:val="24"/>
        </w:rPr>
        <w:t>Initial</w:t>
      </w:r>
      <w:r>
        <w:rPr>
          <w:spacing w:val="-8"/>
          <w:sz w:val="24"/>
        </w:rPr>
        <w:t xml:space="preserve"> </w:t>
      </w:r>
      <w:r>
        <w:rPr>
          <w:sz w:val="24"/>
        </w:rPr>
        <w:t>Project</w:t>
      </w:r>
      <w:r>
        <w:rPr>
          <w:spacing w:val="-8"/>
          <w:sz w:val="24"/>
        </w:rPr>
        <w:t xml:space="preserve"> </w:t>
      </w:r>
      <w:r>
        <w:rPr>
          <w:spacing w:val="-2"/>
          <w:sz w:val="24"/>
        </w:rPr>
        <w:t>Report</w:t>
      </w:r>
    </w:p>
    <w:p w14:paraId="2B41DA61" w14:textId="77777777" w:rsidR="00D61D72" w:rsidRDefault="00860DAE">
      <w:pPr>
        <w:pStyle w:val="ListParagraph"/>
        <w:numPr>
          <w:ilvl w:val="0"/>
          <w:numId w:val="28"/>
        </w:numPr>
        <w:tabs>
          <w:tab w:val="left" w:pos="1717"/>
          <w:tab w:val="left" w:pos="1718"/>
        </w:tabs>
        <w:ind w:hanging="421"/>
        <w:rPr>
          <w:sz w:val="24"/>
        </w:rPr>
      </w:pPr>
      <w:r>
        <w:rPr>
          <w:sz w:val="24"/>
        </w:rPr>
        <w:t>Original</w:t>
      </w:r>
      <w:r>
        <w:rPr>
          <w:spacing w:val="-9"/>
          <w:sz w:val="24"/>
        </w:rPr>
        <w:t xml:space="preserve"> </w:t>
      </w:r>
      <w:r>
        <w:rPr>
          <w:sz w:val="24"/>
        </w:rPr>
        <w:t>Medical</w:t>
      </w:r>
      <w:r>
        <w:rPr>
          <w:spacing w:val="-4"/>
          <w:sz w:val="24"/>
        </w:rPr>
        <w:t xml:space="preserve"> </w:t>
      </w:r>
      <w:r>
        <w:rPr>
          <w:sz w:val="24"/>
        </w:rPr>
        <w:t>Record Review</w:t>
      </w:r>
      <w:r>
        <w:rPr>
          <w:spacing w:val="-4"/>
          <w:sz w:val="24"/>
        </w:rPr>
        <w:t xml:space="preserve"> </w:t>
      </w:r>
      <w:r>
        <w:rPr>
          <w:sz w:val="24"/>
        </w:rPr>
        <w:t>process</w:t>
      </w:r>
      <w:r>
        <w:rPr>
          <w:spacing w:val="-5"/>
          <w:sz w:val="24"/>
        </w:rPr>
        <w:t xml:space="preserve"> </w:t>
      </w:r>
      <w:r>
        <w:rPr>
          <w:sz w:val="24"/>
        </w:rPr>
        <w:t>outcomes</w:t>
      </w:r>
      <w:r>
        <w:rPr>
          <w:spacing w:val="-4"/>
          <w:sz w:val="24"/>
        </w:rPr>
        <w:t xml:space="preserve"> </w:t>
      </w:r>
      <w:r>
        <w:rPr>
          <w:spacing w:val="-2"/>
          <w:sz w:val="24"/>
        </w:rPr>
        <w:t>including:</w:t>
      </w:r>
    </w:p>
    <w:p w14:paraId="186397E3" w14:textId="77777777" w:rsidR="00D61D72" w:rsidRDefault="00860DAE">
      <w:pPr>
        <w:pStyle w:val="ListParagraph"/>
        <w:numPr>
          <w:ilvl w:val="1"/>
          <w:numId w:val="28"/>
        </w:numPr>
        <w:tabs>
          <w:tab w:val="left" w:pos="2558"/>
        </w:tabs>
        <w:spacing w:before="24" w:line="244" w:lineRule="auto"/>
        <w:ind w:right="559"/>
        <w:rPr>
          <w:sz w:val="24"/>
        </w:rPr>
      </w:pPr>
      <w:r>
        <w:rPr>
          <w:sz w:val="24"/>
        </w:rPr>
        <w:t>Detailed</w:t>
      </w:r>
      <w:r>
        <w:rPr>
          <w:spacing w:val="-10"/>
          <w:sz w:val="24"/>
        </w:rPr>
        <w:t xml:space="preserve"> </w:t>
      </w:r>
      <w:r>
        <w:rPr>
          <w:sz w:val="24"/>
        </w:rPr>
        <w:t>review</w:t>
      </w:r>
      <w:r>
        <w:rPr>
          <w:spacing w:val="-13"/>
          <w:sz w:val="24"/>
        </w:rPr>
        <w:t xml:space="preserve"> </w:t>
      </w:r>
      <w:r>
        <w:rPr>
          <w:sz w:val="24"/>
        </w:rPr>
        <w:t>outcomes</w:t>
      </w:r>
      <w:r>
        <w:rPr>
          <w:spacing w:val="-10"/>
          <w:sz w:val="24"/>
        </w:rPr>
        <w:t xml:space="preserve"> </w:t>
      </w:r>
      <w:r>
        <w:rPr>
          <w:sz w:val="24"/>
        </w:rPr>
        <w:t>(claims</w:t>
      </w:r>
      <w:r>
        <w:rPr>
          <w:spacing w:val="-10"/>
          <w:sz w:val="24"/>
        </w:rPr>
        <w:t xml:space="preserve"> </w:t>
      </w:r>
      <w:r>
        <w:rPr>
          <w:sz w:val="24"/>
        </w:rPr>
        <w:t>recommended</w:t>
      </w:r>
      <w:r>
        <w:rPr>
          <w:spacing w:val="-10"/>
          <w:sz w:val="24"/>
        </w:rPr>
        <w:t xml:space="preserve"> </w:t>
      </w:r>
      <w:r>
        <w:rPr>
          <w:sz w:val="24"/>
        </w:rPr>
        <w:t>for</w:t>
      </w:r>
      <w:r>
        <w:rPr>
          <w:spacing w:val="-13"/>
          <w:sz w:val="24"/>
        </w:rPr>
        <w:t xml:space="preserve"> </w:t>
      </w:r>
      <w:r>
        <w:rPr>
          <w:sz w:val="24"/>
        </w:rPr>
        <w:t>payment,</w:t>
      </w:r>
      <w:r>
        <w:rPr>
          <w:spacing w:val="-10"/>
          <w:sz w:val="24"/>
        </w:rPr>
        <w:t xml:space="preserve"> </w:t>
      </w:r>
      <w:r>
        <w:rPr>
          <w:sz w:val="24"/>
        </w:rPr>
        <w:t>denials,</w:t>
      </w:r>
      <w:r>
        <w:rPr>
          <w:spacing w:val="-10"/>
          <w:sz w:val="24"/>
        </w:rPr>
        <w:t xml:space="preserve"> </w:t>
      </w:r>
      <w:r>
        <w:rPr>
          <w:sz w:val="24"/>
        </w:rPr>
        <w:t xml:space="preserve">and </w:t>
      </w:r>
      <w:r>
        <w:rPr>
          <w:spacing w:val="-2"/>
          <w:sz w:val="24"/>
        </w:rPr>
        <w:t>adjustment)</w:t>
      </w:r>
    </w:p>
    <w:p w14:paraId="3FC68F15" w14:textId="77777777" w:rsidR="00D61D72" w:rsidRDefault="00860DAE">
      <w:pPr>
        <w:pStyle w:val="ListParagraph"/>
        <w:numPr>
          <w:ilvl w:val="1"/>
          <w:numId w:val="28"/>
        </w:numPr>
        <w:tabs>
          <w:tab w:val="left" w:pos="2560"/>
        </w:tabs>
        <w:spacing w:before="15"/>
        <w:ind w:left="2560" w:hanging="363"/>
        <w:rPr>
          <w:sz w:val="24"/>
        </w:rPr>
      </w:pPr>
      <w:r>
        <w:rPr>
          <w:sz w:val="24"/>
        </w:rPr>
        <w:t>Payment</w:t>
      </w:r>
      <w:r>
        <w:rPr>
          <w:spacing w:val="-5"/>
          <w:sz w:val="24"/>
        </w:rPr>
        <w:t xml:space="preserve"> </w:t>
      </w:r>
      <w:r>
        <w:rPr>
          <w:sz w:val="24"/>
        </w:rPr>
        <w:t>decision</w:t>
      </w:r>
      <w:r>
        <w:rPr>
          <w:spacing w:val="-4"/>
          <w:sz w:val="24"/>
        </w:rPr>
        <w:t xml:space="preserve"> </w:t>
      </w:r>
      <w:r>
        <w:rPr>
          <w:spacing w:val="-2"/>
          <w:sz w:val="24"/>
        </w:rPr>
        <w:t>rationale</w:t>
      </w:r>
    </w:p>
    <w:p w14:paraId="3F6BEFE2" w14:textId="77777777" w:rsidR="00D61D72" w:rsidRDefault="00860DAE">
      <w:pPr>
        <w:pStyle w:val="ListParagraph"/>
        <w:numPr>
          <w:ilvl w:val="1"/>
          <w:numId w:val="28"/>
        </w:numPr>
        <w:tabs>
          <w:tab w:val="left" w:pos="2560"/>
        </w:tabs>
        <w:ind w:left="2560" w:hanging="363"/>
        <w:rPr>
          <w:sz w:val="24"/>
        </w:rPr>
      </w:pPr>
      <w:r>
        <w:rPr>
          <w:sz w:val="24"/>
        </w:rPr>
        <w:t>Error</w:t>
      </w:r>
      <w:r>
        <w:rPr>
          <w:spacing w:val="-7"/>
          <w:sz w:val="24"/>
        </w:rPr>
        <w:t xml:space="preserve"> </w:t>
      </w:r>
      <w:r>
        <w:rPr>
          <w:spacing w:val="-2"/>
          <w:sz w:val="24"/>
        </w:rPr>
        <w:t>rates</w:t>
      </w:r>
    </w:p>
    <w:p w14:paraId="2ADE8BC4" w14:textId="77777777" w:rsidR="00D61D72" w:rsidRDefault="00860DAE">
      <w:pPr>
        <w:pStyle w:val="ListParagraph"/>
        <w:numPr>
          <w:ilvl w:val="2"/>
          <w:numId w:val="28"/>
        </w:numPr>
        <w:tabs>
          <w:tab w:val="left" w:pos="3075"/>
          <w:tab w:val="left" w:pos="3076"/>
        </w:tabs>
        <w:spacing w:line="247" w:lineRule="auto"/>
        <w:ind w:left="3075" w:right="1343"/>
        <w:rPr>
          <w:sz w:val="24"/>
        </w:rPr>
      </w:pPr>
      <w:r>
        <w:rPr>
          <w:sz w:val="24"/>
        </w:rPr>
        <w:t>Original</w:t>
      </w:r>
      <w:r>
        <w:rPr>
          <w:spacing w:val="-10"/>
          <w:sz w:val="24"/>
        </w:rPr>
        <w:t xml:space="preserve"> </w:t>
      </w:r>
      <w:r>
        <w:rPr>
          <w:sz w:val="24"/>
        </w:rPr>
        <w:t>paid</w:t>
      </w:r>
      <w:r>
        <w:rPr>
          <w:spacing w:val="-10"/>
          <w:sz w:val="24"/>
        </w:rPr>
        <w:t xml:space="preserve"> </w:t>
      </w:r>
      <w:r>
        <w:rPr>
          <w:sz w:val="24"/>
        </w:rPr>
        <w:t>amount</w:t>
      </w:r>
      <w:r>
        <w:rPr>
          <w:spacing w:val="-10"/>
          <w:sz w:val="24"/>
        </w:rPr>
        <w:t xml:space="preserve"> </w:t>
      </w:r>
      <w:r>
        <w:rPr>
          <w:sz w:val="24"/>
        </w:rPr>
        <w:t>and</w:t>
      </w:r>
      <w:r>
        <w:rPr>
          <w:spacing w:val="-9"/>
          <w:sz w:val="24"/>
        </w:rPr>
        <w:t xml:space="preserve"> </w:t>
      </w:r>
      <w:r>
        <w:rPr>
          <w:sz w:val="24"/>
        </w:rPr>
        <w:t>amount</w:t>
      </w:r>
      <w:r>
        <w:rPr>
          <w:spacing w:val="-10"/>
          <w:sz w:val="24"/>
        </w:rPr>
        <w:t xml:space="preserve"> </w:t>
      </w:r>
      <w:r>
        <w:rPr>
          <w:sz w:val="24"/>
        </w:rPr>
        <w:t>paid</w:t>
      </w:r>
      <w:r>
        <w:rPr>
          <w:spacing w:val="-10"/>
          <w:sz w:val="24"/>
        </w:rPr>
        <w:t xml:space="preserve"> </w:t>
      </w:r>
      <w:r>
        <w:rPr>
          <w:sz w:val="24"/>
        </w:rPr>
        <w:t>in</w:t>
      </w:r>
      <w:r>
        <w:rPr>
          <w:spacing w:val="-10"/>
          <w:sz w:val="24"/>
        </w:rPr>
        <w:t xml:space="preserve"> </w:t>
      </w:r>
      <w:r>
        <w:rPr>
          <w:sz w:val="24"/>
        </w:rPr>
        <w:t>error</w:t>
      </w:r>
      <w:r>
        <w:rPr>
          <w:spacing w:val="-9"/>
          <w:sz w:val="24"/>
        </w:rPr>
        <w:t xml:space="preserve"> </w:t>
      </w:r>
      <w:r>
        <w:rPr>
          <w:sz w:val="24"/>
        </w:rPr>
        <w:t xml:space="preserve">(overpayment </w:t>
      </w:r>
      <w:r>
        <w:rPr>
          <w:spacing w:val="-2"/>
          <w:sz w:val="24"/>
        </w:rPr>
        <w:t>amount/savings)</w:t>
      </w:r>
    </w:p>
    <w:p w14:paraId="36A4AFCD" w14:textId="77777777" w:rsidR="00D61D72" w:rsidRDefault="00860DAE">
      <w:pPr>
        <w:pStyle w:val="ListParagraph"/>
        <w:numPr>
          <w:ilvl w:val="2"/>
          <w:numId w:val="28"/>
        </w:numPr>
        <w:tabs>
          <w:tab w:val="left" w:pos="3075"/>
          <w:tab w:val="left" w:pos="3076"/>
        </w:tabs>
        <w:spacing w:before="12"/>
        <w:rPr>
          <w:sz w:val="24"/>
        </w:rPr>
      </w:pPr>
      <w:r>
        <w:rPr>
          <w:sz w:val="24"/>
        </w:rPr>
        <w:t>Claims</w:t>
      </w:r>
      <w:r>
        <w:rPr>
          <w:spacing w:val="-7"/>
          <w:sz w:val="24"/>
        </w:rPr>
        <w:t xml:space="preserve"> </w:t>
      </w:r>
      <w:r>
        <w:rPr>
          <w:sz w:val="24"/>
        </w:rPr>
        <w:t>Error</w:t>
      </w:r>
      <w:r>
        <w:rPr>
          <w:spacing w:val="-5"/>
          <w:sz w:val="24"/>
        </w:rPr>
        <w:t xml:space="preserve"> </w:t>
      </w:r>
      <w:r>
        <w:rPr>
          <w:sz w:val="24"/>
        </w:rPr>
        <w:t>Rate</w:t>
      </w:r>
      <w:r>
        <w:rPr>
          <w:spacing w:val="-5"/>
          <w:sz w:val="24"/>
        </w:rPr>
        <w:t xml:space="preserve"> </w:t>
      </w:r>
      <w:r>
        <w:rPr>
          <w:sz w:val="24"/>
        </w:rPr>
        <w:t>based</w:t>
      </w:r>
      <w:r>
        <w:rPr>
          <w:spacing w:val="1"/>
          <w:sz w:val="24"/>
        </w:rPr>
        <w:t xml:space="preserve"> </w:t>
      </w:r>
      <w:r>
        <w:rPr>
          <w:sz w:val="24"/>
        </w:rPr>
        <w:t>on</w:t>
      </w:r>
      <w:r>
        <w:rPr>
          <w:spacing w:val="-5"/>
          <w:sz w:val="24"/>
        </w:rPr>
        <w:t xml:space="preserve"> </w:t>
      </w:r>
      <w:r>
        <w:rPr>
          <w:sz w:val="24"/>
        </w:rPr>
        <w:t>total</w:t>
      </w:r>
      <w:r>
        <w:rPr>
          <w:spacing w:val="-1"/>
          <w:sz w:val="24"/>
        </w:rPr>
        <w:t xml:space="preserve"> </w:t>
      </w:r>
      <w:r>
        <w:rPr>
          <w:sz w:val="24"/>
        </w:rPr>
        <w:t>claims</w:t>
      </w:r>
      <w:r>
        <w:rPr>
          <w:spacing w:val="-1"/>
          <w:sz w:val="24"/>
        </w:rPr>
        <w:t xml:space="preserve"> </w:t>
      </w:r>
      <w:r>
        <w:rPr>
          <w:sz w:val="24"/>
        </w:rPr>
        <w:t>and</w:t>
      </w:r>
      <w:r>
        <w:rPr>
          <w:spacing w:val="-2"/>
          <w:sz w:val="24"/>
        </w:rPr>
        <w:t xml:space="preserve"> </w:t>
      </w:r>
      <w:r>
        <w:rPr>
          <w:sz w:val="24"/>
        </w:rPr>
        <w:t>denied</w:t>
      </w:r>
      <w:r>
        <w:rPr>
          <w:spacing w:val="-2"/>
          <w:sz w:val="24"/>
        </w:rPr>
        <w:t xml:space="preserve"> claims</w:t>
      </w:r>
    </w:p>
    <w:p w14:paraId="66F91DE4" w14:textId="77777777" w:rsidR="00D61D72" w:rsidRDefault="00860DAE">
      <w:pPr>
        <w:pStyle w:val="ListParagraph"/>
        <w:numPr>
          <w:ilvl w:val="2"/>
          <w:numId w:val="28"/>
        </w:numPr>
        <w:tabs>
          <w:tab w:val="left" w:pos="3076"/>
        </w:tabs>
        <w:spacing w:before="19"/>
        <w:rPr>
          <w:sz w:val="24"/>
        </w:rPr>
      </w:pPr>
      <w:r>
        <w:rPr>
          <w:sz w:val="24"/>
        </w:rPr>
        <w:t>Claims</w:t>
      </w:r>
      <w:r>
        <w:rPr>
          <w:spacing w:val="-7"/>
          <w:sz w:val="24"/>
        </w:rPr>
        <w:t xml:space="preserve"> </w:t>
      </w:r>
      <w:r>
        <w:rPr>
          <w:sz w:val="24"/>
        </w:rPr>
        <w:t>Error</w:t>
      </w:r>
      <w:r>
        <w:rPr>
          <w:spacing w:val="-6"/>
          <w:sz w:val="24"/>
        </w:rPr>
        <w:t xml:space="preserve"> </w:t>
      </w:r>
      <w:r>
        <w:rPr>
          <w:sz w:val="24"/>
        </w:rPr>
        <w:t>Rate</w:t>
      </w:r>
      <w:r>
        <w:rPr>
          <w:spacing w:val="-5"/>
          <w:sz w:val="24"/>
        </w:rPr>
        <w:t xml:space="preserve"> </w:t>
      </w:r>
      <w:r>
        <w:rPr>
          <w:sz w:val="24"/>
        </w:rPr>
        <w:t>based on</w:t>
      </w:r>
      <w:r>
        <w:rPr>
          <w:spacing w:val="-4"/>
          <w:sz w:val="24"/>
        </w:rPr>
        <w:t xml:space="preserve"> </w:t>
      </w:r>
      <w:r>
        <w:rPr>
          <w:sz w:val="24"/>
        </w:rPr>
        <w:t>total</w:t>
      </w:r>
      <w:r>
        <w:rPr>
          <w:spacing w:val="-4"/>
          <w:sz w:val="24"/>
        </w:rPr>
        <w:t xml:space="preserve"> </w:t>
      </w:r>
      <w:r>
        <w:rPr>
          <w:sz w:val="24"/>
        </w:rPr>
        <w:t>claims</w:t>
      </w:r>
      <w:r>
        <w:rPr>
          <w:spacing w:val="-4"/>
          <w:sz w:val="24"/>
        </w:rPr>
        <w:t xml:space="preserve"> </w:t>
      </w:r>
      <w:r>
        <w:rPr>
          <w:sz w:val="24"/>
        </w:rPr>
        <w:t>reviewed and</w:t>
      </w:r>
      <w:r>
        <w:rPr>
          <w:spacing w:val="-2"/>
          <w:sz w:val="24"/>
        </w:rPr>
        <w:t xml:space="preserve"> denied</w:t>
      </w:r>
    </w:p>
    <w:p w14:paraId="7DFCAC89" w14:textId="77777777" w:rsidR="00D61D72" w:rsidRDefault="00860DAE">
      <w:pPr>
        <w:pStyle w:val="ListParagraph"/>
        <w:numPr>
          <w:ilvl w:val="1"/>
          <w:numId w:val="28"/>
        </w:numPr>
        <w:tabs>
          <w:tab w:val="left" w:pos="2448"/>
        </w:tabs>
        <w:ind w:left="2447" w:hanging="251"/>
        <w:rPr>
          <w:sz w:val="24"/>
        </w:rPr>
      </w:pPr>
      <w:r>
        <w:rPr>
          <w:sz w:val="24"/>
        </w:rPr>
        <w:t>Number</w:t>
      </w:r>
      <w:r>
        <w:rPr>
          <w:spacing w:val="-5"/>
          <w:sz w:val="24"/>
        </w:rPr>
        <w:t xml:space="preserve"> </w:t>
      </w:r>
      <w:r>
        <w:rPr>
          <w:sz w:val="24"/>
        </w:rPr>
        <w:t>of</w:t>
      </w:r>
      <w:r>
        <w:rPr>
          <w:spacing w:val="-2"/>
          <w:sz w:val="24"/>
        </w:rPr>
        <w:t xml:space="preserve"> </w:t>
      </w:r>
      <w:r>
        <w:rPr>
          <w:sz w:val="24"/>
        </w:rPr>
        <w:t>recommended</w:t>
      </w:r>
      <w:r>
        <w:rPr>
          <w:spacing w:val="-1"/>
          <w:sz w:val="24"/>
        </w:rPr>
        <w:t xml:space="preserve"> </w:t>
      </w:r>
      <w:r>
        <w:rPr>
          <w:spacing w:val="-2"/>
          <w:sz w:val="24"/>
        </w:rPr>
        <w:t>denials</w:t>
      </w:r>
    </w:p>
    <w:p w14:paraId="6173F582" w14:textId="77777777" w:rsidR="00D61D72" w:rsidRDefault="00860DAE">
      <w:pPr>
        <w:pStyle w:val="ListParagraph"/>
        <w:numPr>
          <w:ilvl w:val="2"/>
          <w:numId w:val="28"/>
        </w:numPr>
        <w:tabs>
          <w:tab w:val="left" w:pos="3075"/>
          <w:tab w:val="left" w:pos="3076"/>
        </w:tabs>
        <w:spacing w:before="81" w:line="247" w:lineRule="auto"/>
        <w:ind w:left="3075" w:right="927"/>
        <w:rPr>
          <w:sz w:val="24"/>
        </w:rPr>
      </w:pPr>
      <w:r>
        <w:rPr>
          <w:sz w:val="24"/>
        </w:rPr>
        <w:t>As</w:t>
      </w:r>
      <w:r>
        <w:rPr>
          <w:spacing w:val="-9"/>
          <w:sz w:val="24"/>
        </w:rPr>
        <w:t xml:space="preserve"> </w:t>
      </w:r>
      <w:r>
        <w:rPr>
          <w:sz w:val="24"/>
        </w:rPr>
        <w:t>a</w:t>
      </w:r>
      <w:r>
        <w:rPr>
          <w:spacing w:val="-10"/>
          <w:sz w:val="24"/>
        </w:rPr>
        <w:t xml:space="preserve"> </w:t>
      </w:r>
      <w:r>
        <w:rPr>
          <w:sz w:val="24"/>
        </w:rPr>
        <w:t>result</w:t>
      </w:r>
      <w:r>
        <w:rPr>
          <w:spacing w:val="-9"/>
          <w:sz w:val="24"/>
        </w:rPr>
        <w:t xml:space="preserve"> </w:t>
      </w:r>
      <w:r>
        <w:rPr>
          <w:sz w:val="24"/>
        </w:rPr>
        <w:t>of</w:t>
      </w:r>
      <w:r>
        <w:rPr>
          <w:spacing w:val="-10"/>
          <w:sz w:val="24"/>
        </w:rPr>
        <w:t xml:space="preserve"> </w:t>
      </w:r>
      <w:r>
        <w:rPr>
          <w:sz w:val="24"/>
        </w:rPr>
        <w:t>technical</w:t>
      </w:r>
      <w:r>
        <w:rPr>
          <w:spacing w:val="-9"/>
          <w:sz w:val="24"/>
        </w:rPr>
        <w:t xml:space="preserve"> </w:t>
      </w:r>
      <w:r>
        <w:rPr>
          <w:sz w:val="24"/>
        </w:rPr>
        <w:t>and</w:t>
      </w:r>
      <w:r>
        <w:rPr>
          <w:spacing w:val="-9"/>
          <w:sz w:val="24"/>
        </w:rPr>
        <w:t xml:space="preserve"> </w:t>
      </w:r>
      <w:r>
        <w:rPr>
          <w:sz w:val="24"/>
        </w:rPr>
        <w:t>medical</w:t>
      </w:r>
      <w:r>
        <w:rPr>
          <w:spacing w:val="-9"/>
          <w:sz w:val="24"/>
        </w:rPr>
        <w:t xml:space="preserve"> </w:t>
      </w:r>
      <w:r>
        <w:rPr>
          <w:sz w:val="24"/>
        </w:rPr>
        <w:t>necessity</w:t>
      </w:r>
      <w:r>
        <w:rPr>
          <w:spacing w:val="-13"/>
          <w:sz w:val="24"/>
        </w:rPr>
        <w:t xml:space="preserve"> </w:t>
      </w:r>
      <w:r>
        <w:rPr>
          <w:sz w:val="24"/>
        </w:rPr>
        <w:t>with</w:t>
      </w:r>
      <w:r>
        <w:rPr>
          <w:spacing w:val="-9"/>
          <w:sz w:val="24"/>
        </w:rPr>
        <w:t xml:space="preserve"> </w:t>
      </w:r>
      <w:r>
        <w:rPr>
          <w:sz w:val="24"/>
        </w:rPr>
        <w:t xml:space="preserve">corresponding </w:t>
      </w:r>
      <w:r>
        <w:rPr>
          <w:spacing w:val="-2"/>
          <w:sz w:val="24"/>
        </w:rPr>
        <w:t>definition</w:t>
      </w:r>
    </w:p>
    <w:p w14:paraId="389E723D" w14:textId="77777777" w:rsidR="00D61D72" w:rsidRDefault="00860DAE">
      <w:pPr>
        <w:pStyle w:val="ListParagraph"/>
        <w:numPr>
          <w:ilvl w:val="2"/>
          <w:numId w:val="28"/>
        </w:numPr>
        <w:tabs>
          <w:tab w:val="left" w:pos="3075"/>
          <w:tab w:val="left" w:pos="3076"/>
        </w:tabs>
        <w:spacing w:before="13"/>
        <w:rPr>
          <w:sz w:val="24"/>
        </w:rPr>
      </w:pPr>
      <w:r>
        <w:rPr>
          <w:sz w:val="24"/>
        </w:rPr>
        <w:t>As</w:t>
      </w:r>
      <w:r>
        <w:rPr>
          <w:spacing w:val="-2"/>
          <w:sz w:val="24"/>
        </w:rPr>
        <w:t xml:space="preserve"> </w:t>
      </w:r>
      <w:r>
        <w:rPr>
          <w:sz w:val="24"/>
        </w:rPr>
        <w:t>a</w:t>
      </w:r>
      <w:r>
        <w:rPr>
          <w:spacing w:val="-2"/>
          <w:sz w:val="24"/>
        </w:rPr>
        <w:t xml:space="preserve"> </w:t>
      </w:r>
      <w:r>
        <w:rPr>
          <w:sz w:val="24"/>
        </w:rPr>
        <w:t>result</w:t>
      </w:r>
      <w:r>
        <w:rPr>
          <w:spacing w:val="-1"/>
          <w:sz w:val="24"/>
        </w:rPr>
        <w:t xml:space="preserve"> </w:t>
      </w:r>
      <w:r>
        <w:rPr>
          <w:sz w:val="24"/>
        </w:rPr>
        <w:t>of</w:t>
      </w:r>
      <w:r>
        <w:rPr>
          <w:spacing w:val="-2"/>
          <w:sz w:val="24"/>
        </w:rPr>
        <w:t xml:space="preserve"> </w:t>
      </w:r>
      <w:r>
        <w:rPr>
          <w:sz w:val="24"/>
        </w:rPr>
        <w:t>no</w:t>
      </w:r>
      <w:r>
        <w:rPr>
          <w:spacing w:val="-2"/>
          <w:sz w:val="24"/>
        </w:rPr>
        <w:t xml:space="preserve"> </w:t>
      </w:r>
      <w:r>
        <w:rPr>
          <w:sz w:val="24"/>
        </w:rPr>
        <w:t>response</w:t>
      </w:r>
      <w:r>
        <w:rPr>
          <w:spacing w:val="-2"/>
          <w:sz w:val="24"/>
        </w:rPr>
        <w:t xml:space="preserve"> </w:t>
      </w:r>
      <w:r>
        <w:rPr>
          <w:sz w:val="24"/>
        </w:rPr>
        <w:t>to</w:t>
      </w:r>
      <w:r>
        <w:rPr>
          <w:spacing w:val="-2"/>
          <w:sz w:val="24"/>
        </w:rPr>
        <w:t xml:space="preserve"> </w:t>
      </w:r>
      <w:r>
        <w:rPr>
          <w:sz w:val="24"/>
        </w:rPr>
        <w:t>an</w:t>
      </w:r>
      <w:r>
        <w:rPr>
          <w:spacing w:val="-1"/>
          <w:sz w:val="24"/>
        </w:rPr>
        <w:t xml:space="preserve"> </w:t>
      </w:r>
      <w:r>
        <w:rPr>
          <w:sz w:val="24"/>
        </w:rPr>
        <w:t>ADR</w:t>
      </w:r>
      <w:r>
        <w:rPr>
          <w:spacing w:val="-1"/>
          <w:sz w:val="24"/>
        </w:rPr>
        <w:t xml:space="preserve"> </w:t>
      </w:r>
      <w:r>
        <w:rPr>
          <w:spacing w:val="-2"/>
          <w:sz w:val="24"/>
        </w:rPr>
        <w:t>letter</w:t>
      </w:r>
    </w:p>
    <w:p w14:paraId="31916B39" w14:textId="77777777" w:rsidR="00D61D72" w:rsidRDefault="00860DAE">
      <w:pPr>
        <w:pStyle w:val="ListParagraph"/>
        <w:numPr>
          <w:ilvl w:val="2"/>
          <w:numId w:val="28"/>
        </w:numPr>
        <w:tabs>
          <w:tab w:val="left" w:pos="3076"/>
        </w:tabs>
        <w:spacing w:before="19"/>
        <w:rPr>
          <w:sz w:val="24"/>
        </w:rPr>
      </w:pPr>
      <w:r>
        <w:rPr>
          <w:sz w:val="24"/>
        </w:rPr>
        <w:t>For</w:t>
      </w:r>
      <w:r>
        <w:rPr>
          <w:spacing w:val="-6"/>
          <w:sz w:val="24"/>
        </w:rPr>
        <w:t xml:space="preserve"> </w:t>
      </w:r>
      <w:r>
        <w:rPr>
          <w:sz w:val="24"/>
        </w:rPr>
        <w:t>related</w:t>
      </w:r>
      <w:r>
        <w:rPr>
          <w:spacing w:val="-2"/>
          <w:sz w:val="24"/>
        </w:rPr>
        <w:t xml:space="preserve"> </w:t>
      </w:r>
      <w:r>
        <w:rPr>
          <w:sz w:val="24"/>
        </w:rPr>
        <w:t>claim(s)</w:t>
      </w:r>
      <w:r>
        <w:rPr>
          <w:spacing w:val="-4"/>
          <w:sz w:val="24"/>
        </w:rPr>
        <w:t xml:space="preserve"> </w:t>
      </w:r>
      <w:r>
        <w:rPr>
          <w:sz w:val="24"/>
        </w:rPr>
        <w:t>associated</w:t>
      </w:r>
      <w:r>
        <w:rPr>
          <w:spacing w:val="-3"/>
          <w:sz w:val="24"/>
        </w:rPr>
        <w:t xml:space="preserve"> </w:t>
      </w:r>
      <w:r>
        <w:rPr>
          <w:sz w:val="24"/>
        </w:rPr>
        <w:t>with</w:t>
      </w:r>
      <w:r>
        <w:rPr>
          <w:spacing w:val="-2"/>
          <w:sz w:val="24"/>
        </w:rPr>
        <w:t xml:space="preserve"> </w:t>
      </w:r>
      <w:r>
        <w:rPr>
          <w:sz w:val="24"/>
        </w:rPr>
        <w:t>the</w:t>
      </w:r>
      <w:r>
        <w:rPr>
          <w:spacing w:val="-6"/>
          <w:sz w:val="24"/>
        </w:rPr>
        <w:t xml:space="preserve"> </w:t>
      </w:r>
      <w:r>
        <w:rPr>
          <w:sz w:val="24"/>
        </w:rPr>
        <w:t>primary</w:t>
      </w:r>
      <w:r>
        <w:rPr>
          <w:spacing w:val="-4"/>
          <w:sz w:val="24"/>
        </w:rPr>
        <w:t xml:space="preserve"> </w:t>
      </w:r>
      <w:r>
        <w:rPr>
          <w:spacing w:val="-2"/>
          <w:sz w:val="24"/>
        </w:rPr>
        <w:t>claim</w:t>
      </w:r>
    </w:p>
    <w:p w14:paraId="32CB341D" w14:textId="77777777" w:rsidR="00D61D72" w:rsidRDefault="00860DAE">
      <w:pPr>
        <w:pStyle w:val="ListParagraph"/>
        <w:numPr>
          <w:ilvl w:val="0"/>
          <w:numId w:val="28"/>
        </w:numPr>
        <w:tabs>
          <w:tab w:val="left" w:pos="1717"/>
          <w:tab w:val="left" w:pos="1718"/>
        </w:tabs>
        <w:ind w:hanging="419"/>
        <w:rPr>
          <w:sz w:val="24"/>
        </w:rPr>
      </w:pPr>
      <w:r>
        <w:rPr>
          <w:sz w:val="24"/>
        </w:rPr>
        <w:t>Miscellaneous</w:t>
      </w:r>
      <w:r>
        <w:rPr>
          <w:spacing w:val="-6"/>
          <w:sz w:val="24"/>
        </w:rPr>
        <w:t xml:space="preserve"> </w:t>
      </w:r>
      <w:r>
        <w:rPr>
          <w:sz w:val="24"/>
        </w:rPr>
        <w:t>review</w:t>
      </w:r>
      <w:r>
        <w:rPr>
          <w:spacing w:val="-8"/>
          <w:sz w:val="24"/>
        </w:rPr>
        <w:t xml:space="preserve"> </w:t>
      </w:r>
      <w:r>
        <w:rPr>
          <w:sz w:val="24"/>
        </w:rPr>
        <w:t>findings/observed</w:t>
      </w:r>
      <w:r>
        <w:rPr>
          <w:spacing w:val="-5"/>
          <w:sz w:val="24"/>
        </w:rPr>
        <w:t xml:space="preserve"> </w:t>
      </w:r>
      <w:r>
        <w:rPr>
          <w:spacing w:val="-2"/>
          <w:sz w:val="24"/>
        </w:rPr>
        <w:t>trends</w:t>
      </w:r>
    </w:p>
    <w:p w14:paraId="389AFE2C" w14:textId="77777777" w:rsidR="00D61D72" w:rsidRDefault="00860DAE">
      <w:pPr>
        <w:pStyle w:val="ListParagraph"/>
        <w:numPr>
          <w:ilvl w:val="0"/>
          <w:numId w:val="28"/>
        </w:numPr>
        <w:tabs>
          <w:tab w:val="left" w:pos="1717"/>
          <w:tab w:val="left" w:pos="1718"/>
        </w:tabs>
        <w:spacing w:before="21"/>
        <w:ind w:hanging="419"/>
        <w:rPr>
          <w:sz w:val="24"/>
        </w:rPr>
      </w:pPr>
      <w:r>
        <w:rPr>
          <w:sz w:val="24"/>
        </w:rPr>
        <w:t>D&amp;E</w:t>
      </w:r>
      <w:r>
        <w:rPr>
          <w:spacing w:val="-9"/>
          <w:sz w:val="24"/>
        </w:rPr>
        <w:t xml:space="preserve"> </w:t>
      </w:r>
      <w:r>
        <w:rPr>
          <w:spacing w:val="-2"/>
          <w:sz w:val="24"/>
        </w:rPr>
        <w:t>section</w:t>
      </w:r>
    </w:p>
    <w:p w14:paraId="2D15BC52" w14:textId="77777777" w:rsidR="00D61D72" w:rsidRDefault="00860DAE">
      <w:pPr>
        <w:pStyle w:val="ListParagraph"/>
        <w:numPr>
          <w:ilvl w:val="1"/>
          <w:numId w:val="28"/>
        </w:numPr>
        <w:tabs>
          <w:tab w:val="left" w:pos="2560"/>
        </w:tabs>
        <w:ind w:left="2560" w:hanging="361"/>
        <w:rPr>
          <w:sz w:val="24"/>
        </w:rPr>
      </w:pPr>
      <w:r>
        <w:rPr>
          <w:sz w:val="24"/>
        </w:rPr>
        <w:t>Total</w:t>
      </w:r>
      <w:r>
        <w:rPr>
          <w:spacing w:val="-2"/>
          <w:sz w:val="24"/>
        </w:rPr>
        <w:t xml:space="preserve"> </w:t>
      </w:r>
      <w:r>
        <w:rPr>
          <w:sz w:val="24"/>
        </w:rPr>
        <w:t>number</w:t>
      </w:r>
      <w:r>
        <w:rPr>
          <w:spacing w:val="-4"/>
          <w:sz w:val="24"/>
        </w:rPr>
        <w:t xml:space="preserve"> </w:t>
      </w:r>
      <w:r>
        <w:rPr>
          <w:sz w:val="24"/>
        </w:rPr>
        <w:t>of</w:t>
      </w:r>
      <w:r>
        <w:rPr>
          <w:spacing w:val="-2"/>
          <w:sz w:val="24"/>
        </w:rPr>
        <w:t xml:space="preserve"> </w:t>
      </w:r>
      <w:r>
        <w:rPr>
          <w:sz w:val="24"/>
        </w:rPr>
        <w:t>providers/suppliers</w:t>
      </w:r>
      <w:r>
        <w:rPr>
          <w:spacing w:val="-1"/>
          <w:sz w:val="24"/>
        </w:rPr>
        <w:t xml:space="preserve"> </w:t>
      </w:r>
      <w:r>
        <w:rPr>
          <w:sz w:val="24"/>
        </w:rPr>
        <w:t>in</w:t>
      </w:r>
      <w:r>
        <w:rPr>
          <w:spacing w:val="-1"/>
          <w:sz w:val="24"/>
        </w:rPr>
        <w:t xml:space="preserve"> </w:t>
      </w:r>
      <w:r>
        <w:rPr>
          <w:sz w:val="24"/>
        </w:rPr>
        <w:t>the</w:t>
      </w:r>
      <w:r>
        <w:rPr>
          <w:spacing w:val="-2"/>
          <w:sz w:val="24"/>
        </w:rPr>
        <w:t xml:space="preserve"> project,</w:t>
      </w:r>
    </w:p>
    <w:p w14:paraId="35E66391" w14:textId="77777777" w:rsidR="00D61D72" w:rsidRDefault="00860DAE">
      <w:pPr>
        <w:pStyle w:val="ListParagraph"/>
        <w:numPr>
          <w:ilvl w:val="1"/>
          <w:numId w:val="28"/>
        </w:numPr>
        <w:tabs>
          <w:tab w:val="left" w:pos="2560"/>
        </w:tabs>
        <w:spacing w:before="19"/>
        <w:ind w:left="2560" w:hanging="361"/>
        <w:rPr>
          <w:sz w:val="24"/>
        </w:rPr>
      </w:pPr>
      <w:r>
        <w:rPr>
          <w:sz w:val="24"/>
        </w:rPr>
        <w:t>Total</w:t>
      </w:r>
      <w:r>
        <w:rPr>
          <w:spacing w:val="-3"/>
          <w:sz w:val="24"/>
        </w:rPr>
        <w:t xml:space="preserve"> </w:t>
      </w:r>
      <w:r>
        <w:rPr>
          <w:sz w:val="24"/>
        </w:rPr>
        <w:t>number</w:t>
      </w:r>
      <w:r>
        <w:rPr>
          <w:spacing w:val="-5"/>
          <w:sz w:val="24"/>
        </w:rPr>
        <w:t xml:space="preserve"> </w:t>
      </w:r>
      <w:r>
        <w:rPr>
          <w:sz w:val="24"/>
        </w:rPr>
        <w:t>of</w:t>
      </w:r>
      <w:r>
        <w:rPr>
          <w:spacing w:val="-5"/>
          <w:sz w:val="24"/>
        </w:rPr>
        <w:t xml:space="preserve"> </w:t>
      </w:r>
      <w:r>
        <w:rPr>
          <w:sz w:val="24"/>
        </w:rPr>
        <w:t>providers/suppliers</w:t>
      </w:r>
      <w:r>
        <w:rPr>
          <w:spacing w:val="-1"/>
          <w:sz w:val="24"/>
        </w:rPr>
        <w:t xml:space="preserve"> </w:t>
      </w:r>
      <w:r>
        <w:rPr>
          <w:sz w:val="24"/>
        </w:rPr>
        <w:t>eligible</w:t>
      </w:r>
      <w:r>
        <w:rPr>
          <w:spacing w:val="-5"/>
          <w:sz w:val="24"/>
        </w:rPr>
        <w:t xml:space="preserve"> </w:t>
      </w:r>
      <w:r>
        <w:rPr>
          <w:sz w:val="24"/>
        </w:rPr>
        <w:t>for</w:t>
      </w:r>
      <w:r>
        <w:rPr>
          <w:spacing w:val="-2"/>
          <w:sz w:val="24"/>
        </w:rPr>
        <w:t xml:space="preserve"> </w:t>
      </w:r>
      <w:r>
        <w:rPr>
          <w:spacing w:val="-4"/>
          <w:sz w:val="24"/>
        </w:rPr>
        <w:t>D&amp;E,</w:t>
      </w:r>
    </w:p>
    <w:p w14:paraId="628679FB" w14:textId="77777777" w:rsidR="00D61D72" w:rsidRDefault="00860DAE">
      <w:pPr>
        <w:pStyle w:val="ListParagraph"/>
        <w:numPr>
          <w:ilvl w:val="1"/>
          <w:numId w:val="28"/>
        </w:numPr>
        <w:tabs>
          <w:tab w:val="left" w:pos="2560"/>
        </w:tabs>
        <w:ind w:left="2560" w:hanging="361"/>
        <w:rPr>
          <w:sz w:val="24"/>
        </w:rPr>
      </w:pPr>
      <w:r>
        <w:rPr>
          <w:sz w:val="24"/>
        </w:rPr>
        <w:t>Total</w:t>
      </w:r>
      <w:r>
        <w:rPr>
          <w:spacing w:val="-7"/>
          <w:sz w:val="24"/>
        </w:rPr>
        <w:t xml:space="preserve"> </w:t>
      </w:r>
      <w:r>
        <w:rPr>
          <w:sz w:val="24"/>
        </w:rPr>
        <w:t>number</w:t>
      </w:r>
      <w:r>
        <w:rPr>
          <w:spacing w:val="-5"/>
          <w:sz w:val="24"/>
        </w:rPr>
        <w:t xml:space="preserve"> </w:t>
      </w:r>
      <w:r>
        <w:rPr>
          <w:sz w:val="24"/>
        </w:rPr>
        <w:t>of</w:t>
      </w:r>
      <w:r>
        <w:rPr>
          <w:spacing w:val="-5"/>
          <w:sz w:val="24"/>
        </w:rPr>
        <w:t xml:space="preserve"> </w:t>
      </w:r>
      <w:r>
        <w:rPr>
          <w:sz w:val="24"/>
        </w:rPr>
        <w:t>providers/suppliers</w:t>
      </w:r>
      <w:r>
        <w:rPr>
          <w:spacing w:val="-5"/>
          <w:sz w:val="24"/>
        </w:rPr>
        <w:t xml:space="preserve"> </w:t>
      </w:r>
      <w:r>
        <w:rPr>
          <w:sz w:val="24"/>
        </w:rPr>
        <w:t>that</w:t>
      </w:r>
      <w:r>
        <w:rPr>
          <w:spacing w:val="-3"/>
          <w:sz w:val="24"/>
        </w:rPr>
        <w:t xml:space="preserve"> </w:t>
      </w:r>
      <w:r>
        <w:rPr>
          <w:sz w:val="24"/>
        </w:rPr>
        <w:t>requested and</w:t>
      </w:r>
      <w:r>
        <w:rPr>
          <w:spacing w:val="-4"/>
          <w:sz w:val="24"/>
        </w:rPr>
        <w:t xml:space="preserve"> </w:t>
      </w:r>
      <w:r>
        <w:rPr>
          <w:sz w:val="24"/>
        </w:rPr>
        <w:t>conducted</w:t>
      </w:r>
      <w:r>
        <w:rPr>
          <w:spacing w:val="1"/>
          <w:sz w:val="24"/>
        </w:rPr>
        <w:t xml:space="preserve"> </w:t>
      </w:r>
      <w:r>
        <w:rPr>
          <w:spacing w:val="-4"/>
          <w:sz w:val="24"/>
        </w:rPr>
        <w:t>D&amp;E,</w:t>
      </w:r>
    </w:p>
    <w:p w14:paraId="5C0276E3" w14:textId="77777777" w:rsidR="00D61D72" w:rsidRDefault="00860DAE">
      <w:pPr>
        <w:pStyle w:val="ListParagraph"/>
        <w:numPr>
          <w:ilvl w:val="1"/>
          <w:numId w:val="28"/>
        </w:numPr>
        <w:tabs>
          <w:tab w:val="left" w:pos="2560"/>
        </w:tabs>
        <w:spacing w:before="21"/>
        <w:ind w:left="2560" w:hanging="361"/>
        <w:rPr>
          <w:sz w:val="24"/>
        </w:rPr>
      </w:pPr>
      <w:r>
        <w:rPr>
          <w:sz w:val="24"/>
        </w:rPr>
        <w:t>Total</w:t>
      </w:r>
      <w:r>
        <w:rPr>
          <w:spacing w:val="-2"/>
          <w:sz w:val="24"/>
        </w:rPr>
        <w:t xml:space="preserve"> </w:t>
      </w:r>
      <w:r>
        <w:rPr>
          <w:sz w:val="24"/>
        </w:rPr>
        <w:t>number</w:t>
      </w:r>
      <w:r>
        <w:rPr>
          <w:spacing w:val="-5"/>
          <w:sz w:val="24"/>
        </w:rPr>
        <w:t xml:space="preserve"> </w:t>
      </w:r>
      <w:r>
        <w:rPr>
          <w:sz w:val="24"/>
        </w:rPr>
        <w:t>of</w:t>
      </w:r>
      <w:r>
        <w:rPr>
          <w:spacing w:val="-6"/>
          <w:sz w:val="24"/>
        </w:rPr>
        <w:t xml:space="preserve"> </w:t>
      </w:r>
      <w:r>
        <w:rPr>
          <w:sz w:val="24"/>
        </w:rPr>
        <w:t>claims</w:t>
      </w:r>
      <w:r>
        <w:rPr>
          <w:spacing w:val="-1"/>
          <w:sz w:val="24"/>
        </w:rPr>
        <w:t xml:space="preserve"> </w:t>
      </w:r>
      <w:r>
        <w:rPr>
          <w:sz w:val="24"/>
        </w:rPr>
        <w:t>discussed</w:t>
      </w:r>
      <w:r>
        <w:rPr>
          <w:spacing w:val="-2"/>
          <w:sz w:val="24"/>
        </w:rPr>
        <w:t xml:space="preserve"> </w:t>
      </w:r>
      <w:r>
        <w:rPr>
          <w:sz w:val="24"/>
        </w:rPr>
        <w:t>during</w:t>
      </w:r>
      <w:r>
        <w:rPr>
          <w:spacing w:val="-1"/>
          <w:sz w:val="24"/>
        </w:rPr>
        <w:t xml:space="preserve"> </w:t>
      </w:r>
      <w:r>
        <w:rPr>
          <w:spacing w:val="-4"/>
          <w:sz w:val="24"/>
        </w:rPr>
        <w:t>D&amp;E,</w:t>
      </w:r>
    </w:p>
    <w:p w14:paraId="6597C119" w14:textId="77777777" w:rsidR="00D61D72" w:rsidRDefault="00860DAE">
      <w:pPr>
        <w:pStyle w:val="ListParagraph"/>
        <w:numPr>
          <w:ilvl w:val="1"/>
          <w:numId w:val="28"/>
        </w:numPr>
        <w:tabs>
          <w:tab w:val="left" w:pos="2560"/>
        </w:tabs>
        <w:ind w:left="2560" w:hanging="361"/>
        <w:rPr>
          <w:sz w:val="24"/>
        </w:rPr>
      </w:pPr>
      <w:r>
        <w:rPr>
          <w:sz w:val="24"/>
        </w:rPr>
        <w:t>Trends</w:t>
      </w:r>
      <w:r>
        <w:rPr>
          <w:spacing w:val="-4"/>
          <w:sz w:val="24"/>
        </w:rPr>
        <w:t xml:space="preserve"> </w:t>
      </w:r>
      <w:r>
        <w:rPr>
          <w:sz w:val="24"/>
        </w:rPr>
        <w:t>experienced</w:t>
      </w:r>
      <w:r>
        <w:rPr>
          <w:spacing w:val="-3"/>
          <w:sz w:val="24"/>
        </w:rPr>
        <w:t xml:space="preserve"> </w:t>
      </w:r>
      <w:r>
        <w:rPr>
          <w:sz w:val="24"/>
        </w:rPr>
        <w:t>during</w:t>
      </w:r>
      <w:r>
        <w:rPr>
          <w:spacing w:val="-4"/>
          <w:sz w:val="24"/>
        </w:rPr>
        <w:t xml:space="preserve"> </w:t>
      </w:r>
      <w:r>
        <w:rPr>
          <w:sz w:val="24"/>
        </w:rPr>
        <w:t>the</w:t>
      </w:r>
      <w:r>
        <w:rPr>
          <w:spacing w:val="-4"/>
          <w:sz w:val="24"/>
        </w:rPr>
        <w:t xml:space="preserve"> D&amp;Es</w:t>
      </w:r>
    </w:p>
    <w:p w14:paraId="09D7C5BC" w14:textId="77777777" w:rsidR="00D61D72" w:rsidRDefault="00860DAE">
      <w:pPr>
        <w:pStyle w:val="ListParagraph"/>
        <w:numPr>
          <w:ilvl w:val="0"/>
          <w:numId w:val="28"/>
        </w:numPr>
        <w:tabs>
          <w:tab w:val="left" w:pos="1717"/>
          <w:tab w:val="left" w:pos="1718"/>
        </w:tabs>
        <w:ind w:hanging="419"/>
        <w:rPr>
          <w:sz w:val="24"/>
        </w:rPr>
      </w:pPr>
      <w:r>
        <w:rPr>
          <w:sz w:val="24"/>
        </w:rPr>
        <w:t>Re-review</w:t>
      </w:r>
      <w:r>
        <w:rPr>
          <w:spacing w:val="-11"/>
          <w:sz w:val="24"/>
        </w:rPr>
        <w:t xml:space="preserve"> </w:t>
      </w:r>
      <w:r>
        <w:rPr>
          <w:spacing w:val="-2"/>
          <w:sz w:val="24"/>
        </w:rPr>
        <w:t>Section</w:t>
      </w:r>
    </w:p>
    <w:p w14:paraId="35C9751F" w14:textId="77777777" w:rsidR="00D61D72" w:rsidRDefault="00860DAE">
      <w:pPr>
        <w:pStyle w:val="ListParagraph"/>
        <w:numPr>
          <w:ilvl w:val="1"/>
          <w:numId w:val="28"/>
        </w:numPr>
        <w:tabs>
          <w:tab w:val="left" w:pos="2020"/>
        </w:tabs>
        <w:spacing w:before="24" w:line="247" w:lineRule="auto"/>
        <w:ind w:left="2019" w:right="1081"/>
        <w:rPr>
          <w:sz w:val="24"/>
        </w:rPr>
      </w:pPr>
      <w:r>
        <w:rPr>
          <w:sz w:val="24"/>
        </w:rPr>
        <w:t>The</w:t>
      </w:r>
      <w:r>
        <w:rPr>
          <w:spacing w:val="-9"/>
          <w:sz w:val="24"/>
        </w:rPr>
        <w:t xml:space="preserve"> </w:t>
      </w:r>
      <w:r>
        <w:rPr>
          <w:sz w:val="24"/>
        </w:rPr>
        <w:t>number</w:t>
      </w:r>
      <w:r>
        <w:rPr>
          <w:spacing w:val="-9"/>
          <w:sz w:val="24"/>
        </w:rPr>
        <w:t xml:space="preserve"> </w:t>
      </w:r>
      <w:r>
        <w:rPr>
          <w:sz w:val="24"/>
        </w:rPr>
        <w:t>of</w:t>
      </w:r>
      <w:r>
        <w:rPr>
          <w:spacing w:val="-9"/>
          <w:sz w:val="24"/>
        </w:rPr>
        <w:t xml:space="preserve"> </w:t>
      </w:r>
      <w:r>
        <w:rPr>
          <w:sz w:val="24"/>
        </w:rPr>
        <w:t>times</w:t>
      </w:r>
      <w:r>
        <w:rPr>
          <w:spacing w:val="-8"/>
          <w:sz w:val="24"/>
        </w:rPr>
        <w:t xml:space="preserve"> </w:t>
      </w:r>
      <w:r>
        <w:rPr>
          <w:sz w:val="24"/>
        </w:rPr>
        <w:t>the</w:t>
      </w:r>
      <w:r>
        <w:rPr>
          <w:spacing w:val="-5"/>
          <w:sz w:val="24"/>
        </w:rPr>
        <w:t xml:space="preserve"> </w:t>
      </w:r>
      <w:r>
        <w:rPr>
          <w:sz w:val="24"/>
        </w:rPr>
        <w:t>Contractor</w:t>
      </w:r>
      <w:r>
        <w:rPr>
          <w:spacing w:val="-9"/>
          <w:sz w:val="24"/>
        </w:rPr>
        <w:t xml:space="preserve"> </w:t>
      </w:r>
      <w:r>
        <w:rPr>
          <w:sz w:val="24"/>
        </w:rPr>
        <w:t>re-reviews</w:t>
      </w:r>
      <w:r>
        <w:rPr>
          <w:spacing w:val="-8"/>
          <w:sz w:val="24"/>
        </w:rPr>
        <w:t xml:space="preserve"> </w:t>
      </w:r>
      <w:r>
        <w:rPr>
          <w:sz w:val="24"/>
        </w:rPr>
        <w:t>a</w:t>
      </w:r>
      <w:r>
        <w:rPr>
          <w:spacing w:val="-7"/>
          <w:sz w:val="24"/>
        </w:rPr>
        <w:t xml:space="preserve"> </w:t>
      </w:r>
      <w:r>
        <w:rPr>
          <w:sz w:val="24"/>
        </w:rPr>
        <w:t>claim</w:t>
      </w:r>
      <w:r>
        <w:rPr>
          <w:spacing w:val="-8"/>
          <w:sz w:val="24"/>
        </w:rPr>
        <w:t xml:space="preserve"> </w:t>
      </w:r>
      <w:r>
        <w:rPr>
          <w:sz w:val="24"/>
        </w:rPr>
        <w:t>based</w:t>
      </w:r>
      <w:r>
        <w:rPr>
          <w:spacing w:val="-8"/>
          <w:sz w:val="24"/>
        </w:rPr>
        <w:t xml:space="preserve"> </w:t>
      </w:r>
      <w:r>
        <w:rPr>
          <w:sz w:val="24"/>
        </w:rPr>
        <w:t>on</w:t>
      </w:r>
      <w:r>
        <w:rPr>
          <w:spacing w:val="-7"/>
          <w:sz w:val="24"/>
        </w:rPr>
        <w:t xml:space="preserve"> </w:t>
      </w:r>
      <w:r>
        <w:rPr>
          <w:sz w:val="24"/>
        </w:rPr>
        <w:t>additional documentation to the original claim received following a D&amp;E</w:t>
      </w:r>
    </w:p>
    <w:p w14:paraId="46EE43FE" w14:textId="77777777" w:rsidR="00D61D72" w:rsidRDefault="00860DAE">
      <w:pPr>
        <w:pStyle w:val="ListParagraph"/>
        <w:numPr>
          <w:ilvl w:val="2"/>
          <w:numId w:val="28"/>
        </w:numPr>
        <w:tabs>
          <w:tab w:val="left" w:pos="2771"/>
          <w:tab w:val="left" w:pos="2772"/>
        </w:tabs>
        <w:spacing w:before="60"/>
        <w:ind w:left="2771" w:hanging="376"/>
        <w:rPr>
          <w:sz w:val="24"/>
        </w:rPr>
      </w:pPr>
      <w:r>
        <w:rPr>
          <w:sz w:val="24"/>
        </w:rPr>
        <w:t>Total</w:t>
      </w:r>
      <w:r>
        <w:rPr>
          <w:spacing w:val="-9"/>
          <w:sz w:val="24"/>
        </w:rPr>
        <w:t xml:space="preserve"> </w:t>
      </w:r>
      <w:r>
        <w:rPr>
          <w:sz w:val="24"/>
        </w:rPr>
        <w:t>number</w:t>
      </w:r>
      <w:r>
        <w:rPr>
          <w:spacing w:val="-6"/>
          <w:sz w:val="24"/>
        </w:rPr>
        <w:t xml:space="preserve"> </w:t>
      </w:r>
      <w:r>
        <w:rPr>
          <w:sz w:val="24"/>
        </w:rPr>
        <w:t>of</w:t>
      </w:r>
      <w:r>
        <w:rPr>
          <w:spacing w:val="-3"/>
          <w:sz w:val="24"/>
        </w:rPr>
        <w:t xml:space="preserve"> </w:t>
      </w:r>
      <w:r>
        <w:rPr>
          <w:sz w:val="24"/>
        </w:rPr>
        <w:t>claims</w:t>
      </w:r>
      <w:r>
        <w:rPr>
          <w:spacing w:val="-2"/>
          <w:sz w:val="24"/>
        </w:rPr>
        <w:t xml:space="preserve"> </w:t>
      </w:r>
      <w:r>
        <w:rPr>
          <w:sz w:val="24"/>
        </w:rPr>
        <w:t>recommended</w:t>
      </w:r>
      <w:r>
        <w:rPr>
          <w:spacing w:val="-3"/>
          <w:sz w:val="24"/>
        </w:rPr>
        <w:t xml:space="preserve"> </w:t>
      </w:r>
      <w:r>
        <w:rPr>
          <w:sz w:val="24"/>
        </w:rPr>
        <w:t>for</w:t>
      </w:r>
      <w:r>
        <w:rPr>
          <w:spacing w:val="-2"/>
          <w:sz w:val="24"/>
        </w:rPr>
        <w:t xml:space="preserve"> overturned</w:t>
      </w:r>
    </w:p>
    <w:p w14:paraId="3DB34B3A" w14:textId="77777777" w:rsidR="00D61D72" w:rsidRDefault="00860DAE">
      <w:pPr>
        <w:pStyle w:val="ListParagraph"/>
        <w:numPr>
          <w:ilvl w:val="2"/>
          <w:numId w:val="28"/>
        </w:numPr>
        <w:tabs>
          <w:tab w:val="left" w:pos="2772"/>
        </w:tabs>
        <w:spacing w:before="21"/>
        <w:ind w:left="2771" w:hanging="376"/>
        <w:rPr>
          <w:sz w:val="24"/>
        </w:rPr>
      </w:pPr>
      <w:r>
        <w:rPr>
          <w:sz w:val="24"/>
        </w:rPr>
        <w:t>Total</w:t>
      </w:r>
      <w:r>
        <w:rPr>
          <w:spacing w:val="-4"/>
          <w:sz w:val="24"/>
        </w:rPr>
        <w:t xml:space="preserve"> </w:t>
      </w:r>
      <w:r>
        <w:rPr>
          <w:sz w:val="24"/>
        </w:rPr>
        <w:t>number</w:t>
      </w:r>
      <w:r>
        <w:rPr>
          <w:spacing w:val="-5"/>
          <w:sz w:val="24"/>
        </w:rPr>
        <w:t xml:space="preserve"> </w:t>
      </w:r>
      <w:r>
        <w:rPr>
          <w:sz w:val="24"/>
        </w:rPr>
        <w:t>of</w:t>
      </w:r>
      <w:r>
        <w:rPr>
          <w:spacing w:val="-2"/>
          <w:sz w:val="24"/>
        </w:rPr>
        <w:t xml:space="preserve"> </w:t>
      </w:r>
      <w:r>
        <w:rPr>
          <w:sz w:val="24"/>
        </w:rPr>
        <w:t>claims</w:t>
      </w:r>
      <w:r>
        <w:rPr>
          <w:spacing w:val="-1"/>
          <w:sz w:val="24"/>
        </w:rPr>
        <w:t xml:space="preserve"> </w:t>
      </w:r>
      <w:r>
        <w:rPr>
          <w:spacing w:val="-2"/>
          <w:sz w:val="24"/>
        </w:rPr>
        <w:t>upheld</w:t>
      </w:r>
    </w:p>
    <w:p w14:paraId="2259D5C0" w14:textId="77777777" w:rsidR="00D61D72" w:rsidRDefault="00860DAE">
      <w:pPr>
        <w:pStyle w:val="ListParagraph"/>
        <w:numPr>
          <w:ilvl w:val="1"/>
          <w:numId w:val="28"/>
        </w:numPr>
        <w:tabs>
          <w:tab w:val="left" w:pos="2020"/>
        </w:tabs>
        <w:spacing w:line="247" w:lineRule="auto"/>
        <w:ind w:left="2019" w:right="646"/>
        <w:rPr>
          <w:sz w:val="24"/>
        </w:rPr>
      </w:pPr>
      <w:r>
        <w:rPr>
          <w:sz w:val="24"/>
        </w:rPr>
        <w:t>The number of times the Contractor re-reviews a claim based on additional documentation</w:t>
      </w:r>
      <w:r>
        <w:rPr>
          <w:spacing w:val="-7"/>
          <w:sz w:val="24"/>
        </w:rPr>
        <w:t xml:space="preserve"> </w:t>
      </w:r>
      <w:r>
        <w:rPr>
          <w:sz w:val="24"/>
        </w:rPr>
        <w:t>to</w:t>
      </w:r>
      <w:r>
        <w:rPr>
          <w:spacing w:val="-7"/>
          <w:sz w:val="24"/>
        </w:rPr>
        <w:t xml:space="preserve"> </w:t>
      </w:r>
      <w:r>
        <w:rPr>
          <w:sz w:val="24"/>
        </w:rPr>
        <w:t>the</w:t>
      </w:r>
      <w:r>
        <w:rPr>
          <w:spacing w:val="-9"/>
          <w:sz w:val="24"/>
        </w:rPr>
        <w:t xml:space="preserve"> </w:t>
      </w:r>
      <w:r>
        <w:rPr>
          <w:sz w:val="24"/>
        </w:rPr>
        <w:t>original</w:t>
      </w:r>
      <w:r>
        <w:rPr>
          <w:spacing w:val="-6"/>
          <w:sz w:val="24"/>
        </w:rPr>
        <w:t xml:space="preserve"> </w:t>
      </w:r>
      <w:r>
        <w:rPr>
          <w:sz w:val="24"/>
        </w:rPr>
        <w:t>claim</w:t>
      </w:r>
      <w:r>
        <w:rPr>
          <w:spacing w:val="-6"/>
          <w:sz w:val="24"/>
        </w:rPr>
        <w:t xml:space="preserve"> </w:t>
      </w:r>
      <w:r>
        <w:rPr>
          <w:sz w:val="24"/>
        </w:rPr>
        <w:t>received</w:t>
      </w:r>
      <w:r>
        <w:rPr>
          <w:spacing w:val="-7"/>
          <w:sz w:val="24"/>
        </w:rPr>
        <w:t xml:space="preserve"> </w:t>
      </w:r>
      <w:r>
        <w:rPr>
          <w:sz w:val="24"/>
        </w:rPr>
        <w:t>without</w:t>
      </w:r>
      <w:r>
        <w:rPr>
          <w:spacing w:val="-6"/>
          <w:sz w:val="24"/>
        </w:rPr>
        <w:t xml:space="preserve"> </w:t>
      </w:r>
      <w:r>
        <w:rPr>
          <w:sz w:val="24"/>
        </w:rPr>
        <w:t>a</w:t>
      </w:r>
      <w:r>
        <w:rPr>
          <w:spacing w:val="-9"/>
          <w:sz w:val="24"/>
        </w:rPr>
        <w:t xml:space="preserve"> </w:t>
      </w:r>
      <w:r>
        <w:rPr>
          <w:sz w:val="24"/>
        </w:rPr>
        <w:t>D&amp;E</w:t>
      </w:r>
      <w:r>
        <w:rPr>
          <w:spacing w:val="-8"/>
          <w:sz w:val="24"/>
        </w:rPr>
        <w:t xml:space="preserve"> </w:t>
      </w:r>
      <w:proofErr w:type="spellStart"/>
      <w:r>
        <w:rPr>
          <w:sz w:val="24"/>
        </w:rPr>
        <w:t>i</w:t>
      </w:r>
      <w:proofErr w:type="spellEnd"/>
      <w:r>
        <w:rPr>
          <w:sz w:val="24"/>
        </w:rPr>
        <w:t>.</w:t>
      </w:r>
      <w:r>
        <w:rPr>
          <w:spacing w:val="-4"/>
          <w:sz w:val="24"/>
        </w:rPr>
        <w:t xml:space="preserve"> </w:t>
      </w:r>
      <w:r>
        <w:rPr>
          <w:sz w:val="24"/>
        </w:rPr>
        <w:t>Total</w:t>
      </w:r>
      <w:r>
        <w:rPr>
          <w:spacing w:val="-6"/>
          <w:sz w:val="24"/>
        </w:rPr>
        <w:t xml:space="preserve"> </w:t>
      </w:r>
      <w:r>
        <w:rPr>
          <w:sz w:val="24"/>
        </w:rPr>
        <w:t>number</w:t>
      </w:r>
      <w:r>
        <w:rPr>
          <w:spacing w:val="-9"/>
          <w:sz w:val="24"/>
        </w:rPr>
        <w:t xml:space="preserve"> </w:t>
      </w:r>
      <w:r>
        <w:rPr>
          <w:sz w:val="24"/>
        </w:rPr>
        <w:t>of claims recommended for overturned</w:t>
      </w:r>
    </w:p>
    <w:p w14:paraId="6B69ECE1" w14:textId="77777777" w:rsidR="00D61D72" w:rsidRDefault="00860DAE">
      <w:pPr>
        <w:pStyle w:val="BodyText"/>
        <w:spacing w:before="11"/>
        <w:ind w:left="2363"/>
      </w:pPr>
      <w:r>
        <w:t>ii.</w:t>
      </w:r>
      <w:r>
        <w:rPr>
          <w:spacing w:val="3"/>
        </w:rPr>
        <w:t xml:space="preserve"> </w:t>
      </w:r>
      <w:r>
        <w:t>Total</w:t>
      </w:r>
      <w:r>
        <w:rPr>
          <w:spacing w:val="-1"/>
        </w:rPr>
        <w:t xml:space="preserve"> </w:t>
      </w:r>
      <w:r>
        <w:t>number</w:t>
      </w:r>
      <w:r>
        <w:rPr>
          <w:spacing w:val="-4"/>
        </w:rPr>
        <w:t xml:space="preserve"> </w:t>
      </w:r>
      <w:r>
        <w:t>of</w:t>
      </w:r>
      <w:r>
        <w:rPr>
          <w:spacing w:val="-5"/>
        </w:rPr>
        <w:t xml:space="preserve"> </w:t>
      </w:r>
      <w:r>
        <w:t xml:space="preserve">claims </w:t>
      </w:r>
      <w:r>
        <w:rPr>
          <w:spacing w:val="-2"/>
        </w:rPr>
        <w:t>upheld</w:t>
      </w:r>
    </w:p>
    <w:p w14:paraId="59B1748A" w14:textId="77777777" w:rsidR="00D61D72" w:rsidRDefault="00860DAE">
      <w:pPr>
        <w:pStyle w:val="ListParagraph"/>
        <w:numPr>
          <w:ilvl w:val="1"/>
          <w:numId w:val="28"/>
        </w:numPr>
        <w:tabs>
          <w:tab w:val="left" w:pos="2018"/>
        </w:tabs>
        <w:spacing w:before="24" w:line="247" w:lineRule="auto"/>
        <w:ind w:left="2017" w:right="628"/>
        <w:rPr>
          <w:sz w:val="24"/>
        </w:rPr>
      </w:pPr>
      <w:r>
        <w:rPr>
          <w:sz w:val="24"/>
        </w:rPr>
        <w:t>The</w:t>
      </w:r>
      <w:r>
        <w:rPr>
          <w:spacing w:val="-8"/>
          <w:sz w:val="24"/>
        </w:rPr>
        <w:t xml:space="preserve"> </w:t>
      </w:r>
      <w:r>
        <w:rPr>
          <w:sz w:val="24"/>
        </w:rPr>
        <w:t>number</w:t>
      </w:r>
      <w:r>
        <w:rPr>
          <w:spacing w:val="-6"/>
          <w:sz w:val="24"/>
        </w:rPr>
        <w:t xml:space="preserve"> </w:t>
      </w:r>
      <w:r>
        <w:rPr>
          <w:sz w:val="24"/>
        </w:rPr>
        <w:t>of</w:t>
      </w:r>
      <w:r>
        <w:rPr>
          <w:spacing w:val="-8"/>
          <w:sz w:val="24"/>
        </w:rPr>
        <w:t xml:space="preserve"> </w:t>
      </w:r>
      <w:r>
        <w:rPr>
          <w:sz w:val="24"/>
        </w:rPr>
        <w:t>times</w:t>
      </w:r>
      <w:r>
        <w:rPr>
          <w:spacing w:val="-5"/>
          <w:sz w:val="24"/>
        </w:rPr>
        <w:t xml:space="preserve"> </w:t>
      </w:r>
      <w:r>
        <w:rPr>
          <w:sz w:val="24"/>
        </w:rPr>
        <w:t>the</w:t>
      </w:r>
      <w:r>
        <w:rPr>
          <w:spacing w:val="-3"/>
          <w:sz w:val="24"/>
        </w:rPr>
        <w:t xml:space="preserve"> </w:t>
      </w:r>
      <w:r>
        <w:rPr>
          <w:sz w:val="24"/>
        </w:rPr>
        <w:t>Contractor</w:t>
      </w:r>
      <w:r>
        <w:rPr>
          <w:spacing w:val="-8"/>
          <w:sz w:val="24"/>
        </w:rPr>
        <w:t xml:space="preserve"> </w:t>
      </w:r>
      <w:r>
        <w:rPr>
          <w:sz w:val="24"/>
        </w:rPr>
        <w:t>re-reviews</w:t>
      </w:r>
      <w:r>
        <w:rPr>
          <w:spacing w:val="-5"/>
          <w:sz w:val="24"/>
        </w:rPr>
        <w:t xml:space="preserve"> </w:t>
      </w:r>
      <w:r>
        <w:rPr>
          <w:sz w:val="24"/>
        </w:rPr>
        <w:t>a</w:t>
      </w:r>
      <w:r>
        <w:rPr>
          <w:spacing w:val="-6"/>
          <w:sz w:val="24"/>
        </w:rPr>
        <w:t xml:space="preserve"> </w:t>
      </w:r>
      <w:r>
        <w:rPr>
          <w:sz w:val="24"/>
        </w:rPr>
        <w:t>claim</w:t>
      </w:r>
      <w:r>
        <w:rPr>
          <w:spacing w:val="-4"/>
          <w:sz w:val="24"/>
        </w:rPr>
        <w:t xml:space="preserve"> </w:t>
      </w:r>
      <w:r>
        <w:rPr>
          <w:sz w:val="24"/>
        </w:rPr>
        <w:t>based</w:t>
      </w:r>
      <w:r>
        <w:rPr>
          <w:spacing w:val="-5"/>
          <w:sz w:val="24"/>
        </w:rPr>
        <w:t xml:space="preserve"> </w:t>
      </w:r>
      <w:r>
        <w:rPr>
          <w:sz w:val="24"/>
        </w:rPr>
        <w:t>on</w:t>
      </w:r>
      <w:r>
        <w:rPr>
          <w:spacing w:val="-5"/>
          <w:sz w:val="24"/>
        </w:rPr>
        <w:t xml:space="preserve"> </w:t>
      </w:r>
      <w:r>
        <w:rPr>
          <w:sz w:val="24"/>
        </w:rPr>
        <w:t>the</w:t>
      </w:r>
      <w:r>
        <w:rPr>
          <w:spacing w:val="-8"/>
          <w:sz w:val="24"/>
        </w:rPr>
        <w:t xml:space="preserve"> </w:t>
      </w:r>
      <w:r>
        <w:rPr>
          <w:sz w:val="24"/>
        </w:rPr>
        <w:t>results</w:t>
      </w:r>
      <w:r>
        <w:rPr>
          <w:spacing w:val="-2"/>
          <w:sz w:val="24"/>
        </w:rPr>
        <w:t xml:space="preserve"> </w:t>
      </w:r>
      <w:r>
        <w:rPr>
          <w:sz w:val="24"/>
        </w:rPr>
        <w:t>of</w:t>
      </w:r>
      <w:r>
        <w:rPr>
          <w:spacing w:val="-8"/>
          <w:sz w:val="24"/>
        </w:rPr>
        <w:t xml:space="preserve"> </w:t>
      </w:r>
      <w:r>
        <w:rPr>
          <w:sz w:val="24"/>
        </w:rPr>
        <w:t>a reviewer</w:t>
      </w:r>
      <w:r>
        <w:rPr>
          <w:spacing w:val="-5"/>
          <w:sz w:val="24"/>
        </w:rPr>
        <w:t xml:space="preserve"> </w:t>
      </w:r>
      <w:r>
        <w:rPr>
          <w:sz w:val="24"/>
        </w:rPr>
        <w:t>error</w:t>
      </w:r>
      <w:r>
        <w:rPr>
          <w:spacing w:val="-5"/>
          <w:sz w:val="24"/>
        </w:rPr>
        <w:t xml:space="preserve"> </w:t>
      </w:r>
      <w:r>
        <w:rPr>
          <w:sz w:val="24"/>
        </w:rPr>
        <w:t>or</w:t>
      </w:r>
      <w:r>
        <w:rPr>
          <w:spacing w:val="-5"/>
          <w:sz w:val="24"/>
        </w:rPr>
        <w:t xml:space="preserve"> </w:t>
      </w:r>
      <w:r>
        <w:rPr>
          <w:sz w:val="24"/>
        </w:rPr>
        <w:t>policy</w:t>
      </w:r>
      <w:r>
        <w:rPr>
          <w:spacing w:val="-7"/>
          <w:sz w:val="24"/>
        </w:rPr>
        <w:t xml:space="preserve"> </w:t>
      </w:r>
      <w:r>
        <w:rPr>
          <w:sz w:val="24"/>
        </w:rPr>
        <w:t>misinterpretations</w:t>
      </w:r>
      <w:r>
        <w:rPr>
          <w:spacing w:val="-4"/>
          <w:sz w:val="24"/>
        </w:rPr>
        <w:t xml:space="preserve"> </w:t>
      </w:r>
      <w:r>
        <w:rPr>
          <w:sz w:val="24"/>
        </w:rPr>
        <w:t>identified</w:t>
      </w:r>
      <w:r>
        <w:rPr>
          <w:spacing w:val="-4"/>
          <w:sz w:val="24"/>
        </w:rPr>
        <w:t xml:space="preserve"> </w:t>
      </w:r>
      <w:r>
        <w:rPr>
          <w:sz w:val="24"/>
        </w:rPr>
        <w:t>by</w:t>
      </w:r>
      <w:r>
        <w:rPr>
          <w:spacing w:val="-10"/>
          <w:sz w:val="24"/>
        </w:rPr>
        <w:t xml:space="preserve"> </w:t>
      </w:r>
      <w:r>
        <w:rPr>
          <w:sz w:val="24"/>
        </w:rPr>
        <w:t>the</w:t>
      </w:r>
      <w:r>
        <w:rPr>
          <w:spacing w:val="-5"/>
          <w:sz w:val="24"/>
        </w:rPr>
        <w:t xml:space="preserve"> </w:t>
      </w:r>
      <w:r>
        <w:rPr>
          <w:sz w:val="24"/>
        </w:rPr>
        <w:t>Contractor</w:t>
      </w:r>
      <w:r>
        <w:rPr>
          <w:spacing w:val="-5"/>
          <w:sz w:val="24"/>
        </w:rPr>
        <w:t xml:space="preserve"> </w:t>
      </w:r>
      <w:r>
        <w:rPr>
          <w:sz w:val="24"/>
        </w:rPr>
        <w:t>or</w:t>
      </w:r>
      <w:r>
        <w:rPr>
          <w:spacing w:val="-5"/>
          <w:sz w:val="24"/>
        </w:rPr>
        <w:t xml:space="preserve"> </w:t>
      </w:r>
      <w:r>
        <w:rPr>
          <w:sz w:val="24"/>
        </w:rPr>
        <w:t>CMS</w:t>
      </w:r>
    </w:p>
    <w:p w14:paraId="07D0B544" w14:textId="77777777" w:rsidR="00D61D72" w:rsidRDefault="00860DAE">
      <w:pPr>
        <w:pStyle w:val="ListParagraph"/>
        <w:numPr>
          <w:ilvl w:val="2"/>
          <w:numId w:val="28"/>
        </w:numPr>
        <w:tabs>
          <w:tab w:val="left" w:pos="2771"/>
          <w:tab w:val="left" w:pos="2772"/>
        </w:tabs>
        <w:spacing w:before="12"/>
        <w:ind w:left="2771" w:hanging="376"/>
        <w:rPr>
          <w:sz w:val="24"/>
        </w:rPr>
      </w:pPr>
      <w:r>
        <w:rPr>
          <w:sz w:val="24"/>
        </w:rPr>
        <w:t>Total</w:t>
      </w:r>
      <w:r>
        <w:rPr>
          <w:spacing w:val="-9"/>
          <w:sz w:val="24"/>
        </w:rPr>
        <w:t xml:space="preserve"> </w:t>
      </w:r>
      <w:r>
        <w:rPr>
          <w:sz w:val="24"/>
        </w:rPr>
        <w:t>number</w:t>
      </w:r>
      <w:r>
        <w:rPr>
          <w:spacing w:val="-6"/>
          <w:sz w:val="24"/>
        </w:rPr>
        <w:t xml:space="preserve"> </w:t>
      </w:r>
      <w:r>
        <w:rPr>
          <w:sz w:val="24"/>
        </w:rPr>
        <w:t>of</w:t>
      </w:r>
      <w:r>
        <w:rPr>
          <w:spacing w:val="-3"/>
          <w:sz w:val="24"/>
        </w:rPr>
        <w:t xml:space="preserve"> </w:t>
      </w:r>
      <w:r>
        <w:rPr>
          <w:sz w:val="24"/>
        </w:rPr>
        <w:t>claims</w:t>
      </w:r>
      <w:r>
        <w:rPr>
          <w:spacing w:val="-2"/>
          <w:sz w:val="24"/>
        </w:rPr>
        <w:t xml:space="preserve"> </w:t>
      </w:r>
      <w:r>
        <w:rPr>
          <w:sz w:val="24"/>
        </w:rPr>
        <w:t>recommended</w:t>
      </w:r>
      <w:r>
        <w:rPr>
          <w:spacing w:val="-3"/>
          <w:sz w:val="24"/>
        </w:rPr>
        <w:t xml:space="preserve"> </w:t>
      </w:r>
      <w:r>
        <w:rPr>
          <w:sz w:val="24"/>
        </w:rPr>
        <w:t>for</w:t>
      </w:r>
      <w:r>
        <w:rPr>
          <w:spacing w:val="-2"/>
          <w:sz w:val="24"/>
        </w:rPr>
        <w:t xml:space="preserve"> overturned</w:t>
      </w:r>
    </w:p>
    <w:p w14:paraId="6CC6B117" w14:textId="77777777" w:rsidR="00D61D72" w:rsidRDefault="00860DAE">
      <w:pPr>
        <w:pStyle w:val="ListParagraph"/>
        <w:numPr>
          <w:ilvl w:val="2"/>
          <w:numId w:val="28"/>
        </w:numPr>
        <w:tabs>
          <w:tab w:val="left" w:pos="2772"/>
        </w:tabs>
        <w:ind w:left="2771" w:hanging="376"/>
        <w:rPr>
          <w:sz w:val="24"/>
        </w:rPr>
      </w:pPr>
      <w:r>
        <w:rPr>
          <w:sz w:val="24"/>
        </w:rPr>
        <w:t>Total</w:t>
      </w:r>
      <w:r>
        <w:rPr>
          <w:spacing w:val="-4"/>
          <w:sz w:val="24"/>
        </w:rPr>
        <w:t xml:space="preserve"> </w:t>
      </w:r>
      <w:r>
        <w:rPr>
          <w:sz w:val="24"/>
        </w:rPr>
        <w:t>number</w:t>
      </w:r>
      <w:r>
        <w:rPr>
          <w:spacing w:val="-5"/>
          <w:sz w:val="24"/>
        </w:rPr>
        <w:t xml:space="preserve"> </w:t>
      </w:r>
      <w:r>
        <w:rPr>
          <w:sz w:val="24"/>
        </w:rPr>
        <w:t>of</w:t>
      </w:r>
      <w:r>
        <w:rPr>
          <w:spacing w:val="-2"/>
          <w:sz w:val="24"/>
        </w:rPr>
        <w:t xml:space="preserve"> </w:t>
      </w:r>
      <w:r>
        <w:rPr>
          <w:sz w:val="24"/>
        </w:rPr>
        <w:t>claims</w:t>
      </w:r>
      <w:r>
        <w:rPr>
          <w:spacing w:val="-1"/>
          <w:sz w:val="24"/>
        </w:rPr>
        <w:t xml:space="preserve"> </w:t>
      </w:r>
      <w:r>
        <w:rPr>
          <w:spacing w:val="-2"/>
          <w:sz w:val="24"/>
        </w:rPr>
        <w:t>upheld</w:t>
      </w:r>
    </w:p>
    <w:p w14:paraId="1D84B2D3" w14:textId="77777777" w:rsidR="00D61D72" w:rsidRDefault="00860DAE">
      <w:pPr>
        <w:pStyle w:val="ListParagraph"/>
        <w:numPr>
          <w:ilvl w:val="1"/>
          <w:numId w:val="28"/>
        </w:numPr>
        <w:tabs>
          <w:tab w:val="left" w:pos="2020"/>
        </w:tabs>
        <w:spacing w:before="19"/>
        <w:ind w:left="2020" w:hanging="361"/>
        <w:rPr>
          <w:sz w:val="24"/>
        </w:rPr>
      </w:pPr>
      <w:r>
        <w:rPr>
          <w:sz w:val="24"/>
        </w:rPr>
        <w:t>The</w:t>
      </w:r>
      <w:r>
        <w:rPr>
          <w:spacing w:val="-10"/>
          <w:sz w:val="24"/>
        </w:rPr>
        <w:t xml:space="preserve"> </w:t>
      </w:r>
      <w:r>
        <w:rPr>
          <w:sz w:val="24"/>
        </w:rPr>
        <w:t>number</w:t>
      </w:r>
      <w:r>
        <w:rPr>
          <w:spacing w:val="-5"/>
          <w:sz w:val="24"/>
        </w:rPr>
        <w:t xml:space="preserve"> </w:t>
      </w:r>
      <w:r>
        <w:rPr>
          <w:sz w:val="24"/>
        </w:rPr>
        <w:t>of</w:t>
      </w:r>
      <w:r>
        <w:rPr>
          <w:spacing w:val="-2"/>
          <w:sz w:val="24"/>
        </w:rPr>
        <w:t xml:space="preserve"> </w:t>
      </w:r>
      <w:r>
        <w:rPr>
          <w:sz w:val="24"/>
        </w:rPr>
        <w:t>claims</w:t>
      </w:r>
      <w:r>
        <w:rPr>
          <w:spacing w:val="-1"/>
          <w:sz w:val="24"/>
        </w:rPr>
        <w:t xml:space="preserve"> </w:t>
      </w:r>
      <w:r>
        <w:rPr>
          <w:sz w:val="24"/>
        </w:rPr>
        <w:t>re-reviewed</w:t>
      </w:r>
      <w:r>
        <w:rPr>
          <w:spacing w:val="-3"/>
          <w:sz w:val="24"/>
        </w:rPr>
        <w:t xml:space="preserve"> </w:t>
      </w:r>
      <w:r>
        <w:rPr>
          <w:sz w:val="24"/>
        </w:rPr>
        <w:t>due</w:t>
      </w:r>
      <w:r>
        <w:rPr>
          <w:spacing w:val="-2"/>
          <w:sz w:val="24"/>
        </w:rPr>
        <w:t xml:space="preserve"> </w:t>
      </w:r>
      <w:r>
        <w:rPr>
          <w:sz w:val="24"/>
        </w:rPr>
        <w:t>to</w:t>
      </w:r>
      <w:r>
        <w:rPr>
          <w:spacing w:val="-1"/>
          <w:sz w:val="24"/>
        </w:rPr>
        <w:t xml:space="preserve"> </w:t>
      </w:r>
      <w:r>
        <w:rPr>
          <w:sz w:val="24"/>
        </w:rPr>
        <w:t>no</w:t>
      </w:r>
      <w:r>
        <w:rPr>
          <w:spacing w:val="-1"/>
          <w:sz w:val="24"/>
        </w:rPr>
        <w:t xml:space="preserve"> </w:t>
      </w:r>
      <w:r>
        <w:rPr>
          <w:sz w:val="24"/>
        </w:rPr>
        <w:t>documentation</w:t>
      </w:r>
      <w:r>
        <w:rPr>
          <w:spacing w:val="-1"/>
          <w:sz w:val="24"/>
        </w:rPr>
        <w:t xml:space="preserve"> </w:t>
      </w:r>
      <w:r>
        <w:rPr>
          <w:spacing w:val="-2"/>
          <w:sz w:val="24"/>
        </w:rPr>
        <w:t>received</w:t>
      </w:r>
    </w:p>
    <w:p w14:paraId="06CCF8AF" w14:textId="77777777" w:rsidR="00D61D72" w:rsidRDefault="00860DAE">
      <w:pPr>
        <w:pStyle w:val="ListParagraph"/>
        <w:numPr>
          <w:ilvl w:val="2"/>
          <w:numId w:val="28"/>
        </w:numPr>
        <w:tabs>
          <w:tab w:val="left" w:pos="2771"/>
          <w:tab w:val="left" w:pos="2772"/>
        </w:tabs>
        <w:ind w:left="2771" w:hanging="376"/>
        <w:rPr>
          <w:sz w:val="24"/>
        </w:rPr>
      </w:pPr>
      <w:r>
        <w:rPr>
          <w:sz w:val="24"/>
        </w:rPr>
        <w:t>Total</w:t>
      </w:r>
      <w:r>
        <w:rPr>
          <w:spacing w:val="-9"/>
          <w:sz w:val="24"/>
        </w:rPr>
        <w:t xml:space="preserve"> </w:t>
      </w:r>
      <w:r>
        <w:rPr>
          <w:sz w:val="24"/>
        </w:rPr>
        <w:t>number</w:t>
      </w:r>
      <w:r>
        <w:rPr>
          <w:spacing w:val="-6"/>
          <w:sz w:val="24"/>
        </w:rPr>
        <w:t xml:space="preserve"> </w:t>
      </w:r>
      <w:r>
        <w:rPr>
          <w:sz w:val="24"/>
        </w:rPr>
        <w:t>of</w:t>
      </w:r>
      <w:r>
        <w:rPr>
          <w:spacing w:val="-3"/>
          <w:sz w:val="24"/>
        </w:rPr>
        <w:t xml:space="preserve"> </w:t>
      </w:r>
      <w:r>
        <w:rPr>
          <w:sz w:val="24"/>
        </w:rPr>
        <w:t>claims</w:t>
      </w:r>
      <w:r>
        <w:rPr>
          <w:spacing w:val="-2"/>
          <w:sz w:val="24"/>
        </w:rPr>
        <w:t xml:space="preserve"> </w:t>
      </w:r>
      <w:r>
        <w:rPr>
          <w:sz w:val="24"/>
        </w:rPr>
        <w:t>recommended</w:t>
      </w:r>
      <w:r>
        <w:rPr>
          <w:spacing w:val="-3"/>
          <w:sz w:val="24"/>
        </w:rPr>
        <w:t xml:space="preserve"> </w:t>
      </w:r>
      <w:r>
        <w:rPr>
          <w:sz w:val="24"/>
        </w:rPr>
        <w:t>for</w:t>
      </w:r>
      <w:r>
        <w:rPr>
          <w:spacing w:val="-2"/>
          <w:sz w:val="24"/>
        </w:rPr>
        <w:t xml:space="preserve"> overturned</w:t>
      </w:r>
    </w:p>
    <w:p w14:paraId="006D159D" w14:textId="77777777" w:rsidR="00D61D72" w:rsidRDefault="00860DAE">
      <w:pPr>
        <w:pStyle w:val="ListParagraph"/>
        <w:numPr>
          <w:ilvl w:val="2"/>
          <w:numId w:val="28"/>
        </w:numPr>
        <w:tabs>
          <w:tab w:val="left" w:pos="2772"/>
        </w:tabs>
        <w:ind w:left="2771" w:hanging="376"/>
        <w:rPr>
          <w:sz w:val="24"/>
        </w:rPr>
      </w:pPr>
      <w:r>
        <w:rPr>
          <w:sz w:val="24"/>
        </w:rPr>
        <w:t>Total</w:t>
      </w:r>
      <w:r>
        <w:rPr>
          <w:spacing w:val="-4"/>
          <w:sz w:val="24"/>
        </w:rPr>
        <w:t xml:space="preserve"> </w:t>
      </w:r>
      <w:r>
        <w:rPr>
          <w:sz w:val="24"/>
        </w:rPr>
        <w:t>number</w:t>
      </w:r>
      <w:r>
        <w:rPr>
          <w:spacing w:val="-5"/>
          <w:sz w:val="24"/>
        </w:rPr>
        <w:t xml:space="preserve"> </w:t>
      </w:r>
      <w:r>
        <w:rPr>
          <w:sz w:val="24"/>
        </w:rPr>
        <w:t>of</w:t>
      </w:r>
      <w:r>
        <w:rPr>
          <w:spacing w:val="-2"/>
          <w:sz w:val="24"/>
        </w:rPr>
        <w:t xml:space="preserve"> </w:t>
      </w:r>
      <w:r>
        <w:rPr>
          <w:sz w:val="24"/>
        </w:rPr>
        <w:t>claims</w:t>
      </w:r>
      <w:r>
        <w:rPr>
          <w:spacing w:val="-1"/>
          <w:sz w:val="24"/>
        </w:rPr>
        <w:t xml:space="preserve"> </w:t>
      </w:r>
      <w:r>
        <w:rPr>
          <w:spacing w:val="-2"/>
          <w:sz w:val="24"/>
        </w:rPr>
        <w:t>upheld</w:t>
      </w:r>
    </w:p>
    <w:p w14:paraId="73E2D8D0" w14:textId="77777777" w:rsidR="00D61D72" w:rsidRDefault="00860DAE">
      <w:pPr>
        <w:pStyle w:val="ListParagraph"/>
        <w:numPr>
          <w:ilvl w:val="1"/>
          <w:numId w:val="28"/>
        </w:numPr>
        <w:tabs>
          <w:tab w:val="left" w:pos="2020"/>
        </w:tabs>
        <w:spacing w:before="21"/>
        <w:ind w:left="2020" w:hanging="361"/>
        <w:rPr>
          <w:sz w:val="24"/>
        </w:rPr>
      </w:pPr>
      <w:r>
        <w:rPr>
          <w:sz w:val="24"/>
        </w:rPr>
        <w:t>Miscellaneous</w:t>
      </w:r>
      <w:r>
        <w:rPr>
          <w:spacing w:val="-9"/>
          <w:sz w:val="24"/>
        </w:rPr>
        <w:t xml:space="preserve"> </w:t>
      </w:r>
      <w:r>
        <w:rPr>
          <w:sz w:val="24"/>
        </w:rPr>
        <w:t>re-review</w:t>
      </w:r>
      <w:r>
        <w:rPr>
          <w:spacing w:val="-4"/>
          <w:sz w:val="24"/>
        </w:rPr>
        <w:t xml:space="preserve"> </w:t>
      </w:r>
      <w:r>
        <w:rPr>
          <w:sz w:val="24"/>
        </w:rPr>
        <w:t>findings/observed</w:t>
      </w:r>
      <w:r>
        <w:rPr>
          <w:spacing w:val="-6"/>
          <w:sz w:val="24"/>
        </w:rPr>
        <w:t xml:space="preserve"> </w:t>
      </w:r>
      <w:r>
        <w:rPr>
          <w:spacing w:val="-2"/>
          <w:sz w:val="24"/>
        </w:rPr>
        <w:t>trends</w:t>
      </w:r>
    </w:p>
    <w:p w14:paraId="60A486EB" w14:textId="77777777" w:rsidR="00D61D72" w:rsidRDefault="00860DAE">
      <w:pPr>
        <w:pStyle w:val="ListParagraph"/>
        <w:numPr>
          <w:ilvl w:val="0"/>
          <w:numId w:val="28"/>
        </w:numPr>
        <w:tabs>
          <w:tab w:val="left" w:pos="419"/>
          <w:tab w:val="left" w:pos="420"/>
        </w:tabs>
        <w:ind w:left="420" w:right="5490"/>
        <w:jc w:val="right"/>
        <w:rPr>
          <w:sz w:val="24"/>
        </w:rPr>
      </w:pPr>
      <w:r>
        <w:rPr>
          <w:sz w:val="24"/>
        </w:rPr>
        <w:t>Final</w:t>
      </w:r>
      <w:r>
        <w:rPr>
          <w:spacing w:val="-5"/>
          <w:sz w:val="24"/>
        </w:rPr>
        <w:t xml:space="preserve"> </w:t>
      </w:r>
      <w:r>
        <w:rPr>
          <w:sz w:val="24"/>
        </w:rPr>
        <w:t>Project</w:t>
      </w:r>
      <w:r>
        <w:rPr>
          <w:spacing w:val="-5"/>
          <w:sz w:val="24"/>
        </w:rPr>
        <w:t xml:space="preserve"> </w:t>
      </w:r>
      <w:r>
        <w:rPr>
          <w:sz w:val="24"/>
        </w:rPr>
        <w:t>outcomes</w:t>
      </w:r>
      <w:r>
        <w:rPr>
          <w:spacing w:val="-2"/>
          <w:sz w:val="24"/>
        </w:rPr>
        <w:t xml:space="preserve"> analysis</w:t>
      </w:r>
    </w:p>
    <w:p w14:paraId="22D8C535" w14:textId="77777777" w:rsidR="00D61D72" w:rsidRDefault="00860DAE">
      <w:pPr>
        <w:pStyle w:val="ListParagraph"/>
        <w:numPr>
          <w:ilvl w:val="1"/>
          <w:numId w:val="28"/>
        </w:numPr>
        <w:tabs>
          <w:tab w:val="left" w:pos="360"/>
        </w:tabs>
        <w:spacing w:before="21"/>
        <w:ind w:left="360" w:right="5489"/>
        <w:jc w:val="right"/>
        <w:rPr>
          <w:sz w:val="24"/>
        </w:rPr>
      </w:pPr>
      <w:r>
        <w:rPr>
          <w:sz w:val="24"/>
        </w:rPr>
        <w:t>Initial</w:t>
      </w:r>
      <w:r>
        <w:rPr>
          <w:spacing w:val="-8"/>
          <w:sz w:val="24"/>
        </w:rPr>
        <w:t xml:space="preserve"> </w:t>
      </w:r>
      <w:r>
        <w:rPr>
          <w:sz w:val="24"/>
        </w:rPr>
        <w:t>claims</w:t>
      </w:r>
      <w:r>
        <w:rPr>
          <w:spacing w:val="-6"/>
          <w:sz w:val="24"/>
        </w:rPr>
        <w:t xml:space="preserve"> </w:t>
      </w:r>
      <w:r>
        <w:rPr>
          <w:sz w:val="24"/>
        </w:rPr>
        <w:t>error</w:t>
      </w:r>
      <w:r>
        <w:rPr>
          <w:spacing w:val="-3"/>
          <w:sz w:val="24"/>
        </w:rPr>
        <w:t xml:space="preserve"> </w:t>
      </w:r>
      <w:r>
        <w:rPr>
          <w:spacing w:val="-4"/>
          <w:sz w:val="24"/>
        </w:rPr>
        <w:t>rate</w:t>
      </w:r>
    </w:p>
    <w:p w14:paraId="711241F1" w14:textId="77777777" w:rsidR="00D61D72" w:rsidRDefault="00860DAE">
      <w:pPr>
        <w:pStyle w:val="ListParagraph"/>
        <w:numPr>
          <w:ilvl w:val="1"/>
          <w:numId w:val="28"/>
        </w:numPr>
        <w:tabs>
          <w:tab w:val="left" w:pos="2560"/>
        </w:tabs>
        <w:spacing w:before="20"/>
        <w:ind w:left="2560" w:hanging="363"/>
        <w:rPr>
          <w:sz w:val="24"/>
        </w:rPr>
      </w:pPr>
      <w:r>
        <w:rPr>
          <w:sz w:val="24"/>
        </w:rPr>
        <w:t>Updated</w:t>
      </w:r>
      <w:r>
        <w:rPr>
          <w:spacing w:val="-5"/>
          <w:sz w:val="24"/>
        </w:rPr>
        <w:t xml:space="preserve"> </w:t>
      </w:r>
      <w:r>
        <w:rPr>
          <w:sz w:val="24"/>
        </w:rPr>
        <w:t>error</w:t>
      </w:r>
      <w:r>
        <w:rPr>
          <w:spacing w:val="-6"/>
          <w:sz w:val="24"/>
        </w:rPr>
        <w:t xml:space="preserve"> </w:t>
      </w:r>
      <w:r>
        <w:rPr>
          <w:sz w:val="24"/>
        </w:rPr>
        <w:t>rate</w:t>
      </w:r>
      <w:r>
        <w:rPr>
          <w:spacing w:val="-6"/>
          <w:sz w:val="24"/>
        </w:rPr>
        <w:t xml:space="preserve"> </w:t>
      </w:r>
      <w:r>
        <w:rPr>
          <w:sz w:val="24"/>
        </w:rPr>
        <w:t>(after</w:t>
      </w:r>
      <w:r>
        <w:rPr>
          <w:spacing w:val="56"/>
          <w:sz w:val="24"/>
        </w:rPr>
        <w:t xml:space="preserve"> </w:t>
      </w:r>
      <w:r>
        <w:rPr>
          <w:sz w:val="24"/>
        </w:rPr>
        <w:t>re-</w:t>
      </w:r>
      <w:r>
        <w:rPr>
          <w:spacing w:val="-2"/>
          <w:sz w:val="24"/>
        </w:rPr>
        <w:t>reviews)</w:t>
      </w:r>
    </w:p>
    <w:p w14:paraId="6478A386" w14:textId="77777777" w:rsidR="00D61D72" w:rsidRDefault="00860DAE">
      <w:pPr>
        <w:pStyle w:val="ListParagraph"/>
        <w:numPr>
          <w:ilvl w:val="2"/>
          <w:numId w:val="28"/>
        </w:numPr>
        <w:tabs>
          <w:tab w:val="left" w:pos="3075"/>
          <w:tab w:val="left" w:pos="3076"/>
        </w:tabs>
        <w:spacing w:before="21" w:line="247" w:lineRule="auto"/>
        <w:ind w:left="3075" w:right="1343"/>
        <w:rPr>
          <w:sz w:val="24"/>
        </w:rPr>
      </w:pPr>
      <w:r>
        <w:rPr>
          <w:sz w:val="24"/>
        </w:rPr>
        <w:t>Original</w:t>
      </w:r>
      <w:r>
        <w:rPr>
          <w:spacing w:val="-10"/>
          <w:sz w:val="24"/>
        </w:rPr>
        <w:t xml:space="preserve"> </w:t>
      </w:r>
      <w:r>
        <w:rPr>
          <w:sz w:val="24"/>
        </w:rPr>
        <w:t>paid</w:t>
      </w:r>
      <w:r>
        <w:rPr>
          <w:spacing w:val="-10"/>
          <w:sz w:val="24"/>
        </w:rPr>
        <w:t xml:space="preserve"> </w:t>
      </w:r>
      <w:r>
        <w:rPr>
          <w:sz w:val="24"/>
        </w:rPr>
        <w:t>amount</w:t>
      </w:r>
      <w:r>
        <w:rPr>
          <w:spacing w:val="-10"/>
          <w:sz w:val="24"/>
        </w:rPr>
        <w:t xml:space="preserve"> </w:t>
      </w:r>
      <w:r>
        <w:rPr>
          <w:sz w:val="24"/>
        </w:rPr>
        <w:t>and</w:t>
      </w:r>
      <w:r>
        <w:rPr>
          <w:spacing w:val="-9"/>
          <w:sz w:val="24"/>
        </w:rPr>
        <w:t xml:space="preserve"> </w:t>
      </w:r>
      <w:r>
        <w:rPr>
          <w:sz w:val="24"/>
        </w:rPr>
        <w:t>amount</w:t>
      </w:r>
      <w:r>
        <w:rPr>
          <w:spacing w:val="-10"/>
          <w:sz w:val="24"/>
        </w:rPr>
        <w:t xml:space="preserve"> </w:t>
      </w:r>
      <w:r>
        <w:rPr>
          <w:sz w:val="24"/>
        </w:rPr>
        <w:t>paid</w:t>
      </w:r>
      <w:r>
        <w:rPr>
          <w:spacing w:val="-10"/>
          <w:sz w:val="24"/>
        </w:rPr>
        <w:t xml:space="preserve"> </w:t>
      </w:r>
      <w:r>
        <w:rPr>
          <w:sz w:val="24"/>
        </w:rPr>
        <w:t>in</w:t>
      </w:r>
      <w:r>
        <w:rPr>
          <w:spacing w:val="-10"/>
          <w:sz w:val="24"/>
        </w:rPr>
        <w:t xml:space="preserve"> </w:t>
      </w:r>
      <w:r>
        <w:rPr>
          <w:sz w:val="24"/>
        </w:rPr>
        <w:t>error</w:t>
      </w:r>
      <w:r>
        <w:rPr>
          <w:spacing w:val="-9"/>
          <w:sz w:val="24"/>
        </w:rPr>
        <w:t xml:space="preserve"> </w:t>
      </w:r>
      <w:r>
        <w:rPr>
          <w:sz w:val="24"/>
        </w:rPr>
        <w:t xml:space="preserve">(overpayment </w:t>
      </w:r>
      <w:r>
        <w:rPr>
          <w:spacing w:val="-2"/>
          <w:sz w:val="24"/>
        </w:rPr>
        <w:t>amount/savings)</w:t>
      </w:r>
    </w:p>
    <w:p w14:paraId="032637F5" w14:textId="77777777" w:rsidR="00D61D72" w:rsidRDefault="00860DAE">
      <w:pPr>
        <w:pStyle w:val="ListParagraph"/>
        <w:numPr>
          <w:ilvl w:val="2"/>
          <w:numId w:val="28"/>
        </w:numPr>
        <w:tabs>
          <w:tab w:val="left" w:pos="3075"/>
          <w:tab w:val="left" w:pos="3076"/>
        </w:tabs>
        <w:spacing w:before="15"/>
        <w:rPr>
          <w:sz w:val="24"/>
        </w:rPr>
      </w:pPr>
      <w:r>
        <w:rPr>
          <w:sz w:val="24"/>
        </w:rPr>
        <w:t>Claims</w:t>
      </w:r>
      <w:r>
        <w:rPr>
          <w:spacing w:val="-7"/>
          <w:sz w:val="24"/>
        </w:rPr>
        <w:t xml:space="preserve"> </w:t>
      </w:r>
      <w:r>
        <w:rPr>
          <w:sz w:val="24"/>
        </w:rPr>
        <w:t>Error</w:t>
      </w:r>
      <w:r>
        <w:rPr>
          <w:spacing w:val="-5"/>
          <w:sz w:val="24"/>
        </w:rPr>
        <w:t xml:space="preserve"> </w:t>
      </w:r>
      <w:r>
        <w:rPr>
          <w:sz w:val="24"/>
        </w:rPr>
        <w:t>Rate</w:t>
      </w:r>
      <w:r>
        <w:rPr>
          <w:spacing w:val="-5"/>
          <w:sz w:val="24"/>
        </w:rPr>
        <w:t xml:space="preserve"> </w:t>
      </w:r>
      <w:r>
        <w:rPr>
          <w:sz w:val="24"/>
        </w:rPr>
        <w:t>based</w:t>
      </w:r>
      <w:r>
        <w:rPr>
          <w:spacing w:val="1"/>
          <w:sz w:val="24"/>
        </w:rPr>
        <w:t xml:space="preserve"> </w:t>
      </w:r>
      <w:r>
        <w:rPr>
          <w:sz w:val="24"/>
        </w:rPr>
        <w:t>on</w:t>
      </w:r>
      <w:r>
        <w:rPr>
          <w:spacing w:val="-5"/>
          <w:sz w:val="24"/>
        </w:rPr>
        <w:t xml:space="preserve"> </w:t>
      </w:r>
      <w:r>
        <w:rPr>
          <w:sz w:val="24"/>
        </w:rPr>
        <w:t>total</w:t>
      </w:r>
      <w:r>
        <w:rPr>
          <w:spacing w:val="-1"/>
          <w:sz w:val="24"/>
        </w:rPr>
        <w:t xml:space="preserve"> </w:t>
      </w:r>
      <w:r>
        <w:rPr>
          <w:sz w:val="24"/>
        </w:rPr>
        <w:t>claims</w:t>
      </w:r>
      <w:r>
        <w:rPr>
          <w:spacing w:val="-1"/>
          <w:sz w:val="24"/>
        </w:rPr>
        <w:t xml:space="preserve"> </w:t>
      </w:r>
      <w:r>
        <w:rPr>
          <w:sz w:val="24"/>
        </w:rPr>
        <w:t>and</w:t>
      </w:r>
      <w:r>
        <w:rPr>
          <w:spacing w:val="-2"/>
          <w:sz w:val="24"/>
        </w:rPr>
        <w:t xml:space="preserve"> </w:t>
      </w:r>
      <w:r>
        <w:rPr>
          <w:sz w:val="24"/>
        </w:rPr>
        <w:t>denied</w:t>
      </w:r>
      <w:r>
        <w:rPr>
          <w:spacing w:val="-2"/>
          <w:sz w:val="24"/>
        </w:rPr>
        <w:t xml:space="preserve"> claims</w:t>
      </w:r>
    </w:p>
    <w:p w14:paraId="6C3D512C" w14:textId="77777777" w:rsidR="00D61D72" w:rsidRDefault="00860DAE">
      <w:pPr>
        <w:pStyle w:val="ListParagraph"/>
        <w:numPr>
          <w:ilvl w:val="2"/>
          <w:numId w:val="28"/>
        </w:numPr>
        <w:tabs>
          <w:tab w:val="left" w:pos="3076"/>
        </w:tabs>
        <w:rPr>
          <w:sz w:val="24"/>
        </w:rPr>
      </w:pPr>
      <w:r>
        <w:rPr>
          <w:sz w:val="24"/>
        </w:rPr>
        <w:t>Claims</w:t>
      </w:r>
      <w:r>
        <w:rPr>
          <w:spacing w:val="-7"/>
          <w:sz w:val="24"/>
        </w:rPr>
        <w:t xml:space="preserve"> </w:t>
      </w:r>
      <w:r>
        <w:rPr>
          <w:sz w:val="24"/>
        </w:rPr>
        <w:t>Error</w:t>
      </w:r>
      <w:r>
        <w:rPr>
          <w:spacing w:val="-6"/>
          <w:sz w:val="24"/>
        </w:rPr>
        <w:t xml:space="preserve"> </w:t>
      </w:r>
      <w:r>
        <w:rPr>
          <w:sz w:val="24"/>
        </w:rPr>
        <w:t>Rate</w:t>
      </w:r>
      <w:r>
        <w:rPr>
          <w:spacing w:val="-5"/>
          <w:sz w:val="24"/>
        </w:rPr>
        <w:t xml:space="preserve"> </w:t>
      </w:r>
      <w:r>
        <w:rPr>
          <w:sz w:val="24"/>
        </w:rPr>
        <w:t>based on</w:t>
      </w:r>
      <w:r>
        <w:rPr>
          <w:spacing w:val="-4"/>
          <w:sz w:val="24"/>
        </w:rPr>
        <w:t xml:space="preserve"> </w:t>
      </w:r>
      <w:r>
        <w:rPr>
          <w:sz w:val="24"/>
        </w:rPr>
        <w:t>total</w:t>
      </w:r>
      <w:r>
        <w:rPr>
          <w:spacing w:val="-4"/>
          <w:sz w:val="24"/>
        </w:rPr>
        <w:t xml:space="preserve"> </w:t>
      </w:r>
      <w:r>
        <w:rPr>
          <w:sz w:val="24"/>
        </w:rPr>
        <w:t>claims</w:t>
      </w:r>
      <w:r>
        <w:rPr>
          <w:spacing w:val="-4"/>
          <w:sz w:val="24"/>
        </w:rPr>
        <w:t xml:space="preserve"> </w:t>
      </w:r>
      <w:r>
        <w:rPr>
          <w:sz w:val="24"/>
        </w:rPr>
        <w:t>reviewed and</w:t>
      </w:r>
      <w:r>
        <w:rPr>
          <w:spacing w:val="-2"/>
          <w:sz w:val="24"/>
        </w:rPr>
        <w:t xml:space="preserve"> denied</w:t>
      </w:r>
    </w:p>
    <w:p w14:paraId="075FF469" w14:textId="77777777" w:rsidR="00D61D72" w:rsidRDefault="00860DAE">
      <w:pPr>
        <w:pStyle w:val="ListParagraph"/>
        <w:numPr>
          <w:ilvl w:val="1"/>
          <w:numId w:val="28"/>
        </w:numPr>
        <w:tabs>
          <w:tab w:val="left" w:pos="2560"/>
        </w:tabs>
        <w:spacing w:before="19"/>
        <w:ind w:left="2560" w:hanging="361"/>
        <w:rPr>
          <w:sz w:val="24"/>
        </w:rPr>
      </w:pPr>
      <w:r>
        <w:rPr>
          <w:sz w:val="24"/>
        </w:rPr>
        <w:t>Project</w:t>
      </w:r>
      <w:r>
        <w:rPr>
          <w:spacing w:val="-6"/>
          <w:sz w:val="24"/>
        </w:rPr>
        <w:t xml:space="preserve"> </w:t>
      </w:r>
      <w:r>
        <w:rPr>
          <w:sz w:val="24"/>
        </w:rPr>
        <w:t>overpayment</w:t>
      </w:r>
      <w:r>
        <w:rPr>
          <w:spacing w:val="-5"/>
          <w:sz w:val="24"/>
        </w:rPr>
        <w:t xml:space="preserve"> </w:t>
      </w:r>
      <w:r>
        <w:rPr>
          <w:spacing w:val="-2"/>
          <w:sz w:val="24"/>
        </w:rPr>
        <w:t>savings</w:t>
      </w:r>
    </w:p>
    <w:p w14:paraId="07300816" w14:textId="77777777" w:rsidR="00D61D72" w:rsidRDefault="00860DAE">
      <w:pPr>
        <w:pStyle w:val="ListParagraph"/>
        <w:numPr>
          <w:ilvl w:val="1"/>
          <w:numId w:val="28"/>
        </w:numPr>
        <w:tabs>
          <w:tab w:val="left" w:pos="2560"/>
        </w:tabs>
        <w:spacing w:before="21"/>
        <w:ind w:left="2560" w:hanging="361"/>
        <w:rPr>
          <w:sz w:val="24"/>
        </w:rPr>
      </w:pPr>
      <w:r>
        <w:rPr>
          <w:sz w:val="24"/>
        </w:rPr>
        <w:t>Reason</w:t>
      </w:r>
      <w:r>
        <w:rPr>
          <w:spacing w:val="-3"/>
          <w:sz w:val="24"/>
        </w:rPr>
        <w:t xml:space="preserve"> </w:t>
      </w:r>
      <w:r>
        <w:rPr>
          <w:sz w:val="24"/>
        </w:rPr>
        <w:t>code</w:t>
      </w:r>
      <w:r>
        <w:rPr>
          <w:spacing w:val="-5"/>
          <w:sz w:val="24"/>
        </w:rPr>
        <w:t xml:space="preserve"> </w:t>
      </w:r>
      <w:r>
        <w:rPr>
          <w:sz w:val="24"/>
        </w:rPr>
        <w:t>trends</w:t>
      </w:r>
      <w:r>
        <w:rPr>
          <w:spacing w:val="-2"/>
          <w:sz w:val="24"/>
        </w:rPr>
        <w:t xml:space="preserve"> </w:t>
      </w:r>
      <w:r>
        <w:rPr>
          <w:sz w:val="24"/>
        </w:rPr>
        <w:t>and</w:t>
      </w:r>
      <w:r>
        <w:rPr>
          <w:spacing w:val="-2"/>
          <w:sz w:val="24"/>
        </w:rPr>
        <w:t xml:space="preserve"> analysis</w:t>
      </w:r>
    </w:p>
    <w:p w14:paraId="58B2E059" w14:textId="77777777" w:rsidR="00D61D72" w:rsidRDefault="00860DAE">
      <w:pPr>
        <w:pStyle w:val="ListParagraph"/>
        <w:numPr>
          <w:ilvl w:val="2"/>
          <w:numId w:val="28"/>
        </w:numPr>
        <w:tabs>
          <w:tab w:val="left" w:pos="3075"/>
          <w:tab w:val="left" w:pos="3076"/>
        </w:tabs>
        <w:rPr>
          <w:sz w:val="24"/>
        </w:rPr>
      </w:pPr>
      <w:r>
        <w:rPr>
          <w:sz w:val="24"/>
        </w:rPr>
        <w:t>Reason</w:t>
      </w:r>
      <w:r>
        <w:rPr>
          <w:spacing w:val="-7"/>
          <w:sz w:val="24"/>
        </w:rPr>
        <w:t xml:space="preserve"> </w:t>
      </w:r>
      <w:r>
        <w:rPr>
          <w:spacing w:val="-4"/>
          <w:sz w:val="24"/>
        </w:rPr>
        <w:t>code</w:t>
      </w:r>
    </w:p>
    <w:p w14:paraId="6155A48D" w14:textId="77777777" w:rsidR="00D61D72" w:rsidRDefault="00860DAE">
      <w:pPr>
        <w:pStyle w:val="ListParagraph"/>
        <w:numPr>
          <w:ilvl w:val="2"/>
          <w:numId w:val="28"/>
        </w:numPr>
        <w:tabs>
          <w:tab w:val="left" w:pos="3075"/>
          <w:tab w:val="left" w:pos="3076"/>
        </w:tabs>
        <w:rPr>
          <w:sz w:val="24"/>
        </w:rPr>
      </w:pPr>
      <w:r>
        <w:rPr>
          <w:sz w:val="24"/>
        </w:rPr>
        <w:t>Reason</w:t>
      </w:r>
      <w:r>
        <w:rPr>
          <w:spacing w:val="-5"/>
          <w:sz w:val="24"/>
        </w:rPr>
        <w:t xml:space="preserve"> </w:t>
      </w:r>
      <w:r>
        <w:rPr>
          <w:sz w:val="24"/>
        </w:rPr>
        <w:t>Code</w:t>
      </w:r>
      <w:r>
        <w:rPr>
          <w:spacing w:val="-6"/>
          <w:sz w:val="24"/>
        </w:rPr>
        <w:t xml:space="preserve"> </w:t>
      </w:r>
      <w:r>
        <w:rPr>
          <w:sz w:val="24"/>
        </w:rPr>
        <w:t>Statement</w:t>
      </w:r>
      <w:r>
        <w:rPr>
          <w:spacing w:val="-1"/>
          <w:sz w:val="24"/>
        </w:rPr>
        <w:t xml:space="preserve"> </w:t>
      </w:r>
      <w:r>
        <w:rPr>
          <w:spacing w:val="-2"/>
          <w:sz w:val="24"/>
        </w:rPr>
        <w:t>Description</w:t>
      </w:r>
    </w:p>
    <w:p w14:paraId="2D96967B" w14:textId="77777777" w:rsidR="00D61D72" w:rsidRDefault="00860DAE">
      <w:pPr>
        <w:pStyle w:val="ListParagraph"/>
        <w:numPr>
          <w:ilvl w:val="2"/>
          <w:numId w:val="28"/>
        </w:numPr>
        <w:tabs>
          <w:tab w:val="left" w:pos="3076"/>
        </w:tabs>
        <w:spacing w:before="21"/>
        <w:rPr>
          <w:sz w:val="24"/>
        </w:rPr>
      </w:pPr>
      <w:r>
        <w:rPr>
          <w:sz w:val="24"/>
        </w:rPr>
        <w:t>Count</w:t>
      </w:r>
      <w:r>
        <w:rPr>
          <w:spacing w:val="-2"/>
          <w:sz w:val="24"/>
        </w:rPr>
        <w:t xml:space="preserve"> </w:t>
      </w:r>
      <w:r>
        <w:rPr>
          <w:sz w:val="24"/>
        </w:rPr>
        <w:t>of</w:t>
      </w:r>
      <w:r>
        <w:rPr>
          <w:spacing w:val="-4"/>
          <w:sz w:val="24"/>
        </w:rPr>
        <w:t xml:space="preserve"> </w:t>
      </w:r>
      <w:r>
        <w:rPr>
          <w:sz w:val="24"/>
        </w:rPr>
        <w:t>Final</w:t>
      </w:r>
      <w:r>
        <w:rPr>
          <w:spacing w:val="-1"/>
          <w:sz w:val="24"/>
        </w:rPr>
        <w:t xml:space="preserve"> </w:t>
      </w:r>
      <w:r>
        <w:rPr>
          <w:sz w:val="24"/>
        </w:rPr>
        <w:t>Claims</w:t>
      </w:r>
      <w:r>
        <w:rPr>
          <w:spacing w:val="-1"/>
          <w:sz w:val="24"/>
        </w:rPr>
        <w:t xml:space="preserve"> </w:t>
      </w:r>
      <w:r>
        <w:rPr>
          <w:spacing w:val="-2"/>
          <w:sz w:val="24"/>
        </w:rPr>
        <w:t>Denied</w:t>
      </w:r>
    </w:p>
    <w:p w14:paraId="0517BDAF" w14:textId="77777777" w:rsidR="00D61D72" w:rsidRDefault="00860DAE">
      <w:pPr>
        <w:pStyle w:val="ListParagraph"/>
        <w:numPr>
          <w:ilvl w:val="2"/>
          <w:numId w:val="28"/>
        </w:numPr>
        <w:tabs>
          <w:tab w:val="left" w:pos="3076"/>
        </w:tabs>
        <w:rPr>
          <w:sz w:val="24"/>
        </w:rPr>
      </w:pPr>
      <w:r>
        <w:rPr>
          <w:sz w:val="24"/>
        </w:rPr>
        <w:t>Final</w:t>
      </w:r>
      <w:r>
        <w:rPr>
          <w:spacing w:val="-8"/>
          <w:sz w:val="24"/>
        </w:rPr>
        <w:t xml:space="preserve"> </w:t>
      </w:r>
      <w:r>
        <w:rPr>
          <w:sz w:val="24"/>
        </w:rPr>
        <w:t>Overpayment</w:t>
      </w:r>
      <w:r>
        <w:rPr>
          <w:spacing w:val="-5"/>
          <w:sz w:val="24"/>
        </w:rPr>
        <w:t xml:space="preserve"> </w:t>
      </w:r>
      <w:r>
        <w:rPr>
          <w:spacing w:val="-2"/>
          <w:sz w:val="24"/>
        </w:rPr>
        <w:t>Amount</w:t>
      </w:r>
    </w:p>
    <w:p w14:paraId="7AD4A39C" w14:textId="77777777" w:rsidR="00D61D72" w:rsidRDefault="00860DAE">
      <w:pPr>
        <w:pStyle w:val="ListParagraph"/>
        <w:numPr>
          <w:ilvl w:val="2"/>
          <w:numId w:val="28"/>
        </w:numPr>
        <w:tabs>
          <w:tab w:val="left" w:pos="3075"/>
          <w:tab w:val="left" w:pos="3076"/>
        </w:tabs>
        <w:spacing w:before="19"/>
        <w:rPr>
          <w:sz w:val="24"/>
        </w:rPr>
      </w:pPr>
      <w:r>
        <w:rPr>
          <w:sz w:val="24"/>
        </w:rPr>
        <w:t>Classification</w:t>
      </w:r>
      <w:r>
        <w:rPr>
          <w:spacing w:val="-7"/>
          <w:sz w:val="24"/>
        </w:rPr>
        <w:t xml:space="preserve"> </w:t>
      </w:r>
      <w:r>
        <w:rPr>
          <w:sz w:val="24"/>
        </w:rPr>
        <w:t>of</w:t>
      </w:r>
      <w:r>
        <w:rPr>
          <w:spacing w:val="-6"/>
          <w:sz w:val="24"/>
        </w:rPr>
        <w:t xml:space="preserve"> </w:t>
      </w:r>
      <w:r>
        <w:rPr>
          <w:sz w:val="24"/>
        </w:rPr>
        <w:t>denial,</w:t>
      </w:r>
      <w:r>
        <w:rPr>
          <w:spacing w:val="-1"/>
          <w:sz w:val="24"/>
        </w:rPr>
        <w:t xml:space="preserve"> </w:t>
      </w:r>
      <w:r>
        <w:rPr>
          <w:sz w:val="24"/>
        </w:rPr>
        <w:t>medical</w:t>
      </w:r>
      <w:r>
        <w:rPr>
          <w:spacing w:val="-2"/>
          <w:sz w:val="24"/>
        </w:rPr>
        <w:t xml:space="preserve"> </w:t>
      </w:r>
      <w:r>
        <w:rPr>
          <w:sz w:val="24"/>
        </w:rPr>
        <w:t>necessity</w:t>
      </w:r>
      <w:r>
        <w:rPr>
          <w:spacing w:val="-9"/>
          <w:sz w:val="24"/>
        </w:rPr>
        <w:t xml:space="preserve"> </w:t>
      </w:r>
      <w:r>
        <w:rPr>
          <w:sz w:val="24"/>
        </w:rPr>
        <w:t xml:space="preserve">versus </w:t>
      </w:r>
      <w:r>
        <w:rPr>
          <w:spacing w:val="-2"/>
          <w:sz w:val="24"/>
        </w:rPr>
        <w:t>technical</w:t>
      </w:r>
    </w:p>
    <w:p w14:paraId="4A958AFC" w14:textId="77777777" w:rsidR="00D61D72" w:rsidRDefault="00860DAE">
      <w:pPr>
        <w:pStyle w:val="ListParagraph"/>
        <w:numPr>
          <w:ilvl w:val="1"/>
          <w:numId w:val="28"/>
        </w:numPr>
        <w:tabs>
          <w:tab w:val="left" w:pos="2433"/>
        </w:tabs>
        <w:spacing w:before="79"/>
        <w:ind w:left="2432" w:hanging="233"/>
        <w:rPr>
          <w:sz w:val="24"/>
        </w:rPr>
      </w:pPr>
      <w:r>
        <w:rPr>
          <w:sz w:val="24"/>
        </w:rPr>
        <w:t>Error</w:t>
      </w:r>
      <w:r>
        <w:rPr>
          <w:spacing w:val="-6"/>
          <w:sz w:val="24"/>
        </w:rPr>
        <w:t xml:space="preserve"> </w:t>
      </w:r>
      <w:r>
        <w:rPr>
          <w:sz w:val="24"/>
        </w:rPr>
        <w:t>rates</w:t>
      </w:r>
      <w:r>
        <w:rPr>
          <w:spacing w:val="-2"/>
          <w:sz w:val="24"/>
        </w:rPr>
        <w:t xml:space="preserve"> </w:t>
      </w:r>
      <w:r>
        <w:rPr>
          <w:sz w:val="24"/>
        </w:rPr>
        <w:t>per</w:t>
      </w:r>
      <w:r>
        <w:rPr>
          <w:spacing w:val="-5"/>
          <w:sz w:val="24"/>
        </w:rPr>
        <w:t xml:space="preserve"> MAC</w:t>
      </w:r>
    </w:p>
    <w:p w14:paraId="6601D45D" w14:textId="77777777" w:rsidR="00D61D72" w:rsidRDefault="00860DAE">
      <w:pPr>
        <w:pStyle w:val="ListParagraph"/>
        <w:numPr>
          <w:ilvl w:val="2"/>
          <w:numId w:val="28"/>
        </w:numPr>
        <w:tabs>
          <w:tab w:val="left" w:pos="3012"/>
        </w:tabs>
        <w:spacing w:before="87" w:line="247" w:lineRule="auto"/>
        <w:ind w:left="3011" w:right="2299" w:hanging="310"/>
        <w:rPr>
          <w:sz w:val="24"/>
        </w:rPr>
      </w:pPr>
      <w:r>
        <w:rPr>
          <w:sz w:val="24"/>
        </w:rPr>
        <w:t>Original</w:t>
      </w:r>
      <w:r>
        <w:rPr>
          <w:spacing w:val="-10"/>
          <w:sz w:val="24"/>
        </w:rPr>
        <w:t xml:space="preserve"> </w:t>
      </w:r>
      <w:r>
        <w:rPr>
          <w:sz w:val="24"/>
        </w:rPr>
        <w:t>paid</w:t>
      </w:r>
      <w:r>
        <w:rPr>
          <w:spacing w:val="-10"/>
          <w:sz w:val="24"/>
        </w:rPr>
        <w:t xml:space="preserve"> </w:t>
      </w:r>
      <w:r>
        <w:rPr>
          <w:sz w:val="24"/>
        </w:rPr>
        <w:t>amount</w:t>
      </w:r>
      <w:r>
        <w:rPr>
          <w:spacing w:val="-10"/>
          <w:sz w:val="24"/>
        </w:rPr>
        <w:t xml:space="preserve"> </w:t>
      </w:r>
      <w:r>
        <w:rPr>
          <w:sz w:val="24"/>
        </w:rPr>
        <w:t>and</w:t>
      </w:r>
      <w:r>
        <w:rPr>
          <w:spacing w:val="-8"/>
          <w:sz w:val="24"/>
        </w:rPr>
        <w:t xml:space="preserve"> </w:t>
      </w:r>
      <w:r>
        <w:rPr>
          <w:sz w:val="24"/>
        </w:rPr>
        <w:t>final</w:t>
      </w:r>
      <w:r>
        <w:rPr>
          <w:spacing w:val="-10"/>
          <w:sz w:val="24"/>
        </w:rPr>
        <w:t xml:space="preserve"> </w:t>
      </w:r>
      <w:r>
        <w:rPr>
          <w:sz w:val="24"/>
        </w:rPr>
        <w:t>amount</w:t>
      </w:r>
      <w:r>
        <w:rPr>
          <w:spacing w:val="-10"/>
          <w:sz w:val="24"/>
        </w:rPr>
        <w:t xml:space="preserve"> </w:t>
      </w:r>
      <w:r>
        <w:rPr>
          <w:sz w:val="24"/>
        </w:rPr>
        <w:t>paid</w:t>
      </w:r>
      <w:r>
        <w:rPr>
          <w:spacing w:val="-10"/>
          <w:sz w:val="24"/>
        </w:rPr>
        <w:t xml:space="preserve"> </w:t>
      </w:r>
      <w:r>
        <w:rPr>
          <w:sz w:val="24"/>
        </w:rPr>
        <w:t>in</w:t>
      </w:r>
      <w:r>
        <w:rPr>
          <w:spacing w:val="-10"/>
          <w:sz w:val="24"/>
        </w:rPr>
        <w:t xml:space="preserve"> </w:t>
      </w:r>
      <w:r>
        <w:rPr>
          <w:sz w:val="24"/>
        </w:rPr>
        <w:t>error (overpayment amount/savings)</w:t>
      </w:r>
    </w:p>
    <w:p w14:paraId="6F3CE66C" w14:textId="77777777" w:rsidR="00D61D72" w:rsidRDefault="00860DAE">
      <w:pPr>
        <w:pStyle w:val="ListParagraph"/>
        <w:numPr>
          <w:ilvl w:val="1"/>
          <w:numId w:val="28"/>
        </w:numPr>
        <w:tabs>
          <w:tab w:val="left" w:pos="2557"/>
          <w:tab w:val="left" w:pos="2558"/>
        </w:tabs>
        <w:spacing w:before="14"/>
        <w:ind w:hanging="359"/>
        <w:rPr>
          <w:sz w:val="24"/>
        </w:rPr>
      </w:pPr>
      <w:r>
        <w:rPr>
          <w:sz w:val="24"/>
        </w:rPr>
        <w:t>Miscellaneous</w:t>
      </w:r>
      <w:r>
        <w:rPr>
          <w:spacing w:val="-12"/>
          <w:sz w:val="24"/>
        </w:rPr>
        <w:t xml:space="preserve"> </w:t>
      </w:r>
      <w:r>
        <w:rPr>
          <w:sz w:val="24"/>
        </w:rPr>
        <w:t>findings/observed</w:t>
      </w:r>
      <w:r>
        <w:rPr>
          <w:spacing w:val="-9"/>
          <w:sz w:val="24"/>
        </w:rPr>
        <w:t xml:space="preserve"> </w:t>
      </w:r>
      <w:r>
        <w:rPr>
          <w:spacing w:val="-2"/>
          <w:sz w:val="24"/>
        </w:rPr>
        <w:t>trends</w:t>
      </w:r>
    </w:p>
    <w:p w14:paraId="0E60B9FE" w14:textId="77777777" w:rsidR="00D61D72" w:rsidRDefault="00860DAE">
      <w:pPr>
        <w:pStyle w:val="ListParagraph"/>
        <w:numPr>
          <w:ilvl w:val="1"/>
          <w:numId w:val="28"/>
        </w:numPr>
        <w:tabs>
          <w:tab w:val="left" w:pos="2560"/>
        </w:tabs>
        <w:spacing w:before="20"/>
        <w:ind w:left="2560" w:hanging="361"/>
        <w:rPr>
          <w:sz w:val="24"/>
        </w:rPr>
      </w:pPr>
      <w:r>
        <w:rPr>
          <w:sz w:val="24"/>
        </w:rPr>
        <w:t>Project</w:t>
      </w:r>
      <w:r>
        <w:rPr>
          <w:spacing w:val="-9"/>
          <w:sz w:val="24"/>
        </w:rPr>
        <w:t xml:space="preserve"> </w:t>
      </w:r>
      <w:r>
        <w:rPr>
          <w:sz w:val="24"/>
        </w:rPr>
        <w:t>Quality</w:t>
      </w:r>
      <w:r>
        <w:rPr>
          <w:spacing w:val="-12"/>
          <w:sz w:val="24"/>
        </w:rPr>
        <w:t xml:space="preserve"> </w:t>
      </w:r>
      <w:r>
        <w:rPr>
          <w:sz w:val="24"/>
        </w:rPr>
        <w:t>Assurance/Improvement</w:t>
      </w:r>
      <w:r>
        <w:rPr>
          <w:spacing w:val="-5"/>
          <w:sz w:val="24"/>
        </w:rPr>
        <w:t xml:space="preserve"> </w:t>
      </w:r>
      <w:r>
        <w:rPr>
          <w:spacing w:val="-2"/>
          <w:sz w:val="24"/>
        </w:rPr>
        <w:t>Summary</w:t>
      </w:r>
    </w:p>
    <w:p w14:paraId="2FCC0962" w14:textId="77777777" w:rsidR="00D61D72" w:rsidRDefault="00860DAE">
      <w:pPr>
        <w:pStyle w:val="ListParagraph"/>
        <w:numPr>
          <w:ilvl w:val="2"/>
          <w:numId w:val="28"/>
        </w:numPr>
        <w:tabs>
          <w:tab w:val="left" w:pos="2896"/>
        </w:tabs>
        <w:spacing w:before="21"/>
        <w:ind w:left="2896" w:hanging="195"/>
        <w:rPr>
          <w:sz w:val="24"/>
        </w:rPr>
      </w:pPr>
      <w:r>
        <w:rPr>
          <w:sz w:val="24"/>
        </w:rPr>
        <w:t>Quality</w:t>
      </w:r>
      <w:r>
        <w:rPr>
          <w:spacing w:val="-10"/>
          <w:sz w:val="24"/>
        </w:rPr>
        <w:t xml:space="preserve"> </w:t>
      </w:r>
      <w:r>
        <w:rPr>
          <w:sz w:val="24"/>
        </w:rPr>
        <w:t>assurance</w:t>
      </w:r>
      <w:r>
        <w:rPr>
          <w:spacing w:val="-6"/>
          <w:sz w:val="24"/>
        </w:rPr>
        <w:t xml:space="preserve"> </w:t>
      </w:r>
      <w:r>
        <w:rPr>
          <w:spacing w:val="-2"/>
          <w:sz w:val="24"/>
        </w:rPr>
        <w:t>trending</w:t>
      </w:r>
    </w:p>
    <w:p w14:paraId="4190D2B6" w14:textId="77777777" w:rsidR="00D61D72" w:rsidRDefault="00860DAE">
      <w:pPr>
        <w:pStyle w:val="ListParagraph"/>
        <w:numPr>
          <w:ilvl w:val="3"/>
          <w:numId w:val="28"/>
        </w:numPr>
        <w:tabs>
          <w:tab w:val="left" w:pos="4427"/>
          <w:tab w:val="left" w:pos="4428"/>
        </w:tabs>
        <w:ind w:hanging="693"/>
        <w:rPr>
          <w:sz w:val="24"/>
        </w:rPr>
      </w:pPr>
      <w:r>
        <w:rPr>
          <w:sz w:val="24"/>
        </w:rPr>
        <w:t>Project</w:t>
      </w:r>
      <w:r>
        <w:rPr>
          <w:spacing w:val="-6"/>
          <w:sz w:val="24"/>
        </w:rPr>
        <w:t xml:space="preserve"> </w:t>
      </w:r>
      <w:r>
        <w:rPr>
          <w:sz w:val="24"/>
        </w:rPr>
        <w:t>QA</w:t>
      </w:r>
      <w:r>
        <w:rPr>
          <w:spacing w:val="-4"/>
          <w:sz w:val="24"/>
        </w:rPr>
        <w:t xml:space="preserve"> </w:t>
      </w:r>
      <w:r>
        <w:rPr>
          <w:sz w:val="24"/>
        </w:rPr>
        <w:t>Score</w:t>
      </w:r>
      <w:r>
        <w:rPr>
          <w:spacing w:val="-5"/>
          <w:sz w:val="24"/>
        </w:rPr>
        <w:t xml:space="preserve"> </w:t>
      </w:r>
      <w:r>
        <w:rPr>
          <w:sz w:val="24"/>
        </w:rPr>
        <w:t>on</w:t>
      </w:r>
      <w:r>
        <w:rPr>
          <w:spacing w:val="-1"/>
          <w:sz w:val="24"/>
        </w:rPr>
        <w:t xml:space="preserve"> </w:t>
      </w:r>
      <w:r>
        <w:rPr>
          <w:sz w:val="24"/>
        </w:rPr>
        <w:t>Original</w:t>
      </w:r>
      <w:r>
        <w:rPr>
          <w:spacing w:val="-3"/>
          <w:sz w:val="24"/>
        </w:rPr>
        <w:t xml:space="preserve"> </w:t>
      </w:r>
      <w:r>
        <w:rPr>
          <w:sz w:val="24"/>
        </w:rPr>
        <w:t>Claims</w:t>
      </w:r>
      <w:r>
        <w:rPr>
          <w:spacing w:val="-4"/>
          <w:sz w:val="24"/>
        </w:rPr>
        <w:t xml:space="preserve"> </w:t>
      </w:r>
      <w:r>
        <w:rPr>
          <w:spacing w:val="-2"/>
          <w:sz w:val="24"/>
        </w:rPr>
        <w:t>Universe</w:t>
      </w:r>
    </w:p>
    <w:p w14:paraId="6BF06F59" w14:textId="77777777" w:rsidR="00D61D72" w:rsidRDefault="00860DAE">
      <w:pPr>
        <w:pStyle w:val="ListParagraph"/>
        <w:numPr>
          <w:ilvl w:val="3"/>
          <w:numId w:val="28"/>
        </w:numPr>
        <w:tabs>
          <w:tab w:val="left" w:pos="4427"/>
          <w:tab w:val="left" w:pos="4428"/>
        </w:tabs>
        <w:ind w:hanging="693"/>
        <w:rPr>
          <w:sz w:val="24"/>
        </w:rPr>
      </w:pPr>
      <w:r>
        <w:rPr>
          <w:sz w:val="24"/>
        </w:rPr>
        <w:t>Overall</w:t>
      </w:r>
      <w:r>
        <w:rPr>
          <w:spacing w:val="-7"/>
          <w:sz w:val="24"/>
        </w:rPr>
        <w:t xml:space="preserve"> </w:t>
      </w:r>
      <w:r>
        <w:rPr>
          <w:sz w:val="24"/>
        </w:rPr>
        <w:t>Project</w:t>
      </w:r>
      <w:r>
        <w:rPr>
          <w:spacing w:val="-4"/>
          <w:sz w:val="24"/>
        </w:rPr>
        <w:t xml:space="preserve"> </w:t>
      </w:r>
      <w:r>
        <w:rPr>
          <w:sz w:val="24"/>
        </w:rPr>
        <w:t>QA</w:t>
      </w:r>
      <w:r>
        <w:rPr>
          <w:spacing w:val="-4"/>
          <w:sz w:val="24"/>
        </w:rPr>
        <w:t xml:space="preserve"> </w:t>
      </w:r>
      <w:r>
        <w:rPr>
          <w:sz w:val="24"/>
        </w:rPr>
        <w:t>Score</w:t>
      </w:r>
      <w:r>
        <w:rPr>
          <w:spacing w:val="-6"/>
          <w:sz w:val="24"/>
        </w:rPr>
        <w:t xml:space="preserve"> </w:t>
      </w:r>
      <w:r>
        <w:rPr>
          <w:sz w:val="24"/>
        </w:rPr>
        <w:t>(post</w:t>
      </w:r>
      <w:r>
        <w:rPr>
          <w:spacing w:val="-3"/>
          <w:sz w:val="24"/>
        </w:rPr>
        <w:t xml:space="preserve"> </w:t>
      </w:r>
      <w:r>
        <w:rPr>
          <w:sz w:val="24"/>
        </w:rPr>
        <w:t>re-</w:t>
      </w:r>
      <w:r>
        <w:rPr>
          <w:spacing w:val="-2"/>
          <w:sz w:val="24"/>
        </w:rPr>
        <w:t>review)</w:t>
      </w:r>
    </w:p>
    <w:p w14:paraId="01ECA45E" w14:textId="77777777" w:rsidR="00D61D72" w:rsidRDefault="00860DAE">
      <w:pPr>
        <w:pStyle w:val="ListParagraph"/>
        <w:numPr>
          <w:ilvl w:val="2"/>
          <w:numId w:val="28"/>
        </w:numPr>
        <w:tabs>
          <w:tab w:val="left" w:pos="3003"/>
          <w:tab w:val="left" w:pos="3004"/>
        </w:tabs>
        <w:spacing w:before="9"/>
        <w:ind w:left="3004" w:hanging="445"/>
        <w:rPr>
          <w:sz w:val="24"/>
        </w:rPr>
      </w:pPr>
      <w:r>
        <w:rPr>
          <w:sz w:val="24"/>
        </w:rPr>
        <w:t>Best</w:t>
      </w:r>
      <w:r>
        <w:rPr>
          <w:spacing w:val="-6"/>
          <w:sz w:val="24"/>
        </w:rPr>
        <w:t xml:space="preserve"> </w:t>
      </w:r>
      <w:r>
        <w:rPr>
          <w:spacing w:val="-2"/>
          <w:sz w:val="24"/>
        </w:rPr>
        <w:t>Practices</w:t>
      </w:r>
    </w:p>
    <w:p w14:paraId="6E6A6783" w14:textId="77777777" w:rsidR="00D61D72" w:rsidRDefault="00860DAE">
      <w:pPr>
        <w:pStyle w:val="ListParagraph"/>
        <w:numPr>
          <w:ilvl w:val="2"/>
          <w:numId w:val="28"/>
        </w:numPr>
        <w:tabs>
          <w:tab w:val="left" w:pos="2892"/>
        </w:tabs>
        <w:ind w:left="2891" w:hanging="325"/>
        <w:rPr>
          <w:sz w:val="24"/>
        </w:rPr>
      </w:pPr>
      <w:r>
        <w:rPr>
          <w:sz w:val="24"/>
        </w:rPr>
        <w:t>Identified</w:t>
      </w:r>
      <w:r>
        <w:rPr>
          <w:spacing w:val="-7"/>
          <w:sz w:val="24"/>
        </w:rPr>
        <w:t xml:space="preserve"> </w:t>
      </w:r>
      <w:r>
        <w:rPr>
          <w:sz w:val="24"/>
        </w:rPr>
        <w:t>problem/Lessons</w:t>
      </w:r>
      <w:r>
        <w:rPr>
          <w:spacing w:val="-3"/>
          <w:sz w:val="24"/>
        </w:rPr>
        <w:t xml:space="preserve"> </w:t>
      </w:r>
      <w:r>
        <w:rPr>
          <w:spacing w:val="-2"/>
          <w:sz w:val="24"/>
        </w:rPr>
        <w:t>Learned</w:t>
      </w:r>
    </w:p>
    <w:p w14:paraId="7914C2A8" w14:textId="0893A5BC" w:rsidR="00D61D72" w:rsidRPr="00C938F6" w:rsidRDefault="00860DAE" w:rsidP="00C938F6">
      <w:pPr>
        <w:pStyle w:val="ListParagraph"/>
        <w:numPr>
          <w:ilvl w:val="0"/>
          <w:numId w:val="28"/>
        </w:numPr>
        <w:tabs>
          <w:tab w:val="left" w:pos="2628"/>
        </w:tabs>
        <w:spacing w:before="19" w:line="247" w:lineRule="auto"/>
        <w:ind w:right="481"/>
        <w:rPr>
          <w:sz w:val="24"/>
        </w:rPr>
      </w:pPr>
      <w:r>
        <w:rPr>
          <w:sz w:val="24"/>
        </w:rPr>
        <w:t>Project Outcome Recommendations:</w:t>
      </w:r>
      <w:r>
        <w:rPr>
          <w:spacing w:val="80"/>
          <w:sz w:val="24"/>
        </w:rPr>
        <w:t xml:space="preserve"> </w:t>
      </w:r>
      <w:r w:rsidR="00FB65BA" w:rsidRPr="00C938F6">
        <w:rPr>
          <w:sz w:val="24"/>
        </w:rPr>
        <w:t>To be submitted as a separate document with the Final Report, the</w:t>
      </w:r>
      <w:r w:rsidR="00D15789">
        <w:rPr>
          <w:sz w:val="24"/>
        </w:rPr>
        <w:t xml:space="preserve"> </w:t>
      </w:r>
      <w:r w:rsidR="00FB65BA">
        <w:rPr>
          <w:sz w:val="24"/>
        </w:rPr>
        <w:t>p</w:t>
      </w:r>
      <w:r>
        <w:rPr>
          <w:sz w:val="24"/>
        </w:rPr>
        <w:t>roject recommendations shall be based on specific project findings, observations and trends. Recommendations</w:t>
      </w:r>
      <w:r>
        <w:rPr>
          <w:spacing w:val="-6"/>
          <w:sz w:val="24"/>
        </w:rPr>
        <w:t xml:space="preserve"> </w:t>
      </w:r>
      <w:r>
        <w:rPr>
          <w:sz w:val="24"/>
        </w:rPr>
        <w:t>shall</w:t>
      </w:r>
      <w:r>
        <w:rPr>
          <w:spacing w:val="-6"/>
          <w:sz w:val="24"/>
        </w:rPr>
        <w:t xml:space="preserve"> </w:t>
      </w:r>
      <w:r>
        <w:rPr>
          <w:sz w:val="24"/>
        </w:rPr>
        <w:t>include</w:t>
      </w:r>
      <w:r>
        <w:rPr>
          <w:spacing w:val="-7"/>
          <w:sz w:val="24"/>
        </w:rPr>
        <w:t xml:space="preserve"> </w:t>
      </w:r>
      <w:r>
        <w:rPr>
          <w:sz w:val="24"/>
        </w:rPr>
        <w:t>detailed</w:t>
      </w:r>
      <w:r>
        <w:rPr>
          <w:spacing w:val="-6"/>
          <w:sz w:val="24"/>
        </w:rPr>
        <w:t xml:space="preserve"> </w:t>
      </w:r>
      <w:r>
        <w:rPr>
          <w:sz w:val="24"/>
        </w:rPr>
        <w:t>information</w:t>
      </w:r>
      <w:r>
        <w:rPr>
          <w:spacing w:val="-6"/>
          <w:sz w:val="24"/>
        </w:rPr>
        <w:t xml:space="preserve"> </w:t>
      </w:r>
      <w:r>
        <w:rPr>
          <w:sz w:val="24"/>
        </w:rPr>
        <w:t>on</w:t>
      </w:r>
      <w:r>
        <w:rPr>
          <w:spacing w:val="-6"/>
          <w:sz w:val="24"/>
        </w:rPr>
        <w:t xml:space="preserve"> </w:t>
      </w:r>
      <w:r>
        <w:rPr>
          <w:sz w:val="24"/>
        </w:rPr>
        <w:t>the</w:t>
      </w:r>
      <w:r>
        <w:rPr>
          <w:spacing w:val="-7"/>
          <w:sz w:val="24"/>
        </w:rPr>
        <w:t xml:space="preserve"> </w:t>
      </w:r>
      <w:r>
        <w:rPr>
          <w:sz w:val="24"/>
        </w:rPr>
        <w:t xml:space="preserve">recommended actions and shall not be generalized. For example, recommendations for education must include the details of the type of education to </w:t>
      </w:r>
      <w:r w:rsidRPr="00C938F6">
        <w:rPr>
          <w:sz w:val="24"/>
          <w:szCs w:val="24"/>
        </w:rPr>
        <w:t>be provided and based on specific needs identified during project related activities</w:t>
      </w:r>
      <w:r w:rsidR="00C938F6" w:rsidRPr="00C938F6">
        <w:rPr>
          <w:sz w:val="24"/>
          <w:szCs w:val="24"/>
        </w:rPr>
        <w:t xml:space="preserve">.  </w:t>
      </w:r>
      <w:r w:rsidRPr="00C938F6">
        <w:rPr>
          <w:sz w:val="24"/>
          <w:szCs w:val="24"/>
        </w:rPr>
        <w:t>Project</w:t>
      </w:r>
      <w:r w:rsidRPr="00C938F6">
        <w:rPr>
          <w:spacing w:val="-9"/>
          <w:sz w:val="24"/>
          <w:szCs w:val="24"/>
        </w:rPr>
        <w:t xml:space="preserve"> </w:t>
      </w:r>
      <w:r w:rsidRPr="00C938F6">
        <w:rPr>
          <w:sz w:val="24"/>
          <w:szCs w:val="24"/>
        </w:rPr>
        <w:t>recommendations</w:t>
      </w:r>
      <w:r w:rsidRPr="00C938F6">
        <w:rPr>
          <w:spacing w:val="-7"/>
          <w:sz w:val="24"/>
          <w:szCs w:val="24"/>
        </w:rPr>
        <w:t xml:space="preserve"> </w:t>
      </w:r>
      <w:r w:rsidRPr="00C938F6">
        <w:rPr>
          <w:sz w:val="24"/>
          <w:szCs w:val="24"/>
        </w:rPr>
        <w:t>must</w:t>
      </w:r>
      <w:r w:rsidRPr="00C938F6">
        <w:rPr>
          <w:spacing w:val="-7"/>
          <w:sz w:val="24"/>
          <w:szCs w:val="24"/>
        </w:rPr>
        <w:t xml:space="preserve"> </w:t>
      </w:r>
      <w:r w:rsidRPr="00C938F6">
        <w:rPr>
          <w:sz w:val="24"/>
          <w:szCs w:val="24"/>
        </w:rPr>
        <w:t>also</w:t>
      </w:r>
      <w:r w:rsidRPr="00C938F6">
        <w:rPr>
          <w:spacing w:val="-7"/>
          <w:sz w:val="24"/>
          <w:szCs w:val="24"/>
        </w:rPr>
        <w:t xml:space="preserve"> </w:t>
      </w:r>
      <w:r w:rsidRPr="00C938F6">
        <w:rPr>
          <w:sz w:val="24"/>
          <w:szCs w:val="24"/>
        </w:rPr>
        <w:t>be</w:t>
      </w:r>
      <w:r w:rsidRPr="00C938F6">
        <w:rPr>
          <w:spacing w:val="-10"/>
          <w:sz w:val="24"/>
          <w:szCs w:val="24"/>
        </w:rPr>
        <w:t xml:space="preserve"> </w:t>
      </w:r>
      <w:r w:rsidRPr="00C938F6">
        <w:rPr>
          <w:sz w:val="24"/>
          <w:szCs w:val="24"/>
        </w:rPr>
        <w:t>actionable,</w:t>
      </w:r>
      <w:r w:rsidRPr="00C938F6">
        <w:rPr>
          <w:spacing w:val="-3"/>
          <w:sz w:val="24"/>
          <w:szCs w:val="24"/>
        </w:rPr>
        <w:t xml:space="preserve"> </w:t>
      </w:r>
      <w:r w:rsidRPr="00C938F6">
        <w:rPr>
          <w:sz w:val="24"/>
          <w:szCs w:val="24"/>
        </w:rPr>
        <w:t>reasonable</w:t>
      </w:r>
      <w:r w:rsidRPr="00C938F6">
        <w:rPr>
          <w:spacing w:val="-11"/>
          <w:sz w:val="24"/>
          <w:szCs w:val="24"/>
        </w:rPr>
        <w:t xml:space="preserve"> </w:t>
      </w:r>
      <w:r w:rsidRPr="00C938F6">
        <w:rPr>
          <w:sz w:val="24"/>
          <w:szCs w:val="24"/>
        </w:rPr>
        <w:t>and</w:t>
      </w:r>
      <w:r w:rsidRPr="00C938F6">
        <w:rPr>
          <w:spacing w:val="-4"/>
          <w:sz w:val="24"/>
          <w:szCs w:val="24"/>
        </w:rPr>
        <w:t xml:space="preserve"> </w:t>
      </w:r>
      <w:r w:rsidRPr="00C938F6">
        <w:rPr>
          <w:spacing w:val="-2"/>
          <w:sz w:val="24"/>
          <w:szCs w:val="24"/>
        </w:rPr>
        <w:t>relevant.</w:t>
      </w:r>
    </w:p>
    <w:p w14:paraId="2C7CA85C" w14:textId="77777777" w:rsidR="00D61D72" w:rsidRDefault="00860DAE">
      <w:pPr>
        <w:pStyle w:val="ListParagraph"/>
        <w:numPr>
          <w:ilvl w:val="1"/>
          <w:numId w:val="28"/>
        </w:numPr>
        <w:tabs>
          <w:tab w:val="left" w:pos="3079"/>
        </w:tabs>
        <w:spacing w:before="26" w:line="247" w:lineRule="auto"/>
        <w:ind w:left="3078" w:right="677" w:hanging="272"/>
        <w:rPr>
          <w:sz w:val="24"/>
        </w:rPr>
      </w:pPr>
      <w:r>
        <w:rPr>
          <w:sz w:val="24"/>
        </w:rPr>
        <w:t>Policy</w:t>
      </w:r>
      <w:r>
        <w:rPr>
          <w:spacing w:val="-15"/>
          <w:sz w:val="24"/>
        </w:rPr>
        <w:t xml:space="preserve"> </w:t>
      </w:r>
      <w:r>
        <w:rPr>
          <w:sz w:val="24"/>
        </w:rPr>
        <w:t>recommendations:</w:t>
      </w:r>
      <w:r>
        <w:rPr>
          <w:spacing w:val="33"/>
          <w:sz w:val="24"/>
        </w:rPr>
        <w:t xml:space="preserve"> </w:t>
      </w:r>
      <w:r>
        <w:rPr>
          <w:sz w:val="24"/>
        </w:rPr>
        <w:t>Policy</w:t>
      </w:r>
      <w:r>
        <w:rPr>
          <w:spacing w:val="-15"/>
          <w:sz w:val="24"/>
        </w:rPr>
        <w:t xml:space="preserve"> </w:t>
      </w:r>
      <w:r>
        <w:rPr>
          <w:sz w:val="24"/>
        </w:rPr>
        <w:t>recommendations</w:t>
      </w:r>
      <w:r>
        <w:rPr>
          <w:spacing w:val="-11"/>
          <w:sz w:val="24"/>
        </w:rPr>
        <w:t xml:space="preserve"> </w:t>
      </w:r>
      <w:r>
        <w:rPr>
          <w:sz w:val="24"/>
        </w:rPr>
        <w:t>shall</w:t>
      </w:r>
      <w:r>
        <w:rPr>
          <w:spacing w:val="-11"/>
          <w:sz w:val="24"/>
        </w:rPr>
        <w:t xml:space="preserve"> </w:t>
      </w:r>
      <w:r>
        <w:rPr>
          <w:sz w:val="24"/>
        </w:rPr>
        <w:t>be</w:t>
      </w:r>
      <w:r>
        <w:rPr>
          <w:spacing w:val="-11"/>
          <w:sz w:val="24"/>
        </w:rPr>
        <w:t xml:space="preserve"> </w:t>
      </w:r>
      <w:r>
        <w:rPr>
          <w:sz w:val="24"/>
        </w:rPr>
        <w:t>specific based on application during medical review.</w:t>
      </w:r>
    </w:p>
    <w:p w14:paraId="455398AE" w14:textId="77777777" w:rsidR="00D61D72" w:rsidRDefault="00860DAE">
      <w:pPr>
        <w:pStyle w:val="ListParagraph"/>
        <w:numPr>
          <w:ilvl w:val="0"/>
          <w:numId w:val="27"/>
        </w:numPr>
        <w:tabs>
          <w:tab w:val="left" w:pos="3079"/>
        </w:tabs>
        <w:spacing w:before="15"/>
        <w:rPr>
          <w:sz w:val="24"/>
        </w:rPr>
      </w:pPr>
      <w:r>
        <w:rPr>
          <w:sz w:val="24"/>
        </w:rPr>
        <w:t>Potential</w:t>
      </w:r>
      <w:r>
        <w:rPr>
          <w:spacing w:val="-3"/>
          <w:sz w:val="24"/>
        </w:rPr>
        <w:t xml:space="preserve"> </w:t>
      </w:r>
      <w:r>
        <w:rPr>
          <w:sz w:val="24"/>
        </w:rPr>
        <w:t>Initiatives</w:t>
      </w:r>
      <w:r>
        <w:rPr>
          <w:spacing w:val="-5"/>
          <w:sz w:val="24"/>
        </w:rPr>
        <w:t xml:space="preserve"> </w:t>
      </w:r>
      <w:r>
        <w:rPr>
          <w:sz w:val="24"/>
        </w:rPr>
        <w:t>based</w:t>
      </w:r>
      <w:r>
        <w:rPr>
          <w:spacing w:val="-5"/>
          <w:sz w:val="24"/>
        </w:rPr>
        <w:t xml:space="preserve"> </w:t>
      </w:r>
      <w:r>
        <w:rPr>
          <w:sz w:val="24"/>
        </w:rPr>
        <w:t>on</w:t>
      </w:r>
      <w:r>
        <w:rPr>
          <w:spacing w:val="-5"/>
          <w:sz w:val="24"/>
        </w:rPr>
        <w:t xml:space="preserve"> </w:t>
      </w:r>
      <w:r>
        <w:rPr>
          <w:sz w:val="24"/>
        </w:rPr>
        <w:t>project</w:t>
      </w:r>
      <w:r>
        <w:rPr>
          <w:spacing w:val="-4"/>
          <w:sz w:val="24"/>
        </w:rPr>
        <w:t xml:space="preserve"> </w:t>
      </w:r>
      <w:r>
        <w:rPr>
          <w:spacing w:val="-2"/>
          <w:sz w:val="24"/>
        </w:rPr>
        <w:t>outcomes</w:t>
      </w:r>
    </w:p>
    <w:p w14:paraId="33151B16" w14:textId="77777777" w:rsidR="00D61D72" w:rsidRDefault="00860DAE">
      <w:pPr>
        <w:pStyle w:val="ListParagraph"/>
        <w:numPr>
          <w:ilvl w:val="0"/>
          <w:numId w:val="27"/>
        </w:numPr>
        <w:tabs>
          <w:tab w:val="left" w:pos="3079"/>
        </w:tabs>
        <w:spacing w:before="21"/>
        <w:ind w:hanging="361"/>
        <w:rPr>
          <w:sz w:val="24"/>
        </w:rPr>
      </w:pPr>
      <w:r>
        <w:rPr>
          <w:spacing w:val="-4"/>
          <w:sz w:val="24"/>
        </w:rPr>
        <w:t>Other</w:t>
      </w:r>
    </w:p>
    <w:p w14:paraId="4BBCE698" w14:textId="77777777" w:rsidR="00D61D72" w:rsidRDefault="00860DAE">
      <w:pPr>
        <w:pStyle w:val="ListParagraph"/>
        <w:numPr>
          <w:ilvl w:val="0"/>
          <w:numId w:val="28"/>
        </w:numPr>
        <w:tabs>
          <w:tab w:val="left" w:pos="1717"/>
          <w:tab w:val="left" w:pos="1718"/>
        </w:tabs>
        <w:spacing w:before="20"/>
        <w:ind w:hanging="418"/>
        <w:rPr>
          <w:sz w:val="24"/>
        </w:rPr>
      </w:pPr>
      <w:r>
        <w:rPr>
          <w:sz w:val="24"/>
        </w:rPr>
        <w:t>Specific</w:t>
      </w:r>
      <w:r>
        <w:rPr>
          <w:spacing w:val="-9"/>
          <w:sz w:val="24"/>
        </w:rPr>
        <w:t xml:space="preserve"> </w:t>
      </w:r>
      <w:r>
        <w:rPr>
          <w:sz w:val="24"/>
        </w:rPr>
        <w:t>medical</w:t>
      </w:r>
      <w:r>
        <w:rPr>
          <w:spacing w:val="-1"/>
          <w:sz w:val="24"/>
        </w:rPr>
        <w:t xml:space="preserve"> </w:t>
      </w:r>
      <w:r>
        <w:rPr>
          <w:sz w:val="24"/>
        </w:rPr>
        <w:t>record</w:t>
      </w:r>
      <w:r>
        <w:rPr>
          <w:spacing w:val="-1"/>
          <w:sz w:val="24"/>
        </w:rPr>
        <w:t xml:space="preserve"> </w:t>
      </w:r>
      <w:r>
        <w:rPr>
          <w:sz w:val="24"/>
        </w:rPr>
        <w:t>review</w:t>
      </w:r>
      <w:r>
        <w:rPr>
          <w:spacing w:val="-4"/>
          <w:sz w:val="24"/>
        </w:rPr>
        <w:t xml:space="preserve"> </w:t>
      </w:r>
      <w:r>
        <w:rPr>
          <w:sz w:val="24"/>
        </w:rPr>
        <w:t>findings</w:t>
      </w:r>
      <w:r>
        <w:rPr>
          <w:spacing w:val="-1"/>
          <w:sz w:val="24"/>
        </w:rPr>
        <w:t xml:space="preserve"> </w:t>
      </w:r>
      <w:r>
        <w:rPr>
          <w:sz w:val="24"/>
        </w:rPr>
        <w:t>per NPI</w:t>
      </w:r>
      <w:r>
        <w:rPr>
          <w:spacing w:val="-12"/>
          <w:sz w:val="24"/>
        </w:rPr>
        <w:t xml:space="preserve"> </w:t>
      </w:r>
      <w:r>
        <w:rPr>
          <w:sz w:val="24"/>
        </w:rPr>
        <w:t>in</w:t>
      </w:r>
      <w:r>
        <w:rPr>
          <w:spacing w:val="-1"/>
          <w:sz w:val="24"/>
        </w:rPr>
        <w:t xml:space="preserve"> </w:t>
      </w:r>
      <w:r>
        <w:rPr>
          <w:sz w:val="24"/>
        </w:rPr>
        <w:t>a</w:t>
      </w:r>
      <w:r>
        <w:rPr>
          <w:spacing w:val="-5"/>
          <w:sz w:val="24"/>
        </w:rPr>
        <w:t xml:space="preserve"> </w:t>
      </w:r>
      <w:r>
        <w:rPr>
          <w:sz w:val="24"/>
        </w:rPr>
        <w:t>Workbook</w:t>
      </w:r>
      <w:r>
        <w:rPr>
          <w:spacing w:val="2"/>
          <w:sz w:val="24"/>
        </w:rPr>
        <w:t xml:space="preserve"> </w:t>
      </w:r>
      <w:r>
        <w:rPr>
          <w:spacing w:val="-2"/>
          <w:sz w:val="24"/>
        </w:rPr>
        <w:t>attachment</w:t>
      </w:r>
    </w:p>
    <w:p w14:paraId="28E739A0" w14:textId="77777777" w:rsidR="00D61D72" w:rsidRDefault="00860DAE">
      <w:pPr>
        <w:pStyle w:val="ListParagraph"/>
        <w:numPr>
          <w:ilvl w:val="1"/>
          <w:numId w:val="28"/>
        </w:numPr>
        <w:tabs>
          <w:tab w:val="left" w:pos="2431"/>
        </w:tabs>
        <w:spacing w:before="21"/>
        <w:ind w:left="2430" w:hanging="234"/>
        <w:rPr>
          <w:sz w:val="24"/>
        </w:rPr>
      </w:pPr>
      <w:r>
        <w:rPr>
          <w:sz w:val="24"/>
        </w:rPr>
        <w:t>An</w:t>
      </w:r>
      <w:r>
        <w:rPr>
          <w:spacing w:val="-5"/>
          <w:sz w:val="24"/>
        </w:rPr>
        <w:t xml:space="preserve"> </w:t>
      </w:r>
      <w:r>
        <w:rPr>
          <w:sz w:val="24"/>
        </w:rPr>
        <w:t>overall</w:t>
      </w:r>
      <w:r>
        <w:rPr>
          <w:spacing w:val="-1"/>
          <w:sz w:val="24"/>
        </w:rPr>
        <w:t xml:space="preserve"> </w:t>
      </w:r>
      <w:r>
        <w:rPr>
          <w:sz w:val="24"/>
        </w:rPr>
        <w:t>status</w:t>
      </w:r>
      <w:r>
        <w:rPr>
          <w:spacing w:val="-2"/>
          <w:sz w:val="24"/>
        </w:rPr>
        <w:t xml:space="preserve"> </w:t>
      </w:r>
      <w:r>
        <w:rPr>
          <w:sz w:val="24"/>
        </w:rPr>
        <w:t>of</w:t>
      </w:r>
      <w:r>
        <w:rPr>
          <w:spacing w:val="-5"/>
          <w:sz w:val="24"/>
        </w:rPr>
        <w:t xml:space="preserve"> </w:t>
      </w:r>
      <w:r>
        <w:rPr>
          <w:sz w:val="24"/>
        </w:rPr>
        <w:t>the</w:t>
      </w:r>
      <w:r>
        <w:rPr>
          <w:spacing w:val="-3"/>
          <w:sz w:val="24"/>
        </w:rPr>
        <w:t xml:space="preserve"> </w:t>
      </w:r>
      <w:r>
        <w:rPr>
          <w:sz w:val="24"/>
        </w:rPr>
        <w:t>claims</w:t>
      </w:r>
      <w:r>
        <w:rPr>
          <w:spacing w:val="-1"/>
          <w:sz w:val="24"/>
        </w:rPr>
        <w:t xml:space="preserve"> </w:t>
      </w:r>
      <w:r>
        <w:rPr>
          <w:sz w:val="24"/>
        </w:rPr>
        <w:t>for</w:t>
      </w:r>
      <w:r>
        <w:rPr>
          <w:spacing w:val="-6"/>
          <w:sz w:val="24"/>
        </w:rPr>
        <w:t xml:space="preserve"> </w:t>
      </w:r>
      <w:r>
        <w:rPr>
          <w:sz w:val="24"/>
        </w:rPr>
        <w:t>each</w:t>
      </w:r>
      <w:r>
        <w:rPr>
          <w:spacing w:val="-1"/>
          <w:sz w:val="24"/>
        </w:rPr>
        <w:t xml:space="preserve"> </w:t>
      </w:r>
      <w:r>
        <w:rPr>
          <w:sz w:val="24"/>
        </w:rPr>
        <w:t>provider/supplier</w:t>
      </w:r>
      <w:r>
        <w:rPr>
          <w:spacing w:val="-2"/>
          <w:sz w:val="24"/>
        </w:rPr>
        <w:t xml:space="preserve"> </w:t>
      </w:r>
      <w:r>
        <w:rPr>
          <w:spacing w:val="-5"/>
          <w:sz w:val="24"/>
        </w:rPr>
        <w:t>NPI</w:t>
      </w:r>
    </w:p>
    <w:p w14:paraId="499A71E3" w14:textId="77777777" w:rsidR="00D61D72" w:rsidRDefault="00860DAE">
      <w:pPr>
        <w:pStyle w:val="ListParagraph"/>
        <w:numPr>
          <w:ilvl w:val="2"/>
          <w:numId w:val="28"/>
        </w:numPr>
        <w:tabs>
          <w:tab w:val="left" w:pos="2896"/>
        </w:tabs>
        <w:ind w:left="2896" w:hanging="195"/>
        <w:rPr>
          <w:sz w:val="24"/>
        </w:rPr>
      </w:pPr>
      <w:r>
        <w:rPr>
          <w:sz w:val="24"/>
        </w:rPr>
        <w:t>Original</w:t>
      </w:r>
      <w:r>
        <w:rPr>
          <w:spacing w:val="-4"/>
          <w:sz w:val="24"/>
        </w:rPr>
        <w:t xml:space="preserve"> </w:t>
      </w:r>
      <w:r>
        <w:rPr>
          <w:sz w:val="24"/>
        </w:rPr>
        <w:t>claim</w:t>
      </w:r>
      <w:r>
        <w:rPr>
          <w:spacing w:val="-4"/>
          <w:sz w:val="24"/>
        </w:rPr>
        <w:t xml:space="preserve"> </w:t>
      </w:r>
      <w:r>
        <w:rPr>
          <w:sz w:val="24"/>
        </w:rPr>
        <w:t>and</w:t>
      </w:r>
      <w:r>
        <w:rPr>
          <w:spacing w:val="-3"/>
          <w:sz w:val="24"/>
        </w:rPr>
        <w:t xml:space="preserve"> </w:t>
      </w:r>
      <w:r>
        <w:rPr>
          <w:sz w:val="24"/>
        </w:rPr>
        <w:t>re-review</w:t>
      </w:r>
      <w:r>
        <w:rPr>
          <w:spacing w:val="-4"/>
          <w:sz w:val="24"/>
        </w:rPr>
        <w:t xml:space="preserve"> </w:t>
      </w:r>
      <w:r>
        <w:rPr>
          <w:sz w:val="24"/>
        </w:rPr>
        <w:t>claim,</w:t>
      </w:r>
      <w:r>
        <w:rPr>
          <w:spacing w:val="-5"/>
          <w:sz w:val="24"/>
        </w:rPr>
        <w:t xml:space="preserve"> </w:t>
      </w:r>
      <w:r>
        <w:rPr>
          <w:sz w:val="24"/>
        </w:rPr>
        <w:t>if</w:t>
      </w:r>
      <w:r>
        <w:rPr>
          <w:spacing w:val="-5"/>
          <w:sz w:val="24"/>
        </w:rPr>
        <w:t xml:space="preserve"> </w:t>
      </w:r>
      <w:r>
        <w:rPr>
          <w:spacing w:val="-2"/>
          <w:sz w:val="24"/>
        </w:rPr>
        <w:t>requested/completed</w:t>
      </w:r>
    </w:p>
    <w:p w14:paraId="450FE53C" w14:textId="77777777" w:rsidR="00D61D72" w:rsidRDefault="00860DAE">
      <w:pPr>
        <w:pStyle w:val="ListParagraph"/>
        <w:numPr>
          <w:ilvl w:val="1"/>
          <w:numId w:val="28"/>
        </w:numPr>
        <w:tabs>
          <w:tab w:val="left" w:pos="2448"/>
        </w:tabs>
        <w:spacing w:before="21"/>
        <w:ind w:left="2447" w:hanging="251"/>
        <w:rPr>
          <w:sz w:val="24"/>
        </w:rPr>
      </w:pPr>
      <w:r>
        <w:rPr>
          <w:sz w:val="24"/>
        </w:rPr>
        <w:t>Number</w:t>
      </w:r>
      <w:r>
        <w:rPr>
          <w:spacing w:val="-10"/>
          <w:sz w:val="24"/>
        </w:rPr>
        <w:t xml:space="preserve"> </w:t>
      </w:r>
      <w:r>
        <w:rPr>
          <w:sz w:val="24"/>
        </w:rPr>
        <w:t>of</w:t>
      </w:r>
      <w:r>
        <w:rPr>
          <w:spacing w:val="-5"/>
          <w:sz w:val="24"/>
        </w:rPr>
        <w:t xml:space="preserve"> </w:t>
      </w:r>
      <w:r>
        <w:rPr>
          <w:sz w:val="24"/>
        </w:rPr>
        <w:t>claims</w:t>
      </w:r>
      <w:r>
        <w:rPr>
          <w:spacing w:val="-1"/>
          <w:sz w:val="24"/>
        </w:rPr>
        <w:t xml:space="preserve"> </w:t>
      </w:r>
      <w:r>
        <w:rPr>
          <w:sz w:val="24"/>
        </w:rPr>
        <w:t>recommended</w:t>
      </w:r>
      <w:r>
        <w:rPr>
          <w:spacing w:val="-2"/>
          <w:sz w:val="24"/>
        </w:rPr>
        <w:t xml:space="preserve"> </w:t>
      </w:r>
      <w:r>
        <w:rPr>
          <w:sz w:val="24"/>
        </w:rPr>
        <w:t>for</w:t>
      </w:r>
      <w:r>
        <w:rPr>
          <w:spacing w:val="-5"/>
          <w:sz w:val="24"/>
        </w:rPr>
        <w:t xml:space="preserve"> </w:t>
      </w:r>
      <w:r>
        <w:rPr>
          <w:sz w:val="24"/>
        </w:rPr>
        <w:t>payment,</w:t>
      </w:r>
      <w:r>
        <w:rPr>
          <w:spacing w:val="-1"/>
          <w:sz w:val="24"/>
        </w:rPr>
        <w:t xml:space="preserve"> </w:t>
      </w:r>
      <w:r>
        <w:rPr>
          <w:sz w:val="24"/>
        </w:rPr>
        <w:t>denials,</w:t>
      </w:r>
      <w:r>
        <w:rPr>
          <w:spacing w:val="-1"/>
          <w:sz w:val="24"/>
        </w:rPr>
        <w:t xml:space="preserve"> </w:t>
      </w:r>
      <w:r>
        <w:rPr>
          <w:sz w:val="24"/>
        </w:rPr>
        <w:t>and</w:t>
      </w:r>
      <w:r>
        <w:rPr>
          <w:spacing w:val="-2"/>
          <w:sz w:val="24"/>
        </w:rPr>
        <w:t xml:space="preserve"> adjustment</w:t>
      </w:r>
    </w:p>
    <w:p w14:paraId="0DDA0B7D" w14:textId="77777777" w:rsidR="00D61D72" w:rsidRDefault="00D61D72">
      <w:pPr>
        <w:pStyle w:val="BodyText"/>
        <w:spacing w:before="9"/>
        <w:rPr>
          <w:sz w:val="27"/>
        </w:rPr>
      </w:pPr>
    </w:p>
    <w:p w14:paraId="00F761FA" w14:textId="0D71BD37" w:rsidR="00D61D72" w:rsidRDefault="00860DAE">
      <w:pPr>
        <w:pStyle w:val="Heading2"/>
        <w:jc w:val="both"/>
      </w:pPr>
      <w:bookmarkStart w:id="259" w:name="Report_Requirement--_Task_2:_Medical_Rev"/>
      <w:bookmarkEnd w:id="259"/>
      <w:r w:rsidRPr="00DC43B4">
        <w:t>Report</w:t>
      </w:r>
      <w:r w:rsidRPr="00DC43B4">
        <w:rPr>
          <w:spacing w:val="-8"/>
        </w:rPr>
        <w:t xml:space="preserve"> </w:t>
      </w:r>
      <w:r w:rsidRPr="00DC43B4">
        <w:t>Requirement</w:t>
      </w:r>
      <w:r>
        <w:t>--</w:t>
      </w:r>
      <w:r>
        <w:rPr>
          <w:spacing w:val="-1"/>
        </w:rPr>
        <w:t xml:space="preserve"> </w:t>
      </w:r>
      <w:r>
        <w:t>Task</w:t>
      </w:r>
      <w:r>
        <w:rPr>
          <w:spacing w:val="-2"/>
        </w:rPr>
        <w:t xml:space="preserve"> </w:t>
      </w:r>
      <w:r>
        <w:t>2:</w:t>
      </w:r>
      <w:r>
        <w:rPr>
          <w:spacing w:val="-5"/>
        </w:rPr>
        <w:t xml:space="preserve"> </w:t>
      </w:r>
      <w:r>
        <w:t>Medical</w:t>
      </w:r>
      <w:r>
        <w:rPr>
          <w:spacing w:val="-4"/>
        </w:rPr>
        <w:t xml:space="preserve"> </w:t>
      </w:r>
      <w:r>
        <w:t>Reviews</w:t>
      </w:r>
      <w:r>
        <w:rPr>
          <w:spacing w:val="-6"/>
        </w:rPr>
        <w:t xml:space="preserve"> </w:t>
      </w:r>
      <w:r>
        <w:t>for</w:t>
      </w:r>
      <w:r>
        <w:rPr>
          <w:spacing w:val="-6"/>
        </w:rPr>
        <w:t xml:space="preserve"> </w:t>
      </w:r>
      <w:r>
        <w:t>Program</w:t>
      </w:r>
      <w:r>
        <w:rPr>
          <w:spacing w:val="-6"/>
        </w:rPr>
        <w:t xml:space="preserve"> </w:t>
      </w:r>
      <w:r>
        <w:t>Integrity</w:t>
      </w:r>
      <w:r>
        <w:rPr>
          <w:spacing w:val="1"/>
        </w:rPr>
        <w:t xml:space="preserve"> </w:t>
      </w:r>
      <w:r>
        <w:rPr>
          <w:spacing w:val="-2"/>
        </w:rPr>
        <w:t>Support</w:t>
      </w:r>
      <w:r w:rsidR="00415911">
        <w:rPr>
          <w:spacing w:val="-2"/>
        </w:rPr>
        <w:t xml:space="preserve"> </w:t>
      </w:r>
    </w:p>
    <w:p w14:paraId="2D7663B3" w14:textId="77777777" w:rsidR="00D61D72" w:rsidRDefault="00D61D72">
      <w:pPr>
        <w:pStyle w:val="BodyText"/>
        <w:spacing w:before="3"/>
        <w:rPr>
          <w:b/>
          <w:sz w:val="29"/>
        </w:rPr>
      </w:pPr>
    </w:p>
    <w:p w14:paraId="31DBA67E" w14:textId="77777777" w:rsidR="00D61D72" w:rsidRDefault="00860DAE">
      <w:pPr>
        <w:pStyle w:val="BodyText"/>
        <w:ind w:left="923"/>
        <w:jc w:val="both"/>
      </w:pPr>
      <w:r>
        <w:rPr>
          <w:u w:val="single"/>
        </w:rPr>
        <w:t>Initial</w:t>
      </w:r>
      <w:r>
        <w:rPr>
          <w:spacing w:val="-8"/>
          <w:u w:val="single"/>
        </w:rPr>
        <w:t xml:space="preserve"> </w:t>
      </w:r>
      <w:r>
        <w:rPr>
          <w:u w:val="single"/>
        </w:rPr>
        <w:t>Project</w:t>
      </w:r>
      <w:r>
        <w:rPr>
          <w:spacing w:val="-8"/>
          <w:u w:val="single"/>
        </w:rPr>
        <w:t xml:space="preserve"> </w:t>
      </w:r>
      <w:r>
        <w:rPr>
          <w:spacing w:val="-2"/>
          <w:u w:val="single"/>
        </w:rPr>
        <w:t>Report</w:t>
      </w:r>
    </w:p>
    <w:p w14:paraId="528EF44B" w14:textId="5F74A1F3" w:rsidR="00D61D72" w:rsidRDefault="00860DAE">
      <w:pPr>
        <w:pStyle w:val="BodyText"/>
        <w:spacing w:before="21" w:line="247" w:lineRule="auto"/>
        <w:ind w:left="935" w:right="478" w:hanging="12"/>
        <w:jc w:val="both"/>
      </w:pPr>
      <w:r>
        <w:t>For</w:t>
      </w:r>
      <w:r>
        <w:rPr>
          <w:spacing w:val="-2"/>
        </w:rPr>
        <w:t xml:space="preserve"> </w:t>
      </w:r>
      <w:r>
        <w:t>each medical/record review</w:t>
      </w:r>
      <w:r>
        <w:rPr>
          <w:spacing w:val="-2"/>
        </w:rPr>
        <w:t xml:space="preserve"> </w:t>
      </w:r>
      <w:r>
        <w:t>for</w:t>
      </w:r>
      <w:r>
        <w:rPr>
          <w:spacing w:val="-2"/>
        </w:rPr>
        <w:t xml:space="preserve"> </w:t>
      </w:r>
      <w:r>
        <w:t>‘Program Integrity</w:t>
      </w:r>
      <w:r>
        <w:rPr>
          <w:spacing w:val="-6"/>
        </w:rPr>
        <w:t xml:space="preserve"> </w:t>
      </w:r>
      <w:r>
        <w:t>Support’</w:t>
      </w:r>
      <w:r>
        <w:rPr>
          <w:spacing w:val="-2"/>
        </w:rPr>
        <w:t xml:space="preserve"> </w:t>
      </w:r>
      <w:r>
        <w:t>project, the</w:t>
      </w:r>
      <w:r>
        <w:rPr>
          <w:spacing w:val="-2"/>
        </w:rPr>
        <w:t xml:space="preserve"> </w:t>
      </w:r>
      <w:r>
        <w:t>contractor</w:t>
      </w:r>
      <w:r>
        <w:rPr>
          <w:spacing w:val="-2"/>
        </w:rPr>
        <w:t xml:space="preserve"> </w:t>
      </w:r>
      <w:r>
        <w:t>shall develop</w:t>
      </w:r>
      <w:r>
        <w:rPr>
          <w:spacing w:val="-3"/>
        </w:rPr>
        <w:t xml:space="preserve"> </w:t>
      </w:r>
      <w:r>
        <w:t>an</w:t>
      </w:r>
      <w:r>
        <w:rPr>
          <w:spacing w:val="-3"/>
        </w:rPr>
        <w:t xml:space="preserve"> </w:t>
      </w:r>
      <w:r>
        <w:t>initial</w:t>
      </w:r>
      <w:r>
        <w:rPr>
          <w:spacing w:val="-3"/>
        </w:rPr>
        <w:t xml:space="preserve"> </w:t>
      </w:r>
      <w:r>
        <w:t>project report.</w:t>
      </w:r>
      <w:r>
        <w:rPr>
          <w:spacing w:val="-3"/>
        </w:rPr>
        <w:t xml:space="preserve"> </w:t>
      </w:r>
      <w:r>
        <w:t>The</w:t>
      </w:r>
      <w:r>
        <w:rPr>
          <w:spacing w:val="-7"/>
        </w:rPr>
        <w:t xml:space="preserve"> </w:t>
      </w:r>
      <w:r>
        <w:t>Contractor</w:t>
      </w:r>
      <w:r>
        <w:rPr>
          <w:spacing w:val="-4"/>
        </w:rPr>
        <w:t xml:space="preserve"> </w:t>
      </w:r>
      <w:r>
        <w:t>shall</w:t>
      </w:r>
      <w:r>
        <w:rPr>
          <w:spacing w:val="-3"/>
        </w:rPr>
        <w:t xml:space="preserve"> </w:t>
      </w:r>
      <w:r>
        <w:t>submit</w:t>
      </w:r>
      <w:r>
        <w:rPr>
          <w:spacing w:val="-3"/>
        </w:rPr>
        <w:t xml:space="preserve"> </w:t>
      </w:r>
      <w:r>
        <w:t>the</w:t>
      </w:r>
      <w:r>
        <w:rPr>
          <w:spacing w:val="-7"/>
        </w:rPr>
        <w:t xml:space="preserve"> </w:t>
      </w:r>
      <w:r>
        <w:t>initial</w:t>
      </w:r>
      <w:r>
        <w:rPr>
          <w:spacing w:val="-3"/>
        </w:rPr>
        <w:t xml:space="preserve"> </w:t>
      </w:r>
      <w:r>
        <w:t>project</w:t>
      </w:r>
      <w:r>
        <w:rPr>
          <w:spacing w:val="-3"/>
        </w:rPr>
        <w:t xml:space="preserve"> </w:t>
      </w:r>
      <w:r>
        <w:t>report</w:t>
      </w:r>
      <w:r>
        <w:rPr>
          <w:spacing w:val="-3"/>
        </w:rPr>
        <w:t xml:space="preserve"> </w:t>
      </w:r>
      <w:r>
        <w:t>within 25 days from the initiation date of the project.</w:t>
      </w:r>
      <w:r w:rsidR="00A73CCB">
        <w:t xml:space="preserve"> </w:t>
      </w:r>
    </w:p>
    <w:p w14:paraId="513ED280" w14:textId="77777777" w:rsidR="00D61D72" w:rsidRDefault="00D61D72">
      <w:pPr>
        <w:pStyle w:val="BodyText"/>
        <w:spacing w:before="10"/>
        <w:rPr>
          <w:sz w:val="26"/>
        </w:rPr>
      </w:pPr>
    </w:p>
    <w:p w14:paraId="721E5436" w14:textId="77777777" w:rsidR="00D61D72" w:rsidRDefault="00860DAE">
      <w:pPr>
        <w:pStyle w:val="BodyText"/>
        <w:ind w:left="923"/>
      </w:pPr>
      <w:r>
        <w:t>The</w:t>
      </w:r>
      <w:r>
        <w:rPr>
          <w:spacing w:val="-7"/>
        </w:rPr>
        <w:t xml:space="preserve"> </w:t>
      </w:r>
      <w:r>
        <w:t>report</w:t>
      </w:r>
      <w:r>
        <w:rPr>
          <w:spacing w:val="-1"/>
        </w:rPr>
        <w:t xml:space="preserve"> </w:t>
      </w:r>
      <w:r>
        <w:t>elements</w:t>
      </w:r>
      <w:r>
        <w:rPr>
          <w:spacing w:val="-1"/>
        </w:rPr>
        <w:t xml:space="preserve"> </w:t>
      </w:r>
      <w:r>
        <w:t>shall,</w:t>
      </w:r>
      <w:r>
        <w:rPr>
          <w:spacing w:val="-1"/>
        </w:rPr>
        <w:t xml:space="preserve"> </w:t>
      </w:r>
      <w:r>
        <w:t>at</w:t>
      </w:r>
      <w:r>
        <w:rPr>
          <w:spacing w:val="-1"/>
        </w:rPr>
        <w:t xml:space="preserve"> </w:t>
      </w:r>
      <w:r>
        <w:t>a</w:t>
      </w:r>
      <w:r>
        <w:rPr>
          <w:spacing w:val="-5"/>
        </w:rPr>
        <w:t xml:space="preserve"> </w:t>
      </w:r>
      <w:r>
        <w:t>minimum,</w:t>
      </w:r>
      <w:r>
        <w:rPr>
          <w:spacing w:val="-3"/>
        </w:rPr>
        <w:t xml:space="preserve"> </w:t>
      </w:r>
      <w:r>
        <w:t>include</w:t>
      </w:r>
      <w:r>
        <w:rPr>
          <w:spacing w:val="-5"/>
        </w:rPr>
        <w:t xml:space="preserve"> </w:t>
      </w:r>
      <w:r>
        <w:t>the</w:t>
      </w:r>
      <w:r>
        <w:rPr>
          <w:spacing w:val="-5"/>
        </w:rPr>
        <w:t xml:space="preserve"> </w:t>
      </w:r>
      <w:r>
        <w:t>following,</w:t>
      </w:r>
      <w:r>
        <w:rPr>
          <w:spacing w:val="-1"/>
        </w:rPr>
        <w:t xml:space="preserve"> </w:t>
      </w:r>
      <w:r>
        <w:t>in</w:t>
      </w:r>
      <w:r>
        <w:rPr>
          <w:spacing w:val="-1"/>
        </w:rPr>
        <w:t xml:space="preserve"> </w:t>
      </w:r>
      <w:r>
        <w:t>no</w:t>
      </w:r>
      <w:r>
        <w:rPr>
          <w:spacing w:val="-1"/>
        </w:rPr>
        <w:t xml:space="preserve"> </w:t>
      </w:r>
      <w:r>
        <w:t>specific</w:t>
      </w:r>
      <w:r>
        <w:rPr>
          <w:spacing w:val="-1"/>
        </w:rPr>
        <w:t xml:space="preserve"> </w:t>
      </w:r>
      <w:r>
        <w:rPr>
          <w:spacing w:val="-2"/>
        </w:rPr>
        <w:t>order:</w:t>
      </w:r>
    </w:p>
    <w:p w14:paraId="1091820C" w14:textId="77777777" w:rsidR="00D61D72" w:rsidRDefault="00860DAE">
      <w:pPr>
        <w:pStyle w:val="ListParagraph"/>
        <w:numPr>
          <w:ilvl w:val="0"/>
          <w:numId w:val="26"/>
        </w:numPr>
        <w:tabs>
          <w:tab w:val="left" w:pos="1660"/>
        </w:tabs>
        <w:ind w:hanging="361"/>
        <w:jc w:val="left"/>
        <w:rPr>
          <w:sz w:val="24"/>
        </w:rPr>
      </w:pPr>
      <w:r>
        <w:rPr>
          <w:sz w:val="24"/>
        </w:rPr>
        <w:t>Project</w:t>
      </w:r>
      <w:r>
        <w:rPr>
          <w:spacing w:val="-4"/>
          <w:sz w:val="24"/>
        </w:rPr>
        <w:t xml:space="preserve"> </w:t>
      </w:r>
      <w:r>
        <w:rPr>
          <w:sz w:val="24"/>
        </w:rPr>
        <w:t>description,</w:t>
      </w:r>
      <w:r>
        <w:rPr>
          <w:spacing w:val="-4"/>
          <w:sz w:val="24"/>
        </w:rPr>
        <w:t xml:space="preserve"> </w:t>
      </w:r>
      <w:r>
        <w:rPr>
          <w:sz w:val="24"/>
        </w:rPr>
        <w:t>purpose</w:t>
      </w:r>
      <w:r>
        <w:rPr>
          <w:spacing w:val="-6"/>
          <w:sz w:val="24"/>
        </w:rPr>
        <w:t xml:space="preserve"> </w:t>
      </w:r>
      <w:r>
        <w:rPr>
          <w:sz w:val="24"/>
        </w:rPr>
        <w:t>and</w:t>
      </w:r>
      <w:r>
        <w:rPr>
          <w:spacing w:val="-2"/>
          <w:sz w:val="24"/>
        </w:rPr>
        <w:t xml:space="preserve"> background</w:t>
      </w:r>
    </w:p>
    <w:p w14:paraId="3936C586" w14:textId="77777777" w:rsidR="00D61D72" w:rsidRDefault="00860DAE">
      <w:pPr>
        <w:pStyle w:val="ListParagraph"/>
        <w:numPr>
          <w:ilvl w:val="0"/>
          <w:numId w:val="26"/>
        </w:numPr>
        <w:tabs>
          <w:tab w:val="left" w:pos="1660"/>
        </w:tabs>
        <w:spacing w:before="21"/>
        <w:ind w:hanging="361"/>
        <w:jc w:val="left"/>
        <w:rPr>
          <w:sz w:val="24"/>
        </w:rPr>
      </w:pPr>
      <w:r>
        <w:rPr>
          <w:sz w:val="24"/>
        </w:rPr>
        <w:t>Project</w:t>
      </w:r>
      <w:r>
        <w:rPr>
          <w:spacing w:val="-5"/>
          <w:sz w:val="24"/>
        </w:rPr>
        <w:t xml:space="preserve"> </w:t>
      </w:r>
      <w:r>
        <w:rPr>
          <w:spacing w:val="-2"/>
          <w:sz w:val="24"/>
        </w:rPr>
        <w:t>Approach</w:t>
      </w:r>
    </w:p>
    <w:p w14:paraId="0544843E" w14:textId="77777777" w:rsidR="00D61D72" w:rsidRDefault="00860DAE">
      <w:pPr>
        <w:pStyle w:val="ListParagraph"/>
        <w:numPr>
          <w:ilvl w:val="0"/>
          <w:numId w:val="26"/>
        </w:numPr>
        <w:tabs>
          <w:tab w:val="left" w:pos="1660"/>
        </w:tabs>
        <w:ind w:hanging="361"/>
        <w:jc w:val="left"/>
        <w:rPr>
          <w:sz w:val="24"/>
        </w:rPr>
      </w:pPr>
      <w:r>
        <w:rPr>
          <w:sz w:val="24"/>
        </w:rPr>
        <w:t>Timeline(s)</w:t>
      </w:r>
      <w:r>
        <w:rPr>
          <w:spacing w:val="-9"/>
          <w:sz w:val="24"/>
        </w:rPr>
        <w:t xml:space="preserve"> </w:t>
      </w:r>
      <w:r>
        <w:rPr>
          <w:sz w:val="24"/>
        </w:rPr>
        <w:t>and</w:t>
      </w:r>
      <w:r>
        <w:rPr>
          <w:spacing w:val="-5"/>
          <w:sz w:val="24"/>
        </w:rPr>
        <w:t xml:space="preserve"> </w:t>
      </w:r>
      <w:r>
        <w:rPr>
          <w:spacing w:val="-2"/>
          <w:sz w:val="24"/>
        </w:rPr>
        <w:t>milestone(s)</w:t>
      </w:r>
    </w:p>
    <w:p w14:paraId="3091FAD8" w14:textId="77777777" w:rsidR="00D61D72" w:rsidRDefault="00860DAE">
      <w:pPr>
        <w:pStyle w:val="ListParagraph"/>
        <w:numPr>
          <w:ilvl w:val="0"/>
          <w:numId w:val="26"/>
        </w:numPr>
        <w:tabs>
          <w:tab w:val="left" w:pos="1660"/>
        </w:tabs>
        <w:ind w:hanging="361"/>
        <w:jc w:val="left"/>
        <w:rPr>
          <w:sz w:val="24"/>
        </w:rPr>
      </w:pPr>
      <w:r>
        <w:rPr>
          <w:sz w:val="24"/>
        </w:rPr>
        <w:t>Medical</w:t>
      </w:r>
      <w:r>
        <w:rPr>
          <w:spacing w:val="-4"/>
          <w:sz w:val="24"/>
        </w:rPr>
        <w:t xml:space="preserve"> </w:t>
      </w:r>
      <w:r>
        <w:rPr>
          <w:sz w:val="24"/>
        </w:rPr>
        <w:t>record</w:t>
      </w:r>
      <w:r>
        <w:rPr>
          <w:spacing w:val="-3"/>
          <w:sz w:val="24"/>
        </w:rPr>
        <w:t xml:space="preserve"> </w:t>
      </w:r>
      <w:r>
        <w:rPr>
          <w:sz w:val="24"/>
        </w:rPr>
        <w:t>review</w:t>
      </w:r>
      <w:r>
        <w:rPr>
          <w:spacing w:val="-5"/>
          <w:sz w:val="24"/>
        </w:rPr>
        <w:t xml:space="preserve"> </w:t>
      </w:r>
      <w:r>
        <w:rPr>
          <w:sz w:val="24"/>
        </w:rPr>
        <w:t>process</w:t>
      </w:r>
      <w:r>
        <w:rPr>
          <w:spacing w:val="-1"/>
          <w:sz w:val="24"/>
        </w:rPr>
        <w:t xml:space="preserve"> </w:t>
      </w:r>
      <w:r>
        <w:rPr>
          <w:spacing w:val="-2"/>
          <w:sz w:val="24"/>
        </w:rPr>
        <w:t>including:</w:t>
      </w:r>
    </w:p>
    <w:p w14:paraId="6B50EC69" w14:textId="77777777" w:rsidR="00D61D72" w:rsidRDefault="00860DAE">
      <w:pPr>
        <w:pStyle w:val="ListParagraph"/>
        <w:numPr>
          <w:ilvl w:val="1"/>
          <w:numId w:val="26"/>
        </w:numPr>
        <w:tabs>
          <w:tab w:val="left" w:pos="2380"/>
        </w:tabs>
        <w:spacing w:before="21"/>
        <w:ind w:hanging="361"/>
        <w:rPr>
          <w:sz w:val="24"/>
        </w:rPr>
      </w:pPr>
      <w:r>
        <w:rPr>
          <w:sz w:val="24"/>
        </w:rPr>
        <w:t>authorities</w:t>
      </w:r>
      <w:r>
        <w:rPr>
          <w:spacing w:val="-5"/>
          <w:sz w:val="24"/>
        </w:rPr>
        <w:t xml:space="preserve"> </w:t>
      </w:r>
      <w:r>
        <w:rPr>
          <w:sz w:val="24"/>
        </w:rPr>
        <w:t>used</w:t>
      </w:r>
      <w:r>
        <w:rPr>
          <w:spacing w:val="-4"/>
          <w:sz w:val="24"/>
        </w:rPr>
        <w:t xml:space="preserve"> </w:t>
      </w:r>
      <w:r>
        <w:rPr>
          <w:sz w:val="24"/>
        </w:rPr>
        <w:t>to</w:t>
      </w:r>
      <w:r>
        <w:rPr>
          <w:spacing w:val="-2"/>
          <w:sz w:val="24"/>
        </w:rPr>
        <w:t xml:space="preserve"> </w:t>
      </w:r>
      <w:r>
        <w:rPr>
          <w:sz w:val="24"/>
        </w:rPr>
        <w:t>support</w:t>
      </w:r>
      <w:r>
        <w:rPr>
          <w:spacing w:val="-3"/>
          <w:sz w:val="24"/>
        </w:rPr>
        <w:t xml:space="preserve"> </w:t>
      </w:r>
      <w:r>
        <w:rPr>
          <w:sz w:val="24"/>
        </w:rPr>
        <w:t>payment</w:t>
      </w:r>
      <w:r>
        <w:rPr>
          <w:spacing w:val="-1"/>
          <w:sz w:val="24"/>
        </w:rPr>
        <w:t xml:space="preserve"> </w:t>
      </w:r>
      <w:r>
        <w:rPr>
          <w:spacing w:val="-2"/>
          <w:sz w:val="24"/>
        </w:rPr>
        <w:t>decisions</w:t>
      </w:r>
    </w:p>
    <w:p w14:paraId="1A8A5DFA" w14:textId="77777777" w:rsidR="00D61D72" w:rsidRDefault="00860DAE">
      <w:pPr>
        <w:pStyle w:val="ListParagraph"/>
        <w:numPr>
          <w:ilvl w:val="1"/>
          <w:numId w:val="26"/>
        </w:numPr>
        <w:tabs>
          <w:tab w:val="left" w:pos="2380"/>
        </w:tabs>
        <w:spacing w:before="20"/>
        <w:ind w:hanging="361"/>
        <w:rPr>
          <w:sz w:val="24"/>
        </w:rPr>
      </w:pPr>
      <w:r>
        <w:rPr>
          <w:sz w:val="24"/>
        </w:rPr>
        <w:t>list</w:t>
      </w:r>
      <w:r>
        <w:rPr>
          <w:spacing w:val="-2"/>
          <w:sz w:val="24"/>
        </w:rPr>
        <w:t xml:space="preserve"> </w:t>
      </w:r>
      <w:r>
        <w:rPr>
          <w:sz w:val="24"/>
        </w:rPr>
        <w:t>of</w:t>
      </w:r>
      <w:r>
        <w:rPr>
          <w:spacing w:val="-6"/>
          <w:sz w:val="24"/>
        </w:rPr>
        <w:t xml:space="preserve"> </w:t>
      </w:r>
      <w:r>
        <w:rPr>
          <w:sz w:val="24"/>
        </w:rPr>
        <w:t>documentation</w:t>
      </w:r>
      <w:r>
        <w:rPr>
          <w:spacing w:val="-1"/>
          <w:sz w:val="24"/>
        </w:rPr>
        <w:t xml:space="preserve"> </w:t>
      </w:r>
      <w:r>
        <w:rPr>
          <w:sz w:val="24"/>
        </w:rPr>
        <w:t>needed</w:t>
      </w:r>
      <w:r>
        <w:rPr>
          <w:spacing w:val="-2"/>
          <w:sz w:val="24"/>
        </w:rPr>
        <w:t xml:space="preserve"> </w:t>
      </w:r>
      <w:r>
        <w:rPr>
          <w:sz w:val="24"/>
        </w:rPr>
        <w:t>to</w:t>
      </w:r>
      <w:r>
        <w:rPr>
          <w:spacing w:val="-1"/>
          <w:sz w:val="24"/>
        </w:rPr>
        <w:t xml:space="preserve"> </w:t>
      </w:r>
      <w:r>
        <w:rPr>
          <w:sz w:val="24"/>
        </w:rPr>
        <w:t>support</w:t>
      </w:r>
      <w:r>
        <w:rPr>
          <w:spacing w:val="-2"/>
          <w:sz w:val="24"/>
        </w:rPr>
        <w:t xml:space="preserve"> </w:t>
      </w:r>
      <w:r>
        <w:rPr>
          <w:sz w:val="24"/>
        </w:rPr>
        <w:t>claim</w:t>
      </w:r>
      <w:r>
        <w:rPr>
          <w:spacing w:val="-1"/>
          <w:sz w:val="24"/>
        </w:rPr>
        <w:t xml:space="preserve"> </w:t>
      </w:r>
      <w:r>
        <w:rPr>
          <w:sz w:val="24"/>
        </w:rPr>
        <w:t>as</w:t>
      </w:r>
      <w:r>
        <w:rPr>
          <w:spacing w:val="-2"/>
          <w:sz w:val="24"/>
        </w:rPr>
        <w:t xml:space="preserve"> </w:t>
      </w:r>
      <w:r>
        <w:rPr>
          <w:sz w:val="24"/>
        </w:rPr>
        <w:t>requested</w:t>
      </w:r>
      <w:r>
        <w:rPr>
          <w:spacing w:val="-2"/>
          <w:sz w:val="24"/>
        </w:rPr>
        <w:t xml:space="preserve"> </w:t>
      </w:r>
      <w:r>
        <w:rPr>
          <w:sz w:val="24"/>
        </w:rPr>
        <w:t>in</w:t>
      </w:r>
      <w:r>
        <w:rPr>
          <w:spacing w:val="-2"/>
          <w:sz w:val="24"/>
        </w:rPr>
        <w:t xml:space="preserve"> </w:t>
      </w:r>
      <w:r>
        <w:rPr>
          <w:sz w:val="24"/>
        </w:rPr>
        <w:t>the</w:t>
      </w:r>
      <w:r>
        <w:rPr>
          <w:spacing w:val="-2"/>
          <w:sz w:val="24"/>
        </w:rPr>
        <w:t xml:space="preserve"> </w:t>
      </w:r>
      <w:r>
        <w:rPr>
          <w:spacing w:val="-5"/>
          <w:sz w:val="24"/>
        </w:rPr>
        <w:t>ADR</w:t>
      </w:r>
    </w:p>
    <w:p w14:paraId="4DA4F64E" w14:textId="77777777" w:rsidR="0062443E" w:rsidRDefault="00860DAE" w:rsidP="0062443E">
      <w:pPr>
        <w:pStyle w:val="ListParagraph"/>
        <w:numPr>
          <w:ilvl w:val="1"/>
          <w:numId w:val="26"/>
        </w:numPr>
        <w:tabs>
          <w:tab w:val="left" w:pos="2380"/>
        </w:tabs>
        <w:spacing w:before="24" w:line="247" w:lineRule="auto"/>
        <w:ind w:left="2379" w:right="1254"/>
        <w:rPr>
          <w:sz w:val="24"/>
        </w:rPr>
      </w:pPr>
      <w:r>
        <w:rPr>
          <w:sz w:val="24"/>
        </w:rPr>
        <w:t>frequency</w:t>
      </w:r>
      <w:r>
        <w:rPr>
          <w:spacing w:val="-14"/>
          <w:sz w:val="24"/>
        </w:rPr>
        <w:t xml:space="preserve"> </w:t>
      </w:r>
      <w:r>
        <w:rPr>
          <w:sz w:val="24"/>
        </w:rPr>
        <w:t>and</w:t>
      </w:r>
      <w:r>
        <w:rPr>
          <w:spacing w:val="-8"/>
          <w:sz w:val="24"/>
        </w:rPr>
        <w:t xml:space="preserve"> </w:t>
      </w:r>
      <w:r>
        <w:rPr>
          <w:sz w:val="24"/>
        </w:rPr>
        <w:t>volume</w:t>
      </w:r>
      <w:r>
        <w:rPr>
          <w:spacing w:val="-11"/>
          <w:sz w:val="24"/>
        </w:rPr>
        <w:t xml:space="preserve"> </w:t>
      </w:r>
      <w:r>
        <w:rPr>
          <w:sz w:val="24"/>
        </w:rPr>
        <w:t>of</w:t>
      </w:r>
      <w:r>
        <w:rPr>
          <w:spacing w:val="-6"/>
          <w:sz w:val="24"/>
        </w:rPr>
        <w:t xml:space="preserve"> </w:t>
      </w:r>
      <w:r>
        <w:rPr>
          <w:sz w:val="24"/>
        </w:rPr>
        <w:t>ADRs</w:t>
      </w:r>
      <w:r>
        <w:rPr>
          <w:spacing w:val="-10"/>
          <w:sz w:val="24"/>
        </w:rPr>
        <w:t xml:space="preserve"> </w:t>
      </w:r>
      <w:r>
        <w:rPr>
          <w:sz w:val="24"/>
        </w:rPr>
        <w:t>being</w:t>
      </w:r>
      <w:r>
        <w:rPr>
          <w:spacing w:val="-12"/>
          <w:sz w:val="24"/>
        </w:rPr>
        <w:t xml:space="preserve"> </w:t>
      </w:r>
      <w:r>
        <w:rPr>
          <w:sz w:val="24"/>
        </w:rPr>
        <w:t>sent</w:t>
      </w:r>
      <w:r>
        <w:rPr>
          <w:spacing w:val="-10"/>
          <w:sz w:val="24"/>
        </w:rPr>
        <w:t xml:space="preserve"> </w:t>
      </w:r>
      <w:r>
        <w:rPr>
          <w:sz w:val="24"/>
        </w:rPr>
        <w:t>to</w:t>
      </w:r>
      <w:r>
        <w:rPr>
          <w:spacing w:val="-8"/>
          <w:sz w:val="24"/>
        </w:rPr>
        <w:t xml:space="preserve"> </w:t>
      </w:r>
      <w:r>
        <w:rPr>
          <w:sz w:val="24"/>
        </w:rPr>
        <w:t>communicate</w:t>
      </w:r>
      <w:r>
        <w:rPr>
          <w:spacing w:val="-11"/>
          <w:sz w:val="24"/>
        </w:rPr>
        <w:t xml:space="preserve"> </w:t>
      </w:r>
      <w:r>
        <w:rPr>
          <w:sz w:val="24"/>
        </w:rPr>
        <w:t>workload planning as the request is sending ADRs</w:t>
      </w:r>
    </w:p>
    <w:p w14:paraId="4DFF061C" w14:textId="70FEF6DE" w:rsidR="00D61D72" w:rsidRPr="00C938F6" w:rsidRDefault="00860DAE" w:rsidP="0062443E">
      <w:pPr>
        <w:pStyle w:val="ListParagraph"/>
        <w:numPr>
          <w:ilvl w:val="0"/>
          <w:numId w:val="26"/>
        </w:numPr>
        <w:tabs>
          <w:tab w:val="left" w:pos="2380"/>
        </w:tabs>
        <w:spacing w:before="24" w:line="247" w:lineRule="auto"/>
        <w:ind w:right="1254"/>
        <w:jc w:val="left"/>
        <w:rPr>
          <w:sz w:val="24"/>
        </w:rPr>
      </w:pPr>
      <w:r w:rsidRPr="0062443E">
        <w:rPr>
          <w:sz w:val="24"/>
        </w:rPr>
        <w:t>A</w:t>
      </w:r>
      <w:r w:rsidRPr="0062443E">
        <w:rPr>
          <w:spacing w:val="-10"/>
          <w:sz w:val="24"/>
        </w:rPr>
        <w:t xml:space="preserve"> </w:t>
      </w:r>
      <w:r w:rsidRPr="0062443E">
        <w:rPr>
          <w:sz w:val="24"/>
        </w:rPr>
        <w:t>list</w:t>
      </w:r>
      <w:r w:rsidRPr="0062443E">
        <w:rPr>
          <w:spacing w:val="-1"/>
          <w:sz w:val="24"/>
        </w:rPr>
        <w:t xml:space="preserve"> </w:t>
      </w:r>
      <w:r w:rsidRPr="0062443E">
        <w:rPr>
          <w:sz w:val="24"/>
        </w:rPr>
        <w:t>of</w:t>
      </w:r>
      <w:r w:rsidRPr="0062443E">
        <w:rPr>
          <w:spacing w:val="-5"/>
          <w:sz w:val="24"/>
        </w:rPr>
        <w:t xml:space="preserve"> </w:t>
      </w:r>
      <w:r w:rsidRPr="0062443E">
        <w:rPr>
          <w:sz w:val="24"/>
        </w:rPr>
        <w:t>staff</w:t>
      </w:r>
      <w:r w:rsidRPr="0062443E">
        <w:rPr>
          <w:spacing w:val="-5"/>
          <w:sz w:val="24"/>
        </w:rPr>
        <w:t xml:space="preserve"> </w:t>
      </w:r>
      <w:r w:rsidRPr="0062443E">
        <w:rPr>
          <w:sz w:val="24"/>
        </w:rPr>
        <w:t>that</w:t>
      </w:r>
      <w:r w:rsidRPr="0062443E">
        <w:rPr>
          <w:spacing w:val="-1"/>
          <w:sz w:val="24"/>
        </w:rPr>
        <w:t xml:space="preserve"> </w:t>
      </w:r>
      <w:r w:rsidRPr="0062443E">
        <w:rPr>
          <w:sz w:val="24"/>
        </w:rPr>
        <w:t>will</w:t>
      </w:r>
      <w:r w:rsidRPr="0062443E">
        <w:rPr>
          <w:spacing w:val="-1"/>
          <w:sz w:val="24"/>
        </w:rPr>
        <w:t xml:space="preserve"> </w:t>
      </w:r>
      <w:r w:rsidRPr="0062443E">
        <w:rPr>
          <w:sz w:val="24"/>
        </w:rPr>
        <w:t>perform</w:t>
      </w:r>
      <w:r w:rsidRPr="0062443E">
        <w:rPr>
          <w:spacing w:val="-1"/>
          <w:sz w:val="24"/>
        </w:rPr>
        <w:t xml:space="preserve"> </w:t>
      </w:r>
      <w:r w:rsidRPr="0062443E">
        <w:rPr>
          <w:sz w:val="24"/>
        </w:rPr>
        <w:t>the</w:t>
      </w:r>
      <w:r w:rsidRPr="0062443E">
        <w:rPr>
          <w:spacing w:val="-5"/>
          <w:sz w:val="24"/>
        </w:rPr>
        <w:t xml:space="preserve"> </w:t>
      </w:r>
      <w:r w:rsidRPr="0062443E">
        <w:rPr>
          <w:sz w:val="24"/>
        </w:rPr>
        <w:t>reviews</w:t>
      </w:r>
      <w:r w:rsidRPr="0062443E">
        <w:rPr>
          <w:spacing w:val="-1"/>
          <w:sz w:val="24"/>
        </w:rPr>
        <w:t xml:space="preserve"> </w:t>
      </w:r>
      <w:r w:rsidRPr="0062443E">
        <w:rPr>
          <w:sz w:val="24"/>
        </w:rPr>
        <w:t>and</w:t>
      </w:r>
      <w:r w:rsidRPr="0062443E">
        <w:rPr>
          <w:spacing w:val="-2"/>
          <w:sz w:val="24"/>
        </w:rPr>
        <w:t xml:space="preserve"> </w:t>
      </w:r>
      <w:r w:rsidRPr="0062443E">
        <w:rPr>
          <w:sz w:val="24"/>
        </w:rPr>
        <w:t>their</w:t>
      </w:r>
      <w:r w:rsidRPr="0062443E">
        <w:rPr>
          <w:spacing w:val="-2"/>
          <w:sz w:val="24"/>
        </w:rPr>
        <w:t xml:space="preserve"> credentials</w:t>
      </w:r>
    </w:p>
    <w:p w14:paraId="2B019C80" w14:textId="51BA3FDD" w:rsidR="002440E9" w:rsidRPr="0062443E" w:rsidRDefault="002440E9" w:rsidP="0062443E">
      <w:pPr>
        <w:pStyle w:val="ListParagraph"/>
        <w:numPr>
          <w:ilvl w:val="0"/>
          <w:numId w:val="26"/>
        </w:numPr>
        <w:tabs>
          <w:tab w:val="left" w:pos="2380"/>
        </w:tabs>
        <w:spacing w:before="24" w:line="247" w:lineRule="auto"/>
        <w:ind w:right="1254"/>
        <w:jc w:val="left"/>
        <w:rPr>
          <w:sz w:val="24"/>
        </w:rPr>
      </w:pPr>
      <w:r>
        <w:rPr>
          <w:spacing w:val="-2"/>
          <w:sz w:val="24"/>
        </w:rPr>
        <w:t xml:space="preserve">References page </w:t>
      </w:r>
    </w:p>
    <w:p w14:paraId="4B9A3FDB" w14:textId="77777777" w:rsidR="00D61D72" w:rsidRDefault="00D61D72">
      <w:pPr>
        <w:pStyle w:val="BodyText"/>
        <w:spacing w:before="7"/>
        <w:rPr>
          <w:sz w:val="35"/>
        </w:rPr>
      </w:pPr>
    </w:p>
    <w:p w14:paraId="77908CAC" w14:textId="77777777" w:rsidR="00D61D72" w:rsidRDefault="00860DAE" w:rsidP="00C938F6">
      <w:pPr>
        <w:pStyle w:val="BodyText"/>
        <w:spacing w:before="1"/>
        <w:ind w:left="766" w:firstLine="157"/>
      </w:pPr>
      <w:r w:rsidRPr="00B9551E">
        <w:rPr>
          <w:u w:val="single"/>
        </w:rPr>
        <w:t>Final</w:t>
      </w:r>
      <w:r w:rsidRPr="00B9551E">
        <w:rPr>
          <w:spacing w:val="-5"/>
          <w:u w:val="single"/>
        </w:rPr>
        <w:t xml:space="preserve"> </w:t>
      </w:r>
      <w:r w:rsidRPr="00B9551E">
        <w:rPr>
          <w:u w:val="single"/>
        </w:rPr>
        <w:t>Project</w:t>
      </w:r>
      <w:r w:rsidRPr="00B9551E">
        <w:rPr>
          <w:spacing w:val="-5"/>
          <w:u w:val="single"/>
        </w:rPr>
        <w:t xml:space="preserve"> </w:t>
      </w:r>
      <w:r w:rsidRPr="00B9551E">
        <w:rPr>
          <w:spacing w:val="-2"/>
          <w:u w:val="single"/>
        </w:rPr>
        <w:t>Report</w:t>
      </w:r>
    </w:p>
    <w:p w14:paraId="7F7193B3" w14:textId="3AA963CA" w:rsidR="00D61D72" w:rsidRDefault="00860DAE">
      <w:pPr>
        <w:pStyle w:val="BodyText"/>
        <w:spacing w:before="19" w:line="247" w:lineRule="auto"/>
        <w:ind w:left="935" w:right="377" w:hanging="12"/>
      </w:pPr>
      <w:r>
        <w:t>For each “Program Integrity Support’ project, the contractor shall develop a Final Project Report.</w:t>
      </w:r>
      <w:r>
        <w:rPr>
          <w:spacing w:val="35"/>
        </w:rPr>
        <w:t xml:space="preserve"> </w:t>
      </w:r>
      <w:r>
        <w:t>The</w:t>
      </w:r>
      <w:r>
        <w:rPr>
          <w:spacing w:val="-9"/>
        </w:rPr>
        <w:t xml:space="preserve"> </w:t>
      </w:r>
      <w:r>
        <w:t>Contractor</w:t>
      </w:r>
      <w:r>
        <w:rPr>
          <w:spacing w:val="-7"/>
        </w:rPr>
        <w:t xml:space="preserve"> </w:t>
      </w:r>
      <w:r>
        <w:t>shall</w:t>
      </w:r>
      <w:r>
        <w:rPr>
          <w:spacing w:val="-5"/>
        </w:rPr>
        <w:t xml:space="preserve"> </w:t>
      </w:r>
      <w:r>
        <w:t>submit</w:t>
      </w:r>
      <w:r>
        <w:rPr>
          <w:spacing w:val="-5"/>
        </w:rPr>
        <w:t xml:space="preserve"> </w:t>
      </w:r>
      <w:r>
        <w:t>the</w:t>
      </w:r>
      <w:r>
        <w:rPr>
          <w:spacing w:val="-9"/>
        </w:rPr>
        <w:t xml:space="preserve"> </w:t>
      </w:r>
      <w:r>
        <w:t>final</w:t>
      </w:r>
      <w:r>
        <w:rPr>
          <w:spacing w:val="-5"/>
        </w:rPr>
        <w:t xml:space="preserve"> </w:t>
      </w:r>
      <w:r>
        <w:t>project</w:t>
      </w:r>
      <w:r>
        <w:rPr>
          <w:spacing w:val="-5"/>
        </w:rPr>
        <w:t xml:space="preserve"> </w:t>
      </w:r>
      <w:r>
        <w:t>report</w:t>
      </w:r>
      <w:r>
        <w:rPr>
          <w:spacing w:val="-5"/>
        </w:rPr>
        <w:t xml:space="preserve"> </w:t>
      </w:r>
      <w:r>
        <w:t>within</w:t>
      </w:r>
      <w:r>
        <w:rPr>
          <w:spacing w:val="-6"/>
        </w:rPr>
        <w:t xml:space="preserve"> </w:t>
      </w:r>
      <w:r>
        <w:t>75</w:t>
      </w:r>
      <w:r>
        <w:rPr>
          <w:spacing w:val="-6"/>
        </w:rPr>
        <w:t xml:space="preserve"> </w:t>
      </w:r>
      <w:r>
        <w:t>days</w:t>
      </w:r>
      <w:r>
        <w:rPr>
          <w:spacing w:val="-3"/>
        </w:rPr>
        <w:t xml:space="preserve"> </w:t>
      </w:r>
      <w:r>
        <w:t>of</w:t>
      </w:r>
      <w:r>
        <w:rPr>
          <w:spacing w:val="-9"/>
        </w:rPr>
        <w:t xml:space="preserve"> </w:t>
      </w:r>
      <w:r>
        <w:t>receipt</w:t>
      </w:r>
      <w:r>
        <w:rPr>
          <w:spacing w:val="-5"/>
        </w:rPr>
        <w:t xml:space="preserve"> </w:t>
      </w:r>
      <w:r>
        <w:t>of</w:t>
      </w:r>
      <w:r>
        <w:rPr>
          <w:spacing w:val="-9"/>
        </w:rPr>
        <w:t xml:space="preserve"> </w:t>
      </w:r>
      <w:r>
        <w:t>all medical records</w:t>
      </w:r>
    </w:p>
    <w:p w14:paraId="433C258D" w14:textId="77777777" w:rsidR="00D61D72" w:rsidRDefault="00D61D72">
      <w:pPr>
        <w:pStyle w:val="BodyText"/>
        <w:spacing w:before="3"/>
        <w:rPr>
          <w:sz w:val="27"/>
        </w:rPr>
      </w:pPr>
    </w:p>
    <w:p w14:paraId="75795EDF" w14:textId="77777777" w:rsidR="00D61D72" w:rsidRDefault="00860DAE">
      <w:pPr>
        <w:pStyle w:val="BodyText"/>
        <w:ind w:left="923"/>
      </w:pPr>
      <w:r>
        <w:t>The</w:t>
      </w:r>
      <w:r>
        <w:rPr>
          <w:spacing w:val="-7"/>
        </w:rPr>
        <w:t xml:space="preserve"> </w:t>
      </w:r>
      <w:r>
        <w:t>report</w:t>
      </w:r>
      <w:r>
        <w:rPr>
          <w:spacing w:val="-1"/>
        </w:rPr>
        <w:t xml:space="preserve"> </w:t>
      </w:r>
      <w:r>
        <w:t>elements</w:t>
      </w:r>
      <w:r>
        <w:rPr>
          <w:spacing w:val="-1"/>
        </w:rPr>
        <w:t xml:space="preserve"> </w:t>
      </w:r>
      <w:r>
        <w:t>shall,</w:t>
      </w:r>
      <w:r>
        <w:rPr>
          <w:spacing w:val="-1"/>
        </w:rPr>
        <w:t xml:space="preserve"> </w:t>
      </w:r>
      <w:r>
        <w:t>at</w:t>
      </w:r>
      <w:r>
        <w:rPr>
          <w:spacing w:val="-1"/>
        </w:rPr>
        <w:t xml:space="preserve"> </w:t>
      </w:r>
      <w:r>
        <w:t>a</w:t>
      </w:r>
      <w:r>
        <w:rPr>
          <w:spacing w:val="-5"/>
        </w:rPr>
        <w:t xml:space="preserve"> </w:t>
      </w:r>
      <w:r>
        <w:t>minimum,</w:t>
      </w:r>
      <w:r>
        <w:rPr>
          <w:spacing w:val="-3"/>
        </w:rPr>
        <w:t xml:space="preserve"> </w:t>
      </w:r>
      <w:r>
        <w:t>include</w:t>
      </w:r>
      <w:r>
        <w:rPr>
          <w:spacing w:val="-5"/>
        </w:rPr>
        <w:t xml:space="preserve"> </w:t>
      </w:r>
      <w:r>
        <w:t>the</w:t>
      </w:r>
      <w:r>
        <w:rPr>
          <w:spacing w:val="-5"/>
        </w:rPr>
        <w:t xml:space="preserve"> </w:t>
      </w:r>
      <w:r>
        <w:t>following,</w:t>
      </w:r>
      <w:r>
        <w:rPr>
          <w:spacing w:val="-1"/>
        </w:rPr>
        <w:t xml:space="preserve"> </w:t>
      </w:r>
      <w:r>
        <w:t>in</w:t>
      </w:r>
      <w:r>
        <w:rPr>
          <w:spacing w:val="-1"/>
        </w:rPr>
        <w:t xml:space="preserve"> </w:t>
      </w:r>
      <w:r>
        <w:t>no</w:t>
      </w:r>
      <w:r>
        <w:rPr>
          <w:spacing w:val="-1"/>
        </w:rPr>
        <w:t xml:space="preserve"> </w:t>
      </w:r>
      <w:r>
        <w:t>specific</w:t>
      </w:r>
      <w:r>
        <w:rPr>
          <w:spacing w:val="-1"/>
        </w:rPr>
        <w:t xml:space="preserve"> </w:t>
      </w:r>
      <w:r>
        <w:rPr>
          <w:spacing w:val="-2"/>
        </w:rPr>
        <w:t>order:</w:t>
      </w:r>
    </w:p>
    <w:p w14:paraId="4C398A3F" w14:textId="77777777" w:rsidR="00D61D72" w:rsidRDefault="00860DAE">
      <w:pPr>
        <w:pStyle w:val="ListParagraph"/>
        <w:numPr>
          <w:ilvl w:val="0"/>
          <w:numId w:val="25"/>
        </w:numPr>
        <w:tabs>
          <w:tab w:val="left" w:pos="1660"/>
        </w:tabs>
        <w:rPr>
          <w:sz w:val="24"/>
        </w:rPr>
      </w:pPr>
      <w:r>
        <w:rPr>
          <w:sz w:val="24"/>
        </w:rPr>
        <w:t>Initial</w:t>
      </w:r>
      <w:r>
        <w:rPr>
          <w:spacing w:val="-8"/>
          <w:sz w:val="24"/>
        </w:rPr>
        <w:t xml:space="preserve"> </w:t>
      </w:r>
      <w:r>
        <w:rPr>
          <w:sz w:val="24"/>
        </w:rPr>
        <w:t>Project</w:t>
      </w:r>
      <w:r>
        <w:rPr>
          <w:spacing w:val="-8"/>
          <w:sz w:val="24"/>
        </w:rPr>
        <w:t xml:space="preserve"> </w:t>
      </w:r>
      <w:r>
        <w:rPr>
          <w:spacing w:val="-2"/>
          <w:sz w:val="24"/>
        </w:rPr>
        <w:t>Report</w:t>
      </w:r>
    </w:p>
    <w:p w14:paraId="567968D4" w14:textId="77777777" w:rsidR="00D61D72" w:rsidRDefault="00860DAE">
      <w:pPr>
        <w:pStyle w:val="ListParagraph"/>
        <w:numPr>
          <w:ilvl w:val="0"/>
          <w:numId w:val="25"/>
        </w:numPr>
        <w:tabs>
          <w:tab w:val="left" w:pos="1660"/>
        </w:tabs>
        <w:spacing w:before="21"/>
        <w:rPr>
          <w:sz w:val="24"/>
        </w:rPr>
      </w:pPr>
      <w:r>
        <w:rPr>
          <w:sz w:val="24"/>
        </w:rPr>
        <w:t>Medical</w:t>
      </w:r>
      <w:r>
        <w:rPr>
          <w:spacing w:val="-4"/>
          <w:sz w:val="24"/>
        </w:rPr>
        <w:t xml:space="preserve"> </w:t>
      </w:r>
      <w:r>
        <w:rPr>
          <w:sz w:val="24"/>
        </w:rPr>
        <w:t>record</w:t>
      </w:r>
      <w:r>
        <w:rPr>
          <w:spacing w:val="-3"/>
          <w:sz w:val="24"/>
        </w:rPr>
        <w:t xml:space="preserve"> </w:t>
      </w:r>
      <w:r>
        <w:rPr>
          <w:sz w:val="24"/>
        </w:rPr>
        <w:t>review</w:t>
      </w:r>
      <w:r>
        <w:rPr>
          <w:spacing w:val="-5"/>
          <w:sz w:val="24"/>
        </w:rPr>
        <w:t xml:space="preserve"> </w:t>
      </w:r>
      <w:r>
        <w:rPr>
          <w:sz w:val="24"/>
        </w:rPr>
        <w:t>process</w:t>
      </w:r>
      <w:r>
        <w:rPr>
          <w:spacing w:val="-1"/>
          <w:sz w:val="24"/>
        </w:rPr>
        <w:t xml:space="preserve"> </w:t>
      </w:r>
      <w:r>
        <w:rPr>
          <w:spacing w:val="-2"/>
          <w:sz w:val="24"/>
        </w:rPr>
        <w:t>including:</w:t>
      </w:r>
    </w:p>
    <w:p w14:paraId="0AB773F8" w14:textId="77777777" w:rsidR="00D61D72" w:rsidRDefault="00860DAE">
      <w:pPr>
        <w:pStyle w:val="ListParagraph"/>
        <w:numPr>
          <w:ilvl w:val="1"/>
          <w:numId w:val="25"/>
        </w:numPr>
        <w:tabs>
          <w:tab w:val="left" w:pos="2378"/>
        </w:tabs>
        <w:spacing w:line="256" w:lineRule="auto"/>
        <w:ind w:right="1174"/>
        <w:rPr>
          <w:sz w:val="24"/>
        </w:rPr>
      </w:pPr>
      <w:r>
        <w:rPr>
          <w:sz w:val="24"/>
        </w:rPr>
        <w:t>Detailed</w:t>
      </w:r>
      <w:r>
        <w:rPr>
          <w:spacing w:val="-11"/>
          <w:sz w:val="24"/>
        </w:rPr>
        <w:t xml:space="preserve"> </w:t>
      </w:r>
      <w:r>
        <w:rPr>
          <w:sz w:val="24"/>
        </w:rPr>
        <w:t>review</w:t>
      </w:r>
      <w:r>
        <w:rPr>
          <w:spacing w:val="-14"/>
          <w:sz w:val="24"/>
        </w:rPr>
        <w:t xml:space="preserve"> </w:t>
      </w:r>
      <w:r>
        <w:rPr>
          <w:sz w:val="24"/>
        </w:rPr>
        <w:t>outcomes</w:t>
      </w:r>
      <w:r>
        <w:rPr>
          <w:spacing w:val="-13"/>
          <w:sz w:val="24"/>
        </w:rPr>
        <w:t xml:space="preserve"> </w:t>
      </w:r>
      <w:r>
        <w:rPr>
          <w:sz w:val="24"/>
        </w:rPr>
        <w:t>(recommendation</w:t>
      </w:r>
      <w:r>
        <w:rPr>
          <w:spacing w:val="-11"/>
          <w:sz w:val="24"/>
        </w:rPr>
        <w:t xml:space="preserve"> </w:t>
      </w:r>
      <w:r>
        <w:rPr>
          <w:sz w:val="24"/>
        </w:rPr>
        <w:t>for</w:t>
      </w:r>
      <w:r>
        <w:rPr>
          <w:spacing w:val="-14"/>
          <w:sz w:val="24"/>
        </w:rPr>
        <w:t xml:space="preserve"> </w:t>
      </w:r>
      <w:r>
        <w:rPr>
          <w:sz w:val="24"/>
        </w:rPr>
        <w:t>payment,</w:t>
      </w:r>
      <w:r>
        <w:rPr>
          <w:spacing w:val="-14"/>
          <w:sz w:val="24"/>
        </w:rPr>
        <w:t xml:space="preserve"> </w:t>
      </w:r>
      <w:r>
        <w:rPr>
          <w:sz w:val="24"/>
        </w:rPr>
        <w:t>denials,</w:t>
      </w:r>
      <w:r>
        <w:rPr>
          <w:spacing w:val="-11"/>
          <w:sz w:val="24"/>
        </w:rPr>
        <w:t xml:space="preserve"> </w:t>
      </w:r>
      <w:r>
        <w:rPr>
          <w:sz w:val="24"/>
        </w:rPr>
        <w:t xml:space="preserve">and </w:t>
      </w:r>
      <w:r>
        <w:rPr>
          <w:spacing w:val="-2"/>
          <w:sz w:val="24"/>
        </w:rPr>
        <w:t>adjustment)</w:t>
      </w:r>
    </w:p>
    <w:p w14:paraId="3AE8BA99" w14:textId="77777777" w:rsidR="00D61D72" w:rsidRDefault="00860DAE">
      <w:pPr>
        <w:pStyle w:val="ListParagraph"/>
        <w:numPr>
          <w:ilvl w:val="1"/>
          <w:numId w:val="25"/>
        </w:numPr>
        <w:tabs>
          <w:tab w:val="left" w:pos="2380"/>
        </w:tabs>
        <w:spacing w:before="0"/>
        <w:ind w:left="2380" w:hanging="183"/>
        <w:rPr>
          <w:sz w:val="24"/>
        </w:rPr>
      </w:pPr>
      <w:r>
        <w:rPr>
          <w:sz w:val="24"/>
        </w:rPr>
        <w:t>Payment</w:t>
      </w:r>
      <w:r>
        <w:rPr>
          <w:spacing w:val="-5"/>
          <w:sz w:val="24"/>
        </w:rPr>
        <w:t xml:space="preserve"> </w:t>
      </w:r>
      <w:r>
        <w:rPr>
          <w:sz w:val="24"/>
        </w:rPr>
        <w:t>decision</w:t>
      </w:r>
      <w:r>
        <w:rPr>
          <w:spacing w:val="-4"/>
          <w:sz w:val="24"/>
        </w:rPr>
        <w:t xml:space="preserve"> </w:t>
      </w:r>
      <w:r>
        <w:rPr>
          <w:spacing w:val="-2"/>
          <w:sz w:val="24"/>
        </w:rPr>
        <w:t>rationale</w:t>
      </w:r>
    </w:p>
    <w:p w14:paraId="0D4B60B1" w14:textId="77777777" w:rsidR="00D61D72" w:rsidRDefault="00860DAE">
      <w:pPr>
        <w:pStyle w:val="ListParagraph"/>
        <w:numPr>
          <w:ilvl w:val="1"/>
          <w:numId w:val="25"/>
        </w:numPr>
        <w:tabs>
          <w:tab w:val="left" w:pos="2431"/>
        </w:tabs>
        <w:spacing w:before="21"/>
        <w:ind w:left="2430" w:hanging="234"/>
        <w:rPr>
          <w:sz w:val="24"/>
        </w:rPr>
      </w:pPr>
      <w:r>
        <w:rPr>
          <w:sz w:val="24"/>
        </w:rPr>
        <w:t>Error</w:t>
      </w:r>
      <w:r>
        <w:rPr>
          <w:spacing w:val="-6"/>
          <w:sz w:val="24"/>
        </w:rPr>
        <w:t xml:space="preserve"> </w:t>
      </w:r>
      <w:r>
        <w:rPr>
          <w:sz w:val="24"/>
        </w:rPr>
        <w:t>rates</w:t>
      </w:r>
      <w:r>
        <w:rPr>
          <w:spacing w:val="-1"/>
          <w:sz w:val="24"/>
        </w:rPr>
        <w:t xml:space="preserve"> </w:t>
      </w:r>
      <w:r>
        <w:rPr>
          <w:sz w:val="24"/>
        </w:rPr>
        <w:t>(general</w:t>
      </w:r>
      <w:r>
        <w:rPr>
          <w:spacing w:val="-2"/>
          <w:sz w:val="24"/>
        </w:rPr>
        <w:t xml:space="preserve"> </w:t>
      </w:r>
      <w:r>
        <w:rPr>
          <w:sz w:val="24"/>
        </w:rPr>
        <w:t>and</w:t>
      </w:r>
      <w:r>
        <w:rPr>
          <w:spacing w:val="-4"/>
          <w:sz w:val="24"/>
        </w:rPr>
        <w:t xml:space="preserve"> </w:t>
      </w:r>
      <w:r>
        <w:rPr>
          <w:sz w:val="24"/>
        </w:rPr>
        <w:t>per</w:t>
      </w:r>
      <w:r>
        <w:rPr>
          <w:spacing w:val="-2"/>
          <w:sz w:val="24"/>
        </w:rPr>
        <w:t xml:space="preserve"> </w:t>
      </w:r>
      <w:r>
        <w:rPr>
          <w:spacing w:val="-4"/>
          <w:sz w:val="24"/>
        </w:rPr>
        <w:t>MAC)</w:t>
      </w:r>
    </w:p>
    <w:p w14:paraId="1FC9295D" w14:textId="77777777" w:rsidR="00D61D72" w:rsidRDefault="00860DAE">
      <w:pPr>
        <w:pStyle w:val="ListParagraph"/>
        <w:numPr>
          <w:ilvl w:val="1"/>
          <w:numId w:val="25"/>
        </w:numPr>
        <w:tabs>
          <w:tab w:val="left" w:pos="2380"/>
        </w:tabs>
        <w:ind w:left="2380" w:hanging="183"/>
        <w:rPr>
          <w:sz w:val="24"/>
        </w:rPr>
      </w:pPr>
      <w:r>
        <w:rPr>
          <w:sz w:val="24"/>
        </w:rPr>
        <w:t>Number</w:t>
      </w:r>
      <w:r>
        <w:rPr>
          <w:spacing w:val="-7"/>
          <w:sz w:val="24"/>
        </w:rPr>
        <w:t xml:space="preserve"> </w:t>
      </w:r>
      <w:r>
        <w:rPr>
          <w:sz w:val="24"/>
        </w:rPr>
        <w:t>of</w:t>
      </w:r>
      <w:r>
        <w:rPr>
          <w:spacing w:val="-6"/>
          <w:sz w:val="24"/>
        </w:rPr>
        <w:t xml:space="preserve"> </w:t>
      </w:r>
      <w:r>
        <w:rPr>
          <w:sz w:val="24"/>
        </w:rPr>
        <w:t>claims/records</w:t>
      </w:r>
      <w:r>
        <w:rPr>
          <w:spacing w:val="-2"/>
          <w:sz w:val="24"/>
        </w:rPr>
        <w:t xml:space="preserve"> </w:t>
      </w:r>
      <w:r>
        <w:rPr>
          <w:sz w:val="24"/>
        </w:rPr>
        <w:t>re-</w:t>
      </w:r>
      <w:r>
        <w:rPr>
          <w:spacing w:val="-2"/>
          <w:sz w:val="24"/>
        </w:rPr>
        <w:t>reviewed</w:t>
      </w:r>
    </w:p>
    <w:p w14:paraId="03449E12" w14:textId="77777777" w:rsidR="00D61D72" w:rsidRDefault="00860DAE">
      <w:pPr>
        <w:pStyle w:val="ListParagraph"/>
        <w:numPr>
          <w:ilvl w:val="1"/>
          <w:numId w:val="25"/>
        </w:numPr>
        <w:tabs>
          <w:tab w:val="left" w:pos="2378"/>
        </w:tabs>
        <w:spacing w:line="256" w:lineRule="auto"/>
        <w:ind w:right="890"/>
        <w:rPr>
          <w:sz w:val="24"/>
        </w:rPr>
      </w:pPr>
      <w:r>
        <w:rPr>
          <w:sz w:val="24"/>
        </w:rPr>
        <w:t>Number</w:t>
      </w:r>
      <w:r>
        <w:rPr>
          <w:spacing w:val="-5"/>
          <w:sz w:val="24"/>
        </w:rPr>
        <w:t xml:space="preserve"> </w:t>
      </w:r>
      <w:r>
        <w:rPr>
          <w:sz w:val="24"/>
        </w:rPr>
        <w:t>of</w:t>
      </w:r>
      <w:r>
        <w:rPr>
          <w:spacing w:val="-5"/>
          <w:sz w:val="24"/>
        </w:rPr>
        <w:t xml:space="preserve"> </w:t>
      </w:r>
      <w:r>
        <w:rPr>
          <w:sz w:val="24"/>
        </w:rPr>
        <w:t>recommended</w:t>
      </w:r>
      <w:r>
        <w:rPr>
          <w:spacing w:val="-4"/>
          <w:sz w:val="24"/>
        </w:rPr>
        <w:t xml:space="preserve"> </w:t>
      </w:r>
      <w:r>
        <w:rPr>
          <w:sz w:val="24"/>
        </w:rPr>
        <w:t>denials</w:t>
      </w:r>
      <w:r>
        <w:rPr>
          <w:spacing w:val="-4"/>
          <w:sz w:val="24"/>
        </w:rPr>
        <w:t xml:space="preserve"> </w:t>
      </w:r>
      <w:r>
        <w:rPr>
          <w:sz w:val="24"/>
        </w:rPr>
        <w:t>for</w:t>
      </w:r>
      <w:r>
        <w:rPr>
          <w:spacing w:val="-5"/>
          <w:sz w:val="24"/>
        </w:rPr>
        <w:t xml:space="preserve"> </w:t>
      </w:r>
      <w:r>
        <w:rPr>
          <w:sz w:val="24"/>
        </w:rPr>
        <w:t>related</w:t>
      </w:r>
      <w:r>
        <w:rPr>
          <w:spacing w:val="-4"/>
          <w:sz w:val="24"/>
        </w:rPr>
        <w:t xml:space="preserve"> </w:t>
      </w:r>
      <w:r>
        <w:rPr>
          <w:sz w:val="24"/>
        </w:rPr>
        <w:t>claim(s)</w:t>
      </w:r>
      <w:r>
        <w:rPr>
          <w:spacing w:val="-5"/>
          <w:sz w:val="24"/>
        </w:rPr>
        <w:t xml:space="preserve"> </w:t>
      </w:r>
      <w:r>
        <w:rPr>
          <w:sz w:val="24"/>
        </w:rPr>
        <w:t>associated</w:t>
      </w:r>
      <w:r>
        <w:rPr>
          <w:spacing w:val="-3"/>
          <w:sz w:val="24"/>
        </w:rPr>
        <w:t xml:space="preserve"> </w:t>
      </w:r>
      <w:r>
        <w:rPr>
          <w:sz w:val="24"/>
        </w:rPr>
        <w:t>with</w:t>
      </w:r>
      <w:r>
        <w:rPr>
          <w:spacing w:val="-4"/>
          <w:sz w:val="24"/>
        </w:rPr>
        <w:t xml:space="preserve"> </w:t>
      </w:r>
      <w:r>
        <w:rPr>
          <w:sz w:val="24"/>
        </w:rPr>
        <w:t>the primary claim</w:t>
      </w:r>
    </w:p>
    <w:p w14:paraId="7A70BE60" w14:textId="77777777" w:rsidR="00D61D72" w:rsidRDefault="00860DAE">
      <w:pPr>
        <w:pStyle w:val="ListParagraph"/>
        <w:numPr>
          <w:ilvl w:val="0"/>
          <w:numId w:val="25"/>
        </w:numPr>
        <w:tabs>
          <w:tab w:val="left" w:pos="1660"/>
        </w:tabs>
        <w:spacing w:before="0"/>
        <w:rPr>
          <w:sz w:val="24"/>
        </w:rPr>
      </w:pPr>
      <w:r>
        <w:rPr>
          <w:sz w:val="24"/>
        </w:rPr>
        <w:t>Specific</w:t>
      </w:r>
      <w:r>
        <w:rPr>
          <w:spacing w:val="-8"/>
          <w:sz w:val="24"/>
        </w:rPr>
        <w:t xml:space="preserve"> </w:t>
      </w:r>
      <w:r>
        <w:rPr>
          <w:sz w:val="24"/>
        </w:rPr>
        <w:t>review</w:t>
      </w:r>
      <w:r>
        <w:rPr>
          <w:spacing w:val="-4"/>
          <w:sz w:val="24"/>
        </w:rPr>
        <w:t xml:space="preserve"> </w:t>
      </w:r>
      <w:r>
        <w:rPr>
          <w:sz w:val="24"/>
        </w:rPr>
        <w:t>findings</w:t>
      </w:r>
      <w:r>
        <w:rPr>
          <w:spacing w:val="-2"/>
          <w:sz w:val="24"/>
        </w:rPr>
        <w:t xml:space="preserve"> </w:t>
      </w:r>
      <w:r>
        <w:rPr>
          <w:sz w:val="24"/>
        </w:rPr>
        <w:t>per</w:t>
      </w:r>
      <w:r>
        <w:rPr>
          <w:spacing w:val="-5"/>
          <w:sz w:val="24"/>
        </w:rPr>
        <w:t xml:space="preserve"> NPI</w:t>
      </w:r>
    </w:p>
    <w:p w14:paraId="52445EAA" w14:textId="65303456" w:rsidR="00D61D72" w:rsidRDefault="00D61D72">
      <w:pPr>
        <w:pStyle w:val="BodyText"/>
        <w:spacing w:line="40" w:lineRule="exact"/>
        <w:ind w:left="580"/>
        <w:rPr>
          <w:sz w:val="4"/>
        </w:rPr>
      </w:pPr>
    </w:p>
    <w:p w14:paraId="5C44AAF1" w14:textId="77777777" w:rsidR="00D61D72" w:rsidRDefault="00860DAE">
      <w:pPr>
        <w:pStyle w:val="ListParagraph"/>
        <w:numPr>
          <w:ilvl w:val="1"/>
          <w:numId w:val="25"/>
        </w:numPr>
        <w:tabs>
          <w:tab w:val="left" w:pos="2380"/>
        </w:tabs>
        <w:spacing w:before="77"/>
        <w:ind w:left="2380" w:hanging="183"/>
        <w:rPr>
          <w:sz w:val="24"/>
        </w:rPr>
      </w:pPr>
      <w:r>
        <w:rPr>
          <w:sz w:val="24"/>
        </w:rPr>
        <w:t>An</w:t>
      </w:r>
      <w:r>
        <w:rPr>
          <w:spacing w:val="-5"/>
          <w:sz w:val="24"/>
        </w:rPr>
        <w:t xml:space="preserve"> </w:t>
      </w:r>
      <w:r>
        <w:rPr>
          <w:sz w:val="24"/>
        </w:rPr>
        <w:t>overall</w:t>
      </w:r>
      <w:r>
        <w:rPr>
          <w:spacing w:val="-1"/>
          <w:sz w:val="24"/>
        </w:rPr>
        <w:t xml:space="preserve"> </w:t>
      </w:r>
      <w:r>
        <w:rPr>
          <w:sz w:val="24"/>
        </w:rPr>
        <w:t>status</w:t>
      </w:r>
      <w:r>
        <w:rPr>
          <w:spacing w:val="-5"/>
          <w:sz w:val="24"/>
        </w:rPr>
        <w:t xml:space="preserve"> </w:t>
      </w:r>
      <w:r>
        <w:rPr>
          <w:sz w:val="24"/>
        </w:rPr>
        <w:t>of</w:t>
      </w:r>
      <w:r>
        <w:rPr>
          <w:spacing w:val="-2"/>
          <w:sz w:val="24"/>
        </w:rPr>
        <w:t xml:space="preserve"> </w:t>
      </w:r>
      <w:r>
        <w:rPr>
          <w:sz w:val="24"/>
        </w:rPr>
        <w:t>the</w:t>
      </w:r>
      <w:r>
        <w:rPr>
          <w:spacing w:val="-3"/>
          <w:sz w:val="24"/>
        </w:rPr>
        <w:t xml:space="preserve"> </w:t>
      </w:r>
      <w:r>
        <w:rPr>
          <w:sz w:val="24"/>
        </w:rPr>
        <w:t>claims</w:t>
      </w:r>
      <w:r>
        <w:rPr>
          <w:spacing w:val="-1"/>
          <w:sz w:val="24"/>
        </w:rPr>
        <w:t xml:space="preserve"> </w:t>
      </w:r>
      <w:r>
        <w:rPr>
          <w:sz w:val="24"/>
        </w:rPr>
        <w:t>for</w:t>
      </w:r>
      <w:r>
        <w:rPr>
          <w:spacing w:val="-3"/>
          <w:sz w:val="24"/>
        </w:rPr>
        <w:t xml:space="preserve"> </w:t>
      </w:r>
      <w:r>
        <w:rPr>
          <w:sz w:val="24"/>
        </w:rPr>
        <w:t>each</w:t>
      </w:r>
      <w:r>
        <w:rPr>
          <w:spacing w:val="-4"/>
          <w:sz w:val="24"/>
        </w:rPr>
        <w:t xml:space="preserve"> </w:t>
      </w:r>
      <w:r>
        <w:rPr>
          <w:sz w:val="24"/>
        </w:rPr>
        <w:t>provider/supplier</w:t>
      </w:r>
      <w:r>
        <w:rPr>
          <w:spacing w:val="-2"/>
          <w:sz w:val="24"/>
        </w:rPr>
        <w:t xml:space="preserve"> </w:t>
      </w:r>
      <w:r>
        <w:rPr>
          <w:spacing w:val="-5"/>
          <w:sz w:val="24"/>
        </w:rPr>
        <w:t>NPI</w:t>
      </w:r>
    </w:p>
    <w:p w14:paraId="515EC321" w14:textId="77777777" w:rsidR="00D61D72" w:rsidRDefault="00860DAE">
      <w:pPr>
        <w:pStyle w:val="ListParagraph"/>
        <w:numPr>
          <w:ilvl w:val="1"/>
          <w:numId w:val="25"/>
        </w:numPr>
        <w:tabs>
          <w:tab w:val="left" w:pos="2380"/>
        </w:tabs>
        <w:spacing w:before="24"/>
        <w:ind w:left="2380" w:hanging="183"/>
        <w:rPr>
          <w:sz w:val="24"/>
        </w:rPr>
      </w:pPr>
      <w:r>
        <w:rPr>
          <w:sz w:val="24"/>
        </w:rPr>
        <w:t>Number</w:t>
      </w:r>
      <w:r>
        <w:rPr>
          <w:spacing w:val="-10"/>
          <w:sz w:val="24"/>
        </w:rPr>
        <w:t xml:space="preserve"> </w:t>
      </w:r>
      <w:r>
        <w:rPr>
          <w:sz w:val="24"/>
        </w:rPr>
        <w:t>of</w:t>
      </w:r>
      <w:r>
        <w:rPr>
          <w:spacing w:val="-6"/>
          <w:sz w:val="24"/>
        </w:rPr>
        <w:t xml:space="preserve"> </w:t>
      </w:r>
      <w:r>
        <w:rPr>
          <w:sz w:val="24"/>
        </w:rPr>
        <w:t>claims/records</w:t>
      </w:r>
      <w:r>
        <w:rPr>
          <w:spacing w:val="-1"/>
          <w:sz w:val="24"/>
        </w:rPr>
        <w:t xml:space="preserve"> </w:t>
      </w:r>
      <w:r>
        <w:rPr>
          <w:sz w:val="24"/>
        </w:rPr>
        <w:t>recommended</w:t>
      </w:r>
      <w:r>
        <w:rPr>
          <w:spacing w:val="-3"/>
          <w:sz w:val="24"/>
        </w:rPr>
        <w:t xml:space="preserve"> </w:t>
      </w:r>
      <w:r>
        <w:rPr>
          <w:sz w:val="24"/>
        </w:rPr>
        <w:t>for</w:t>
      </w:r>
      <w:r>
        <w:rPr>
          <w:spacing w:val="-5"/>
          <w:sz w:val="24"/>
        </w:rPr>
        <w:t xml:space="preserve"> </w:t>
      </w:r>
      <w:r>
        <w:rPr>
          <w:sz w:val="24"/>
        </w:rPr>
        <w:t>payment,</w:t>
      </w:r>
      <w:r>
        <w:rPr>
          <w:spacing w:val="-2"/>
          <w:sz w:val="24"/>
        </w:rPr>
        <w:t xml:space="preserve"> </w:t>
      </w:r>
      <w:r>
        <w:rPr>
          <w:sz w:val="24"/>
        </w:rPr>
        <w:t>denials,</w:t>
      </w:r>
      <w:r>
        <w:rPr>
          <w:spacing w:val="-2"/>
          <w:sz w:val="24"/>
        </w:rPr>
        <w:t xml:space="preserve"> </w:t>
      </w:r>
      <w:r>
        <w:rPr>
          <w:sz w:val="24"/>
        </w:rPr>
        <w:t>and</w:t>
      </w:r>
      <w:r>
        <w:rPr>
          <w:spacing w:val="-2"/>
          <w:sz w:val="24"/>
        </w:rPr>
        <w:t xml:space="preserve"> adjustment</w:t>
      </w:r>
    </w:p>
    <w:p w14:paraId="3B70B230" w14:textId="77777777" w:rsidR="00D61D72" w:rsidRDefault="00860DAE">
      <w:pPr>
        <w:pStyle w:val="ListParagraph"/>
        <w:numPr>
          <w:ilvl w:val="0"/>
          <w:numId w:val="25"/>
        </w:numPr>
        <w:tabs>
          <w:tab w:val="left" w:pos="1660"/>
        </w:tabs>
        <w:rPr>
          <w:sz w:val="24"/>
        </w:rPr>
      </w:pPr>
      <w:r>
        <w:rPr>
          <w:sz w:val="24"/>
        </w:rPr>
        <w:t>Miscellaneous</w:t>
      </w:r>
      <w:r>
        <w:rPr>
          <w:spacing w:val="-6"/>
          <w:sz w:val="24"/>
        </w:rPr>
        <w:t xml:space="preserve"> </w:t>
      </w:r>
      <w:r>
        <w:rPr>
          <w:sz w:val="24"/>
        </w:rPr>
        <w:t>review</w:t>
      </w:r>
      <w:r>
        <w:rPr>
          <w:spacing w:val="-5"/>
          <w:sz w:val="24"/>
        </w:rPr>
        <w:t xml:space="preserve"> </w:t>
      </w:r>
      <w:r>
        <w:rPr>
          <w:spacing w:val="-2"/>
          <w:sz w:val="24"/>
        </w:rPr>
        <w:t>findings</w:t>
      </w:r>
    </w:p>
    <w:p w14:paraId="6D70B62C" w14:textId="77777777" w:rsidR="00D61D72" w:rsidRDefault="00860DAE">
      <w:pPr>
        <w:pStyle w:val="ListParagraph"/>
        <w:numPr>
          <w:ilvl w:val="0"/>
          <w:numId w:val="25"/>
        </w:numPr>
        <w:tabs>
          <w:tab w:val="left" w:pos="1660"/>
        </w:tabs>
        <w:rPr>
          <w:sz w:val="24"/>
        </w:rPr>
      </w:pPr>
      <w:r>
        <w:rPr>
          <w:sz w:val="24"/>
        </w:rPr>
        <w:t>Workbook</w:t>
      </w:r>
      <w:r>
        <w:rPr>
          <w:spacing w:val="-5"/>
          <w:sz w:val="24"/>
        </w:rPr>
        <w:t xml:space="preserve"> </w:t>
      </w:r>
      <w:r>
        <w:rPr>
          <w:sz w:val="24"/>
        </w:rPr>
        <w:t>attachment</w:t>
      </w:r>
      <w:r>
        <w:rPr>
          <w:spacing w:val="-1"/>
          <w:sz w:val="24"/>
        </w:rPr>
        <w:t xml:space="preserve"> </w:t>
      </w:r>
      <w:r>
        <w:rPr>
          <w:sz w:val="24"/>
        </w:rPr>
        <w:t>identifying</w:t>
      </w:r>
      <w:r>
        <w:rPr>
          <w:spacing w:val="-6"/>
          <w:sz w:val="24"/>
        </w:rPr>
        <w:t xml:space="preserve"> </w:t>
      </w:r>
      <w:r>
        <w:rPr>
          <w:sz w:val="24"/>
        </w:rPr>
        <w:t>review</w:t>
      </w:r>
      <w:r>
        <w:rPr>
          <w:spacing w:val="-2"/>
          <w:sz w:val="24"/>
        </w:rPr>
        <w:t xml:space="preserve"> </w:t>
      </w:r>
      <w:r>
        <w:rPr>
          <w:sz w:val="24"/>
        </w:rPr>
        <w:t>findings</w:t>
      </w:r>
      <w:r>
        <w:rPr>
          <w:spacing w:val="-1"/>
          <w:sz w:val="24"/>
        </w:rPr>
        <w:t xml:space="preserve"> </w:t>
      </w:r>
      <w:r>
        <w:rPr>
          <w:sz w:val="24"/>
        </w:rPr>
        <w:t>by</w:t>
      </w:r>
      <w:r>
        <w:rPr>
          <w:spacing w:val="-9"/>
          <w:sz w:val="24"/>
        </w:rPr>
        <w:t xml:space="preserve"> </w:t>
      </w:r>
      <w:r>
        <w:rPr>
          <w:sz w:val="24"/>
        </w:rPr>
        <w:t>NPI</w:t>
      </w:r>
      <w:r>
        <w:rPr>
          <w:spacing w:val="-5"/>
          <w:sz w:val="24"/>
        </w:rPr>
        <w:t xml:space="preserve"> </w:t>
      </w:r>
      <w:r>
        <w:rPr>
          <w:sz w:val="24"/>
        </w:rPr>
        <w:t>and</w:t>
      </w:r>
      <w:r>
        <w:rPr>
          <w:spacing w:val="-2"/>
          <w:sz w:val="24"/>
        </w:rPr>
        <w:t xml:space="preserve"> </w:t>
      </w:r>
      <w:r>
        <w:rPr>
          <w:sz w:val="24"/>
        </w:rPr>
        <w:t xml:space="preserve">sample </w:t>
      </w:r>
      <w:r>
        <w:rPr>
          <w:spacing w:val="-5"/>
          <w:sz w:val="24"/>
        </w:rPr>
        <w:t>ID</w:t>
      </w:r>
    </w:p>
    <w:p w14:paraId="1809B4EA" w14:textId="77777777" w:rsidR="00D61D72" w:rsidRDefault="00860DAE">
      <w:pPr>
        <w:pStyle w:val="ListParagraph"/>
        <w:numPr>
          <w:ilvl w:val="0"/>
          <w:numId w:val="25"/>
        </w:numPr>
        <w:tabs>
          <w:tab w:val="left" w:pos="1660"/>
        </w:tabs>
        <w:spacing w:before="19"/>
        <w:rPr>
          <w:sz w:val="24"/>
        </w:rPr>
      </w:pPr>
      <w:r>
        <w:rPr>
          <w:sz w:val="24"/>
        </w:rPr>
        <w:t>Actual</w:t>
      </w:r>
      <w:r>
        <w:rPr>
          <w:spacing w:val="-4"/>
          <w:sz w:val="24"/>
        </w:rPr>
        <w:t xml:space="preserve"> </w:t>
      </w:r>
      <w:r>
        <w:rPr>
          <w:sz w:val="24"/>
        </w:rPr>
        <w:t>payment</w:t>
      </w:r>
      <w:r>
        <w:rPr>
          <w:spacing w:val="-1"/>
          <w:sz w:val="24"/>
        </w:rPr>
        <w:t xml:space="preserve"> </w:t>
      </w:r>
      <w:r>
        <w:rPr>
          <w:sz w:val="24"/>
        </w:rPr>
        <w:t>versus</w:t>
      </w:r>
      <w:r>
        <w:rPr>
          <w:spacing w:val="-5"/>
          <w:sz w:val="24"/>
        </w:rPr>
        <w:t xml:space="preserve"> </w:t>
      </w:r>
      <w:r>
        <w:rPr>
          <w:sz w:val="24"/>
        </w:rPr>
        <w:t>billed</w:t>
      </w:r>
      <w:r>
        <w:rPr>
          <w:spacing w:val="-4"/>
          <w:sz w:val="24"/>
        </w:rPr>
        <w:t xml:space="preserve"> </w:t>
      </w:r>
      <w:r>
        <w:rPr>
          <w:sz w:val="24"/>
        </w:rPr>
        <w:t>amount</w:t>
      </w:r>
      <w:r>
        <w:rPr>
          <w:spacing w:val="-1"/>
          <w:sz w:val="24"/>
        </w:rPr>
        <w:t xml:space="preserve"> </w:t>
      </w:r>
      <w:r>
        <w:rPr>
          <w:sz w:val="24"/>
        </w:rPr>
        <w:t>(if</w:t>
      </w:r>
      <w:r>
        <w:rPr>
          <w:spacing w:val="-5"/>
          <w:sz w:val="24"/>
        </w:rPr>
        <w:t xml:space="preserve"> </w:t>
      </w:r>
      <w:r>
        <w:rPr>
          <w:spacing w:val="-2"/>
          <w:sz w:val="24"/>
        </w:rPr>
        <w:t>applicable)</w:t>
      </w:r>
    </w:p>
    <w:p w14:paraId="476E4375" w14:textId="77777777" w:rsidR="00D61D72" w:rsidRDefault="00860DAE">
      <w:pPr>
        <w:pStyle w:val="ListParagraph"/>
        <w:numPr>
          <w:ilvl w:val="0"/>
          <w:numId w:val="25"/>
        </w:numPr>
        <w:tabs>
          <w:tab w:val="left" w:pos="1660"/>
        </w:tabs>
        <w:spacing w:before="21"/>
        <w:rPr>
          <w:sz w:val="24"/>
        </w:rPr>
      </w:pPr>
      <w:r>
        <w:rPr>
          <w:sz w:val="24"/>
        </w:rPr>
        <w:t>QI</w:t>
      </w:r>
      <w:r>
        <w:rPr>
          <w:spacing w:val="-14"/>
          <w:sz w:val="24"/>
        </w:rPr>
        <w:t xml:space="preserve"> </w:t>
      </w:r>
      <w:r>
        <w:rPr>
          <w:sz w:val="24"/>
        </w:rPr>
        <w:t>activities,</w:t>
      </w:r>
      <w:r>
        <w:rPr>
          <w:spacing w:val="-2"/>
          <w:sz w:val="24"/>
        </w:rPr>
        <w:t xml:space="preserve"> </w:t>
      </w:r>
      <w:r>
        <w:rPr>
          <w:sz w:val="24"/>
        </w:rPr>
        <w:t>outcomes</w:t>
      </w:r>
      <w:r>
        <w:rPr>
          <w:spacing w:val="-1"/>
          <w:sz w:val="24"/>
        </w:rPr>
        <w:t xml:space="preserve"> </w:t>
      </w:r>
      <w:r>
        <w:rPr>
          <w:sz w:val="24"/>
        </w:rPr>
        <w:t>and</w:t>
      </w:r>
      <w:r>
        <w:rPr>
          <w:spacing w:val="-1"/>
          <w:sz w:val="24"/>
        </w:rPr>
        <w:t xml:space="preserve"> </w:t>
      </w:r>
      <w:r>
        <w:rPr>
          <w:sz w:val="24"/>
        </w:rPr>
        <w:t>actions</w:t>
      </w:r>
      <w:r>
        <w:rPr>
          <w:spacing w:val="-1"/>
          <w:sz w:val="24"/>
        </w:rPr>
        <w:t xml:space="preserve"> </w:t>
      </w:r>
      <w:r>
        <w:rPr>
          <w:sz w:val="24"/>
        </w:rPr>
        <w:t>taken</w:t>
      </w:r>
      <w:r>
        <w:rPr>
          <w:spacing w:val="-2"/>
          <w:sz w:val="24"/>
        </w:rPr>
        <w:t xml:space="preserve"> </w:t>
      </w:r>
      <w:proofErr w:type="gramStart"/>
      <w:r>
        <w:rPr>
          <w:sz w:val="24"/>
        </w:rPr>
        <w:t>as</w:t>
      </w:r>
      <w:r>
        <w:rPr>
          <w:spacing w:val="-1"/>
          <w:sz w:val="24"/>
        </w:rPr>
        <w:t xml:space="preserve"> </w:t>
      </w:r>
      <w:r>
        <w:rPr>
          <w:sz w:val="24"/>
        </w:rPr>
        <w:t>a</w:t>
      </w:r>
      <w:r>
        <w:rPr>
          <w:spacing w:val="-2"/>
          <w:sz w:val="24"/>
        </w:rPr>
        <w:t xml:space="preserve"> </w:t>
      </w:r>
      <w:r>
        <w:rPr>
          <w:sz w:val="24"/>
        </w:rPr>
        <w:t>result</w:t>
      </w:r>
      <w:r>
        <w:rPr>
          <w:spacing w:val="-1"/>
          <w:sz w:val="24"/>
        </w:rPr>
        <w:t xml:space="preserve"> </w:t>
      </w:r>
      <w:r>
        <w:rPr>
          <w:sz w:val="24"/>
        </w:rPr>
        <w:t>of</w:t>
      </w:r>
      <w:proofErr w:type="gramEnd"/>
      <w:r>
        <w:rPr>
          <w:spacing w:val="-2"/>
          <w:sz w:val="24"/>
        </w:rPr>
        <w:t xml:space="preserve"> findings.</w:t>
      </w:r>
    </w:p>
    <w:p w14:paraId="6C1EC029" w14:textId="77777777" w:rsidR="00D61D72" w:rsidRDefault="00860DAE">
      <w:pPr>
        <w:pStyle w:val="ListParagraph"/>
        <w:numPr>
          <w:ilvl w:val="0"/>
          <w:numId w:val="25"/>
        </w:numPr>
        <w:tabs>
          <w:tab w:val="left" w:pos="1660"/>
        </w:tabs>
        <w:rPr>
          <w:sz w:val="24"/>
        </w:rPr>
      </w:pPr>
      <w:r>
        <w:rPr>
          <w:sz w:val="24"/>
        </w:rPr>
        <w:t>Identified</w:t>
      </w:r>
      <w:r>
        <w:rPr>
          <w:spacing w:val="-7"/>
          <w:sz w:val="24"/>
        </w:rPr>
        <w:t xml:space="preserve"> </w:t>
      </w:r>
      <w:r>
        <w:rPr>
          <w:sz w:val="24"/>
        </w:rPr>
        <w:t>problems,</w:t>
      </w:r>
      <w:r>
        <w:rPr>
          <w:spacing w:val="-5"/>
          <w:sz w:val="24"/>
        </w:rPr>
        <w:t xml:space="preserve"> </w:t>
      </w:r>
      <w:r>
        <w:rPr>
          <w:sz w:val="24"/>
        </w:rPr>
        <w:t>findings</w:t>
      </w:r>
      <w:r>
        <w:rPr>
          <w:spacing w:val="-4"/>
          <w:sz w:val="24"/>
        </w:rPr>
        <w:t xml:space="preserve"> </w:t>
      </w:r>
      <w:r>
        <w:rPr>
          <w:sz w:val="24"/>
        </w:rPr>
        <w:t>and</w:t>
      </w:r>
      <w:r>
        <w:rPr>
          <w:spacing w:val="-5"/>
          <w:sz w:val="24"/>
        </w:rPr>
        <w:t xml:space="preserve"> </w:t>
      </w:r>
      <w:r>
        <w:rPr>
          <w:sz w:val="24"/>
        </w:rPr>
        <w:t>lessons</w:t>
      </w:r>
      <w:r>
        <w:rPr>
          <w:spacing w:val="-4"/>
          <w:sz w:val="24"/>
        </w:rPr>
        <w:t xml:space="preserve"> </w:t>
      </w:r>
      <w:r>
        <w:rPr>
          <w:spacing w:val="-2"/>
          <w:sz w:val="24"/>
        </w:rPr>
        <w:t>learned</w:t>
      </w:r>
    </w:p>
    <w:p w14:paraId="72BECADF" w14:textId="77777777" w:rsidR="00D61D72" w:rsidRPr="00B9551E" w:rsidRDefault="00860DAE">
      <w:pPr>
        <w:pStyle w:val="ListParagraph"/>
        <w:numPr>
          <w:ilvl w:val="0"/>
          <w:numId w:val="25"/>
        </w:numPr>
        <w:tabs>
          <w:tab w:val="left" w:pos="1660"/>
        </w:tabs>
        <w:rPr>
          <w:sz w:val="24"/>
        </w:rPr>
      </w:pPr>
      <w:r w:rsidRPr="00B9551E">
        <w:rPr>
          <w:sz w:val="24"/>
        </w:rPr>
        <w:t>Policy</w:t>
      </w:r>
      <w:r w:rsidRPr="00B9551E">
        <w:rPr>
          <w:spacing w:val="-6"/>
          <w:sz w:val="24"/>
        </w:rPr>
        <w:t xml:space="preserve"> </w:t>
      </w:r>
      <w:r w:rsidRPr="00B9551E">
        <w:rPr>
          <w:spacing w:val="-2"/>
          <w:sz w:val="24"/>
        </w:rPr>
        <w:t>recommendations</w:t>
      </w:r>
    </w:p>
    <w:p w14:paraId="1C79AF18" w14:textId="77777777" w:rsidR="00D61D72" w:rsidRPr="00B9551E" w:rsidRDefault="00860DAE">
      <w:pPr>
        <w:pStyle w:val="ListParagraph"/>
        <w:numPr>
          <w:ilvl w:val="0"/>
          <w:numId w:val="25"/>
        </w:numPr>
        <w:tabs>
          <w:tab w:val="left" w:pos="1660"/>
        </w:tabs>
        <w:spacing w:before="21"/>
        <w:rPr>
          <w:sz w:val="24"/>
        </w:rPr>
      </w:pPr>
      <w:r w:rsidRPr="00B9551E">
        <w:rPr>
          <w:sz w:val="24"/>
        </w:rPr>
        <w:t>Potential</w:t>
      </w:r>
      <w:r w:rsidRPr="00B9551E">
        <w:rPr>
          <w:spacing w:val="-3"/>
          <w:sz w:val="24"/>
        </w:rPr>
        <w:t xml:space="preserve"> </w:t>
      </w:r>
      <w:r w:rsidRPr="00B9551E">
        <w:rPr>
          <w:sz w:val="24"/>
        </w:rPr>
        <w:t>Initiatives</w:t>
      </w:r>
      <w:r w:rsidRPr="00B9551E">
        <w:rPr>
          <w:spacing w:val="-5"/>
          <w:sz w:val="24"/>
        </w:rPr>
        <w:t xml:space="preserve"> </w:t>
      </w:r>
      <w:r w:rsidRPr="00B9551E">
        <w:rPr>
          <w:sz w:val="24"/>
        </w:rPr>
        <w:t>based</w:t>
      </w:r>
      <w:r w:rsidRPr="00B9551E">
        <w:rPr>
          <w:spacing w:val="-5"/>
          <w:sz w:val="24"/>
        </w:rPr>
        <w:t xml:space="preserve"> </w:t>
      </w:r>
      <w:r w:rsidRPr="00B9551E">
        <w:rPr>
          <w:sz w:val="24"/>
        </w:rPr>
        <w:t>on</w:t>
      </w:r>
      <w:r w:rsidRPr="00B9551E">
        <w:rPr>
          <w:spacing w:val="-5"/>
          <w:sz w:val="24"/>
        </w:rPr>
        <w:t xml:space="preserve"> </w:t>
      </w:r>
      <w:r w:rsidRPr="00B9551E">
        <w:rPr>
          <w:sz w:val="24"/>
        </w:rPr>
        <w:t>project</w:t>
      </w:r>
      <w:r w:rsidRPr="00B9551E">
        <w:rPr>
          <w:spacing w:val="-4"/>
          <w:sz w:val="24"/>
        </w:rPr>
        <w:t xml:space="preserve"> </w:t>
      </w:r>
      <w:r w:rsidRPr="00B9551E">
        <w:rPr>
          <w:spacing w:val="-2"/>
          <w:sz w:val="24"/>
        </w:rPr>
        <w:t>outcomes</w:t>
      </w:r>
    </w:p>
    <w:p w14:paraId="033EFCB8" w14:textId="77777777" w:rsidR="00D61D72" w:rsidRDefault="00860DAE">
      <w:pPr>
        <w:pStyle w:val="ListParagraph"/>
        <w:numPr>
          <w:ilvl w:val="0"/>
          <w:numId w:val="25"/>
        </w:numPr>
        <w:tabs>
          <w:tab w:val="left" w:pos="1660"/>
        </w:tabs>
        <w:rPr>
          <w:sz w:val="24"/>
        </w:rPr>
      </w:pPr>
      <w:r>
        <w:rPr>
          <w:sz w:val="24"/>
        </w:rPr>
        <w:t>Financial</w:t>
      </w:r>
      <w:r>
        <w:rPr>
          <w:spacing w:val="-5"/>
          <w:sz w:val="24"/>
        </w:rPr>
        <w:t xml:space="preserve"> </w:t>
      </w:r>
      <w:r>
        <w:rPr>
          <w:sz w:val="24"/>
        </w:rPr>
        <w:t>Impact</w:t>
      </w:r>
      <w:r>
        <w:rPr>
          <w:spacing w:val="-5"/>
          <w:sz w:val="24"/>
        </w:rPr>
        <w:t xml:space="preserve"> </w:t>
      </w:r>
      <w:r>
        <w:rPr>
          <w:sz w:val="24"/>
        </w:rPr>
        <w:t>including</w:t>
      </w:r>
      <w:r>
        <w:rPr>
          <w:spacing w:val="-10"/>
          <w:sz w:val="24"/>
        </w:rPr>
        <w:t xml:space="preserve"> </w:t>
      </w:r>
      <w:r>
        <w:rPr>
          <w:sz w:val="24"/>
        </w:rPr>
        <w:t>savings</w:t>
      </w:r>
      <w:r>
        <w:rPr>
          <w:spacing w:val="-5"/>
          <w:sz w:val="24"/>
        </w:rPr>
        <w:t xml:space="preserve"> </w:t>
      </w:r>
      <w:r>
        <w:rPr>
          <w:sz w:val="24"/>
        </w:rPr>
        <w:t>associated</w:t>
      </w:r>
      <w:r>
        <w:rPr>
          <w:spacing w:val="-6"/>
          <w:sz w:val="24"/>
        </w:rPr>
        <w:t xml:space="preserve"> </w:t>
      </w:r>
      <w:r>
        <w:rPr>
          <w:sz w:val="24"/>
        </w:rPr>
        <w:t>with</w:t>
      </w:r>
      <w:r>
        <w:rPr>
          <w:spacing w:val="-5"/>
          <w:sz w:val="24"/>
        </w:rPr>
        <w:t xml:space="preserve"> </w:t>
      </w:r>
      <w:r>
        <w:rPr>
          <w:sz w:val="24"/>
        </w:rPr>
        <w:t>recommended</w:t>
      </w:r>
      <w:r>
        <w:rPr>
          <w:spacing w:val="-5"/>
          <w:sz w:val="24"/>
        </w:rPr>
        <w:t xml:space="preserve"> </w:t>
      </w:r>
      <w:r>
        <w:rPr>
          <w:spacing w:val="-2"/>
          <w:sz w:val="24"/>
        </w:rPr>
        <w:t>denials</w:t>
      </w:r>
    </w:p>
    <w:p w14:paraId="2271DFE2" w14:textId="77777777" w:rsidR="00D61D72" w:rsidRDefault="00860DAE">
      <w:pPr>
        <w:pStyle w:val="ListParagraph"/>
        <w:numPr>
          <w:ilvl w:val="0"/>
          <w:numId w:val="25"/>
        </w:numPr>
        <w:tabs>
          <w:tab w:val="left" w:pos="1658"/>
        </w:tabs>
        <w:spacing w:before="19" w:line="247" w:lineRule="auto"/>
        <w:ind w:left="1657" w:right="730" w:hanging="360"/>
        <w:rPr>
          <w:sz w:val="24"/>
        </w:rPr>
      </w:pPr>
      <w:r>
        <w:rPr>
          <w:sz w:val="24"/>
        </w:rPr>
        <w:t>Research</w:t>
      </w:r>
      <w:r>
        <w:rPr>
          <w:spacing w:val="-4"/>
          <w:sz w:val="24"/>
        </w:rPr>
        <w:t xml:space="preserve"> </w:t>
      </w:r>
      <w:r>
        <w:rPr>
          <w:sz w:val="24"/>
        </w:rPr>
        <w:t>and/or</w:t>
      </w:r>
      <w:r>
        <w:rPr>
          <w:spacing w:val="-9"/>
          <w:sz w:val="24"/>
        </w:rPr>
        <w:t xml:space="preserve"> </w:t>
      </w:r>
      <w:r>
        <w:rPr>
          <w:sz w:val="24"/>
        </w:rPr>
        <w:t>Data</w:t>
      </w:r>
      <w:r>
        <w:rPr>
          <w:spacing w:val="-9"/>
          <w:sz w:val="24"/>
        </w:rPr>
        <w:t xml:space="preserve"> </w:t>
      </w:r>
      <w:r>
        <w:rPr>
          <w:sz w:val="24"/>
        </w:rPr>
        <w:t>Analysis</w:t>
      </w:r>
      <w:r>
        <w:rPr>
          <w:spacing w:val="-8"/>
          <w:sz w:val="24"/>
        </w:rPr>
        <w:t xml:space="preserve"> </w:t>
      </w:r>
      <w:r>
        <w:rPr>
          <w:sz w:val="24"/>
        </w:rPr>
        <w:t>reports</w:t>
      </w:r>
      <w:r>
        <w:rPr>
          <w:spacing w:val="-6"/>
          <w:sz w:val="24"/>
        </w:rPr>
        <w:t xml:space="preserve"> </w:t>
      </w:r>
      <w:r>
        <w:rPr>
          <w:sz w:val="24"/>
        </w:rPr>
        <w:t>as</w:t>
      </w:r>
      <w:r>
        <w:rPr>
          <w:spacing w:val="-8"/>
          <w:sz w:val="24"/>
        </w:rPr>
        <w:t xml:space="preserve"> </w:t>
      </w:r>
      <w:r>
        <w:rPr>
          <w:sz w:val="24"/>
        </w:rPr>
        <w:t>an</w:t>
      </w:r>
      <w:r>
        <w:rPr>
          <w:spacing w:val="-3"/>
          <w:sz w:val="24"/>
        </w:rPr>
        <w:t xml:space="preserve"> </w:t>
      </w:r>
      <w:r>
        <w:rPr>
          <w:sz w:val="24"/>
        </w:rPr>
        <w:t>appendix,</w:t>
      </w:r>
      <w:r>
        <w:rPr>
          <w:spacing w:val="-8"/>
          <w:sz w:val="24"/>
        </w:rPr>
        <w:t xml:space="preserve"> </w:t>
      </w:r>
      <w:r>
        <w:rPr>
          <w:sz w:val="24"/>
        </w:rPr>
        <w:t>as</w:t>
      </w:r>
      <w:r>
        <w:rPr>
          <w:spacing w:val="-8"/>
          <w:sz w:val="24"/>
        </w:rPr>
        <w:t xml:space="preserve"> </w:t>
      </w:r>
      <w:r>
        <w:rPr>
          <w:sz w:val="24"/>
        </w:rPr>
        <w:t>applicable,</w:t>
      </w:r>
      <w:r>
        <w:rPr>
          <w:spacing w:val="-8"/>
          <w:sz w:val="24"/>
        </w:rPr>
        <w:t xml:space="preserve"> </w:t>
      </w:r>
      <w:r>
        <w:rPr>
          <w:sz w:val="24"/>
        </w:rPr>
        <w:t>to</w:t>
      </w:r>
      <w:r>
        <w:rPr>
          <w:spacing w:val="-8"/>
          <w:sz w:val="24"/>
        </w:rPr>
        <w:t xml:space="preserve"> </w:t>
      </w:r>
      <w:r>
        <w:rPr>
          <w:sz w:val="24"/>
        </w:rPr>
        <w:t>include</w:t>
      </w:r>
      <w:r>
        <w:rPr>
          <w:spacing w:val="-9"/>
          <w:sz w:val="24"/>
        </w:rPr>
        <w:t xml:space="preserve"> </w:t>
      </w:r>
      <w:r>
        <w:rPr>
          <w:sz w:val="24"/>
        </w:rPr>
        <w:t>all project</w:t>
      </w:r>
      <w:r>
        <w:rPr>
          <w:spacing w:val="-4"/>
          <w:sz w:val="24"/>
        </w:rPr>
        <w:t xml:space="preserve"> </w:t>
      </w:r>
      <w:r>
        <w:rPr>
          <w:sz w:val="24"/>
        </w:rPr>
        <w:t>phases,</w:t>
      </w:r>
      <w:r>
        <w:rPr>
          <w:spacing w:val="-2"/>
          <w:sz w:val="24"/>
        </w:rPr>
        <w:t xml:space="preserve"> </w:t>
      </w:r>
      <w:r>
        <w:rPr>
          <w:sz w:val="24"/>
        </w:rPr>
        <w:t>claim/record</w:t>
      </w:r>
      <w:r>
        <w:rPr>
          <w:spacing w:val="-4"/>
          <w:sz w:val="24"/>
        </w:rPr>
        <w:t xml:space="preserve"> </w:t>
      </w:r>
      <w:r>
        <w:rPr>
          <w:sz w:val="24"/>
        </w:rPr>
        <w:t>selection</w:t>
      </w:r>
      <w:r>
        <w:rPr>
          <w:spacing w:val="-4"/>
          <w:sz w:val="24"/>
        </w:rPr>
        <w:t xml:space="preserve"> </w:t>
      </w:r>
      <w:r>
        <w:rPr>
          <w:sz w:val="24"/>
        </w:rPr>
        <w:t>criteria,</w:t>
      </w:r>
      <w:r>
        <w:rPr>
          <w:spacing w:val="-4"/>
          <w:sz w:val="24"/>
        </w:rPr>
        <w:t xml:space="preserve"> </w:t>
      </w:r>
      <w:r>
        <w:rPr>
          <w:sz w:val="24"/>
        </w:rPr>
        <w:t>amount</w:t>
      </w:r>
      <w:r>
        <w:rPr>
          <w:spacing w:val="-4"/>
          <w:sz w:val="24"/>
        </w:rPr>
        <w:t xml:space="preserve"> </w:t>
      </w:r>
      <w:r>
        <w:rPr>
          <w:sz w:val="24"/>
        </w:rPr>
        <w:t>CMS</w:t>
      </w:r>
      <w:r>
        <w:rPr>
          <w:spacing w:val="-4"/>
          <w:sz w:val="24"/>
        </w:rPr>
        <w:t xml:space="preserve"> </w:t>
      </w:r>
      <w:r>
        <w:rPr>
          <w:sz w:val="24"/>
        </w:rPr>
        <w:t>paid</w:t>
      </w:r>
      <w:r>
        <w:rPr>
          <w:spacing w:val="-4"/>
          <w:sz w:val="24"/>
        </w:rPr>
        <w:t xml:space="preserve"> </w:t>
      </w:r>
      <w:r>
        <w:rPr>
          <w:sz w:val="24"/>
        </w:rPr>
        <w:t>for</w:t>
      </w:r>
      <w:r>
        <w:rPr>
          <w:spacing w:val="-5"/>
          <w:sz w:val="24"/>
        </w:rPr>
        <w:t xml:space="preserve"> </w:t>
      </w:r>
      <w:r>
        <w:rPr>
          <w:sz w:val="24"/>
        </w:rPr>
        <w:t>services,</w:t>
      </w:r>
      <w:r>
        <w:rPr>
          <w:spacing w:val="-4"/>
          <w:sz w:val="24"/>
        </w:rPr>
        <w:t xml:space="preserve"> </w:t>
      </w:r>
      <w:r>
        <w:rPr>
          <w:sz w:val="24"/>
        </w:rPr>
        <w:t>and description of sample selection (Research and/or Data Analysis reporting requirements below).</w:t>
      </w:r>
    </w:p>
    <w:p w14:paraId="66702E78" w14:textId="1A639E72" w:rsidR="00D61D72" w:rsidRDefault="00860DAE">
      <w:pPr>
        <w:pStyle w:val="BodyText"/>
        <w:spacing w:line="235" w:lineRule="auto"/>
        <w:ind w:left="940" w:right="377"/>
      </w:pPr>
      <w:r>
        <w:rPr>
          <w:u w:val="single"/>
        </w:rPr>
        <w:t>Template</w:t>
      </w:r>
      <w:r>
        <w:rPr>
          <w:spacing w:val="-8"/>
          <w:u w:val="single"/>
        </w:rPr>
        <w:t xml:space="preserve"> </w:t>
      </w:r>
      <w:r>
        <w:rPr>
          <w:u w:val="single"/>
        </w:rPr>
        <w:t>for</w:t>
      </w:r>
      <w:r>
        <w:rPr>
          <w:spacing w:val="-9"/>
          <w:u w:val="single"/>
        </w:rPr>
        <w:t xml:space="preserve"> </w:t>
      </w:r>
      <w:r>
        <w:rPr>
          <w:u w:val="single"/>
        </w:rPr>
        <w:t>the</w:t>
      </w:r>
      <w:r>
        <w:rPr>
          <w:spacing w:val="-9"/>
          <w:u w:val="single"/>
        </w:rPr>
        <w:t xml:space="preserve"> </w:t>
      </w:r>
      <w:r>
        <w:rPr>
          <w:u w:val="single"/>
        </w:rPr>
        <w:t>SMRC</w:t>
      </w:r>
      <w:r>
        <w:rPr>
          <w:spacing w:val="-8"/>
          <w:u w:val="single"/>
        </w:rPr>
        <w:t xml:space="preserve"> </w:t>
      </w:r>
      <w:r>
        <w:rPr>
          <w:u w:val="single"/>
        </w:rPr>
        <w:t>Task</w:t>
      </w:r>
      <w:r>
        <w:rPr>
          <w:spacing w:val="-8"/>
          <w:u w:val="single"/>
        </w:rPr>
        <w:t xml:space="preserve"> </w:t>
      </w:r>
      <w:r>
        <w:rPr>
          <w:u w:val="single"/>
        </w:rPr>
        <w:t>2</w:t>
      </w:r>
      <w:r>
        <w:rPr>
          <w:spacing w:val="-8"/>
          <w:u w:val="single"/>
        </w:rPr>
        <w:t xml:space="preserve"> </w:t>
      </w:r>
      <w:r>
        <w:rPr>
          <w:u w:val="single"/>
        </w:rPr>
        <w:t>Summaries</w:t>
      </w:r>
      <w:r>
        <w:rPr>
          <w:spacing w:val="-8"/>
          <w:u w:val="single"/>
        </w:rPr>
        <w:t xml:space="preserve"> </w:t>
      </w:r>
      <w:r>
        <w:rPr>
          <w:u w:val="single"/>
        </w:rPr>
        <w:t>will</w:t>
      </w:r>
      <w:r>
        <w:rPr>
          <w:spacing w:val="-8"/>
          <w:u w:val="single"/>
        </w:rPr>
        <w:t xml:space="preserve"> </w:t>
      </w:r>
      <w:r>
        <w:rPr>
          <w:u w:val="single"/>
        </w:rPr>
        <w:t>be</w:t>
      </w:r>
      <w:r>
        <w:t xml:space="preserve"> </w:t>
      </w:r>
      <w:r>
        <w:rPr>
          <w:u w:val="single"/>
        </w:rPr>
        <w:t>provided by CMS.</w:t>
      </w:r>
    </w:p>
    <w:p w14:paraId="78B39432" w14:textId="77777777" w:rsidR="00D61D72" w:rsidRDefault="00D61D72">
      <w:pPr>
        <w:pStyle w:val="BodyText"/>
        <w:spacing w:before="11"/>
        <w:rPr>
          <w:sz w:val="15"/>
        </w:rPr>
      </w:pPr>
    </w:p>
    <w:p w14:paraId="1C4943DE" w14:textId="77777777" w:rsidR="00D61D72" w:rsidRDefault="00860DAE">
      <w:pPr>
        <w:spacing w:before="92" w:line="237" w:lineRule="auto"/>
        <w:ind w:left="940" w:right="429"/>
        <w:jc w:val="both"/>
        <w:rPr>
          <w:i/>
          <w:sz w:val="24"/>
        </w:rPr>
      </w:pPr>
      <w:r>
        <w:rPr>
          <w:i/>
          <w:sz w:val="24"/>
        </w:rPr>
        <w:t>Note: At any point during the project, the contractor, at the direction of CMS, may be asked to</w:t>
      </w:r>
      <w:r>
        <w:rPr>
          <w:i/>
          <w:spacing w:val="-1"/>
          <w:sz w:val="24"/>
        </w:rPr>
        <w:t xml:space="preserve"> </w:t>
      </w:r>
      <w:r>
        <w:rPr>
          <w:i/>
          <w:sz w:val="24"/>
        </w:rPr>
        <w:t>cease</w:t>
      </w:r>
      <w:r>
        <w:rPr>
          <w:i/>
          <w:spacing w:val="-4"/>
          <w:sz w:val="24"/>
        </w:rPr>
        <w:t xml:space="preserve"> </w:t>
      </w:r>
      <w:r>
        <w:rPr>
          <w:i/>
          <w:sz w:val="24"/>
        </w:rPr>
        <w:t>continuing</w:t>
      </w:r>
      <w:r>
        <w:rPr>
          <w:i/>
          <w:spacing w:val="-1"/>
          <w:sz w:val="24"/>
        </w:rPr>
        <w:t xml:space="preserve"> </w:t>
      </w:r>
      <w:r>
        <w:rPr>
          <w:i/>
          <w:sz w:val="24"/>
        </w:rPr>
        <w:t>the</w:t>
      </w:r>
      <w:r>
        <w:rPr>
          <w:i/>
          <w:spacing w:val="-4"/>
          <w:sz w:val="24"/>
        </w:rPr>
        <w:t xml:space="preserve"> </w:t>
      </w:r>
      <w:r>
        <w:rPr>
          <w:i/>
          <w:sz w:val="24"/>
        </w:rPr>
        <w:t>review due</w:t>
      </w:r>
      <w:r>
        <w:rPr>
          <w:i/>
          <w:spacing w:val="-4"/>
          <w:sz w:val="24"/>
        </w:rPr>
        <w:t xml:space="preserve"> </w:t>
      </w:r>
      <w:r>
        <w:rPr>
          <w:i/>
          <w:sz w:val="24"/>
        </w:rPr>
        <w:t>to</w:t>
      </w:r>
      <w:r>
        <w:rPr>
          <w:i/>
          <w:spacing w:val="-1"/>
          <w:sz w:val="24"/>
        </w:rPr>
        <w:t xml:space="preserve"> </w:t>
      </w:r>
      <w:r>
        <w:rPr>
          <w:i/>
          <w:sz w:val="24"/>
        </w:rPr>
        <w:t>low or</w:t>
      </w:r>
      <w:r>
        <w:rPr>
          <w:i/>
          <w:spacing w:val="-1"/>
          <w:sz w:val="24"/>
        </w:rPr>
        <w:t xml:space="preserve"> </w:t>
      </w:r>
      <w:r>
        <w:rPr>
          <w:i/>
          <w:sz w:val="24"/>
        </w:rPr>
        <w:t>no</w:t>
      </w:r>
      <w:r>
        <w:rPr>
          <w:i/>
          <w:spacing w:val="-3"/>
          <w:sz w:val="24"/>
        </w:rPr>
        <w:t xml:space="preserve"> </w:t>
      </w:r>
      <w:r>
        <w:rPr>
          <w:i/>
          <w:sz w:val="24"/>
        </w:rPr>
        <w:t>findings.</w:t>
      </w:r>
      <w:r>
        <w:rPr>
          <w:i/>
          <w:spacing w:val="40"/>
          <w:sz w:val="24"/>
        </w:rPr>
        <w:t xml:space="preserve"> </w:t>
      </w:r>
      <w:r>
        <w:rPr>
          <w:i/>
          <w:sz w:val="24"/>
        </w:rPr>
        <w:t>Any</w:t>
      </w:r>
      <w:r>
        <w:rPr>
          <w:i/>
          <w:spacing w:val="-4"/>
          <w:sz w:val="24"/>
        </w:rPr>
        <w:t xml:space="preserve"> </w:t>
      </w:r>
      <w:r>
        <w:rPr>
          <w:i/>
          <w:sz w:val="24"/>
        </w:rPr>
        <w:t>reports</w:t>
      </w:r>
      <w:r>
        <w:rPr>
          <w:i/>
          <w:spacing w:val="-1"/>
          <w:sz w:val="24"/>
        </w:rPr>
        <w:t xml:space="preserve"> </w:t>
      </w:r>
      <w:r>
        <w:rPr>
          <w:i/>
          <w:sz w:val="24"/>
        </w:rPr>
        <w:t>scheduled</w:t>
      </w:r>
      <w:r>
        <w:rPr>
          <w:i/>
          <w:spacing w:val="-1"/>
          <w:sz w:val="24"/>
        </w:rPr>
        <w:t xml:space="preserve"> </w:t>
      </w:r>
      <w:r>
        <w:rPr>
          <w:i/>
          <w:sz w:val="24"/>
        </w:rPr>
        <w:t>for</w:t>
      </w:r>
      <w:r>
        <w:rPr>
          <w:i/>
          <w:spacing w:val="-1"/>
          <w:sz w:val="24"/>
        </w:rPr>
        <w:t xml:space="preserve"> </w:t>
      </w:r>
      <w:r>
        <w:rPr>
          <w:i/>
          <w:sz w:val="24"/>
        </w:rPr>
        <w:t>delivery after the cessation of the project will not be required.</w:t>
      </w:r>
    </w:p>
    <w:p w14:paraId="41BD5F4F" w14:textId="77777777" w:rsidR="00D61D72" w:rsidRDefault="00D61D72">
      <w:pPr>
        <w:pStyle w:val="BodyText"/>
        <w:spacing w:before="6"/>
        <w:rPr>
          <w:i/>
          <w:sz w:val="25"/>
        </w:rPr>
      </w:pPr>
    </w:p>
    <w:p w14:paraId="18FE345D" w14:textId="77777777" w:rsidR="00D61D72" w:rsidRDefault="00860DAE">
      <w:pPr>
        <w:ind w:left="923"/>
        <w:jc w:val="both"/>
        <w:rPr>
          <w:b/>
          <w:i/>
          <w:sz w:val="24"/>
        </w:rPr>
      </w:pPr>
      <w:r>
        <w:rPr>
          <w:b/>
          <w:i/>
          <w:sz w:val="24"/>
        </w:rPr>
        <w:t>NOTE:</w:t>
      </w:r>
      <w:r>
        <w:rPr>
          <w:b/>
          <w:i/>
          <w:spacing w:val="-10"/>
          <w:sz w:val="24"/>
        </w:rPr>
        <w:t xml:space="preserve"> </w:t>
      </w:r>
      <w:r>
        <w:rPr>
          <w:b/>
          <w:i/>
          <w:sz w:val="24"/>
        </w:rPr>
        <w:t>Reporting</w:t>
      </w:r>
      <w:r>
        <w:rPr>
          <w:b/>
          <w:i/>
          <w:spacing w:val="-2"/>
          <w:sz w:val="24"/>
        </w:rPr>
        <w:t xml:space="preserve"> </w:t>
      </w:r>
      <w:r>
        <w:rPr>
          <w:b/>
          <w:i/>
          <w:sz w:val="24"/>
        </w:rPr>
        <w:t>requirements</w:t>
      </w:r>
      <w:r>
        <w:rPr>
          <w:b/>
          <w:i/>
          <w:spacing w:val="-4"/>
          <w:sz w:val="24"/>
        </w:rPr>
        <w:t xml:space="preserve"> </w:t>
      </w:r>
      <w:r>
        <w:rPr>
          <w:b/>
          <w:i/>
          <w:sz w:val="24"/>
        </w:rPr>
        <w:t>will</w:t>
      </w:r>
      <w:r>
        <w:rPr>
          <w:b/>
          <w:i/>
          <w:spacing w:val="-2"/>
          <w:sz w:val="24"/>
        </w:rPr>
        <w:t xml:space="preserve"> </w:t>
      </w:r>
      <w:r>
        <w:rPr>
          <w:b/>
          <w:i/>
          <w:sz w:val="24"/>
        </w:rPr>
        <w:t>be</w:t>
      </w:r>
      <w:r>
        <w:rPr>
          <w:b/>
          <w:i/>
          <w:spacing w:val="-5"/>
          <w:sz w:val="24"/>
        </w:rPr>
        <w:t xml:space="preserve"> </w:t>
      </w:r>
      <w:r>
        <w:rPr>
          <w:b/>
          <w:i/>
          <w:sz w:val="24"/>
        </w:rPr>
        <w:t>defined</w:t>
      </w:r>
      <w:r>
        <w:rPr>
          <w:b/>
          <w:i/>
          <w:spacing w:val="-5"/>
          <w:sz w:val="24"/>
        </w:rPr>
        <w:t xml:space="preserve"> </w:t>
      </w:r>
      <w:r>
        <w:rPr>
          <w:b/>
          <w:i/>
          <w:sz w:val="24"/>
        </w:rPr>
        <w:t>in</w:t>
      </w:r>
      <w:r>
        <w:rPr>
          <w:b/>
          <w:i/>
          <w:spacing w:val="-5"/>
          <w:sz w:val="24"/>
        </w:rPr>
        <w:t xml:space="preserve"> </w:t>
      </w:r>
      <w:r>
        <w:rPr>
          <w:b/>
          <w:i/>
          <w:sz w:val="24"/>
        </w:rPr>
        <w:t>more</w:t>
      </w:r>
      <w:r>
        <w:rPr>
          <w:b/>
          <w:i/>
          <w:spacing w:val="-6"/>
          <w:sz w:val="24"/>
        </w:rPr>
        <w:t xml:space="preserve"> </w:t>
      </w:r>
      <w:r>
        <w:rPr>
          <w:b/>
          <w:i/>
          <w:sz w:val="24"/>
        </w:rPr>
        <w:t>detail</w:t>
      </w:r>
      <w:r>
        <w:rPr>
          <w:b/>
          <w:i/>
          <w:spacing w:val="-1"/>
          <w:sz w:val="24"/>
        </w:rPr>
        <w:t xml:space="preserve"> </w:t>
      </w:r>
      <w:r>
        <w:rPr>
          <w:b/>
          <w:i/>
          <w:sz w:val="24"/>
        </w:rPr>
        <w:t>when</w:t>
      </w:r>
      <w:r>
        <w:rPr>
          <w:b/>
          <w:i/>
          <w:spacing w:val="-2"/>
          <w:sz w:val="24"/>
        </w:rPr>
        <w:t xml:space="preserve"> </w:t>
      </w:r>
      <w:r>
        <w:rPr>
          <w:b/>
          <w:i/>
          <w:sz w:val="24"/>
        </w:rPr>
        <w:t>this</w:t>
      </w:r>
      <w:r>
        <w:rPr>
          <w:b/>
          <w:i/>
          <w:spacing w:val="-4"/>
          <w:sz w:val="24"/>
        </w:rPr>
        <w:t xml:space="preserve"> </w:t>
      </w:r>
      <w:r>
        <w:rPr>
          <w:b/>
          <w:i/>
          <w:sz w:val="24"/>
        </w:rPr>
        <w:t>task</w:t>
      </w:r>
      <w:r>
        <w:rPr>
          <w:b/>
          <w:i/>
          <w:spacing w:val="-3"/>
          <w:sz w:val="24"/>
        </w:rPr>
        <w:t xml:space="preserve"> </w:t>
      </w:r>
      <w:r>
        <w:rPr>
          <w:b/>
          <w:i/>
          <w:sz w:val="24"/>
        </w:rPr>
        <w:t>is</w:t>
      </w:r>
      <w:r>
        <w:rPr>
          <w:b/>
          <w:i/>
          <w:spacing w:val="-1"/>
          <w:sz w:val="24"/>
        </w:rPr>
        <w:t xml:space="preserve"> </w:t>
      </w:r>
      <w:r>
        <w:rPr>
          <w:b/>
          <w:i/>
          <w:spacing w:val="-2"/>
          <w:sz w:val="24"/>
        </w:rPr>
        <w:t>effectuated.</w:t>
      </w:r>
    </w:p>
    <w:p w14:paraId="6B2BA561" w14:textId="77777777" w:rsidR="00D61D72" w:rsidRDefault="00D61D72">
      <w:pPr>
        <w:pStyle w:val="BodyText"/>
        <w:spacing w:before="8"/>
        <w:rPr>
          <w:b/>
          <w:i/>
          <w:sz w:val="30"/>
        </w:rPr>
      </w:pPr>
    </w:p>
    <w:p w14:paraId="3C8C8F09" w14:textId="3445FA5C" w:rsidR="00D61D72" w:rsidRPr="002158F1" w:rsidRDefault="00860DAE" w:rsidP="002158F1">
      <w:pPr>
        <w:pStyle w:val="BodyText"/>
        <w:spacing w:before="22" w:line="247" w:lineRule="auto"/>
        <w:ind w:left="935" w:right="300" w:hanging="12"/>
        <w:jc w:val="both"/>
        <w:rPr>
          <w:b/>
          <w:bCs/>
        </w:rPr>
      </w:pPr>
      <w:bookmarkStart w:id="260" w:name="Report_Requirement_--Task_3:_Medical_Rev"/>
      <w:bookmarkStart w:id="261" w:name="Report_Requirement—Task_4:_Non-Medical_R"/>
      <w:bookmarkEnd w:id="260"/>
      <w:bookmarkEnd w:id="261"/>
      <w:r w:rsidRPr="002158F1">
        <w:rPr>
          <w:b/>
          <w:bCs/>
        </w:rPr>
        <w:t>Report</w:t>
      </w:r>
      <w:r w:rsidRPr="002158F1">
        <w:rPr>
          <w:b/>
          <w:bCs/>
          <w:spacing w:val="-11"/>
        </w:rPr>
        <w:t xml:space="preserve"> </w:t>
      </w:r>
      <w:r w:rsidRPr="002158F1">
        <w:rPr>
          <w:b/>
          <w:bCs/>
        </w:rPr>
        <w:t>Requirement—Task</w:t>
      </w:r>
      <w:r w:rsidRPr="002158F1">
        <w:rPr>
          <w:b/>
          <w:bCs/>
          <w:spacing w:val="-4"/>
        </w:rPr>
        <w:t xml:space="preserve"> </w:t>
      </w:r>
      <w:r w:rsidRPr="002158F1">
        <w:rPr>
          <w:b/>
          <w:bCs/>
        </w:rPr>
        <w:t>4:</w:t>
      </w:r>
      <w:r w:rsidRPr="002158F1">
        <w:rPr>
          <w:b/>
          <w:bCs/>
          <w:spacing w:val="-9"/>
        </w:rPr>
        <w:t xml:space="preserve"> </w:t>
      </w:r>
      <w:r w:rsidRPr="002158F1">
        <w:rPr>
          <w:b/>
          <w:bCs/>
        </w:rPr>
        <w:t>Non-Medical</w:t>
      </w:r>
      <w:r w:rsidRPr="002158F1">
        <w:rPr>
          <w:b/>
          <w:bCs/>
          <w:spacing w:val="-4"/>
        </w:rPr>
        <w:t xml:space="preserve"> </w:t>
      </w:r>
      <w:r w:rsidRPr="002158F1">
        <w:rPr>
          <w:b/>
          <w:bCs/>
        </w:rPr>
        <w:t>Record</w:t>
      </w:r>
      <w:r w:rsidRPr="002158F1">
        <w:rPr>
          <w:b/>
          <w:bCs/>
          <w:spacing w:val="-2"/>
        </w:rPr>
        <w:t xml:space="preserve"> Review</w:t>
      </w:r>
    </w:p>
    <w:p w14:paraId="7758273B" w14:textId="77777777" w:rsidR="00D61D72" w:rsidRPr="002158F1" w:rsidRDefault="00D61D72">
      <w:pPr>
        <w:pStyle w:val="BodyText"/>
        <w:rPr>
          <w:b/>
          <w:bCs/>
          <w:sz w:val="28"/>
        </w:rPr>
      </w:pPr>
    </w:p>
    <w:p w14:paraId="0BE5EFE8" w14:textId="77777777" w:rsidR="00D61D72" w:rsidRDefault="00860DAE">
      <w:pPr>
        <w:pStyle w:val="BodyText"/>
        <w:spacing w:line="247" w:lineRule="auto"/>
        <w:ind w:left="935" w:right="377" w:hanging="12"/>
      </w:pPr>
      <w:r>
        <w:t>The</w:t>
      </w:r>
      <w:r>
        <w:rPr>
          <w:spacing w:val="-7"/>
        </w:rPr>
        <w:t xml:space="preserve"> </w:t>
      </w:r>
      <w:r>
        <w:t>Contractor</w:t>
      </w:r>
      <w:r>
        <w:rPr>
          <w:spacing w:val="-7"/>
        </w:rPr>
        <w:t xml:space="preserve"> </w:t>
      </w:r>
      <w:r>
        <w:t>shall</w:t>
      </w:r>
      <w:r>
        <w:rPr>
          <w:spacing w:val="-5"/>
        </w:rPr>
        <w:t xml:space="preserve"> </w:t>
      </w:r>
      <w:r>
        <w:t>notify</w:t>
      </w:r>
      <w:r>
        <w:rPr>
          <w:spacing w:val="-10"/>
        </w:rPr>
        <w:t xml:space="preserve"> </w:t>
      </w:r>
      <w:r>
        <w:t>CMS</w:t>
      </w:r>
      <w:r>
        <w:rPr>
          <w:spacing w:val="-5"/>
        </w:rPr>
        <w:t xml:space="preserve"> </w:t>
      </w:r>
      <w:r>
        <w:t>in</w:t>
      </w:r>
      <w:r>
        <w:rPr>
          <w:spacing w:val="-6"/>
        </w:rPr>
        <w:t xml:space="preserve"> </w:t>
      </w:r>
      <w:r>
        <w:t>the</w:t>
      </w:r>
      <w:r>
        <w:rPr>
          <w:spacing w:val="-7"/>
        </w:rPr>
        <w:t xml:space="preserve"> </w:t>
      </w:r>
      <w:r>
        <w:t>Monthly</w:t>
      </w:r>
      <w:r>
        <w:rPr>
          <w:spacing w:val="-10"/>
        </w:rPr>
        <w:t xml:space="preserve"> </w:t>
      </w:r>
      <w:r>
        <w:t>Status</w:t>
      </w:r>
      <w:r>
        <w:rPr>
          <w:spacing w:val="-6"/>
        </w:rPr>
        <w:t xml:space="preserve"> </w:t>
      </w:r>
      <w:r>
        <w:t>Report</w:t>
      </w:r>
      <w:r>
        <w:rPr>
          <w:spacing w:val="-5"/>
        </w:rPr>
        <w:t xml:space="preserve"> </w:t>
      </w:r>
      <w:r>
        <w:t>of</w:t>
      </w:r>
      <w:r>
        <w:rPr>
          <w:spacing w:val="-7"/>
        </w:rPr>
        <w:t xml:space="preserve"> </w:t>
      </w:r>
      <w:r>
        <w:t>the</w:t>
      </w:r>
      <w:r>
        <w:rPr>
          <w:spacing w:val="-7"/>
        </w:rPr>
        <w:t xml:space="preserve"> </w:t>
      </w:r>
      <w:r>
        <w:t>number</w:t>
      </w:r>
      <w:r>
        <w:rPr>
          <w:spacing w:val="-7"/>
        </w:rPr>
        <w:t xml:space="preserve"> </w:t>
      </w:r>
      <w:r>
        <w:t>of</w:t>
      </w:r>
      <w:r>
        <w:rPr>
          <w:spacing w:val="-7"/>
        </w:rPr>
        <w:t xml:space="preserve"> </w:t>
      </w:r>
      <w:r>
        <w:t xml:space="preserve">non-medical record </w:t>
      </w:r>
      <w:proofErr w:type="gramStart"/>
      <w:r>
        <w:t>review</w:t>
      </w:r>
      <w:proofErr w:type="gramEnd"/>
      <w:r>
        <w:t xml:space="preserve"> for claims </w:t>
      </w:r>
      <w:proofErr w:type="gramStart"/>
      <w:r>
        <w:t>as a result of</w:t>
      </w:r>
      <w:proofErr w:type="gramEnd"/>
      <w:r>
        <w:t xml:space="preserve"> no response to an ADR letter and the number of recommended denials for related claim(s) associated with the primary claim.</w:t>
      </w:r>
      <w:r>
        <w:rPr>
          <w:spacing w:val="40"/>
        </w:rPr>
        <w:t xml:space="preserve"> </w:t>
      </w:r>
      <w:r>
        <w:t>In addition, these numbers shall be recorded in the Final Project Report for Task 1, see “Reporting Requirements” for Task 1 above.</w:t>
      </w:r>
    </w:p>
    <w:p w14:paraId="0F31594C" w14:textId="77777777" w:rsidR="00D61D72" w:rsidRDefault="00D61D72">
      <w:pPr>
        <w:pStyle w:val="BodyText"/>
        <w:spacing w:before="6"/>
        <w:rPr>
          <w:sz w:val="27"/>
        </w:rPr>
      </w:pPr>
    </w:p>
    <w:p w14:paraId="733B6D0E" w14:textId="77777777" w:rsidR="00D61D72" w:rsidRDefault="00860DAE">
      <w:pPr>
        <w:pStyle w:val="Heading2"/>
      </w:pPr>
      <w:bookmarkStart w:id="262" w:name="Report_Requirement—Task_5:_Research"/>
      <w:bookmarkEnd w:id="262"/>
      <w:r w:rsidRPr="00B9551E">
        <w:t>Report</w:t>
      </w:r>
      <w:r w:rsidRPr="00B9551E">
        <w:rPr>
          <w:spacing w:val="-5"/>
        </w:rPr>
        <w:t xml:space="preserve"> </w:t>
      </w:r>
      <w:r w:rsidRPr="00B9551E">
        <w:t>Requirement—</w:t>
      </w:r>
      <w:r>
        <w:t>Task</w:t>
      </w:r>
      <w:r>
        <w:rPr>
          <w:spacing w:val="-2"/>
        </w:rPr>
        <w:t xml:space="preserve"> </w:t>
      </w:r>
      <w:r>
        <w:t>5:</w:t>
      </w:r>
      <w:r>
        <w:rPr>
          <w:spacing w:val="-4"/>
        </w:rPr>
        <w:t xml:space="preserve"> </w:t>
      </w:r>
      <w:r>
        <w:rPr>
          <w:spacing w:val="-2"/>
        </w:rPr>
        <w:t>Research</w:t>
      </w:r>
    </w:p>
    <w:p w14:paraId="49D3B7FC" w14:textId="77777777" w:rsidR="00D61D72" w:rsidRDefault="00860DAE">
      <w:pPr>
        <w:pStyle w:val="BodyText"/>
        <w:spacing w:before="175"/>
        <w:ind w:left="923"/>
      </w:pPr>
      <w:r>
        <w:t>The</w:t>
      </w:r>
      <w:r>
        <w:rPr>
          <w:spacing w:val="-10"/>
        </w:rPr>
        <w:t xml:space="preserve"> </w:t>
      </w:r>
      <w:r>
        <w:t>Contractor</w:t>
      </w:r>
      <w:r>
        <w:rPr>
          <w:spacing w:val="-6"/>
        </w:rPr>
        <w:t xml:space="preserve"> </w:t>
      </w:r>
      <w:r>
        <w:t>shall</w:t>
      </w:r>
      <w:r>
        <w:rPr>
          <w:spacing w:val="-1"/>
        </w:rPr>
        <w:t xml:space="preserve"> </w:t>
      </w:r>
      <w:r>
        <w:t>submit</w:t>
      </w:r>
      <w:r>
        <w:rPr>
          <w:spacing w:val="-4"/>
        </w:rPr>
        <w:t xml:space="preserve"> </w:t>
      </w:r>
      <w:r>
        <w:t>their</w:t>
      </w:r>
      <w:r>
        <w:rPr>
          <w:spacing w:val="-5"/>
        </w:rPr>
        <w:t xml:space="preserve"> </w:t>
      </w:r>
      <w:r>
        <w:t>written</w:t>
      </w:r>
      <w:r>
        <w:rPr>
          <w:spacing w:val="-5"/>
        </w:rPr>
        <w:t xml:space="preserve"> </w:t>
      </w:r>
      <w:r>
        <w:t>research report</w:t>
      </w:r>
      <w:r>
        <w:rPr>
          <w:spacing w:val="-1"/>
        </w:rPr>
        <w:t xml:space="preserve"> </w:t>
      </w:r>
      <w:r>
        <w:t>to</w:t>
      </w:r>
      <w:r>
        <w:rPr>
          <w:spacing w:val="-5"/>
        </w:rPr>
        <w:t xml:space="preserve"> </w:t>
      </w:r>
      <w:r>
        <w:t>CMS</w:t>
      </w:r>
      <w:r>
        <w:rPr>
          <w:spacing w:val="-1"/>
        </w:rPr>
        <w:t xml:space="preserve"> </w:t>
      </w:r>
      <w:r>
        <w:t>electronically</w:t>
      </w:r>
      <w:r>
        <w:rPr>
          <w:spacing w:val="-10"/>
        </w:rPr>
        <w:t xml:space="preserve"> </w:t>
      </w:r>
      <w:r>
        <w:t>for</w:t>
      </w:r>
      <w:r>
        <w:rPr>
          <w:spacing w:val="-2"/>
        </w:rPr>
        <w:t xml:space="preserve"> approval.</w:t>
      </w:r>
    </w:p>
    <w:p w14:paraId="5A4608CD" w14:textId="77777777" w:rsidR="00D61D72" w:rsidRDefault="00D61D72">
      <w:pPr>
        <w:pStyle w:val="BodyText"/>
        <w:spacing w:before="9"/>
        <w:rPr>
          <w:sz w:val="27"/>
        </w:rPr>
      </w:pPr>
    </w:p>
    <w:p w14:paraId="4BCC7A89" w14:textId="77777777" w:rsidR="00D61D72" w:rsidRDefault="00860DAE">
      <w:pPr>
        <w:pStyle w:val="BodyText"/>
        <w:ind w:left="923"/>
      </w:pPr>
      <w:r>
        <w:t>The</w:t>
      </w:r>
      <w:r>
        <w:rPr>
          <w:spacing w:val="-10"/>
        </w:rPr>
        <w:t xml:space="preserve"> </w:t>
      </w:r>
      <w:r>
        <w:t>Research</w:t>
      </w:r>
      <w:r>
        <w:rPr>
          <w:spacing w:val="-2"/>
        </w:rPr>
        <w:t xml:space="preserve"> </w:t>
      </w:r>
      <w:r>
        <w:t>Report</w:t>
      </w:r>
      <w:r>
        <w:rPr>
          <w:spacing w:val="-1"/>
        </w:rPr>
        <w:t xml:space="preserve"> </w:t>
      </w:r>
      <w:r>
        <w:t>shall,</w:t>
      </w:r>
      <w:r>
        <w:rPr>
          <w:spacing w:val="-4"/>
        </w:rPr>
        <w:t xml:space="preserve"> </w:t>
      </w:r>
      <w:r>
        <w:t>at</w:t>
      </w:r>
      <w:r>
        <w:rPr>
          <w:spacing w:val="-1"/>
        </w:rPr>
        <w:t xml:space="preserve"> </w:t>
      </w:r>
      <w:r>
        <w:t>a</w:t>
      </w:r>
      <w:r>
        <w:rPr>
          <w:spacing w:val="-5"/>
        </w:rPr>
        <w:t xml:space="preserve"> </w:t>
      </w:r>
      <w:r>
        <w:t>minimum,</w:t>
      </w:r>
      <w:r>
        <w:rPr>
          <w:spacing w:val="-2"/>
        </w:rPr>
        <w:t xml:space="preserve"> </w:t>
      </w:r>
      <w:r>
        <w:t>include</w:t>
      </w:r>
      <w:r>
        <w:rPr>
          <w:spacing w:val="-10"/>
        </w:rPr>
        <w:t xml:space="preserve"> </w:t>
      </w:r>
      <w:r>
        <w:t>the</w:t>
      </w:r>
      <w:r>
        <w:rPr>
          <w:spacing w:val="-5"/>
        </w:rPr>
        <w:t xml:space="preserve"> </w:t>
      </w:r>
      <w:r>
        <w:t>following,</w:t>
      </w:r>
      <w:r>
        <w:rPr>
          <w:spacing w:val="-1"/>
        </w:rPr>
        <w:t xml:space="preserve"> </w:t>
      </w:r>
      <w:r>
        <w:t>in</w:t>
      </w:r>
      <w:r>
        <w:rPr>
          <w:spacing w:val="-1"/>
        </w:rPr>
        <w:t xml:space="preserve"> </w:t>
      </w:r>
      <w:r>
        <w:t>no</w:t>
      </w:r>
      <w:r>
        <w:rPr>
          <w:spacing w:val="-1"/>
        </w:rPr>
        <w:t xml:space="preserve"> </w:t>
      </w:r>
      <w:r>
        <w:t>specific</w:t>
      </w:r>
      <w:r>
        <w:rPr>
          <w:spacing w:val="-2"/>
        </w:rPr>
        <w:t xml:space="preserve"> order:</w:t>
      </w:r>
    </w:p>
    <w:p w14:paraId="7E85C058" w14:textId="77777777" w:rsidR="00D61D72" w:rsidRDefault="00860DAE">
      <w:pPr>
        <w:pStyle w:val="ListParagraph"/>
        <w:numPr>
          <w:ilvl w:val="0"/>
          <w:numId w:val="21"/>
        </w:numPr>
        <w:tabs>
          <w:tab w:val="left" w:pos="1657"/>
          <w:tab w:val="left" w:pos="1658"/>
        </w:tabs>
        <w:spacing w:before="23"/>
        <w:ind w:left="1657" w:hanging="359"/>
        <w:rPr>
          <w:sz w:val="24"/>
        </w:rPr>
      </w:pPr>
      <w:r>
        <w:rPr>
          <w:sz w:val="24"/>
        </w:rPr>
        <w:t>Title</w:t>
      </w:r>
      <w:r>
        <w:rPr>
          <w:spacing w:val="-7"/>
          <w:sz w:val="24"/>
        </w:rPr>
        <w:t xml:space="preserve"> </w:t>
      </w:r>
      <w:r>
        <w:rPr>
          <w:spacing w:val="-4"/>
          <w:sz w:val="24"/>
        </w:rPr>
        <w:t>Page</w:t>
      </w:r>
    </w:p>
    <w:p w14:paraId="6C30E35B" w14:textId="77777777" w:rsidR="00D61D72" w:rsidRDefault="00860DAE">
      <w:pPr>
        <w:pStyle w:val="ListParagraph"/>
        <w:numPr>
          <w:ilvl w:val="0"/>
          <w:numId w:val="21"/>
        </w:numPr>
        <w:tabs>
          <w:tab w:val="left" w:pos="1657"/>
          <w:tab w:val="left" w:pos="1658"/>
        </w:tabs>
        <w:spacing w:before="20"/>
        <w:ind w:left="1657" w:hanging="359"/>
        <w:rPr>
          <w:sz w:val="24"/>
        </w:rPr>
      </w:pPr>
      <w:r>
        <w:rPr>
          <w:spacing w:val="-2"/>
          <w:sz w:val="24"/>
        </w:rPr>
        <w:t>Abstract</w:t>
      </w:r>
    </w:p>
    <w:p w14:paraId="2A8F0FC6" w14:textId="77777777" w:rsidR="00D61D72" w:rsidRDefault="00860DAE">
      <w:pPr>
        <w:pStyle w:val="ListParagraph"/>
        <w:numPr>
          <w:ilvl w:val="0"/>
          <w:numId w:val="21"/>
        </w:numPr>
        <w:tabs>
          <w:tab w:val="left" w:pos="1657"/>
          <w:tab w:val="left" w:pos="1658"/>
        </w:tabs>
        <w:spacing w:before="26"/>
        <w:ind w:left="1657" w:hanging="359"/>
        <w:rPr>
          <w:sz w:val="24"/>
        </w:rPr>
      </w:pPr>
      <w:r>
        <w:rPr>
          <w:sz w:val="24"/>
        </w:rPr>
        <w:t>Research</w:t>
      </w:r>
      <w:r>
        <w:rPr>
          <w:spacing w:val="-10"/>
          <w:sz w:val="24"/>
        </w:rPr>
        <w:t xml:space="preserve"> </w:t>
      </w:r>
      <w:r>
        <w:rPr>
          <w:spacing w:val="-2"/>
          <w:sz w:val="24"/>
        </w:rPr>
        <w:t>Problem</w:t>
      </w:r>
    </w:p>
    <w:p w14:paraId="4D5CE031" w14:textId="77777777" w:rsidR="00D61D72" w:rsidRDefault="00860DAE">
      <w:pPr>
        <w:pStyle w:val="ListParagraph"/>
        <w:numPr>
          <w:ilvl w:val="0"/>
          <w:numId w:val="21"/>
        </w:numPr>
        <w:tabs>
          <w:tab w:val="left" w:pos="1657"/>
          <w:tab w:val="left" w:pos="1658"/>
        </w:tabs>
        <w:spacing w:before="18"/>
        <w:ind w:left="1657" w:hanging="359"/>
        <w:rPr>
          <w:sz w:val="24"/>
        </w:rPr>
      </w:pPr>
      <w:r>
        <w:rPr>
          <w:spacing w:val="-2"/>
          <w:sz w:val="24"/>
        </w:rPr>
        <w:t>Introduction</w:t>
      </w:r>
    </w:p>
    <w:p w14:paraId="7F1199A7" w14:textId="77777777" w:rsidR="00D61D72" w:rsidRDefault="00860DAE">
      <w:pPr>
        <w:pStyle w:val="ListParagraph"/>
        <w:numPr>
          <w:ilvl w:val="0"/>
          <w:numId w:val="21"/>
        </w:numPr>
        <w:tabs>
          <w:tab w:val="left" w:pos="1657"/>
          <w:tab w:val="left" w:pos="1658"/>
        </w:tabs>
        <w:spacing w:before="20"/>
        <w:ind w:left="1657" w:hanging="359"/>
        <w:rPr>
          <w:sz w:val="24"/>
        </w:rPr>
      </w:pPr>
      <w:r>
        <w:rPr>
          <w:sz w:val="24"/>
        </w:rPr>
        <w:t>Related</w:t>
      </w:r>
      <w:r>
        <w:rPr>
          <w:spacing w:val="-9"/>
          <w:sz w:val="24"/>
        </w:rPr>
        <w:t xml:space="preserve"> </w:t>
      </w:r>
      <w:r>
        <w:rPr>
          <w:sz w:val="24"/>
        </w:rPr>
        <w:t>Work</w:t>
      </w:r>
      <w:r>
        <w:rPr>
          <w:spacing w:val="-2"/>
          <w:sz w:val="24"/>
        </w:rPr>
        <w:t xml:space="preserve"> </w:t>
      </w:r>
      <w:r>
        <w:rPr>
          <w:sz w:val="24"/>
        </w:rPr>
        <w:t>(ex:</w:t>
      </w:r>
      <w:r>
        <w:rPr>
          <w:spacing w:val="-4"/>
          <w:sz w:val="24"/>
        </w:rPr>
        <w:t xml:space="preserve"> </w:t>
      </w:r>
      <w:r>
        <w:rPr>
          <w:sz w:val="24"/>
        </w:rPr>
        <w:t>how</w:t>
      </w:r>
      <w:r>
        <w:rPr>
          <w:spacing w:val="-4"/>
          <w:sz w:val="24"/>
        </w:rPr>
        <w:t xml:space="preserve"> </w:t>
      </w:r>
      <w:r>
        <w:rPr>
          <w:sz w:val="24"/>
        </w:rPr>
        <w:t>it</w:t>
      </w:r>
      <w:r>
        <w:rPr>
          <w:spacing w:val="-3"/>
          <w:sz w:val="24"/>
        </w:rPr>
        <w:t xml:space="preserve"> </w:t>
      </w:r>
      <w:r>
        <w:rPr>
          <w:sz w:val="24"/>
        </w:rPr>
        <w:t>relates/compares</w:t>
      </w:r>
      <w:r>
        <w:rPr>
          <w:spacing w:val="-2"/>
          <w:sz w:val="24"/>
        </w:rPr>
        <w:t xml:space="preserve"> </w:t>
      </w:r>
      <w:r>
        <w:rPr>
          <w:sz w:val="24"/>
        </w:rPr>
        <w:t>to</w:t>
      </w:r>
      <w:r>
        <w:rPr>
          <w:spacing w:val="-4"/>
          <w:sz w:val="24"/>
        </w:rPr>
        <w:t xml:space="preserve"> </w:t>
      </w:r>
      <w:r>
        <w:rPr>
          <w:sz w:val="24"/>
        </w:rPr>
        <w:t>OIG/GAO,</w:t>
      </w:r>
      <w:r>
        <w:rPr>
          <w:spacing w:val="-1"/>
          <w:sz w:val="24"/>
        </w:rPr>
        <w:t xml:space="preserve"> </w:t>
      </w:r>
      <w:r>
        <w:rPr>
          <w:sz w:val="24"/>
        </w:rPr>
        <w:t>or</w:t>
      </w:r>
      <w:r>
        <w:rPr>
          <w:spacing w:val="-6"/>
          <w:sz w:val="24"/>
        </w:rPr>
        <w:t xml:space="preserve"> </w:t>
      </w:r>
      <w:r>
        <w:rPr>
          <w:sz w:val="24"/>
        </w:rPr>
        <w:t>other</w:t>
      </w:r>
      <w:r>
        <w:rPr>
          <w:spacing w:val="-5"/>
          <w:sz w:val="24"/>
        </w:rPr>
        <w:t xml:space="preserve"> </w:t>
      </w:r>
      <w:r>
        <w:rPr>
          <w:sz w:val="24"/>
        </w:rPr>
        <w:t>published</w:t>
      </w:r>
      <w:r>
        <w:rPr>
          <w:spacing w:val="1"/>
          <w:sz w:val="24"/>
        </w:rPr>
        <w:t xml:space="preserve"> </w:t>
      </w:r>
      <w:r>
        <w:rPr>
          <w:spacing w:val="-2"/>
          <w:sz w:val="24"/>
        </w:rPr>
        <w:t>reports)</w:t>
      </w:r>
    </w:p>
    <w:p w14:paraId="6140A469" w14:textId="77777777" w:rsidR="00D61D72" w:rsidRDefault="00860DAE">
      <w:pPr>
        <w:pStyle w:val="ListParagraph"/>
        <w:numPr>
          <w:ilvl w:val="0"/>
          <w:numId w:val="21"/>
        </w:numPr>
        <w:tabs>
          <w:tab w:val="left" w:pos="1657"/>
          <w:tab w:val="left" w:pos="1658"/>
        </w:tabs>
        <w:spacing w:before="21"/>
        <w:ind w:left="1657"/>
        <w:rPr>
          <w:sz w:val="24"/>
        </w:rPr>
      </w:pPr>
      <w:r>
        <w:rPr>
          <w:spacing w:val="-2"/>
          <w:sz w:val="24"/>
        </w:rPr>
        <w:t>Methodology</w:t>
      </w:r>
    </w:p>
    <w:p w14:paraId="07F03D05" w14:textId="77777777" w:rsidR="00D61D72" w:rsidRDefault="00860DAE">
      <w:pPr>
        <w:pStyle w:val="ListParagraph"/>
        <w:numPr>
          <w:ilvl w:val="0"/>
          <w:numId w:val="21"/>
        </w:numPr>
        <w:tabs>
          <w:tab w:val="left" w:pos="1657"/>
          <w:tab w:val="left" w:pos="1658"/>
        </w:tabs>
        <w:spacing w:before="25" w:line="247" w:lineRule="auto"/>
        <w:ind w:left="1659" w:right="979" w:hanging="360"/>
        <w:rPr>
          <w:sz w:val="24"/>
        </w:rPr>
      </w:pPr>
      <w:r>
        <w:rPr>
          <w:sz w:val="24"/>
        </w:rPr>
        <w:t>Validation</w:t>
      </w:r>
      <w:r>
        <w:rPr>
          <w:spacing w:val="-9"/>
          <w:sz w:val="24"/>
        </w:rPr>
        <w:t xml:space="preserve"> </w:t>
      </w:r>
      <w:r>
        <w:rPr>
          <w:sz w:val="24"/>
        </w:rPr>
        <w:t>(ex:</w:t>
      </w:r>
      <w:r>
        <w:rPr>
          <w:spacing w:val="-9"/>
          <w:sz w:val="24"/>
        </w:rPr>
        <w:t xml:space="preserve"> </w:t>
      </w:r>
      <w:r>
        <w:rPr>
          <w:sz w:val="24"/>
        </w:rPr>
        <w:t>prove</w:t>
      </w:r>
      <w:r>
        <w:rPr>
          <w:spacing w:val="-10"/>
          <w:sz w:val="24"/>
        </w:rPr>
        <w:t xml:space="preserve"> </w:t>
      </w:r>
      <w:r>
        <w:rPr>
          <w:sz w:val="24"/>
        </w:rPr>
        <w:t>or</w:t>
      </w:r>
      <w:r>
        <w:rPr>
          <w:spacing w:val="-8"/>
          <w:sz w:val="24"/>
        </w:rPr>
        <w:t xml:space="preserve"> </w:t>
      </w:r>
      <w:r>
        <w:rPr>
          <w:sz w:val="24"/>
        </w:rPr>
        <w:t>demonstrate</w:t>
      </w:r>
      <w:r>
        <w:rPr>
          <w:spacing w:val="-10"/>
          <w:sz w:val="24"/>
        </w:rPr>
        <w:t xml:space="preserve"> </w:t>
      </w:r>
      <w:r>
        <w:rPr>
          <w:sz w:val="24"/>
        </w:rPr>
        <w:t>the</w:t>
      </w:r>
      <w:r>
        <w:rPr>
          <w:spacing w:val="-8"/>
          <w:sz w:val="24"/>
        </w:rPr>
        <w:t xml:space="preserve"> </w:t>
      </w:r>
      <w:r>
        <w:rPr>
          <w:sz w:val="24"/>
        </w:rPr>
        <w:t>effectiveness</w:t>
      </w:r>
      <w:r>
        <w:rPr>
          <w:spacing w:val="-9"/>
          <w:sz w:val="24"/>
        </w:rPr>
        <w:t xml:space="preserve"> </w:t>
      </w:r>
      <w:r>
        <w:rPr>
          <w:sz w:val="24"/>
        </w:rPr>
        <w:t>and/or</w:t>
      </w:r>
      <w:r>
        <w:rPr>
          <w:spacing w:val="-8"/>
          <w:sz w:val="24"/>
        </w:rPr>
        <w:t xml:space="preserve"> </w:t>
      </w:r>
      <w:r>
        <w:rPr>
          <w:sz w:val="24"/>
        </w:rPr>
        <w:t>efficiency</w:t>
      </w:r>
      <w:r>
        <w:rPr>
          <w:spacing w:val="-11"/>
          <w:sz w:val="24"/>
        </w:rPr>
        <w:t xml:space="preserve"> </w:t>
      </w:r>
      <w:r>
        <w:rPr>
          <w:sz w:val="24"/>
        </w:rPr>
        <w:t>of</w:t>
      </w:r>
      <w:r>
        <w:rPr>
          <w:spacing w:val="-5"/>
          <w:sz w:val="24"/>
        </w:rPr>
        <w:t xml:space="preserve"> </w:t>
      </w:r>
      <w:r>
        <w:rPr>
          <w:sz w:val="24"/>
        </w:rPr>
        <w:t xml:space="preserve">your </w:t>
      </w:r>
      <w:r>
        <w:rPr>
          <w:spacing w:val="-2"/>
          <w:sz w:val="24"/>
        </w:rPr>
        <w:t>approach)</w:t>
      </w:r>
    </w:p>
    <w:p w14:paraId="2661995F" w14:textId="77777777" w:rsidR="00D61D72" w:rsidRDefault="00860DAE">
      <w:pPr>
        <w:pStyle w:val="ListParagraph"/>
        <w:numPr>
          <w:ilvl w:val="0"/>
          <w:numId w:val="21"/>
        </w:numPr>
        <w:tabs>
          <w:tab w:val="left" w:pos="1657"/>
          <w:tab w:val="left" w:pos="1658"/>
        </w:tabs>
        <w:spacing w:before="12"/>
        <w:ind w:left="1657" w:hanging="359"/>
        <w:rPr>
          <w:sz w:val="24"/>
        </w:rPr>
      </w:pPr>
      <w:r>
        <w:rPr>
          <w:spacing w:val="-2"/>
          <w:sz w:val="24"/>
        </w:rPr>
        <w:t>Results</w:t>
      </w:r>
    </w:p>
    <w:p w14:paraId="09459FF7" w14:textId="77777777" w:rsidR="00D61D72" w:rsidRDefault="00860DAE">
      <w:pPr>
        <w:pStyle w:val="ListParagraph"/>
        <w:numPr>
          <w:ilvl w:val="1"/>
          <w:numId w:val="21"/>
        </w:numPr>
        <w:tabs>
          <w:tab w:val="left" w:pos="2268"/>
        </w:tabs>
        <w:spacing w:before="80"/>
        <w:ind w:hanging="361"/>
        <w:rPr>
          <w:sz w:val="24"/>
        </w:rPr>
      </w:pPr>
      <w:r>
        <w:rPr>
          <w:sz w:val="24"/>
        </w:rPr>
        <w:t>Projected</w:t>
      </w:r>
      <w:r>
        <w:rPr>
          <w:spacing w:val="-9"/>
          <w:sz w:val="24"/>
        </w:rPr>
        <w:t xml:space="preserve"> </w:t>
      </w:r>
      <w:r>
        <w:rPr>
          <w:sz w:val="24"/>
        </w:rPr>
        <w:t>savings</w:t>
      </w:r>
      <w:r>
        <w:rPr>
          <w:spacing w:val="-5"/>
          <w:sz w:val="24"/>
        </w:rPr>
        <w:t xml:space="preserve"> </w:t>
      </w:r>
      <w:r>
        <w:rPr>
          <w:sz w:val="24"/>
        </w:rPr>
        <w:t>and</w:t>
      </w:r>
      <w:r>
        <w:rPr>
          <w:spacing w:val="-2"/>
          <w:sz w:val="24"/>
        </w:rPr>
        <w:t xml:space="preserve"> </w:t>
      </w:r>
      <w:r>
        <w:rPr>
          <w:sz w:val="24"/>
        </w:rPr>
        <w:t>cost</w:t>
      </w:r>
      <w:r>
        <w:rPr>
          <w:spacing w:val="-4"/>
          <w:sz w:val="24"/>
        </w:rPr>
        <w:t xml:space="preserve"> </w:t>
      </w:r>
      <w:r>
        <w:rPr>
          <w:sz w:val="24"/>
        </w:rPr>
        <w:t>benefit</w:t>
      </w:r>
      <w:r>
        <w:rPr>
          <w:spacing w:val="-4"/>
          <w:sz w:val="24"/>
        </w:rPr>
        <w:t xml:space="preserve"> </w:t>
      </w:r>
      <w:r>
        <w:rPr>
          <w:sz w:val="24"/>
        </w:rPr>
        <w:t>analysis</w:t>
      </w:r>
      <w:r>
        <w:rPr>
          <w:spacing w:val="-4"/>
          <w:sz w:val="24"/>
        </w:rPr>
        <w:t xml:space="preserve"> </w:t>
      </w:r>
      <w:r>
        <w:rPr>
          <w:sz w:val="24"/>
        </w:rPr>
        <w:t>recommendation(s),</w:t>
      </w:r>
      <w:r>
        <w:rPr>
          <w:spacing w:val="-5"/>
          <w:sz w:val="24"/>
        </w:rPr>
        <w:t xml:space="preserve"> </w:t>
      </w:r>
      <w:r>
        <w:rPr>
          <w:sz w:val="24"/>
        </w:rPr>
        <w:t>if</w:t>
      </w:r>
      <w:r>
        <w:rPr>
          <w:spacing w:val="-5"/>
          <w:sz w:val="24"/>
        </w:rPr>
        <w:t xml:space="preserve"> </w:t>
      </w:r>
      <w:r>
        <w:rPr>
          <w:spacing w:val="-2"/>
          <w:sz w:val="24"/>
        </w:rPr>
        <w:t>applicable</w:t>
      </w:r>
    </w:p>
    <w:p w14:paraId="4F168106" w14:textId="77777777" w:rsidR="00D61D72" w:rsidRDefault="00860DAE">
      <w:pPr>
        <w:pStyle w:val="ListParagraph"/>
        <w:numPr>
          <w:ilvl w:val="0"/>
          <w:numId w:val="21"/>
        </w:numPr>
        <w:tabs>
          <w:tab w:val="left" w:pos="1657"/>
          <w:tab w:val="left" w:pos="1658"/>
        </w:tabs>
        <w:spacing w:before="26"/>
        <w:ind w:left="1657" w:hanging="361"/>
        <w:rPr>
          <w:sz w:val="24"/>
        </w:rPr>
      </w:pPr>
      <w:r>
        <w:rPr>
          <w:sz w:val="24"/>
        </w:rPr>
        <w:t>Discussion</w:t>
      </w:r>
      <w:r>
        <w:rPr>
          <w:spacing w:val="-5"/>
          <w:sz w:val="24"/>
        </w:rPr>
        <w:t xml:space="preserve"> </w:t>
      </w:r>
      <w:r>
        <w:rPr>
          <w:sz w:val="24"/>
        </w:rPr>
        <w:t>and</w:t>
      </w:r>
      <w:r>
        <w:rPr>
          <w:spacing w:val="-2"/>
          <w:sz w:val="24"/>
        </w:rPr>
        <w:t xml:space="preserve"> Recommendations</w:t>
      </w:r>
    </w:p>
    <w:p w14:paraId="2D60A929" w14:textId="77777777" w:rsidR="00D61D72" w:rsidRDefault="00860DAE">
      <w:pPr>
        <w:pStyle w:val="ListParagraph"/>
        <w:numPr>
          <w:ilvl w:val="1"/>
          <w:numId w:val="21"/>
        </w:numPr>
        <w:tabs>
          <w:tab w:val="left" w:pos="2268"/>
        </w:tabs>
        <w:spacing w:before="29" w:line="232" w:lineRule="auto"/>
        <w:ind w:right="517"/>
        <w:rPr>
          <w:sz w:val="24"/>
        </w:rPr>
      </w:pPr>
      <w:r>
        <w:rPr>
          <w:sz w:val="24"/>
        </w:rPr>
        <w:t>If</w:t>
      </w:r>
      <w:r>
        <w:rPr>
          <w:spacing w:val="-7"/>
          <w:sz w:val="24"/>
        </w:rPr>
        <w:t xml:space="preserve"> </w:t>
      </w:r>
      <w:r>
        <w:rPr>
          <w:sz w:val="24"/>
        </w:rPr>
        <w:t>Medical</w:t>
      </w:r>
      <w:r>
        <w:rPr>
          <w:spacing w:val="-8"/>
          <w:sz w:val="24"/>
        </w:rPr>
        <w:t xml:space="preserve"> </w:t>
      </w:r>
      <w:r>
        <w:rPr>
          <w:sz w:val="24"/>
        </w:rPr>
        <w:t>Review</w:t>
      </w:r>
      <w:r>
        <w:rPr>
          <w:spacing w:val="-9"/>
          <w:sz w:val="24"/>
        </w:rPr>
        <w:t xml:space="preserve"> </w:t>
      </w:r>
      <w:r>
        <w:rPr>
          <w:sz w:val="24"/>
        </w:rPr>
        <w:t>is</w:t>
      </w:r>
      <w:r>
        <w:rPr>
          <w:spacing w:val="-8"/>
          <w:sz w:val="24"/>
        </w:rPr>
        <w:t xml:space="preserve"> </w:t>
      </w:r>
      <w:r>
        <w:rPr>
          <w:sz w:val="24"/>
        </w:rPr>
        <w:t>recommended,</w:t>
      </w:r>
      <w:r>
        <w:rPr>
          <w:spacing w:val="-8"/>
          <w:sz w:val="24"/>
        </w:rPr>
        <w:t xml:space="preserve"> </w:t>
      </w:r>
      <w:r>
        <w:rPr>
          <w:sz w:val="24"/>
        </w:rPr>
        <w:t>the</w:t>
      </w:r>
      <w:r>
        <w:rPr>
          <w:spacing w:val="-9"/>
          <w:sz w:val="24"/>
        </w:rPr>
        <w:t xml:space="preserve"> </w:t>
      </w:r>
      <w:r>
        <w:rPr>
          <w:sz w:val="24"/>
        </w:rPr>
        <w:t>Research</w:t>
      </w:r>
      <w:r>
        <w:rPr>
          <w:spacing w:val="-5"/>
          <w:sz w:val="24"/>
        </w:rPr>
        <w:t xml:space="preserve"> </w:t>
      </w:r>
      <w:r>
        <w:rPr>
          <w:sz w:val="24"/>
        </w:rPr>
        <w:t>Report</w:t>
      </w:r>
      <w:r>
        <w:rPr>
          <w:spacing w:val="-8"/>
          <w:sz w:val="24"/>
        </w:rPr>
        <w:t xml:space="preserve"> </w:t>
      </w:r>
      <w:r>
        <w:rPr>
          <w:sz w:val="24"/>
        </w:rPr>
        <w:t>shall</w:t>
      </w:r>
      <w:r>
        <w:rPr>
          <w:spacing w:val="-8"/>
          <w:sz w:val="24"/>
        </w:rPr>
        <w:t xml:space="preserve"> </w:t>
      </w:r>
      <w:r>
        <w:rPr>
          <w:sz w:val="24"/>
        </w:rPr>
        <w:t>include</w:t>
      </w:r>
      <w:r>
        <w:rPr>
          <w:spacing w:val="-9"/>
          <w:sz w:val="24"/>
        </w:rPr>
        <w:t xml:space="preserve"> </w:t>
      </w:r>
      <w:r>
        <w:rPr>
          <w:sz w:val="24"/>
        </w:rPr>
        <w:t>but</w:t>
      </w:r>
      <w:r>
        <w:rPr>
          <w:spacing w:val="-6"/>
          <w:sz w:val="24"/>
        </w:rPr>
        <w:t xml:space="preserve"> </w:t>
      </w:r>
      <w:r>
        <w:rPr>
          <w:sz w:val="24"/>
        </w:rPr>
        <w:t>not limited to:</w:t>
      </w:r>
    </w:p>
    <w:p w14:paraId="70464589" w14:textId="77777777" w:rsidR="00D61D72" w:rsidRDefault="00860DAE">
      <w:pPr>
        <w:pStyle w:val="ListParagraph"/>
        <w:numPr>
          <w:ilvl w:val="2"/>
          <w:numId w:val="21"/>
        </w:numPr>
        <w:tabs>
          <w:tab w:val="left" w:pos="3097"/>
          <w:tab w:val="left" w:pos="3098"/>
        </w:tabs>
        <w:spacing w:before="23"/>
        <w:ind w:left="3097" w:hanging="359"/>
        <w:rPr>
          <w:sz w:val="24"/>
        </w:rPr>
      </w:pPr>
      <w:r>
        <w:rPr>
          <w:sz w:val="24"/>
        </w:rPr>
        <w:t>Type</w:t>
      </w:r>
      <w:r>
        <w:rPr>
          <w:spacing w:val="-7"/>
          <w:sz w:val="24"/>
        </w:rPr>
        <w:t xml:space="preserve"> </w:t>
      </w:r>
      <w:r>
        <w:rPr>
          <w:sz w:val="24"/>
        </w:rPr>
        <w:t>of</w:t>
      </w:r>
      <w:r>
        <w:rPr>
          <w:spacing w:val="-5"/>
          <w:sz w:val="24"/>
        </w:rPr>
        <w:t xml:space="preserve"> </w:t>
      </w:r>
      <w:r>
        <w:rPr>
          <w:sz w:val="24"/>
        </w:rPr>
        <w:t>Claim(s)</w:t>
      </w:r>
      <w:r>
        <w:rPr>
          <w:spacing w:val="-4"/>
          <w:sz w:val="24"/>
        </w:rPr>
        <w:t xml:space="preserve"> </w:t>
      </w:r>
      <w:r>
        <w:rPr>
          <w:sz w:val="24"/>
        </w:rPr>
        <w:t>to</w:t>
      </w:r>
      <w:r>
        <w:rPr>
          <w:spacing w:val="-1"/>
          <w:sz w:val="24"/>
        </w:rPr>
        <w:t xml:space="preserve"> </w:t>
      </w:r>
      <w:r>
        <w:rPr>
          <w:sz w:val="24"/>
        </w:rPr>
        <w:t>review</w:t>
      </w:r>
      <w:r>
        <w:rPr>
          <w:spacing w:val="-3"/>
          <w:sz w:val="24"/>
        </w:rPr>
        <w:t xml:space="preserve"> </w:t>
      </w:r>
      <w:r>
        <w:rPr>
          <w:sz w:val="24"/>
        </w:rPr>
        <w:t>(Part</w:t>
      </w:r>
      <w:r>
        <w:rPr>
          <w:spacing w:val="-1"/>
          <w:sz w:val="24"/>
        </w:rPr>
        <w:t xml:space="preserve"> </w:t>
      </w:r>
      <w:r>
        <w:rPr>
          <w:sz w:val="24"/>
        </w:rPr>
        <w:t>A</w:t>
      </w:r>
      <w:r>
        <w:rPr>
          <w:spacing w:val="-3"/>
          <w:sz w:val="24"/>
        </w:rPr>
        <w:t xml:space="preserve"> </w:t>
      </w:r>
      <w:r>
        <w:rPr>
          <w:sz w:val="24"/>
        </w:rPr>
        <w:t>or</w:t>
      </w:r>
      <w:r>
        <w:rPr>
          <w:spacing w:val="-5"/>
          <w:sz w:val="24"/>
        </w:rPr>
        <w:t xml:space="preserve"> </w:t>
      </w:r>
      <w:r>
        <w:rPr>
          <w:sz w:val="24"/>
        </w:rPr>
        <w:t xml:space="preserve">Part </w:t>
      </w:r>
      <w:r>
        <w:rPr>
          <w:spacing w:val="-5"/>
          <w:sz w:val="24"/>
        </w:rPr>
        <w:t>B)</w:t>
      </w:r>
    </w:p>
    <w:p w14:paraId="52E68916" w14:textId="77777777" w:rsidR="00D61D72" w:rsidRDefault="00860DAE">
      <w:pPr>
        <w:pStyle w:val="ListParagraph"/>
        <w:numPr>
          <w:ilvl w:val="2"/>
          <w:numId w:val="21"/>
        </w:numPr>
        <w:tabs>
          <w:tab w:val="left" w:pos="3097"/>
          <w:tab w:val="left" w:pos="3098"/>
        </w:tabs>
        <w:spacing w:before="24" w:line="247" w:lineRule="auto"/>
        <w:ind w:left="3099" w:right="1047" w:hanging="360"/>
        <w:rPr>
          <w:sz w:val="24"/>
        </w:rPr>
      </w:pPr>
      <w:r>
        <w:rPr>
          <w:sz w:val="24"/>
        </w:rPr>
        <w:t>Number</w:t>
      </w:r>
      <w:r>
        <w:rPr>
          <w:spacing w:val="-9"/>
          <w:sz w:val="24"/>
        </w:rPr>
        <w:t xml:space="preserve"> </w:t>
      </w:r>
      <w:r>
        <w:rPr>
          <w:sz w:val="24"/>
        </w:rPr>
        <w:t>of</w:t>
      </w:r>
      <w:r>
        <w:rPr>
          <w:spacing w:val="-9"/>
          <w:sz w:val="24"/>
        </w:rPr>
        <w:t xml:space="preserve"> </w:t>
      </w:r>
      <w:r>
        <w:rPr>
          <w:sz w:val="24"/>
        </w:rPr>
        <w:t>Claims</w:t>
      </w:r>
      <w:r>
        <w:rPr>
          <w:spacing w:val="-8"/>
          <w:sz w:val="24"/>
        </w:rPr>
        <w:t xml:space="preserve"> </w:t>
      </w:r>
      <w:r>
        <w:rPr>
          <w:sz w:val="24"/>
        </w:rPr>
        <w:t>in</w:t>
      </w:r>
      <w:r>
        <w:rPr>
          <w:spacing w:val="-8"/>
          <w:sz w:val="24"/>
        </w:rPr>
        <w:t xml:space="preserve"> </w:t>
      </w:r>
      <w:r>
        <w:rPr>
          <w:sz w:val="24"/>
        </w:rPr>
        <w:t>Universe</w:t>
      </w:r>
      <w:r>
        <w:rPr>
          <w:spacing w:val="-9"/>
          <w:sz w:val="24"/>
        </w:rPr>
        <w:t xml:space="preserve"> </w:t>
      </w:r>
      <w:r>
        <w:rPr>
          <w:sz w:val="24"/>
        </w:rPr>
        <w:t>to</w:t>
      </w:r>
      <w:r>
        <w:rPr>
          <w:spacing w:val="-8"/>
          <w:sz w:val="24"/>
        </w:rPr>
        <w:t xml:space="preserve"> </w:t>
      </w:r>
      <w:r>
        <w:rPr>
          <w:sz w:val="24"/>
        </w:rPr>
        <w:t>select</w:t>
      </w:r>
      <w:r>
        <w:rPr>
          <w:spacing w:val="-8"/>
          <w:sz w:val="24"/>
        </w:rPr>
        <w:t xml:space="preserve"> </w:t>
      </w:r>
      <w:r>
        <w:rPr>
          <w:sz w:val="24"/>
        </w:rPr>
        <w:t>from</w:t>
      </w:r>
      <w:r>
        <w:rPr>
          <w:spacing w:val="-8"/>
          <w:sz w:val="24"/>
        </w:rPr>
        <w:t xml:space="preserve"> </w:t>
      </w:r>
      <w:r>
        <w:rPr>
          <w:sz w:val="24"/>
        </w:rPr>
        <w:t>(number</w:t>
      </w:r>
      <w:r>
        <w:rPr>
          <w:spacing w:val="-9"/>
          <w:sz w:val="24"/>
        </w:rPr>
        <w:t xml:space="preserve"> </w:t>
      </w:r>
      <w:r>
        <w:rPr>
          <w:sz w:val="24"/>
        </w:rPr>
        <w:t>of</w:t>
      </w:r>
      <w:r>
        <w:rPr>
          <w:spacing w:val="-9"/>
          <w:sz w:val="24"/>
        </w:rPr>
        <w:t xml:space="preserve"> </w:t>
      </w:r>
      <w:r>
        <w:rPr>
          <w:sz w:val="24"/>
        </w:rPr>
        <w:t>claims meeting criteria for medical review)</w:t>
      </w:r>
    </w:p>
    <w:p w14:paraId="7125F59E" w14:textId="77777777" w:rsidR="00D61D72" w:rsidRDefault="00860DAE">
      <w:pPr>
        <w:pStyle w:val="ListParagraph"/>
        <w:numPr>
          <w:ilvl w:val="2"/>
          <w:numId w:val="21"/>
        </w:numPr>
        <w:tabs>
          <w:tab w:val="left" w:pos="3097"/>
          <w:tab w:val="left" w:pos="3098"/>
        </w:tabs>
        <w:spacing w:before="10" w:line="247" w:lineRule="auto"/>
        <w:ind w:left="3097" w:right="644" w:hanging="360"/>
        <w:rPr>
          <w:sz w:val="24"/>
        </w:rPr>
      </w:pPr>
      <w:r>
        <w:rPr>
          <w:sz w:val="24"/>
        </w:rPr>
        <w:t>Other</w:t>
      </w:r>
      <w:r>
        <w:rPr>
          <w:spacing w:val="31"/>
          <w:sz w:val="24"/>
        </w:rPr>
        <w:t xml:space="preserve"> </w:t>
      </w:r>
      <w:r>
        <w:rPr>
          <w:sz w:val="24"/>
        </w:rPr>
        <w:t>information</w:t>
      </w:r>
      <w:r>
        <w:rPr>
          <w:spacing w:val="-10"/>
          <w:sz w:val="24"/>
        </w:rPr>
        <w:t xml:space="preserve"> </w:t>
      </w:r>
      <w:r>
        <w:rPr>
          <w:sz w:val="24"/>
        </w:rPr>
        <w:t>or</w:t>
      </w:r>
      <w:r>
        <w:rPr>
          <w:spacing w:val="-13"/>
          <w:sz w:val="24"/>
        </w:rPr>
        <w:t xml:space="preserve"> </w:t>
      </w:r>
      <w:r>
        <w:rPr>
          <w:sz w:val="24"/>
        </w:rPr>
        <w:t>observations</w:t>
      </w:r>
      <w:r>
        <w:rPr>
          <w:spacing w:val="-10"/>
          <w:sz w:val="24"/>
        </w:rPr>
        <w:t xml:space="preserve"> </w:t>
      </w:r>
      <w:r>
        <w:rPr>
          <w:sz w:val="24"/>
        </w:rPr>
        <w:t>that</w:t>
      </w:r>
      <w:r>
        <w:rPr>
          <w:spacing w:val="-10"/>
          <w:sz w:val="24"/>
        </w:rPr>
        <w:t xml:space="preserve"> </w:t>
      </w:r>
      <w:r>
        <w:rPr>
          <w:sz w:val="24"/>
        </w:rPr>
        <w:t>significantly</w:t>
      </w:r>
      <w:r>
        <w:rPr>
          <w:spacing w:val="-13"/>
          <w:sz w:val="24"/>
        </w:rPr>
        <w:t xml:space="preserve"> </w:t>
      </w:r>
      <w:r>
        <w:rPr>
          <w:sz w:val="24"/>
        </w:rPr>
        <w:t>impact/relate</w:t>
      </w:r>
      <w:r>
        <w:rPr>
          <w:spacing w:val="-11"/>
          <w:sz w:val="24"/>
        </w:rPr>
        <w:t xml:space="preserve"> </w:t>
      </w:r>
      <w:r>
        <w:rPr>
          <w:sz w:val="24"/>
        </w:rPr>
        <w:t xml:space="preserve">to </w:t>
      </w:r>
      <w:r>
        <w:rPr>
          <w:spacing w:val="-2"/>
          <w:sz w:val="24"/>
        </w:rPr>
        <w:t>issue</w:t>
      </w:r>
    </w:p>
    <w:p w14:paraId="584CAC6D" w14:textId="77777777" w:rsidR="00D61D72" w:rsidRDefault="00860DAE">
      <w:pPr>
        <w:pStyle w:val="ListParagraph"/>
        <w:numPr>
          <w:ilvl w:val="0"/>
          <w:numId w:val="20"/>
        </w:numPr>
        <w:tabs>
          <w:tab w:val="left" w:pos="2232"/>
        </w:tabs>
        <w:spacing w:before="15" w:line="296" w:lineRule="exact"/>
        <w:ind w:hanging="215"/>
        <w:rPr>
          <w:sz w:val="24"/>
        </w:rPr>
      </w:pPr>
      <w:r>
        <w:rPr>
          <w:sz w:val="24"/>
        </w:rPr>
        <w:t>If</w:t>
      </w:r>
      <w:r>
        <w:rPr>
          <w:spacing w:val="-5"/>
          <w:sz w:val="24"/>
        </w:rPr>
        <w:t xml:space="preserve"> </w:t>
      </w:r>
      <w:r>
        <w:rPr>
          <w:sz w:val="24"/>
        </w:rPr>
        <w:t>other</w:t>
      </w:r>
      <w:r>
        <w:rPr>
          <w:spacing w:val="-4"/>
          <w:sz w:val="24"/>
        </w:rPr>
        <w:t xml:space="preserve"> </w:t>
      </w:r>
      <w:r>
        <w:rPr>
          <w:sz w:val="24"/>
        </w:rPr>
        <w:t>action</w:t>
      </w:r>
      <w:r>
        <w:rPr>
          <w:spacing w:val="-2"/>
          <w:sz w:val="24"/>
        </w:rPr>
        <w:t xml:space="preserve"> </w:t>
      </w:r>
      <w:r>
        <w:rPr>
          <w:sz w:val="24"/>
        </w:rPr>
        <w:t xml:space="preserve">is </w:t>
      </w:r>
      <w:r>
        <w:rPr>
          <w:spacing w:val="-2"/>
          <w:sz w:val="24"/>
        </w:rPr>
        <w:t>recommended:</w:t>
      </w:r>
    </w:p>
    <w:p w14:paraId="107FBF85" w14:textId="77777777" w:rsidR="00D61D72" w:rsidRDefault="00860DAE">
      <w:pPr>
        <w:pStyle w:val="ListParagraph"/>
        <w:numPr>
          <w:ilvl w:val="1"/>
          <w:numId w:val="20"/>
        </w:numPr>
        <w:tabs>
          <w:tab w:val="left" w:pos="2916"/>
        </w:tabs>
        <w:spacing w:before="0" w:line="276" w:lineRule="exact"/>
        <w:ind w:hanging="179"/>
        <w:rPr>
          <w:sz w:val="24"/>
        </w:rPr>
      </w:pPr>
      <w:r>
        <w:rPr>
          <w:sz w:val="24"/>
        </w:rPr>
        <w:t>Detail</w:t>
      </w:r>
      <w:r>
        <w:rPr>
          <w:spacing w:val="-5"/>
          <w:sz w:val="24"/>
        </w:rPr>
        <w:t xml:space="preserve"> </w:t>
      </w:r>
      <w:r>
        <w:rPr>
          <w:sz w:val="24"/>
        </w:rPr>
        <w:t>action</w:t>
      </w:r>
      <w:r>
        <w:rPr>
          <w:spacing w:val="-5"/>
          <w:sz w:val="24"/>
        </w:rPr>
        <w:t xml:space="preserve"> </w:t>
      </w:r>
      <w:r>
        <w:rPr>
          <w:spacing w:val="-2"/>
          <w:sz w:val="24"/>
        </w:rPr>
        <w:t>recommended</w:t>
      </w:r>
    </w:p>
    <w:p w14:paraId="0FE316B4" w14:textId="77777777" w:rsidR="00D61D72" w:rsidRDefault="00860DAE">
      <w:pPr>
        <w:pStyle w:val="ListParagraph"/>
        <w:numPr>
          <w:ilvl w:val="0"/>
          <w:numId w:val="21"/>
        </w:numPr>
        <w:tabs>
          <w:tab w:val="left" w:pos="1657"/>
          <w:tab w:val="left" w:pos="1658"/>
        </w:tabs>
        <w:spacing w:before="23"/>
        <w:ind w:left="1657" w:hanging="361"/>
        <w:rPr>
          <w:sz w:val="24"/>
        </w:rPr>
      </w:pPr>
      <w:r>
        <w:rPr>
          <w:spacing w:val="-2"/>
          <w:sz w:val="24"/>
        </w:rPr>
        <w:t>Conclusion</w:t>
      </w:r>
    </w:p>
    <w:p w14:paraId="15EAB283" w14:textId="77777777" w:rsidR="00D61D72" w:rsidRDefault="00860DAE">
      <w:pPr>
        <w:pStyle w:val="ListParagraph"/>
        <w:numPr>
          <w:ilvl w:val="0"/>
          <w:numId w:val="21"/>
        </w:numPr>
        <w:tabs>
          <w:tab w:val="left" w:pos="1657"/>
          <w:tab w:val="left" w:pos="1658"/>
        </w:tabs>
        <w:spacing w:before="20"/>
        <w:ind w:left="1657" w:hanging="361"/>
        <w:rPr>
          <w:sz w:val="24"/>
        </w:rPr>
      </w:pPr>
      <w:r>
        <w:rPr>
          <w:spacing w:val="-2"/>
          <w:sz w:val="24"/>
        </w:rPr>
        <w:t>References</w:t>
      </w:r>
    </w:p>
    <w:p w14:paraId="67CF0B20" w14:textId="77777777" w:rsidR="00D61D72" w:rsidRDefault="00D61D72">
      <w:pPr>
        <w:pStyle w:val="BodyText"/>
        <w:spacing w:before="9"/>
        <w:rPr>
          <w:sz w:val="27"/>
        </w:rPr>
      </w:pPr>
    </w:p>
    <w:p w14:paraId="0CEACC08" w14:textId="77777777" w:rsidR="00D61D72" w:rsidRDefault="00860DAE">
      <w:pPr>
        <w:pStyle w:val="Heading2"/>
      </w:pPr>
      <w:bookmarkStart w:id="263" w:name="Report_Requirement—Task_6:_Data_Analysis"/>
      <w:bookmarkEnd w:id="263"/>
      <w:r>
        <w:t>Report</w:t>
      </w:r>
      <w:r>
        <w:rPr>
          <w:spacing w:val="-6"/>
        </w:rPr>
        <w:t xml:space="preserve"> </w:t>
      </w:r>
      <w:r>
        <w:t>Requirement—Task</w:t>
      </w:r>
      <w:r>
        <w:rPr>
          <w:spacing w:val="-1"/>
        </w:rPr>
        <w:t xml:space="preserve"> </w:t>
      </w:r>
      <w:r>
        <w:t>6:</w:t>
      </w:r>
      <w:r>
        <w:rPr>
          <w:spacing w:val="-5"/>
        </w:rPr>
        <w:t xml:space="preserve"> </w:t>
      </w:r>
      <w:r>
        <w:t>Data</w:t>
      </w:r>
      <w:r>
        <w:rPr>
          <w:spacing w:val="-1"/>
        </w:rPr>
        <w:t xml:space="preserve"> </w:t>
      </w:r>
      <w:r>
        <w:rPr>
          <w:spacing w:val="-2"/>
        </w:rPr>
        <w:t>Analysis</w:t>
      </w:r>
    </w:p>
    <w:p w14:paraId="26A1F69F" w14:textId="77777777" w:rsidR="00D61D72" w:rsidRDefault="00860DAE">
      <w:pPr>
        <w:pStyle w:val="BodyText"/>
        <w:spacing w:before="182" w:line="247" w:lineRule="auto"/>
        <w:ind w:left="935" w:right="377" w:hanging="12"/>
      </w:pPr>
      <w:r>
        <w:t>The</w:t>
      </w:r>
      <w:r>
        <w:rPr>
          <w:spacing w:val="-9"/>
        </w:rPr>
        <w:t xml:space="preserve"> </w:t>
      </w:r>
      <w:r>
        <w:t>Contractor</w:t>
      </w:r>
      <w:r>
        <w:rPr>
          <w:spacing w:val="-7"/>
        </w:rPr>
        <w:t xml:space="preserve"> </w:t>
      </w:r>
      <w:r>
        <w:t>shall</w:t>
      </w:r>
      <w:r>
        <w:rPr>
          <w:spacing w:val="-6"/>
        </w:rPr>
        <w:t xml:space="preserve"> </w:t>
      </w:r>
      <w:r>
        <w:t>submit</w:t>
      </w:r>
      <w:r>
        <w:rPr>
          <w:spacing w:val="-6"/>
        </w:rPr>
        <w:t xml:space="preserve"> </w:t>
      </w:r>
      <w:r>
        <w:t>their</w:t>
      </w:r>
      <w:r>
        <w:rPr>
          <w:spacing w:val="-9"/>
        </w:rPr>
        <w:t xml:space="preserve"> </w:t>
      </w:r>
      <w:r>
        <w:t>written</w:t>
      </w:r>
      <w:r>
        <w:rPr>
          <w:spacing w:val="-6"/>
        </w:rPr>
        <w:t xml:space="preserve"> </w:t>
      </w:r>
      <w:r>
        <w:t>data</w:t>
      </w:r>
      <w:r>
        <w:rPr>
          <w:spacing w:val="-9"/>
        </w:rPr>
        <w:t xml:space="preserve"> </w:t>
      </w:r>
      <w:r>
        <w:t>analysis</w:t>
      </w:r>
      <w:r>
        <w:rPr>
          <w:spacing w:val="-6"/>
        </w:rPr>
        <w:t xml:space="preserve"> </w:t>
      </w:r>
      <w:r>
        <w:t>report</w:t>
      </w:r>
      <w:r>
        <w:rPr>
          <w:spacing w:val="-6"/>
        </w:rPr>
        <w:t xml:space="preserve"> </w:t>
      </w:r>
      <w:r>
        <w:t>to</w:t>
      </w:r>
      <w:r>
        <w:rPr>
          <w:spacing w:val="-6"/>
        </w:rPr>
        <w:t xml:space="preserve"> </w:t>
      </w:r>
      <w:r>
        <w:t>CMS</w:t>
      </w:r>
      <w:r>
        <w:rPr>
          <w:spacing w:val="-6"/>
        </w:rPr>
        <w:t xml:space="preserve"> </w:t>
      </w:r>
      <w:r>
        <w:t>electronically</w:t>
      </w:r>
      <w:r>
        <w:rPr>
          <w:spacing w:val="-11"/>
        </w:rPr>
        <w:t xml:space="preserve"> </w:t>
      </w:r>
      <w:r>
        <w:t xml:space="preserve">for </w:t>
      </w:r>
      <w:r>
        <w:rPr>
          <w:spacing w:val="-2"/>
        </w:rPr>
        <w:t>approval.</w:t>
      </w:r>
    </w:p>
    <w:p w14:paraId="2E7EEF94" w14:textId="77777777" w:rsidR="00D61D72" w:rsidRDefault="00D61D72">
      <w:pPr>
        <w:pStyle w:val="BodyText"/>
        <w:spacing w:before="9"/>
        <w:rPr>
          <w:sz w:val="26"/>
        </w:rPr>
      </w:pPr>
    </w:p>
    <w:p w14:paraId="56B9D4FC" w14:textId="77777777" w:rsidR="00D61D72" w:rsidRDefault="00860DAE">
      <w:pPr>
        <w:pStyle w:val="BodyText"/>
        <w:ind w:left="923"/>
      </w:pPr>
      <w:r>
        <w:t>The</w:t>
      </w:r>
      <w:r>
        <w:rPr>
          <w:spacing w:val="-10"/>
        </w:rPr>
        <w:t xml:space="preserve"> </w:t>
      </w:r>
      <w:r>
        <w:t>Data</w:t>
      </w:r>
      <w:r>
        <w:rPr>
          <w:spacing w:val="-2"/>
        </w:rPr>
        <w:t xml:space="preserve"> </w:t>
      </w:r>
      <w:r>
        <w:t>Analysis</w:t>
      </w:r>
      <w:r>
        <w:rPr>
          <w:spacing w:val="-1"/>
        </w:rPr>
        <w:t xml:space="preserve"> </w:t>
      </w:r>
      <w:r>
        <w:t>Report</w:t>
      </w:r>
      <w:r>
        <w:rPr>
          <w:spacing w:val="-2"/>
        </w:rPr>
        <w:t xml:space="preserve"> </w:t>
      </w:r>
      <w:r>
        <w:t>shall,</w:t>
      </w:r>
      <w:r>
        <w:rPr>
          <w:spacing w:val="-4"/>
        </w:rPr>
        <w:t xml:space="preserve"> </w:t>
      </w:r>
      <w:r>
        <w:t>at</w:t>
      </w:r>
      <w:r>
        <w:rPr>
          <w:spacing w:val="-1"/>
        </w:rPr>
        <w:t xml:space="preserve"> </w:t>
      </w:r>
      <w:r>
        <w:t>a</w:t>
      </w:r>
      <w:r>
        <w:rPr>
          <w:spacing w:val="-6"/>
        </w:rPr>
        <w:t xml:space="preserve"> </w:t>
      </w:r>
      <w:r>
        <w:t>minimum,</w:t>
      </w:r>
      <w:r>
        <w:rPr>
          <w:spacing w:val="-4"/>
        </w:rPr>
        <w:t xml:space="preserve"> </w:t>
      </w:r>
      <w:r>
        <w:t>include</w:t>
      </w:r>
      <w:r>
        <w:rPr>
          <w:spacing w:val="-5"/>
        </w:rPr>
        <w:t xml:space="preserve"> </w:t>
      </w:r>
      <w:r>
        <w:t>the</w:t>
      </w:r>
      <w:r>
        <w:rPr>
          <w:spacing w:val="-5"/>
        </w:rPr>
        <w:t xml:space="preserve"> </w:t>
      </w:r>
      <w:r>
        <w:t>following,</w:t>
      </w:r>
      <w:r>
        <w:rPr>
          <w:spacing w:val="-2"/>
        </w:rPr>
        <w:t xml:space="preserve"> </w:t>
      </w:r>
      <w:r>
        <w:t>in</w:t>
      </w:r>
      <w:r>
        <w:rPr>
          <w:spacing w:val="-1"/>
        </w:rPr>
        <w:t xml:space="preserve"> </w:t>
      </w:r>
      <w:r>
        <w:t>no</w:t>
      </w:r>
      <w:r>
        <w:rPr>
          <w:spacing w:val="-1"/>
        </w:rPr>
        <w:t xml:space="preserve"> </w:t>
      </w:r>
      <w:r>
        <w:t>specific</w:t>
      </w:r>
      <w:r>
        <w:rPr>
          <w:spacing w:val="-5"/>
        </w:rPr>
        <w:t xml:space="preserve"> </w:t>
      </w:r>
      <w:r>
        <w:rPr>
          <w:spacing w:val="-2"/>
        </w:rPr>
        <w:t>order:</w:t>
      </w:r>
    </w:p>
    <w:p w14:paraId="322CA7AE" w14:textId="77777777" w:rsidR="00D61D72" w:rsidRDefault="00860DAE">
      <w:pPr>
        <w:pStyle w:val="ListParagraph"/>
        <w:numPr>
          <w:ilvl w:val="0"/>
          <w:numId w:val="21"/>
        </w:numPr>
        <w:tabs>
          <w:tab w:val="left" w:pos="1657"/>
          <w:tab w:val="left" w:pos="1658"/>
        </w:tabs>
        <w:spacing w:before="23"/>
        <w:ind w:left="1657" w:hanging="361"/>
        <w:rPr>
          <w:sz w:val="24"/>
        </w:rPr>
      </w:pPr>
      <w:r>
        <w:rPr>
          <w:spacing w:val="-2"/>
          <w:sz w:val="24"/>
        </w:rPr>
        <w:t>Purpose</w:t>
      </w:r>
    </w:p>
    <w:p w14:paraId="34FD196C" w14:textId="1B9CACDB" w:rsidR="00D61D72" w:rsidRPr="002B5D56" w:rsidRDefault="00860DAE" w:rsidP="002B5D56">
      <w:pPr>
        <w:pStyle w:val="ListParagraph"/>
        <w:numPr>
          <w:ilvl w:val="0"/>
          <w:numId w:val="21"/>
        </w:numPr>
        <w:tabs>
          <w:tab w:val="left" w:pos="1657"/>
          <w:tab w:val="left" w:pos="1658"/>
        </w:tabs>
        <w:spacing w:before="20"/>
        <w:ind w:left="1657" w:hanging="361"/>
        <w:rPr>
          <w:sz w:val="24"/>
        </w:rPr>
      </w:pPr>
      <w:r>
        <w:rPr>
          <w:sz w:val="24"/>
        </w:rPr>
        <w:t>Data</w:t>
      </w:r>
      <w:r>
        <w:rPr>
          <w:spacing w:val="-10"/>
          <w:sz w:val="24"/>
        </w:rPr>
        <w:t xml:space="preserve"> </w:t>
      </w:r>
      <w:r>
        <w:rPr>
          <w:spacing w:val="-2"/>
          <w:sz w:val="24"/>
        </w:rPr>
        <w:t>Analysis</w:t>
      </w:r>
    </w:p>
    <w:p w14:paraId="5E5C7063" w14:textId="77777777" w:rsidR="00D61D72" w:rsidRDefault="00860DAE">
      <w:pPr>
        <w:pStyle w:val="ListParagraph"/>
        <w:numPr>
          <w:ilvl w:val="1"/>
          <w:numId w:val="21"/>
        </w:numPr>
        <w:tabs>
          <w:tab w:val="left" w:pos="2628"/>
        </w:tabs>
        <w:spacing w:before="78" w:line="318" w:lineRule="exact"/>
        <w:ind w:left="2627" w:hanging="361"/>
        <w:rPr>
          <w:sz w:val="24"/>
        </w:rPr>
      </w:pPr>
      <w:r>
        <w:rPr>
          <w:spacing w:val="-2"/>
          <w:sz w:val="24"/>
        </w:rPr>
        <w:t>Background</w:t>
      </w:r>
    </w:p>
    <w:p w14:paraId="1B506FB1" w14:textId="77777777" w:rsidR="00D61D72" w:rsidRDefault="00860DAE">
      <w:pPr>
        <w:pStyle w:val="ListParagraph"/>
        <w:numPr>
          <w:ilvl w:val="1"/>
          <w:numId w:val="21"/>
        </w:numPr>
        <w:tabs>
          <w:tab w:val="left" w:pos="2628"/>
        </w:tabs>
        <w:spacing w:before="0" w:line="316" w:lineRule="exact"/>
        <w:ind w:left="2627" w:hanging="361"/>
        <w:rPr>
          <w:sz w:val="24"/>
        </w:rPr>
      </w:pPr>
      <w:r>
        <w:rPr>
          <w:sz w:val="24"/>
        </w:rPr>
        <w:t>Data</w:t>
      </w:r>
      <w:r>
        <w:rPr>
          <w:spacing w:val="-10"/>
          <w:sz w:val="24"/>
        </w:rPr>
        <w:t xml:space="preserve"> </w:t>
      </w:r>
      <w:r>
        <w:rPr>
          <w:sz w:val="24"/>
        </w:rPr>
        <w:t>analysis</w:t>
      </w:r>
      <w:r>
        <w:rPr>
          <w:spacing w:val="-2"/>
          <w:sz w:val="24"/>
        </w:rPr>
        <w:t xml:space="preserve"> </w:t>
      </w:r>
      <w:r>
        <w:rPr>
          <w:sz w:val="24"/>
        </w:rPr>
        <w:t>origin</w:t>
      </w:r>
      <w:r>
        <w:rPr>
          <w:spacing w:val="-3"/>
          <w:sz w:val="24"/>
        </w:rPr>
        <w:t xml:space="preserve"> </w:t>
      </w:r>
      <w:r>
        <w:rPr>
          <w:sz w:val="24"/>
        </w:rPr>
        <w:t>(ex:</w:t>
      </w:r>
      <w:r>
        <w:rPr>
          <w:spacing w:val="-4"/>
          <w:sz w:val="24"/>
        </w:rPr>
        <w:t xml:space="preserve"> </w:t>
      </w:r>
      <w:r>
        <w:rPr>
          <w:sz w:val="24"/>
        </w:rPr>
        <w:t>methodology</w:t>
      </w:r>
      <w:r>
        <w:rPr>
          <w:spacing w:val="-9"/>
          <w:sz w:val="24"/>
        </w:rPr>
        <w:t xml:space="preserve"> </w:t>
      </w:r>
      <w:r>
        <w:rPr>
          <w:sz w:val="24"/>
        </w:rPr>
        <w:t>obtained</w:t>
      </w:r>
      <w:r>
        <w:rPr>
          <w:spacing w:val="-2"/>
          <w:sz w:val="24"/>
        </w:rPr>
        <w:t xml:space="preserve"> </w:t>
      </w:r>
      <w:r>
        <w:rPr>
          <w:sz w:val="24"/>
        </w:rPr>
        <w:t>from</w:t>
      </w:r>
      <w:r>
        <w:rPr>
          <w:spacing w:val="-3"/>
          <w:sz w:val="24"/>
        </w:rPr>
        <w:t xml:space="preserve"> </w:t>
      </w:r>
      <w:r>
        <w:rPr>
          <w:sz w:val="24"/>
        </w:rPr>
        <w:t>OIG/GAO</w:t>
      </w:r>
      <w:r>
        <w:rPr>
          <w:spacing w:val="-4"/>
          <w:sz w:val="24"/>
        </w:rPr>
        <w:t xml:space="preserve"> </w:t>
      </w:r>
      <w:r>
        <w:rPr>
          <w:spacing w:val="-2"/>
          <w:sz w:val="24"/>
        </w:rPr>
        <w:t>report)</w:t>
      </w:r>
    </w:p>
    <w:p w14:paraId="77D99816" w14:textId="77777777" w:rsidR="00D61D72" w:rsidRDefault="00860DAE">
      <w:pPr>
        <w:pStyle w:val="ListParagraph"/>
        <w:numPr>
          <w:ilvl w:val="1"/>
          <w:numId w:val="21"/>
        </w:numPr>
        <w:tabs>
          <w:tab w:val="left" w:pos="2628"/>
        </w:tabs>
        <w:spacing w:before="0" w:line="314" w:lineRule="exact"/>
        <w:ind w:left="2627" w:hanging="361"/>
        <w:rPr>
          <w:sz w:val="24"/>
        </w:rPr>
      </w:pPr>
      <w:r>
        <w:rPr>
          <w:sz w:val="24"/>
        </w:rPr>
        <w:t>Claim</w:t>
      </w:r>
      <w:r>
        <w:rPr>
          <w:spacing w:val="-5"/>
          <w:sz w:val="24"/>
        </w:rPr>
        <w:t xml:space="preserve"> </w:t>
      </w:r>
      <w:r>
        <w:rPr>
          <w:sz w:val="24"/>
        </w:rPr>
        <w:t>selection</w:t>
      </w:r>
      <w:r>
        <w:rPr>
          <w:spacing w:val="-4"/>
          <w:sz w:val="24"/>
        </w:rPr>
        <w:t xml:space="preserve"> </w:t>
      </w:r>
      <w:r>
        <w:rPr>
          <w:spacing w:val="-2"/>
          <w:sz w:val="24"/>
        </w:rPr>
        <w:t>criteria</w:t>
      </w:r>
    </w:p>
    <w:p w14:paraId="71AC8C6F" w14:textId="77777777" w:rsidR="00D61D72" w:rsidRDefault="00860DAE">
      <w:pPr>
        <w:pStyle w:val="ListParagraph"/>
        <w:numPr>
          <w:ilvl w:val="1"/>
          <w:numId w:val="21"/>
        </w:numPr>
        <w:tabs>
          <w:tab w:val="left" w:pos="2628"/>
        </w:tabs>
        <w:spacing w:before="0" w:line="316" w:lineRule="exact"/>
        <w:ind w:left="2627" w:hanging="361"/>
        <w:rPr>
          <w:sz w:val="24"/>
        </w:rPr>
      </w:pPr>
      <w:r>
        <w:rPr>
          <w:sz w:val="24"/>
        </w:rPr>
        <w:t>Sample</w:t>
      </w:r>
      <w:r>
        <w:rPr>
          <w:spacing w:val="-5"/>
          <w:sz w:val="24"/>
        </w:rPr>
        <w:t xml:space="preserve"> </w:t>
      </w:r>
      <w:r>
        <w:rPr>
          <w:spacing w:val="-2"/>
          <w:sz w:val="24"/>
        </w:rPr>
        <w:t>recommendation</w:t>
      </w:r>
    </w:p>
    <w:p w14:paraId="039475B0" w14:textId="77777777" w:rsidR="00D61D72" w:rsidRDefault="00860DAE">
      <w:pPr>
        <w:pStyle w:val="ListParagraph"/>
        <w:numPr>
          <w:ilvl w:val="1"/>
          <w:numId w:val="21"/>
        </w:numPr>
        <w:tabs>
          <w:tab w:val="left" w:pos="2628"/>
        </w:tabs>
        <w:spacing w:before="0" w:line="317" w:lineRule="exact"/>
        <w:ind w:left="2627" w:hanging="361"/>
        <w:rPr>
          <w:sz w:val="24"/>
        </w:rPr>
      </w:pPr>
      <w:r>
        <w:rPr>
          <w:sz w:val="24"/>
        </w:rPr>
        <w:t>Overpayment</w:t>
      </w:r>
      <w:r>
        <w:rPr>
          <w:spacing w:val="-7"/>
          <w:sz w:val="24"/>
        </w:rPr>
        <w:t xml:space="preserve"> </w:t>
      </w:r>
      <w:r>
        <w:rPr>
          <w:spacing w:val="-2"/>
          <w:sz w:val="24"/>
        </w:rPr>
        <w:t>estimates</w:t>
      </w:r>
    </w:p>
    <w:p w14:paraId="7173A20C" w14:textId="77777777" w:rsidR="00D61D72" w:rsidRDefault="00860DAE">
      <w:pPr>
        <w:pStyle w:val="ListParagraph"/>
        <w:numPr>
          <w:ilvl w:val="0"/>
          <w:numId w:val="21"/>
        </w:numPr>
        <w:tabs>
          <w:tab w:val="left" w:pos="1657"/>
          <w:tab w:val="left" w:pos="1658"/>
        </w:tabs>
        <w:spacing w:before="0" w:line="276" w:lineRule="exact"/>
        <w:ind w:left="1657" w:hanging="361"/>
        <w:rPr>
          <w:sz w:val="24"/>
        </w:rPr>
      </w:pPr>
      <w:r>
        <w:rPr>
          <w:spacing w:val="-2"/>
          <w:sz w:val="24"/>
        </w:rPr>
        <w:t>Summary</w:t>
      </w:r>
    </w:p>
    <w:p w14:paraId="7C1CA0A4" w14:textId="77777777" w:rsidR="00D61D72" w:rsidRDefault="00860DAE">
      <w:pPr>
        <w:pStyle w:val="ListParagraph"/>
        <w:numPr>
          <w:ilvl w:val="0"/>
          <w:numId w:val="21"/>
        </w:numPr>
        <w:tabs>
          <w:tab w:val="left" w:pos="1657"/>
          <w:tab w:val="left" w:pos="1658"/>
        </w:tabs>
        <w:spacing w:before="23"/>
        <w:ind w:left="1657" w:hanging="361"/>
        <w:rPr>
          <w:sz w:val="24"/>
        </w:rPr>
      </w:pPr>
      <w:r>
        <w:rPr>
          <w:sz w:val="24"/>
        </w:rPr>
        <w:t>Timeline(s)</w:t>
      </w:r>
      <w:r>
        <w:rPr>
          <w:spacing w:val="-9"/>
          <w:sz w:val="24"/>
        </w:rPr>
        <w:t xml:space="preserve"> </w:t>
      </w:r>
      <w:r>
        <w:rPr>
          <w:sz w:val="24"/>
        </w:rPr>
        <w:t>and</w:t>
      </w:r>
      <w:r>
        <w:rPr>
          <w:spacing w:val="-3"/>
          <w:sz w:val="24"/>
        </w:rPr>
        <w:t xml:space="preserve"> </w:t>
      </w:r>
      <w:r>
        <w:rPr>
          <w:spacing w:val="-2"/>
          <w:sz w:val="24"/>
        </w:rPr>
        <w:t>Milestone(s)</w:t>
      </w:r>
    </w:p>
    <w:p w14:paraId="714B9E33" w14:textId="77777777" w:rsidR="00D61D72" w:rsidRDefault="00D61D72">
      <w:pPr>
        <w:pStyle w:val="BodyText"/>
        <w:spacing w:before="6"/>
        <w:rPr>
          <w:sz w:val="27"/>
        </w:rPr>
      </w:pPr>
    </w:p>
    <w:p w14:paraId="7D00F6A5" w14:textId="206BE4DD" w:rsidR="00D61D72" w:rsidRDefault="00860DAE">
      <w:pPr>
        <w:pStyle w:val="Heading2"/>
        <w:spacing w:before="1"/>
      </w:pPr>
      <w:bookmarkStart w:id="264" w:name="Report_Requirement—Task_7:_Claim_re-revi"/>
      <w:bookmarkEnd w:id="264"/>
      <w:r>
        <w:t>Report</w:t>
      </w:r>
      <w:r>
        <w:rPr>
          <w:spacing w:val="-6"/>
        </w:rPr>
        <w:t xml:space="preserve"> </w:t>
      </w:r>
      <w:r>
        <w:t>Requirement—Task</w:t>
      </w:r>
      <w:r>
        <w:rPr>
          <w:spacing w:val="-4"/>
        </w:rPr>
        <w:t xml:space="preserve"> </w:t>
      </w:r>
      <w:r>
        <w:t>7:</w:t>
      </w:r>
      <w:r>
        <w:rPr>
          <w:spacing w:val="-6"/>
        </w:rPr>
        <w:t xml:space="preserve"> </w:t>
      </w:r>
      <w:r>
        <w:t>Claim</w:t>
      </w:r>
      <w:r>
        <w:rPr>
          <w:spacing w:val="-5"/>
        </w:rPr>
        <w:t xml:space="preserve"> </w:t>
      </w:r>
      <w:r w:rsidR="008D09FC">
        <w:t>R</w:t>
      </w:r>
      <w:r>
        <w:t>e-</w:t>
      </w:r>
      <w:r>
        <w:rPr>
          <w:spacing w:val="-2"/>
        </w:rPr>
        <w:t>review</w:t>
      </w:r>
    </w:p>
    <w:p w14:paraId="29031C57" w14:textId="51534724" w:rsidR="00D61D72" w:rsidRDefault="00860DAE">
      <w:pPr>
        <w:pStyle w:val="BodyText"/>
        <w:spacing w:before="177" w:line="247" w:lineRule="auto"/>
        <w:ind w:left="935" w:right="541" w:hanging="12"/>
      </w:pPr>
      <w:r>
        <w:t>The Contractor shall notify CMS in the Monthly Status Report of the number of claim</w:t>
      </w:r>
      <w:r w:rsidR="008D09FC">
        <w:t>s</w:t>
      </w:r>
      <w:r>
        <w:t xml:space="preserve"> re</w:t>
      </w:r>
      <w:r w:rsidR="008D09FC">
        <w:t>-</w:t>
      </w:r>
      <w:r>
        <w:t>reviewed</w:t>
      </w:r>
      <w:r>
        <w:rPr>
          <w:spacing w:val="-6"/>
        </w:rPr>
        <w:t xml:space="preserve"> </w:t>
      </w:r>
      <w:r>
        <w:t>(Task</w:t>
      </w:r>
      <w:r>
        <w:rPr>
          <w:spacing w:val="-6"/>
        </w:rPr>
        <w:t xml:space="preserve"> </w:t>
      </w:r>
      <w:r>
        <w:t>7).</w:t>
      </w:r>
      <w:r>
        <w:rPr>
          <w:spacing w:val="38"/>
        </w:rPr>
        <w:t xml:space="preserve"> </w:t>
      </w:r>
      <w:r>
        <w:t>In</w:t>
      </w:r>
      <w:r>
        <w:rPr>
          <w:spacing w:val="-3"/>
        </w:rPr>
        <w:t xml:space="preserve"> </w:t>
      </w:r>
      <w:r>
        <w:t>addition,</w:t>
      </w:r>
      <w:r>
        <w:rPr>
          <w:spacing w:val="-6"/>
        </w:rPr>
        <w:t xml:space="preserve"> </w:t>
      </w:r>
      <w:r>
        <w:t>this</w:t>
      </w:r>
      <w:r>
        <w:rPr>
          <w:spacing w:val="-8"/>
        </w:rPr>
        <w:t xml:space="preserve"> </w:t>
      </w:r>
      <w:r>
        <w:t>number</w:t>
      </w:r>
      <w:r>
        <w:rPr>
          <w:spacing w:val="-9"/>
        </w:rPr>
        <w:t xml:space="preserve"> </w:t>
      </w:r>
      <w:r>
        <w:t>shall</w:t>
      </w:r>
      <w:r>
        <w:rPr>
          <w:spacing w:val="-5"/>
        </w:rPr>
        <w:t xml:space="preserve"> </w:t>
      </w:r>
      <w:r>
        <w:t>be</w:t>
      </w:r>
      <w:r>
        <w:rPr>
          <w:spacing w:val="-9"/>
        </w:rPr>
        <w:t xml:space="preserve"> </w:t>
      </w:r>
      <w:r>
        <w:t>recorded</w:t>
      </w:r>
      <w:r>
        <w:rPr>
          <w:spacing w:val="-6"/>
        </w:rPr>
        <w:t xml:space="preserve"> </w:t>
      </w:r>
      <w:r>
        <w:t>in</w:t>
      </w:r>
      <w:r>
        <w:rPr>
          <w:spacing w:val="-6"/>
        </w:rPr>
        <w:t xml:space="preserve"> </w:t>
      </w:r>
      <w:r>
        <w:t>the</w:t>
      </w:r>
      <w:r>
        <w:rPr>
          <w:spacing w:val="-7"/>
        </w:rPr>
        <w:t xml:space="preserve"> </w:t>
      </w:r>
      <w:r>
        <w:t>Final</w:t>
      </w:r>
      <w:r>
        <w:rPr>
          <w:spacing w:val="-5"/>
        </w:rPr>
        <w:t xml:space="preserve"> </w:t>
      </w:r>
      <w:r>
        <w:t>Project</w:t>
      </w:r>
      <w:r>
        <w:rPr>
          <w:spacing w:val="-5"/>
        </w:rPr>
        <w:t xml:space="preserve"> </w:t>
      </w:r>
      <w:r>
        <w:t>Report for Task 1, see “Reporting Requirements” for Task 1.</w:t>
      </w:r>
    </w:p>
    <w:p w14:paraId="77630DF1" w14:textId="77777777" w:rsidR="00D61D72" w:rsidRDefault="00D61D72">
      <w:pPr>
        <w:pStyle w:val="BodyText"/>
        <w:spacing w:before="1"/>
        <w:rPr>
          <w:sz w:val="27"/>
        </w:rPr>
      </w:pPr>
    </w:p>
    <w:p w14:paraId="2E1ADCAD" w14:textId="77777777" w:rsidR="00D61D72" w:rsidRDefault="00860DAE">
      <w:pPr>
        <w:pStyle w:val="BodyText"/>
        <w:spacing w:line="247" w:lineRule="auto"/>
        <w:ind w:left="935" w:right="377" w:hanging="12"/>
      </w:pPr>
      <w:r>
        <w:t>The</w:t>
      </w:r>
      <w:r>
        <w:rPr>
          <w:spacing w:val="-9"/>
        </w:rPr>
        <w:t xml:space="preserve"> </w:t>
      </w:r>
      <w:r>
        <w:t>number</w:t>
      </w:r>
      <w:r>
        <w:rPr>
          <w:spacing w:val="-7"/>
        </w:rPr>
        <w:t xml:space="preserve"> </w:t>
      </w:r>
      <w:r>
        <w:t>of</w:t>
      </w:r>
      <w:r>
        <w:rPr>
          <w:spacing w:val="-4"/>
        </w:rPr>
        <w:t xml:space="preserve"> </w:t>
      </w:r>
      <w:r>
        <w:t>claim(s)</w:t>
      </w:r>
      <w:r>
        <w:rPr>
          <w:spacing w:val="-9"/>
        </w:rPr>
        <w:t xml:space="preserve"> </w:t>
      </w:r>
      <w:r>
        <w:t>re-reviewed</w:t>
      </w:r>
      <w:r>
        <w:rPr>
          <w:spacing w:val="-4"/>
        </w:rPr>
        <w:t xml:space="preserve"> </w:t>
      </w:r>
      <w:r>
        <w:t>and/or</w:t>
      </w:r>
      <w:r>
        <w:rPr>
          <w:spacing w:val="-7"/>
        </w:rPr>
        <w:t xml:space="preserve"> </w:t>
      </w:r>
      <w:r>
        <w:t>reported</w:t>
      </w:r>
      <w:r>
        <w:rPr>
          <w:spacing w:val="-6"/>
        </w:rPr>
        <w:t xml:space="preserve"> </w:t>
      </w:r>
      <w:r>
        <w:t>in</w:t>
      </w:r>
      <w:r>
        <w:rPr>
          <w:spacing w:val="-6"/>
        </w:rPr>
        <w:t xml:space="preserve"> </w:t>
      </w:r>
      <w:r>
        <w:t>the</w:t>
      </w:r>
      <w:r>
        <w:rPr>
          <w:spacing w:val="-9"/>
        </w:rPr>
        <w:t xml:space="preserve"> </w:t>
      </w:r>
      <w:r>
        <w:t>Monthly</w:t>
      </w:r>
      <w:r>
        <w:rPr>
          <w:spacing w:val="-10"/>
        </w:rPr>
        <w:t xml:space="preserve"> </w:t>
      </w:r>
      <w:r>
        <w:t>Status</w:t>
      </w:r>
      <w:r>
        <w:rPr>
          <w:spacing w:val="-8"/>
        </w:rPr>
        <w:t xml:space="preserve"> </w:t>
      </w:r>
      <w:r>
        <w:t>Report</w:t>
      </w:r>
      <w:r>
        <w:rPr>
          <w:spacing w:val="-5"/>
        </w:rPr>
        <w:t xml:space="preserve"> </w:t>
      </w:r>
      <w:r>
        <w:t>and</w:t>
      </w:r>
      <w:r>
        <w:rPr>
          <w:spacing w:val="-6"/>
        </w:rPr>
        <w:t xml:space="preserve"> </w:t>
      </w:r>
      <w:r>
        <w:t>in</w:t>
      </w:r>
      <w:r>
        <w:rPr>
          <w:spacing w:val="-6"/>
        </w:rPr>
        <w:t xml:space="preserve"> </w:t>
      </w:r>
      <w:r>
        <w:t>the Final Project Report for Task 1, shall include:</w:t>
      </w:r>
    </w:p>
    <w:p w14:paraId="579091B8" w14:textId="77777777" w:rsidR="00D61D72" w:rsidRDefault="00D61D72">
      <w:pPr>
        <w:pStyle w:val="BodyText"/>
        <w:spacing w:before="3"/>
        <w:rPr>
          <w:sz w:val="27"/>
        </w:rPr>
      </w:pPr>
    </w:p>
    <w:p w14:paraId="60331483" w14:textId="77777777" w:rsidR="00D61D72" w:rsidRDefault="00860DAE">
      <w:pPr>
        <w:pStyle w:val="ListParagraph"/>
        <w:numPr>
          <w:ilvl w:val="0"/>
          <w:numId w:val="19"/>
        </w:numPr>
        <w:tabs>
          <w:tab w:val="left" w:pos="2377"/>
          <w:tab w:val="left" w:pos="2378"/>
        </w:tabs>
        <w:spacing w:before="0" w:line="247" w:lineRule="auto"/>
        <w:ind w:right="799"/>
        <w:rPr>
          <w:sz w:val="24"/>
        </w:rPr>
      </w:pPr>
      <w:r>
        <w:rPr>
          <w:sz w:val="24"/>
        </w:rPr>
        <w:t>When</w:t>
      </w:r>
      <w:r>
        <w:rPr>
          <w:spacing w:val="-9"/>
          <w:sz w:val="24"/>
        </w:rPr>
        <w:t xml:space="preserve"> </w:t>
      </w:r>
      <w:r>
        <w:rPr>
          <w:sz w:val="24"/>
        </w:rPr>
        <w:t>the</w:t>
      </w:r>
      <w:r>
        <w:rPr>
          <w:spacing w:val="-10"/>
          <w:sz w:val="24"/>
        </w:rPr>
        <w:t xml:space="preserve"> </w:t>
      </w:r>
      <w:r>
        <w:rPr>
          <w:sz w:val="24"/>
        </w:rPr>
        <w:t>provider/supplier</w:t>
      </w:r>
      <w:r>
        <w:rPr>
          <w:spacing w:val="-10"/>
          <w:sz w:val="24"/>
        </w:rPr>
        <w:t xml:space="preserve"> </w:t>
      </w:r>
      <w:r>
        <w:rPr>
          <w:sz w:val="24"/>
        </w:rPr>
        <w:t>notifies</w:t>
      </w:r>
      <w:r>
        <w:rPr>
          <w:spacing w:val="-9"/>
          <w:sz w:val="24"/>
        </w:rPr>
        <w:t xml:space="preserve"> </w:t>
      </w:r>
      <w:r>
        <w:rPr>
          <w:sz w:val="24"/>
        </w:rPr>
        <w:t>the</w:t>
      </w:r>
      <w:r>
        <w:rPr>
          <w:spacing w:val="-10"/>
          <w:sz w:val="24"/>
        </w:rPr>
        <w:t xml:space="preserve"> </w:t>
      </w:r>
      <w:r>
        <w:rPr>
          <w:sz w:val="24"/>
        </w:rPr>
        <w:t>Contractor</w:t>
      </w:r>
      <w:r>
        <w:rPr>
          <w:spacing w:val="-8"/>
          <w:sz w:val="24"/>
        </w:rPr>
        <w:t xml:space="preserve"> </w:t>
      </w:r>
      <w:r>
        <w:rPr>
          <w:sz w:val="24"/>
        </w:rPr>
        <w:t>during</w:t>
      </w:r>
      <w:r>
        <w:rPr>
          <w:spacing w:val="-12"/>
          <w:sz w:val="24"/>
        </w:rPr>
        <w:t xml:space="preserve"> </w:t>
      </w:r>
      <w:r>
        <w:rPr>
          <w:sz w:val="24"/>
        </w:rPr>
        <w:t>D&amp;E</w:t>
      </w:r>
      <w:r>
        <w:rPr>
          <w:spacing w:val="-9"/>
          <w:sz w:val="24"/>
        </w:rPr>
        <w:t xml:space="preserve"> </w:t>
      </w:r>
      <w:r>
        <w:rPr>
          <w:sz w:val="24"/>
        </w:rPr>
        <w:t>session</w:t>
      </w:r>
      <w:r>
        <w:rPr>
          <w:spacing w:val="-9"/>
          <w:sz w:val="24"/>
        </w:rPr>
        <w:t xml:space="preserve"> </w:t>
      </w:r>
      <w:r>
        <w:rPr>
          <w:sz w:val="24"/>
        </w:rPr>
        <w:t>of intent to submit documentation to support the claim(s):</w:t>
      </w:r>
    </w:p>
    <w:p w14:paraId="22A6C92C" w14:textId="77777777" w:rsidR="00D61D72" w:rsidRDefault="00860DAE">
      <w:pPr>
        <w:pStyle w:val="ListParagraph"/>
        <w:numPr>
          <w:ilvl w:val="0"/>
          <w:numId w:val="19"/>
        </w:numPr>
        <w:tabs>
          <w:tab w:val="left" w:pos="2377"/>
          <w:tab w:val="left" w:pos="2378"/>
        </w:tabs>
        <w:spacing w:before="14" w:line="247" w:lineRule="auto"/>
        <w:ind w:right="733"/>
        <w:rPr>
          <w:sz w:val="24"/>
        </w:rPr>
      </w:pPr>
      <w:r>
        <w:rPr>
          <w:sz w:val="24"/>
        </w:rPr>
        <w:t>When the provider/supplier notifies the Contractor of intent to submit documentation</w:t>
      </w:r>
      <w:r>
        <w:rPr>
          <w:spacing w:val="-9"/>
          <w:sz w:val="24"/>
        </w:rPr>
        <w:t xml:space="preserve"> </w:t>
      </w:r>
      <w:r>
        <w:rPr>
          <w:sz w:val="24"/>
        </w:rPr>
        <w:t>to</w:t>
      </w:r>
      <w:r>
        <w:rPr>
          <w:spacing w:val="-9"/>
          <w:sz w:val="24"/>
        </w:rPr>
        <w:t xml:space="preserve"> </w:t>
      </w:r>
      <w:r>
        <w:rPr>
          <w:sz w:val="24"/>
        </w:rPr>
        <w:t>support</w:t>
      </w:r>
      <w:r>
        <w:rPr>
          <w:spacing w:val="-6"/>
          <w:sz w:val="24"/>
        </w:rPr>
        <w:t xml:space="preserve"> </w:t>
      </w:r>
      <w:r>
        <w:rPr>
          <w:sz w:val="24"/>
        </w:rPr>
        <w:t>the</w:t>
      </w:r>
      <w:r>
        <w:rPr>
          <w:spacing w:val="-10"/>
          <w:sz w:val="24"/>
        </w:rPr>
        <w:t xml:space="preserve"> </w:t>
      </w:r>
      <w:r>
        <w:rPr>
          <w:sz w:val="24"/>
        </w:rPr>
        <w:t>claim(s)</w:t>
      </w:r>
      <w:r>
        <w:rPr>
          <w:spacing w:val="-10"/>
          <w:sz w:val="24"/>
        </w:rPr>
        <w:t xml:space="preserve"> </w:t>
      </w:r>
      <w:r>
        <w:rPr>
          <w:sz w:val="24"/>
        </w:rPr>
        <w:t>but</w:t>
      </w:r>
      <w:r>
        <w:rPr>
          <w:spacing w:val="-9"/>
          <w:sz w:val="24"/>
        </w:rPr>
        <w:t xml:space="preserve"> </w:t>
      </w:r>
      <w:r>
        <w:rPr>
          <w:sz w:val="24"/>
        </w:rPr>
        <w:t>does</w:t>
      </w:r>
      <w:r>
        <w:rPr>
          <w:spacing w:val="-9"/>
          <w:sz w:val="24"/>
        </w:rPr>
        <w:t xml:space="preserve"> </w:t>
      </w:r>
      <w:r>
        <w:rPr>
          <w:sz w:val="24"/>
        </w:rPr>
        <w:t>not</w:t>
      </w:r>
      <w:r>
        <w:rPr>
          <w:spacing w:val="-4"/>
          <w:sz w:val="24"/>
        </w:rPr>
        <w:t xml:space="preserve"> </w:t>
      </w:r>
      <w:r>
        <w:rPr>
          <w:sz w:val="24"/>
        </w:rPr>
        <w:t>request</w:t>
      </w:r>
      <w:r>
        <w:rPr>
          <w:spacing w:val="-6"/>
          <w:sz w:val="24"/>
        </w:rPr>
        <w:t xml:space="preserve"> </w:t>
      </w:r>
      <w:r>
        <w:rPr>
          <w:sz w:val="24"/>
        </w:rPr>
        <w:t>a</w:t>
      </w:r>
      <w:r>
        <w:rPr>
          <w:spacing w:val="-10"/>
          <w:sz w:val="24"/>
        </w:rPr>
        <w:t xml:space="preserve"> </w:t>
      </w:r>
      <w:r>
        <w:rPr>
          <w:sz w:val="24"/>
        </w:rPr>
        <w:t>D&amp;E</w:t>
      </w:r>
      <w:r>
        <w:rPr>
          <w:spacing w:val="-9"/>
          <w:sz w:val="24"/>
        </w:rPr>
        <w:t xml:space="preserve"> </w:t>
      </w:r>
      <w:r>
        <w:rPr>
          <w:sz w:val="24"/>
        </w:rPr>
        <w:t>session:</w:t>
      </w:r>
    </w:p>
    <w:p w14:paraId="73805FD1" w14:textId="77777777" w:rsidR="00D61D72" w:rsidRDefault="00860DAE">
      <w:pPr>
        <w:pStyle w:val="ListParagraph"/>
        <w:numPr>
          <w:ilvl w:val="0"/>
          <w:numId w:val="19"/>
        </w:numPr>
        <w:tabs>
          <w:tab w:val="left" w:pos="2377"/>
          <w:tab w:val="left" w:pos="2378"/>
        </w:tabs>
        <w:spacing w:before="78"/>
        <w:ind w:hanging="359"/>
        <w:rPr>
          <w:sz w:val="24"/>
        </w:rPr>
      </w:pPr>
      <w:r>
        <w:rPr>
          <w:sz w:val="24"/>
        </w:rPr>
        <w:t>Re-Review</w:t>
      </w:r>
      <w:r>
        <w:rPr>
          <w:spacing w:val="-8"/>
          <w:sz w:val="24"/>
        </w:rPr>
        <w:t xml:space="preserve"> </w:t>
      </w:r>
      <w:r>
        <w:rPr>
          <w:sz w:val="24"/>
        </w:rPr>
        <w:t>Due</w:t>
      </w:r>
      <w:r>
        <w:rPr>
          <w:spacing w:val="-3"/>
          <w:sz w:val="24"/>
        </w:rPr>
        <w:t xml:space="preserve"> </w:t>
      </w:r>
      <w:r>
        <w:rPr>
          <w:sz w:val="24"/>
        </w:rPr>
        <w:t>To</w:t>
      </w:r>
      <w:r>
        <w:rPr>
          <w:spacing w:val="-5"/>
          <w:sz w:val="24"/>
        </w:rPr>
        <w:t xml:space="preserve"> </w:t>
      </w:r>
      <w:r>
        <w:rPr>
          <w:sz w:val="24"/>
        </w:rPr>
        <w:t>No</w:t>
      </w:r>
      <w:r>
        <w:rPr>
          <w:spacing w:val="-3"/>
          <w:sz w:val="24"/>
        </w:rPr>
        <w:t xml:space="preserve"> </w:t>
      </w:r>
      <w:r>
        <w:rPr>
          <w:sz w:val="24"/>
        </w:rPr>
        <w:t>Documentation</w:t>
      </w:r>
      <w:r>
        <w:rPr>
          <w:spacing w:val="-4"/>
          <w:sz w:val="24"/>
        </w:rPr>
        <w:t xml:space="preserve"> </w:t>
      </w:r>
      <w:r>
        <w:rPr>
          <w:spacing w:val="-2"/>
          <w:sz w:val="24"/>
        </w:rPr>
        <w:t>Received:</w:t>
      </w:r>
    </w:p>
    <w:p w14:paraId="1EE8D608" w14:textId="77777777" w:rsidR="00D61D72" w:rsidRDefault="00860DAE">
      <w:pPr>
        <w:pStyle w:val="ListParagraph"/>
        <w:numPr>
          <w:ilvl w:val="0"/>
          <w:numId w:val="19"/>
        </w:numPr>
        <w:tabs>
          <w:tab w:val="left" w:pos="2377"/>
          <w:tab w:val="left" w:pos="2378"/>
        </w:tabs>
        <w:spacing w:before="23" w:line="244" w:lineRule="auto"/>
        <w:ind w:right="855"/>
        <w:rPr>
          <w:sz w:val="24"/>
        </w:rPr>
      </w:pPr>
      <w:r>
        <w:rPr>
          <w:sz w:val="24"/>
        </w:rPr>
        <w:t>When</w:t>
      </w:r>
      <w:r>
        <w:rPr>
          <w:spacing w:val="-9"/>
          <w:sz w:val="24"/>
        </w:rPr>
        <w:t xml:space="preserve"> </w:t>
      </w:r>
      <w:r>
        <w:rPr>
          <w:sz w:val="24"/>
        </w:rPr>
        <w:t>the</w:t>
      </w:r>
      <w:r>
        <w:rPr>
          <w:spacing w:val="-10"/>
          <w:sz w:val="24"/>
        </w:rPr>
        <w:t xml:space="preserve"> </w:t>
      </w:r>
      <w:r>
        <w:rPr>
          <w:sz w:val="24"/>
        </w:rPr>
        <w:t>provider/supplier</w:t>
      </w:r>
      <w:r>
        <w:rPr>
          <w:spacing w:val="-10"/>
          <w:sz w:val="24"/>
        </w:rPr>
        <w:t xml:space="preserve"> </w:t>
      </w:r>
      <w:r>
        <w:rPr>
          <w:sz w:val="24"/>
        </w:rPr>
        <w:t>contacts</w:t>
      </w:r>
      <w:r>
        <w:rPr>
          <w:spacing w:val="-9"/>
          <w:sz w:val="24"/>
        </w:rPr>
        <w:t xml:space="preserve"> </w:t>
      </w:r>
      <w:r>
        <w:rPr>
          <w:sz w:val="24"/>
        </w:rPr>
        <w:t>the</w:t>
      </w:r>
      <w:r>
        <w:rPr>
          <w:spacing w:val="-10"/>
          <w:sz w:val="24"/>
        </w:rPr>
        <w:t xml:space="preserve"> </w:t>
      </w:r>
      <w:r>
        <w:rPr>
          <w:sz w:val="24"/>
        </w:rPr>
        <w:t>MAC</w:t>
      </w:r>
      <w:r>
        <w:rPr>
          <w:spacing w:val="-9"/>
          <w:sz w:val="24"/>
        </w:rPr>
        <w:t xml:space="preserve"> </w:t>
      </w:r>
      <w:r>
        <w:rPr>
          <w:sz w:val="24"/>
        </w:rPr>
        <w:t>after</w:t>
      </w:r>
      <w:r>
        <w:rPr>
          <w:spacing w:val="-10"/>
          <w:sz w:val="24"/>
        </w:rPr>
        <w:t xml:space="preserve"> </w:t>
      </w:r>
      <w:r>
        <w:rPr>
          <w:sz w:val="24"/>
        </w:rPr>
        <w:t>receiving</w:t>
      </w:r>
      <w:r>
        <w:rPr>
          <w:spacing w:val="-12"/>
          <w:sz w:val="24"/>
        </w:rPr>
        <w:t xml:space="preserve"> </w:t>
      </w:r>
      <w:r>
        <w:rPr>
          <w:sz w:val="24"/>
        </w:rPr>
        <w:t>the</w:t>
      </w:r>
      <w:r>
        <w:rPr>
          <w:spacing w:val="-10"/>
          <w:sz w:val="24"/>
        </w:rPr>
        <w:t xml:space="preserve"> </w:t>
      </w:r>
      <w:r>
        <w:rPr>
          <w:sz w:val="24"/>
        </w:rPr>
        <w:t>demand letter from the MAC:</w:t>
      </w:r>
    </w:p>
    <w:p w14:paraId="6567A32E" w14:textId="77777777" w:rsidR="00D61D72" w:rsidRDefault="00860DAE">
      <w:pPr>
        <w:pStyle w:val="ListParagraph"/>
        <w:numPr>
          <w:ilvl w:val="0"/>
          <w:numId w:val="19"/>
        </w:numPr>
        <w:tabs>
          <w:tab w:val="left" w:pos="2377"/>
          <w:tab w:val="left" w:pos="2378"/>
        </w:tabs>
        <w:spacing w:before="17" w:line="247" w:lineRule="auto"/>
        <w:ind w:right="870"/>
        <w:rPr>
          <w:sz w:val="24"/>
        </w:rPr>
      </w:pPr>
      <w:r>
        <w:rPr>
          <w:sz w:val="24"/>
        </w:rPr>
        <w:t xml:space="preserve">When an error is identified </w:t>
      </w:r>
      <w:proofErr w:type="gramStart"/>
      <w:r>
        <w:rPr>
          <w:sz w:val="24"/>
        </w:rPr>
        <w:t>as a result of</w:t>
      </w:r>
      <w:proofErr w:type="gramEnd"/>
      <w:r>
        <w:rPr>
          <w:sz w:val="24"/>
        </w:rPr>
        <w:t xml:space="preserve"> reviewer error or policy misinterpretations</w:t>
      </w:r>
      <w:r>
        <w:rPr>
          <w:spacing w:val="-10"/>
          <w:sz w:val="24"/>
        </w:rPr>
        <w:t xml:space="preserve"> </w:t>
      </w:r>
      <w:r>
        <w:rPr>
          <w:sz w:val="24"/>
        </w:rPr>
        <w:t>identified</w:t>
      </w:r>
      <w:r>
        <w:rPr>
          <w:spacing w:val="-10"/>
          <w:sz w:val="24"/>
        </w:rPr>
        <w:t xml:space="preserve"> </w:t>
      </w:r>
      <w:r>
        <w:rPr>
          <w:sz w:val="24"/>
        </w:rPr>
        <w:t>by</w:t>
      </w:r>
      <w:r>
        <w:rPr>
          <w:spacing w:val="-15"/>
          <w:sz w:val="24"/>
        </w:rPr>
        <w:t xml:space="preserve"> </w:t>
      </w:r>
      <w:r>
        <w:rPr>
          <w:sz w:val="24"/>
        </w:rPr>
        <w:t>the</w:t>
      </w:r>
      <w:r>
        <w:rPr>
          <w:spacing w:val="-14"/>
          <w:sz w:val="24"/>
        </w:rPr>
        <w:t xml:space="preserve"> </w:t>
      </w:r>
      <w:r>
        <w:rPr>
          <w:sz w:val="24"/>
        </w:rPr>
        <w:t>provider/supplier,</w:t>
      </w:r>
      <w:r>
        <w:rPr>
          <w:spacing w:val="-10"/>
          <w:sz w:val="24"/>
        </w:rPr>
        <w:t xml:space="preserve"> </w:t>
      </w:r>
      <w:r>
        <w:rPr>
          <w:sz w:val="24"/>
        </w:rPr>
        <w:t>Contractor</w:t>
      </w:r>
      <w:r>
        <w:rPr>
          <w:spacing w:val="-11"/>
          <w:sz w:val="24"/>
        </w:rPr>
        <w:t xml:space="preserve"> </w:t>
      </w:r>
      <w:r>
        <w:rPr>
          <w:sz w:val="24"/>
        </w:rPr>
        <w:t>or</w:t>
      </w:r>
      <w:r>
        <w:rPr>
          <w:spacing w:val="-11"/>
          <w:sz w:val="24"/>
        </w:rPr>
        <w:t xml:space="preserve"> </w:t>
      </w:r>
      <w:r>
        <w:rPr>
          <w:sz w:val="24"/>
        </w:rPr>
        <w:t>CMS</w:t>
      </w:r>
    </w:p>
    <w:p w14:paraId="53EC1757" w14:textId="77777777" w:rsidR="00D61D72" w:rsidRDefault="00D61D72">
      <w:pPr>
        <w:pStyle w:val="BodyText"/>
        <w:rPr>
          <w:sz w:val="26"/>
        </w:rPr>
      </w:pPr>
    </w:p>
    <w:p w14:paraId="23485992" w14:textId="77777777" w:rsidR="00D61D72" w:rsidRDefault="00860DAE">
      <w:pPr>
        <w:pStyle w:val="Heading2"/>
        <w:spacing w:before="169"/>
      </w:pPr>
      <w:bookmarkStart w:id="265" w:name="Report_Requirement—Task_8:_Public_Websit"/>
      <w:bookmarkEnd w:id="265"/>
      <w:r>
        <w:t>Report</w:t>
      </w:r>
      <w:r>
        <w:rPr>
          <w:spacing w:val="-8"/>
        </w:rPr>
        <w:t xml:space="preserve"> </w:t>
      </w:r>
      <w:r>
        <w:t>Requirement—Task</w:t>
      </w:r>
      <w:r>
        <w:rPr>
          <w:spacing w:val="-3"/>
        </w:rPr>
        <w:t xml:space="preserve"> </w:t>
      </w:r>
      <w:r>
        <w:t>8:</w:t>
      </w:r>
      <w:r>
        <w:rPr>
          <w:spacing w:val="-6"/>
        </w:rPr>
        <w:t xml:space="preserve"> </w:t>
      </w:r>
      <w:r>
        <w:t>Public</w:t>
      </w:r>
      <w:r>
        <w:rPr>
          <w:spacing w:val="-5"/>
        </w:rPr>
        <w:t xml:space="preserve"> </w:t>
      </w:r>
      <w:r>
        <w:rPr>
          <w:spacing w:val="-2"/>
        </w:rPr>
        <w:t>Website</w:t>
      </w:r>
    </w:p>
    <w:p w14:paraId="631C3CAF" w14:textId="56A79B2C" w:rsidR="008D09FC" w:rsidRDefault="00860DAE">
      <w:pPr>
        <w:pStyle w:val="BodyText"/>
        <w:spacing w:before="180" w:line="247" w:lineRule="auto"/>
        <w:ind w:left="935" w:right="377" w:hanging="12"/>
        <w:rPr>
          <w:spacing w:val="-1"/>
        </w:rPr>
      </w:pPr>
      <w:r>
        <w:t xml:space="preserve">The </w:t>
      </w:r>
      <w:r w:rsidR="008D09FC">
        <w:t xml:space="preserve">Contractor’s </w:t>
      </w:r>
      <w:r>
        <w:t xml:space="preserve">public website shall operate, maintain, and display </w:t>
      </w:r>
      <w:r w:rsidR="008D09FC">
        <w:t xml:space="preserve">Task 1 </w:t>
      </w:r>
      <w:r>
        <w:t>projects</w:t>
      </w:r>
      <w:r>
        <w:rPr>
          <w:spacing w:val="-1"/>
        </w:rPr>
        <w:t xml:space="preserve"> </w:t>
      </w:r>
      <w:r w:rsidR="008D09FC">
        <w:rPr>
          <w:spacing w:val="-1"/>
        </w:rPr>
        <w:t xml:space="preserve">that </w:t>
      </w:r>
      <w:r>
        <w:t>are</w:t>
      </w:r>
      <w:r>
        <w:rPr>
          <w:spacing w:val="-2"/>
        </w:rPr>
        <w:t xml:space="preserve"> </w:t>
      </w:r>
      <w:r>
        <w:t>under review and</w:t>
      </w:r>
      <w:r>
        <w:rPr>
          <w:spacing w:val="-1"/>
        </w:rPr>
        <w:t xml:space="preserve"> </w:t>
      </w:r>
      <w:r>
        <w:t>completed</w:t>
      </w:r>
      <w:r>
        <w:rPr>
          <w:spacing w:val="-1"/>
        </w:rPr>
        <w:t xml:space="preserve"> </w:t>
      </w:r>
      <w:r>
        <w:t>for</w:t>
      </w:r>
      <w:r>
        <w:rPr>
          <w:spacing w:val="-2"/>
        </w:rPr>
        <w:t xml:space="preserve"> </w:t>
      </w:r>
      <w:r>
        <w:t>the</w:t>
      </w:r>
      <w:r>
        <w:rPr>
          <w:spacing w:val="-2"/>
        </w:rPr>
        <w:t xml:space="preserve"> </w:t>
      </w:r>
      <w:r>
        <w:t>SMRC</w:t>
      </w:r>
      <w:r>
        <w:rPr>
          <w:spacing w:val="-1"/>
        </w:rPr>
        <w:t xml:space="preserve"> </w:t>
      </w:r>
      <w:r>
        <w:t>task</w:t>
      </w:r>
      <w:r>
        <w:rPr>
          <w:spacing w:val="-1"/>
        </w:rPr>
        <w:t xml:space="preserve"> </w:t>
      </w:r>
      <w:r>
        <w:t>order.</w:t>
      </w:r>
      <w:r>
        <w:rPr>
          <w:spacing w:val="-1"/>
        </w:rPr>
        <w:t xml:space="preserve"> </w:t>
      </w:r>
      <w:r w:rsidR="008D09FC">
        <w:rPr>
          <w:spacing w:val="-1"/>
        </w:rPr>
        <w:t>Task 2 projects (Program Integrity) shall be reported on the public website at CMS’s discretion.</w:t>
      </w:r>
    </w:p>
    <w:p w14:paraId="29A0FE46" w14:textId="66CCBCFE" w:rsidR="00D61D72" w:rsidRDefault="00860DAE">
      <w:pPr>
        <w:pStyle w:val="BodyText"/>
        <w:spacing w:before="180" w:line="247" w:lineRule="auto"/>
        <w:ind w:left="935" w:right="377" w:hanging="12"/>
      </w:pPr>
      <w:r>
        <w:t>For Task</w:t>
      </w:r>
      <w:r>
        <w:rPr>
          <w:spacing w:val="-5"/>
        </w:rPr>
        <w:t xml:space="preserve"> </w:t>
      </w:r>
      <w:r>
        <w:t>1</w:t>
      </w:r>
      <w:r w:rsidR="008D09FC">
        <w:t xml:space="preserve"> and Task</w:t>
      </w:r>
      <w:r>
        <w:rPr>
          <w:spacing w:val="-5"/>
        </w:rPr>
        <w:t xml:space="preserve"> </w:t>
      </w:r>
      <w:r>
        <w:t>2</w:t>
      </w:r>
      <w:r w:rsidR="008D09FC">
        <w:t xml:space="preserve">(as directed by CMS), the Contractor </w:t>
      </w:r>
      <w:proofErr w:type="gramStart"/>
      <w:r w:rsidR="008D09FC">
        <w:t xml:space="preserve">should </w:t>
      </w:r>
      <w:r>
        <w:rPr>
          <w:spacing w:val="-5"/>
        </w:rPr>
        <w:t xml:space="preserve"> </w:t>
      </w:r>
      <w:r>
        <w:t>include</w:t>
      </w:r>
      <w:proofErr w:type="gramEnd"/>
      <w:r>
        <w:rPr>
          <w:spacing w:val="-6"/>
        </w:rPr>
        <w:t xml:space="preserve"> </w:t>
      </w:r>
      <w:r>
        <w:t>a</w:t>
      </w:r>
      <w:r>
        <w:rPr>
          <w:spacing w:val="-6"/>
        </w:rPr>
        <w:t xml:space="preserve"> </w:t>
      </w:r>
      <w:r>
        <w:t>link</w:t>
      </w:r>
      <w:r>
        <w:rPr>
          <w:spacing w:val="-5"/>
        </w:rPr>
        <w:t xml:space="preserve"> </w:t>
      </w:r>
      <w:r>
        <w:t>to</w:t>
      </w:r>
      <w:r>
        <w:rPr>
          <w:spacing w:val="-5"/>
        </w:rPr>
        <w:t xml:space="preserve"> </w:t>
      </w:r>
      <w:r>
        <w:t>the</w:t>
      </w:r>
      <w:r>
        <w:rPr>
          <w:spacing w:val="-6"/>
        </w:rPr>
        <w:t xml:space="preserve"> </w:t>
      </w:r>
      <w:r>
        <w:t>relevant</w:t>
      </w:r>
      <w:r>
        <w:rPr>
          <w:spacing w:val="-3"/>
        </w:rPr>
        <w:t xml:space="preserve"> </w:t>
      </w:r>
      <w:r>
        <w:t>OIG/GAO</w:t>
      </w:r>
      <w:r>
        <w:rPr>
          <w:spacing w:val="-5"/>
        </w:rPr>
        <w:t xml:space="preserve"> </w:t>
      </w:r>
      <w:r w:rsidR="008D09FC">
        <w:rPr>
          <w:spacing w:val="-5"/>
        </w:rPr>
        <w:t xml:space="preserve">report(s) </w:t>
      </w:r>
      <w:r>
        <w:t>or</w:t>
      </w:r>
      <w:r>
        <w:rPr>
          <w:spacing w:val="-6"/>
        </w:rPr>
        <w:t xml:space="preserve"> </w:t>
      </w:r>
      <w:r>
        <w:t>other</w:t>
      </w:r>
      <w:r>
        <w:rPr>
          <w:spacing w:val="-4"/>
        </w:rPr>
        <w:t xml:space="preserve"> </w:t>
      </w:r>
      <w:r>
        <w:t>reports</w:t>
      </w:r>
      <w:r>
        <w:rPr>
          <w:spacing w:val="-5"/>
        </w:rPr>
        <w:t xml:space="preserve"> </w:t>
      </w:r>
      <w:r>
        <w:t>available.</w:t>
      </w:r>
      <w:r>
        <w:rPr>
          <w:spacing w:val="36"/>
        </w:rPr>
        <w:t xml:space="preserve"> </w:t>
      </w:r>
      <w:r>
        <w:t>All web content is subject to prior approval by CMS.</w:t>
      </w:r>
    </w:p>
    <w:p w14:paraId="20477ACE" w14:textId="77777777" w:rsidR="00D61D72" w:rsidRDefault="00D61D72">
      <w:pPr>
        <w:pStyle w:val="BodyText"/>
        <w:rPr>
          <w:sz w:val="27"/>
        </w:rPr>
      </w:pPr>
    </w:p>
    <w:p w14:paraId="713EED3A" w14:textId="77777777" w:rsidR="00D61D72" w:rsidRDefault="00860DAE">
      <w:pPr>
        <w:pStyle w:val="BodyText"/>
        <w:ind w:left="923"/>
      </w:pPr>
      <w:r>
        <w:t>At</w:t>
      </w:r>
      <w:r>
        <w:rPr>
          <w:spacing w:val="-3"/>
        </w:rPr>
        <w:t xml:space="preserve"> </w:t>
      </w:r>
      <w:r>
        <w:t>a</w:t>
      </w:r>
      <w:r>
        <w:rPr>
          <w:spacing w:val="-2"/>
        </w:rPr>
        <w:t xml:space="preserve"> </w:t>
      </w:r>
      <w:r>
        <w:t>minimum,</w:t>
      </w:r>
      <w:r>
        <w:rPr>
          <w:spacing w:val="-4"/>
        </w:rPr>
        <w:t xml:space="preserve"> </w:t>
      </w:r>
      <w:r>
        <w:t>the</w:t>
      </w:r>
      <w:r>
        <w:rPr>
          <w:spacing w:val="-1"/>
        </w:rPr>
        <w:t xml:space="preserve"> </w:t>
      </w:r>
      <w:r>
        <w:t>following</w:t>
      </w:r>
      <w:r>
        <w:rPr>
          <w:spacing w:val="-6"/>
        </w:rPr>
        <w:t xml:space="preserve"> </w:t>
      </w:r>
      <w:r>
        <w:t>shall</w:t>
      </w:r>
      <w:r>
        <w:rPr>
          <w:spacing w:val="-1"/>
        </w:rPr>
        <w:t xml:space="preserve"> </w:t>
      </w:r>
      <w:r>
        <w:t>be</w:t>
      </w:r>
      <w:r>
        <w:rPr>
          <w:spacing w:val="-4"/>
        </w:rPr>
        <w:t xml:space="preserve"> </w:t>
      </w:r>
      <w:r>
        <w:t>included</w:t>
      </w:r>
      <w:r>
        <w:rPr>
          <w:spacing w:val="-1"/>
        </w:rPr>
        <w:t xml:space="preserve"> </w:t>
      </w:r>
      <w:r>
        <w:t>on</w:t>
      </w:r>
      <w:r>
        <w:rPr>
          <w:spacing w:val="-1"/>
        </w:rPr>
        <w:t xml:space="preserve"> </w:t>
      </w:r>
      <w:r>
        <w:t>the</w:t>
      </w:r>
      <w:r>
        <w:rPr>
          <w:spacing w:val="-1"/>
        </w:rPr>
        <w:t xml:space="preserve"> </w:t>
      </w:r>
      <w:r>
        <w:rPr>
          <w:spacing w:val="-2"/>
        </w:rPr>
        <w:t>website:</w:t>
      </w:r>
    </w:p>
    <w:p w14:paraId="161FB359" w14:textId="77777777" w:rsidR="00D61D72" w:rsidRDefault="00860DAE">
      <w:pPr>
        <w:pStyle w:val="ListParagraph"/>
        <w:numPr>
          <w:ilvl w:val="0"/>
          <w:numId w:val="21"/>
        </w:numPr>
        <w:tabs>
          <w:tab w:val="left" w:pos="1657"/>
          <w:tab w:val="left" w:pos="1658"/>
        </w:tabs>
        <w:spacing w:before="23"/>
        <w:ind w:left="1657" w:hanging="361"/>
        <w:rPr>
          <w:sz w:val="24"/>
        </w:rPr>
      </w:pPr>
      <w:r>
        <w:rPr>
          <w:sz w:val="24"/>
        </w:rPr>
        <w:t>General</w:t>
      </w:r>
      <w:r>
        <w:rPr>
          <w:spacing w:val="-5"/>
          <w:sz w:val="24"/>
        </w:rPr>
        <w:t xml:space="preserve"> </w:t>
      </w:r>
      <w:r>
        <w:rPr>
          <w:sz w:val="24"/>
        </w:rPr>
        <w:t>Project</w:t>
      </w:r>
      <w:r>
        <w:rPr>
          <w:spacing w:val="-5"/>
          <w:sz w:val="24"/>
        </w:rPr>
        <w:t xml:space="preserve"> </w:t>
      </w:r>
      <w:r>
        <w:rPr>
          <w:spacing w:val="-2"/>
          <w:sz w:val="24"/>
        </w:rPr>
        <w:t>Description</w:t>
      </w:r>
    </w:p>
    <w:p w14:paraId="593018C0" w14:textId="77777777" w:rsidR="00D61D72" w:rsidRDefault="00860DAE">
      <w:pPr>
        <w:pStyle w:val="ListParagraph"/>
        <w:numPr>
          <w:ilvl w:val="0"/>
          <w:numId w:val="21"/>
        </w:numPr>
        <w:tabs>
          <w:tab w:val="left" w:pos="1657"/>
          <w:tab w:val="left" w:pos="1658"/>
        </w:tabs>
        <w:spacing w:before="23"/>
        <w:ind w:left="1657" w:hanging="361"/>
        <w:rPr>
          <w:sz w:val="24"/>
        </w:rPr>
      </w:pPr>
      <w:r>
        <w:rPr>
          <w:sz w:val="24"/>
        </w:rPr>
        <w:t>Example</w:t>
      </w:r>
      <w:r>
        <w:rPr>
          <w:spacing w:val="-5"/>
          <w:sz w:val="24"/>
        </w:rPr>
        <w:t xml:space="preserve"> </w:t>
      </w:r>
      <w:r>
        <w:rPr>
          <w:sz w:val="24"/>
        </w:rPr>
        <w:t>of</w:t>
      </w:r>
      <w:r>
        <w:rPr>
          <w:spacing w:val="-2"/>
          <w:sz w:val="24"/>
        </w:rPr>
        <w:t xml:space="preserve"> </w:t>
      </w:r>
      <w:r>
        <w:rPr>
          <w:sz w:val="24"/>
        </w:rPr>
        <w:t>the</w:t>
      </w:r>
      <w:r>
        <w:rPr>
          <w:spacing w:val="-5"/>
          <w:sz w:val="24"/>
        </w:rPr>
        <w:t xml:space="preserve"> </w:t>
      </w:r>
      <w:r>
        <w:rPr>
          <w:sz w:val="24"/>
        </w:rPr>
        <w:t>ADR</w:t>
      </w:r>
      <w:r>
        <w:rPr>
          <w:spacing w:val="-1"/>
          <w:sz w:val="24"/>
        </w:rPr>
        <w:t xml:space="preserve"> </w:t>
      </w:r>
      <w:r>
        <w:rPr>
          <w:spacing w:val="-2"/>
          <w:sz w:val="24"/>
        </w:rPr>
        <w:t>letter</w:t>
      </w:r>
    </w:p>
    <w:p w14:paraId="2532592A" w14:textId="77777777" w:rsidR="00D61D72" w:rsidRDefault="00860DAE">
      <w:pPr>
        <w:pStyle w:val="ListParagraph"/>
        <w:numPr>
          <w:ilvl w:val="0"/>
          <w:numId w:val="21"/>
        </w:numPr>
        <w:tabs>
          <w:tab w:val="left" w:pos="1657"/>
          <w:tab w:val="left" w:pos="1658"/>
        </w:tabs>
        <w:spacing w:before="21"/>
        <w:ind w:left="1657" w:hanging="361"/>
        <w:rPr>
          <w:sz w:val="24"/>
        </w:rPr>
      </w:pPr>
      <w:r>
        <w:rPr>
          <w:sz w:val="24"/>
        </w:rPr>
        <w:t>Hot</w:t>
      </w:r>
      <w:r>
        <w:rPr>
          <w:spacing w:val="-2"/>
          <w:sz w:val="24"/>
        </w:rPr>
        <w:t xml:space="preserve"> Topics</w:t>
      </w:r>
    </w:p>
    <w:p w14:paraId="17936AD0" w14:textId="77777777" w:rsidR="00D61D72" w:rsidRDefault="00860DAE">
      <w:pPr>
        <w:pStyle w:val="ListParagraph"/>
        <w:numPr>
          <w:ilvl w:val="0"/>
          <w:numId w:val="21"/>
        </w:numPr>
        <w:tabs>
          <w:tab w:val="left" w:pos="1657"/>
          <w:tab w:val="left" w:pos="1658"/>
        </w:tabs>
        <w:spacing w:before="20"/>
        <w:ind w:left="1657" w:hanging="361"/>
        <w:rPr>
          <w:sz w:val="24"/>
        </w:rPr>
      </w:pPr>
      <w:r>
        <w:rPr>
          <w:sz w:val="24"/>
        </w:rPr>
        <w:t>Discussion</w:t>
      </w:r>
      <w:r>
        <w:rPr>
          <w:spacing w:val="-5"/>
          <w:sz w:val="24"/>
        </w:rPr>
        <w:t xml:space="preserve"> </w:t>
      </w:r>
      <w:r>
        <w:rPr>
          <w:sz w:val="24"/>
        </w:rPr>
        <w:t>&amp;</w:t>
      </w:r>
      <w:r>
        <w:rPr>
          <w:spacing w:val="-4"/>
          <w:sz w:val="24"/>
        </w:rPr>
        <w:t xml:space="preserve"> </w:t>
      </w:r>
      <w:r>
        <w:rPr>
          <w:sz w:val="24"/>
        </w:rPr>
        <w:t>Education</w:t>
      </w:r>
      <w:r>
        <w:rPr>
          <w:spacing w:val="-1"/>
          <w:sz w:val="24"/>
        </w:rPr>
        <w:t xml:space="preserve"> </w:t>
      </w:r>
      <w:r>
        <w:rPr>
          <w:spacing w:val="-2"/>
          <w:sz w:val="24"/>
        </w:rPr>
        <w:t>Period</w:t>
      </w:r>
    </w:p>
    <w:p w14:paraId="0D757D24" w14:textId="77777777" w:rsidR="00D61D72" w:rsidRDefault="00D61D72">
      <w:pPr>
        <w:pStyle w:val="BodyText"/>
        <w:spacing w:before="6"/>
        <w:rPr>
          <w:sz w:val="27"/>
        </w:rPr>
      </w:pPr>
    </w:p>
    <w:p w14:paraId="6F4E7DCE" w14:textId="77777777" w:rsidR="00D61D72" w:rsidRDefault="00860DAE">
      <w:pPr>
        <w:pStyle w:val="Heading2"/>
        <w:ind w:left="577"/>
      </w:pPr>
      <w:bookmarkStart w:id="266" w:name="Report_Requirement—Task_9:_Record_Manage"/>
      <w:bookmarkEnd w:id="266"/>
      <w:r>
        <w:t>Report</w:t>
      </w:r>
      <w:r>
        <w:rPr>
          <w:spacing w:val="-10"/>
        </w:rPr>
        <w:t xml:space="preserve"> </w:t>
      </w:r>
      <w:r>
        <w:t>Requirement—Task</w:t>
      </w:r>
      <w:r>
        <w:rPr>
          <w:spacing w:val="-3"/>
        </w:rPr>
        <w:t xml:space="preserve"> </w:t>
      </w:r>
      <w:r>
        <w:t>9:</w:t>
      </w:r>
      <w:r>
        <w:rPr>
          <w:spacing w:val="-5"/>
        </w:rPr>
        <w:t xml:space="preserve"> </w:t>
      </w:r>
      <w:r>
        <w:t>Record</w:t>
      </w:r>
      <w:r>
        <w:rPr>
          <w:spacing w:val="-2"/>
        </w:rPr>
        <w:t xml:space="preserve"> </w:t>
      </w:r>
      <w:r>
        <w:t>Management</w:t>
      </w:r>
      <w:r>
        <w:rPr>
          <w:spacing w:val="-5"/>
        </w:rPr>
        <w:t xml:space="preserve"> </w:t>
      </w:r>
      <w:r>
        <w:t>and</w:t>
      </w:r>
      <w:r>
        <w:rPr>
          <w:spacing w:val="-3"/>
        </w:rPr>
        <w:t xml:space="preserve"> </w:t>
      </w:r>
      <w:r>
        <w:t>Work</w:t>
      </w:r>
      <w:r>
        <w:rPr>
          <w:spacing w:val="-3"/>
        </w:rPr>
        <w:t xml:space="preserve"> </w:t>
      </w:r>
      <w:r>
        <w:rPr>
          <w:spacing w:val="-2"/>
        </w:rPr>
        <w:t>Tracking</w:t>
      </w:r>
    </w:p>
    <w:p w14:paraId="313D3CBA" w14:textId="77777777" w:rsidR="00D61D72" w:rsidRDefault="00D61D72">
      <w:pPr>
        <w:pStyle w:val="BodyText"/>
        <w:rPr>
          <w:b/>
          <w:sz w:val="28"/>
        </w:rPr>
      </w:pPr>
    </w:p>
    <w:p w14:paraId="154F6CD6" w14:textId="77777777" w:rsidR="00D61D72" w:rsidRDefault="00860DAE">
      <w:pPr>
        <w:pStyle w:val="BodyText"/>
        <w:spacing w:line="247" w:lineRule="auto"/>
        <w:ind w:left="587" w:right="377" w:hanging="10"/>
      </w:pPr>
      <w:r>
        <w:t>The</w:t>
      </w:r>
      <w:r>
        <w:rPr>
          <w:spacing w:val="-9"/>
        </w:rPr>
        <w:t xml:space="preserve"> </w:t>
      </w:r>
      <w:r>
        <w:t>Contractor</w:t>
      </w:r>
      <w:r>
        <w:rPr>
          <w:spacing w:val="-8"/>
        </w:rPr>
        <w:t xml:space="preserve"> </w:t>
      </w:r>
      <w:r>
        <w:t>shall</w:t>
      </w:r>
      <w:r>
        <w:rPr>
          <w:spacing w:val="-6"/>
        </w:rPr>
        <w:t xml:space="preserve"> </w:t>
      </w:r>
      <w:r>
        <w:t>develop</w:t>
      </w:r>
      <w:r>
        <w:rPr>
          <w:spacing w:val="-7"/>
        </w:rPr>
        <w:t xml:space="preserve"> </w:t>
      </w:r>
      <w:r>
        <w:t>a</w:t>
      </w:r>
      <w:r>
        <w:rPr>
          <w:spacing w:val="-9"/>
        </w:rPr>
        <w:t xml:space="preserve"> </w:t>
      </w:r>
      <w:r>
        <w:t>“Record</w:t>
      </w:r>
      <w:r>
        <w:rPr>
          <w:spacing w:val="-7"/>
        </w:rPr>
        <w:t xml:space="preserve"> </w:t>
      </w:r>
      <w:r>
        <w:t>Management</w:t>
      </w:r>
      <w:r>
        <w:rPr>
          <w:spacing w:val="-6"/>
        </w:rPr>
        <w:t xml:space="preserve"> </w:t>
      </w:r>
      <w:r>
        <w:t>and</w:t>
      </w:r>
      <w:r>
        <w:rPr>
          <w:spacing w:val="-7"/>
        </w:rPr>
        <w:t xml:space="preserve"> </w:t>
      </w:r>
      <w:r>
        <w:t>Work</w:t>
      </w:r>
      <w:r>
        <w:rPr>
          <w:spacing w:val="-7"/>
        </w:rPr>
        <w:t xml:space="preserve"> </w:t>
      </w:r>
      <w:r>
        <w:t>Tracking”</w:t>
      </w:r>
      <w:r>
        <w:rPr>
          <w:spacing w:val="-8"/>
        </w:rPr>
        <w:t xml:space="preserve"> </w:t>
      </w:r>
      <w:r>
        <w:t>Dashboard</w:t>
      </w:r>
      <w:r>
        <w:rPr>
          <w:spacing w:val="-7"/>
        </w:rPr>
        <w:t xml:space="preserve"> </w:t>
      </w:r>
      <w:r>
        <w:t>that</w:t>
      </w:r>
      <w:r>
        <w:rPr>
          <w:spacing w:val="-6"/>
        </w:rPr>
        <w:t xml:space="preserve"> </w:t>
      </w:r>
      <w:r>
        <w:t>will include, but not limited to, the following:</w:t>
      </w:r>
    </w:p>
    <w:p w14:paraId="12E2252E" w14:textId="77777777" w:rsidR="00D61D72" w:rsidRDefault="00860DAE">
      <w:pPr>
        <w:pStyle w:val="ListParagraph"/>
        <w:numPr>
          <w:ilvl w:val="0"/>
          <w:numId w:val="18"/>
        </w:numPr>
        <w:tabs>
          <w:tab w:val="left" w:pos="2377"/>
          <w:tab w:val="left" w:pos="2378"/>
        </w:tabs>
        <w:spacing w:before="60" w:line="247" w:lineRule="auto"/>
        <w:ind w:left="2379" w:right="548" w:hanging="360"/>
        <w:rPr>
          <w:sz w:val="24"/>
        </w:rPr>
      </w:pPr>
      <w:r>
        <w:rPr>
          <w:sz w:val="24"/>
        </w:rPr>
        <w:t>A</w:t>
      </w:r>
      <w:r>
        <w:rPr>
          <w:spacing w:val="-8"/>
          <w:sz w:val="24"/>
        </w:rPr>
        <w:t xml:space="preserve"> </w:t>
      </w:r>
      <w:r>
        <w:rPr>
          <w:sz w:val="24"/>
        </w:rPr>
        <w:t>monthly</w:t>
      </w:r>
      <w:r>
        <w:rPr>
          <w:spacing w:val="-10"/>
          <w:sz w:val="24"/>
        </w:rPr>
        <w:t xml:space="preserve"> </w:t>
      </w:r>
      <w:r>
        <w:rPr>
          <w:sz w:val="24"/>
        </w:rPr>
        <w:t>“</w:t>
      </w:r>
      <w:proofErr w:type="gramStart"/>
      <w:r>
        <w:rPr>
          <w:sz w:val="24"/>
        </w:rPr>
        <w:t>work</w:t>
      </w:r>
      <w:r>
        <w:rPr>
          <w:spacing w:val="-6"/>
          <w:sz w:val="24"/>
        </w:rPr>
        <w:t xml:space="preserve"> </w:t>
      </w:r>
      <w:r>
        <w:rPr>
          <w:sz w:val="24"/>
        </w:rPr>
        <w:t>days</w:t>
      </w:r>
      <w:proofErr w:type="gramEnd"/>
      <w:r>
        <w:rPr>
          <w:spacing w:val="-6"/>
          <w:sz w:val="24"/>
        </w:rPr>
        <w:t xml:space="preserve"> </w:t>
      </w:r>
      <w:r>
        <w:rPr>
          <w:sz w:val="24"/>
        </w:rPr>
        <w:t>on</w:t>
      </w:r>
      <w:r>
        <w:rPr>
          <w:spacing w:val="-6"/>
          <w:sz w:val="24"/>
        </w:rPr>
        <w:t xml:space="preserve"> </w:t>
      </w:r>
      <w:r>
        <w:rPr>
          <w:sz w:val="24"/>
        </w:rPr>
        <w:t>hand”</w:t>
      </w:r>
      <w:r>
        <w:rPr>
          <w:spacing w:val="-8"/>
          <w:sz w:val="24"/>
        </w:rPr>
        <w:t xml:space="preserve"> </w:t>
      </w:r>
      <w:r>
        <w:rPr>
          <w:sz w:val="24"/>
        </w:rPr>
        <w:t>based</w:t>
      </w:r>
      <w:r>
        <w:rPr>
          <w:spacing w:val="-4"/>
          <w:sz w:val="24"/>
        </w:rPr>
        <w:t xml:space="preserve"> </w:t>
      </w:r>
      <w:r>
        <w:rPr>
          <w:sz w:val="24"/>
        </w:rPr>
        <w:t>by</w:t>
      </w:r>
      <w:r>
        <w:rPr>
          <w:spacing w:val="-10"/>
          <w:sz w:val="24"/>
        </w:rPr>
        <w:t xml:space="preserve"> </w:t>
      </w:r>
      <w:r>
        <w:rPr>
          <w:sz w:val="24"/>
        </w:rPr>
        <w:t>project</w:t>
      </w:r>
      <w:r>
        <w:rPr>
          <w:spacing w:val="-1"/>
          <w:sz w:val="24"/>
        </w:rPr>
        <w:t xml:space="preserve"> </w:t>
      </w:r>
      <w:r>
        <w:rPr>
          <w:sz w:val="24"/>
        </w:rPr>
        <w:t>title</w:t>
      </w:r>
      <w:r>
        <w:rPr>
          <w:spacing w:val="-8"/>
          <w:sz w:val="24"/>
        </w:rPr>
        <w:t xml:space="preserve"> </w:t>
      </w:r>
      <w:r>
        <w:rPr>
          <w:sz w:val="24"/>
        </w:rPr>
        <w:t>and</w:t>
      </w:r>
      <w:r>
        <w:rPr>
          <w:spacing w:val="-6"/>
          <w:sz w:val="24"/>
        </w:rPr>
        <w:t xml:space="preserve"> </w:t>
      </w:r>
      <w:r>
        <w:rPr>
          <w:sz w:val="24"/>
        </w:rPr>
        <w:t>a</w:t>
      </w:r>
      <w:r>
        <w:rPr>
          <w:spacing w:val="-8"/>
          <w:sz w:val="24"/>
        </w:rPr>
        <w:t xml:space="preserve"> </w:t>
      </w:r>
      <w:r>
        <w:rPr>
          <w:sz w:val="24"/>
        </w:rPr>
        <w:t>cumulative</w:t>
      </w:r>
      <w:r>
        <w:rPr>
          <w:spacing w:val="-8"/>
          <w:sz w:val="24"/>
        </w:rPr>
        <w:t xml:space="preserve"> </w:t>
      </w:r>
      <w:r>
        <w:rPr>
          <w:sz w:val="24"/>
        </w:rPr>
        <w:t>total for all projects in process</w:t>
      </w:r>
    </w:p>
    <w:p w14:paraId="08B91C26" w14:textId="77777777" w:rsidR="00D61D72" w:rsidRDefault="00860DAE">
      <w:pPr>
        <w:pStyle w:val="ListParagraph"/>
        <w:numPr>
          <w:ilvl w:val="1"/>
          <w:numId w:val="18"/>
        </w:numPr>
        <w:tabs>
          <w:tab w:val="left" w:pos="3059"/>
          <w:tab w:val="left" w:pos="3060"/>
        </w:tabs>
        <w:spacing w:before="12" w:line="252" w:lineRule="auto"/>
        <w:ind w:right="523"/>
        <w:rPr>
          <w:sz w:val="24"/>
        </w:rPr>
      </w:pPr>
      <w:r>
        <w:rPr>
          <w:sz w:val="24"/>
        </w:rPr>
        <w:t>The</w:t>
      </w:r>
      <w:r>
        <w:rPr>
          <w:spacing w:val="-9"/>
          <w:sz w:val="24"/>
        </w:rPr>
        <w:t xml:space="preserve"> </w:t>
      </w:r>
      <w:r>
        <w:rPr>
          <w:sz w:val="24"/>
        </w:rPr>
        <w:t>Contractor</w:t>
      </w:r>
      <w:r>
        <w:rPr>
          <w:spacing w:val="-7"/>
          <w:sz w:val="24"/>
        </w:rPr>
        <w:t xml:space="preserve"> </w:t>
      </w:r>
      <w:r>
        <w:rPr>
          <w:sz w:val="24"/>
        </w:rPr>
        <w:t>shall</w:t>
      </w:r>
      <w:r>
        <w:rPr>
          <w:spacing w:val="-5"/>
          <w:sz w:val="24"/>
        </w:rPr>
        <w:t xml:space="preserve"> </w:t>
      </w:r>
      <w:r>
        <w:rPr>
          <w:sz w:val="24"/>
        </w:rPr>
        <w:t>show</w:t>
      </w:r>
      <w:r>
        <w:rPr>
          <w:spacing w:val="-9"/>
          <w:sz w:val="24"/>
        </w:rPr>
        <w:t xml:space="preserve"> </w:t>
      </w:r>
      <w:r>
        <w:rPr>
          <w:sz w:val="24"/>
        </w:rPr>
        <w:t>the</w:t>
      </w:r>
      <w:r>
        <w:rPr>
          <w:spacing w:val="-9"/>
          <w:sz w:val="24"/>
        </w:rPr>
        <w:t xml:space="preserve"> </w:t>
      </w:r>
      <w:r>
        <w:rPr>
          <w:sz w:val="24"/>
        </w:rPr>
        <w:t>number</w:t>
      </w:r>
      <w:r>
        <w:rPr>
          <w:spacing w:val="-9"/>
          <w:sz w:val="24"/>
        </w:rPr>
        <w:t xml:space="preserve"> </w:t>
      </w:r>
      <w:r>
        <w:rPr>
          <w:sz w:val="24"/>
        </w:rPr>
        <w:t>of</w:t>
      </w:r>
      <w:r>
        <w:rPr>
          <w:spacing w:val="-7"/>
          <w:sz w:val="24"/>
        </w:rPr>
        <w:t xml:space="preserve"> </w:t>
      </w:r>
      <w:r>
        <w:rPr>
          <w:sz w:val="24"/>
        </w:rPr>
        <w:t>days</w:t>
      </w:r>
      <w:r>
        <w:rPr>
          <w:spacing w:val="-6"/>
          <w:sz w:val="24"/>
        </w:rPr>
        <w:t xml:space="preserve"> </w:t>
      </w:r>
      <w:r>
        <w:rPr>
          <w:sz w:val="24"/>
        </w:rPr>
        <w:t>it</w:t>
      </w:r>
      <w:r>
        <w:rPr>
          <w:spacing w:val="-5"/>
          <w:sz w:val="24"/>
        </w:rPr>
        <w:t xml:space="preserve"> </w:t>
      </w:r>
      <w:r>
        <w:rPr>
          <w:sz w:val="24"/>
        </w:rPr>
        <w:t>will</w:t>
      </w:r>
      <w:r>
        <w:rPr>
          <w:spacing w:val="-5"/>
          <w:sz w:val="24"/>
        </w:rPr>
        <w:t xml:space="preserve"> </w:t>
      </w:r>
      <w:r>
        <w:rPr>
          <w:sz w:val="24"/>
        </w:rPr>
        <w:t>take</w:t>
      </w:r>
      <w:r>
        <w:rPr>
          <w:spacing w:val="-9"/>
          <w:sz w:val="24"/>
        </w:rPr>
        <w:t xml:space="preserve"> </w:t>
      </w:r>
      <w:r>
        <w:rPr>
          <w:sz w:val="24"/>
        </w:rPr>
        <w:t>to</w:t>
      </w:r>
      <w:r>
        <w:rPr>
          <w:spacing w:val="-6"/>
          <w:sz w:val="24"/>
        </w:rPr>
        <w:t xml:space="preserve"> </w:t>
      </w:r>
      <w:r>
        <w:rPr>
          <w:sz w:val="24"/>
        </w:rPr>
        <w:t>complete the workload by the proposed completion date of each project and cumulative total for all projects in process</w:t>
      </w:r>
    </w:p>
    <w:p w14:paraId="40798764" w14:textId="77777777" w:rsidR="00D61D72" w:rsidRDefault="00860DAE">
      <w:pPr>
        <w:pStyle w:val="ListParagraph"/>
        <w:numPr>
          <w:ilvl w:val="1"/>
          <w:numId w:val="18"/>
        </w:numPr>
        <w:tabs>
          <w:tab w:val="left" w:pos="3060"/>
        </w:tabs>
        <w:spacing w:before="9"/>
        <w:ind w:hanging="378"/>
        <w:rPr>
          <w:sz w:val="24"/>
        </w:rPr>
      </w:pPr>
      <w:r>
        <w:rPr>
          <w:sz w:val="24"/>
        </w:rPr>
        <w:t>The</w:t>
      </w:r>
      <w:r>
        <w:rPr>
          <w:spacing w:val="-8"/>
          <w:sz w:val="24"/>
        </w:rPr>
        <w:t xml:space="preserve"> </w:t>
      </w:r>
      <w:r>
        <w:rPr>
          <w:sz w:val="24"/>
        </w:rPr>
        <w:t>calculation</w:t>
      </w:r>
      <w:r>
        <w:rPr>
          <w:spacing w:val="-2"/>
          <w:sz w:val="24"/>
        </w:rPr>
        <w:t xml:space="preserve"> </w:t>
      </w:r>
      <w:r>
        <w:rPr>
          <w:sz w:val="24"/>
        </w:rPr>
        <w:t>method</w:t>
      </w:r>
      <w:r>
        <w:rPr>
          <w:spacing w:val="-4"/>
          <w:sz w:val="24"/>
        </w:rPr>
        <w:t xml:space="preserve"> </w:t>
      </w:r>
      <w:r>
        <w:rPr>
          <w:sz w:val="24"/>
        </w:rPr>
        <w:t>will</w:t>
      </w:r>
      <w:r>
        <w:rPr>
          <w:spacing w:val="-1"/>
          <w:sz w:val="24"/>
        </w:rPr>
        <w:t xml:space="preserve"> </w:t>
      </w:r>
      <w:r>
        <w:rPr>
          <w:sz w:val="24"/>
        </w:rPr>
        <w:t>be</w:t>
      </w:r>
      <w:r>
        <w:rPr>
          <w:spacing w:val="-6"/>
          <w:sz w:val="24"/>
        </w:rPr>
        <w:t xml:space="preserve"> </w:t>
      </w:r>
      <w:r>
        <w:rPr>
          <w:sz w:val="24"/>
        </w:rPr>
        <w:t>agreed</w:t>
      </w:r>
      <w:r>
        <w:rPr>
          <w:spacing w:val="-2"/>
          <w:sz w:val="24"/>
        </w:rPr>
        <w:t xml:space="preserve"> </w:t>
      </w:r>
      <w:r>
        <w:rPr>
          <w:sz w:val="24"/>
        </w:rPr>
        <w:t>upon</w:t>
      </w:r>
      <w:r>
        <w:rPr>
          <w:spacing w:val="-1"/>
          <w:sz w:val="24"/>
        </w:rPr>
        <w:t xml:space="preserve"> </w:t>
      </w:r>
      <w:r>
        <w:rPr>
          <w:sz w:val="24"/>
        </w:rPr>
        <w:t>with</w:t>
      </w:r>
      <w:r>
        <w:rPr>
          <w:spacing w:val="-1"/>
          <w:sz w:val="24"/>
        </w:rPr>
        <w:t xml:space="preserve"> </w:t>
      </w:r>
      <w:r>
        <w:rPr>
          <w:spacing w:val="-5"/>
          <w:sz w:val="24"/>
        </w:rPr>
        <w:t>CMS</w:t>
      </w:r>
    </w:p>
    <w:p w14:paraId="114BD9E7" w14:textId="77777777" w:rsidR="00D61D72" w:rsidRDefault="00860DAE">
      <w:pPr>
        <w:pStyle w:val="ListParagraph"/>
        <w:numPr>
          <w:ilvl w:val="0"/>
          <w:numId w:val="18"/>
        </w:numPr>
        <w:tabs>
          <w:tab w:val="left" w:pos="2380"/>
        </w:tabs>
        <w:spacing w:before="24" w:line="247" w:lineRule="auto"/>
        <w:ind w:right="1303" w:hanging="360"/>
        <w:rPr>
          <w:sz w:val="24"/>
        </w:rPr>
      </w:pPr>
      <w:r>
        <w:rPr>
          <w:sz w:val="24"/>
        </w:rPr>
        <w:t>Number</w:t>
      </w:r>
      <w:r>
        <w:rPr>
          <w:spacing w:val="-9"/>
          <w:sz w:val="24"/>
        </w:rPr>
        <w:t xml:space="preserve"> </w:t>
      </w:r>
      <w:r>
        <w:rPr>
          <w:sz w:val="24"/>
        </w:rPr>
        <w:t>of</w:t>
      </w:r>
      <w:r>
        <w:rPr>
          <w:spacing w:val="-7"/>
          <w:sz w:val="24"/>
        </w:rPr>
        <w:t xml:space="preserve"> </w:t>
      </w:r>
      <w:r>
        <w:rPr>
          <w:sz w:val="24"/>
        </w:rPr>
        <w:t>claims</w:t>
      </w:r>
      <w:r>
        <w:rPr>
          <w:spacing w:val="-6"/>
          <w:sz w:val="24"/>
        </w:rPr>
        <w:t xml:space="preserve"> </w:t>
      </w:r>
      <w:r>
        <w:rPr>
          <w:sz w:val="24"/>
        </w:rPr>
        <w:t>selected</w:t>
      </w:r>
      <w:r>
        <w:rPr>
          <w:spacing w:val="-6"/>
          <w:sz w:val="24"/>
        </w:rPr>
        <w:t xml:space="preserve"> </w:t>
      </w:r>
      <w:r>
        <w:rPr>
          <w:sz w:val="24"/>
        </w:rPr>
        <w:t>for</w:t>
      </w:r>
      <w:r>
        <w:rPr>
          <w:spacing w:val="-9"/>
          <w:sz w:val="24"/>
        </w:rPr>
        <w:t xml:space="preserve"> </w:t>
      </w:r>
      <w:r>
        <w:rPr>
          <w:sz w:val="24"/>
        </w:rPr>
        <w:t>review</w:t>
      </w:r>
      <w:r>
        <w:rPr>
          <w:spacing w:val="-9"/>
          <w:sz w:val="24"/>
        </w:rPr>
        <w:t xml:space="preserve"> </w:t>
      </w:r>
      <w:r>
        <w:rPr>
          <w:sz w:val="24"/>
        </w:rPr>
        <w:t>by</w:t>
      </w:r>
      <w:r>
        <w:rPr>
          <w:spacing w:val="-11"/>
          <w:sz w:val="24"/>
        </w:rPr>
        <w:t xml:space="preserve"> </w:t>
      </w:r>
      <w:r>
        <w:rPr>
          <w:sz w:val="24"/>
        </w:rPr>
        <w:t>project</w:t>
      </w:r>
      <w:r>
        <w:rPr>
          <w:spacing w:val="-6"/>
          <w:sz w:val="24"/>
        </w:rPr>
        <w:t xml:space="preserve"> </w:t>
      </w:r>
      <w:r>
        <w:rPr>
          <w:sz w:val="24"/>
        </w:rPr>
        <w:t>title</w:t>
      </w:r>
      <w:r>
        <w:rPr>
          <w:spacing w:val="-9"/>
          <w:sz w:val="24"/>
        </w:rPr>
        <w:t xml:space="preserve"> </w:t>
      </w:r>
      <w:r>
        <w:rPr>
          <w:sz w:val="24"/>
        </w:rPr>
        <w:t>(total</w:t>
      </w:r>
      <w:r>
        <w:rPr>
          <w:spacing w:val="-6"/>
          <w:sz w:val="24"/>
        </w:rPr>
        <w:t xml:space="preserve"> </w:t>
      </w:r>
      <w:r>
        <w:rPr>
          <w:sz w:val="24"/>
        </w:rPr>
        <w:t>in</w:t>
      </w:r>
      <w:r>
        <w:rPr>
          <w:spacing w:val="-6"/>
          <w:sz w:val="24"/>
        </w:rPr>
        <w:t xml:space="preserve"> </w:t>
      </w:r>
      <w:r>
        <w:rPr>
          <w:sz w:val="24"/>
        </w:rPr>
        <w:t xml:space="preserve">project </w:t>
      </w:r>
      <w:r>
        <w:rPr>
          <w:spacing w:val="-2"/>
          <w:sz w:val="24"/>
        </w:rPr>
        <w:t>universe)</w:t>
      </w:r>
    </w:p>
    <w:p w14:paraId="25F32CD7" w14:textId="77777777" w:rsidR="00D61D72" w:rsidRDefault="00860DAE">
      <w:pPr>
        <w:pStyle w:val="ListParagraph"/>
        <w:numPr>
          <w:ilvl w:val="0"/>
          <w:numId w:val="18"/>
        </w:numPr>
        <w:tabs>
          <w:tab w:val="left" w:pos="2377"/>
          <w:tab w:val="left" w:pos="2378"/>
        </w:tabs>
        <w:spacing w:before="10"/>
        <w:ind w:left="2377"/>
        <w:rPr>
          <w:sz w:val="24"/>
        </w:rPr>
      </w:pPr>
      <w:r>
        <w:rPr>
          <w:sz w:val="24"/>
        </w:rPr>
        <w:t>Number</w:t>
      </w:r>
      <w:r>
        <w:rPr>
          <w:spacing w:val="-10"/>
          <w:sz w:val="24"/>
        </w:rPr>
        <w:t xml:space="preserve"> </w:t>
      </w:r>
      <w:r>
        <w:rPr>
          <w:sz w:val="24"/>
        </w:rPr>
        <w:t>of</w:t>
      </w:r>
      <w:r>
        <w:rPr>
          <w:spacing w:val="-2"/>
          <w:sz w:val="24"/>
        </w:rPr>
        <w:t xml:space="preserve"> </w:t>
      </w:r>
      <w:proofErr w:type="gramStart"/>
      <w:r>
        <w:rPr>
          <w:sz w:val="24"/>
        </w:rPr>
        <w:t>claim</w:t>
      </w:r>
      <w:proofErr w:type="gramEnd"/>
      <w:r>
        <w:rPr>
          <w:spacing w:val="-2"/>
          <w:sz w:val="24"/>
        </w:rPr>
        <w:t xml:space="preserve"> </w:t>
      </w:r>
      <w:r>
        <w:rPr>
          <w:sz w:val="24"/>
        </w:rPr>
        <w:t>reviewed</w:t>
      </w:r>
      <w:r>
        <w:rPr>
          <w:spacing w:val="-2"/>
          <w:sz w:val="24"/>
        </w:rPr>
        <w:t xml:space="preserve"> </w:t>
      </w:r>
      <w:r>
        <w:rPr>
          <w:sz w:val="24"/>
        </w:rPr>
        <w:t>completed</w:t>
      </w:r>
      <w:r>
        <w:rPr>
          <w:spacing w:val="-2"/>
          <w:sz w:val="24"/>
        </w:rPr>
        <w:t xml:space="preserve"> </w:t>
      </w:r>
      <w:r>
        <w:rPr>
          <w:sz w:val="24"/>
        </w:rPr>
        <w:t>monthly</w:t>
      </w:r>
      <w:r>
        <w:rPr>
          <w:spacing w:val="-7"/>
          <w:sz w:val="24"/>
        </w:rPr>
        <w:t xml:space="preserve"> </w:t>
      </w:r>
      <w:r>
        <w:rPr>
          <w:sz w:val="24"/>
        </w:rPr>
        <w:t>by</w:t>
      </w:r>
      <w:r>
        <w:rPr>
          <w:spacing w:val="-9"/>
          <w:sz w:val="24"/>
        </w:rPr>
        <w:t xml:space="preserve"> </w:t>
      </w:r>
      <w:r>
        <w:rPr>
          <w:sz w:val="24"/>
        </w:rPr>
        <w:t>project</w:t>
      </w:r>
      <w:r>
        <w:rPr>
          <w:spacing w:val="-1"/>
          <w:sz w:val="24"/>
        </w:rPr>
        <w:t xml:space="preserve"> </w:t>
      </w:r>
      <w:r>
        <w:rPr>
          <w:spacing w:val="-2"/>
          <w:sz w:val="24"/>
        </w:rPr>
        <w:t>title</w:t>
      </w:r>
    </w:p>
    <w:p w14:paraId="7D0BF73D" w14:textId="77777777" w:rsidR="00D61D72" w:rsidRDefault="00860DAE">
      <w:pPr>
        <w:pStyle w:val="ListParagraph"/>
        <w:numPr>
          <w:ilvl w:val="0"/>
          <w:numId w:val="18"/>
        </w:numPr>
        <w:tabs>
          <w:tab w:val="left" w:pos="2380"/>
        </w:tabs>
        <w:ind w:hanging="360"/>
        <w:rPr>
          <w:sz w:val="24"/>
        </w:rPr>
      </w:pPr>
      <w:r>
        <w:rPr>
          <w:sz w:val="24"/>
        </w:rPr>
        <w:t>Number</w:t>
      </w:r>
      <w:r>
        <w:rPr>
          <w:spacing w:val="-6"/>
          <w:sz w:val="24"/>
        </w:rPr>
        <w:t xml:space="preserve"> </w:t>
      </w:r>
      <w:r>
        <w:rPr>
          <w:sz w:val="24"/>
        </w:rPr>
        <w:t>of</w:t>
      </w:r>
      <w:r>
        <w:rPr>
          <w:spacing w:val="-5"/>
          <w:sz w:val="24"/>
        </w:rPr>
        <w:t xml:space="preserve"> </w:t>
      </w:r>
      <w:r>
        <w:rPr>
          <w:sz w:val="24"/>
        </w:rPr>
        <w:t>ADR</w:t>
      </w:r>
      <w:r>
        <w:rPr>
          <w:spacing w:val="-1"/>
          <w:sz w:val="24"/>
        </w:rPr>
        <w:t xml:space="preserve"> </w:t>
      </w:r>
      <w:r>
        <w:rPr>
          <w:sz w:val="24"/>
        </w:rPr>
        <w:t>letters</w:t>
      </w:r>
      <w:r>
        <w:rPr>
          <w:spacing w:val="-1"/>
          <w:sz w:val="24"/>
        </w:rPr>
        <w:t xml:space="preserve"> </w:t>
      </w:r>
      <w:r>
        <w:rPr>
          <w:sz w:val="24"/>
        </w:rPr>
        <w:t>sent</w:t>
      </w:r>
      <w:r>
        <w:rPr>
          <w:spacing w:val="-1"/>
          <w:sz w:val="24"/>
        </w:rPr>
        <w:t xml:space="preserve"> </w:t>
      </w:r>
      <w:r>
        <w:rPr>
          <w:spacing w:val="-5"/>
          <w:sz w:val="24"/>
        </w:rPr>
        <w:t>out</w:t>
      </w:r>
    </w:p>
    <w:p w14:paraId="4F18D5C5" w14:textId="77777777" w:rsidR="00D61D72" w:rsidRDefault="00860DAE">
      <w:pPr>
        <w:pStyle w:val="ListParagraph"/>
        <w:numPr>
          <w:ilvl w:val="0"/>
          <w:numId w:val="18"/>
        </w:numPr>
        <w:tabs>
          <w:tab w:val="left" w:pos="2377"/>
          <w:tab w:val="left" w:pos="2378"/>
        </w:tabs>
        <w:spacing w:before="21"/>
        <w:ind w:left="2377"/>
        <w:rPr>
          <w:sz w:val="24"/>
        </w:rPr>
      </w:pPr>
      <w:r>
        <w:rPr>
          <w:sz w:val="24"/>
        </w:rPr>
        <w:t>Number</w:t>
      </w:r>
      <w:r>
        <w:rPr>
          <w:spacing w:val="-5"/>
          <w:sz w:val="24"/>
        </w:rPr>
        <w:t xml:space="preserve"> </w:t>
      </w:r>
      <w:r>
        <w:rPr>
          <w:sz w:val="24"/>
        </w:rPr>
        <w:t>of</w:t>
      </w:r>
      <w:r>
        <w:rPr>
          <w:spacing w:val="-2"/>
          <w:sz w:val="24"/>
        </w:rPr>
        <w:t xml:space="preserve"> </w:t>
      </w:r>
      <w:r>
        <w:rPr>
          <w:sz w:val="24"/>
        </w:rPr>
        <w:t>incoming</w:t>
      </w:r>
      <w:r>
        <w:rPr>
          <w:spacing w:val="-6"/>
          <w:sz w:val="24"/>
        </w:rPr>
        <w:t xml:space="preserve"> </w:t>
      </w:r>
      <w:r>
        <w:rPr>
          <w:sz w:val="24"/>
        </w:rPr>
        <w:t>medical</w:t>
      </w:r>
      <w:r>
        <w:rPr>
          <w:spacing w:val="-1"/>
          <w:sz w:val="24"/>
        </w:rPr>
        <w:t xml:space="preserve"> </w:t>
      </w:r>
      <w:r>
        <w:rPr>
          <w:spacing w:val="-2"/>
          <w:sz w:val="24"/>
        </w:rPr>
        <w:t>records</w:t>
      </w:r>
    </w:p>
    <w:p w14:paraId="06CDD517" w14:textId="77777777" w:rsidR="00D61D72" w:rsidRDefault="00860DAE">
      <w:pPr>
        <w:pStyle w:val="ListParagraph"/>
        <w:numPr>
          <w:ilvl w:val="0"/>
          <w:numId w:val="18"/>
        </w:numPr>
        <w:tabs>
          <w:tab w:val="left" w:pos="2377"/>
          <w:tab w:val="left" w:pos="2378"/>
        </w:tabs>
        <w:spacing w:line="247" w:lineRule="auto"/>
        <w:ind w:left="2379" w:right="1410" w:hanging="360"/>
        <w:rPr>
          <w:sz w:val="24"/>
        </w:rPr>
      </w:pPr>
      <w:r>
        <w:rPr>
          <w:sz w:val="24"/>
        </w:rPr>
        <w:t>Number</w:t>
      </w:r>
      <w:r>
        <w:rPr>
          <w:spacing w:val="-12"/>
          <w:sz w:val="24"/>
        </w:rPr>
        <w:t xml:space="preserve"> </w:t>
      </w:r>
      <w:r>
        <w:rPr>
          <w:sz w:val="24"/>
        </w:rPr>
        <w:t>of</w:t>
      </w:r>
      <w:r>
        <w:rPr>
          <w:spacing w:val="-12"/>
          <w:sz w:val="24"/>
        </w:rPr>
        <w:t xml:space="preserve"> </w:t>
      </w:r>
      <w:r>
        <w:rPr>
          <w:sz w:val="24"/>
        </w:rPr>
        <w:t>requested</w:t>
      </w:r>
      <w:r>
        <w:rPr>
          <w:spacing w:val="-9"/>
          <w:sz w:val="24"/>
        </w:rPr>
        <w:t xml:space="preserve"> </w:t>
      </w:r>
      <w:r>
        <w:rPr>
          <w:sz w:val="24"/>
        </w:rPr>
        <w:t>medical</w:t>
      </w:r>
      <w:r>
        <w:rPr>
          <w:spacing w:val="-9"/>
          <w:sz w:val="24"/>
        </w:rPr>
        <w:t xml:space="preserve"> </w:t>
      </w:r>
      <w:r>
        <w:rPr>
          <w:sz w:val="24"/>
        </w:rPr>
        <w:t>records</w:t>
      </w:r>
      <w:r>
        <w:rPr>
          <w:spacing w:val="-9"/>
          <w:sz w:val="24"/>
        </w:rPr>
        <w:t xml:space="preserve"> </w:t>
      </w:r>
      <w:r>
        <w:rPr>
          <w:sz w:val="24"/>
        </w:rPr>
        <w:t>received</w:t>
      </w:r>
      <w:r>
        <w:rPr>
          <w:spacing w:val="-9"/>
          <w:sz w:val="24"/>
        </w:rPr>
        <w:t xml:space="preserve"> </w:t>
      </w:r>
      <w:r>
        <w:rPr>
          <w:sz w:val="24"/>
        </w:rPr>
        <w:t>outside</w:t>
      </w:r>
      <w:r>
        <w:rPr>
          <w:spacing w:val="-13"/>
          <w:sz w:val="24"/>
        </w:rPr>
        <w:t xml:space="preserve"> </w:t>
      </w:r>
      <w:r>
        <w:rPr>
          <w:sz w:val="24"/>
        </w:rPr>
        <w:t>the</w:t>
      </w:r>
      <w:r>
        <w:rPr>
          <w:spacing w:val="-13"/>
          <w:sz w:val="24"/>
        </w:rPr>
        <w:t xml:space="preserve"> </w:t>
      </w:r>
      <w:r>
        <w:rPr>
          <w:sz w:val="24"/>
        </w:rPr>
        <w:t xml:space="preserve">specified </w:t>
      </w:r>
      <w:r>
        <w:rPr>
          <w:spacing w:val="-2"/>
          <w:sz w:val="24"/>
        </w:rPr>
        <w:t>timeframe</w:t>
      </w:r>
    </w:p>
    <w:p w14:paraId="217483C3" w14:textId="77777777" w:rsidR="00D61D72" w:rsidRDefault="00860DAE">
      <w:pPr>
        <w:pStyle w:val="ListParagraph"/>
        <w:numPr>
          <w:ilvl w:val="0"/>
          <w:numId w:val="18"/>
        </w:numPr>
        <w:tabs>
          <w:tab w:val="left" w:pos="2380"/>
        </w:tabs>
        <w:spacing w:before="12"/>
        <w:ind w:hanging="360"/>
        <w:rPr>
          <w:sz w:val="24"/>
        </w:rPr>
      </w:pPr>
      <w:r>
        <w:rPr>
          <w:sz w:val="24"/>
        </w:rPr>
        <w:t>Provide</w:t>
      </w:r>
      <w:r>
        <w:rPr>
          <w:spacing w:val="-6"/>
          <w:sz w:val="24"/>
        </w:rPr>
        <w:t xml:space="preserve"> </w:t>
      </w:r>
      <w:r>
        <w:rPr>
          <w:sz w:val="24"/>
        </w:rPr>
        <w:t>an</w:t>
      </w:r>
      <w:r>
        <w:rPr>
          <w:spacing w:val="-1"/>
          <w:sz w:val="24"/>
        </w:rPr>
        <w:t xml:space="preserve"> </w:t>
      </w:r>
      <w:r>
        <w:rPr>
          <w:sz w:val="24"/>
        </w:rPr>
        <w:t>audit</w:t>
      </w:r>
      <w:r>
        <w:rPr>
          <w:spacing w:val="-1"/>
          <w:sz w:val="24"/>
        </w:rPr>
        <w:t xml:space="preserve"> </w:t>
      </w:r>
      <w:r>
        <w:rPr>
          <w:sz w:val="24"/>
        </w:rPr>
        <w:t>record</w:t>
      </w:r>
      <w:r>
        <w:rPr>
          <w:spacing w:val="-2"/>
          <w:sz w:val="24"/>
        </w:rPr>
        <w:t xml:space="preserve"> </w:t>
      </w:r>
      <w:r>
        <w:rPr>
          <w:sz w:val="24"/>
        </w:rPr>
        <w:t>of</w:t>
      </w:r>
      <w:r>
        <w:rPr>
          <w:spacing w:val="-5"/>
          <w:sz w:val="24"/>
        </w:rPr>
        <w:t xml:space="preserve"> </w:t>
      </w:r>
      <w:r>
        <w:rPr>
          <w:sz w:val="24"/>
        </w:rPr>
        <w:t>work</w:t>
      </w:r>
      <w:r>
        <w:rPr>
          <w:spacing w:val="-1"/>
          <w:sz w:val="24"/>
        </w:rPr>
        <w:t xml:space="preserve"> </w:t>
      </w:r>
      <w:r>
        <w:rPr>
          <w:sz w:val="24"/>
        </w:rPr>
        <w:t>requests</w:t>
      </w:r>
      <w:r>
        <w:rPr>
          <w:spacing w:val="-1"/>
          <w:sz w:val="24"/>
        </w:rPr>
        <w:t xml:space="preserve"> </w:t>
      </w:r>
      <w:r>
        <w:rPr>
          <w:sz w:val="24"/>
        </w:rPr>
        <w:t>and</w:t>
      </w:r>
      <w:r>
        <w:rPr>
          <w:spacing w:val="-1"/>
          <w:sz w:val="24"/>
        </w:rPr>
        <w:t xml:space="preserve"> </w:t>
      </w:r>
      <w:r>
        <w:rPr>
          <w:spacing w:val="-2"/>
          <w:sz w:val="24"/>
        </w:rPr>
        <w:t>fulfillment</w:t>
      </w:r>
    </w:p>
    <w:p w14:paraId="0DEF905B" w14:textId="77777777" w:rsidR="00D61D72" w:rsidRDefault="00860DAE">
      <w:pPr>
        <w:pStyle w:val="ListParagraph"/>
        <w:numPr>
          <w:ilvl w:val="0"/>
          <w:numId w:val="18"/>
        </w:numPr>
        <w:tabs>
          <w:tab w:val="left" w:pos="2380"/>
        </w:tabs>
        <w:ind w:hanging="360"/>
        <w:rPr>
          <w:sz w:val="24"/>
        </w:rPr>
      </w:pPr>
      <w:r>
        <w:rPr>
          <w:sz w:val="24"/>
        </w:rPr>
        <w:t>Capture</w:t>
      </w:r>
      <w:r>
        <w:rPr>
          <w:spacing w:val="-5"/>
          <w:sz w:val="24"/>
        </w:rPr>
        <w:t xml:space="preserve"> </w:t>
      </w:r>
      <w:r>
        <w:rPr>
          <w:sz w:val="24"/>
        </w:rPr>
        <w:t>the</w:t>
      </w:r>
      <w:r>
        <w:rPr>
          <w:spacing w:val="-5"/>
          <w:sz w:val="24"/>
        </w:rPr>
        <w:t xml:space="preserve"> </w:t>
      </w:r>
      <w:r>
        <w:rPr>
          <w:sz w:val="24"/>
        </w:rPr>
        <w:t>status</w:t>
      </w:r>
      <w:r>
        <w:rPr>
          <w:spacing w:val="-1"/>
          <w:sz w:val="24"/>
        </w:rPr>
        <w:t xml:space="preserve"> </w:t>
      </w:r>
      <w:r>
        <w:rPr>
          <w:sz w:val="24"/>
        </w:rPr>
        <w:t>of</w:t>
      </w:r>
      <w:r>
        <w:rPr>
          <w:spacing w:val="-4"/>
          <w:sz w:val="24"/>
        </w:rPr>
        <w:t xml:space="preserve"> </w:t>
      </w:r>
      <w:r>
        <w:rPr>
          <w:sz w:val="24"/>
        </w:rPr>
        <w:t>all</w:t>
      </w:r>
      <w:r>
        <w:rPr>
          <w:spacing w:val="-1"/>
          <w:sz w:val="24"/>
        </w:rPr>
        <w:t xml:space="preserve"> </w:t>
      </w:r>
      <w:r>
        <w:rPr>
          <w:sz w:val="24"/>
        </w:rPr>
        <w:t>aspects</w:t>
      </w:r>
      <w:r>
        <w:rPr>
          <w:spacing w:val="-1"/>
          <w:sz w:val="24"/>
        </w:rPr>
        <w:t xml:space="preserve"> </w:t>
      </w:r>
      <w:r>
        <w:rPr>
          <w:sz w:val="24"/>
        </w:rPr>
        <w:t>of</w:t>
      </w:r>
      <w:r>
        <w:rPr>
          <w:spacing w:val="-5"/>
          <w:sz w:val="24"/>
        </w:rPr>
        <w:t xml:space="preserve"> </w:t>
      </w:r>
      <w:r>
        <w:rPr>
          <w:sz w:val="24"/>
        </w:rPr>
        <w:t xml:space="preserve">each </w:t>
      </w:r>
      <w:r>
        <w:rPr>
          <w:spacing w:val="-2"/>
          <w:sz w:val="24"/>
        </w:rPr>
        <w:t>project</w:t>
      </w:r>
    </w:p>
    <w:p w14:paraId="3A81B598" w14:textId="77777777" w:rsidR="00D61D72" w:rsidRDefault="00860DAE">
      <w:pPr>
        <w:pStyle w:val="ListParagraph"/>
        <w:numPr>
          <w:ilvl w:val="0"/>
          <w:numId w:val="18"/>
        </w:numPr>
        <w:tabs>
          <w:tab w:val="left" w:pos="2377"/>
          <w:tab w:val="left" w:pos="2378"/>
        </w:tabs>
        <w:spacing w:before="21"/>
        <w:ind w:left="2377"/>
        <w:rPr>
          <w:sz w:val="24"/>
        </w:rPr>
      </w:pPr>
      <w:r>
        <w:rPr>
          <w:sz w:val="24"/>
        </w:rPr>
        <w:t>Identify</w:t>
      </w:r>
      <w:r>
        <w:rPr>
          <w:spacing w:val="-10"/>
          <w:sz w:val="24"/>
        </w:rPr>
        <w:t xml:space="preserve"> </w:t>
      </w:r>
      <w:r>
        <w:rPr>
          <w:sz w:val="24"/>
        </w:rPr>
        <w:t>MR</w:t>
      </w:r>
      <w:r>
        <w:rPr>
          <w:spacing w:val="-2"/>
          <w:sz w:val="24"/>
        </w:rPr>
        <w:t xml:space="preserve"> </w:t>
      </w:r>
      <w:r>
        <w:rPr>
          <w:sz w:val="24"/>
        </w:rPr>
        <w:t>activities</w:t>
      </w:r>
      <w:r>
        <w:rPr>
          <w:spacing w:val="-1"/>
          <w:sz w:val="24"/>
        </w:rPr>
        <w:t xml:space="preserve"> </w:t>
      </w:r>
      <w:r>
        <w:rPr>
          <w:sz w:val="24"/>
        </w:rPr>
        <w:t>of</w:t>
      </w:r>
      <w:r>
        <w:rPr>
          <w:spacing w:val="-1"/>
          <w:sz w:val="24"/>
        </w:rPr>
        <w:t xml:space="preserve"> </w:t>
      </w:r>
      <w:r>
        <w:rPr>
          <w:sz w:val="24"/>
        </w:rPr>
        <w:t>all</w:t>
      </w:r>
      <w:r>
        <w:rPr>
          <w:spacing w:val="-1"/>
          <w:sz w:val="24"/>
        </w:rPr>
        <w:t xml:space="preserve"> </w:t>
      </w:r>
      <w:r>
        <w:rPr>
          <w:spacing w:val="-2"/>
          <w:sz w:val="24"/>
        </w:rPr>
        <w:t>claims</w:t>
      </w:r>
    </w:p>
    <w:p w14:paraId="1D206D73" w14:textId="77777777" w:rsidR="00D61D72" w:rsidRDefault="00860DAE">
      <w:pPr>
        <w:pStyle w:val="ListParagraph"/>
        <w:numPr>
          <w:ilvl w:val="0"/>
          <w:numId w:val="18"/>
        </w:numPr>
        <w:tabs>
          <w:tab w:val="left" w:pos="2377"/>
          <w:tab w:val="left" w:pos="2378"/>
        </w:tabs>
        <w:spacing w:line="247" w:lineRule="auto"/>
        <w:ind w:left="2379" w:right="709" w:hanging="360"/>
        <w:rPr>
          <w:sz w:val="24"/>
        </w:rPr>
      </w:pPr>
      <w:r>
        <w:rPr>
          <w:sz w:val="24"/>
        </w:rPr>
        <w:t>Report</w:t>
      </w:r>
      <w:r>
        <w:rPr>
          <w:spacing w:val="-8"/>
          <w:sz w:val="24"/>
        </w:rPr>
        <w:t xml:space="preserve"> </w:t>
      </w:r>
      <w:r>
        <w:rPr>
          <w:sz w:val="24"/>
        </w:rPr>
        <w:t>such</w:t>
      </w:r>
      <w:r>
        <w:rPr>
          <w:spacing w:val="-8"/>
          <w:sz w:val="24"/>
        </w:rPr>
        <w:t xml:space="preserve"> </w:t>
      </w:r>
      <w:r>
        <w:rPr>
          <w:sz w:val="24"/>
        </w:rPr>
        <w:t>things</w:t>
      </w:r>
      <w:r>
        <w:rPr>
          <w:spacing w:val="-9"/>
          <w:sz w:val="24"/>
        </w:rPr>
        <w:t xml:space="preserve"> </w:t>
      </w:r>
      <w:r>
        <w:rPr>
          <w:sz w:val="24"/>
        </w:rPr>
        <w:t>as,</w:t>
      </w:r>
      <w:r>
        <w:rPr>
          <w:spacing w:val="-7"/>
          <w:sz w:val="24"/>
        </w:rPr>
        <w:t xml:space="preserve"> </w:t>
      </w:r>
      <w:r>
        <w:rPr>
          <w:sz w:val="24"/>
        </w:rPr>
        <w:t>but</w:t>
      </w:r>
      <w:r>
        <w:rPr>
          <w:spacing w:val="-8"/>
          <w:sz w:val="24"/>
        </w:rPr>
        <w:t xml:space="preserve"> </w:t>
      </w:r>
      <w:r>
        <w:rPr>
          <w:sz w:val="24"/>
        </w:rPr>
        <w:t>not</w:t>
      </w:r>
      <w:r>
        <w:rPr>
          <w:spacing w:val="-8"/>
          <w:sz w:val="24"/>
        </w:rPr>
        <w:t xml:space="preserve"> </w:t>
      </w:r>
      <w:r>
        <w:rPr>
          <w:sz w:val="24"/>
        </w:rPr>
        <w:t>limited</w:t>
      </w:r>
      <w:r>
        <w:rPr>
          <w:spacing w:val="-9"/>
          <w:sz w:val="24"/>
        </w:rPr>
        <w:t xml:space="preserve"> </w:t>
      </w:r>
      <w:r>
        <w:rPr>
          <w:sz w:val="24"/>
        </w:rPr>
        <w:t>to,</w:t>
      </w:r>
      <w:r>
        <w:rPr>
          <w:spacing w:val="-8"/>
          <w:sz w:val="24"/>
        </w:rPr>
        <w:t xml:space="preserve"> </w:t>
      </w:r>
      <w:r>
        <w:rPr>
          <w:sz w:val="24"/>
        </w:rPr>
        <w:t>denial</w:t>
      </w:r>
      <w:r>
        <w:rPr>
          <w:spacing w:val="-8"/>
          <w:sz w:val="24"/>
        </w:rPr>
        <w:t xml:space="preserve"> </w:t>
      </w:r>
      <w:r>
        <w:rPr>
          <w:sz w:val="24"/>
        </w:rPr>
        <w:t>recommendations,</w:t>
      </w:r>
      <w:r>
        <w:rPr>
          <w:spacing w:val="-9"/>
          <w:sz w:val="24"/>
        </w:rPr>
        <w:t xml:space="preserve"> </w:t>
      </w:r>
      <w:r>
        <w:rPr>
          <w:sz w:val="24"/>
        </w:rPr>
        <w:t>appeals, payment recommendations and reasons for MR determinations</w:t>
      </w:r>
    </w:p>
    <w:p w14:paraId="00139778" w14:textId="77777777" w:rsidR="00D61D72" w:rsidRDefault="00860DAE">
      <w:pPr>
        <w:pStyle w:val="ListParagraph"/>
        <w:numPr>
          <w:ilvl w:val="0"/>
          <w:numId w:val="18"/>
        </w:numPr>
        <w:tabs>
          <w:tab w:val="left" w:pos="2380"/>
        </w:tabs>
        <w:spacing w:before="17" w:line="244" w:lineRule="auto"/>
        <w:ind w:left="2379" w:right="372" w:hanging="360"/>
        <w:rPr>
          <w:sz w:val="24"/>
        </w:rPr>
      </w:pPr>
      <w:r>
        <w:rPr>
          <w:sz w:val="24"/>
        </w:rPr>
        <w:t>Include</w:t>
      </w:r>
      <w:r>
        <w:rPr>
          <w:spacing w:val="-10"/>
          <w:sz w:val="24"/>
        </w:rPr>
        <w:t xml:space="preserve"> </w:t>
      </w:r>
      <w:r>
        <w:rPr>
          <w:sz w:val="24"/>
        </w:rPr>
        <w:t>capabilities</w:t>
      </w:r>
      <w:r>
        <w:rPr>
          <w:spacing w:val="-9"/>
          <w:sz w:val="24"/>
        </w:rPr>
        <w:t xml:space="preserve"> </w:t>
      </w:r>
      <w:r>
        <w:rPr>
          <w:sz w:val="24"/>
        </w:rPr>
        <w:t>for</w:t>
      </w:r>
      <w:r>
        <w:rPr>
          <w:spacing w:val="-10"/>
          <w:sz w:val="24"/>
        </w:rPr>
        <w:t xml:space="preserve"> </w:t>
      </w:r>
      <w:r>
        <w:rPr>
          <w:sz w:val="24"/>
        </w:rPr>
        <w:t>scheduling</w:t>
      </w:r>
      <w:r>
        <w:rPr>
          <w:spacing w:val="-9"/>
          <w:sz w:val="24"/>
        </w:rPr>
        <w:t xml:space="preserve"> </w:t>
      </w:r>
      <w:r>
        <w:rPr>
          <w:sz w:val="24"/>
        </w:rPr>
        <w:t>and</w:t>
      </w:r>
      <w:r>
        <w:rPr>
          <w:spacing w:val="-7"/>
          <w:sz w:val="24"/>
        </w:rPr>
        <w:t xml:space="preserve"> </w:t>
      </w:r>
      <w:r>
        <w:rPr>
          <w:sz w:val="24"/>
        </w:rPr>
        <w:t>assignment</w:t>
      </w:r>
      <w:r>
        <w:rPr>
          <w:spacing w:val="-9"/>
          <w:sz w:val="24"/>
        </w:rPr>
        <w:t xml:space="preserve"> </w:t>
      </w:r>
      <w:r>
        <w:rPr>
          <w:sz w:val="24"/>
        </w:rPr>
        <w:t>of</w:t>
      </w:r>
      <w:r>
        <w:rPr>
          <w:spacing w:val="-10"/>
          <w:sz w:val="24"/>
        </w:rPr>
        <w:t xml:space="preserve"> </w:t>
      </w:r>
      <w:r>
        <w:rPr>
          <w:sz w:val="24"/>
        </w:rPr>
        <w:t>personnel</w:t>
      </w:r>
      <w:r>
        <w:rPr>
          <w:spacing w:val="-9"/>
          <w:sz w:val="24"/>
        </w:rPr>
        <w:t xml:space="preserve"> </w:t>
      </w:r>
      <w:r>
        <w:rPr>
          <w:sz w:val="24"/>
        </w:rPr>
        <w:t>to</w:t>
      </w:r>
      <w:r>
        <w:rPr>
          <w:spacing w:val="-7"/>
          <w:sz w:val="24"/>
        </w:rPr>
        <w:t xml:space="preserve"> </w:t>
      </w:r>
      <w:r>
        <w:rPr>
          <w:sz w:val="24"/>
        </w:rPr>
        <w:t>perform</w:t>
      </w:r>
      <w:r>
        <w:rPr>
          <w:spacing w:val="-4"/>
          <w:sz w:val="24"/>
        </w:rPr>
        <w:t xml:space="preserve"> </w:t>
      </w:r>
      <w:r>
        <w:rPr>
          <w:sz w:val="24"/>
        </w:rPr>
        <w:t>the medical review projects/tasks</w:t>
      </w:r>
    </w:p>
    <w:p w14:paraId="30177CB7" w14:textId="77777777" w:rsidR="00D61D72" w:rsidRDefault="00860DAE">
      <w:pPr>
        <w:pStyle w:val="ListParagraph"/>
        <w:numPr>
          <w:ilvl w:val="0"/>
          <w:numId w:val="18"/>
        </w:numPr>
        <w:tabs>
          <w:tab w:val="left" w:pos="2377"/>
          <w:tab w:val="left" w:pos="2378"/>
        </w:tabs>
        <w:spacing w:before="79" w:line="247" w:lineRule="auto"/>
        <w:ind w:left="2379" w:right="476" w:hanging="360"/>
        <w:rPr>
          <w:sz w:val="24"/>
        </w:rPr>
      </w:pPr>
      <w:r>
        <w:rPr>
          <w:sz w:val="24"/>
        </w:rPr>
        <w:t>Record/track</w:t>
      </w:r>
      <w:r>
        <w:rPr>
          <w:spacing w:val="-11"/>
          <w:sz w:val="24"/>
        </w:rPr>
        <w:t xml:space="preserve"> </w:t>
      </w:r>
      <w:r>
        <w:rPr>
          <w:sz w:val="24"/>
        </w:rPr>
        <w:t>the</w:t>
      </w:r>
      <w:r>
        <w:rPr>
          <w:spacing w:val="-12"/>
          <w:sz w:val="24"/>
        </w:rPr>
        <w:t xml:space="preserve"> </w:t>
      </w:r>
      <w:r>
        <w:rPr>
          <w:sz w:val="24"/>
        </w:rPr>
        <w:t>recommendation</w:t>
      </w:r>
      <w:r>
        <w:rPr>
          <w:spacing w:val="-14"/>
          <w:sz w:val="24"/>
        </w:rPr>
        <w:t xml:space="preserve"> </w:t>
      </w:r>
      <w:r>
        <w:rPr>
          <w:sz w:val="24"/>
        </w:rPr>
        <w:t>for</w:t>
      </w:r>
      <w:r>
        <w:rPr>
          <w:spacing w:val="-12"/>
          <w:sz w:val="24"/>
        </w:rPr>
        <w:t xml:space="preserve"> </w:t>
      </w:r>
      <w:r>
        <w:rPr>
          <w:sz w:val="24"/>
        </w:rPr>
        <w:t>recoupment</w:t>
      </w:r>
      <w:r>
        <w:rPr>
          <w:spacing w:val="-8"/>
          <w:sz w:val="24"/>
        </w:rPr>
        <w:t xml:space="preserve"> </w:t>
      </w:r>
      <w:r>
        <w:rPr>
          <w:sz w:val="24"/>
        </w:rPr>
        <w:t>of</w:t>
      </w:r>
      <w:r>
        <w:rPr>
          <w:spacing w:val="-14"/>
          <w:sz w:val="24"/>
        </w:rPr>
        <w:t xml:space="preserve"> </w:t>
      </w:r>
      <w:r>
        <w:rPr>
          <w:sz w:val="24"/>
        </w:rPr>
        <w:t>identified</w:t>
      </w:r>
      <w:r>
        <w:rPr>
          <w:spacing w:val="-11"/>
          <w:sz w:val="24"/>
        </w:rPr>
        <w:t xml:space="preserve"> </w:t>
      </w:r>
      <w:r>
        <w:rPr>
          <w:sz w:val="24"/>
        </w:rPr>
        <w:t>overpayments to the MACs</w:t>
      </w:r>
    </w:p>
    <w:p w14:paraId="101853B1" w14:textId="77777777" w:rsidR="00D61D72" w:rsidRDefault="00860DAE">
      <w:pPr>
        <w:pStyle w:val="ListParagraph"/>
        <w:numPr>
          <w:ilvl w:val="0"/>
          <w:numId w:val="18"/>
        </w:numPr>
        <w:tabs>
          <w:tab w:val="left" w:pos="2380"/>
        </w:tabs>
        <w:spacing w:before="12"/>
        <w:ind w:hanging="360"/>
        <w:rPr>
          <w:sz w:val="24"/>
        </w:rPr>
      </w:pPr>
      <w:r>
        <w:rPr>
          <w:sz w:val="24"/>
        </w:rPr>
        <w:t>Track</w:t>
      </w:r>
      <w:r>
        <w:rPr>
          <w:spacing w:val="-1"/>
          <w:sz w:val="24"/>
        </w:rPr>
        <w:t xml:space="preserve"> </w:t>
      </w:r>
      <w:r>
        <w:rPr>
          <w:sz w:val="24"/>
        </w:rPr>
        <w:t>the</w:t>
      </w:r>
      <w:r>
        <w:rPr>
          <w:spacing w:val="-2"/>
          <w:sz w:val="24"/>
        </w:rPr>
        <w:t xml:space="preserve"> </w:t>
      </w:r>
      <w:r>
        <w:rPr>
          <w:sz w:val="24"/>
        </w:rPr>
        <w:t>collection</w:t>
      </w:r>
      <w:r>
        <w:rPr>
          <w:spacing w:val="-1"/>
          <w:sz w:val="24"/>
        </w:rPr>
        <w:t xml:space="preserve"> </w:t>
      </w:r>
      <w:r>
        <w:rPr>
          <w:sz w:val="24"/>
        </w:rPr>
        <w:t>of</w:t>
      </w:r>
      <w:r>
        <w:rPr>
          <w:spacing w:val="-5"/>
          <w:sz w:val="24"/>
        </w:rPr>
        <w:t xml:space="preserve"> </w:t>
      </w:r>
      <w:r>
        <w:rPr>
          <w:sz w:val="24"/>
        </w:rPr>
        <w:t>the</w:t>
      </w:r>
      <w:r>
        <w:rPr>
          <w:spacing w:val="-2"/>
          <w:sz w:val="24"/>
        </w:rPr>
        <w:t xml:space="preserve"> </w:t>
      </w:r>
      <w:r>
        <w:rPr>
          <w:sz w:val="24"/>
        </w:rPr>
        <w:t>overpayments</w:t>
      </w:r>
      <w:r>
        <w:rPr>
          <w:spacing w:val="-1"/>
          <w:sz w:val="24"/>
        </w:rPr>
        <w:t xml:space="preserve"> </w:t>
      </w:r>
      <w:r>
        <w:rPr>
          <w:sz w:val="24"/>
        </w:rPr>
        <w:t>by</w:t>
      </w:r>
      <w:r>
        <w:rPr>
          <w:spacing w:val="-6"/>
          <w:sz w:val="24"/>
        </w:rPr>
        <w:t xml:space="preserve"> </w:t>
      </w:r>
      <w:r>
        <w:rPr>
          <w:sz w:val="24"/>
        </w:rPr>
        <w:t>the</w:t>
      </w:r>
      <w:r>
        <w:rPr>
          <w:spacing w:val="-1"/>
          <w:sz w:val="24"/>
        </w:rPr>
        <w:t xml:space="preserve"> </w:t>
      </w:r>
      <w:r>
        <w:rPr>
          <w:spacing w:val="-4"/>
          <w:sz w:val="24"/>
        </w:rPr>
        <w:t>MACs</w:t>
      </w:r>
    </w:p>
    <w:p w14:paraId="104F5B16" w14:textId="77777777" w:rsidR="00D61D72" w:rsidRDefault="00860DAE">
      <w:pPr>
        <w:pStyle w:val="ListParagraph"/>
        <w:numPr>
          <w:ilvl w:val="0"/>
          <w:numId w:val="18"/>
        </w:numPr>
        <w:tabs>
          <w:tab w:val="left" w:pos="2380"/>
        </w:tabs>
        <w:spacing w:before="19"/>
        <w:ind w:hanging="360"/>
        <w:rPr>
          <w:sz w:val="24"/>
        </w:rPr>
      </w:pPr>
      <w:r>
        <w:rPr>
          <w:sz w:val="24"/>
        </w:rPr>
        <w:t>Number</w:t>
      </w:r>
      <w:r>
        <w:rPr>
          <w:spacing w:val="-10"/>
          <w:sz w:val="24"/>
        </w:rPr>
        <w:t xml:space="preserve"> </w:t>
      </w:r>
      <w:r>
        <w:rPr>
          <w:sz w:val="24"/>
        </w:rPr>
        <w:t>of</w:t>
      </w:r>
      <w:r>
        <w:rPr>
          <w:spacing w:val="-2"/>
          <w:sz w:val="24"/>
        </w:rPr>
        <w:t xml:space="preserve"> </w:t>
      </w:r>
      <w:r>
        <w:rPr>
          <w:sz w:val="24"/>
        </w:rPr>
        <w:t>claims</w:t>
      </w:r>
      <w:r>
        <w:rPr>
          <w:spacing w:val="-2"/>
          <w:sz w:val="24"/>
        </w:rPr>
        <w:t xml:space="preserve"> </w:t>
      </w:r>
      <w:r>
        <w:rPr>
          <w:sz w:val="24"/>
        </w:rPr>
        <w:t>re-reviewed</w:t>
      </w:r>
      <w:r>
        <w:rPr>
          <w:spacing w:val="-2"/>
          <w:sz w:val="24"/>
        </w:rPr>
        <w:t xml:space="preserve"> </w:t>
      </w:r>
      <w:r>
        <w:rPr>
          <w:sz w:val="24"/>
        </w:rPr>
        <w:t>monthly</w:t>
      </w:r>
      <w:r>
        <w:rPr>
          <w:spacing w:val="-7"/>
          <w:sz w:val="24"/>
        </w:rPr>
        <w:t xml:space="preserve"> </w:t>
      </w:r>
      <w:r>
        <w:rPr>
          <w:sz w:val="24"/>
        </w:rPr>
        <w:t>by</w:t>
      </w:r>
      <w:r>
        <w:rPr>
          <w:spacing w:val="-6"/>
          <w:sz w:val="24"/>
        </w:rPr>
        <w:t xml:space="preserve"> </w:t>
      </w:r>
      <w:r>
        <w:rPr>
          <w:sz w:val="24"/>
        </w:rPr>
        <w:t>project title,</w:t>
      </w:r>
      <w:r>
        <w:rPr>
          <w:spacing w:val="-1"/>
          <w:sz w:val="24"/>
        </w:rPr>
        <w:t xml:space="preserve"> </w:t>
      </w:r>
      <w:r>
        <w:rPr>
          <w:sz w:val="24"/>
        </w:rPr>
        <w:t>and</w:t>
      </w:r>
      <w:r>
        <w:rPr>
          <w:spacing w:val="-1"/>
          <w:sz w:val="24"/>
        </w:rPr>
        <w:t xml:space="preserve"> </w:t>
      </w:r>
      <w:r>
        <w:rPr>
          <w:spacing w:val="-2"/>
          <w:sz w:val="24"/>
        </w:rPr>
        <w:t>rationale</w:t>
      </w:r>
    </w:p>
    <w:p w14:paraId="4F660DCB" w14:textId="77777777" w:rsidR="00D61D72" w:rsidRDefault="00860DAE">
      <w:pPr>
        <w:pStyle w:val="ListParagraph"/>
        <w:numPr>
          <w:ilvl w:val="0"/>
          <w:numId w:val="18"/>
        </w:numPr>
        <w:tabs>
          <w:tab w:val="left" w:pos="2380"/>
        </w:tabs>
        <w:ind w:hanging="360"/>
        <w:rPr>
          <w:sz w:val="24"/>
        </w:rPr>
      </w:pPr>
      <w:r>
        <w:rPr>
          <w:sz w:val="24"/>
        </w:rPr>
        <w:t>Dollar</w:t>
      </w:r>
      <w:r>
        <w:rPr>
          <w:spacing w:val="-10"/>
          <w:sz w:val="24"/>
        </w:rPr>
        <w:t xml:space="preserve"> </w:t>
      </w:r>
      <w:r>
        <w:rPr>
          <w:sz w:val="24"/>
        </w:rPr>
        <w:t>value</w:t>
      </w:r>
      <w:r>
        <w:rPr>
          <w:spacing w:val="-3"/>
          <w:sz w:val="24"/>
        </w:rPr>
        <w:t xml:space="preserve"> </w:t>
      </w:r>
      <w:r>
        <w:rPr>
          <w:sz w:val="24"/>
        </w:rPr>
        <w:t>of claims</w:t>
      </w:r>
      <w:r>
        <w:rPr>
          <w:spacing w:val="-2"/>
          <w:sz w:val="24"/>
        </w:rPr>
        <w:t xml:space="preserve"> </w:t>
      </w:r>
      <w:r>
        <w:rPr>
          <w:sz w:val="24"/>
        </w:rPr>
        <w:t>selected</w:t>
      </w:r>
      <w:r>
        <w:rPr>
          <w:spacing w:val="-2"/>
          <w:sz w:val="24"/>
        </w:rPr>
        <w:t xml:space="preserve"> </w:t>
      </w:r>
      <w:r>
        <w:rPr>
          <w:sz w:val="24"/>
        </w:rPr>
        <w:t>for review</w:t>
      </w:r>
      <w:r>
        <w:rPr>
          <w:spacing w:val="-3"/>
          <w:sz w:val="24"/>
        </w:rPr>
        <w:t xml:space="preserve"> </w:t>
      </w:r>
      <w:r>
        <w:rPr>
          <w:sz w:val="24"/>
        </w:rPr>
        <w:t>monthly</w:t>
      </w:r>
      <w:r>
        <w:rPr>
          <w:spacing w:val="-4"/>
          <w:sz w:val="24"/>
        </w:rPr>
        <w:t xml:space="preserve"> </w:t>
      </w:r>
      <w:r>
        <w:rPr>
          <w:sz w:val="24"/>
        </w:rPr>
        <w:t>by</w:t>
      </w:r>
      <w:r>
        <w:rPr>
          <w:spacing w:val="-10"/>
          <w:sz w:val="24"/>
        </w:rPr>
        <w:t xml:space="preserve"> </w:t>
      </w:r>
      <w:r>
        <w:rPr>
          <w:sz w:val="24"/>
        </w:rPr>
        <w:t>project</w:t>
      </w:r>
      <w:r>
        <w:rPr>
          <w:spacing w:val="-1"/>
          <w:sz w:val="24"/>
        </w:rPr>
        <w:t xml:space="preserve"> </w:t>
      </w:r>
      <w:r>
        <w:rPr>
          <w:spacing w:val="-2"/>
          <w:sz w:val="24"/>
        </w:rPr>
        <w:t>title</w:t>
      </w:r>
    </w:p>
    <w:p w14:paraId="192C046F" w14:textId="77777777" w:rsidR="00D61D72" w:rsidRDefault="00860DAE">
      <w:pPr>
        <w:pStyle w:val="ListParagraph"/>
        <w:numPr>
          <w:ilvl w:val="0"/>
          <w:numId w:val="18"/>
        </w:numPr>
        <w:tabs>
          <w:tab w:val="left" w:pos="2380"/>
        </w:tabs>
        <w:ind w:hanging="360"/>
        <w:rPr>
          <w:sz w:val="24"/>
        </w:rPr>
      </w:pPr>
      <w:r>
        <w:rPr>
          <w:sz w:val="24"/>
        </w:rPr>
        <w:t>Cost</w:t>
      </w:r>
      <w:r>
        <w:rPr>
          <w:spacing w:val="-3"/>
          <w:sz w:val="24"/>
        </w:rPr>
        <w:t xml:space="preserve"> </w:t>
      </w:r>
      <w:r>
        <w:rPr>
          <w:sz w:val="24"/>
        </w:rPr>
        <w:t>of</w:t>
      </w:r>
      <w:r>
        <w:rPr>
          <w:spacing w:val="-2"/>
          <w:sz w:val="24"/>
        </w:rPr>
        <w:t xml:space="preserve"> </w:t>
      </w:r>
      <w:r>
        <w:rPr>
          <w:sz w:val="24"/>
        </w:rPr>
        <w:t>claim</w:t>
      </w:r>
      <w:r>
        <w:rPr>
          <w:spacing w:val="-2"/>
          <w:sz w:val="24"/>
        </w:rPr>
        <w:t xml:space="preserve"> </w:t>
      </w:r>
      <w:r>
        <w:rPr>
          <w:sz w:val="24"/>
        </w:rPr>
        <w:t>review</w:t>
      </w:r>
      <w:r>
        <w:rPr>
          <w:spacing w:val="-2"/>
          <w:sz w:val="24"/>
        </w:rPr>
        <w:t xml:space="preserve"> </w:t>
      </w:r>
      <w:r>
        <w:rPr>
          <w:sz w:val="24"/>
        </w:rPr>
        <w:t>monthly</w:t>
      </w:r>
      <w:r>
        <w:rPr>
          <w:spacing w:val="53"/>
          <w:sz w:val="24"/>
        </w:rPr>
        <w:t xml:space="preserve"> </w:t>
      </w:r>
      <w:r>
        <w:rPr>
          <w:sz w:val="24"/>
        </w:rPr>
        <w:t>by</w:t>
      </w:r>
      <w:r>
        <w:rPr>
          <w:spacing w:val="-5"/>
          <w:sz w:val="24"/>
        </w:rPr>
        <w:t xml:space="preserve"> </w:t>
      </w:r>
      <w:r>
        <w:rPr>
          <w:sz w:val="24"/>
        </w:rPr>
        <w:t>project</w:t>
      </w:r>
      <w:r>
        <w:rPr>
          <w:spacing w:val="-1"/>
          <w:sz w:val="24"/>
        </w:rPr>
        <w:t xml:space="preserve"> </w:t>
      </w:r>
      <w:r>
        <w:rPr>
          <w:spacing w:val="-2"/>
          <w:sz w:val="24"/>
        </w:rPr>
        <w:t>title</w:t>
      </w:r>
    </w:p>
    <w:p w14:paraId="48B2C814" w14:textId="77777777" w:rsidR="00D61D72" w:rsidRDefault="00860DAE">
      <w:pPr>
        <w:pStyle w:val="ListParagraph"/>
        <w:numPr>
          <w:ilvl w:val="0"/>
          <w:numId w:val="18"/>
        </w:numPr>
        <w:tabs>
          <w:tab w:val="left" w:pos="2380"/>
        </w:tabs>
        <w:spacing w:before="21"/>
        <w:ind w:hanging="360"/>
        <w:rPr>
          <w:sz w:val="24"/>
        </w:rPr>
      </w:pPr>
      <w:r>
        <w:rPr>
          <w:sz w:val="24"/>
        </w:rPr>
        <w:t>Number</w:t>
      </w:r>
      <w:r>
        <w:rPr>
          <w:spacing w:val="-10"/>
          <w:sz w:val="24"/>
        </w:rPr>
        <w:t xml:space="preserve"> </w:t>
      </w:r>
      <w:r>
        <w:rPr>
          <w:sz w:val="24"/>
        </w:rPr>
        <w:t>of</w:t>
      </w:r>
      <w:r>
        <w:rPr>
          <w:spacing w:val="-2"/>
          <w:sz w:val="24"/>
        </w:rPr>
        <w:t xml:space="preserve"> </w:t>
      </w:r>
      <w:r>
        <w:rPr>
          <w:sz w:val="24"/>
        </w:rPr>
        <w:t>Research</w:t>
      </w:r>
      <w:r>
        <w:rPr>
          <w:spacing w:val="-3"/>
          <w:sz w:val="24"/>
        </w:rPr>
        <w:t xml:space="preserve"> </w:t>
      </w:r>
      <w:r>
        <w:rPr>
          <w:sz w:val="24"/>
        </w:rPr>
        <w:t>projects</w:t>
      </w:r>
      <w:r>
        <w:rPr>
          <w:spacing w:val="-1"/>
          <w:sz w:val="24"/>
        </w:rPr>
        <w:t xml:space="preserve"> </w:t>
      </w:r>
      <w:r>
        <w:rPr>
          <w:sz w:val="24"/>
        </w:rPr>
        <w:t>in</w:t>
      </w:r>
      <w:r>
        <w:rPr>
          <w:spacing w:val="-1"/>
          <w:sz w:val="24"/>
        </w:rPr>
        <w:t xml:space="preserve"> </w:t>
      </w:r>
      <w:r>
        <w:rPr>
          <w:sz w:val="24"/>
        </w:rPr>
        <w:t>process and</w:t>
      </w:r>
      <w:r>
        <w:rPr>
          <w:spacing w:val="-2"/>
          <w:sz w:val="24"/>
        </w:rPr>
        <w:t xml:space="preserve"> </w:t>
      </w:r>
      <w:r>
        <w:rPr>
          <w:sz w:val="24"/>
        </w:rPr>
        <w:t>status</w:t>
      </w:r>
      <w:r>
        <w:rPr>
          <w:spacing w:val="-2"/>
          <w:sz w:val="24"/>
        </w:rPr>
        <w:t xml:space="preserve"> </w:t>
      </w:r>
      <w:r>
        <w:rPr>
          <w:sz w:val="24"/>
        </w:rPr>
        <w:t>by</w:t>
      </w:r>
      <w:r>
        <w:rPr>
          <w:spacing w:val="-9"/>
          <w:sz w:val="24"/>
        </w:rPr>
        <w:t xml:space="preserve"> </w:t>
      </w:r>
      <w:r>
        <w:rPr>
          <w:sz w:val="24"/>
        </w:rPr>
        <w:t>project</w:t>
      </w:r>
      <w:r>
        <w:rPr>
          <w:spacing w:val="-1"/>
          <w:sz w:val="24"/>
        </w:rPr>
        <w:t xml:space="preserve"> </w:t>
      </w:r>
      <w:r>
        <w:rPr>
          <w:spacing w:val="-2"/>
          <w:sz w:val="24"/>
        </w:rPr>
        <w:t>title</w:t>
      </w:r>
    </w:p>
    <w:p w14:paraId="0DB2721F" w14:textId="77777777" w:rsidR="00D61D72" w:rsidRDefault="00860DAE">
      <w:pPr>
        <w:pStyle w:val="ListParagraph"/>
        <w:numPr>
          <w:ilvl w:val="0"/>
          <w:numId w:val="18"/>
        </w:numPr>
        <w:tabs>
          <w:tab w:val="left" w:pos="2377"/>
          <w:tab w:val="left" w:pos="2378"/>
        </w:tabs>
        <w:ind w:left="2377"/>
        <w:rPr>
          <w:sz w:val="24"/>
        </w:rPr>
      </w:pPr>
      <w:r>
        <w:rPr>
          <w:sz w:val="24"/>
        </w:rPr>
        <w:t>Number</w:t>
      </w:r>
      <w:r>
        <w:rPr>
          <w:spacing w:val="-10"/>
          <w:sz w:val="24"/>
        </w:rPr>
        <w:t xml:space="preserve"> </w:t>
      </w:r>
      <w:r>
        <w:rPr>
          <w:sz w:val="24"/>
        </w:rPr>
        <w:t>of</w:t>
      </w:r>
      <w:r>
        <w:rPr>
          <w:spacing w:val="-2"/>
          <w:sz w:val="24"/>
        </w:rPr>
        <w:t xml:space="preserve"> </w:t>
      </w:r>
      <w:r>
        <w:rPr>
          <w:sz w:val="24"/>
        </w:rPr>
        <w:t>Data</w:t>
      </w:r>
      <w:r>
        <w:rPr>
          <w:spacing w:val="-2"/>
          <w:sz w:val="24"/>
        </w:rPr>
        <w:t xml:space="preserve"> </w:t>
      </w:r>
      <w:r>
        <w:rPr>
          <w:sz w:val="24"/>
        </w:rPr>
        <w:t>Analysis</w:t>
      </w:r>
      <w:r>
        <w:rPr>
          <w:spacing w:val="-1"/>
          <w:sz w:val="24"/>
        </w:rPr>
        <w:t xml:space="preserve"> </w:t>
      </w:r>
      <w:r>
        <w:rPr>
          <w:sz w:val="24"/>
        </w:rPr>
        <w:t>in</w:t>
      </w:r>
      <w:r>
        <w:rPr>
          <w:spacing w:val="-1"/>
          <w:sz w:val="24"/>
        </w:rPr>
        <w:t xml:space="preserve"> </w:t>
      </w:r>
      <w:r>
        <w:rPr>
          <w:sz w:val="24"/>
        </w:rPr>
        <w:t>process</w:t>
      </w:r>
      <w:r>
        <w:rPr>
          <w:spacing w:val="-2"/>
          <w:sz w:val="24"/>
        </w:rPr>
        <w:t xml:space="preserve"> </w:t>
      </w:r>
      <w:r>
        <w:rPr>
          <w:sz w:val="24"/>
        </w:rPr>
        <w:t>and</w:t>
      </w:r>
      <w:r>
        <w:rPr>
          <w:spacing w:val="-2"/>
          <w:sz w:val="24"/>
        </w:rPr>
        <w:t xml:space="preserve"> </w:t>
      </w:r>
      <w:r>
        <w:rPr>
          <w:sz w:val="24"/>
        </w:rPr>
        <w:t>status</w:t>
      </w:r>
      <w:r>
        <w:rPr>
          <w:spacing w:val="-1"/>
          <w:sz w:val="24"/>
        </w:rPr>
        <w:t xml:space="preserve"> </w:t>
      </w:r>
      <w:r>
        <w:rPr>
          <w:sz w:val="24"/>
        </w:rPr>
        <w:t>by</w:t>
      </w:r>
      <w:r>
        <w:rPr>
          <w:spacing w:val="-6"/>
          <w:sz w:val="24"/>
        </w:rPr>
        <w:t xml:space="preserve"> </w:t>
      </w:r>
      <w:r>
        <w:rPr>
          <w:sz w:val="24"/>
        </w:rPr>
        <w:t>project</w:t>
      </w:r>
      <w:r>
        <w:rPr>
          <w:spacing w:val="-1"/>
          <w:sz w:val="24"/>
        </w:rPr>
        <w:t xml:space="preserve"> </w:t>
      </w:r>
      <w:r>
        <w:rPr>
          <w:spacing w:val="-2"/>
          <w:sz w:val="24"/>
        </w:rPr>
        <w:t>title</w:t>
      </w:r>
    </w:p>
    <w:p w14:paraId="11D0D459" w14:textId="77777777" w:rsidR="00D61D72" w:rsidRDefault="00860DAE">
      <w:pPr>
        <w:pStyle w:val="ListParagraph"/>
        <w:numPr>
          <w:ilvl w:val="0"/>
          <w:numId w:val="18"/>
        </w:numPr>
        <w:tabs>
          <w:tab w:val="left" w:pos="2377"/>
          <w:tab w:val="left" w:pos="2378"/>
        </w:tabs>
        <w:spacing w:before="21" w:line="256" w:lineRule="auto"/>
        <w:ind w:left="2379" w:right="1700" w:hanging="360"/>
        <w:rPr>
          <w:sz w:val="24"/>
        </w:rPr>
      </w:pPr>
      <w:r>
        <w:rPr>
          <w:sz w:val="24"/>
        </w:rPr>
        <w:t>Number</w:t>
      </w:r>
      <w:r>
        <w:rPr>
          <w:spacing w:val="-12"/>
          <w:sz w:val="24"/>
        </w:rPr>
        <w:t xml:space="preserve"> </w:t>
      </w:r>
      <w:r>
        <w:rPr>
          <w:sz w:val="24"/>
        </w:rPr>
        <w:t>of</w:t>
      </w:r>
      <w:r>
        <w:rPr>
          <w:spacing w:val="-12"/>
          <w:sz w:val="24"/>
        </w:rPr>
        <w:t xml:space="preserve"> </w:t>
      </w:r>
      <w:r>
        <w:rPr>
          <w:sz w:val="24"/>
        </w:rPr>
        <w:t>Statistical</w:t>
      </w:r>
      <w:r>
        <w:rPr>
          <w:spacing w:val="-10"/>
          <w:sz w:val="24"/>
        </w:rPr>
        <w:t xml:space="preserve"> </w:t>
      </w:r>
      <w:r>
        <w:rPr>
          <w:sz w:val="24"/>
        </w:rPr>
        <w:t>Extrapolation</w:t>
      </w:r>
      <w:r>
        <w:rPr>
          <w:spacing w:val="-10"/>
          <w:sz w:val="24"/>
        </w:rPr>
        <w:t xml:space="preserve"> </w:t>
      </w:r>
      <w:r>
        <w:rPr>
          <w:sz w:val="24"/>
        </w:rPr>
        <w:t>of</w:t>
      </w:r>
      <w:r>
        <w:rPr>
          <w:spacing w:val="-12"/>
          <w:sz w:val="24"/>
        </w:rPr>
        <w:t xml:space="preserve"> </w:t>
      </w:r>
      <w:r>
        <w:rPr>
          <w:sz w:val="24"/>
        </w:rPr>
        <w:t>Overpayment</w:t>
      </w:r>
      <w:r>
        <w:rPr>
          <w:spacing w:val="-10"/>
          <w:sz w:val="24"/>
        </w:rPr>
        <w:t xml:space="preserve"> </w:t>
      </w:r>
      <w:r>
        <w:rPr>
          <w:sz w:val="24"/>
        </w:rPr>
        <w:t>or</w:t>
      </w:r>
      <w:r>
        <w:rPr>
          <w:spacing w:val="-12"/>
          <w:sz w:val="24"/>
        </w:rPr>
        <w:t xml:space="preserve"> </w:t>
      </w:r>
      <w:r>
        <w:rPr>
          <w:sz w:val="24"/>
        </w:rPr>
        <w:t>Potential Overpayment in process and status by project title</w:t>
      </w:r>
    </w:p>
    <w:p w14:paraId="136F1FF2" w14:textId="77777777" w:rsidR="00D61D72" w:rsidRDefault="00860DAE">
      <w:pPr>
        <w:pStyle w:val="ListParagraph"/>
        <w:numPr>
          <w:ilvl w:val="0"/>
          <w:numId w:val="18"/>
        </w:numPr>
        <w:tabs>
          <w:tab w:val="left" w:pos="2377"/>
          <w:tab w:val="left" w:pos="2378"/>
        </w:tabs>
        <w:spacing w:before="3" w:line="247" w:lineRule="auto"/>
        <w:ind w:left="2379" w:right="992" w:hanging="360"/>
        <w:rPr>
          <w:sz w:val="24"/>
        </w:rPr>
      </w:pPr>
      <w:r>
        <w:rPr>
          <w:sz w:val="24"/>
        </w:rPr>
        <w:t>Number</w:t>
      </w:r>
      <w:r>
        <w:rPr>
          <w:spacing w:val="-12"/>
          <w:sz w:val="24"/>
        </w:rPr>
        <w:t xml:space="preserve"> </w:t>
      </w:r>
      <w:r>
        <w:rPr>
          <w:sz w:val="24"/>
        </w:rPr>
        <w:t>of</w:t>
      </w:r>
      <w:r>
        <w:rPr>
          <w:spacing w:val="-12"/>
          <w:sz w:val="24"/>
        </w:rPr>
        <w:t xml:space="preserve"> </w:t>
      </w:r>
      <w:r>
        <w:rPr>
          <w:sz w:val="24"/>
        </w:rPr>
        <w:t>Recalculation</w:t>
      </w:r>
      <w:r>
        <w:rPr>
          <w:spacing w:val="-6"/>
          <w:sz w:val="24"/>
        </w:rPr>
        <w:t xml:space="preserve"> </w:t>
      </w:r>
      <w:r>
        <w:rPr>
          <w:sz w:val="24"/>
        </w:rPr>
        <w:t>of</w:t>
      </w:r>
      <w:r>
        <w:rPr>
          <w:spacing w:val="-12"/>
          <w:sz w:val="24"/>
        </w:rPr>
        <w:t xml:space="preserve"> </w:t>
      </w:r>
      <w:r>
        <w:rPr>
          <w:sz w:val="24"/>
        </w:rPr>
        <w:t>Statistical</w:t>
      </w:r>
      <w:r>
        <w:rPr>
          <w:spacing w:val="-10"/>
          <w:sz w:val="24"/>
        </w:rPr>
        <w:t xml:space="preserve"> </w:t>
      </w:r>
      <w:r>
        <w:rPr>
          <w:sz w:val="24"/>
        </w:rPr>
        <w:t>Extrapolation</w:t>
      </w:r>
      <w:r>
        <w:rPr>
          <w:spacing w:val="-10"/>
          <w:sz w:val="24"/>
        </w:rPr>
        <w:t xml:space="preserve"> </w:t>
      </w:r>
      <w:r>
        <w:rPr>
          <w:sz w:val="24"/>
        </w:rPr>
        <w:t>of</w:t>
      </w:r>
      <w:r>
        <w:rPr>
          <w:spacing w:val="-12"/>
          <w:sz w:val="24"/>
        </w:rPr>
        <w:t xml:space="preserve"> </w:t>
      </w:r>
      <w:r>
        <w:rPr>
          <w:sz w:val="24"/>
        </w:rPr>
        <w:t>Overpayment</w:t>
      </w:r>
      <w:r>
        <w:rPr>
          <w:spacing w:val="-10"/>
          <w:sz w:val="24"/>
        </w:rPr>
        <w:t xml:space="preserve"> </w:t>
      </w:r>
      <w:r>
        <w:rPr>
          <w:sz w:val="24"/>
        </w:rPr>
        <w:t>in process and status by project title</w:t>
      </w:r>
    </w:p>
    <w:p w14:paraId="29293093" w14:textId="77777777" w:rsidR="00D61D72" w:rsidRDefault="00D61D72">
      <w:pPr>
        <w:pStyle w:val="BodyText"/>
        <w:spacing w:before="10"/>
        <w:rPr>
          <w:sz w:val="26"/>
        </w:rPr>
      </w:pPr>
    </w:p>
    <w:p w14:paraId="2C3950F1" w14:textId="77777777" w:rsidR="00D61D72" w:rsidRDefault="00860DAE">
      <w:pPr>
        <w:pStyle w:val="BodyText"/>
        <w:spacing w:before="1" w:line="247" w:lineRule="auto"/>
        <w:ind w:left="1307" w:right="377" w:hanging="10"/>
      </w:pPr>
      <w:r>
        <w:t>Work</w:t>
      </w:r>
      <w:r>
        <w:rPr>
          <w:spacing w:val="-6"/>
        </w:rPr>
        <w:t xml:space="preserve"> </w:t>
      </w:r>
      <w:r>
        <w:t>close-out</w:t>
      </w:r>
      <w:r>
        <w:rPr>
          <w:spacing w:val="-5"/>
        </w:rPr>
        <w:t xml:space="preserve"> </w:t>
      </w:r>
      <w:r>
        <w:t>should</w:t>
      </w:r>
      <w:r>
        <w:rPr>
          <w:spacing w:val="-6"/>
        </w:rPr>
        <w:t xml:space="preserve"> </w:t>
      </w:r>
      <w:r>
        <w:t>be</w:t>
      </w:r>
      <w:r>
        <w:rPr>
          <w:spacing w:val="-9"/>
        </w:rPr>
        <w:t xml:space="preserve"> </w:t>
      </w:r>
      <w:r>
        <w:t>provided</w:t>
      </w:r>
      <w:r>
        <w:rPr>
          <w:spacing w:val="-6"/>
        </w:rPr>
        <w:t xml:space="preserve"> </w:t>
      </w:r>
      <w:r>
        <w:t>as</w:t>
      </w:r>
      <w:r>
        <w:rPr>
          <w:spacing w:val="-6"/>
        </w:rPr>
        <w:t xml:space="preserve"> </w:t>
      </w:r>
      <w:r>
        <w:t>outlined</w:t>
      </w:r>
      <w:r>
        <w:rPr>
          <w:spacing w:val="-6"/>
        </w:rPr>
        <w:t xml:space="preserve"> </w:t>
      </w:r>
      <w:r>
        <w:t>in</w:t>
      </w:r>
      <w:r>
        <w:rPr>
          <w:spacing w:val="-3"/>
        </w:rPr>
        <w:t xml:space="preserve"> </w:t>
      </w:r>
      <w:r>
        <w:t>its</w:t>
      </w:r>
      <w:r>
        <w:rPr>
          <w:spacing w:val="-6"/>
        </w:rPr>
        <w:t xml:space="preserve"> </w:t>
      </w:r>
      <w:r>
        <w:t>sections.</w:t>
      </w:r>
      <w:r>
        <w:rPr>
          <w:spacing w:val="-6"/>
        </w:rPr>
        <w:t xml:space="preserve"> </w:t>
      </w:r>
      <w:r>
        <w:t>Reports</w:t>
      </w:r>
      <w:r>
        <w:rPr>
          <w:spacing w:val="-6"/>
        </w:rPr>
        <w:t xml:space="preserve"> </w:t>
      </w:r>
      <w:r>
        <w:t>shall</w:t>
      </w:r>
      <w:r>
        <w:rPr>
          <w:spacing w:val="-8"/>
        </w:rPr>
        <w:t xml:space="preserve"> </w:t>
      </w:r>
      <w:r>
        <w:t>be</w:t>
      </w:r>
      <w:r>
        <w:rPr>
          <w:spacing w:val="-9"/>
        </w:rPr>
        <w:t xml:space="preserve"> </w:t>
      </w:r>
      <w:r>
        <w:t>agreed upon with CMS.</w:t>
      </w:r>
    </w:p>
    <w:p w14:paraId="2DE309B7" w14:textId="77777777" w:rsidR="00D61D72" w:rsidRDefault="00D61D72">
      <w:pPr>
        <w:pStyle w:val="BodyText"/>
        <w:spacing w:before="1"/>
        <w:rPr>
          <w:sz w:val="27"/>
        </w:rPr>
      </w:pPr>
    </w:p>
    <w:p w14:paraId="79F874FD" w14:textId="77777777" w:rsidR="00D61D72" w:rsidRDefault="00860DAE">
      <w:pPr>
        <w:pStyle w:val="BodyText"/>
        <w:spacing w:line="247" w:lineRule="auto"/>
        <w:ind w:left="1307" w:right="377" w:hanging="10"/>
      </w:pPr>
      <w:r>
        <w:t>Standard</w:t>
      </w:r>
      <w:r>
        <w:rPr>
          <w:spacing w:val="-6"/>
        </w:rPr>
        <w:t xml:space="preserve"> </w:t>
      </w:r>
      <w:r>
        <w:t>Operating</w:t>
      </w:r>
      <w:r>
        <w:rPr>
          <w:spacing w:val="-11"/>
        </w:rPr>
        <w:t xml:space="preserve"> </w:t>
      </w:r>
      <w:r>
        <w:t>Procedures</w:t>
      </w:r>
      <w:r>
        <w:rPr>
          <w:spacing w:val="-6"/>
        </w:rPr>
        <w:t xml:space="preserve"> </w:t>
      </w:r>
      <w:r>
        <w:t>for</w:t>
      </w:r>
      <w:r>
        <w:rPr>
          <w:spacing w:val="-7"/>
        </w:rPr>
        <w:t xml:space="preserve"> </w:t>
      </w:r>
      <w:r>
        <w:t>Key</w:t>
      </w:r>
      <w:r>
        <w:rPr>
          <w:spacing w:val="-11"/>
        </w:rPr>
        <w:t xml:space="preserve"> </w:t>
      </w:r>
      <w:r>
        <w:t>tasks</w:t>
      </w:r>
      <w:r>
        <w:rPr>
          <w:spacing w:val="-6"/>
        </w:rPr>
        <w:t xml:space="preserve"> </w:t>
      </w:r>
      <w:r>
        <w:t>shall</w:t>
      </w:r>
      <w:r>
        <w:rPr>
          <w:spacing w:val="-5"/>
        </w:rPr>
        <w:t xml:space="preserve"> </w:t>
      </w:r>
      <w:r>
        <w:t>be</w:t>
      </w:r>
      <w:r>
        <w:rPr>
          <w:spacing w:val="-9"/>
        </w:rPr>
        <w:t xml:space="preserve"> </w:t>
      </w:r>
      <w:r>
        <w:t>developed</w:t>
      </w:r>
      <w:r>
        <w:rPr>
          <w:spacing w:val="-6"/>
        </w:rPr>
        <w:t xml:space="preserve"> </w:t>
      </w:r>
      <w:r>
        <w:t>within</w:t>
      </w:r>
      <w:r>
        <w:rPr>
          <w:spacing w:val="-6"/>
        </w:rPr>
        <w:t xml:space="preserve"> </w:t>
      </w:r>
      <w:r>
        <w:t>the</w:t>
      </w:r>
      <w:r>
        <w:rPr>
          <w:spacing w:val="-4"/>
        </w:rPr>
        <w:t xml:space="preserve"> </w:t>
      </w:r>
      <w:r>
        <w:t>base</w:t>
      </w:r>
      <w:r>
        <w:rPr>
          <w:spacing w:val="-4"/>
        </w:rPr>
        <w:t xml:space="preserve"> </w:t>
      </w:r>
      <w:r>
        <w:t>year</w:t>
      </w:r>
      <w:r>
        <w:rPr>
          <w:spacing w:val="-9"/>
        </w:rPr>
        <w:t xml:space="preserve"> </w:t>
      </w:r>
      <w:r>
        <w:t>of the contract and updated as processes change.</w:t>
      </w:r>
    </w:p>
    <w:p w14:paraId="4BAD0100" w14:textId="77777777" w:rsidR="00D61D72" w:rsidRDefault="00D61D72">
      <w:pPr>
        <w:pStyle w:val="BodyText"/>
        <w:rPr>
          <w:sz w:val="27"/>
        </w:rPr>
      </w:pPr>
    </w:p>
    <w:p w14:paraId="470C36D7" w14:textId="77777777" w:rsidR="00D61D72" w:rsidRDefault="00860DAE">
      <w:pPr>
        <w:pStyle w:val="Heading2"/>
      </w:pPr>
      <w:bookmarkStart w:id="267" w:name="Report_Requirement—Task_10:_Customer_Ser"/>
      <w:bookmarkEnd w:id="267"/>
      <w:r>
        <w:t>Report</w:t>
      </w:r>
      <w:r>
        <w:rPr>
          <w:spacing w:val="-8"/>
        </w:rPr>
        <w:t xml:space="preserve"> </w:t>
      </w:r>
      <w:r>
        <w:t>Requirement—Task</w:t>
      </w:r>
      <w:r>
        <w:rPr>
          <w:spacing w:val="-3"/>
        </w:rPr>
        <w:t xml:space="preserve"> </w:t>
      </w:r>
      <w:r>
        <w:t>10:</w:t>
      </w:r>
      <w:r>
        <w:rPr>
          <w:spacing w:val="-5"/>
        </w:rPr>
        <w:t xml:space="preserve"> </w:t>
      </w:r>
      <w:r>
        <w:t>Customer</w:t>
      </w:r>
      <w:r>
        <w:rPr>
          <w:spacing w:val="-5"/>
        </w:rPr>
        <w:t xml:space="preserve"> </w:t>
      </w:r>
      <w:r>
        <w:rPr>
          <w:spacing w:val="-2"/>
        </w:rPr>
        <w:t>Service</w:t>
      </w:r>
    </w:p>
    <w:p w14:paraId="3AA0A7C7" w14:textId="77777777" w:rsidR="00D61D72" w:rsidRDefault="00860DAE">
      <w:pPr>
        <w:pStyle w:val="BodyText"/>
        <w:spacing w:before="156" w:line="247" w:lineRule="auto"/>
        <w:ind w:left="935" w:right="562" w:hanging="12"/>
      </w:pPr>
      <w:r>
        <w:t>The</w:t>
      </w:r>
      <w:r>
        <w:rPr>
          <w:spacing w:val="-8"/>
        </w:rPr>
        <w:t xml:space="preserve"> </w:t>
      </w:r>
      <w:r>
        <w:t>Contractor</w:t>
      </w:r>
      <w:r>
        <w:rPr>
          <w:spacing w:val="-6"/>
        </w:rPr>
        <w:t xml:space="preserve"> </w:t>
      </w:r>
      <w:r>
        <w:t>shall</w:t>
      </w:r>
      <w:r>
        <w:rPr>
          <w:spacing w:val="-4"/>
        </w:rPr>
        <w:t xml:space="preserve"> </w:t>
      </w:r>
      <w:r>
        <w:t>retain</w:t>
      </w:r>
      <w:r>
        <w:rPr>
          <w:spacing w:val="-5"/>
        </w:rPr>
        <w:t xml:space="preserve"> </w:t>
      </w:r>
      <w:r>
        <w:t>a</w:t>
      </w:r>
      <w:r>
        <w:rPr>
          <w:spacing w:val="-8"/>
        </w:rPr>
        <w:t xml:space="preserve"> </w:t>
      </w:r>
      <w:r>
        <w:t>written/electronic</w:t>
      </w:r>
      <w:r>
        <w:rPr>
          <w:spacing w:val="-6"/>
        </w:rPr>
        <w:t xml:space="preserve"> </w:t>
      </w:r>
      <w:r>
        <w:t>report</w:t>
      </w:r>
      <w:r>
        <w:rPr>
          <w:spacing w:val="-4"/>
        </w:rPr>
        <w:t xml:space="preserve"> </w:t>
      </w:r>
      <w:r>
        <w:t>of</w:t>
      </w:r>
      <w:r>
        <w:rPr>
          <w:spacing w:val="-8"/>
        </w:rPr>
        <w:t xml:space="preserve"> </w:t>
      </w:r>
      <w:r>
        <w:t>contact</w:t>
      </w:r>
      <w:r>
        <w:rPr>
          <w:spacing w:val="-4"/>
        </w:rPr>
        <w:t xml:space="preserve"> </w:t>
      </w:r>
      <w:r>
        <w:t>for</w:t>
      </w:r>
      <w:r>
        <w:rPr>
          <w:spacing w:val="-8"/>
        </w:rPr>
        <w:t xml:space="preserve"> </w:t>
      </w:r>
      <w:r>
        <w:t>all</w:t>
      </w:r>
      <w:r>
        <w:rPr>
          <w:spacing w:val="-4"/>
        </w:rPr>
        <w:t xml:space="preserve"> </w:t>
      </w:r>
      <w:r>
        <w:t>telephone</w:t>
      </w:r>
      <w:r>
        <w:rPr>
          <w:spacing w:val="-8"/>
        </w:rPr>
        <w:t xml:space="preserve"> </w:t>
      </w:r>
      <w:r>
        <w:t>inquiries and supply it to CMS within 48 hours, when requested.</w:t>
      </w:r>
      <w:r>
        <w:rPr>
          <w:spacing w:val="40"/>
        </w:rPr>
        <w:t xml:space="preserve"> </w:t>
      </w:r>
      <w:r>
        <w:t>At a minimum, the written/electronic</w:t>
      </w:r>
      <w:r>
        <w:rPr>
          <w:spacing w:val="-8"/>
        </w:rPr>
        <w:t xml:space="preserve"> </w:t>
      </w:r>
      <w:r>
        <w:t>report</w:t>
      </w:r>
      <w:r>
        <w:rPr>
          <w:spacing w:val="-4"/>
        </w:rPr>
        <w:t xml:space="preserve"> </w:t>
      </w:r>
      <w:r>
        <w:t>shall</w:t>
      </w:r>
      <w:r>
        <w:rPr>
          <w:spacing w:val="-9"/>
        </w:rPr>
        <w:t xml:space="preserve"> </w:t>
      </w:r>
      <w:r>
        <w:t>include</w:t>
      </w:r>
      <w:r>
        <w:rPr>
          <w:spacing w:val="-10"/>
        </w:rPr>
        <w:t xml:space="preserve"> </w:t>
      </w:r>
      <w:r>
        <w:t>the</w:t>
      </w:r>
      <w:r>
        <w:rPr>
          <w:spacing w:val="-10"/>
        </w:rPr>
        <w:t xml:space="preserve"> </w:t>
      </w:r>
      <w:r>
        <w:t>provider/</w:t>
      </w:r>
      <w:proofErr w:type="gramStart"/>
      <w:r>
        <w:t>supplier</w:t>
      </w:r>
      <w:proofErr w:type="gramEnd"/>
      <w:r>
        <w:rPr>
          <w:spacing w:val="-10"/>
        </w:rPr>
        <w:t xml:space="preserve"> </w:t>
      </w:r>
      <w:r>
        <w:t>name,</w:t>
      </w:r>
      <w:r>
        <w:rPr>
          <w:spacing w:val="-9"/>
        </w:rPr>
        <w:t xml:space="preserve"> </w:t>
      </w:r>
      <w:r>
        <w:t>phone</w:t>
      </w:r>
      <w:r>
        <w:rPr>
          <w:spacing w:val="-10"/>
        </w:rPr>
        <w:t xml:space="preserve"> </w:t>
      </w:r>
      <w:r>
        <w:t>number,</w:t>
      </w:r>
      <w:r>
        <w:rPr>
          <w:spacing w:val="-9"/>
        </w:rPr>
        <w:t xml:space="preserve"> </w:t>
      </w:r>
      <w:r>
        <w:t>date</w:t>
      </w:r>
      <w:r>
        <w:rPr>
          <w:spacing w:val="-8"/>
        </w:rPr>
        <w:t xml:space="preserve"> </w:t>
      </w:r>
      <w:r>
        <w:t xml:space="preserve">and reason for the call to the Contractor, the response to the inquiry, and the outcome of the </w:t>
      </w:r>
      <w:r>
        <w:rPr>
          <w:spacing w:val="-2"/>
        </w:rPr>
        <w:t>call.</w:t>
      </w:r>
    </w:p>
    <w:p w14:paraId="405156AF" w14:textId="77777777" w:rsidR="00D61D72" w:rsidRDefault="00D61D72">
      <w:pPr>
        <w:pStyle w:val="BodyText"/>
        <w:spacing w:before="7"/>
        <w:rPr>
          <w:sz w:val="20"/>
        </w:rPr>
      </w:pPr>
    </w:p>
    <w:p w14:paraId="0B7745CE" w14:textId="77777777" w:rsidR="00D61D72" w:rsidRDefault="00860DAE">
      <w:pPr>
        <w:pStyle w:val="BodyText"/>
        <w:spacing w:line="247" w:lineRule="auto"/>
        <w:ind w:left="935" w:right="377" w:hanging="12"/>
      </w:pPr>
      <w:r>
        <w:t>The</w:t>
      </w:r>
      <w:r>
        <w:rPr>
          <w:spacing w:val="-9"/>
        </w:rPr>
        <w:t xml:space="preserve"> </w:t>
      </w:r>
      <w:r>
        <w:t>Contractor</w:t>
      </w:r>
      <w:r>
        <w:rPr>
          <w:spacing w:val="-9"/>
        </w:rPr>
        <w:t xml:space="preserve"> </w:t>
      </w:r>
      <w:r>
        <w:t>shall</w:t>
      </w:r>
      <w:r>
        <w:rPr>
          <w:spacing w:val="-8"/>
        </w:rPr>
        <w:t xml:space="preserve"> </w:t>
      </w:r>
      <w:r>
        <w:t>provide</w:t>
      </w:r>
      <w:r>
        <w:rPr>
          <w:spacing w:val="-9"/>
        </w:rPr>
        <w:t xml:space="preserve"> </w:t>
      </w:r>
      <w:r>
        <w:t>ad-hoc</w:t>
      </w:r>
      <w:r>
        <w:rPr>
          <w:spacing w:val="-7"/>
        </w:rPr>
        <w:t xml:space="preserve"> </w:t>
      </w:r>
      <w:r>
        <w:t>custom</w:t>
      </w:r>
      <w:r>
        <w:rPr>
          <w:spacing w:val="-8"/>
        </w:rPr>
        <w:t xml:space="preserve"> </w:t>
      </w:r>
      <w:r>
        <w:t>reports</w:t>
      </w:r>
      <w:r>
        <w:rPr>
          <w:spacing w:val="-8"/>
        </w:rPr>
        <w:t xml:space="preserve"> </w:t>
      </w:r>
      <w:r>
        <w:t>and/or</w:t>
      </w:r>
      <w:r>
        <w:rPr>
          <w:spacing w:val="-9"/>
        </w:rPr>
        <w:t xml:space="preserve"> </w:t>
      </w:r>
      <w:r>
        <w:t>questionnaires</w:t>
      </w:r>
      <w:r>
        <w:rPr>
          <w:spacing w:val="-6"/>
        </w:rPr>
        <w:t xml:space="preserve"> </w:t>
      </w:r>
      <w:r>
        <w:t>for</w:t>
      </w:r>
      <w:r>
        <w:rPr>
          <w:spacing w:val="-9"/>
        </w:rPr>
        <w:t xml:space="preserve"> </w:t>
      </w:r>
      <w:r>
        <w:t>data</w:t>
      </w:r>
      <w:r>
        <w:rPr>
          <w:spacing w:val="-9"/>
        </w:rPr>
        <w:t xml:space="preserve"> </w:t>
      </w:r>
      <w:r>
        <w:t>collection, as requested by CMS.</w:t>
      </w:r>
    </w:p>
    <w:p w14:paraId="79BD9539" w14:textId="77777777" w:rsidR="00D61D72" w:rsidRDefault="00860DAE">
      <w:pPr>
        <w:pStyle w:val="BodyText"/>
        <w:spacing w:before="108" w:line="247" w:lineRule="auto"/>
        <w:ind w:left="935" w:right="377" w:hanging="12"/>
        <w:rPr>
          <w:sz w:val="22"/>
        </w:rPr>
      </w:pPr>
      <w:r>
        <w:t>FAQs</w:t>
      </w:r>
      <w:r>
        <w:rPr>
          <w:spacing w:val="-6"/>
        </w:rPr>
        <w:t xml:space="preserve"> </w:t>
      </w:r>
      <w:r>
        <w:t>shall</w:t>
      </w:r>
      <w:r>
        <w:rPr>
          <w:spacing w:val="-5"/>
        </w:rPr>
        <w:t xml:space="preserve"> </w:t>
      </w:r>
      <w:r>
        <w:t>be</w:t>
      </w:r>
      <w:r>
        <w:rPr>
          <w:spacing w:val="-9"/>
        </w:rPr>
        <w:t xml:space="preserve"> </w:t>
      </w:r>
      <w:r>
        <w:t>developed</w:t>
      </w:r>
      <w:r>
        <w:rPr>
          <w:spacing w:val="-1"/>
        </w:rPr>
        <w:t xml:space="preserve"> </w:t>
      </w:r>
      <w:r>
        <w:t>within</w:t>
      </w:r>
      <w:r>
        <w:rPr>
          <w:spacing w:val="-6"/>
        </w:rPr>
        <w:t xml:space="preserve"> </w:t>
      </w:r>
      <w:r>
        <w:t>6</w:t>
      </w:r>
      <w:r>
        <w:rPr>
          <w:spacing w:val="-8"/>
        </w:rPr>
        <w:t xml:space="preserve"> </w:t>
      </w:r>
      <w:r>
        <w:t>months</w:t>
      </w:r>
      <w:r>
        <w:rPr>
          <w:spacing w:val="-6"/>
        </w:rPr>
        <w:t xml:space="preserve"> </w:t>
      </w:r>
      <w:r>
        <w:t>of</w:t>
      </w:r>
      <w:r>
        <w:rPr>
          <w:spacing w:val="-9"/>
        </w:rPr>
        <w:t xml:space="preserve"> </w:t>
      </w:r>
      <w:r>
        <w:t>award</w:t>
      </w:r>
      <w:r>
        <w:rPr>
          <w:spacing w:val="-6"/>
        </w:rPr>
        <w:t xml:space="preserve"> </w:t>
      </w:r>
      <w:r>
        <w:t>date</w:t>
      </w:r>
      <w:r>
        <w:rPr>
          <w:spacing w:val="-9"/>
        </w:rPr>
        <w:t xml:space="preserve"> </w:t>
      </w:r>
      <w:r>
        <w:t>and</w:t>
      </w:r>
      <w:r>
        <w:rPr>
          <w:spacing w:val="-6"/>
        </w:rPr>
        <w:t xml:space="preserve"> </w:t>
      </w:r>
      <w:r>
        <w:t>reviewed</w:t>
      </w:r>
      <w:r>
        <w:rPr>
          <w:spacing w:val="-6"/>
        </w:rPr>
        <w:t xml:space="preserve"> </w:t>
      </w:r>
      <w:r>
        <w:t>monthly</w:t>
      </w:r>
      <w:r>
        <w:rPr>
          <w:spacing w:val="-11"/>
        </w:rPr>
        <w:t xml:space="preserve"> </w:t>
      </w:r>
      <w:r>
        <w:t>for</w:t>
      </w:r>
      <w:r>
        <w:rPr>
          <w:spacing w:val="-9"/>
        </w:rPr>
        <w:t xml:space="preserve"> </w:t>
      </w:r>
      <w:r>
        <w:t>updates. FAQs report shall be delivered monthly</w:t>
      </w:r>
      <w:r>
        <w:rPr>
          <w:sz w:val="22"/>
        </w:rPr>
        <w:t>.</w:t>
      </w:r>
    </w:p>
    <w:p w14:paraId="79129E0B" w14:textId="77777777" w:rsidR="00D61D72" w:rsidRDefault="00D61D72">
      <w:pPr>
        <w:pStyle w:val="BodyText"/>
        <w:spacing w:before="10"/>
        <w:rPr>
          <w:sz w:val="28"/>
        </w:rPr>
      </w:pPr>
    </w:p>
    <w:p w14:paraId="5A461364" w14:textId="77777777" w:rsidR="00D61D72" w:rsidRDefault="00860DAE">
      <w:pPr>
        <w:pStyle w:val="Heading2"/>
        <w:spacing w:line="247" w:lineRule="auto"/>
        <w:ind w:left="935" w:right="377" w:hanging="12"/>
      </w:pPr>
      <w:bookmarkStart w:id="268" w:name="Report_Requirement_–_Task_11:_Defending_"/>
      <w:bookmarkEnd w:id="268"/>
      <w:r>
        <w:t>Report</w:t>
      </w:r>
      <w:r>
        <w:rPr>
          <w:spacing w:val="-10"/>
        </w:rPr>
        <w:t xml:space="preserve"> </w:t>
      </w:r>
      <w:r>
        <w:t>Requirement</w:t>
      </w:r>
      <w:r>
        <w:rPr>
          <w:spacing w:val="-10"/>
        </w:rPr>
        <w:t xml:space="preserve"> </w:t>
      </w:r>
      <w:r>
        <w:t>–</w:t>
      </w:r>
      <w:r>
        <w:rPr>
          <w:spacing w:val="-4"/>
        </w:rPr>
        <w:t xml:space="preserve"> </w:t>
      </w:r>
      <w:r>
        <w:t>Task</w:t>
      </w:r>
      <w:r>
        <w:rPr>
          <w:spacing w:val="-8"/>
        </w:rPr>
        <w:t xml:space="preserve"> </w:t>
      </w:r>
      <w:r>
        <w:t>11:</w:t>
      </w:r>
      <w:r>
        <w:rPr>
          <w:spacing w:val="-10"/>
        </w:rPr>
        <w:t xml:space="preserve"> </w:t>
      </w:r>
      <w:r>
        <w:t>Defending</w:t>
      </w:r>
      <w:r>
        <w:rPr>
          <w:spacing w:val="-9"/>
        </w:rPr>
        <w:t xml:space="preserve"> </w:t>
      </w:r>
      <w:r>
        <w:t>Medical</w:t>
      </w:r>
      <w:r>
        <w:rPr>
          <w:spacing w:val="-9"/>
        </w:rPr>
        <w:t xml:space="preserve"> </w:t>
      </w:r>
      <w:r>
        <w:t>Review</w:t>
      </w:r>
      <w:r>
        <w:rPr>
          <w:spacing w:val="-7"/>
        </w:rPr>
        <w:t xml:space="preserve"> </w:t>
      </w:r>
      <w:r>
        <w:t>Decisions</w:t>
      </w:r>
      <w:r>
        <w:rPr>
          <w:spacing w:val="-9"/>
        </w:rPr>
        <w:t xml:space="preserve"> </w:t>
      </w:r>
      <w:r>
        <w:t>at</w:t>
      </w:r>
      <w:r>
        <w:rPr>
          <w:spacing w:val="-10"/>
        </w:rPr>
        <w:t xml:space="preserve"> </w:t>
      </w:r>
      <w:r>
        <w:t>Administrative Law Judge (ALJ) Hearings</w:t>
      </w:r>
    </w:p>
    <w:p w14:paraId="4D62C5DC" w14:textId="77777777" w:rsidR="00D61D72" w:rsidRDefault="00D61D72">
      <w:pPr>
        <w:pStyle w:val="BodyText"/>
        <w:spacing w:before="7"/>
        <w:rPr>
          <w:b/>
          <w:sz w:val="28"/>
        </w:rPr>
      </w:pPr>
    </w:p>
    <w:p w14:paraId="614D5D4A" w14:textId="77777777" w:rsidR="00D61D72" w:rsidDel="001906D4" w:rsidRDefault="00860DAE" w:rsidP="001906D4">
      <w:pPr>
        <w:pStyle w:val="BodyText"/>
        <w:spacing w:line="247" w:lineRule="auto"/>
        <w:ind w:left="935" w:right="377" w:hanging="12"/>
        <w:rPr>
          <w:del w:id="269" w:author="Scott Wakefield" w:date="2026-04-16T15:20:00Z" w16du:dateUtc="2026-04-16T19:20:00Z"/>
        </w:rPr>
      </w:pPr>
      <w:r>
        <w:t>The</w:t>
      </w:r>
      <w:r>
        <w:rPr>
          <w:spacing w:val="-9"/>
        </w:rPr>
        <w:t xml:space="preserve"> </w:t>
      </w:r>
      <w:r>
        <w:t>Contractor</w:t>
      </w:r>
      <w:r>
        <w:rPr>
          <w:spacing w:val="-7"/>
        </w:rPr>
        <w:t xml:space="preserve"> </w:t>
      </w:r>
      <w:r>
        <w:t>shall</w:t>
      </w:r>
      <w:r>
        <w:rPr>
          <w:spacing w:val="-5"/>
        </w:rPr>
        <w:t xml:space="preserve"> </w:t>
      </w:r>
      <w:r>
        <w:t>capture</w:t>
      </w:r>
      <w:r>
        <w:rPr>
          <w:spacing w:val="-9"/>
        </w:rPr>
        <w:t xml:space="preserve"> </w:t>
      </w:r>
      <w:r>
        <w:t>and</w:t>
      </w:r>
      <w:r>
        <w:rPr>
          <w:spacing w:val="-6"/>
        </w:rPr>
        <w:t xml:space="preserve"> </w:t>
      </w:r>
      <w:r>
        <w:t>report</w:t>
      </w:r>
      <w:r>
        <w:rPr>
          <w:spacing w:val="-5"/>
        </w:rPr>
        <w:t xml:space="preserve"> </w:t>
      </w:r>
      <w:r>
        <w:t>the</w:t>
      </w:r>
      <w:r>
        <w:rPr>
          <w:spacing w:val="-9"/>
        </w:rPr>
        <w:t xml:space="preserve"> </w:t>
      </w:r>
      <w:r>
        <w:t>ALJ</w:t>
      </w:r>
      <w:r>
        <w:rPr>
          <w:spacing w:val="-3"/>
        </w:rPr>
        <w:t xml:space="preserve"> </w:t>
      </w:r>
      <w:r>
        <w:t>participation</w:t>
      </w:r>
      <w:r>
        <w:rPr>
          <w:spacing w:val="-6"/>
        </w:rPr>
        <w:t xml:space="preserve"> </w:t>
      </w:r>
      <w:r>
        <w:t>and</w:t>
      </w:r>
      <w:r>
        <w:rPr>
          <w:spacing w:val="-6"/>
        </w:rPr>
        <w:t xml:space="preserve"> </w:t>
      </w:r>
      <w:r>
        <w:t>party</w:t>
      </w:r>
      <w:r>
        <w:rPr>
          <w:spacing w:val="-11"/>
        </w:rPr>
        <w:t xml:space="preserve"> </w:t>
      </w:r>
      <w:r>
        <w:t>data</w:t>
      </w:r>
      <w:r>
        <w:rPr>
          <w:spacing w:val="-7"/>
        </w:rPr>
        <w:t xml:space="preserve"> </w:t>
      </w:r>
      <w:r>
        <w:t>as</w:t>
      </w:r>
      <w:r>
        <w:rPr>
          <w:spacing w:val="-6"/>
        </w:rPr>
        <w:t xml:space="preserve"> </w:t>
      </w:r>
      <w:r>
        <w:t>well</w:t>
      </w:r>
      <w:r>
        <w:rPr>
          <w:spacing w:val="-5"/>
        </w:rPr>
        <w:t xml:space="preserve"> </w:t>
      </w:r>
      <w:r>
        <w:t>as</w:t>
      </w:r>
      <w:r>
        <w:rPr>
          <w:spacing w:val="-6"/>
        </w:rPr>
        <w:t xml:space="preserve"> </w:t>
      </w:r>
      <w:r>
        <w:t>other appeals information in their monthly status report.</w:t>
      </w:r>
    </w:p>
    <w:p w14:paraId="4850B242" w14:textId="77777777" w:rsidR="001906D4" w:rsidRDefault="001906D4">
      <w:pPr>
        <w:pStyle w:val="BodyText"/>
        <w:spacing w:line="247" w:lineRule="auto"/>
        <w:ind w:left="935" w:right="377" w:hanging="12"/>
        <w:rPr>
          <w:ins w:id="270" w:author="Scott Wakefield" w:date="2026-04-16T15:20:00Z" w16du:dateUtc="2026-04-16T19:20:00Z"/>
        </w:rPr>
      </w:pPr>
    </w:p>
    <w:p w14:paraId="36CE96BC" w14:textId="77777777" w:rsidR="001906D4" w:rsidRDefault="001906D4">
      <w:pPr>
        <w:pStyle w:val="BodyText"/>
        <w:spacing w:line="247" w:lineRule="auto"/>
        <w:ind w:left="935" w:right="377" w:hanging="12"/>
        <w:rPr>
          <w:ins w:id="271" w:author="Scott Wakefield" w:date="2026-04-16T15:20:00Z" w16du:dateUtc="2026-04-16T19:20:00Z"/>
        </w:rPr>
      </w:pPr>
    </w:p>
    <w:p w14:paraId="7000CDF3" w14:textId="71B4FC84" w:rsidR="00D61D72" w:rsidRPr="001906D4" w:rsidDel="001906D4" w:rsidRDefault="00860DAE">
      <w:pPr>
        <w:pStyle w:val="Heading2"/>
        <w:spacing w:before="58" w:line="562" w:lineRule="exact"/>
        <w:ind w:left="0" w:right="4156" w:firstLine="720"/>
        <w:rPr>
          <w:del w:id="272" w:author="Scott Wakefield" w:date="2026-04-16T12:15:00Z" w16du:dateUtc="2026-04-16T16:15:00Z"/>
        </w:rPr>
        <w:pPrChange w:id="273" w:author="Scott Wakefield" w:date="2026-04-16T15:20:00Z" w16du:dateUtc="2026-04-16T19:20:00Z">
          <w:pPr>
            <w:pStyle w:val="Heading2"/>
            <w:spacing w:before="58" w:line="562" w:lineRule="exact"/>
            <w:ind w:right="4156"/>
          </w:pPr>
        </w:pPrChange>
      </w:pPr>
      <w:bookmarkStart w:id="274" w:name="Report_Requirement—Task_12:_CAA_Teleheal"/>
      <w:bookmarkEnd w:id="274"/>
      <w:r w:rsidRPr="001906D4">
        <w:rPr>
          <w:b w:val="0"/>
          <w:bCs w:val="0"/>
        </w:rPr>
        <w:t>Report</w:t>
      </w:r>
      <w:r w:rsidRPr="001906D4">
        <w:rPr>
          <w:b w:val="0"/>
          <w:bCs w:val="0"/>
          <w:spacing w:val="-15"/>
        </w:rPr>
        <w:t xml:space="preserve"> </w:t>
      </w:r>
      <w:r w:rsidRPr="001906D4">
        <w:rPr>
          <w:b w:val="0"/>
          <w:bCs w:val="0"/>
        </w:rPr>
        <w:t>Requirement—Task</w:t>
      </w:r>
      <w:r w:rsidRPr="001906D4">
        <w:rPr>
          <w:b w:val="0"/>
          <w:bCs w:val="0"/>
          <w:spacing w:val="-11"/>
        </w:rPr>
        <w:t xml:space="preserve"> </w:t>
      </w:r>
      <w:r w:rsidRPr="001906D4">
        <w:rPr>
          <w:b w:val="0"/>
          <w:bCs w:val="0"/>
        </w:rPr>
        <w:t>12:</w:t>
      </w:r>
      <w:ins w:id="275" w:author="Scott Wakefield" w:date="2026-04-16T15:20:00Z" w16du:dateUtc="2026-04-16T19:20:00Z">
        <w:r w:rsidR="001906D4">
          <w:rPr>
            <w:b w:val="0"/>
            <w:bCs w:val="0"/>
          </w:rPr>
          <w:t xml:space="preserve"> </w:t>
        </w:r>
      </w:ins>
      <w:ins w:id="276" w:author="Scott Wakefield" w:date="2026-04-16T15:21:00Z" w16du:dateUtc="2026-04-16T19:21:00Z">
        <w:r w:rsidR="001906D4">
          <w:rPr>
            <w:b w:val="0"/>
            <w:bCs w:val="0"/>
          </w:rPr>
          <w:t>INTENTIONALLY LEFT BLANK</w:t>
        </w:r>
      </w:ins>
      <w:ins w:id="277" w:author="Scott Wakefield" w:date="2026-04-16T15:19:00Z" w16du:dateUtc="2026-04-16T19:19:00Z">
        <w:r w:rsidR="001906D4" w:rsidRPr="001906D4">
          <w:rPr>
            <w:b w:val="0"/>
            <w:bCs w:val="0"/>
            <w:spacing w:val="-13"/>
          </w:rPr>
          <w:t xml:space="preserve"> </w:t>
        </w:r>
      </w:ins>
      <w:del w:id="278" w:author="Scott Wakefield" w:date="2026-04-16T15:19:00Z" w16du:dateUtc="2026-04-16T19:19:00Z">
        <w:r w:rsidRPr="001906D4" w:rsidDel="001906D4">
          <w:rPr>
            <w:b w:val="0"/>
            <w:bCs w:val="0"/>
            <w:spacing w:val="-13"/>
          </w:rPr>
          <w:delText xml:space="preserve"> </w:delText>
        </w:r>
      </w:del>
      <w:del w:id="279" w:author="Scott Wakefield" w:date="2026-04-16T12:14:00Z" w16du:dateUtc="2026-04-16T16:14:00Z">
        <w:r w:rsidRPr="001906D4" w:rsidDel="00B904D9">
          <w:rPr>
            <w:b w:val="0"/>
            <w:bCs w:val="0"/>
          </w:rPr>
          <w:delText>CAA</w:delText>
        </w:r>
        <w:r w:rsidRPr="001906D4" w:rsidDel="00B904D9">
          <w:rPr>
            <w:b w:val="0"/>
            <w:bCs w:val="0"/>
            <w:spacing w:val="-11"/>
          </w:rPr>
          <w:delText xml:space="preserve"> </w:delText>
        </w:r>
        <w:r w:rsidRPr="001906D4" w:rsidDel="00B904D9">
          <w:rPr>
            <w:b w:val="0"/>
            <w:bCs w:val="0"/>
          </w:rPr>
          <w:delText>Telehealth</w:delText>
        </w:r>
      </w:del>
      <w:r w:rsidRPr="001906D4">
        <w:rPr>
          <w:b w:val="0"/>
          <w:bCs w:val="0"/>
        </w:rPr>
        <w:t xml:space="preserve"> </w:t>
      </w:r>
      <w:del w:id="280" w:author="Scott Wakefield" w:date="2026-04-16T12:15:00Z" w16du:dateUtc="2026-04-16T16:15:00Z">
        <w:r w:rsidRPr="001906D4" w:rsidDel="00B904D9">
          <w:rPr>
            <w:b w:val="0"/>
            <w:bCs w:val="0"/>
          </w:rPr>
          <w:delText>Initial Project Report</w:delText>
        </w:r>
      </w:del>
    </w:p>
    <w:p w14:paraId="69E9DCF5" w14:textId="1900388D" w:rsidR="00D61D72" w:rsidRPr="002B2338" w:rsidDel="00B904D9" w:rsidRDefault="00860DAE">
      <w:pPr>
        <w:pStyle w:val="Heading2"/>
        <w:spacing w:before="58" w:line="562" w:lineRule="exact"/>
        <w:ind w:left="0" w:right="4156" w:firstLine="720"/>
        <w:rPr>
          <w:del w:id="281" w:author="Scott Wakefield" w:date="2026-04-16T12:15:00Z" w16du:dateUtc="2026-04-16T16:15:00Z"/>
        </w:rPr>
        <w:pPrChange w:id="282" w:author="Scott Wakefield" w:date="2026-04-16T15:20:00Z" w16du:dateUtc="2026-04-16T19:20:00Z">
          <w:pPr>
            <w:pStyle w:val="ListParagraph"/>
            <w:numPr>
              <w:numId w:val="17"/>
            </w:numPr>
            <w:tabs>
              <w:tab w:val="left" w:pos="1578"/>
              <w:tab w:val="left" w:pos="1579"/>
            </w:tabs>
            <w:spacing w:before="0" w:line="222" w:lineRule="exact"/>
            <w:ind w:left="1578" w:hanging="361"/>
          </w:pPr>
        </w:pPrChange>
      </w:pPr>
      <w:del w:id="283" w:author="Scott Wakefield" w:date="2026-04-16T12:15:00Z" w16du:dateUtc="2026-04-16T16:15:00Z">
        <w:r w:rsidRPr="002B2338" w:rsidDel="00B904D9">
          <w:delText>The</w:delText>
        </w:r>
        <w:r w:rsidRPr="002B2338" w:rsidDel="00B904D9">
          <w:rPr>
            <w:spacing w:val="-5"/>
          </w:rPr>
          <w:delText xml:space="preserve"> </w:delText>
        </w:r>
        <w:r w:rsidRPr="002B2338" w:rsidDel="00B904D9">
          <w:delText>initial</w:delText>
        </w:r>
        <w:r w:rsidRPr="002B2338" w:rsidDel="00B904D9">
          <w:rPr>
            <w:spacing w:val="-1"/>
          </w:rPr>
          <w:delText xml:space="preserve"> </w:delText>
        </w:r>
        <w:r w:rsidRPr="002B2338" w:rsidDel="00B904D9">
          <w:delText>project</w:delText>
        </w:r>
        <w:r w:rsidRPr="002B2338" w:rsidDel="00B904D9">
          <w:rPr>
            <w:spacing w:val="-1"/>
          </w:rPr>
          <w:delText xml:space="preserve"> </w:delText>
        </w:r>
        <w:r w:rsidRPr="002B2338" w:rsidDel="00B904D9">
          <w:delText>report</w:delText>
        </w:r>
        <w:r w:rsidRPr="002B2338" w:rsidDel="00B904D9">
          <w:rPr>
            <w:spacing w:val="1"/>
          </w:rPr>
          <w:delText xml:space="preserve"> </w:delText>
        </w:r>
        <w:r w:rsidRPr="002B2338" w:rsidDel="00B904D9">
          <w:delText>shall</w:delText>
        </w:r>
        <w:r w:rsidRPr="002B2338" w:rsidDel="00B904D9">
          <w:rPr>
            <w:spacing w:val="-1"/>
          </w:rPr>
          <w:delText xml:space="preserve"> </w:delText>
        </w:r>
        <w:r w:rsidRPr="002B2338" w:rsidDel="00B904D9">
          <w:delText>follow</w:delText>
        </w:r>
        <w:r w:rsidRPr="002B2338" w:rsidDel="00B904D9">
          <w:rPr>
            <w:spacing w:val="-2"/>
          </w:rPr>
          <w:delText xml:space="preserve"> </w:delText>
        </w:r>
        <w:r w:rsidRPr="002B2338" w:rsidDel="00B904D9">
          <w:delText>the</w:delText>
        </w:r>
        <w:r w:rsidRPr="002B2338" w:rsidDel="00B904D9">
          <w:rPr>
            <w:spacing w:val="-3"/>
          </w:rPr>
          <w:delText xml:space="preserve"> </w:delText>
        </w:r>
        <w:r w:rsidRPr="002B2338" w:rsidDel="00B904D9">
          <w:delText>same</w:delText>
        </w:r>
        <w:r w:rsidRPr="002B2338" w:rsidDel="00B904D9">
          <w:rPr>
            <w:spacing w:val="-2"/>
          </w:rPr>
          <w:delText xml:space="preserve"> </w:delText>
        </w:r>
        <w:r w:rsidRPr="002B2338" w:rsidDel="00B904D9">
          <w:delText>format</w:delText>
        </w:r>
        <w:r w:rsidRPr="002B2338" w:rsidDel="00B904D9">
          <w:rPr>
            <w:spacing w:val="-1"/>
          </w:rPr>
          <w:delText xml:space="preserve"> </w:delText>
        </w:r>
        <w:r w:rsidRPr="002B2338" w:rsidDel="00B904D9">
          <w:delText>for</w:delText>
        </w:r>
        <w:r w:rsidRPr="002B2338" w:rsidDel="00B904D9">
          <w:rPr>
            <w:spacing w:val="-2"/>
          </w:rPr>
          <w:delText xml:space="preserve"> </w:delText>
        </w:r>
        <w:r w:rsidRPr="002B2338" w:rsidDel="00B904D9">
          <w:delText>Task</w:delText>
        </w:r>
        <w:r w:rsidRPr="002B2338" w:rsidDel="00B904D9">
          <w:rPr>
            <w:spacing w:val="-1"/>
          </w:rPr>
          <w:delText xml:space="preserve"> </w:delText>
        </w:r>
        <w:r w:rsidRPr="002B2338" w:rsidDel="00B904D9">
          <w:delText>1</w:delText>
        </w:r>
        <w:r w:rsidRPr="002B2338" w:rsidDel="00B904D9">
          <w:rPr>
            <w:spacing w:val="-1"/>
          </w:rPr>
          <w:delText xml:space="preserve"> </w:delText>
        </w:r>
        <w:r w:rsidRPr="002B2338" w:rsidDel="00B904D9">
          <w:delText>PCG</w:delText>
        </w:r>
        <w:r w:rsidRPr="002B2338" w:rsidDel="00B904D9">
          <w:rPr>
            <w:spacing w:val="-2"/>
          </w:rPr>
          <w:delText xml:space="preserve"> Specialty</w:delText>
        </w:r>
      </w:del>
    </w:p>
    <w:p w14:paraId="4BCEA29B" w14:textId="40889E0E" w:rsidR="00D61D72" w:rsidRPr="002B2338" w:rsidDel="00B904D9" w:rsidRDefault="00860DAE">
      <w:pPr>
        <w:pStyle w:val="Heading2"/>
        <w:spacing w:before="58" w:line="562" w:lineRule="exact"/>
        <w:ind w:left="0" w:right="4156" w:firstLine="720"/>
        <w:rPr>
          <w:del w:id="284" w:author="Scott Wakefield" w:date="2026-04-16T12:15:00Z" w16du:dateUtc="2026-04-16T16:15:00Z"/>
        </w:rPr>
        <w:pPrChange w:id="285" w:author="Scott Wakefield" w:date="2026-04-16T15:20:00Z" w16du:dateUtc="2026-04-16T19:20:00Z">
          <w:pPr>
            <w:pStyle w:val="BodyText"/>
            <w:spacing w:before="7" w:line="247" w:lineRule="auto"/>
            <w:ind w:left="1578" w:right="377"/>
          </w:pPr>
        </w:pPrChange>
      </w:pPr>
      <w:del w:id="286" w:author="Scott Wakefield" w:date="2026-04-16T12:15:00Z" w16du:dateUtc="2026-04-16T16:15:00Z">
        <w:r w:rsidRPr="002B2338" w:rsidDel="00B904D9">
          <w:delText>Reviews</w:delText>
        </w:r>
        <w:r w:rsidRPr="002B2338" w:rsidDel="00B904D9">
          <w:rPr>
            <w:spacing w:val="-4"/>
          </w:rPr>
          <w:delText xml:space="preserve"> </w:delText>
        </w:r>
        <w:r w:rsidRPr="002B2338" w:rsidDel="00B904D9">
          <w:delText>and</w:delText>
        </w:r>
        <w:r w:rsidRPr="002B2338" w:rsidDel="00B904D9">
          <w:rPr>
            <w:spacing w:val="-4"/>
          </w:rPr>
          <w:delText xml:space="preserve"> </w:delText>
        </w:r>
        <w:r w:rsidRPr="002B2338" w:rsidDel="00B904D9">
          <w:delText>in</w:delText>
        </w:r>
        <w:r w:rsidRPr="002B2338" w:rsidDel="00B904D9">
          <w:rPr>
            <w:spacing w:val="-4"/>
          </w:rPr>
          <w:delText xml:space="preserve"> </w:delText>
        </w:r>
        <w:r w:rsidRPr="002B2338" w:rsidDel="00B904D9">
          <w:delText>keeping</w:delText>
        </w:r>
        <w:r w:rsidRPr="002B2338" w:rsidDel="00B904D9">
          <w:rPr>
            <w:spacing w:val="-2"/>
          </w:rPr>
          <w:delText xml:space="preserve"> </w:delText>
        </w:r>
        <w:r w:rsidRPr="002B2338" w:rsidDel="00B904D9">
          <w:delText>with</w:delText>
        </w:r>
        <w:r w:rsidRPr="002B2338" w:rsidDel="00B904D9">
          <w:rPr>
            <w:spacing w:val="-4"/>
          </w:rPr>
          <w:delText xml:space="preserve"> </w:delText>
        </w:r>
        <w:r w:rsidRPr="002B2338" w:rsidDel="00B904D9">
          <w:delText>the</w:delText>
        </w:r>
        <w:r w:rsidRPr="002B2338" w:rsidDel="00B904D9">
          <w:rPr>
            <w:spacing w:val="-5"/>
          </w:rPr>
          <w:delText xml:space="preserve"> </w:delText>
        </w:r>
        <w:r w:rsidRPr="002B2338" w:rsidDel="00B904D9">
          <w:delText>additional</w:delText>
        </w:r>
        <w:r w:rsidRPr="002B2338" w:rsidDel="00B904D9">
          <w:rPr>
            <w:spacing w:val="-4"/>
          </w:rPr>
          <w:delText xml:space="preserve"> </w:delText>
        </w:r>
        <w:r w:rsidRPr="002B2338" w:rsidDel="00B904D9">
          <w:delText>requirements</w:delText>
        </w:r>
        <w:r w:rsidRPr="002B2338" w:rsidDel="00B904D9">
          <w:rPr>
            <w:spacing w:val="-4"/>
          </w:rPr>
          <w:delText xml:space="preserve"> </w:delText>
        </w:r>
        <w:r w:rsidRPr="002B2338" w:rsidDel="00B904D9">
          <w:delText>outlined</w:delText>
        </w:r>
        <w:r w:rsidRPr="002B2338" w:rsidDel="00B904D9">
          <w:rPr>
            <w:spacing w:val="-4"/>
          </w:rPr>
          <w:delText xml:space="preserve"> </w:delText>
        </w:r>
        <w:r w:rsidRPr="002B2338" w:rsidDel="00B904D9">
          <w:delText>above</w:delText>
        </w:r>
        <w:r w:rsidRPr="002B2338" w:rsidDel="00B904D9">
          <w:rPr>
            <w:spacing w:val="-5"/>
          </w:rPr>
          <w:delText xml:space="preserve"> </w:delText>
        </w:r>
        <w:r w:rsidRPr="002B2338" w:rsidDel="00B904D9">
          <w:delText>under</w:delText>
        </w:r>
        <w:r w:rsidRPr="002B2338" w:rsidDel="00B904D9">
          <w:rPr>
            <w:spacing w:val="-5"/>
          </w:rPr>
          <w:delText xml:space="preserve"> </w:delText>
        </w:r>
        <w:r w:rsidRPr="002B2338" w:rsidDel="00B904D9">
          <w:delText xml:space="preserve">Task </w:delText>
        </w:r>
        <w:r w:rsidRPr="002B2338" w:rsidDel="00B904D9">
          <w:rPr>
            <w:spacing w:val="-4"/>
          </w:rPr>
          <w:delText>12.</w:delText>
        </w:r>
      </w:del>
    </w:p>
    <w:p w14:paraId="44E8835D" w14:textId="1AE2C64B" w:rsidR="00D61D72" w:rsidRPr="001906D4" w:rsidDel="00B904D9" w:rsidRDefault="00860DAE">
      <w:pPr>
        <w:pStyle w:val="Heading2"/>
        <w:spacing w:before="58" w:line="562" w:lineRule="exact"/>
        <w:ind w:left="0" w:right="4156" w:firstLine="720"/>
        <w:rPr>
          <w:del w:id="287" w:author="Scott Wakefield" w:date="2026-04-16T12:15:00Z" w16du:dateUtc="2026-04-16T16:15:00Z"/>
        </w:rPr>
        <w:pPrChange w:id="288" w:author="Scott Wakefield" w:date="2026-04-16T15:20:00Z" w16du:dateUtc="2026-04-16T19:20:00Z">
          <w:pPr>
            <w:pStyle w:val="Heading2"/>
            <w:spacing w:before="60"/>
            <w:jc w:val="both"/>
          </w:pPr>
        </w:pPrChange>
      </w:pPr>
      <w:del w:id="289" w:author="Scott Wakefield" w:date="2026-04-16T12:15:00Z" w16du:dateUtc="2026-04-16T16:15:00Z">
        <w:r w:rsidRPr="001906D4" w:rsidDel="00B904D9">
          <w:rPr>
            <w:b w:val="0"/>
            <w:bCs w:val="0"/>
          </w:rPr>
          <w:delText>Interim</w:delText>
        </w:r>
        <w:r w:rsidRPr="001906D4" w:rsidDel="00B904D9">
          <w:rPr>
            <w:b w:val="0"/>
            <w:bCs w:val="0"/>
            <w:spacing w:val="-3"/>
          </w:rPr>
          <w:delText xml:space="preserve"> </w:delText>
        </w:r>
        <w:r w:rsidRPr="001906D4" w:rsidDel="00B904D9">
          <w:rPr>
            <w:b w:val="0"/>
            <w:bCs w:val="0"/>
          </w:rPr>
          <w:delText>Report—due</w:delText>
        </w:r>
        <w:r w:rsidRPr="001906D4" w:rsidDel="00B904D9">
          <w:rPr>
            <w:b w:val="0"/>
            <w:bCs w:val="0"/>
            <w:spacing w:val="-3"/>
          </w:rPr>
          <w:delText xml:space="preserve"> </w:delText>
        </w:r>
        <w:r w:rsidRPr="001906D4" w:rsidDel="00B904D9">
          <w:rPr>
            <w:b w:val="0"/>
            <w:bCs w:val="0"/>
            <w:spacing w:val="-2"/>
          </w:rPr>
          <w:delText>3/31/2024</w:delText>
        </w:r>
      </w:del>
    </w:p>
    <w:p w14:paraId="27045204" w14:textId="3F28E3BB" w:rsidR="00D61D72" w:rsidRPr="002B2338" w:rsidDel="00B904D9" w:rsidRDefault="00860DAE">
      <w:pPr>
        <w:pStyle w:val="Heading2"/>
        <w:spacing w:before="58" w:line="562" w:lineRule="exact"/>
        <w:ind w:left="0" w:right="4156" w:firstLine="720"/>
        <w:rPr>
          <w:del w:id="290" w:author="Scott Wakefield" w:date="2026-04-16T12:15:00Z" w16du:dateUtc="2026-04-16T16:15:00Z"/>
        </w:rPr>
        <w:pPrChange w:id="291" w:author="Scott Wakefield" w:date="2026-04-16T15:20:00Z" w16du:dateUtc="2026-04-16T19:20:00Z">
          <w:pPr>
            <w:pStyle w:val="ListParagraph"/>
            <w:numPr>
              <w:numId w:val="17"/>
            </w:numPr>
            <w:tabs>
              <w:tab w:val="left" w:pos="1578"/>
              <w:tab w:val="left" w:pos="1579"/>
            </w:tabs>
            <w:spacing w:before="7" w:line="247" w:lineRule="auto"/>
            <w:ind w:left="1578" w:right="647"/>
          </w:pPr>
        </w:pPrChange>
      </w:pPr>
      <w:del w:id="292" w:author="Scott Wakefield" w:date="2026-04-16T12:15:00Z" w16du:dateUtc="2026-04-16T16:15:00Z">
        <w:r w:rsidRPr="002B2338" w:rsidDel="00B904D9">
          <w:delText>The</w:delText>
        </w:r>
        <w:r w:rsidRPr="002B2338" w:rsidDel="00B904D9">
          <w:rPr>
            <w:spacing w:val="-3"/>
          </w:rPr>
          <w:delText xml:space="preserve"> </w:delText>
        </w:r>
        <w:r w:rsidRPr="002B2338" w:rsidDel="00B904D9">
          <w:delText>Interim</w:delText>
        </w:r>
        <w:r w:rsidRPr="002B2338" w:rsidDel="00B904D9">
          <w:rPr>
            <w:spacing w:val="-4"/>
          </w:rPr>
          <w:delText xml:space="preserve"> </w:delText>
        </w:r>
        <w:r w:rsidRPr="002B2338" w:rsidDel="00B904D9">
          <w:delText>Report</w:delText>
        </w:r>
        <w:r w:rsidRPr="002B2338" w:rsidDel="00B904D9">
          <w:rPr>
            <w:spacing w:val="-4"/>
          </w:rPr>
          <w:delText xml:space="preserve"> </w:delText>
        </w:r>
        <w:r w:rsidRPr="002B2338" w:rsidDel="00B904D9">
          <w:delText>shall</w:delText>
        </w:r>
        <w:r w:rsidRPr="002B2338" w:rsidDel="00B904D9">
          <w:rPr>
            <w:spacing w:val="-2"/>
          </w:rPr>
          <w:delText xml:space="preserve"> </w:delText>
        </w:r>
        <w:r w:rsidRPr="002B2338" w:rsidDel="00B904D9">
          <w:delText>incorporate</w:delText>
        </w:r>
        <w:r w:rsidRPr="002B2338" w:rsidDel="00B904D9">
          <w:rPr>
            <w:spacing w:val="-5"/>
          </w:rPr>
          <w:delText xml:space="preserve"> </w:delText>
        </w:r>
        <w:r w:rsidRPr="002B2338" w:rsidDel="00B904D9">
          <w:delText>the</w:delText>
        </w:r>
        <w:r w:rsidRPr="002B2338" w:rsidDel="00B904D9">
          <w:rPr>
            <w:spacing w:val="-5"/>
          </w:rPr>
          <w:delText xml:space="preserve"> </w:delText>
        </w:r>
        <w:r w:rsidRPr="002B2338" w:rsidDel="00B904D9">
          <w:delText>information</w:delText>
        </w:r>
        <w:r w:rsidRPr="002B2338" w:rsidDel="00B904D9">
          <w:rPr>
            <w:spacing w:val="-4"/>
          </w:rPr>
          <w:delText xml:space="preserve"> </w:delText>
        </w:r>
        <w:r w:rsidRPr="002B2338" w:rsidDel="00B904D9">
          <w:delText>from</w:delText>
        </w:r>
        <w:r w:rsidRPr="002B2338" w:rsidDel="00B904D9">
          <w:rPr>
            <w:spacing w:val="-4"/>
          </w:rPr>
          <w:delText xml:space="preserve"> </w:delText>
        </w:r>
        <w:r w:rsidRPr="002B2338" w:rsidDel="00B904D9">
          <w:delText>the</w:delText>
        </w:r>
        <w:r w:rsidRPr="002B2338" w:rsidDel="00B904D9">
          <w:rPr>
            <w:spacing w:val="-3"/>
          </w:rPr>
          <w:delText xml:space="preserve"> </w:delText>
        </w:r>
        <w:r w:rsidRPr="002B2338" w:rsidDel="00B904D9">
          <w:delText>Initial</w:delText>
        </w:r>
        <w:r w:rsidRPr="002B2338" w:rsidDel="00B904D9">
          <w:rPr>
            <w:spacing w:val="-4"/>
          </w:rPr>
          <w:delText xml:space="preserve"> </w:delText>
        </w:r>
        <w:r w:rsidRPr="002B2338" w:rsidDel="00B904D9">
          <w:delText>Project</w:delText>
        </w:r>
        <w:r w:rsidRPr="002B2338" w:rsidDel="00B904D9">
          <w:rPr>
            <w:spacing w:val="-4"/>
          </w:rPr>
          <w:delText xml:space="preserve"> </w:delText>
        </w:r>
        <w:r w:rsidRPr="002B2338" w:rsidDel="00B904D9">
          <w:delText>Report and in keeping with the additional requirements outlined above under Task 12.</w:delText>
        </w:r>
      </w:del>
    </w:p>
    <w:p w14:paraId="6BCB2503" w14:textId="1EB552CE" w:rsidR="00D61D72" w:rsidRPr="002B2338" w:rsidDel="00B904D9" w:rsidRDefault="00D61D72">
      <w:pPr>
        <w:pStyle w:val="Heading2"/>
        <w:spacing w:before="58" w:line="562" w:lineRule="exact"/>
        <w:ind w:left="0" w:right="4156" w:firstLine="720"/>
        <w:rPr>
          <w:del w:id="293" w:author="Scott Wakefield" w:date="2026-04-16T12:15:00Z" w16du:dateUtc="2026-04-16T16:15:00Z"/>
        </w:rPr>
        <w:pPrChange w:id="294" w:author="Scott Wakefield" w:date="2026-04-16T15:20:00Z" w16du:dateUtc="2026-04-16T19:20:00Z">
          <w:pPr>
            <w:pStyle w:val="BodyText"/>
            <w:spacing w:before="7"/>
          </w:pPr>
        </w:pPrChange>
      </w:pPr>
    </w:p>
    <w:p w14:paraId="6B57E1D1" w14:textId="3A5ED845" w:rsidR="00D61D72" w:rsidRPr="001906D4" w:rsidDel="00B904D9" w:rsidRDefault="00860DAE">
      <w:pPr>
        <w:pStyle w:val="Heading2"/>
        <w:spacing w:before="58" w:line="562" w:lineRule="exact"/>
        <w:ind w:left="0" w:right="4156" w:firstLine="720"/>
        <w:rPr>
          <w:del w:id="295" w:author="Scott Wakefield" w:date="2026-04-16T12:15:00Z" w16du:dateUtc="2026-04-16T16:15:00Z"/>
        </w:rPr>
        <w:pPrChange w:id="296" w:author="Scott Wakefield" w:date="2026-04-16T15:20:00Z" w16du:dateUtc="2026-04-16T19:20:00Z">
          <w:pPr>
            <w:pStyle w:val="Heading2"/>
            <w:jc w:val="both"/>
          </w:pPr>
        </w:pPrChange>
      </w:pPr>
      <w:del w:id="297" w:author="Scott Wakefield" w:date="2026-04-16T12:15:00Z" w16du:dateUtc="2026-04-16T16:15:00Z">
        <w:r w:rsidRPr="001906D4" w:rsidDel="00B904D9">
          <w:rPr>
            <w:b w:val="0"/>
            <w:bCs w:val="0"/>
          </w:rPr>
          <w:delText>Final</w:delText>
        </w:r>
        <w:r w:rsidRPr="001906D4" w:rsidDel="00B904D9">
          <w:rPr>
            <w:b w:val="0"/>
            <w:bCs w:val="0"/>
            <w:spacing w:val="-3"/>
          </w:rPr>
          <w:delText xml:space="preserve"> </w:delText>
        </w:r>
        <w:r w:rsidRPr="001906D4" w:rsidDel="00B904D9">
          <w:rPr>
            <w:b w:val="0"/>
            <w:bCs w:val="0"/>
          </w:rPr>
          <w:delText>Report—due</w:delText>
        </w:r>
        <w:r w:rsidRPr="001906D4" w:rsidDel="00B904D9">
          <w:rPr>
            <w:b w:val="0"/>
            <w:bCs w:val="0"/>
            <w:spacing w:val="-2"/>
          </w:rPr>
          <w:delText xml:space="preserve"> 10/31/2025</w:delText>
        </w:r>
      </w:del>
    </w:p>
    <w:p w14:paraId="257F0756" w14:textId="70B83904" w:rsidR="00D61D72" w:rsidRPr="002B2338" w:rsidDel="00B904D9" w:rsidRDefault="00860DAE">
      <w:pPr>
        <w:pStyle w:val="Heading2"/>
        <w:spacing w:before="58" w:line="562" w:lineRule="exact"/>
        <w:ind w:left="0" w:right="4156" w:firstLine="720"/>
        <w:rPr>
          <w:del w:id="298" w:author="Scott Wakefield" w:date="2026-04-16T12:15:00Z" w16du:dateUtc="2026-04-16T16:15:00Z"/>
        </w:rPr>
        <w:pPrChange w:id="299" w:author="Scott Wakefield" w:date="2026-04-16T15:20:00Z" w16du:dateUtc="2026-04-16T19:20:00Z">
          <w:pPr>
            <w:pStyle w:val="ListParagraph"/>
            <w:numPr>
              <w:numId w:val="17"/>
            </w:numPr>
            <w:tabs>
              <w:tab w:val="left" w:pos="1579"/>
            </w:tabs>
            <w:spacing w:before="8" w:line="247" w:lineRule="auto"/>
            <w:ind w:left="1578" w:right="446"/>
            <w:jc w:val="both"/>
          </w:pPr>
        </w:pPrChange>
      </w:pPr>
      <w:del w:id="300" w:author="Scott Wakefield" w:date="2026-04-16T12:15:00Z" w16du:dateUtc="2026-04-16T16:15:00Z">
        <w:r w:rsidRPr="002B2338" w:rsidDel="00B904D9">
          <w:delText>The</w:delText>
        </w:r>
        <w:r w:rsidRPr="002B2338" w:rsidDel="00B904D9">
          <w:rPr>
            <w:spacing w:val="-5"/>
          </w:rPr>
          <w:delText xml:space="preserve"> </w:delText>
        </w:r>
        <w:r w:rsidRPr="002B2338" w:rsidDel="00B904D9">
          <w:delText>Final</w:delText>
        </w:r>
        <w:r w:rsidRPr="002B2338" w:rsidDel="00B904D9">
          <w:rPr>
            <w:spacing w:val="-4"/>
          </w:rPr>
          <w:delText xml:space="preserve"> </w:delText>
        </w:r>
        <w:r w:rsidRPr="002B2338" w:rsidDel="00B904D9">
          <w:delText>Report</w:delText>
        </w:r>
        <w:r w:rsidRPr="002B2338" w:rsidDel="00B904D9">
          <w:rPr>
            <w:spacing w:val="-4"/>
          </w:rPr>
          <w:delText xml:space="preserve"> </w:delText>
        </w:r>
        <w:r w:rsidRPr="002B2338" w:rsidDel="00B904D9">
          <w:delText>shall</w:delText>
        </w:r>
        <w:r w:rsidRPr="002B2338" w:rsidDel="00B904D9">
          <w:rPr>
            <w:spacing w:val="-4"/>
          </w:rPr>
          <w:delText xml:space="preserve"> </w:delText>
        </w:r>
        <w:r w:rsidRPr="002B2338" w:rsidDel="00B904D9">
          <w:delText>incorporate</w:delText>
        </w:r>
        <w:r w:rsidRPr="002B2338" w:rsidDel="00B904D9">
          <w:rPr>
            <w:spacing w:val="-5"/>
          </w:rPr>
          <w:delText xml:space="preserve"> </w:delText>
        </w:r>
        <w:r w:rsidRPr="002B2338" w:rsidDel="00B904D9">
          <w:delText>the</w:delText>
        </w:r>
        <w:r w:rsidRPr="002B2338" w:rsidDel="00B904D9">
          <w:rPr>
            <w:spacing w:val="-5"/>
          </w:rPr>
          <w:delText xml:space="preserve"> </w:delText>
        </w:r>
        <w:r w:rsidRPr="002B2338" w:rsidDel="00B904D9">
          <w:delText>information</w:delText>
        </w:r>
        <w:r w:rsidRPr="002B2338" w:rsidDel="00B904D9">
          <w:rPr>
            <w:spacing w:val="-2"/>
          </w:rPr>
          <w:delText xml:space="preserve"> </w:delText>
        </w:r>
        <w:r w:rsidRPr="002B2338" w:rsidDel="00B904D9">
          <w:delText>from</w:delText>
        </w:r>
        <w:r w:rsidRPr="002B2338" w:rsidDel="00B904D9">
          <w:rPr>
            <w:spacing w:val="-4"/>
          </w:rPr>
          <w:delText xml:space="preserve"> </w:delText>
        </w:r>
        <w:r w:rsidRPr="002B2338" w:rsidDel="00B904D9">
          <w:delText>the</w:delText>
        </w:r>
        <w:r w:rsidRPr="002B2338" w:rsidDel="00B904D9">
          <w:rPr>
            <w:spacing w:val="-3"/>
          </w:rPr>
          <w:delText xml:space="preserve"> </w:delText>
        </w:r>
        <w:r w:rsidRPr="002B2338" w:rsidDel="00B904D9">
          <w:delText>Initial</w:delText>
        </w:r>
        <w:r w:rsidRPr="002B2338" w:rsidDel="00B904D9">
          <w:rPr>
            <w:spacing w:val="-4"/>
          </w:rPr>
          <w:delText xml:space="preserve"> </w:delText>
        </w:r>
        <w:r w:rsidRPr="002B2338" w:rsidDel="00B904D9">
          <w:delText>Project</w:delText>
        </w:r>
        <w:r w:rsidRPr="002B2338" w:rsidDel="00B904D9">
          <w:rPr>
            <w:spacing w:val="-2"/>
          </w:rPr>
          <w:delText xml:space="preserve"> </w:delText>
        </w:r>
        <w:r w:rsidRPr="002B2338" w:rsidDel="00B904D9">
          <w:delText>Report,</w:delText>
        </w:r>
        <w:r w:rsidRPr="002B2338" w:rsidDel="00B904D9">
          <w:rPr>
            <w:spacing w:val="-4"/>
          </w:rPr>
          <w:delText xml:space="preserve"> </w:delText>
        </w:r>
        <w:r w:rsidRPr="002B2338" w:rsidDel="00B904D9">
          <w:delText>the Interim</w:delText>
        </w:r>
        <w:r w:rsidRPr="002B2338" w:rsidDel="00B904D9">
          <w:rPr>
            <w:spacing w:val="-2"/>
          </w:rPr>
          <w:delText xml:space="preserve"> </w:delText>
        </w:r>
        <w:r w:rsidRPr="002B2338" w:rsidDel="00B904D9">
          <w:delText>Report,</w:delText>
        </w:r>
        <w:r w:rsidRPr="002B2338" w:rsidDel="00B904D9">
          <w:rPr>
            <w:spacing w:val="-2"/>
          </w:rPr>
          <w:delText xml:space="preserve"> </w:delText>
        </w:r>
        <w:r w:rsidRPr="002B2338" w:rsidDel="00B904D9">
          <w:delText>and</w:delText>
        </w:r>
        <w:r w:rsidRPr="002B2338" w:rsidDel="00B904D9">
          <w:rPr>
            <w:spacing w:val="-2"/>
          </w:rPr>
          <w:delText xml:space="preserve"> </w:delText>
        </w:r>
        <w:r w:rsidRPr="002B2338" w:rsidDel="00B904D9">
          <w:delText>in</w:delText>
        </w:r>
        <w:r w:rsidRPr="002B2338" w:rsidDel="00B904D9">
          <w:rPr>
            <w:spacing w:val="-2"/>
          </w:rPr>
          <w:delText xml:space="preserve"> </w:delText>
        </w:r>
        <w:r w:rsidRPr="002B2338" w:rsidDel="00B904D9">
          <w:delText>keeping</w:delText>
        </w:r>
        <w:r w:rsidRPr="002B2338" w:rsidDel="00B904D9">
          <w:rPr>
            <w:spacing w:val="-2"/>
          </w:rPr>
          <w:delText xml:space="preserve"> </w:delText>
        </w:r>
        <w:r w:rsidRPr="002B2338" w:rsidDel="00B904D9">
          <w:delText>with</w:delText>
        </w:r>
        <w:r w:rsidRPr="002B2338" w:rsidDel="00B904D9">
          <w:rPr>
            <w:spacing w:val="-2"/>
          </w:rPr>
          <w:delText xml:space="preserve"> </w:delText>
        </w:r>
        <w:r w:rsidRPr="002B2338" w:rsidDel="00B904D9">
          <w:delText>the</w:delText>
        </w:r>
        <w:r w:rsidRPr="002B2338" w:rsidDel="00B904D9">
          <w:rPr>
            <w:spacing w:val="-3"/>
          </w:rPr>
          <w:delText xml:space="preserve"> </w:delText>
        </w:r>
        <w:r w:rsidRPr="002B2338" w:rsidDel="00B904D9">
          <w:delText>additional</w:delText>
        </w:r>
        <w:r w:rsidRPr="002B2338" w:rsidDel="00B904D9">
          <w:rPr>
            <w:spacing w:val="-2"/>
          </w:rPr>
          <w:delText xml:space="preserve"> </w:delText>
        </w:r>
        <w:r w:rsidRPr="002B2338" w:rsidDel="00B904D9">
          <w:delText>requirements</w:delText>
        </w:r>
        <w:r w:rsidRPr="002B2338" w:rsidDel="00B904D9">
          <w:rPr>
            <w:spacing w:val="-2"/>
          </w:rPr>
          <w:delText xml:space="preserve"> </w:delText>
        </w:r>
        <w:r w:rsidRPr="002B2338" w:rsidDel="00B904D9">
          <w:delText>outlined</w:delText>
        </w:r>
        <w:r w:rsidRPr="002B2338" w:rsidDel="00B904D9">
          <w:rPr>
            <w:spacing w:val="-2"/>
          </w:rPr>
          <w:delText xml:space="preserve"> </w:delText>
        </w:r>
        <w:r w:rsidRPr="002B2338" w:rsidDel="00B904D9">
          <w:delText>above</w:delText>
        </w:r>
        <w:r w:rsidRPr="002B2338" w:rsidDel="00B904D9">
          <w:rPr>
            <w:spacing w:val="-3"/>
          </w:rPr>
          <w:delText xml:space="preserve"> </w:delText>
        </w:r>
        <w:r w:rsidRPr="002B2338" w:rsidDel="00B904D9">
          <w:delText>under Task 12.</w:delText>
        </w:r>
      </w:del>
    </w:p>
    <w:p w14:paraId="15494430" w14:textId="66703674" w:rsidR="00D61D72" w:rsidRPr="002B2338" w:rsidDel="00B904D9" w:rsidRDefault="00D61D72">
      <w:pPr>
        <w:pStyle w:val="Heading2"/>
        <w:spacing w:before="58" w:line="562" w:lineRule="exact"/>
        <w:ind w:left="0" w:right="4156" w:firstLine="720"/>
        <w:rPr>
          <w:del w:id="301" w:author="Scott Wakefield" w:date="2026-04-16T12:15:00Z" w16du:dateUtc="2026-04-16T16:15:00Z"/>
        </w:rPr>
        <w:pPrChange w:id="302" w:author="Scott Wakefield" w:date="2026-04-16T15:20:00Z" w16du:dateUtc="2026-04-16T19:20:00Z">
          <w:pPr>
            <w:pStyle w:val="BodyText"/>
            <w:spacing w:before="8"/>
          </w:pPr>
        </w:pPrChange>
      </w:pPr>
    </w:p>
    <w:p w14:paraId="36C9A607" w14:textId="76FEF9A5" w:rsidR="00D61D72" w:rsidRPr="001906D4" w:rsidDel="00B904D9" w:rsidRDefault="00860DAE">
      <w:pPr>
        <w:pStyle w:val="Heading2"/>
        <w:spacing w:before="58" w:line="562" w:lineRule="exact"/>
        <w:ind w:left="0" w:right="4156" w:firstLine="720"/>
        <w:rPr>
          <w:del w:id="303" w:author="Scott Wakefield" w:date="2026-04-16T12:15:00Z" w16du:dateUtc="2026-04-16T16:15:00Z"/>
        </w:rPr>
        <w:pPrChange w:id="304" w:author="Scott Wakefield" w:date="2026-04-16T15:20:00Z" w16du:dateUtc="2026-04-16T19:20:00Z">
          <w:pPr>
            <w:pStyle w:val="Heading2"/>
            <w:ind w:left="899"/>
          </w:pPr>
        </w:pPrChange>
      </w:pPr>
      <w:del w:id="305" w:author="Scott Wakefield" w:date="2026-04-16T12:15:00Z" w16du:dateUtc="2026-04-16T16:15:00Z">
        <w:r w:rsidRPr="001906D4" w:rsidDel="00B904D9">
          <w:rPr>
            <w:b w:val="0"/>
            <w:bCs w:val="0"/>
          </w:rPr>
          <w:delText>CMS</w:delText>
        </w:r>
        <w:r w:rsidRPr="001906D4" w:rsidDel="00B904D9">
          <w:rPr>
            <w:b w:val="0"/>
            <w:bCs w:val="0"/>
            <w:spacing w:val="-4"/>
          </w:rPr>
          <w:delText xml:space="preserve"> </w:delText>
        </w:r>
        <w:r w:rsidRPr="001906D4" w:rsidDel="00B904D9">
          <w:rPr>
            <w:b w:val="0"/>
            <w:bCs w:val="0"/>
          </w:rPr>
          <w:delText>notes</w:delText>
        </w:r>
        <w:r w:rsidRPr="001906D4" w:rsidDel="00B904D9">
          <w:rPr>
            <w:b w:val="0"/>
            <w:bCs w:val="0"/>
            <w:spacing w:val="-2"/>
          </w:rPr>
          <w:delText xml:space="preserve"> </w:delText>
        </w:r>
        <w:r w:rsidRPr="001906D4" w:rsidDel="00B904D9">
          <w:rPr>
            <w:b w:val="0"/>
            <w:bCs w:val="0"/>
          </w:rPr>
          <w:delText>the</w:delText>
        </w:r>
        <w:r w:rsidRPr="001906D4" w:rsidDel="00B904D9">
          <w:rPr>
            <w:b w:val="0"/>
            <w:bCs w:val="0"/>
            <w:spacing w:val="-2"/>
          </w:rPr>
          <w:delText xml:space="preserve"> </w:delText>
        </w:r>
        <w:r w:rsidRPr="001906D4" w:rsidDel="00B904D9">
          <w:rPr>
            <w:b w:val="0"/>
            <w:bCs w:val="0"/>
          </w:rPr>
          <w:delText>following</w:delText>
        </w:r>
        <w:r w:rsidRPr="001906D4" w:rsidDel="00B904D9">
          <w:rPr>
            <w:b w:val="0"/>
            <w:bCs w:val="0"/>
            <w:spacing w:val="-2"/>
          </w:rPr>
          <w:delText xml:space="preserve"> </w:delText>
        </w:r>
        <w:r w:rsidRPr="001906D4" w:rsidDel="00B904D9">
          <w:rPr>
            <w:b w:val="0"/>
            <w:bCs w:val="0"/>
          </w:rPr>
          <w:delText>for</w:delText>
        </w:r>
        <w:r w:rsidRPr="001906D4" w:rsidDel="00B904D9">
          <w:rPr>
            <w:b w:val="0"/>
            <w:bCs w:val="0"/>
            <w:spacing w:val="-3"/>
          </w:rPr>
          <w:delText xml:space="preserve"> </w:delText>
        </w:r>
        <w:r w:rsidRPr="001906D4" w:rsidDel="00B904D9">
          <w:rPr>
            <w:b w:val="0"/>
            <w:bCs w:val="0"/>
          </w:rPr>
          <w:delText>the</w:delText>
        </w:r>
        <w:r w:rsidRPr="001906D4" w:rsidDel="00B904D9">
          <w:rPr>
            <w:b w:val="0"/>
            <w:bCs w:val="0"/>
            <w:spacing w:val="-2"/>
          </w:rPr>
          <w:delText xml:space="preserve"> </w:delText>
        </w:r>
        <w:r w:rsidRPr="001906D4" w:rsidDel="00B904D9">
          <w:rPr>
            <w:b w:val="0"/>
            <w:bCs w:val="0"/>
          </w:rPr>
          <w:delText>Initial,</w:delText>
        </w:r>
        <w:r w:rsidRPr="001906D4" w:rsidDel="00B904D9">
          <w:rPr>
            <w:b w:val="0"/>
            <w:bCs w:val="0"/>
            <w:spacing w:val="-2"/>
          </w:rPr>
          <w:delText xml:space="preserve"> </w:delText>
        </w:r>
        <w:r w:rsidRPr="001906D4" w:rsidDel="00B904D9">
          <w:rPr>
            <w:b w:val="0"/>
            <w:bCs w:val="0"/>
          </w:rPr>
          <w:delText>Interim,</w:delText>
        </w:r>
        <w:r w:rsidRPr="001906D4" w:rsidDel="00B904D9">
          <w:rPr>
            <w:b w:val="0"/>
            <w:bCs w:val="0"/>
            <w:spacing w:val="-1"/>
          </w:rPr>
          <w:delText xml:space="preserve"> </w:delText>
        </w:r>
        <w:r w:rsidRPr="001906D4" w:rsidDel="00B904D9">
          <w:rPr>
            <w:b w:val="0"/>
            <w:bCs w:val="0"/>
          </w:rPr>
          <w:delText>and</w:delText>
        </w:r>
        <w:r w:rsidRPr="001906D4" w:rsidDel="00B904D9">
          <w:rPr>
            <w:b w:val="0"/>
            <w:bCs w:val="0"/>
            <w:spacing w:val="-2"/>
          </w:rPr>
          <w:delText xml:space="preserve"> </w:delText>
        </w:r>
        <w:r w:rsidRPr="001906D4" w:rsidDel="00B904D9">
          <w:rPr>
            <w:b w:val="0"/>
            <w:bCs w:val="0"/>
          </w:rPr>
          <w:delText>Final</w:delText>
        </w:r>
        <w:r w:rsidRPr="001906D4" w:rsidDel="00B904D9">
          <w:rPr>
            <w:b w:val="0"/>
            <w:bCs w:val="0"/>
            <w:spacing w:val="-1"/>
          </w:rPr>
          <w:delText xml:space="preserve"> </w:delText>
        </w:r>
        <w:r w:rsidRPr="001906D4" w:rsidDel="00B904D9">
          <w:rPr>
            <w:b w:val="0"/>
            <w:bCs w:val="0"/>
            <w:spacing w:val="-2"/>
          </w:rPr>
          <w:delText>Reporting:</w:delText>
        </w:r>
      </w:del>
    </w:p>
    <w:p w14:paraId="70F3240C" w14:textId="56D2EEFE" w:rsidR="00D61D72" w:rsidRPr="002B2338" w:rsidDel="00B904D9" w:rsidRDefault="00860DAE">
      <w:pPr>
        <w:pStyle w:val="Heading2"/>
        <w:spacing w:before="58" w:line="562" w:lineRule="exact"/>
        <w:ind w:left="0" w:right="4156" w:firstLine="720"/>
        <w:rPr>
          <w:del w:id="306" w:author="Scott Wakefield" w:date="2026-04-16T12:15:00Z" w16du:dateUtc="2026-04-16T16:15:00Z"/>
        </w:rPr>
        <w:pPrChange w:id="307" w:author="Scott Wakefield" w:date="2026-04-16T15:20:00Z" w16du:dateUtc="2026-04-16T19:20:00Z">
          <w:pPr>
            <w:pStyle w:val="ListParagraph"/>
            <w:numPr>
              <w:numId w:val="17"/>
            </w:numPr>
            <w:tabs>
              <w:tab w:val="left" w:pos="1578"/>
              <w:tab w:val="left" w:pos="1579"/>
            </w:tabs>
            <w:spacing w:before="8" w:line="247" w:lineRule="auto"/>
            <w:ind w:left="1578" w:right="549"/>
          </w:pPr>
        </w:pPrChange>
      </w:pPr>
      <w:del w:id="308" w:author="Scott Wakefield" w:date="2026-04-16T12:15:00Z" w16du:dateUtc="2026-04-16T16:15:00Z">
        <w:r w:rsidRPr="002B2338" w:rsidDel="00B904D9">
          <w:delText>In order to provide CMS support for the Interim and Final RTCs, the SMRC shall have the capability to respond to questions under strictly imposed timelines of a shortened</w:delText>
        </w:r>
        <w:r w:rsidRPr="002B2338" w:rsidDel="00B904D9">
          <w:rPr>
            <w:spacing w:val="-4"/>
          </w:rPr>
          <w:delText xml:space="preserve"> </w:delText>
        </w:r>
        <w:r w:rsidRPr="002B2338" w:rsidDel="00B904D9">
          <w:delText>nature</w:delText>
        </w:r>
        <w:r w:rsidRPr="002B2338" w:rsidDel="00B904D9">
          <w:rPr>
            <w:spacing w:val="-5"/>
          </w:rPr>
          <w:delText xml:space="preserve"> </w:delText>
        </w:r>
        <w:r w:rsidRPr="002B2338" w:rsidDel="00B904D9">
          <w:delText>(such</w:delText>
        </w:r>
        <w:r w:rsidRPr="002B2338" w:rsidDel="00B904D9">
          <w:rPr>
            <w:spacing w:val="-2"/>
          </w:rPr>
          <w:delText xml:space="preserve"> </w:delText>
        </w:r>
        <w:r w:rsidRPr="002B2338" w:rsidDel="00B904D9">
          <w:delText>as</w:delText>
        </w:r>
        <w:r w:rsidRPr="002B2338" w:rsidDel="00B904D9">
          <w:rPr>
            <w:spacing w:val="-2"/>
          </w:rPr>
          <w:delText xml:space="preserve"> </w:delText>
        </w:r>
        <w:r w:rsidRPr="002B2338" w:rsidDel="00B904D9">
          <w:delText>within</w:delText>
        </w:r>
        <w:r w:rsidRPr="002B2338" w:rsidDel="00B904D9">
          <w:rPr>
            <w:spacing w:val="-4"/>
          </w:rPr>
          <w:delText xml:space="preserve"> </w:delText>
        </w:r>
        <w:r w:rsidRPr="002B2338" w:rsidDel="00B904D9">
          <w:delText>48</w:delText>
        </w:r>
        <w:r w:rsidRPr="002B2338" w:rsidDel="00B904D9">
          <w:rPr>
            <w:spacing w:val="-4"/>
          </w:rPr>
          <w:delText xml:space="preserve"> </w:delText>
        </w:r>
        <w:r w:rsidRPr="002B2338" w:rsidDel="00B904D9">
          <w:delText>hours)</w:delText>
        </w:r>
        <w:r w:rsidRPr="002B2338" w:rsidDel="00B904D9">
          <w:rPr>
            <w:spacing w:val="-5"/>
          </w:rPr>
          <w:delText xml:space="preserve"> </w:delText>
        </w:r>
        <w:r w:rsidRPr="002B2338" w:rsidDel="00B904D9">
          <w:delText>related</w:delText>
        </w:r>
        <w:r w:rsidRPr="002B2338" w:rsidDel="00B904D9">
          <w:rPr>
            <w:spacing w:val="-2"/>
          </w:rPr>
          <w:delText xml:space="preserve"> </w:delText>
        </w:r>
        <w:r w:rsidRPr="002B2338" w:rsidDel="00B904D9">
          <w:delText>to</w:delText>
        </w:r>
        <w:r w:rsidRPr="002B2338" w:rsidDel="00B904D9">
          <w:rPr>
            <w:spacing w:val="-4"/>
          </w:rPr>
          <w:delText xml:space="preserve"> </w:delText>
        </w:r>
        <w:r w:rsidRPr="002B2338" w:rsidDel="00B904D9">
          <w:delText>research,</w:delText>
        </w:r>
        <w:r w:rsidRPr="002B2338" w:rsidDel="00B904D9">
          <w:rPr>
            <w:spacing w:val="-4"/>
          </w:rPr>
          <w:delText xml:space="preserve"> </w:delText>
        </w:r>
        <w:r w:rsidRPr="002B2338" w:rsidDel="00B904D9">
          <w:delText>data</w:delText>
        </w:r>
        <w:r w:rsidRPr="002B2338" w:rsidDel="00B904D9">
          <w:rPr>
            <w:spacing w:val="-3"/>
          </w:rPr>
          <w:delText xml:space="preserve"> </w:delText>
        </w:r>
        <w:r w:rsidRPr="002B2338" w:rsidDel="00B904D9">
          <w:delText>analysis,</w:delText>
        </w:r>
        <w:r w:rsidRPr="002B2338" w:rsidDel="00B904D9">
          <w:rPr>
            <w:spacing w:val="-4"/>
          </w:rPr>
          <w:delText xml:space="preserve"> </w:delText>
        </w:r>
        <w:r w:rsidRPr="002B2338" w:rsidDel="00B904D9">
          <w:delText>medical review and related activities. The SMRC shall have the capability to perform additional research/data analysis/etc.</w:delText>
        </w:r>
        <w:r w:rsidRPr="002B2338" w:rsidDel="00B904D9">
          <w:rPr>
            <w:spacing w:val="-1"/>
          </w:rPr>
          <w:delText xml:space="preserve"> </w:delText>
        </w:r>
        <w:r w:rsidRPr="002B2338" w:rsidDel="00B904D9">
          <w:delText>under</w:delText>
        </w:r>
        <w:r w:rsidRPr="002B2338" w:rsidDel="00B904D9">
          <w:rPr>
            <w:spacing w:val="-1"/>
          </w:rPr>
          <w:delText xml:space="preserve"> </w:delText>
        </w:r>
        <w:r w:rsidRPr="002B2338" w:rsidDel="00B904D9">
          <w:delText>strictly imposed timelines of</w:delText>
        </w:r>
        <w:r w:rsidRPr="002B2338" w:rsidDel="00B904D9">
          <w:rPr>
            <w:spacing w:val="-1"/>
          </w:rPr>
          <w:delText xml:space="preserve"> </w:delText>
        </w:r>
        <w:r w:rsidRPr="002B2338" w:rsidDel="00B904D9">
          <w:delText>a</w:delText>
        </w:r>
        <w:r w:rsidRPr="002B2338" w:rsidDel="00B904D9">
          <w:rPr>
            <w:spacing w:val="-1"/>
          </w:rPr>
          <w:delText xml:space="preserve"> </w:delText>
        </w:r>
        <w:r w:rsidRPr="002B2338" w:rsidDel="00B904D9">
          <w:delText>shortened nature (such as within 48 hours) as needed.</w:delText>
        </w:r>
      </w:del>
    </w:p>
    <w:p w14:paraId="3ABAC178" w14:textId="794A74EF" w:rsidR="00D61D72" w:rsidRPr="001906D4" w:rsidRDefault="00860DAE">
      <w:pPr>
        <w:pStyle w:val="BodyText"/>
        <w:spacing w:line="247" w:lineRule="auto"/>
        <w:ind w:right="377" w:firstLine="720"/>
        <w:rPr>
          <w:b/>
          <w:bCs/>
          <w:rPrChange w:id="309" w:author="Scott Wakefield" w:date="2026-04-16T15:20:00Z" w16du:dateUtc="2026-04-16T19:20:00Z">
            <w:rPr/>
          </w:rPrChange>
        </w:rPr>
        <w:pPrChange w:id="310" w:author="Scott Wakefield" w:date="2026-04-16T15:20:00Z" w16du:dateUtc="2026-04-16T19:20:00Z">
          <w:pPr>
            <w:pStyle w:val="ListParagraph"/>
            <w:numPr>
              <w:numId w:val="17"/>
            </w:numPr>
            <w:tabs>
              <w:tab w:val="left" w:pos="1578"/>
              <w:tab w:val="left" w:pos="1579"/>
            </w:tabs>
            <w:spacing w:before="0" w:line="247" w:lineRule="auto"/>
            <w:ind w:left="1578" w:right="534"/>
          </w:pPr>
        </w:pPrChange>
      </w:pPr>
      <w:del w:id="311" w:author="Scott Wakefield" w:date="2026-04-16T12:15:00Z" w16du:dateUtc="2026-04-16T16:15:00Z">
        <w:r w:rsidRPr="001906D4" w:rsidDel="00B904D9">
          <w:rPr>
            <w:b/>
            <w:bCs/>
            <w:rPrChange w:id="312" w:author="Scott Wakefield" w:date="2026-04-16T15:20:00Z" w16du:dateUtc="2026-04-16T19:20:00Z">
              <w:rPr/>
            </w:rPrChange>
          </w:rPr>
          <w:delText>CMS will work with the SMRC on any format changes for purposes of the Interim RTC.</w:delText>
        </w:r>
        <w:r w:rsidRPr="001906D4" w:rsidDel="00B904D9">
          <w:rPr>
            <w:b/>
            <w:bCs/>
            <w:spacing w:val="-3"/>
            <w:rPrChange w:id="313" w:author="Scott Wakefield" w:date="2026-04-16T15:20:00Z" w16du:dateUtc="2026-04-16T19:20:00Z">
              <w:rPr>
                <w:spacing w:val="-3"/>
              </w:rPr>
            </w:rPrChange>
          </w:rPr>
          <w:delText xml:space="preserve"> </w:delText>
        </w:r>
        <w:r w:rsidRPr="001906D4" w:rsidDel="00B904D9">
          <w:rPr>
            <w:b/>
            <w:bCs/>
            <w:rPrChange w:id="314" w:author="Scott Wakefield" w:date="2026-04-16T15:20:00Z" w16du:dateUtc="2026-04-16T19:20:00Z">
              <w:rPr/>
            </w:rPrChange>
          </w:rPr>
          <w:delText>For</w:delText>
        </w:r>
        <w:r w:rsidRPr="001906D4" w:rsidDel="00B904D9">
          <w:rPr>
            <w:b/>
            <w:bCs/>
            <w:spacing w:val="-4"/>
            <w:rPrChange w:id="315" w:author="Scott Wakefield" w:date="2026-04-16T15:20:00Z" w16du:dateUtc="2026-04-16T19:20:00Z">
              <w:rPr>
                <w:spacing w:val="-4"/>
              </w:rPr>
            </w:rPrChange>
          </w:rPr>
          <w:delText xml:space="preserve"> </w:delText>
        </w:r>
        <w:r w:rsidRPr="001906D4" w:rsidDel="00B904D9">
          <w:rPr>
            <w:b/>
            <w:bCs/>
            <w:rPrChange w:id="316" w:author="Scott Wakefield" w:date="2026-04-16T15:20:00Z" w16du:dateUtc="2026-04-16T19:20:00Z">
              <w:rPr/>
            </w:rPrChange>
          </w:rPr>
          <w:delText>example,</w:delText>
        </w:r>
        <w:r w:rsidRPr="001906D4" w:rsidDel="00B904D9">
          <w:rPr>
            <w:b/>
            <w:bCs/>
            <w:spacing w:val="-3"/>
            <w:rPrChange w:id="317" w:author="Scott Wakefield" w:date="2026-04-16T15:20:00Z" w16du:dateUtc="2026-04-16T19:20:00Z">
              <w:rPr>
                <w:spacing w:val="-3"/>
              </w:rPr>
            </w:rPrChange>
          </w:rPr>
          <w:delText xml:space="preserve"> </w:delText>
        </w:r>
        <w:r w:rsidRPr="001906D4" w:rsidDel="00B904D9">
          <w:rPr>
            <w:b/>
            <w:bCs/>
            <w:rPrChange w:id="318" w:author="Scott Wakefield" w:date="2026-04-16T15:20:00Z" w16du:dateUtc="2026-04-16T19:20:00Z">
              <w:rPr/>
            </w:rPrChange>
          </w:rPr>
          <w:delText>CMS</w:delText>
        </w:r>
        <w:r w:rsidRPr="001906D4" w:rsidDel="00B904D9">
          <w:rPr>
            <w:b/>
            <w:bCs/>
            <w:spacing w:val="-3"/>
            <w:rPrChange w:id="319" w:author="Scott Wakefield" w:date="2026-04-16T15:20:00Z" w16du:dateUtc="2026-04-16T19:20:00Z">
              <w:rPr>
                <w:spacing w:val="-3"/>
              </w:rPr>
            </w:rPrChange>
          </w:rPr>
          <w:delText xml:space="preserve"> </w:delText>
        </w:r>
        <w:r w:rsidRPr="001906D4" w:rsidDel="00B904D9">
          <w:rPr>
            <w:b/>
            <w:bCs/>
            <w:rPrChange w:id="320" w:author="Scott Wakefield" w:date="2026-04-16T15:20:00Z" w16du:dateUtc="2026-04-16T19:20:00Z">
              <w:rPr/>
            </w:rPrChange>
          </w:rPr>
          <w:delText>may</w:delText>
        </w:r>
        <w:r w:rsidRPr="001906D4" w:rsidDel="00B904D9">
          <w:rPr>
            <w:b/>
            <w:bCs/>
            <w:spacing w:val="-3"/>
            <w:rPrChange w:id="321" w:author="Scott Wakefield" w:date="2026-04-16T15:20:00Z" w16du:dateUtc="2026-04-16T19:20:00Z">
              <w:rPr>
                <w:spacing w:val="-3"/>
              </w:rPr>
            </w:rPrChange>
          </w:rPr>
          <w:delText xml:space="preserve"> </w:delText>
        </w:r>
        <w:r w:rsidRPr="001906D4" w:rsidDel="00B904D9">
          <w:rPr>
            <w:b/>
            <w:bCs/>
            <w:rPrChange w:id="322" w:author="Scott Wakefield" w:date="2026-04-16T15:20:00Z" w16du:dateUtc="2026-04-16T19:20:00Z">
              <w:rPr/>
            </w:rPrChange>
          </w:rPr>
          <w:delText>request</w:delText>
        </w:r>
        <w:r w:rsidRPr="001906D4" w:rsidDel="00B904D9">
          <w:rPr>
            <w:b/>
            <w:bCs/>
            <w:spacing w:val="-3"/>
            <w:rPrChange w:id="323" w:author="Scott Wakefield" w:date="2026-04-16T15:20:00Z" w16du:dateUtc="2026-04-16T19:20:00Z">
              <w:rPr>
                <w:spacing w:val="-3"/>
              </w:rPr>
            </w:rPrChange>
          </w:rPr>
          <w:delText xml:space="preserve"> </w:delText>
        </w:r>
        <w:r w:rsidRPr="001906D4" w:rsidDel="00B904D9">
          <w:rPr>
            <w:b/>
            <w:bCs/>
            <w:rPrChange w:id="324" w:author="Scott Wakefield" w:date="2026-04-16T15:20:00Z" w16du:dateUtc="2026-04-16T19:20:00Z">
              <w:rPr/>
            </w:rPrChange>
          </w:rPr>
          <w:delText>that</w:delText>
        </w:r>
        <w:r w:rsidRPr="001906D4" w:rsidDel="00B904D9">
          <w:rPr>
            <w:b/>
            <w:bCs/>
            <w:spacing w:val="-3"/>
            <w:rPrChange w:id="325" w:author="Scott Wakefield" w:date="2026-04-16T15:20:00Z" w16du:dateUtc="2026-04-16T19:20:00Z">
              <w:rPr>
                <w:spacing w:val="-3"/>
              </w:rPr>
            </w:rPrChange>
          </w:rPr>
          <w:delText xml:space="preserve"> </w:delText>
        </w:r>
        <w:r w:rsidRPr="001906D4" w:rsidDel="00B904D9">
          <w:rPr>
            <w:b/>
            <w:bCs/>
            <w:rPrChange w:id="326" w:author="Scott Wakefield" w:date="2026-04-16T15:20:00Z" w16du:dateUtc="2026-04-16T19:20:00Z">
              <w:rPr/>
            </w:rPrChange>
          </w:rPr>
          <w:delText>the</w:delText>
        </w:r>
        <w:r w:rsidRPr="001906D4" w:rsidDel="00B904D9">
          <w:rPr>
            <w:b/>
            <w:bCs/>
            <w:spacing w:val="-4"/>
            <w:rPrChange w:id="327" w:author="Scott Wakefield" w:date="2026-04-16T15:20:00Z" w16du:dateUtc="2026-04-16T19:20:00Z">
              <w:rPr>
                <w:spacing w:val="-4"/>
              </w:rPr>
            </w:rPrChange>
          </w:rPr>
          <w:delText xml:space="preserve"> </w:delText>
        </w:r>
        <w:r w:rsidRPr="001906D4" w:rsidDel="00B904D9">
          <w:rPr>
            <w:b/>
            <w:bCs/>
            <w:rPrChange w:id="328" w:author="Scott Wakefield" w:date="2026-04-16T15:20:00Z" w16du:dateUtc="2026-04-16T19:20:00Z">
              <w:rPr/>
            </w:rPrChange>
          </w:rPr>
          <w:delText>SMRC</w:delText>
        </w:r>
        <w:r w:rsidRPr="001906D4" w:rsidDel="00B904D9">
          <w:rPr>
            <w:b/>
            <w:bCs/>
            <w:spacing w:val="-3"/>
            <w:rPrChange w:id="329" w:author="Scott Wakefield" w:date="2026-04-16T15:20:00Z" w16du:dateUtc="2026-04-16T19:20:00Z">
              <w:rPr>
                <w:spacing w:val="-3"/>
              </w:rPr>
            </w:rPrChange>
          </w:rPr>
          <w:delText xml:space="preserve"> </w:delText>
        </w:r>
        <w:r w:rsidRPr="001906D4" w:rsidDel="00B904D9">
          <w:rPr>
            <w:b/>
            <w:bCs/>
            <w:rPrChange w:id="330" w:author="Scott Wakefield" w:date="2026-04-16T15:20:00Z" w16du:dateUtc="2026-04-16T19:20:00Z">
              <w:rPr/>
            </w:rPrChange>
          </w:rPr>
          <w:delText>place</w:delText>
        </w:r>
        <w:r w:rsidRPr="001906D4" w:rsidDel="00B904D9">
          <w:rPr>
            <w:b/>
            <w:bCs/>
            <w:spacing w:val="-4"/>
            <w:rPrChange w:id="331" w:author="Scott Wakefield" w:date="2026-04-16T15:20:00Z" w16du:dateUtc="2026-04-16T19:20:00Z">
              <w:rPr>
                <w:spacing w:val="-4"/>
              </w:rPr>
            </w:rPrChange>
          </w:rPr>
          <w:delText xml:space="preserve"> </w:delText>
        </w:r>
        <w:r w:rsidRPr="001906D4" w:rsidDel="00B904D9">
          <w:rPr>
            <w:b/>
            <w:bCs/>
            <w:rPrChange w:id="332" w:author="Scott Wakefield" w:date="2026-04-16T15:20:00Z" w16du:dateUtc="2026-04-16T19:20:00Z">
              <w:rPr/>
            </w:rPrChange>
          </w:rPr>
          <w:delText>certain</w:delText>
        </w:r>
        <w:r w:rsidRPr="001906D4" w:rsidDel="00B904D9">
          <w:rPr>
            <w:b/>
            <w:bCs/>
            <w:spacing w:val="-3"/>
            <w:rPrChange w:id="333" w:author="Scott Wakefield" w:date="2026-04-16T15:20:00Z" w16du:dateUtc="2026-04-16T19:20:00Z">
              <w:rPr>
                <w:spacing w:val="-3"/>
              </w:rPr>
            </w:rPrChange>
          </w:rPr>
          <w:delText xml:space="preserve"> </w:delText>
        </w:r>
        <w:r w:rsidRPr="001906D4" w:rsidDel="00B904D9">
          <w:rPr>
            <w:b/>
            <w:bCs/>
            <w:rPrChange w:id="334" w:author="Scott Wakefield" w:date="2026-04-16T15:20:00Z" w16du:dateUtc="2026-04-16T19:20:00Z">
              <w:rPr/>
            </w:rPrChange>
          </w:rPr>
          <w:delText>information</w:delText>
        </w:r>
        <w:r w:rsidRPr="001906D4" w:rsidDel="00B904D9">
          <w:rPr>
            <w:b/>
            <w:bCs/>
            <w:spacing w:val="-3"/>
            <w:rPrChange w:id="335" w:author="Scott Wakefield" w:date="2026-04-16T15:20:00Z" w16du:dateUtc="2026-04-16T19:20:00Z">
              <w:rPr>
                <w:spacing w:val="-3"/>
              </w:rPr>
            </w:rPrChange>
          </w:rPr>
          <w:delText xml:space="preserve"> </w:delText>
        </w:r>
        <w:r w:rsidRPr="001906D4" w:rsidDel="00B904D9">
          <w:rPr>
            <w:b/>
            <w:bCs/>
            <w:rPrChange w:id="336" w:author="Scott Wakefield" w:date="2026-04-16T15:20:00Z" w16du:dateUtc="2026-04-16T19:20:00Z">
              <w:rPr/>
            </w:rPrChange>
          </w:rPr>
          <w:delText>from the Initial Project report into appendices or convert existing project information to a specific format requested via feedback obtained during the RTC clearance process</w:delText>
        </w:r>
      </w:del>
      <w:del w:id="337" w:author="Scott Wakefield" w:date="2026-04-16T15:19:00Z" w16du:dateUtc="2026-04-16T19:19:00Z">
        <w:r w:rsidRPr="001906D4" w:rsidDel="001906D4">
          <w:rPr>
            <w:b/>
            <w:bCs/>
            <w:rPrChange w:id="338" w:author="Scott Wakefield" w:date="2026-04-16T15:20:00Z" w16du:dateUtc="2026-04-16T19:20:00Z">
              <w:rPr/>
            </w:rPrChange>
          </w:rPr>
          <w:delText>.</w:delText>
        </w:r>
      </w:del>
    </w:p>
    <w:p w14:paraId="01A38551" w14:textId="77777777" w:rsidR="00D61D72" w:rsidRDefault="00D61D72">
      <w:pPr>
        <w:pStyle w:val="BodyText"/>
        <w:spacing w:before="2"/>
        <w:rPr>
          <w:sz w:val="28"/>
        </w:rPr>
      </w:pPr>
    </w:p>
    <w:p w14:paraId="793E1A43" w14:textId="164A3BE2" w:rsidR="00D61D72" w:rsidRDefault="00860DAE" w:rsidP="00C938F6">
      <w:pPr>
        <w:pStyle w:val="Heading2"/>
        <w:tabs>
          <w:tab w:val="left" w:pos="1231"/>
        </w:tabs>
        <w:ind w:left="720"/>
      </w:pPr>
      <w:bookmarkStart w:id="339" w:name="2._Reporting_Requirements_for_Optional_T"/>
      <w:bookmarkEnd w:id="339"/>
      <w:r>
        <w:t>Reporting</w:t>
      </w:r>
      <w:r>
        <w:rPr>
          <w:spacing w:val="-12"/>
        </w:rPr>
        <w:t xml:space="preserve"> </w:t>
      </w:r>
      <w:r>
        <w:t>Requirements</w:t>
      </w:r>
      <w:r>
        <w:rPr>
          <w:spacing w:val="-4"/>
        </w:rPr>
        <w:t xml:space="preserve"> </w:t>
      </w:r>
      <w:r>
        <w:t>for</w:t>
      </w:r>
      <w:r>
        <w:rPr>
          <w:spacing w:val="-7"/>
        </w:rPr>
        <w:t xml:space="preserve"> </w:t>
      </w:r>
      <w:r>
        <w:t>Optional</w:t>
      </w:r>
      <w:r>
        <w:rPr>
          <w:spacing w:val="-3"/>
        </w:rPr>
        <w:t xml:space="preserve"> </w:t>
      </w:r>
      <w:r>
        <w:t>Tasks</w:t>
      </w:r>
      <w:r>
        <w:rPr>
          <w:spacing w:val="-9"/>
        </w:rPr>
        <w:t xml:space="preserve"> </w:t>
      </w:r>
      <w:r>
        <w:t>1</w:t>
      </w:r>
      <w:r>
        <w:rPr>
          <w:spacing w:val="-4"/>
        </w:rPr>
        <w:t xml:space="preserve"> </w:t>
      </w:r>
      <w:r>
        <w:t>through</w:t>
      </w:r>
      <w:r>
        <w:rPr>
          <w:spacing w:val="-3"/>
        </w:rPr>
        <w:t xml:space="preserve"> </w:t>
      </w:r>
      <w:r>
        <w:rPr>
          <w:spacing w:val="-10"/>
        </w:rPr>
        <w:t>5</w:t>
      </w:r>
    </w:p>
    <w:p w14:paraId="5E827220" w14:textId="77777777" w:rsidR="00D61D72" w:rsidRDefault="00D61D72">
      <w:pPr>
        <w:pStyle w:val="BodyText"/>
        <w:spacing w:before="7"/>
        <w:rPr>
          <w:b/>
          <w:sz w:val="29"/>
        </w:rPr>
      </w:pPr>
    </w:p>
    <w:p w14:paraId="4D612FAF" w14:textId="77777777" w:rsidR="00D61D72" w:rsidRDefault="00860DAE" w:rsidP="00C938F6">
      <w:pPr>
        <w:pStyle w:val="BodyText"/>
        <w:spacing w:line="247" w:lineRule="auto"/>
        <w:ind w:left="720" w:right="377"/>
      </w:pPr>
      <w:r>
        <w:t>If</w:t>
      </w:r>
      <w:r>
        <w:rPr>
          <w:spacing w:val="-7"/>
        </w:rPr>
        <w:t xml:space="preserve"> </w:t>
      </w:r>
      <w:r>
        <w:t>any</w:t>
      </w:r>
      <w:r>
        <w:rPr>
          <w:spacing w:val="-11"/>
        </w:rPr>
        <w:t xml:space="preserve"> </w:t>
      </w:r>
      <w:r>
        <w:t>of</w:t>
      </w:r>
      <w:r>
        <w:rPr>
          <w:spacing w:val="-9"/>
        </w:rPr>
        <w:t xml:space="preserve"> </w:t>
      </w:r>
      <w:r>
        <w:t>these</w:t>
      </w:r>
      <w:r>
        <w:rPr>
          <w:spacing w:val="-9"/>
        </w:rPr>
        <w:t xml:space="preserve"> </w:t>
      </w:r>
      <w:r>
        <w:t>optional</w:t>
      </w:r>
      <w:r>
        <w:rPr>
          <w:spacing w:val="-5"/>
        </w:rPr>
        <w:t xml:space="preserve"> </w:t>
      </w:r>
      <w:r>
        <w:t>tasks</w:t>
      </w:r>
      <w:r>
        <w:rPr>
          <w:spacing w:val="-6"/>
        </w:rPr>
        <w:t xml:space="preserve"> </w:t>
      </w:r>
      <w:r>
        <w:t>are</w:t>
      </w:r>
      <w:r>
        <w:rPr>
          <w:spacing w:val="-7"/>
        </w:rPr>
        <w:t xml:space="preserve"> </w:t>
      </w:r>
      <w:r>
        <w:t>effectuated,</w:t>
      </w:r>
      <w:r>
        <w:rPr>
          <w:spacing w:val="-6"/>
        </w:rPr>
        <w:t xml:space="preserve"> </w:t>
      </w:r>
      <w:r>
        <w:t>program</w:t>
      </w:r>
      <w:r>
        <w:rPr>
          <w:spacing w:val="-5"/>
        </w:rPr>
        <w:t xml:space="preserve"> </w:t>
      </w:r>
      <w:r>
        <w:t>requirements</w:t>
      </w:r>
      <w:r>
        <w:rPr>
          <w:spacing w:val="-6"/>
        </w:rPr>
        <w:t xml:space="preserve"> </w:t>
      </w:r>
      <w:r>
        <w:t>shall</w:t>
      </w:r>
      <w:r>
        <w:rPr>
          <w:spacing w:val="-5"/>
        </w:rPr>
        <w:t xml:space="preserve"> </w:t>
      </w:r>
      <w:r>
        <w:t>be</w:t>
      </w:r>
      <w:r>
        <w:rPr>
          <w:spacing w:val="-7"/>
        </w:rPr>
        <w:t xml:space="preserve"> </w:t>
      </w:r>
      <w:r>
        <w:t xml:space="preserve">issued </w:t>
      </w:r>
      <w:bookmarkStart w:id="340" w:name="Report_Requirement_-_Optional_Task_1:_Sp"/>
      <w:bookmarkEnd w:id="340"/>
      <w:r>
        <w:t>through technical direction, as described in the ‘Work Functions’ section.</w:t>
      </w:r>
    </w:p>
    <w:p w14:paraId="3B677187" w14:textId="77777777" w:rsidR="00C938F6" w:rsidRDefault="00C938F6" w:rsidP="00C938F6">
      <w:pPr>
        <w:pStyle w:val="BodyText"/>
        <w:spacing w:line="247" w:lineRule="auto"/>
        <w:ind w:left="720" w:right="377"/>
      </w:pPr>
    </w:p>
    <w:p w14:paraId="246F224B" w14:textId="77777777" w:rsidR="00D61D72" w:rsidRDefault="00860DAE" w:rsidP="00C938F6">
      <w:pPr>
        <w:pStyle w:val="Heading2"/>
        <w:spacing w:before="77" w:line="261" w:lineRule="auto"/>
        <w:ind w:left="720" w:right="377"/>
      </w:pPr>
      <w:r>
        <w:t>Report</w:t>
      </w:r>
      <w:r>
        <w:rPr>
          <w:spacing w:val="-9"/>
        </w:rPr>
        <w:t xml:space="preserve"> </w:t>
      </w:r>
      <w:r>
        <w:t>Requirement</w:t>
      </w:r>
      <w:r>
        <w:rPr>
          <w:spacing w:val="-9"/>
        </w:rPr>
        <w:t xml:space="preserve"> </w:t>
      </w:r>
      <w:r>
        <w:t>-</w:t>
      </w:r>
      <w:r>
        <w:rPr>
          <w:spacing w:val="-4"/>
        </w:rPr>
        <w:t xml:space="preserve"> </w:t>
      </w:r>
      <w:r>
        <w:t>Optional</w:t>
      </w:r>
      <w:r>
        <w:rPr>
          <w:spacing w:val="-8"/>
        </w:rPr>
        <w:t xml:space="preserve"> </w:t>
      </w:r>
      <w:r>
        <w:t>Task</w:t>
      </w:r>
      <w:r>
        <w:rPr>
          <w:spacing w:val="-5"/>
        </w:rPr>
        <w:t xml:space="preserve"> </w:t>
      </w:r>
      <w:r>
        <w:t>1:</w:t>
      </w:r>
      <w:r>
        <w:rPr>
          <w:spacing w:val="33"/>
        </w:rPr>
        <w:t xml:space="preserve"> </w:t>
      </w:r>
      <w:r>
        <w:t>Special</w:t>
      </w:r>
      <w:r>
        <w:rPr>
          <w:spacing w:val="-5"/>
        </w:rPr>
        <w:t xml:space="preserve"> </w:t>
      </w:r>
      <w:r>
        <w:t>Project</w:t>
      </w:r>
      <w:r>
        <w:rPr>
          <w:spacing w:val="-7"/>
        </w:rPr>
        <w:t xml:space="preserve"> </w:t>
      </w:r>
      <w:r>
        <w:t>–</w:t>
      </w:r>
      <w:r>
        <w:rPr>
          <w:spacing w:val="-6"/>
        </w:rPr>
        <w:t xml:space="preserve"> </w:t>
      </w:r>
      <w:r>
        <w:t>Home</w:t>
      </w:r>
      <w:r>
        <w:rPr>
          <w:spacing w:val="-9"/>
        </w:rPr>
        <w:t xml:space="preserve"> </w:t>
      </w:r>
      <w:r>
        <w:t>Health;</w:t>
      </w:r>
      <w:r>
        <w:rPr>
          <w:spacing w:val="-9"/>
        </w:rPr>
        <w:t xml:space="preserve"> </w:t>
      </w:r>
      <w:r>
        <w:t>Third</w:t>
      </w:r>
      <w:r>
        <w:rPr>
          <w:spacing w:val="-5"/>
        </w:rPr>
        <w:t xml:space="preserve"> </w:t>
      </w:r>
      <w:r>
        <w:t>Party Liability (HHA –TPL)</w:t>
      </w:r>
    </w:p>
    <w:p w14:paraId="5683694B" w14:textId="77777777" w:rsidR="00D61D72" w:rsidRDefault="00860DAE">
      <w:pPr>
        <w:pStyle w:val="BodyText"/>
        <w:spacing w:before="157"/>
        <w:ind w:left="923"/>
      </w:pPr>
      <w:r>
        <w:t>The</w:t>
      </w:r>
      <w:r>
        <w:rPr>
          <w:spacing w:val="-8"/>
        </w:rPr>
        <w:t xml:space="preserve"> </w:t>
      </w:r>
      <w:r>
        <w:t>Contractor</w:t>
      </w:r>
      <w:r>
        <w:rPr>
          <w:spacing w:val="-6"/>
        </w:rPr>
        <w:t xml:space="preserve"> </w:t>
      </w:r>
      <w:r>
        <w:rPr>
          <w:spacing w:val="-2"/>
        </w:rPr>
        <w:t>shall:</w:t>
      </w:r>
    </w:p>
    <w:p w14:paraId="0A6B381E" w14:textId="77777777" w:rsidR="00D61D72" w:rsidRDefault="00860DAE">
      <w:pPr>
        <w:pStyle w:val="ListParagraph"/>
        <w:numPr>
          <w:ilvl w:val="0"/>
          <w:numId w:val="16"/>
        </w:numPr>
        <w:tabs>
          <w:tab w:val="left" w:pos="1657"/>
          <w:tab w:val="left" w:pos="1658"/>
        </w:tabs>
        <w:spacing w:before="189" w:line="247" w:lineRule="auto"/>
        <w:ind w:left="1659" w:right="442" w:hanging="360"/>
        <w:rPr>
          <w:sz w:val="24"/>
        </w:rPr>
      </w:pPr>
      <w:r>
        <w:rPr>
          <w:sz w:val="24"/>
        </w:rPr>
        <w:t>Compile a file that contains information about each claim, including the corresponding</w:t>
      </w:r>
      <w:r>
        <w:rPr>
          <w:spacing w:val="-10"/>
          <w:sz w:val="24"/>
        </w:rPr>
        <w:t xml:space="preserve"> </w:t>
      </w:r>
      <w:r>
        <w:rPr>
          <w:sz w:val="24"/>
        </w:rPr>
        <w:t>additional</w:t>
      </w:r>
      <w:r>
        <w:rPr>
          <w:spacing w:val="-7"/>
          <w:sz w:val="24"/>
        </w:rPr>
        <w:t xml:space="preserve"> </w:t>
      </w:r>
      <w:r>
        <w:rPr>
          <w:sz w:val="24"/>
        </w:rPr>
        <w:t>documentation</w:t>
      </w:r>
      <w:r>
        <w:rPr>
          <w:spacing w:val="-10"/>
          <w:sz w:val="24"/>
        </w:rPr>
        <w:t xml:space="preserve"> </w:t>
      </w:r>
      <w:r>
        <w:rPr>
          <w:sz w:val="24"/>
        </w:rPr>
        <w:t>from</w:t>
      </w:r>
      <w:r>
        <w:rPr>
          <w:spacing w:val="-10"/>
          <w:sz w:val="24"/>
        </w:rPr>
        <w:t xml:space="preserve"> </w:t>
      </w:r>
      <w:r>
        <w:rPr>
          <w:sz w:val="24"/>
        </w:rPr>
        <w:t>the</w:t>
      </w:r>
      <w:r>
        <w:rPr>
          <w:spacing w:val="-9"/>
          <w:sz w:val="24"/>
        </w:rPr>
        <w:t xml:space="preserve"> </w:t>
      </w:r>
      <w:r>
        <w:rPr>
          <w:sz w:val="24"/>
        </w:rPr>
        <w:t>provider,</w:t>
      </w:r>
      <w:r>
        <w:rPr>
          <w:spacing w:val="-10"/>
          <w:sz w:val="24"/>
        </w:rPr>
        <w:t xml:space="preserve"> </w:t>
      </w:r>
      <w:r>
        <w:rPr>
          <w:sz w:val="24"/>
        </w:rPr>
        <w:t>information</w:t>
      </w:r>
      <w:r>
        <w:rPr>
          <w:spacing w:val="-10"/>
          <w:sz w:val="24"/>
        </w:rPr>
        <w:t xml:space="preserve"> </w:t>
      </w:r>
      <w:r>
        <w:rPr>
          <w:sz w:val="24"/>
        </w:rPr>
        <w:t>submitted</w:t>
      </w:r>
      <w:r>
        <w:rPr>
          <w:spacing w:val="-10"/>
          <w:sz w:val="24"/>
        </w:rPr>
        <w:t xml:space="preserve"> </w:t>
      </w:r>
      <w:r>
        <w:rPr>
          <w:sz w:val="24"/>
        </w:rPr>
        <w:t>by the appellant, and the final medical review results letter.</w:t>
      </w:r>
    </w:p>
    <w:p w14:paraId="4E549085" w14:textId="77777777" w:rsidR="00D61D72" w:rsidRDefault="00860DAE">
      <w:pPr>
        <w:pStyle w:val="ListParagraph"/>
        <w:numPr>
          <w:ilvl w:val="0"/>
          <w:numId w:val="16"/>
        </w:numPr>
        <w:tabs>
          <w:tab w:val="left" w:pos="1657"/>
          <w:tab w:val="left" w:pos="1658"/>
        </w:tabs>
        <w:spacing w:before="12" w:line="247" w:lineRule="auto"/>
        <w:ind w:left="1659" w:right="672" w:hanging="360"/>
        <w:rPr>
          <w:sz w:val="24"/>
        </w:rPr>
      </w:pPr>
      <w:r>
        <w:rPr>
          <w:sz w:val="24"/>
        </w:rPr>
        <w:t>Send/transmit</w:t>
      </w:r>
      <w:r>
        <w:rPr>
          <w:spacing w:val="-8"/>
          <w:sz w:val="24"/>
        </w:rPr>
        <w:t xml:space="preserve"> </w:t>
      </w:r>
      <w:r>
        <w:rPr>
          <w:sz w:val="24"/>
        </w:rPr>
        <w:t>this</w:t>
      </w:r>
      <w:r>
        <w:rPr>
          <w:spacing w:val="-8"/>
          <w:sz w:val="24"/>
        </w:rPr>
        <w:t xml:space="preserve"> </w:t>
      </w:r>
      <w:r>
        <w:rPr>
          <w:sz w:val="24"/>
        </w:rPr>
        <w:t>information</w:t>
      </w:r>
      <w:r>
        <w:rPr>
          <w:spacing w:val="-8"/>
          <w:sz w:val="24"/>
        </w:rPr>
        <w:t xml:space="preserve"> </w:t>
      </w:r>
      <w:r>
        <w:rPr>
          <w:sz w:val="24"/>
        </w:rPr>
        <w:t>to</w:t>
      </w:r>
      <w:r>
        <w:rPr>
          <w:spacing w:val="-8"/>
          <w:sz w:val="24"/>
        </w:rPr>
        <w:t xml:space="preserve"> </w:t>
      </w:r>
      <w:r>
        <w:rPr>
          <w:sz w:val="24"/>
        </w:rPr>
        <w:t>the</w:t>
      </w:r>
      <w:r>
        <w:rPr>
          <w:spacing w:val="-9"/>
          <w:sz w:val="24"/>
        </w:rPr>
        <w:t xml:space="preserve"> </w:t>
      </w:r>
      <w:r>
        <w:rPr>
          <w:sz w:val="24"/>
        </w:rPr>
        <w:t>specified</w:t>
      </w:r>
      <w:r>
        <w:rPr>
          <w:spacing w:val="-8"/>
          <w:sz w:val="24"/>
        </w:rPr>
        <w:t xml:space="preserve"> </w:t>
      </w:r>
      <w:r>
        <w:rPr>
          <w:sz w:val="24"/>
        </w:rPr>
        <w:t>office(s)</w:t>
      </w:r>
      <w:r>
        <w:rPr>
          <w:spacing w:val="-7"/>
          <w:sz w:val="24"/>
        </w:rPr>
        <w:t xml:space="preserve"> </w:t>
      </w:r>
      <w:r>
        <w:rPr>
          <w:sz w:val="24"/>
        </w:rPr>
        <w:t>within</w:t>
      </w:r>
      <w:r>
        <w:rPr>
          <w:spacing w:val="-8"/>
          <w:sz w:val="24"/>
        </w:rPr>
        <w:t xml:space="preserve"> </w:t>
      </w:r>
      <w:r>
        <w:rPr>
          <w:sz w:val="24"/>
        </w:rPr>
        <w:t>HHS,</w:t>
      </w:r>
      <w:r>
        <w:rPr>
          <w:spacing w:val="-6"/>
          <w:sz w:val="24"/>
        </w:rPr>
        <w:t xml:space="preserve"> </w:t>
      </w:r>
      <w:r>
        <w:rPr>
          <w:sz w:val="24"/>
        </w:rPr>
        <w:t>which</w:t>
      </w:r>
      <w:r>
        <w:rPr>
          <w:spacing w:val="-6"/>
          <w:sz w:val="24"/>
        </w:rPr>
        <w:t xml:space="preserve"> </w:t>
      </w:r>
      <w:r>
        <w:rPr>
          <w:sz w:val="24"/>
        </w:rPr>
        <w:t>will</w:t>
      </w:r>
      <w:r>
        <w:rPr>
          <w:spacing w:val="-8"/>
          <w:sz w:val="24"/>
        </w:rPr>
        <w:t xml:space="preserve"> </w:t>
      </w:r>
      <w:r>
        <w:rPr>
          <w:sz w:val="24"/>
        </w:rPr>
        <w:t>be reviewed by attorney adjudicators to make the final determination.</w:t>
      </w:r>
    </w:p>
    <w:p w14:paraId="1D390BF2" w14:textId="77777777" w:rsidR="00D61D72" w:rsidRDefault="00860DAE">
      <w:pPr>
        <w:pStyle w:val="ListParagraph"/>
        <w:numPr>
          <w:ilvl w:val="0"/>
          <w:numId w:val="16"/>
        </w:numPr>
        <w:tabs>
          <w:tab w:val="left" w:pos="1657"/>
          <w:tab w:val="left" w:pos="1658"/>
        </w:tabs>
        <w:spacing w:before="16" w:line="244" w:lineRule="auto"/>
        <w:ind w:left="1659" w:right="459" w:hanging="360"/>
        <w:rPr>
          <w:sz w:val="24"/>
        </w:rPr>
      </w:pPr>
      <w:r>
        <w:rPr>
          <w:sz w:val="24"/>
        </w:rPr>
        <w:t>Participate</w:t>
      </w:r>
      <w:r>
        <w:rPr>
          <w:spacing w:val="-7"/>
          <w:sz w:val="24"/>
        </w:rPr>
        <w:t xml:space="preserve"> </w:t>
      </w:r>
      <w:r>
        <w:rPr>
          <w:sz w:val="24"/>
        </w:rPr>
        <w:t>in</w:t>
      </w:r>
      <w:r>
        <w:rPr>
          <w:spacing w:val="-6"/>
          <w:sz w:val="24"/>
        </w:rPr>
        <w:t xml:space="preserve"> </w:t>
      </w:r>
      <w:r>
        <w:rPr>
          <w:sz w:val="24"/>
        </w:rPr>
        <w:t>any</w:t>
      </w:r>
      <w:r>
        <w:rPr>
          <w:spacing w:val="-11"/>
          <w:sz w:val="24"/>
        </w:rPr>
        <w:t xml:space="preserve"> </w:t>
      </w:r>
      <w:r>
        <w:rPr>
          <w:sz w:val="24"/>
        </w:rPr>
        <w:t>ad</w:t>
      </w:r>
      <w:r>
        <w:rPr>
          <w:spacing w:val="-6"/>
          <w:sz w:val="24"/>
        </w:rPr>
        <w:t xml:space="preserve"> </w:t>
      </w:r>
      <w:r>
        <w:rPr>
          <w:sz w:val="24"/>
        </w:rPr>
        <w:t>hoc</w:t>
      </w:r>
      <w:r>
        <w:rPr>
          <w:spacing w:val="-4"/>
          <w:sz w:val="24"/>
        </w:rPr>
        <w:t xml:space="preserve"> </w:t>
      </w:r>
      <w:r>
        <w:rPr>
          <w:sz w:val="24"/>
        </w:rPr>
        <w:t>meetings</w:t>
      </w:r>
      <w:r>
        <w:rPr>
          <w:spacing w:val="-6"/>
          <w:sz w:val="24"/>
        </w:rPr>
        <w:t xml:space="preserve"> </w:t>
      </w:r>
      <w:r>
        <w:rPr>
          <w:sz w:val="24"/>
        </w:rPr>
        <w:t>that</w:t>
      </w:r>
      <w:r>
        <w:rPr>
          <w:spacing w:val="-5"/>
          <w:sz w:val="24"/>
        </w:rPr>
        <w:t xml:space="preserve"> </w:t>
      </w:r>
      <w:r>
        <w:rPr>
          <w:sz w:val="24"/>
        </w:rPr>
        <w:t>may</w:t>
      </w:r>
      <w:r>
        <w:rPr>
          <w:spacing w:val="-11"/>
          <w:sz w:val="24"/>
        </w:rPr>
        <w:t xml:space="preserve"> </w:t>
      </w:r>
      <w:r>
        <w:rPr>
          <w:sz w:val="24"/>
        </w:rPr>
        <w:t>be</w:t>
      </w:r>
      <w:r>
        <w:rPr>
          <w:spacing w:val="-7"/>
          <w:sz w:val="24"/>
        </w:rPr>
        <w:t xml:space="preserve"> </w:t>
      </w:r>
      <w:r>
        <w:rPr>
          <w:sz w:val="24"/>
        </w:rPr>
        <w:t>requested</w:t>
      </w:r>
      <w:r>
        <w:rPr>
          <w:spacing w:val="-6"/>
          <w:sz w:val="24"/>
        </w:rPr>
        <w:t xml:space="preserve"> </w:t>
      </w:r>
      <w:r>
        <w:rPr>
          <w:sz w:val="24"/>
        </w:rPr>
        <w:t>by</w:t>
      </w:r>
      <w:r>
        <w:rPr>
          <w:spacing w:val="-11"/>
          <w:sz w:val="24"/>
        </w:rPr>
        <w:t xml:space="preserve"> </w:t>
      </w:r>
      <w:r>
        <w:rPr>
          <w:sz w:val="24"/>
        </w:rPr>
        <w:t>the</w:t>
      </w:r>
      <w:r>
        <w:rPr>
          <w:spacing w:val="-7"/>
          <w:sz w:val="24"/>
        </w:rPr>
        <w:t xml:space="preserve"> </w:t>
      </w:r>
      <w:r>
        <w:rPr>
          <w:sz w:val="24"/>
        </w:rPr>
        <w:t>attorney</w:t>
      </w:r>
      <w:r>
        <w:rPr>
          <w:spacing w:val="-6"/>
          <w:sz w:val="24"/>
        </w:rPr>
        <w:t xml:space="preserve"> </w:t>
      </w:r>
      <w:r>
        <w:rPr>
          <w:sz w:val="24"/>
        </w:rPr>
        <w:t>adjudicators to discuss specific cases. The Contractor will have a bi-monthly or quarterly teleconference with CMS to advise of issues, findings, and other pertinent data.</w:t>
      </w:r>
    </w:p>
    <w:p w14:paraId="308BFD49" w14:textId="77777777" w:rsidR="00D61D72" w:rsidRDefault="00860DAE">
      <w:pPr>
        <w:pStyle w:val="ListParagraph"/>
        <w:numPr>
          <w:ilvl w:val="0"/>
          <w:numId w:val="16"/>
        </w:numPr>
        <w:tabs>
          <w:tab w:val="left" w:pos="1657"/>
          <w:tab w:val="left" w:pos="1658"/>
        </w:tabs>
        <w:spacing w:before="21" w:line="247" w:lineRule="auto"/>
        <w:ind w:left="1659" w:right="579" w:hanging="360"/>
        <w:rPr>
          <w:sz w:val="24"/>
        </w:rPr>
      </w:pPr>
      <w:r>
        <w:rPr>
          <w:sz w:val="24"/>
        </w:rPr>
        <w:t>Issue a bi-monthly written report with its findings and any analysis and recommendations</w:t>
      </w:r>
      <w:r>
        <w:rPr>
          <w:spacing w:val="-7"/>
          <w:sz w:val="24"/>
        </w:rPr>
        <w:t xml:space="preserve"> </w:t>
      </w:r>
      <w:r>
        <w:rPr>
          <w:sz w:val="24"/>
        </w:rPr>
        <w:t>they</w:t>
      </w:r>
      <w:r>
        <w:rPr>
          <w:spacing w:val="-12"/>
          <w:sz w:val="24"/>
        </w:rPr>
        <w:t xml:space="preserve"> </w:t>
      </w:r>
      <w:r>
        <w:rPr>
          <w:sz w:val="24"/>
        </w:rPr>
        <w:t>may</w:t>
      </w:r>
      <w:r>
        <w:rPr>
          <w:spacing w:val="-12"/>
          <w:sz w:val="24"/>
        </w:rPr>
        <w:t xml:space="preserve"> </w:t>
      </w:r>
      <w:r>
        <w:rPr>
          <w:sz w:val="24"/>
        </w:rPr>
        <w:t>have—format</w:t>
      </w:r>
      <w:r>
        <w:rPr>
          <w:spacing w:val="-6"/>
          <w:sz w:val="24"/>
        </w:rPr>
        <w:t xml:space="preserve"> </w:t>
      </w:r>
      <w:r>
        <w:rPr>
          <w:sz w:val="24"/>
        </w:rPr>
        <w:t>and</w:t>
      </w:r>
      <w:r>
        <w:rPr>
          <w:spacing w:val="-5"/>
          <w:sz w:val="24"/>
        </w:rPr>
        <w:t xml:space="preserve"> </w:t>
      </w:r>
      <w:r>
        <w:rPr>
          <w:sz w:val="24"/>
        </w:rPr>
        <w:t>content</w:t>
      </w:r>
      <w:r>
        <w:rPr>
          <w:spacing w:val="-6"/>
          <w:sz w:val="24"/>
        </w:rPr>
        <w:t xml:space="preserve"> </w:t>
      </w:r>
      <w:r>
        <w:rPr>
          <w:sz w:val="24"/>
        </w:rPr>
        <w:t>will</w:t>
      </w:r>
      <w:r>
        <w:rPr>
          <w:spacing w:val="-6"/>
          <w:sz w:val="24"/>
        </w:rPr>
        <w:t xml:space="preserve"> </w:t>
      </w:r>
      <w:r>
        <w:rPr>
          <w:sz w:val="24"/>
        </w:rPr>
        <w:t>be</w:t>
      </w:r>
      <w:r>
        <w:rPr>
          <w:spacing w:val="-10"/>
          <w:sz w:val="24"/>
        </w:rPr>
        <w:t xml:space="preserve"> </w:t>
      </w:r>
      <w:r>
        <w:rPr>
          <w:sz w:val="24"/>
        </w:rPr>
        <w:t>agreed</w:t>
      </w:r>
      <w:r>
        <w:rPr>
          <w:spacing w:val="-7"/>
          <w:sz w:val="24"/>
        </w:rPr>
        <w:t xml:space="preserve"> </w:t>
      </w:r>
      <w:r>
        <w:rPr>
          <w:sz w:val="24"/>
        </w:rPr>
        <w:t>upon</w:t>
      </w:r>
      <w:r>
        <w:rPr>
          <w:spacing w:val="-2"/>
          <w:sz w:val="24"/>
        </w:rPr>
        <w:t xml:space="preserve"> </w:t>
      </w:r>
      <w:proofErr w:type="gramStart"/>
      <w:r>
        <w:rPr>
          <w:sz w:val="24"/>
        </w:rPr>
        <w:t>at</w:t>
      </w:r>
      <w:r>
        <w:rPr>
          <w:spacing w:val="-6"/>
          <w:sz w:val="24"/>
        </w:rPr>
        <w:t xml:space="preserve"> </w:t>
      </w:r>
      <w:r>
        <w:rPr>
          <w:sz w:val="24"/>
        </w:rPr>
        <w:t>a</w:t>
      </w:r>
      <w:r>
        <w:rPr>
          <w:spacing w:val="-10"/>
          <w:sz w:val="24"/>
        </w:rPr>
        <w:t xml:space="preserve"> </w:t>
      </w:r>
      <w:r>
        <w:rPr>
          <w:sz w:val="24"/>
        </w:rPr>
        <w:t xml:space="preserve">later </w:t>
      </w:r>
      <w:r>
        <w:rPr>
          <w:spacing w:val="-2"/>
          <w:sz w:val="24"/>
        </w:rPr>
        <w:t>date</w:t>
      </w:r>
      <w:proofErr w:type="gramEnd"/>
      <w:r>
        <w:rPr>
          <w:spacing w:val="-2"/>
          <w:sz w:val="24"/>
        </w:rPr>
        <w:t>.</w:t>
      </w:r>
    </w:p>
    <w:p w14:paraId="153FFE36" w14:textId="367F2D6D" w:rsidR="00D61D72" w:rsidRDefault="00860DAE" w:rsidP="00C47CC0">
      <w:pPr>
        <w:pStyle w:val="ListParagraph"/>
        <w:numPr>
          <w:ilvl w:val="0"/>
          <w:numId w:val="16"/>
        </w:numPr>
        <w:tabs>
          <w:tab w:val="left" w:pos="1657"/>
          <w:tab w:val="left" w:pos="1658"/>
        </w:tabs>
        <w:spacing w:before="77" w:line="247" w:lineRule="auto"/>
        <w:ind w:right="701"/>
      </w:pPr>
      <w:r w:rsidRPr="00C47CC0">
        <w:rPr>
          <w:sz w:val="24"/>
        </w:rPr>
        <w:t>Issue a yearly summary report as well as an end of project report to CMS summarizing</w:t>
      </w:r>
      <w:r w:rsidRPr="00C47CC0">
        <w:rPr>
          <w:spacing w:val="-12"/>
          <w:sz w:val="24"/>
        </w:rPr>
        <w:t xml:space="preserve"> </w:t>
      </w:r>
      <w:r w:rsidRPr="00C47CC0">
        <w:rPr>
          <w:sz w:val="24"/>
        </w:rPr>
        <w:t>their</w:t>
      </w:r>
      <w:r w:rsidRPr="00C47CC0">
        <w:rPr>
          <w:spacing w:val="-8"/>
          <w:sz w:val="24"/>
        </w:rPr>
        <w:t xml:space="preserve"> </w:t>
      </w:r>
      <w:r w:rsidRPr="00C47CC0">
        <w:rPr>
          <w:sz w:val="24"/>
        </w:rPr>
        <w:t>findings</w:t>
      </w:r>
      <w:r w:rsidRPr="00C47CC0">
        <w:rPr>
          <w:spacing w:val="-7"/>
          <w:sz w:val="24"/>
        </w:rPr>
        <w:t xml:space="preserve"> </w:t>
      </w:r>
      <w:r w:rsidRPr="00C47CC0">
        <w:rPr>
          <w:sz w:val="24"/>
        </w:rPr>
        <w:t>and</w:t>
      </w:r>
      <w:r w:rsidRPr="00C47CC0">
        <w:rPr>
          <w:spacing w:val="-6"/>
          <w:sz w:val="24"/>
        </w:rPr>
        <w:t xml:space="preserve"> </w:t>
      </w:r>
      <w:r w:rsidRPr="00C47CC0">
        <w:rPr>
          <w:sz w:val="24"/>
        </w:rPr>
        <w:t>any</w:t>
      </w:r>
      <w:r w:rsidRPr="00C47CC0">
        <w:rPr>
          <w:spacing w:val="-12"/>
          <w:sz w:val="24"/>
        </w:rPr>
        <w:t xml:space="preserve"> </w:t>
      </w:r>
      <w:r w:rsidRPr="00C47CC0">
        <w:rPr>
          <w:sz w:val="24"/>
        </w:rPr>
        <w:t>analysis</w:t>
      </w:r>
      <w:r w:rsidRPr="00C47CC0">
        <w:rPr>
          <w:spacing w:val="-7"/>
          <w:sz w:val="24"/>
        </w:rPr>
        <w:t xml:space="preserve"> </w:t>
      </w:r>
      <w:r w:rsidRPr="00C47CC0">
        <w:rPr>
          <w:sz w:val="24"/>
        </w:rPr>
        <w:t>and</w:t>
      </w:r>
      <w:r w:rsidRPr="00C47CC0">
        <w:rPr>
          <w:spacing w:val="-6"/>
          <w:sz w:val="24"/>
        </w:rPr>
        <w:t xml:space="preserve"> </w:t>
      </w:r>
      <w:r w:rsidRPr="00C47CC0">
        <w:rPr>
          <w:sz w:val="24"/>
        </w:rPr>
        <w:t>recommendations</w:t>
      </w:r>
      <w:r w:rsidRPr="00C47CC0">
        <w:rPr>
          <w:spacing w:val="-7"/>
          <w:sz w:val="24"/>
        </w:rPr>
        <w:t xml:space="preserve"> </w:t>
      </w:r>
      <w:r w:rsidRPr="00C47CC0">
        <w:rPr>
          <w:sz w:val="24"/>
        </w:rPr>
        <w:t>they</w:t>
      </w:r>
      <w:r w:rsidRPr="00C47CC0">
        <w:rPr>
          <w:spacing w:val="-12"/>
          <w:sz w:val="24"/>
        </w:rPr>
        <w:t xml:space="preserve"> </w:t>
      </w:r>
      <w:r w:rsidRPr="00C47CC0">
        <w:rPr>
          <w:sz w:val="24"/>
        </w:rPr>
        <w:t>may</w:t>
      </w:r>
      <w:r w:rsidRPr="00C47CC0">
        <w:rPr>
          <w:spacing w:val="-12"/>
          <w:sz w:val="24"/>
        </w:rPr>
        <w:t xml:space="preserve"> </w:t>
      </w:r>
      <w:r w:rsidRPr="00C47CC0">
        <w:rPr>
          <w:sz w:val="24"/>
        </w:rPr>
        <w:t xml:space="preserve">have; the format and content will be agreed upon </w:t>
      </w:r>
      <w:proofErr w:type="gramStart"/>
      <w:r w:rsidRPr="00C47CC0">
        <w:rPr>
          <w:sz w:val="24"/>
        </w:rPr>
        <w:t>at a later date</w:t>
      </w:r>
      <w:proofErr w:type="gramEnd"/>
      <w:r w:rsidR="00C77462">
        <w:rPr>
          <w:sz w:val="24"/>
        </w:rPr>
        <w:t xml:space="preserve">. </w:t>
      </w:r>
      <w:r>
        <w:t>Reporting</w:t>
      </w:r>
      <w:r w:rsidRPr="00C47CC0">
        <w:rPr>
          <w:spacing w:val="-12"/>
        </w:rPr>
        <w:t xml:space="preserve"> </w:t>
      </w:r>
      <w:r>
        <w:t>requirements</w:t>
      </w:r>
      <w:r w:rsidRPr="00C47CC0">
        <w:rPr>
          <w:spacing w:val="3"/>
        </w:rPr>
        <w:t xml:space="preserve"> </w:t>
      </w:r>
      <w:r>
        <w:t>will</w:t>
      </w:r>
      <w:r w:rsidRPr="00C47CC0">
        <w:rPr>
          <w:spacing w:val="-2"/>
        </w:rPr>
        <w:t xml:space="preserve"> </w:t>
      </w:r>
      <w:r>
        <w:t>be</w:t>
      </w:r>
      <w:r w:rsidRPr="00C47CC0">
        <w:rPr>
          <w:spacing w:val="-5"/>
        </w:rPr>
        <w:t xml:space="preserve"> </w:t>
      </w:r>
      <w:r>
        <w:t>defined</w:t>
      </w:r>
      <w:r w:rsidRPr="00C47CC0">
        <w:rPr>
          <w:spacing w:val="-3"/>
        </w:rPr>
        <w:t xml:space="preserve"> </w:t>
      </w:r>
      <w:r>
        <w:t>in</w:t>
      </w:r>
      <w:r w:rsidRPr="00C47CC0">
        <w:rPr>
          <w:spacing w:val="-1"/>
        </w:rPr>
        <w:t xml:space="preserve"> </w:t>
      </w:r>
      <w:r>
        <w:t>more</w:t>
      </w:r>
      <w:r w:rsidRPr="00C47CC0">
        <w:rPr>
          <w:spacing w:val="-6"/>
        </w:rPr>
        <w:t xml:space="preserve"> </w:t>
      </w:r>
      <w:r>
        <w:t>detail</w:t>
      </w:r>
      <w:r w:rsidRPr="00C47CC0">
        <w:rPr>
          <w:spacing w:val="-1"/>
        </w:rPr>
        <w:t xml:space="preserve"> </w:t>
      </w:r>
      <w:r>
        <w:t>if</w:t>
      </w:r>
      <w:r w:rsidRPr="00C47CC0">
        <w:rPr>
          <w:spacing w:val="-6"/>
        </w:rPr>
        <w:t xml:space="preserve"> </w:t>
      </w:r>
      <w:r>
        <w:t>this</w:t>
      </w:r>
      <w:r w:rsidRPr="00C47CC0">
        <w:rPr>
          <w:spacing w:val="-1"/>
        </w:rPr>
        <w:t xml:space="preserve"> </w:t>
      </w:r>
      <w:r>
        <w:t>task</w:t>
      </w:r>
      <w:r w:rsidRPr="00C47CC0">
        <w:rPr>
          <w:spacing w:val="-3"/>
        </w:rPr>
        <w:t xml:space="preserve"> </w:t>
      </w:r>
      <w:r>
        <w:t>becomes</w:t>
      </w:r>
      <w:r w:rsidRPr="00C47CC0">
        <w:rPr>
          <w:spacing w:val="-1"/>
        </w:rPr>
        <w:t xml:space="preserve"> </w:t>
      </w:r>
      <w:r w:rsidRPr="00C47CC0">
        <w:rPr>
          <w:spacing w:val="-2"/>
        </w:rPr>
        <w:t>effectuated.</w:t>
      </w:r>
    </w:p>
    <w:p w14:paraId="53081849" w14:textId="77777777" w:rsidR="00D61D72" w:rsidRDefault="00D61D72">
      <w:pPr>
        <w:pStyle w:val="BodyText"/>
        <w:spacing w:before="7"/>
        <w:rPr>
          <w:sz w:val="29"/>
        </w:rPr>
      </w:pPr>
    </w:p>
    <w:p w14:paraId="78988AF9" w14:textId="77777777" w:rsidR="00D61D72" w:rsidRDefault="00860DAE">
      <w:pPr>
        <w:pStyle w:val="Heading2"/>
        <w:spacing w:before="1"/>
      </w:pPr>
      <w:bookmarkStart w:id="341" w:name="Report_Requirement_-_Optional_Task_2:_Pu"/>
      <w:bookmarkEnd w:id="341"/>
      <w:r>
        <w:t>Report</w:t>
      </w:r>
      <w:r>
        <w:rPr>
          <w:spacing w:val="-6"/>
        </w:rPr>
        <w:t xml:space="preserve"> </w:t>
      </w:r>
      <w:r>
        <w:t>Requirement</w:t>
      </w:r>
      <w:r>
        <w:rPr>
          <w:spacing w:val="-5"/>
        </w:rPr>
        <w:t xml:space="preserve"> </w:t>
      </w:r>
      <w:r>
        <w:t>-</w:t>
      </w:r>
      <w:r>
        <w:rPr>
          <w:spacing w:val="-2"/>
        </w:rPr>
        <w:t xml:space="preserve"> </w:t>
      </w:r>
      <w:r>
        <w:t>Optional</w:t>
      </w:r>
      <w:r>
        <w:rPr>
          <w:spacing w:val="-3"/>
        </w:rPr>
        <w:t xml:space="preserve"> </w:t>
      </w:r>
      <w:r>
        <w:t>Task</w:t>
      </w:r>
      <w:r>
        <w:rPr>
          <w:spacing w:val="-3"/>
        </w:rPr>
        <w:t xml:space="preserve"> </w:t>
      </w:r>
      <w:r>
        <w:t>2:</w:t>
      </w:r>
      <w:r>
        <w:rPr>
          <w:spacing w:val="-5"/>
        </w:rPr>
        <w:t xml:space="preserve"> </w:t>
      </w:r>
      <w:r>
        <w:t>Public</w:t>
      </w:r>
      <w:r>
        <w:rPr>
          <w:spacing w:val="-7"/>
        </w:rPr>
        <w:t xml:space="preserve"> </w:t>
      </w:r>
      <w:r>
        <w:rPr>
          <w:spacing w:val="-2"/>
        </w:rPr>
        <w:t>Portal</w:t>
      </w:r>
    </w:p>
    <w:p w14:paraId="0F186639" w14:textId="77777777" w:rsidR="00D61D72" w:rsidRDefault="00860DAE">
      <w:pPr>
        <w:pStyle w:val="BodyText"/>
        <w:spacing w:before="21"/>
        <w:ind w:left="923"/>
      </w:pPr>
      <w:r>
        <w:t>The</w:t>
      </w:r>
      <w:r>
        <w:rPr>
          <w:spacing w:val="-8"/>
        </w:rPr>
        <w:t xml:space="preserve"> </w:t>
      </w:r>
      <w:r>
        <w:t>Contractor</w:t>
      </w:r>
      <w:r>
        <w:rPr>
          <w:spacing w:val="-6"/>
        </w:rPr>
        <w:t xml:space="preserve"> </w:t>
      </w:r>
      <w:r>
        <w:rPr>
          <w:spacing w:val="-2"/>
        </w:rPr>
        <w:t>shall:</w:t>
      </w:r>
    </w:p>
    <w:p w14:paraId="3616649C" w14:textId="77777777" w:rsidR="00D61D72" w:rsidRDefault="00860DAE">
      <w:pPr>
        <w:pStyle w:val="ListParagraph"/>
        <w:numPr>
          <w:ilvl w:val="0"/>
          <w:numId w:val="16"/>
        </w:numPr>
        <w:tabs>
          <w:tab w:val="left" w:pos="1657"/>
          <w:tab w:val="left" w:pos="1658"/>
        </w:tabs>
        <w:spacing w:before="26" w:line="247" w:lineRule="auto"/>
        <w:ind w:left="1659" w:right="701" w:hanging="360"/>
        <w:rPr>
          <w:sz w:val="24"/>
        </w:rPr>
      </w:pPr>
      <w:r>
        <w:rPr>
          <w:sz w:val="24"/>
        </w:rPr>
        <w:t>Issue a bi-monthly summary report as well as an end of project report to CMS summarizing</w:t>
      </w:r>
      <w:r>
        <w:rPr>
          <w:spacing w:val="-12"/>
          <w:sz w:val="24"/>
        </w:rPr>
        <w:t xml:space="preserve"> </w:t>
      </w:r>
      <w:r>
        <w:rPr>
          <w:sz w:val="24"/>
        </w:rPr>
        <w:t>their</w:t>
      </w:r>
      <w:r>
        <w:rPr>
          <w:spacing w:val="-8"/>
          <w:sz w:val="24"/>
        </w:rPr>
        <w:t xml:space="preserve"> </w:t>
      </w:r>
      <w:r>
        <w:rPr>
          <w:sz w:val="24"/>
        </w:rPr>
        <w:t>findings</w:t>
      </w:r>
      <w:r>
        <w:rPr>
          <w:spacing w:val="-7"/>
          <w:sz w:val="24"/>
        </w:rPr>
        <w:t xml:space="preserve"> </w:t>
      </w:r>
      <w:r>
        <w:rPr>
          <w:sz w:val="24"/>
        </w:rPr>
        <w:t>and</w:t>
      </w:r>
      <w:r>
        <w:rPr>
          <w:spacing w:val="-6"/>
          <w:sz w:val="24"/>
        </w:rPr>
        <w:t xml:space="preserve"> </w:t>
      </w:r>
      <w:r>
        <w:rPr>
          <w:sz w:val="24"/>
        </w:rPr>
        <w:t>any</w:t>
      </w:r>
      <w:r>
        <w:rPr>
          <w:spacing w:val="-12"/>
          <w:sz w:val="24"/>
        </w:rPr>
        <w:t xml:space="preserve"> </w:t>
      </w:r>
      <w:r>
        <w:rPr>
          <w:sz w:val="24"/>
        </w:rPr>
        <w:t>analysis</w:t>
      </w:r>
      <w:r>
        <w:rPr>
          <w:spacing w:val="-7"/>
          <w:sz w:val="24"/>
        </w:rPr>
        <w:t xml:space="preserve"> </w:t>
      </w:r>
      <w:r>
        <w:rPr>
          <w:sz w:val="24"/>
        </w:rPr>
        <w:t>and</w:t>
      </w:r>
      <w:r>
        <w:rPr>
          <w:spacing w:val="-6"/>
          <w:sz w:val="24"/>
        </w:rPr>
        <w:t xml:space="preserve"> </w:t>
      </w:r>
      <w:r>
        <w:rPr>
          <w:sz w:val="24"/>
        </w:rPr>
        <w:t>recommendations</w:t>
      </w:r>
      <w:r>
        <w:rPr>
          <w:spacing w:val="-7"/>
          <w:sz w:val="24"/>
        </w:rPr>
        <w:t xml:space="preserve"> </w:t>
      </w:r>
      <w:r>
        <w:rPr>
          <w:sz w:val="24"/>
        </w:rPr>
        <w:t>they</w:t>
      </w:r>
      <w:r>
        <w:rPr>
          <w:spacing w:val="-12"/>
          <w:sz w:val="24"/>
        </w:rPr>
        <w:t xml:space="preserve"> </w:t>
      </w:r>
      <w:r>
        <w:rPr>
          <w:sz w:val="24"/>
        </w:rPr>
        <w:t>may</w:t>
      </w:r>
      <w:r>
        <w:rPr>
          <w:spacing w:val="-12"/>
          <w:sz w:val="24"/>
        </w:rPr>
        <w:t xml:space="preserve"> </w:t>
      </w:r>
      <w:r>
        <w:rPr>
          <w:sz w:val="24"/>
        </w:rPr>
        <w:t xml:space="preserve">have; the format and content will be agreed upon </w:t>
      </w:r>
      <w:proofErr w:type="gramStart"/>
      <w:r>
        <w:rPr>
          <w:sz w:val="24"/>
        </w:rPr>
        <w:t>at a later date</w:t>
      </w:r>
      <w:proofErr w:type="gramEnd"/>
      <w:r>
        <w:rPr>
          <w:sz w:val="24"/>
        </w:rPr>
        <w:t>.</w:t>
      </w:r>
    </w:p>
    <w:p w14:paraId="141E8E97" w14:textId="77777777" w:rsidR="00D61D72" w:rsidRDefault="00860DAE">
      <w:pPr>
        <w:pStyle w:val="BodyText"/>
        <w:spacing w:before="150"/>
        <w:ind w:left="923"/>
      </w:pPr>
      <w:r>
        <w:t>Reporting</w:t>
      </w:r>
      <w:r>
        <w:rPr>
          <w:spacing w:val="-12"/>
        </w:rPr>
        <w:t xml:space="preserve"> </w:t>
      </w:r>
      <w:r>
        <w:t>requirements</w:t>
      </w:r>
      <w:r>
        <w:rPr>
          <w:spacing w:val="3"/>
        </w:rPr>
        <w:t xml:space="preserve"> </w:t>
      </w:r>
      <w:r>
        <w:t>will</w:t>
      </w:r>
      <w:r>
        <w:rPr>
          <w:spacing w:val="-2"/>
        </w:rPr>
        <w:t xml:space="preserve"> </w:t>
      </w:r>
      <w:r>
        <w:t>be</w:t>
      </w:r>
      <w:r>
        <w:rPr>
          <w:spacing w:val="-5"/>
        </w:rPr>
        <w:t xml:space="preserve"> </w:t>
      </w:r>
      <w:r>
        <w:t>defined</w:t>
      </w:r>
      <w:r>
        <w:rPr>
          <w:spacing w:val="-3"/>
        </w:rPr>
        <w:t xml:space="preserve"> </w:t>
      </w:r>
      <w:r>
        <w:t>in</w:t>
      </w:r>
      <w:r>
        <w:rPr>
          <w:spacing w:val="-1"/>
        </w:rPr>
        <w:t xml:space="preserve"> </w:t>
      </w:r>
      <w:r>
        <w:t>more</w:t>
      </w:r>
      <w:r>
        <w:rPr>
          <w:spacing w:val="-6"/>
        </w:rPr>
        <w:t xml:space="preserve"> </w:t>
      </w:r>
      <w:r>
        <w:t>detail</w:t>
      </w:r>
      <w:r>
        <w:rPr>
          <w:spacing w:val="-1"/>
        </w:rPr>
        <w:t xml:space="preserve"> </w:t>
      </w:r>
      <w:r>
        <w:t>if</w:t>
      </w:r>
      <w:r>
        <w:rPr>
          <w:spacing w:val="-6"/>
        </w:rPr>
        <w:t xml:space="preserve"> </w:t>
      </w:r>
      <w:r>
        <w:t>this</w:t>
      </w:r>
      <w:r>
        <w:rPr>
          <w:spacing w:val="-1"/>
        </w:rPr>
        <w:t xml:space="preserve"> </w:t>
      </w:r>
      <w:r>
        <w:t>task</w:t>
      </w:r>
      <w:r>
        <w:rPr>
          <w:spacing w:val="-3"/>
        </w:rPr>
        <w:t xml:space="preserve"> </w:t>
      </w:r>
      <w:r>
        <w:t>becomes</w:t>
      </w:r>
      <w:r>
        <w:rPr>
          <w:spacing w:val="-1"/>
        </w:rPr>
        <w:t xml:space="preserve"> </w:t>
      </w:r>
      <w:r>
        <w:rPr>
          <w:spacing w:val="-2"/>
        </w:rPr>
        <w:t>effectuated.</w:t>
      </w:r>
    </w:p>
    <w:p w14:paraId="7350E921" w14:textId="77777777" w:rsidR="00D61D72" w:rsidRDefault="00D61D72">
      <w:pPr>
        <w:pStyle w:val="BodyText"/>
        <w:spacing w:before="2"/>
        <w:rPr>
          <w:sz w:val="29"/>
        </w:rPr>
      </w:pPr>
    </w:p>
    <w:p w14:paraId="020C92A0" w14:textId="77777777" w:rsidR="00D61D72" w:rsidRDefault="00860DAE">
      <w:pPr>
        <w:pStyle w:val="Heading2"/>
        <w:spacing w:before="1"/>
      </w:pPr>
      <w:bookmarkStart w:id="342" w:name="Report_Requirement—Optional_Task_3:_Ad-h"/>
      <w:bookmarkEnd w:id="342"/>
      <w:r>
        <w:t>Report</w:t>
      </w:r>
      <w:r>
        <w:rPr>
          <w:spacing w:val="-11"/>
        </w:rPr>
        <w:t xml:space="preserve"> </w:t>
      </w:r>
      <w:r>
        <w:t>Requirement—Optional</w:t>
      </w:r>
      <w:r>
        <w:rPr>
          <w:spacing w:val="-4"/>
        </w:rPr>
        <w:t xml:space="preserve"> </w:t>
      </w:r>
      <w:r>
        <w:t>Task</w:t>
      </w:r>
      <w:r>
        <w:rPr>
          <w:spacing w:val="-5"/>
        </w:rPr>
        <w:t xml:space="preserve"> </w:t>
      </w:r>
      <w:r>
        <w:t>3:</w:t>
      </w:r>
      <w:r>
        <w:rPr>
          <w:spacing w:val="-6"/>
        </w:rPr>
        <w:t xml:space="preserve"> </w:t>
      </w:r>
      <w:r>
        <w:t>Ad-hoc</w:t>
      </w:r>
      <w:r>
        <w:rPr>
          <w:spacing w:val="-7"/>
        </w:rPr>
        <w:t xml:space="preserve"> </w:t>
      </w:r>
      <w:r>
        <w:t>Innovation</w:t>
      </w:r>
      <w:r>
        <w:rPr>
          <w:spacing w:val="-4"/>
        </w:rPr>
        <w:t xml:space="preserve"> </w:t>
      </w:r>
      <w:r>
        <w:rPr>
          <w:spacing w:val="-2"/>
        </w:rPr>
        <w:t>Project(s)</w:t>
      </w:r>
    </w:p>
    <w:p w14:paraId="3761AC83" w14:textId="77777777" w:rsidR="00D61D72" w:rsidRDefault="00860DAE">
      <w:pPr>
        <w:pStyle w:val="BodyText"/>
        <w:spacing w:before="69"/>
        <w:ind w:left="923"/>
      </w:pPr>
      <w:r>
        <w:t>The</w:t>
      </w:r>
      <w:r>
        <w:rPr>
          <w:spacing w:val="-8"/>
        </w:rPr>
        <w:t xml:space="preserve"> </w:t>
      </w:r>
      <w:r>
        <w:t>Contractor</w:t>
      </w:r>
      <w:r>
        <w:rPr>
          <w:spacing w:val="-6"/>
        </w:rPr>
        <w:t xml:space="preserve"> </w:t>
      </w:r>
      <w:r>
        <w:rPr>
          <w:spacing w:val="-2"/>
        </w:rPr>
        <w:t>shall:</w:t>
      </w:r>
    </w:p>
    <w:p w14:paraId="3923F3C3" w14:textId="77777777" w:rsidR="00D61D72" w:rsidRDefault="00860DAE">
      <w:pPr>
        <w:pStyle w:val="ListParagraph"/>
        <w:numPr>
          <w:ilvl w:val="0"/>
          <w:numId w:val="16"/>
        </w:numPr>
        <w:tabs>
          <w:tab w:val="left" w:pos="1657"/>
          <w:tab w:val="left" w:pos="1658"/>
        </w:tabs>
        <w:spacing w:before="69" w:line="247" w:lineRule="auto"/>
        <w:ind w:left="1659" w:right="701" w:hanging="360"/>
        <w:rPr>
          <w:sz w:val="24"/>
        </w:rPr>
      </w:pPr>
      <w:r>
        <w:rPr>
          <w:sz w:val="24"/>
        </w:rPr>
        <w:t>Issue a bi-monthly summary report as well as an end of project report to CMS summarizing</w:t>
      </w:r>
      <w:r>
        <w:rPr>
          <w:spacing w:val="-12"/>
          <w:sz w:val="24"/>
        </w:rPr>
        <w:t xml:space="preserve"> </w:t>
      </w:r>
      <w:r>
        <w:rPr>
          <w:sz w:val="24"/>
        </w:rPr>
        <w:t>their</w:t>
      </w:r>
      <w:r>
        <w:rPr>
          <w:spacing w:val="-8"/>
          <w:sz w:val="24"/>
        </w:rPr>
        <w:t xml:space="preserve"> </w:t>
      </w:r>
      <w:r>
        <w:rPr>
          <w:sz w:val="24"/>
        </w:rPr>
        <w:t>findings</w:t>
      </w:r>
      <w:r>
        <w:rPr>
          <w:spacing w:val="-7"/>
          <w:sz w:val="24"/>
        </w:rPr>
        <w:t xml:space="preserve"> </w:t>
      </w:r>
      <w:r>
        <w:rPr>
          <w:sz w:val="24"/>
        </w:rPr>
        <w:t>and</w:t>
      </w:r>
      <w:r>
        <w:rPr>
          <w:spacing w:val="-6"/>
          <w:sz w:val="24"/>
        </w:rPr>
        <w:t xml:space="preserve"> </w:t>
      </w:r>
      <w:r>
        <w:rPr>
          <w:sz w:val="24"/>
        </w:rPr>
        <w:t>any</w:t>
      </w:r>
      <w:r>
        <w:rPr>
          <w:spacing w:val="-12"/>
          <w:sz w:val="24"/>
        </w:rPr>
        <w:t xml:space="preserve"> </w:t>
      </w:r>
      <w:r>
        <w:rPr>
          <w:sz w:val="24"/>
        </w:rPr>
        <w:t>analysis</w:t>
      </w:r>
      <w:r>
        <w:rPr>
          <w:spacing w:val="-7"/>
          <w:sz w:val="24"/>
        </w:rPr>
        <w:t xml:space="preserve"> </w:t>
      </w:r>
      <w:r>
        <w:rPr>
          <w:sz w:val="24"/>
        </w:rPr>
        <w:t>and</w:t>
      </w:r>
      <w:r>
        <w:rPr>
          <w:spacing w:val="-6"/>
          <w:sz w:val="24"/>
        </w:rPr>
        <w:t xml:space="preserve"> </w:t>
      </w:r>
      <w:r>
        <w:rPr>
          <w:sz w:val="24"/>
        </w:rPr>
        <w:t>recommendations</w:t>
      </w:r>
      <w:r>
        <w:rPr>
          <w:spacing w:val="-7"/>
          <w:sz w:val="24"/>
        </w:rPr>
        <w:t xml:space="preserve"> </w:t>
      </w:r>
      <w:r>
        <w:rPr>
          <w:sz w:val="24"/>
        </w:rPr>
        <w:t>they</w:t>
      </w:r>
      <w:r>
        <w:rPr>
          <w:spacing w:val="-12"/>
          <w:sz w:val="24"/>
        </w:rPr>
        <w:t xml:space="preserve"> </w:t>
      </w:r>
      <w:r>
        <w:rPr>
          <w:sz w:val="24"/>
        </w:rPr>
        <w:t>may</w:t>
      </w:r>
      <w:r>
        <w:rPr>
          <w:spacing w:val="-12"/>
          <w:sz w:val="24"/>
        </w:rPr>
        <w:t xml:space="preserve"> </w:t>
      </w:r>
      <w:r>
        <w:rPr>
          <w:sz w:val="24"/>
        </w:rPr>
        <w:t xml:space="preserve">have; the format and content will be agreed upon </w:t>
      </w:r>
      <w:proofErr w:type="gramStart"/>
      <w:r>
        <w:rPr>
          <w:sz w:val="24"/>
        </w:rPr>
        <w:t>at a later date</w:t>
      </w:r>
      <w:proofErr w:type="gramEnd"/>
      <w:r>
        <w:rPr>
          <w:sz w:val="24"/>
        </w:rPr>
        <w:t>.</w:t>
      </w:r>
    </w:p>
    <w:p w14:paraId="334B45F9" w14:textId="77777777" w:rsidR="00D61D72" w:rsidRDefault="00860DAE">
      <w:pPr>
        <w:pStyle w:val="BodyText"/>
        <w:spacing w:before="148"/>
        <w:ind w:left="923"/>
      </w:pPr>
      <w:r>
        <w:t>Reporting</w:t>
      </w:r>
      <w:r>
        <w:rPr>
          <w:spacing w:val="-12"/>
        </w:rPr>
        <w:t xml:space="preserve"> </w:t>
      </w:r>
      <w:r>
        <w:t>requirements</w:t>
      </w:r>
      <w:r>
        <w:rPr>
          <w:spacing w:val="3"/>
        </w:rPr>
        <w:t xml:space="preserve"> </w:t>
      </w:r>
      <w:r>
        <w:t>will</w:t>
      </w:r>
      <w:r>
        <w:rPr>
          <w:spacing w:val="-2"/>
        </w:rPr>
        <w:t xml:space="preserve"> </w:t>
      </w:r>
      <w:r>
        <w:t>be</w:t>
      </w:r>
      <w:r>
        <w:rPr>
          <w:spacing w:val="-5"/>
        </w:rPr>
        <w:t xml:space="preserve"> </w:t>
      </w:r>
      <w:r>
        <w:t>defined</w:t>
      </w:r>
      <w:r>
        <w:rPr>
          <w:spacing w:val="-3"/>
        </w:rPr>
        <w:t xml:space="preserve"> </w:t>
      </w:r>
      <w:r>
        <w:t>in</w:t>
      </w:r>
      <w:r>
        <w:rPr>
          <w:spacing w:val="-1"/>
        </w:rPr>
        <w:t xml:space="preserve"> </w:t>
      </w:r>
      <w:r>
        <w:t>more</w:t>
      </w:r>
      <w:r>
        <w:rPr>
          <w:spacing w:val="-6"/>
        </w:rPr>
        <w:t xml:space="preserve"> </w:t>
      </w:r>
      <w:r>
        <w:t>detail</w:t>
      </w:r>
      <w:r>
        <w:rPr>
          <w:spacing w:val="-1"/>
        </w:rPr>
        <w:t xml:space="preserve"> </w:t>
      </w:r>
      <w:r>
        <w:t>if</w:t>
      </w:r>
      <w:r>
        <w:rPr>
          <w:spacing w:val="-6"/>
        </w:rPr>
        <w:t xml:space="preserve"> </w:t>
      </w:r>
      <w:r>
        <w:t>this</w:t>
      </w:r>
      <w:r>
        <w:rPr>
          <w:spacing w:val="-1"/>
        </w:rPr>
        <w:t xml:space="preserve"> </w:t>
      </w:r>
      <w:r>
        <w:t>task</w:t>
      </w:r>
      <w:r>
        <w:rPr>
          <w:spacing w:val="-3"/>
        </w:rPr>
        <w:t xml:space="preserve"> </w:t>
      </w:r>
      <w:r>
        <w:t>becomes</w:t>
      </w:r>
      <w:r>
        <w:rPr>
          <w:spacing w:val="-1"/>
        </w:rPr>
        <w:t xml:space="preserve"> </w:t>
      </w:r>
      <w:r>
        <w:rPr>
          <w:spacing w:val="-2"/>
        </w:rPr>
        <w:t>effectuated.</w:t>
      </w:r>
    </w:p>
    <w:p w14:paraId="69C83BE5" w14:textId="77777777" w:rsidR="00D61D72" w:rsidRDefault="00D61D72">
      <w:pPr>
        <w:pStyle w:val="BodyText"/>
        <w:spacing w:before="2"/>
        <w:rPr>
          <w:sz w:val="29"/>
        </w:rPr>
      </w:pPr>
    </w:p>
    <w:p w14:paraId="41AEA33F" w14:textId="77777777" w:rsidR="00D61D72" w:rsidRDefault="00860DAE">
      <w:pPr>
        <w:pStyle w:val="Heading2"/>
        <w:spacing w:line="247" w:lineRule="auto"/>
        <w:ind w:left="1643" w:right="377" w:hanging="720"/>
      </w:pPr>
      <w:bookmarkStart w:id="343" w:name="Report_Requirement—Optional_Task_4:_Stat"/>
      <w:bookmarkEnd w:id="343"/>
      <w:r>
        <w:t>Report</w:t>
      </w:r>
      <w:r>
        <w:rPr>
          <w:spacing w:val="-11"/>
        </w:rPr>
        <w:t xml:space="preserve"> </w:t>
      </w:r>
      <w:r>
        <w:t>Requirement—Optional</w:t>
      </w:r>
      <w:r>
        <w:rPr>
          <w:spacing w:val="-10"/>
        </w:rPr>
        <w:t xml:space="preserve"> </w:t>
      </w:r>
      <w:r>
        <w:t>Task</w:t>
      </w:r>
      <w:r>
        <w:rPr>
          <w:spacing w:val="-9"/>
        </w:rPr>
        <w:t xml:space="preserve"> </w:t>
      </w:r>
      <w:r>
        <w:t>4:</w:t>
      </w:r>
      <w:r>
        <w:rPr>
          <w:spacing w:val="-13"/>
        </w:rPr>
        <w:t xml:space="preserve"> </w:t>
      </w:r>
      <w:r>
        <w:t>Statistical</w:t>
      </w:r>
      <w:r>
        <w:rPr>
          <w:spacing w:val="-10"/>
        </w:rPr>
        <w:t xml:space="preserve"> </w:t>
      </w:r>
      <w:r>
        <w:t>Extrapolation</w:t>
      </w:r>
      <w:r>
        <w:rPr>
          <w:spacing w:val="-9"/>
        </w:rPr>
        <w:t xml:space="preserve"> </w:t>
      </w:r>
      <w:r>
        <w:t>of</w:t>
      </w:r>
      <w:r>
        <w:rPr>
          <w:spacing w:val="-11"/>
        </w:rPr>
        <w:t xml:space="preserve"> </w:t>
      </w:r>
      <w:r>
        <w:t>Overpayment</w:t>
      </w:r>
      <w:r>
        <w:rPr>
          <w:spacing w:val="-13"/>
        </w:rPr>
        <w:t xml:space="preserve"> </w:t>
      </w:r>
      <w:r>
        <w:t>or Potential Overpayment</w:t>
      </w:r>
    </w:p>
    <w:p w14:paraId="63B986AB" w14:textId="77777777" w:rsidR="00D61D72" w:rsidRDefault="00860DAE">
      <w:pPr>
        <w:pStyle w:val="BodyText"/>
        <w:spacing w:before="173" w:line="247" w:lineRule="auto"/>
        <w:ind w:left="935" w:right="377" w:hanging="12"/>
      </w:pPr>
      <w:r>
        <w:t>The</w:t>
      </w:r>
      <w:r>
        <w:rPr>
          <w:spacing w:val="-9"/>
        </w:rPr>
        <w:t xml:space="preserve"> </w:t>
      </w:r>
      <w:r>
        <w:t>Statistical</w:t>
      </w:r>
      <w:r>
        <w:rPr>
          <w:spacing w:val="-8"/>
        </w:rPr>
        <w:t xml:space="preserve"> </w:t>
      </w:r>
      <w:r>
        <w:t>Extrapolation</w:t>
      </w:r>
      <w:r>
        <w:rPr>
          <w:spacing w:val="-8"/>
        </w:rPr>
        <w:t xml:space="preserve"> </w:t>
      </w:r>
      <w:r>
        <w:t>of</w:t>
      </w:r>
      <w:r>
        <w:rPr>
          <w:spacing w:val="-9"/>
        </w:rPr>
        <w:t xml:space="preserve"> </w:t>
      </w:r>
      <w:r>
        <w:t>Overpayment</w:t>
      </w:r>
      <w:r>
        <w:rPr>
          <w:spacing w:val="-8"/>
        </w:rPr>
        <w:t xml:space="preserve"> </w:t>
      </w:r>
      <w:r>
        <w:t>or</w:t>
      </w:r>
      <w:r>
        <w:rPr>
          <w:spacing w:val="-9"/>
        </w:rPr>
        <w:t xml:space="preserve"> </w:t>
      </w:r>
      <w:r>
        <w:t>Potential</w:t>
      </w:r>
      <w:r>
        <w:rPr>
          <w:spacing w:val="-8"/>
        </w:rPr>
        <w:t xml:space="preserve"> </w:t>
      </w:r>
      <w:r>
        <w:t>Overpayment</w:t>
      </w:r>
      <w:r>
        <w:rPr>
          <w:spacing w:val="-8"/>
        </w:rPr>
        <w:t xml:space="preserve"> </w:t>
      </w:r>
      <w:r>
        <w:t>Report</w:t>
      </w:r>
      <w:r>
        <w:rPr>
          <w:spacing w:val="-8"/>
        </w:rPr>
        <w:t xml:space="preserve"> </w:t>
      </w:r>
      <w:r>
        <w:t>shall,</w:t>
      </w:r>
      <w:r>
        <w:rPr>
          <w:spacing w:val="-8"/>
        </w:rPr>
        <w:t xml:space="preserve"> </w:t>
      </w:r>
      <w:r>
        <w:t>at</w:t>
      </w:r>
      <w:r>
        <w:rPr>
          <w:spacing w:val="-5"/>
        </w:rPr>
        <w:t xml:space="preserve"> </w:t>
      </w:r>
      <w:r>
        <w:t>a minimum, include the following, in no specific order:</w:t>
      </w:r>
    </w:p>
    <w:p w14:paraId="5F7045B4" w14:textId="77777777" w:rsidR="00D61D72" w:rsidRDefault="00860DAE">
      <w:pPr>
        <w:pStyle w:val="ListParagraph"/>
        <w:numPr>
          <w:ilvl w:val="0"/>
          <w:numId w:val="16"/>
        </w:numPr>
        <w:tabs>
          <w:tab w:val="left" w:pos="1657"/>
          <w:tab w:val="left" w:pos="1658"/>
        </w:tabs>
        <w:spacing w:before="16"/>
        <w:ind w:left="1657" w:hanging="359"/>
        <w:rPr>
          <w:sz w:val="24"/>
        </w:rPr>
      </w:pPr>
      <w:r>
        <w:rPr>
          <w:spacing w:val="-2"/>
          <w:sz w:val="24"/>
        </w:rPr>
        <w:t>Purpose</w:t>
      </w:r>
    </w:p>
    <w:p w14:paraId="712F06B2" w14:textId="77777777" w:rsidR="00D61D72" w:rsidRDefault="00860DAE">
      <w:pPr>
        <w:pStyle w:val="ListParagraph"/>
        <w:numPr>
          <w:ilvl w:val="0"/>
          <w:numId w:val="16"/>
        </w:numPr>
        <w:tabs>
          <w:tab w:val="left" w:pos="1657"/>
          <w:tab w:val="left" w:pos="1658"/>
        </w:tabs>
        <w:spacing w:before="21"/>
        <w:ind w:left="1657" w:hanging="359"/>
        <w:rPr>
          <w:sz w:val="24"/>
        </w:rPr>
      </w:pPr>
      <w:r>
        <w:rPr>
          <w:sz w:val="24"/>
        </w:rPr>
        <w:t>Analysis</w:t>
      </w:r>
      <w:r>
        <w:rPr>
          <w:spacing w:val="-4"/>
          <w:sz w:val="24"/>
        </w:rPr>
        <w:t xml:space="preserve"> </w:t>
      </w:r>
      <w:r>
        <w:rPr>
          <w:sz w:val="24"/>
        </w:rPr>
        <w:t>of</w:t>
      </w:r>
      <w:r>
        <w:rPr>
          <w:spacing w:val="-4"/>
          <w:sz w:val="24"/>
        </w:rPr>
        <w:t xml:space="preserve"> </w:t>
      </w:r>
      <w:r>
        <w:rPr>
          <w:sz w:val="24"/>
        </w:rPr>
        <w:t>supplier</w:t>
      </w:r>
      <w:r>
        <w:rPr>
          <w:spacing w:val="-5"/>
          <w:sz w:val="24"/>
        </w:rPr>
        <w:t xml:space="preserve"> </w:t>
      </w:r>
      <w:r>
        <w:rPr>
          <w:sz w:val="24"/>
        </w:rPr>
        <w:t>code</w:t>
      </w:r>
      <w:r>
        <w:rPr>
          <w:spacing w:val="1"/>
          <w:sz w:val="24"/>
        </w:rPr>
        <w:t xml:space="preserve"> </w:t>
      </w:r>
      <w:r>
        <w:rPr>
          <w:spacing w:val="-2"/>
          <w:sz w:val="24"/>
        </w:rPr>
        <w:t>samples</w:t>
      </w:r>
    </w:p>
    <w:p w14:paraId="3420C19E" w14:textId="77777777" w:rsidR="00D61D72" w:rsidRDefault="00860DAE">
      <w:pPr>
        <w:pStyle w:val="ListParagraph"/>
        <w:numPr>
          <w:ilvl w:val="1"/>
          <w:numId w:val="16"/>
        </w:numPr>
        <w:tabs>
          <w:tab w:val="left" w:pos="2268"/>
        </w:tabs>
        <w:spacing w:before="42"/>
        <w:ind w:hanging="361"/>
        <w:rPr>
          <w:sz w:val="24"/>
        </w:rPr>
      </w:pPr>
      <w:r>
        <w:rPr>
          <w:sz w:val="24"/>
        </w:rPr>
        <w:t>Supplier</w:t>
      </w:r>
      <w:r>
        <w:rPr>
          <w:spacing w:val="-6"/>
          <w:sz w:val="24"/>
        </w:rPr>
        <w:t xml:space="preserve"> </w:t>
      </w:r>
      <w:r>
        <w:rPr>
          <w:sz w:val="24"/>
        </w:rPr>
        <w:t>billing</w:t>
      </w:r>
      <w:r>
        <w:rPr>
          <w:spacing w:val="-7"/>
          <w:sz w:val="24"/>
        </w:rPr>
        <w:t xml:space="preserve"> </w:t>
      </w:r>
      <w:r>
        <w:rPr>
          <w:sz w:val="24"/>
        </w:rPr>
        <w:t>patterns</w:t>
      </w:r>
      <w:r>
        <w:rPr>
          <w:spacing w:val="-5"/>
          <w:sz w:val="24"/>
        </w:rPr>
        <w:t xml:space="preserve"> </w:t>
      </w:r>
      <w:r>
        <w:rPr>
          <w:sz w:val="24"/>
        </w:rPr>
        <w:t>across</w:t>
      </w:r>
      <w:r>
        <w:rPr>
          <w:spacing w:val="-1"/>
          <w:sz w:val="24"/>
        </w:rPr>
        <w:t xml:space="preserve"> </w:t>
      </w:r>
      <w:r>
        <w:rPr>
          <w:spacing w:val="-4"/>
          <w:sz w:val="24"/>
        </w:rPr>
        <w:t>MACs</w:t>
      </w:r>
    </w:p>
    <w:p w14:paraId="67B0940D" w14:textId="77777777" w:rsidR="00D61D72" w:rsidRDefault="00860DAE">
      <w:pPr>
        <w:pStyle w:val="ListParagraph"/>
        <w:numPr>
          <w:ilvl w:val="0"/>
          <w:numId w:val="16"/>
        </w:numPr>
        <w:tabs>
          <w:tab w:val="left" w:pos="1657"/>
          <w:tab w:val="left" w:pos="1658"/>
        </w:tabs>
        <w:spacing w:before="72"/>
        <w:ind w:left="1657" w:hanging="359"/>
        <w:rPr>
          <w:sz w:val="24"/>
        </w:rPr>
      </w:pPr>
      <w:r>
        <w:rPr>
          <w:sz w:val="24"/>
        </w:rPr>
        <w:t>Criteria</w:t>
      </w:r>
      <w:r>
        <w:rPr>
          <w:spacing w:val="-10"/>
          <w:sz w:val="24"/>
        </w:rPr>
        <w:t xml:space="preserve"> </w:t>
      </w:r>
      <w:r>
        <w:rPr>
          <w:sz w:val="24"/>
        </w:rPr>
        <w:t>to</w:t>
      </w:r>
      <w:r>
        <w:rPr>
          <w:spacing w:val="-5"/>
          <w:sz w:val="24"/>
        </w:rPr>
        <w:t xml:space="preserve"> </w:t>
      </w:r>
      <w:r>
        <w:rPr>
          <w:sz w:val="24"/>
        </w:rPr>
        <w:t>consider</w:t>
      </w:r>
      <w:r>
        <w:rPr>
          <w:spacing w:val="-3"/>
          <w:sz w:val="24"/>
        </w:rPr>
        <w:t xml:space="preserve"> </w:t>
      </w:r>
      <w:r>
        <w:rPr>
          <w:sz w:val="24"/>
        </w:rPr>
        <w:t>when determining</w:t>
      </w:r>
      <w:r>
        <w:rPr>
          <w:spacing w:val="-7"/>
          <w:sz w:val="24"/>
        </w:rPr>
        <w:t xml:space="preserve"> </w:t>
      </w:r>
      <w:r>
        <w:rPr>
          <w:sz w:val="24"/>
        </w:rPr>
        <w:t>potential</w:t>
      </w:r>
      <w:r>
        <w:rPr>
          <w:spacing w:val="-2"/>
          <w:sz w:val="24"/>
        </w:rPr>
        <w:t xml:space="preserve"> </w:t>
      </w:r>
      <w:r>
        <w:rPr>
          <w:sz w:val="24"/>
        </w:rPr>
        <w:t>candidates</w:t>
      </w:r>
      <w:r>
        <w:rPr>
          <w:spacing w:val="-5"/>
          <w:sz w:val="24"/>
        </w:rPr>
        <w:t xml:space="preserve"> </w:t>
      </w:r>
      <w:r>
        <w:rPr>
          <w:sz w:val="24"/>
        </w:rPr>
        <w:t>for</w:t>
      </w:r>
      <w:r>
        <w:rPr>
          <w:spacing w:val="-2"/>
          <w:sz w:val="24"/>
        </w:rPr>
        <w:t xml:space="preserve"> extrapolation</w:t>
      </w:r>
    </w:p>
    <w:p w14:paraId="7C2CA5C3" w14:textId="77777777" w:rsidR="00D61D72" w:rsidRDefault="00860DAE">
      <w:pPr>
        <w:pStyle w:val="ListParagraph"/>
        <w:numPr>
          <w:ilvl w:val="1"/>
          <w:numId w:val="16"/>
        </w:numPr>
        <w:tabs>
          <w:tab w:val="left" w:pos="2268"/>
        </w:tabs>
        <w:spacing w:before="18"/>
        <w:ind w:hanging="361"/>
        <w:rPr>
          <w:sz w:val="24"/>
        </w:rPr>
      </w:pPr>
      <w:r>
        <w:rPr>
          <w:sz w:val="24"/>
        </w:rPr>
        <w:t>Materiality</w:t>
      </w:r>
      <w:r>
        <w:rPr>
          <w:spacing w:val="-12"/>
          <w:sz w:val="24"/>
        </w:rPr>
        <w:t xml:space="preserve"> </w:t>
      </w:r>
      <w:r>
        <w:rPr>
          <w:spacing w:val="-2"/>
          <w:sz w:val="24"/>
        </w:rPr>
        <w:t>threshold</w:t>
      </w:r>
    </w:p>
    <w:p w14:paraId="57E03162" w14:textId="77777777" w:rsidR="00D61D72" w:rsidRDefault="00860DAE">
      <w:pPr>
        <w:pStyle w:val="ListParagraph"/>
        <w:numPr>
          <w:ilvl w:val="1"/>
          <w:numId w:val="16"/>
        </w:numPr>
        <w:tabs>
          <w:tab w:val="left" w:pos="2268"/>
        </w:tabs>
        <w:spacing w:before="7"/>
        <w:ind w:hanging="361"/>
        <w:rPr>
          <w:sz w:val="24"/>
        </w:rPr>
      </w:pPr>
      <w:r>
        <w:rPr>
          <w:sz w:val="24"/>
        </w:rPr>
        <w:t>Extrapolation</w:t>
      </w:r>
      <w:r>
        <w:rPr>
          <w:spacing w:val="-6"/>
          <w:sz w:val="24"/>
        </w:rPr>
        <w:t xml:space="preserve"> </w:t>
      </w:r>
      <w:r>
        <w:rPr>
          <w:sz w:val="24"/>
        </w:rPr>
        <w:t>premium</w:t>
      </w:r>
      <w:r>
        <w:rPr>
          <w:spacing w:val="-5"/>
          <w:sz w:val="24"/>
        </w:rPr>
        <w:t xml:space="preserve"> </w:t>
      </w:r>
      <w:r>
        <w:rPr>
          <w:spacing w:val="-2"/>
          <w:sz w:val="24"/>
        </w:rPr>
        <w:t>threshold</w:t>
      </w:r>
    </w:p>
    <w:p w14:paraId="4ED36D11" w14:textId="77777777" w:rsidR="00D61D72" w:rsidRDefault="00860DAE">
      <w:pPr>
        <w:pStyle w:val="ListParagraph"/>
        <w:numPr>
          <w:ilvl w:val="1"/>
          <w:numId w:val="16"/>
        </w:numPr>
        <w:tabs>
          <w:tab w:val="left" w:pos="2268"/>
        </w:tabs>
        <w:spacing w:before="5"/>
        <w:ind w:hanging="361"/>
        <w:rPr>
          <w:sz w:val="24"/>
        </w:rPr>
      </w:pPr>
      <w:r>
        <w:rPr>
          <w:spacing w:val="-2"/>
          <w:sz w:val="24"/>
        </w:rPr>
        <w:t>Recommendation</w:t>
      </w:r>
    </w:p>
    <w:p w14:paraId="200C17AB" w14:textId="77777777" w:rsidR="00D61D72" w:rsidRDefault="00860DAE">
      <w:pPr>
        <w:pStyle w:val="ListParagraph"/>
        <w:numPr>
          <w:ilvl w:val="0"/>
          <w:numId w:val="16"/>
        </w:numPr>
        <w:tabs>
          <w:tab w:val="left" w:pos="1657"/>
          <w:tab w:val="left" w:pos="1658"/>
        </w:tabs>
        <w:spacing w:before="3"/>
        <w:ind w:left="1657" w:hanging="361"/>
        <w:rPr>
          <w:sz w:val="24"/>
        </w:rPr>
      </w:pPr>
      <w:r>
        <w:rPr>
          <w:spacing w:val="-2"/>
          <w:sz w:val="24"/>
        </w:rPr>
        <w:t>Methodology</w:t>
      </w:r>
    </w:p>
    <w:p w14:paraId="0AF4C395" w14:textId="77777777" w:rsidR="00D61D72" w:rsidRDefault="00860DAE">
      <w:pPr>
        <w:pStyle w:val="ListParagraph"/>
        <w:numPr>
          <w:ilvl w:val="1"/>
          <w:numId w:val="16"/>
        </w:numPr>
        <w:tabs>
          <w:tab w:val="left" w:pos="2268"/>
        </w:tabs>
        <w:spacing w:before="42"/>
        <w:ind w:hanging="361"/>
        <w:rPr>
          <w:sz w:val="24"/>
        </w:rPr>
      </w:pPr>
      <w:r>
        <w:rPr>
          <w:sz w:val="24"/>
        </w:rPr>
        <w:t>Description</w:t>
      </w:r>
      <w:r>
        <w:rPr>
          <w:spacing w:val="-5"/>
          <w:sz w:val="24"/>
        </w:rPr>
        <w:t xml:space="preserve"> </w:t>
      </w:r>
      <w:r>
        <w:rPr>
          <w:sz w:val="24"/>
        </w:rPr>
        <w:t>of</w:t>
      </w:r>
      <w:r>
        <w:rPr>
          <w:spacing w:val="-3"/>
          <w:sz w:val="24"/>
        </w:rPr>
        <w:t xml:space="preserve"> </w:t>
      </w:r>
      <w:r>
        <w:rPr>
          <w:sz w:val="24"/>
        </w:rPr>
        <w:t>extrapolation</w:t>
      </w:r>
      <w:r>
        <w:rPr>
          <w:spacing w:val="-2"/>
          <w:sz w:val="24"/>
        </w:rPr>
        <w:t xml:space="preserve"> methodology</w:t>
      </w:r>
    </w:p>
    <w:p w14:paraId="6AFFD10A" w14:textId="77777777" w:rsidR="00D61D72" w:rsidRDefault="00860DAE">
      <w:pPr>
        <w:pStyle w:val="ListParagraph"/>
        <w:numPr>
          <w:ilvl w:val="1"/>
          <w:numId w:val="16"/>
        </w:numPr>
        <w:tabs>
          <w:tab w:val="left" w:pos="2268"/>
        </w:tabs>
        <w:spacing w:before="26"/>
        <w:ind w:hanging="361"/>
        <w:rPr>
          <w:sz w:val="24"/>
        </w:rPr>
      </w:pPr>
      <w:r>
        <w:rPr>
          <w:sz w:val="24"/>
        </w:rPr>
        <w:t>Type</w:t>
      </w:r>
      <w:r>
        <w:rPr>
          <w:spacing w:val="-8"/>
          <w:sz w:val="24"/>
        </w:rPr>
        <w:t xml:space="preserve"> </w:t>
      </w:r>
      <w:r>
        <w:rPr>
          <w:sz w:val="24"/>
        </w:rPr>
        <w:t>of</w:t>
      </w:r>
      <w:r>
        <w:rPr>
          <w:spacing w:val="-2"/>
          <w:sz w:val="24"/>
        </w:rPr>
        <w:t xml:space="preserve"> </w:t>
      </w:r>
      <w:r>
        <w:rPr>
          <w:sz w:val="24"/>
        </w:rPr>
        <w:t>claims</w:t>
      </w:r>
      <w:r>
        <w:rPr>
          <w:spacing w:val="-1"/>
          <w:sz w:val="24"/>
        </w:rPr>
        <w:t xml:space="preserve"> </w:t>
      </w:r>
      <w:r>
        <w:rPr>
          <w:sz w:val="24"/>
        </w:rPr>
        <w:t>to</w:t>
      </w:r>
      <w:r>
        <w:rPr>
          <w:spacing w:val="-1"/>
          <w:sz w:val="24"/>
        </w:rPr>
        <w:t xml:space="preserve"> </w:t>
      </w:r>
      <w:r>
        <w:rPr>
          <w:sz w:val="24"/>
        </w:rPr>
        <w:t>review</w:t>
      </w:r>
      <w:r>
        <w:rPr>
          <w:spacing w:val="-3"/>
          <w:sz w:val="24"/>
        </w:rPr>
        <w:t xml:space="preserve"> </w:t>
      </w:r>
      <w:r>
        <w:rPr>
          <w:sz w:val="24"/>
        </w:rPr>
        <w:t>(Part</w:t>
      </w:r>
      <w:r>
        <w:rPr>
          <w:spacing w:val="-1"/>
          <w:sz w:val="24"/>
        </w:rPr>
        <w:t xml:space="preserve"> </w:t>
      </w:r>
      <w:r>
        <w:rPr>
          <w:sz w:val="24"/>
        </w:rPr>
        <w:t>A</w:t>
      </w:r>
      <w:r>
        <w:rPr>
          <w:spacing w:val="-4"/>
          <w:sz w:val="24"/>
        </w:rPr>
        <w:t xml:space="preserve"> </w:t>
      </w:r>
      <w:r>
        <w:rPr>
          <w:sz w:val="24"/>
        </w:rPr>
        <w:t>or</w:t>
      </w:r>
      <w:r>
        <w:rPr>
          <w:spacing w:val="-5"/>
          <w:sz w:val="24"/>
        </w:rPr>
        <w:t xml:space="preserve"> </w:t>
      </w:r>
      <w:r>
        <w:rPr>
          <w:sz w:val="24"/>
        </w:rPr>
        <w:t>Part</w:t>
      </w:r>
      <w:r>
        <w:rPr>
          <w:spacing w:val="-1"/>
          <w:sz w:val="24"/>
        </w:rPr>
        <w:t xml:space="preserve"> </w:t>
      </w:r>
      <w:r>
        <w:rPr>
          <w:spacing w:val="-5"/>
          <w:sz w:val="24"/>
        </w:rPr>
        <w:t>B)</w:t>
      </w:r>
    </w:p>
    <w:p w14:paraId="73036963" w14:textId="77777777" w:rsidR="00D61D72" w:rsidRDefault="00860DAE">
      <w:pPr>
        <w:pStyle w:val="ListParagraph"/>
        <w:numPr>
          <w:ilvl w:val="1"/>
          <w:numId w:val="16"/>
        </w:numPr>
        <w:tabs>
          <w:tab w:val="left" w:pos="2268"/>
        </w:tabs>
        <w:ind w:hanging="361"/>
        <w:rPr>
          <w:sz w:val="24"/>
        </w:rPr>
      </w:pPr>
      <w:r>
        <w:rPr>
          <w:sz w:val="24"/>
        </w:rPr>
        <w:t>Number</w:t>
      </w:r>
      <w:r>
        <w:rPr>
          <w:spacing w:val="-6"/>
          <w:sz w:val="24"/>
        </w:rPr>
        <w:t xml:space="preserve"> </w:t>
      </w:r>
      <w:r>
        <w:rPr>
          <w:sz w:val="24"/>
        </w:rPr>
        <w:t>of</w:t>
      </w:r>
      <w:r>
        <w:rPr>
          <w:spacing w:val="-6"/>
          <w:sz w:val="24"/>
        </w:rPr>
        <w:t xml:space="preserve"> </w:t>
      </w:r>
      <w:r>
        <w:rPr>
          <w:sz w:val="24"/>
        </w:rPr>
        <w:t>claims</w:t>
      </w:r>
      <w:r>
        <w:rPr>
          <w:spacing w:val="-1"/>
          <w:sz w:val="24"/>
        </w:rPr>
        <w:t xml:space="preserve"> </w:t>
      </w:r>
      <w:r>
        <w:rPr>
          <w:sz w:val="24"/>
        </w:rPr>
        <w:t>required</w:t>
      </w:r>
      <w:r>
        <w:rPr>
          <w:spacing w:val="-5"/>
          <w:sz w:val="24"/>
        </w:rPr>
        <w:t xml:space="preserve"> </w:t>
      </w:r>
      <w:r>
        <w:rPr>
          <w:sz w:val="24"/>
        </w:rPr>
        <w:t>for</w:t>
      </w:r>
      <w:r>
        <w:rPr>
          <w:spacing w:val="-6"/>
          <w:sz w:val="24"/>
        </w:rPr>
        <w:t xml:space="preserve"> </w:t>
      </w:r>
      <w:r>
        <w:rPr>
          <w:sz w:val="24"/>
        </w:rPr>
        <w:t>statistical</w:t>
      </w:r>
      <w:r>
        <w:rPr>
          <w:spacing w:val="-1"/>
          <w:sz w:val="24"/>
        </w:rPr>
        <w:t xml:space="preserve"> </w:t>
      </w:r>
      <w:r>
        <w:rPr>
          <w:spacing w:val="-2"/>
          <w:sz w:val="24"/>
        </w:rPr>
        <w:t>sampling/validation</w:t>
      </w:r>
    </w:p>
    <w:p w14:paraId="64EEE570" w14:textId="77777777" w:rsidR="00D61D72" w:rsidRDefault="00860DAE">
      <w:pPr>
        <w:pStyle w:val="ListParagraph"/>
        <w:numPr>
          <w:ilvl w:val="1"/>
          <w:numId w:val="16"/>
        </w:numPr>
        <w:tabs>
          <w:tab w:val="left" w:pos="2268"/>
        </w:tabs>
        <w:spacing w:before="24"/>
        <w:ind w:hanging="361"/>
        <w:rPr>
          <w:sz w:val="24"/>
        </w:rPr>
      </w:pPr>
      <w:r>
        <w:rPr>
          <w:sz w:val="24"/>
        </w:rPr>
        <w:t>Return</w:t>
      </w:r>
      <w:r>
        <w:rPr>
          <w:spacing w:val="-5"/>
          <w:sz w:val="24"/>
        </w:rPr>
        <w:t xml:space="preserve"> </w:t>
      </w:r>
      <w:r>
        <w:rPr>
          <w:sz w:val="24"/>
        </w:rPr>
        <w:t>on Investment</w:t>
      </w:r>
      <w:r>
        <w:rPr>
          <w:spacing w:val="-4"/>
          <w:sz w:val="24"/>
        </w:rPr>
        <w:t xml:space="preserve"> </w:t>
      </w:r>
      <w:r>
        <w:rPr>
          <w:sz w:val="24"/>
        </w:rPr>
        <w:t>(ROI)</w:t>
      </w:r>
      <w:r>
        <w:rPr>
          <w:spacing w:val="-6"/>
          <w:sz w:val="24"/>
        </w:rPr>
        <w:t xml:space="preserve"> </w:t>
      </w:r>
      <w:r>
        <w:rPr>
          <w:sz w:val="24"/>
        </w:rPr>
        <w:t>of</w:t>
      </w:r>
      <w:r>
        <w:rPr>
          <w:spacing w:val="-2"/>
          <w:sz w:val="24"/>
        </w:rPr>
        <w:t xml:space="preserve"> extrapolation</w:t>
      </w:r>
    </w:p>
    <w:p w14:paraId="3BE4D7DF" w14:textId="77777777" w:rsidR="00D61D72" w:rsidRDefault="00860DAE">
      <w:pPr>
        <w:pStyle w:val="ListParagraph"/>
        <w:numPr>
          <w:ilvl w:val="0"/>
          <w:numId w:val="16"/>
        </w:numPr>
        <w:tabs>
          <w:tab w:val="left" w:pos="1657"/>
          <w:tab w:val="left" w:pos="1658"/>
        </w:tabs>
        <w:spacing w:before="29" w:line="247" w:lineRule="auto"/>
        <w:ind w:left="1657" w:right="879" w:hanging="360"/>
        <w:rPr>
          <w:sz w:val="24"/>
        </w:rPr>
      </w:pPr>
      <w:r>
        <w:rPr>
          <w:sz w:val="24"/>
        </w:rPr>
        <w:t>Payment</w:t>
      </w:r>
      <w:r>
        <w:rPr>
          <w:spacing w:val="-8"/>
          <w:sz w:val="24"/>
        </w:rPr>
        <w:t xml:space="preserve"> </w:t>
      </w:r>
      <w:r>
        <w:rPr>
          <w:sz w:val="24"/>
        </w:rPr>
        <w:t>error</w:t>
      </w:r>
      <w:r>
        <w:rPr>
          <w:spacing w:val="-9"/>
          <w:sz w:val="24"/>
        </w:rPr>
        <w:t xml:space="preserve"> </w:t>
      </w:r>
      <w:r>
        <w:rPr>
          <w:sz w:val="24"/>
        </w:rPr>
        <w:t>or</w:t>
      </w:r>
      <w:r>
        <w:rPr>
          <w:spacing w:val="-9"/>
          <w:sz w:val="24"/>
        </w:rPr>
        <w:t xml:space="preserve"> </w:t>
      </w:r>
      <w:r>
        <w:rPr>
          <w:sz w:val="24"/>
        </w:rPr>
        <w:t>failed</w:t>
      </w:r>
      <w:r>
        <w:rPr>
          <w:spacing w:val="-4"/>
          <w:sz w:val="24"/>
        </w:rPr>
        <w:t xml:space="preserve"> </w:t>
      </w:r>
      <w:r>
        <w:rPr>
          <w:sz w:val="24"/>
        </w:rPr>
        <w:t>educational</w:t>
      </w:r>
      <w:r>
        <w:rPr>
          <w:spacing w:val="-8"/>
          <w:sz w:val="24"/>
        </w:rPr>
        <w:t xml:space="preserve"> </w:t>
      </w:r>
      <w:r>
        <w:rPr>
          <w:sz w:val="24"/>
        </w:rPr>
        <w:t>intervention,</w:t>
      </w:r>
      <w:r>
        <w:rPr>
          <w:spacing w:val="-7"/>
          <w:sz w:val="24"/>
        </w:rPr>
        <w:t xml:space="preserve"> </w:t>
      </w:r>
      <w:r>
        <w:rPr>
          <w:sz w:val="24"/>
        </w:rPr>
        <w:t>upon</w:t>
      </w:r>
      <w:r>
        <w:rPr>
          <w:spacing w:val="-8"/>
          <w:sz w:val="24"/>
        </w:rPr>
        <w:t xml:space="preserve"> </w:t>
      </w:r>
      <w:r>
        <w:rPr>
          <w:sz w:val="24"/>
        </w:rPr>
        <w:t>which</w:t>
      </w:r>
      <w:r>
        <w:rPr>
          <w:spacing w:val="-8"/>
          <w:sz w:val="24"/>
        </w:rPr>
        <w:t xml:space="preserve"> </w:t>
      </w:r>
      <w:r>
        <w:rPr>
          <w:sz w:val="24"/>
        </w:rPr>
        <w:t>the</w:t>
      </w:r>
      <w:r>
        <w:rPr>
          <w:spacing w:val="-9"/>
          <w:sz w:val="24"/>
        </w:rPr>
        <w:t xml:space="preserve"> </w:t>
      </w:r>
      <w:r>
        <w:rPr>
          <w:sz w:val="24"/>
        </w:rPr>
        <w:t>methodology</w:t>
      </w:r>
      <w:r>
        <w:rPr>
          <w:spacing w:val="-13"/>
          <w:sz w:val="24"/>
        </w:rPr>
        <w:t xml:space="preserve"> </w:t>
      </w:r>
      <w:r>
        <w:rPr>
          <w:sz w:val="24"/>
        </w:rPr>
        <w:t xml:space="preserve">is </w:t>
      </w:r>
      <w:r>
        <w:rPr>
          <w:spacing w:val="-2"/>
          <w:sz w:val="24"/>
        </w:rPr>
        <w:t>based</w:t>
      </w:r>
    </w:p>
    <w:p w14:paraId="553A6C37" w14:textId="77777777" w:rsidR="00D61D72" w:rsidRDefault="00860DAE">
      <w:pPr>
        <w:pStyle w:val="ListParagraph"/>
        <w:numPr>
          <w:ilvl w:val="0"/>
          <w:numId w:val="16"/>
        </w:numPr>
        <w:tabs>
          <w:tab w:val="left" w:pos="1657"/>
          <w:tab w:val="left" w:pos="1658"/>
        </w:tabs>
        <w:spacing w:before="13" w:line="247" w:lineRule="auto"/>
        <w:ind w:left="1657" w:right="632" w:hanging="360"/>
        <w:rPr>
          <w:sz w:val="24"/>
        </w:rPr>
      </w:pPr>
      <w:r>
        <w:rPr>
          <w:sz w:val="24"/>
        </w:rPr>
        <w:t>Factors</w:t>
      </w:r>
      <w:r>
        <w:rPr>
          <w:spacing w:val="-7"/>
          <w:sz w:val="24"/>
        </w:rPr>
        <w:t xml:space="preserve"> </w:t>
      </w:r>
      <w:r>
        <w:rPr>
          <w:sz w:val="24"/>
        </w:rPr>
        <w:t>used</w:t>
      </w:r>
      <w:r>
        <w:rPr>
          <w:spacing w:val="-9"/>
          <w:sz w:val="24"/>
        </w:rPr>
        <w:t xml:space="preserve"> </w:t>
      </w:r>
      <w:r>
        <w:rPr>
          <w:sz w:val="24"/>
        </w:rPr>
        <w:t>to</w:t>
      </w:r>
      <w:r>
        <w:rPr>
          <w:spacing w:val="-7"/>
          <w:sz w:val="24"/>
        </w:rPr>
        <w:t xml:space="preserve"> </w:t>
      </w:r>
      <w:r>
        <w:rPr>
          <w:sz w:val="24"/>
        </w:rPr>
        <w:t>determine</w:t>
      </w:r>
      <w:r>
        <w:rPr>
          <w:spacing w:val="-10"/>
          <w:sz w:val="24"/>
        </w:rPr>
        <w:t xml:space="preserve"> </w:t>
      </w:r>
      <w:r>
        <w:rPr>
          <w:sz w:val="24"/>
        </w:rPr>
        <w:t>if</w:t>
      </w:r>
      <w:r>
        <w:rPr>
          <w:spacing w:val="-10"/>
          <w:sz w:val="24"/>
        </w:rPr>
        <w:t xml:space="preserve"> </w:t>
      </w:r>
      <w:r>
        <w:rPr>
          <w:sz w:val="24"/>
        </w:rPr>
        <w:t>extrapolation</w:t>
      </w:r>
      <w:r>
        <w:rPr>
          <w:spacing w:val="-7"/>
          <w:sz w:val="24"/>
        </w:rPr>
        <w:t xml:space="preserve"> </w:t>
      </w:r>
      <w:r>
        <w:rPr>
          <w:sz w:val="24"/>
        </w:rPr>
        <w:t>was</w:t>
      </w:r>
      <w:r>
        <w:rPr>
          <w:spacing w:val="-7"/>
          <w:sz w:val="24"/>
        </w:rPr>
        <w:t xml:space="preserve"> </w:t>
      </w:r>
      <w:r>
        <w:rPr>
          <w:sz w:val="24"/>
        </w:rPr>
        <w:t>appropriate</w:t>
      </w:r>
      <w:r>
        <w:rPr>
          <w:spacing w:val="-10"/>
          <w:sz w:val="24"/>
        </w:rPr>
        <w:t xml:space="preserve"> </w:t>
      </w:r>
      <w:r>
        <w:rPr>
          <w:sz w:val="24"/>
        </w:rPr>
        <w:t>(ex:</w:t>
      </w:r>
      <w:r>
        <w:rPr>
          <w:spacing w:val="-9"/>
          <w:sz w:val="24"/>
        </w:rPr>
        <w:t xml:space="preserve"> </w:t>
      </w:r>
      <w:r>
        <w:rPr>
          <w:sz w:val="24"/>
        </w:rPr>
        <w:t>extrapolation</w:t>
      </w:r>
      <w:r>
        <w:rPr>
          <w:spacing w:val="-9"/>
          <w:sz w:val="24"/>
        </w:rPr>
        <w:t xml:space="preserve"> </w:t>
      </w:r>
      <w:r>
        <w:rPr>
          <w:sz w:val="24"/>
        </w:rPr>
        <w:t>would not be appropriate for clerical errors)</w:t>
      </w:r>
    </w:p>
    <w:p w14:paraId="3D564A87" w14:textId="77777777" w:rsidR="00D61D72" w:rsidRDefault="00860DAE">
      <w:pPr>
        <w:pStyle w:val="ListParagraph"/>
        <w:numPr>
          <w:ilvl w:val="0"/>
          <w:numId w:val="16"/>
        </w:numPr>
        <w:tabs>
          <w:tab w:val="left" w:pos="1657"/>
          <w:tab w:val="left" w:pos="1658"/>
        </w:tabs>
        <w:spacing w:before="11"/>
        <w:ind w:left="1657" w:hanging="361"/>
        <w:rPr>
          <w:sz w:val="24"/>
        </w:rPr>
      </w:pPr>
      <w:r>
        <w:rPr>
          <w:sz w:val="24"/>
        </w:rPr>
        <w:t>Summary</w:t>
      </w:r>
      <w:r>
        <w:rPr>
          <w:spacing w:val="-10"/>
          <w:sz w:val="24"/>
        </w:rPr>
        <w:t xml:space="preserve"> </w:t>
      </w:r>
      <w:r>
        <w:rPr>
          <w:sz w:val="24"/>
        </w:rPr>
        <w:t>of</w:t>
      </w:r>
      <w:r>
        <w:rPr>
          <w:spacing w:val="-5"/>
          <w:sz w:val="24"/>
        </w:rPr>
        <w:t xml:space="preserve"> </w:t>
      </w:r>
      <w:r>
        <w:rPr>
          <w:sz w:val="24"/>
        </w:rPr>
        <w:t>inquiries</w:t>
      </w:r>
      <w:r>
        <w:rPr>
          <w:spacing w:val="-2"/>
          <w:sz w:val="24"/>
        </w:rPr>
        <w:t xml:space="preserve"> </w:t>
      </w:r>
      <w:r>
        <w:rPr>
          <w:sz w:val="24"/>
        </w:rPr>
        <w:t>received</w:t>
      </w:r>
      <w:r>
        <w:rPr>
          <w:spacing w:val="-1"/>
          <w:sz w:val="24"/>
        </w:rPr>
        <w:t xml:space="preserve"> </w:t>
      </w:r>
      <w:r>
        <w:rPr>
          <w:sz w:val="24"/>
        </w:rPr>
        <w:t>regarding</w:t>
      </w:r>
      <w:r>
        <w:rPr>
          <w:spacing w:val="-4"/>
          <w:sz w:val="24"/>
        </w:rPr>
        <w:t xml:space="preserve"> </w:t>
      </w:r>
      <w:r>
        <w:rPr>
          <w:spacing w:val="-2"/>
          <w:sz w:val="24"/>
        </w:rPr>
        <w:t>extrapolation</w:t>
      </w:r>
    </w:p>
    <w:p w14:paraId="32760100" w14:textId="77777777" w:rsidR="00D61D72" w:rsidRDefault="00860DAE">
      <w:pPr>
        <w:pStyle w:val="ListParagraph"/>
        <w:numPr>
          <w:ilvl w:val="0"/>
          <w:numId w:val="16"/>
        </w:numPr>
        <w:tabs>
          <w:tab w:val="left" w:pos="1657"/>
          <w:tab w:val="left" w:pos="1658"/>
        </w:tabs>
        <w:spacing w:before="21"/>
        <w:ind w:left="1657" w:hanging="361"/>
        <w:rPr>
          <w:sz w:val="24"/>
        </w:rPr>
      </w:pPr>
      <w:r>
        <w:rPr>
          <w:sz w:val="24"/>
        </w:rPr>
        <w:t>Summary</w:t>
      </w:r>
      <w:r>
        <w:rPr>
          <w:spacing w:val="-6"/>
          <w:sz w:val="24"/>
        </w:rPr>
        <w:t xml:space="preserve"> </w:t>
      </w:r>
      <w:r>
        <w:rPr>
          <w:sz w:val="24"/>
        </w:rPr>
        <w:t>of</w:t>
      </w:r>
      <w:r>
        <w:rPr>
          <w:spacing w:val="-2"/>
          <w:sz w:val="24"/>
        </w:rPr>
        <w:t xml:space="preserve"> findings</w:t>
      </w:r>
    </w:p>
    <w:p w14:paraId="5C2B8FAF" w14:textId="77777777" w:rsidR="002B5D56" w:rsidRPr="002B5D56" w:rsidRDefault="00860DAE" w:rsidP="002B5D56">
      <w:pPr>
        <w:pStyle w:val="ListParagraph"/>
        <w:numPr>
          <w:ilvl w:val="1"/>
          <w:numId w:val="16"/>
        </w:numPr>
        <w:tabs>
          <w:tab w:val="left" w:pos="2268"/>
        </w:tabs>
        <w:spacing w:before="42"/>
        <w:ind w:hanging="361"/>
        <w:rPr>
          <w:sz w:val="24"/>
        </w:rPr>
      </w:pPr>
      <w:r>
        <w:rPr>
          <w:sz w:val="24"/>
        </w:rPr>
        <w:t>Extrapolation</w:t>
      </w:r>
      <w:r>
        <w:rPr>
          <w:spacing w:val="-9"/>
          <w:sz w:val="24"/>
        </w:rPr>
        <w:t xml:space="preserve"> </w:t>
      </w:r>
      <w:r>
        <w:rPr>
          <w:spacing w:val="-4"/>
          <w:sz w:val="24"/>
        </w:rPr>
        <w:t>total</w:t>
      </w:r>
    </w:p>
    <w:p w14:paraId="1E86902C" w14:textId="560014D2" w:rsidR="00C47CC0" w:rsidRPr="002B5D56" w:rsidRDefault="00860DAE" w:rsidP="002B5D56">
      <w:pPr>
        <w:pStyle w:val="ListParagraph"/>
        <w:numPr>
          <w:ilvl w:val="0"/>
          <w:numId w:val="16"/>
        </w:numPr>
        <w:tabs>
          <w:tab w:val="left" w:pos="2268"/>
        </w:tabs>
        <w:spacing w:before="42"/>
        <w:rPr>
          <w:sz w:val="24"/>
        </w:rPr>
      </w:pPr>
      <w:r w:rsidRPr="002B5D56">
        <w:rPr>
          <w:sz w:val="24"/>
        </w:rPr>
        <w:t>Other</w:t>
      </w:r>
      <w:r w:rsidRPr="002B5D56">
        <w:rPr>
          <w:spacing w:val="-10"/>
          <w:sz w:val="24"/>
        </w:rPr>
        <w:t xml:space="preserve"> </w:t>
      </w:r>
      <w:r w:rsidRPr="002B5D56">
        <w:rPr>
          <w:sz w:val="24"/>
        </w:rPr>
        <w:t>information</w:t>
      </w:r>
      <w:r w:rsidRPr="002B5D56">
        <w:rPr>
          <w:spacing w:val="-5"/>
          <w:sz w:val="24"/>
        </w:rPr>
        <w:t xml:space="preserve"> </w:t>
      </w:r>
      <w:r w:rsidRPr="002B5D56">
        <w:rPr>
          <w:sz w:val="24"/>
        </w:rPr>
        <w:t>or</w:t>
      </w:r>
      <w:r w:rsidRPr="002B5D56">
        <w:rPr>
          <w:spacing w:val="-5"/>
          <w:sz w:val="24"/>
        </w:rPr>
        <w:t xml:space="preserve"> </w:t>
      </w:r>
      <w:r w:rsidRPr="002B5D56">
        <w:rPr>
          <w:sz w:val="24"/>
        </w:rPr>
        <w:t>observations</w:t>
      </w:r>
      <w:r w:rsidRPr="002B5D56">
        <w:rPr>
          <w:spacing w:val="-5"/>
          <w:sz w:val="24"/>
        </w:rPr>
        <w:t xml:space="preserve"> </w:t>
      </w:r>
      <w:r w:rsidRPr="002B5D56">
        <w:rPr>
          <w:sz w:val="24"/>
        </w:rPr>
        <w:t>that</w:t>
      </w:r>
      <w:r w:rsidRPr="002B5D56">
        <w:rPr>
          <w:spacing w:val="-4"/>
          <w:sz w:val="24"/>
        </w:rPr>
        <w:t xml:space="preserve"> </w:t>
      </w:r>
      <w:r w:rsidRPr="002B5D56">
        <w:rPr>
          <w:sz w:val="24"/>
        </w:rPr>
        <w:t>significantly</w:t>
      </w:r>
      <w:r w:rsidRPr="002B5D56">
        <w:rPr>
          <w:spacing w:val="-6"/>
          <w:sz w:val="24"/>
        </w:rPr>
        <w:t xml:space="preserve"> </w:t>
      </w:r>
      <w:r w:rsidRPr="002B5D56">
        <w:rPr>
          <w:sz w:val="24"/>
        </w:rPr>
        <w:t>impact/relate</w:t>
      </w:r>
      <w:r w:rsidRPr="002B5D56">
        <w:rPr>
          <w:spacing w:val="-6"/>
          <w:sz w:val="24"/>
        </w:rPr>
        <w:t xml:space="preserve"> </w:t>
      </w:r>
      <w:r w:rsidRPr="002B5D56">
        <w:rPr>
          <w:sz w:val="24"/>
        </w:rPr>
        <w:t>to</w:t>
      </w:r>
      <w:r w:rsidRPr="002B5D56">
        <w:rPr>
          <w:spacing w:val="-1"/>
          <w:sz w:val="24"/>
        </w:rPr>
        <w:t xml:space="preserve"> </w:t>
      </w:r>
      <w:r w:rsidRPr="002B5D56">
        <w:rPr>
          <w:spacing w:val="-2"/>
          <w:sz w:val="24"/>
        </w:rPr>
        <w:t>issue</w:t>
      </w:r>
      <w:bookmarkStart w:id="344" w:name="Report_Requirement—Optional_Task_5:_Reca"/>
      <w:bookmarkEnd w:id="344"/>
    </w:p>
    <w:p w14:paraId="03315A9B" w14:textId="77777777" w:rsidR="00C47CC0" w:rsidRPr="00C47CC0" w:rsidRDefault="00C47CC0" w:rsidP="00C47CC0">
      <w:pPr>
        <w:pStyle w:val="ListParagraph"/>
        <w:tabs>
          <w:tab w:val="left" w:pos="1657"/>
          <w:tab w:val="left" w:pos="1658"/>
        </w:tabs>
        <w:spacing w:before="60" w:line="247" w:lineRule="auto"/>
        <w:ind w:left="935" w:right="377" w:firstLine="0"/>
      </w:pPr>
    </w:p>
    <w:p w14:paraId="45095E05" w14:textId="6AE235A8" w:rsidR="00D61D72" w:rsidRPr="00C47CC0" w:rsidRDefault="00860DAE" w:rsidP="00C47CC0">
      <w:pPr>
        <w:pStyle w:val="ListParagraph"/>
        <w:tabs>
          <w:tab w:val="left" w:pos="1657"/>
          <w:tab w:val="left" w:pos="1658"/>
        </w:tabs>
        <w:spacing w:before="60" w:line="247" w:lineRule="auto"/>
        <w:ind w:left="935" w:right="377" w:firstLine="0"/>
        <w:rPr>
          <w:b/>
          <w:bCs/>
          <w:sz w:val="24"/>
          <w:szCs w:val="24"/>
        </w:rPr>
      </w:pPr>
      <w:r w:rsidRPr="00C47CC0">
        <w:rPr>
          <w:b/>
          <w:bCs/>
          <w:sz w:val="24"/>
          <w:szCs w:val="24"/>
        </w:rPr>
        <w:t>Report</w:t>
      </w:r>
      <w:r w:rsidRPr="00C47CC0">
        <w:rPr>
          <w:b/>
          <w:bCs/>
          <w:spacing w:val="-11"/>
          <w:sz w:val="24"/>
          <w:szCs w:val="24"/>
        </w:rPr>
        <w:t xml:space="preserve"> </w:t>
      </w:r>
      <w:r w:rsidRPr="00C47CC0">
        <w:rPr>
          <w:b/>
          <w:bCs/>
          <w:sz w:val="24"/>
          <w:szCs w:val="24"/>
        </w:rPr>
        <w:t>Requirement—Optional</w:t>
      </w:r>
      <w:r w:rsidRPr="00C47CC0">
        <w:rPr>
          <w:b/>
          <w:bCs/>
          <w:spacing w:val="-10"/>
          <w:sz w:val="24"/>
          <w:szCs w:val="24"/>
        </w:rPr>
        <w:t xml:space="preserve"> </w:t>
      </w:r>
      <w:r w:rsidRPr="00C47CC0">
        <w:rPr>
          <w:b/>
          <w:bCs/>
          <w:sz w:val="24"/>
          <w:szCs w:val="24"/>
        </w:rPr>
        <w:t>Task</w:t>
      </w:r>
      <w:r w:rsidRPr="00C47CC0">
        <w:rPr>
          <w:b/>
          <w:bCs/>
          <w:spacing w:val="-9"/>
          <w:sz w:val="24"/>
          <w:szCs w:val="24"/>
        </w:rPr>
        <w:t xml:space="preserve"> </w:t>
      </w:r>
      <w:r w:rsidRPr="00C47CC0">
        <w:rPr>
          <w:b/>
          <w:bCs/>
          <w:sz w:val="24"/>
          <w:szCs w:val="24"/>
        </w:rPr>
        <w:t>5:</w:t>
      </w:r>
      <w:r w:rsidRPr="00C47CC0">
        <w:rPr>
          <w:b/>
          <w:bCs/>
          <w:spacing w:val="-13"/>
          <w:sz w:val="24"/>
          <w:szCs w:val="24"/>
        </w:rPr>
        <w:t xml:space="preserve"> </w:t>
      </w:r>
      <w:r w:rsidRPr="00C47CC0">
        <w:rPr>
          <w:b/>
          <w:bCs/>
          <w:sz w:val="24"/>
          <w:szCs w:val="24"/>
        </w:rPr>
        <w:t>Recalculation</w:t>
      </w:r>
      <w:r w:rsidRPr="00C47CC0">
        <w:rPr>
          <w:b/>
          <w:bCs/>
          <w:spacing w:val="-9"/>
          <w:sz w:val="24"/>
          <w:szCs w:val="24"/>
        </w:rPr>
        <w:t xml:space="preserve"> </w:t>
      </w:r>
      <w:r w:rsidRPr="00C47CC0">
        <w:rPr>
          <w:b/>
          <w:bCs/>
          <w:sz w:val="24"/>
          <w:szCs w:val="24"/>
        </w:rPr>
        <w:t>of</w:t>
      </w:r>
      <w:r w:rsidRPr="00C47CC0">
        <w:rPr>
          <w:b/>
          <w:bCs/>
          <w:spacing w:val="-13"/>
          <w:sz w:val="24"/>
          <w:szCs w:val="24"/>
        </w:rPr>
        <w:t xml:space="preserve"> </w:t>
      </w:r>
      <w:r w:rsidRPr="00C47CC0">
        <w:rPr>
          <w:b/>
          <w:bCs/>
          <w:sz w:val="24"/>
          <w:szCs w:val="24"/>
        </w:rPr>
        <w:t>Statistical</w:t>
      </w:r>
      <w:r w:rsidRPr="00C47CC0">
        <w:rPr>
          <w:b/>
          <w:bCs/>
          <w:spacing w:val="-10"/>
          <w:sz w:val="24"/>
          <w:szCs w:val="24"/>
        </w:rPr>
        <w:t xml:space="preserve"> </w:t>
      </w:r>
      <w:r w:rsidRPr="00C47CC0">
        <w:rPr>
          <w:b/>
          <w:bCs/>
          <w:sz w:val="24"/>
          <w:szCs w:val="24"/>
        </w:rPr>
        <w:t>Extrapolation</w:t>
      </w:r>
      <w:r w:rsidRPr="00C47CC0">
        <w:rPr>
          <w:b/>
          <w:bCs/>
          <w:spacing w:val="-9"/>
          <w:sz w:val="24"/>
          <w:szCs w:val="24"/>
        </w:rPr>
        <w:t xml:space="preserve"> </w:t>
      </w:r>
      <w:r w:rsidRPr="00C47CC0">
        <w:rPr>
          <w:b/>
          <w:bCs/>
          <w:sz w:val="24"/>
          <w:szCs w:val="24"/>
        </w:rPr>
        <w:t xml:space="preserve">of </w:t>
      </w:r>
      <w:r w:rsidRPr="00C47CC0">
        <w:rPr>
          <w:b/>
          <w:bCs/>
          <w:spacing w:val="-2"/>
          <w:sz w:val="24"/>
          <w:szCs w:val="24"/>
        </w:rPr>
        <w:t>Overpayment</w:t>
      </w:r>
    </w:p>
    <w:p w14:paraId="1368C49B" w14:textId="77777777" w:rsidR="00D61D72" w:rsidRDefault="00860DAE">
      <w:pPr>
        <w:pStyle w:val="BodyText"/>
        <w:spacing w:before="170" w:line="247" w:lineRule="auto"/>
        <w:ind w:left="935" w:right="377" w:hanging="12"/>
      </w:pPr>
      <w:r>
        <w:t>The</w:t>
      </w:r>
      <w:r>
        <w:rPr>
          <w:spacing w:val="-11"/>
        </w:rPr>
        <w:t xml:space="preserve"> </w:t>
      </w:r>
      <w:r>
        <w:t>Recalculation</w:t>
      </w:r>
      <w:r>
        <w:rPr>
          <w:spacing w:val="-10"/>
        </w:rPr>
        <w:t xml:space="preserve"> </w:t>
      </w:r>
      <w:r>
        <w:t>of</w:t>
      </w:r>
      <w:r>
        <w:rPr>
          <w:spacing w:val="-11"/>
        </w:rPr>
        <w:t xml:space="preserve"> </w:t>
      </w:r>
      <w:r>
        <w:t>Statistical</w:t>
      </w:r>
      <w:r>
        <w:rPr>
          <w:spacing w:val="-10"/>
        </w:rPr>
        <w:t xml:space="preserve"> </w:t>
      </w:r>
      <w:r>
        <w:t>Extrapolation</w:t>
      </w:r>
      <w:r>
        <w:rPr>
          <w:spacing w:val="-10"/>
        </w:rPr>
        <w:t xml:space="preserve"> </w:t>
      </w:r>
      <w:r>
        <w:t>of</w:t>
      </w:r>
      <w:r>
        <w:rPr>
          <w:spacing w:val="-11"/>
        </w:rPr>
        <w:t xml:space="preserve"> </w:t>
      </w:r>
      <w:r>
        <w:t>Overpayment</w:t>
      </w:r>
      <w:r>
        <w:rPr>
          <w:spacing w:val="-10"/>
        </w:rPr>
        <w:t xml:space="preserve"> </w:t>
      </w:r>
      <w:r>
        <w:t>or</w:t>
      </w:r>
      <w:r>
        <w:rPr>
          <w:spacing w:val="-11"/>
        </w:rPr>
        <w:t xml:space="preserve"> </w:t>
      </w:r>
      <w:r>
        <w:t>Potential</w:t>
      </w:r>
      <w:r>
        <w:rPr>
          <w:spacing w:val="-5"/>
        </w:rPr>
        <w:t xml:space="preserve"> </w:t>
      </w:r>
      <w:r>
        <w:t>Overpayment Report shall, at a minimum, include the following, in no specific order:</w:t>
      </w:r>
    </w:p>
    <w:p w14:paraId="354B192B" w14:textId="77777777" w:rsidR="00D61D72" w:rsidRDefault="00860DAE">
      <w:pPr>
        <w:pStyle w:val="ListParagraph"/>
        <w:numPr>
          <w:ilvl w:val="0"/>
          <w:numId w:val="16"/>
        </w:numPr>
        <w:tabs>
          <w:tab w:val="left" w:pos="1657"/>
          <w:tab w:val="left" w:pos="1658"/>
        </w:tabs>
        <w:spacing w:before="14"/>
        <w:ind w:left="1657" w:hanging="361"/>
        <w:rPr>
          <w:sz w:val="24"/>
        </w:rPr>
      </w:pPr>
      <w:r>
        <w:rPr>
          <w:sz w:val="24"/>
        </w:rPr>
        <w:t>The</w:t>
      </w:r>
      <w:r>
        <w:rPr>
          <w:spacing w:val="-10"/>
          <w:sz w:val="24"/>
        </w:rPr>
        <w:t xml:space="preserve"> </w:t>
      </w:r>
      <w:r>
        <w:rPr>
          <w:sz w:val="24"/>
        </w:rPr>
        <w:t>total</w:t>
      </w:r>
      <w:r>
        <w:rPr>
          <w:spacing w:val="-1"/>
          <w:sz w:val="24"/>
        </w:rPr>
        <w:t xml:space="preserve"> </w:t>
      </w:r>
      <w:r>
        <w:rPr>
          <w:sz w:val="24"/>
        </w:rPr>
        <w:t>number</w:t>
      </w:r>
      <w:r>
        <w:rPr>
          <w:spacing w:val="-5"/>
          <w:sz w:val="24"/>
        </w:rPr>
        <w:t xml:space="preserve"> </w:t>
      </w:r>
      <w:r>
        <w:rPr>
          <w:sz w:val="24"/>
        </w:rPr>
        <w:t>of</w:t>
      </w:r>
      <w:r>
        <w:rPr>
          <w:spacing w:val="-2"/>
          <w:sz w:val="24"/>
        </w:rPr>
        <w:t xml:space="preserve"> </w:t>
      </w:r>
      <w:r>
        <w:rPr>
          <w:sz w:val="24"/>
        </w:rPr>
        <w:t>recalculations</w:t>
      </w:r>
      <w:r>
        <w:rPr>
          <w:spacing w:val="-1"/>
          <w:sz w:val="24"/>
        </w:rPr>
        <w:t xml:space="preserve"> </w:t>
      </w:r>
      <w:r>
        <w:rPr>
          <w:sz w:val="24"/>
        </w:rPr>
        <w:t>performed</w:t>
      </w:r>
      <w:r>
        <w:rPr>
          <w:spacing w:val="-2"/>
          <w:sz w:val="24"/>
        </w:rPr>
        <w:t xml:space="preserve"> </w:t>
      </w:r>
      <w:r>
        <w:rPr>
          <w:sz w:val="24"/>
        </w:rPr>
        <w:t>and</w:t>
      </w:r>
      <w:r>
        <w:rPr>
          <w:spacing w:val="1"/>
          <w:sz w:val="24"/>
        </w:rPr>
        <w:t xml:space="preserve"> </w:t>
      </w:r>
      <w:r>
        <w:rPr>
          <w:sz w:val="24"/>
        </w:rPr>
        <w:t>the</w:t>
      </w:r>
      <w:r>
        <w:rPr>
          <w:spacing w:val="-5"/>
          <w:sz w:val="24"/>
        </w:rPr>
        <w:t xml:space="preserve"> </w:t>
      </w:r>
      <w:r>
        <w:rPr>
          <w:sz w:val="24"/>
        </w:rPr>
        <w:t>reason</w:t>
      </w:r>
      <w:r>
        <w:rPr>
          <w:spacing w:val="-2"/>
          <w:sz w:val="24"/>
        </w:rPr>
        <w:t xml:space="preserve"> </w:t>
      </w:r>
      <w:r>
        <w:rPr>
          <w:sz w:val="24"/>
        </w:rPr>
        <w:t>for</w:t>
      </w:r>
      <w:r>
        <w:rPr>
          <w:spacing w:val="-5"/>
          <w:sz w:val="24"/>
        </w:rPr>
        <w:t xml:space="preserve"> </w:t>
      </w:r>
      <w:r>
        <w:rPr>
          <w:sz w:val="24"/>
        </w:rPr>
        <w:t>the</w:t>
      </w:r>
      <w:r>
        <w:rPr>
          <w:spacing w:val="-2"/>
          <w:sz w:val="24"/>
        </w:rPr>
        <w:t xml:space="preserve"> recalculation</w:t>
      </w:r>
    </w:p>
    <w:p w14:paraId="1D115C91" w14:textId="77777777" w:rsidR="00D61D72" w:rsidRDefault="00860DAE">
      <w:pPr>
        <w:pStyle w:val="ListParagraph"/>
        <w:numPr>
          <w:ilvl w:val="0"/>
          <w:numId w:val="16"/>
        </w:numPr>
        <w:tabs>
          <w:tab w:val="left" w:pos="1657"/>
          <w:tab w:val="left" w:pos="1658"/>
        </w:tabs>
        <w:spacing w:before="23"/>
        <w:ind w:left="1657" w:hanging="361"/>
        <w:rPr>
          <w:sz w:val="24"/>
        </w:rPr>
      </w:pPr>
      <w:r>
        <w:rPr>
          <w:sz w:val="24"/>
        </w:rPr>
        <w:t>The</w:t>
      </w:r>
      <w:r>
        <w:rPr>
          <w:spacing w:val="-10"/>
          <w:sz w:val="24"/>
        </w:rPr>
        <w:t xml:space="preserve"> </w:t>
      </w:r>
      <w:r>
        <w:rPr>
          <w:sz w:val="24"/>
        </w:rPr>
        <w:t>jurisdiction</w:t>
      </w:r>
      <w:r>
        <w:rPr>
          <w:spacing w:val="-3"/>
          <w:sz w:val="24"/>
        </w:rPr>
        <w:t xml:space="preserve"> </w:t>
      </w:r>
      <w:r>
        <w:rPr>
          <w:sz w:val="24"/>
        </w:rPr>
        <w:t>and</w:t>
      </w:r>
      <w:r>
        <w:rPr>
          <w:spacing w:val="-2"/>
          <w:sz w:val="24"/>
        </w:rPr>
        <w:t xml:space="preserve"> </w:t>
      </w:r>
      <w:r>
        <w:rPr>
          <w:sz w:val="24"/>
        </w:rPr>
        <w:t>project</w:t>
      </w:r>
      <w:r>
        <w:rPr>
          <w:spacing w:val="-2"/>
          <w:sz w:val="24"/>
        </w:rPr>
        <w:t xml:space="preserve"> </w:t>
      </w:r>
      <w:r>
        <w:rPr>
          <w:sz w:val="24"/>
        </w:rPr>
        <w:t>for</w:t>
      </w:r>
      <w:r>
        <w:rPr>
          <w:spacing w:val="-6"/>
          <w:sz w:val="24"/>
        </w:rPr>
        <w:t xml:space="preserve"> </w:t>
      </w:r>
      <w:r>
        <w:rPr>
          <w:sz w:val="24"/>
        </w:rPr>
        <w:t>which</w:t>
      </w:r>
      <w:r>
        <w:rPr>
          <w:spacing w:val="-2"/>
          <w:sz w:val="24"/>
        </w:rPr>
        <w:t xml:space="preserve"> </w:t>
      </w:r>
      <w:r>
        <w:rPr>
          <w:sz w:val="24"/>
        </w:rPr>
        <w:t>the</w:t>
      </w:r>
      <w:r>
        <w:rPr>
          <w:spacing w:val="-5"/>
          <w:sz w:val="24"/>
        </w:rPr>
        <w:t xml:space="preserve"> </w:t>
      </w:r>
      <w:r>
        <w:rPr>
          <w:sz w:val="24"/>
        </w:rPr>
        <w:t>recalculations</w:t>
      </w:r>
      <w:r>
        <w:rPr>
          <w:spacing w:val="-2"/>
          <w:sz w:val="24"/>
        </w:rPr>
        <w:t xml:space="preserve"> </w:t>
      </w:r>
      <w:r>
        <w:rPr>
          <w:sz w:val="24"/>
        </w:rPr>
        <w:t>were</w:t>
      </w:r>
      <w:r>
        <w:rPr>
          <w:spacing w:val="-5"/>
          <w:sz w:val="24"/>
        </w:rPr>
        <w:t xml:space="preserve"> </w:t>
      </w:r>
      <w:r>
        <w:rPr>
          <w:spacing w:val="-2"/>
          <w:sz w:val="24"/>
        </w:rPr>
        <w:t>performed</w:t>
      </w:r>
    </w:p>
    <w:p w14:paraId="3E18E744" w14:textId="77777777" w:rsidR="00D61D72" w:rsidRDefault="00860DAE">
      <w:pPr>
        <w:pStyle w:val="ListParagraph"/>
        <w:numPr>
          <w:ilvl w:val="0"/>
          <w:numId w:val="16"/>
        </w:numPr>
        <w:tabs>
          <w:tab w:val="left" w:pos="1657"/>
          <w:tab w:val="left" w:pos="1658"/>
        </w:tabs>
        <w:spacing w:before="20"/>
        <w:ind w:left="1657" w:hanging="361"/>
        <w:rPr>
          <w:sz w:val="24"/>
        </w:rPr>
      </w:pPr>
      <w:r>
        <w:rPr>
          <w:sz w:val="24"/>
        </w:rPr>
        <w:t>Statistical</w:t>
      </w:r>
      <w:r>
        <w:rPr>
          <w:spacing w:val="-10"/>
          <w:sz w:val="24"/>
        </w:rPr>
        <w:t xml:space="preserve"> </w:t>
      </w:r>
      <w:r>
        <w:rPr>
          <w:sz w:val="24"/>
        </w:rPr>
        <w:t>Extrapolation</w:t>
      </w:r>
      <w:r>
        <w:rPr>
          <w:spacing w:val="-7"/>
          <w:sz w:val="24"/>
        </w:rPr>
        <w:t xml:space="preserve"> </w:t>
      </w:r>
      <w:r>
        <w:rPr>
          <w:sz w:val="24"/>
        </w:rPr>
        <w:t>of</w:t>
      </w:r>
      <w:r>
        <w:rPr>
          <w:spacing w:val="-7"/>
          <w:sz w:val="24"/>
        </w:rPr>
        <w:t xml:space="preserve"> </w:t>
      </w:r>
      <w:r>
        <w:rPr>
          <w:sz w:val="24"/>
        </w:rPr>
        <w:t>Overpayment</w:t>
      </w:r>
      <w:r>
        <w:rPr>
          <w:spacing w:val="-4"/>
          <w:sz w:val="24"/>
        </w:rPr>
        <w:t xml:space="preserve"> </w:t>
      </w:r>
      <w:r>
        <w:rPr>
          <w:sz w:val="24"/>
        </w:rPr>
        <w:t>or</w:t>
      </w:r>
      <w:r>
        <w:rPr>
          <w:spacing w:val="-6"/>
          <w:sz w:val="24"/>
        </w:rPr>
        <w:t xml:space="preserve"> </w:t>
      </w:r>
      <w:r>
        <w:rPr>
          <w:sz w:val="24"/>
        </w:rPr>
        <w:t>Potential</w:t>
      </w:r>
      <w:r>
        <w:rPr>
          <w:spacing w:val="-4"/>
          <w:sz w:val="24"/>
        </w:rPr>
        <w:t xml:space="preserve"> </w:t>
      </w:r>
      <w:r>
        <w:rPr>
          <w:sz w:val="24"/>
        </w:rPr>
        <w:t>Overpayment</w:t>
      </w:r>
      <w:r>
        <w:rPr>
          <w:spacing w:val="-4"/>
          <w:sz w:val="24"/>
        </w:rPr>
        <w:t xml:space="preserve"> </w:t>
      </w:r>
      <w:r>
        <w:rPr>
          <w:spacing w:val="-2"/>
          <w:sz w:val="24"/>
        </w:rPr>
        <w:t>Report</w:t>
      </w:r>
    </w:p>
    <w:p w14:paraId="5C6CE535" w14:textId="77777777" w:rsidR="00D61D72" w:rsidRDefault="00860DAE">
      <w:pPr>
        <w:pStyle w:val="ListParagraph"/>
        <w:numPr>
          <w:ilvl w:val="0"/>
          <w:numId w:val="16"/>
        </w:numPr>
        <w:tabs>
          <w:tab w:val="left" w:pos="1657"/>
          <w:tab w:val="left" w:pos="1658"/>
        </w:tabs>
        <w:spacing w:before="21"/>
        <w:ind w:left="1657" w:hanging="361"/>
        <w:rPr>
          <w:sz w:val="24"/>
        </w:rPr>
      </w:pPr>
      <w:r>
        <w:rPr>
          <w:sz w:val="24"/>
        </w:rPr>
        <w:t>Rationale</w:t>
      </w:r>
      <w:r>
        <w:rPr>
          <w:spacing w:val="-6"/>
          <w:sz w:val="24"/>
        </w:rPr>
        <w:t xml:space="preserve"> </w:t>
      </w:r>
      <w:r>
        <w:rPr>
          <w:sz w:val="24"/>
        </w:rPr>
        <w:t>for</w:t>
      </w:r>
      <w:r>
        <w:rPr>
          <w:spacing w:val="-6"/>
          <w:sz w:val="24"/>
        </w:rPr>
        <w:t xml:space="preserve"> </w:t>
      </w:r>
      <w:r>
        <w:rPr>
          <w:sz w:val="24"/>
        </w:rPr>
        <w:t>recalculation</w:t>
      </w:r>
      <w:r>
        <w:rPr>
          <w:spacing w:val="-5"/>
          <w:sz w:val="24"/>
        </w:rPr>
        <w:t xml:space="preserve"> </w:t>
      </w:r>
      <w:r>
        <w:rPr>
          <w:sz w:val="24"/>
        </w:rPr>
        <w:t>(ex:</w:t>
      </w:r>
      <w:r>
        <w:rPr>
          <w:spacing w:val="-1"/>
          <w:sz w:val="24"/>
        </w:rPr>
        <w:t xml:space="preserve"> </w:t>
      </w:r>
      <w:r>
        <w:rPr>
          <w:spacing w:val="-2"/>
          <w:sz w:val="24"/>
        </w:rPr>
        <w:t>appeals)</w:t>
      </w:r>
    </w:p>
    <w:p w14:paraId="58A2035C" w14:textId="77777777" w:rsidR="00D61D72" w:rsidRDefault="00860DAE">
      <w:pPr>
        <w:pStyle w:val="ListParagraph"/>
        <w:numPr>
          <w:ilvl w:val="0"/>
          <w:numId w:val="16"/>
        </w:numPr>
        <w:tabs>
          <w:tab w:val="left" w:pos="1657"/>
          <w:tab w:val="left" w:pos="1658"/>
        </w:tabs>
        <w:spacing w:before="23" w:line="244" w:lineRule="auto"/>
        <w:ind w:left="1657" w:right="695" w:hanging="360"/>
        <w:rPr>
          <w:sz w:val="24"/>
        </w:rPr>
      </w:pPr>
      <w:r>
        <w:rPr>
          <w:sz w:val="24"/>
        </w:rPr>
        <w:t>Methodology,</w:t>
      </w:r>
      <w:r>
        <w:rPr>
          <w:spacing w:val="-9"/>
          <w:sz w:val="24"/>
        </w:rPr>
        <w:t xml:space="preserve"> </w:t>
      </w:r>
      <w:r>
        <w:rPr>
          <w:sz w:val="24"/>
        </w:rPr>
        <w:t>if</w:t>
      </w:r>
      <w:r>
        <w:rPr>
          <w:spacing w:val="-10"/>
          <w:sz w:val="24"/>
        </w:rPr>
        <w:t xml:space="preserve"> </w:t>
      </w:r>
      <w:r>
        <w:rPr>
          <w:sz w:val="24"/>
        </w:rPr>
        <w:t>differs</w:t>
      </w:r>
      <w:r>
        <w:rPr>
          <w:spacing w:val="-7"/>
          <w:sz w:val="24"/>
        </w:rPr>
        <w:t xml:space="preserve"> </w:t>
      </w:r>
      <w:r>
        <w:rPr>
          <w:sz w:val="24"/>
        </w:rPr>
        <w:t>from</w:t>
      </w:r>
      <w:r>
        <w:rPr>
          <w:spacing w:val="-9"/>
          <w:sz w:val="24"/>
        </w:rPr>
        <w:t xml:space="preserve"> </w:t>
      </w:r>
      <w:r>
        <w:rPr>
          <w:sz w:val="24"/>
        </w:rPr>
        <w:t>Statistical</w:t>
      </w:r>
      <w:r>
        <w:rPr>
          <w:spacing w:val="-9"/>
          <w:sz w:val="24"/>
        </w:rPr>
        <w:t xml:space="preserve"> </w:t>
      </w:r>
      <w:r>
        <w:rPr>
          <w:sz w:val="24"/>
        </w:rPr>
        <w:t>Extrapolation</w:t>
      </w:r>
      <w:r>
        <w:rPr>
          <w:spacing w:val="-9"/>
          <w:sz w:val="24"/>
        </w:rPr>
        <w:t xml:space="preserve"> </w:t>
      </w:r>
      <w:r>
        <w:rPr>
          <w:sz w:val="24"/>
        </w:rPr>
        <w:t>of</w:t>
      </w:r>
      <w:r>
        <w:rPr>
          <w:spacing w:val="-10"/>
          <w:sz w:val="24"/>
        </w:rPr>
        <w:t xml:space="preserve"> </w:t>
      </w:r>
      <w:r>
        <w:rPr>
          <w:sz w:val="24"/>
        </w:rPr>
        <w:t>Overpayment</w:t>
      </w:r>
      <w:r>
        <w:rPr>
          <w:spacing w:val="-9"/>
          <w:sz w:val="24"/>
        </w:rPr>
        <w:t xml:space="preserve"> </w:t>
      </w:r>
      <w:r>
        <w:rPr>
          <w:sz w:val="24"/>
        </w:rPr>
        <w:t>or</w:t>
      </w:r>
      <w:r>
        <w:rPr>
          <w:spacing w:val="-10"/>
          <w:sz w:val="24"/>
        </w:rPr>
        <w:t xml:space="preserve"> </w:t>
      </w:r>
      <w:r>
        <w:rPr>
          <w:sz w:val="24"/>
        </w:rPr>
        <w:t>Potential Overpayment Report</w:t>
      </w:r>
    </w:p>
    <w:p w14:paraId="5A67C9D8" w14:textId="77777777" w:rsidR="00D61D72" w:rsidRDefault="00860DAE">
      <w:pPr>
        <w:pStyle w:val="ListParagraph"/>
        <w:numPr>
          <w:ilvl w:val="0"/>
          <w:numId w:val="16"/>
        </w:numPr>
        <w:tabs>
          <w:tab w:val="left" w:pos="1657"/>
          <w:tab w:val="left" w:pos="1658"/>
        </w:tabs>
        <w:spacing w:before="43"/>
        <w:ind w:left="1657" w:hanging="361"/>
        <w:rPr>
          <w:sz w:val="24"/>
        </w:rPr>
      </w:pPr>
      <w:r>
        <w:rPr>
          <w:sz w:val="24"/>
        </w:rPr>
        <w:t>Summary</w:t>
      </w:r>
      <w:r>
        <w:rPr>
          <w:spacing w:val="-6"/>
          <w:sz w:val="24"/>
        </w:rPr>
        <w:t xml:space="preserve"> </w:t>
      </w:r>
      <w:r>
        <w:rPr>
          <w:sz w:val="24"/>
        </w:rPr>
        <w:t>of</w:t>
      </w:r>
      <w:r>
        <w:rPr>
          <w:spacing w:val="-2"/>
          <w:sz w:val="24"/>
        </w:rPr>
        <w:t xml:space="preserve"> findings</w:t>
      </w:r>
    </w:p>
    <w:p w14:paraId="5AB7531C" w14:textId="77777777" w:rsidR="00D61D72" w:rsidRDefault="00860DAE">
      <w:pPr>
        <w:pStyle w:val="ListParagraph"/>
        <w:numPr>
          <w:ilvl w:val="1"/>
          <w:numId w:val="16"/>
        </w:numPr>
        <w:tabs>
          <w:tab w:val="left" w:pos="2836"/>
        </w:tabs>
        <w:spacing w:before="8" w:line="316" w:lineRule="exact"/>
        <w:ind w:left="2836" w:hanging="363"/>
        <w:rPr>
          <w:sz w:val="24"/>
        </w:rPr>
      </w:pPr>
      <w:r>
        <w:rPr>
          <w:sz w:val="24"/>
        </w:rPr>
        <w:t>Extrapolation</w:t>
      </w:r>
      <w:r>
        <w:rPr>
          <w:spacing w:val="-9"/>
          <w:sz w:val="24"/>
        </w:rPr>
        <w:t xml:space="preserve"> </w:t>
      </w:r>
      <w:r>
        <w:rPr>
          <w:spacing w:val="-4"/>
          <w:sz w:val="24"/>
        </w:rPr>
        <w:t>total</w:t>
      </w:r>
    </w:p>
    <w:p w14:paraId="45FC4BBD" w14:textId="77777777" w:rsidR="00D61D72" w:rsidRDefault="00860DAE">
      <w:pPr>
        <w:pStyle w:val="ListParagraph"/>
        <w:numPr>
          <w:ilvl w:val="0"/>
          <w:numId w:val="16"/>
        </w:numPr>
        <w:tabs>
          <w:tab w:val="left" w:pos="1657"/>
          <w:tab w:val="left" w:pos="1658"/>
        </w:tabs>
        <w:spacing w:before="0" w:line="274" w:lineRule="exact"/>
        <w:ind w:left="1657" w:hanging="361"/>
        <w:rPr>
          <w:sz w:val="24"/>
        </w:rPr>
      </w:pPr>
      <w:r>
        <w:rPr>
          <w:sz w:val="24"/>
        </w:rPr>
        <w:t>Other</w:t>
      </w:r>
      <w:r>
        <w:rPr>
          <w:spacing w:val="-10"/>
          <w:sz w:val="24"/>
        </w:rPr>
        <w:t xml:space="preserve"> </w:t>
      </w:r>
      <w:r>
        <w:rPr>
          <w:sz w:val="24"/>
        </w:rPr>
        <w:t>information</w:t>
      </w:r>
      <w:r>
        <w:rPr>
          <w:spacing w:val="-5"/>
          <w:sz w:val="24"/>
        </w:rPr>
        <w:t xml:space="preserve"> </w:t>
      </w:r>
      <w:r>
        <w:rPr>
          <w:sz w:val="24"/>
        </w:rPr>
        <w:t>or</w:t>
      </w:r>
      <w:r>
        <w:rPr>
          <w:spacing w:val="-5"/>
          <w:sz w:val="24"/>
        </w:rPr>
        <w:t xml:space="preserve"> </w:t>
      </w:r>
      <w:r>
        <w:rPr>
          <w:sz w:val="24"/>
        </w:rPr>
        <w:t>observations</w:t>
      </w:r>
      <w:r>
        <w:rPr>
          <w:spacing w:val="-5"/>
          <w:sz w:val="24"/>
        </w:rPr>
        <w:t xml:space="preserve"> </w:t>
      </w:r>
      <w:r>
        <w:rPr>
          <w:sz w:val="24"/>
        </w:rPr>
        <w:t>that</w:t>
      </w:r>
      <w:r>
        <w:rPr>
          <w:spacing w:val="-4"/>
          <w:sz w:val="24"/>
        </w:rPr>
        <w:t xml:space="preserve"> </w:t>
      </w:r>
      <w:r>
        <w:rPr>
          <w:sz w:val="24"/>
        </w:rPr>
        <w:t>significantly</w:t>
      </w:r>
      <w:r>
        <w:rPr>
          <w:spacing w:val="-6"/>
          <w:sz w:val="24"/>
        </w:rPr>
        <w:t xml:space="preserve"> </w:t>
      </w:r>
      <w:r>
        <w:rPr>
          <w:sz w:val="24"/>
        </w:rPr>
        <w:t>impact/relate</w:t>
      </w:r>
      <w:r>
        <w:rPr>
          <w:spacing w:val="-6"/>
          <w:sz w:val="24"/>
        </w:rPr>
        <w:t xml:space="preserve"> </w:t>
      </w:r>
      <w:r>
        <w:rPr>
          <w:sz w:val="24"/>
        </w:rPr>
        <w:t>to</w:t>
      </w:r>
      <w:r>
        <w:rPr>
          <w:spacing w:val="-1"/>
          <w:sz w:val="24"/>
        </w:rPr>
        <w:t xml:space="preserve"> </w:t>
      </w:r>
      <w:r>
        <w:rPr>
          <w:spacing w:val="-2"/>
          <w:sz w:val="24"/>
        </w:rPr>
        <w:t>issue</w:t>
      </w:r>
    </w:p>
    <w:p w14:paraId="7AF26115" w14:textId="77777777" w:rsidR="00D61D72" w:rsidRDefault="00D61D72">
      <w:pPr>
        <w:pStyle w:val="BodyText"/>
        <w:spacing w:before="7"/>
        <w:rPr>
          <w:sz w:val="27"/>
        </w:rPr>
      </w:pPr>
    </w:p>
    <w:p w14:paraId="3F835126" w14:textId="77777777" w:rsidR="00D61D72" w:rsidRDefault="00860DAE">
      <w:pPr>
        <w:pStyle w:val="Heading1"/>
        <w:numPr>
          <w:ilvl w:val="0"/>
          <w:numId w:val="15"/>
        </w:numPr>
        <w:tabs>
          <w:tab w:val="left" w:pos="937"/>
          <w:tab w:val="left" w:pos="938"/>
        </w:tabs>
        <w:jc w:val="left"/>
        <w:rPr>
          <w:u w:val="none"/>
        </w:rPr>
      </w:pPr>
      <w:bookmarkStart w:id="345" w:name="IV._TASKS_CAPABILITIES_REQUIREMENTS"/>
      <w:bookmarkEnd w:id="345"/>
      <w:r>
        <w:t>TASKS</w:t>
      </w:r>
      <w:r>
        <w:rPr>
          <w:spacing w:val="-9"/>
        </w:rPr>
        <w:t xml:space="preserve"> </w:t>
      </w:r>
      <w:r>
        <w:t>CAPABILITIES</w:t>
      </w:r>
      <w:r>
        <w:rPr>
          <w:spacing w:val="-9"/>
        </w:rPr>
        <w:t xml:space="preserve"> </w:t>
      </w:r>
      <w:r>
        <w:rPr>
          <w:spacing w:val="-2"/>
        </w:rPr>
        <w:t>REQUIREMENTS</w:t>
      </w:r>
    </w:p>
    <w:p w14:paraId="2BCCF5A6" w14:textId="77777777" w:rsidR="00D61D72" w:rsidRDefault="00D61D72">
      <w:pPr>
        <w:pStyle w:val="BodyText"/>
        <w:spacing w:before="4"/>
        <w:rPr>
          <w:b/>
          <w:sz w:val="20"/>
        </w:rPr>
      </w:pPr>
    </w:p>
    <w:p w14:paraId="70F8A8C9" w14:textId="77777777" w:rsidR="00D61D72" w:rsidRDefault="00860DAE">
      <w:pPr>
        <w:pStyle w:val="ListParagraph"/>
        <w:numPr>
          <w:ilvl w:val="1"/>
          <w:numId w:val="15"/>
        </w:numPr>
        <w:tabs>
          <w:tab w:val="left" w:pos="1284"/>
        </w:tabs>
        <w:spacing w:before="90" w:line="247" w:lineRule="auto"/>
        <w:ind w:left="1283" w:right="640" w:hanging="360"/>
        <w:rPr>
          <w:sz w:val="24"/>
        </w:rPr>
      </w:pPr>
      <w:r>
        <w:rPr>
          <w:sz w:val="24"/>
        </w:rPr>
        <w:t>Response time – Ability</w:t>
      </w:r>
      <w:r>
        <w:rPr>
          <w:spacing w:val="-1"/>
          <w:sz w:val="24"/>
        </w:rPr>
        <w:t xml:space="preserve"> </w:t>
      </w:r>
      <w:r>
        <w:rPr>
          <w:sz w:val="24"/>
        </w:rPr>
        <w:t>to perform medical review and submit reports to CMS within specified response times as outlined in the PIM (including any future revisions of the PIM,</w:t>
      </w:r>
      <w:r>
        <w:rPr>
          <w:spacing w:val="-9"/>
          <w:sz w:val="24"/>
        </w:rPr>
        <w:t xml:space="preserve"> </w:t>
      </w:r>
      <w:r>
        <w:rPr>
          <w:sz w:val="24"/>
        </w:rPr>
        <w:t>where</w:t>
      </w:r>
      <w:r>
        <w:rPr>
          <w:spacing w:val="-5"/>
          <w:sz w:val="24"/>
        </w:rPr>
        <w:t xml:space="preserve"> </w:t>
      </w:r>
      <w:r>
        <w:rPr>
          <w:sz w:val="24"/>
        </w:rPr>
        <w:t>applicable).</w:t>
      </w:r>
      <w:r>
        <w:rPr>
          <w:spacing w:val="-2"/>
          <w:sz w:val="24"/>
        </w:rPr>
        <w:t xml:space="preserve"> </w:t>
      </w:r>
      <w:r>
        <w:rPr>
          <w:sz w:val="24"/>
        </w:rPr>
        <w:t>The</w:t>
      </w:r>
      <w:r>
        <w:rPr>
          <w:spacing w:val="-10"/>
          <w:sz w:val="24"/>
        </w:rPr>
        <w:t xml:space="preserve"> </w:t>
      </w:r>
      <w:r>
        <w:rPr>
          <w:sz w:val="24"/>
        </w:rPr>
        <w:t>provider/supplier</w:t>
      </w:r>
      <w:r>
        <w:rPr>
          <w:spacing w:val="-8"/>
          <w:sz w:val="24"/>
        </w:rPr>
        <w:t xml:space="preserve"> </w:t>
      </w:r>
      <w:r>
        <w:rPr>
          <w:sz w:val="24"/>
        </w:rPr>
        <w:t>response</w:t>
      </w:r>
      <w:r>
        <w:rPr>
          <w:spacing w:val="-10"/>
          <w:sz w:val="24"/>
        </w:rPr>
        <w:t xml:space="preserve"> </w:t>
      </w:r>
      <w:r>
        <w:rPr>
          <w:sz w:val="24"/>
        </w:rPr>
        <w:t>time</w:t>
      </w:r>
      <w:r>
        <w:rPr>
          <w:spacing w:val="-10"/>
          <w:sz w:val="24"/>
        </w:rPr>
        <w:t xml:space="preserve"> </w:t>
      </w:r>
      <w:r>
        <w:rPr>
          <w:sz w:val="24"/>
        </w:rPr>
        <w:t>to</w:t>
      </w:r>
      <w:r>
        <w:rPr>
          <w:spacing w:val="-9"/>
          <w:sz w:val="24"/>
        </w:rPr>
        <w:t xml:space="preserve"> </w:t>
      </w:r>
      <w:r>
        <w:rPr>
          <w:sz w:val="24"/>
        </w:rPr>
        <w:t>a</w:t>
      </w:r>
      <w:r>
        <w:rPr>
          <w:spacing w:val="-10"/>
          <w:sz w:val="24"/>
        </w:rPr>
        <w:t xml:space="preserve"> </w:t>
      </w:r>
      <w:r>
        <w:rPr>
          <w:sz w:val="24"/>
        </w:rPr>
        <w:t>request</w:t>
      </w:r>
      <w:r>
        <w:rPr>
          <w:spacing w:val="-6"/>
          <w:sz w:val="24"/>
        </w:rPr>
        <w:t xml:space="preserve"> </w:t>
      </w:r>
      <w:r>
        <w:rPr>
          <w:sz w:val="24"/>
        </w:rPr>
        <w:t>for</w:t>
      </w:r>
      <w:r>
        <w:rPr>
          <w:spacing w:val="-10"/>
          <w:sz w:val="24"/>
        </w:rPr>
        <w:t xml:space="preserve"> </w:t>
      </w:r>
      <w:r>
        <w:rPr>
          <w:sz w:val="24"/>
        </w:rPr>
        <w:t xml:space="preserve">additional medical documentation shall be 45 days as currently stated in IOM 100-8. This instruction to the provider/supplier shall be included in the Contractor’s Request for Additional Documentation (ADR) letter. The Contractor has the discretion to grant </w:t>
      </w:r>
      <w:r>
        <w:rPr>
          <w:spacing w:val="-2"/>
          <w:sz w:val="24"/>
        </w:rPr>
        <w:t>extensions.</w:t>
      </w:r>
    </w:p>
    <w:p w14:paraId="0E700BCD" w14:textId="577B3FC7" w:rsidR="00D61D72" w:rsidRDefault="00860DAE">
      <w:pPr>
        <w:pStyle w:val="ListParagraph"/>
        <w:numPr>
          <w:ilvl w:val="1"/>
          <w:numId w:val="15"/>
        </w:numPr>
        <w:tabs>
          <w:tab w:val="left" w:pos="1284"/>
        </w:tabs>
        <w:spacing w:before="74" w:line="259" w:lineRule="auto"/>
        <w:ind w:left="1283" w:right="453" w:hanging="360"/>
        <w:rPr>
          <w:sz w:val="24"/>
        </w:rPr>
      </w:pPr>
      <w:r>
        <w:rPr>
          <w:sz w:val="24"/>
        </w:rPr>
        <w:t>The Contractor may complete projects in phases, upon CMS approval.</w:t>
      </w:r>
      <w:r>
        <w:rPr>
          <w:spacing w:val="40"/>
          <w:sz w:val="24"/>
        </w:rPr>
        <w:t xml:space="preserve"> </w:t>
      </w:r>
      <w:r>
        <w:rPr>
          <w:sz w:val="24"/>
        </w:rPr>
        <w:t xml:space="preserve">If projects are completed in phases, the SMRC shall send Final Review Results letters to the provider/supplier at the end of each phase, conduct requested Discussion and Education periods at the end of each phase and send overpayment recovery information to the Medicare Administrative Contractor at the end of each phase. The SMRC may deliver one Final Project Report after completion of each </w:t>
      </w:r>
      <w:r w:rsidR="0083124E">
        <w:rPr>
          <w:sz w:val="24"/>
        </w:rPr>
        <w:t>project</w:t>
      </w:r>
      <w:r>
        <w:rPr>
          <w:sz w:val="24"/>
        </w:rPr>
        <w:t xml:space="preserve">. CMS further directs that whenever </w:t>
      </w:r>
      <w:proofErr w:type="gramStart"/>
      <w:r>
        <w:rPr>
          <w:sz w:val="24"/>
        </w:rPr>
        <w:t>possible,</w:t>
      </w:r>
      <w:proofErr w:type="gramEnd"/>
      <w:r>
        <w:rPr>
          <w:sz w:val="24"/>
        </w:rPr>
        <w:t xml:space="preserve"> claims be placed in phases according to the date of service (DOS) beginning</w:t>
      </w:r>
      <w:r>
        <w:rPr>
          <w:spacing w:val="-8"/>
          <w:sz w:val="24"/>
        </w:rPr>
        <w:t xml:space="preserve"> </w:t>
      </w:r>
      <w:r>
        <w:rPr>
          <w:sz w:val="24"/>
        </w:rPr>
        <w:t>with</w:t>
      </w:r>
      <w:r>
        <w:rPr>
          <w:spacing w:val="-6"/>
          <w:sz w:val="24"/>
        </w:rPr>
        <w:t xml:space="preserve"> </w:t>
      </w:r>
      <w:r>
        <w:rPr>
          <w:sz w:val="24"/>
        </w:rPr>
        <w:t>the</w:t>
      </w:r>
      <w:r>
        <w:rPr>
          <w:spacing w:val="-9"/>
          <w:sz w:val="24"/>
        </w:rPr>
        <w:t xml:space="preserve"> </w:t>
      </w:r>
      <w:r>
        <w:rPr>
          <w:sz w:val="24"/>
        </w:rPr>
        <w:t>earliest</w:t>
      </w:r>
      <w:r>
        <w:rPr>
          <w:spacing w:val="-5"/>
          <w:sz w:val="24"/>
        </w:rPr>
        <w:t xml:space="preserve"> </w:t>
      </w:r>
      <w:r>
        <w:rPr>
          <w:sz w:val="24"/>
        </w:rPr>
        <w:t>claims.</w:t>
      </w:r>
      <w:r>
        <w:rPr>
          <w:spacing w:val="-6"/>
          <w:sz w:val="24"/>
        </w:rPr>
        <w:t xml:space="preserve"> </w:t>
      </w:r>
      <w:r>
        <w:rPr>
          <w:sz w:val="24"/>
        </w:rPr>
        <w:t>For</w:t>
      </w:r>
      <w:r>
        <w:rPr>
          <w:spacing w:val="-9"/>
          <w:sz w:val="24"/>
        </w:rPr>
        <w:t xml:space="preserve"> </w:t>
      </w:r>
      <w:r>
        <w:rPr>
          <w:sz w:val="24"/>
        </w:rPr>
        <w:t>example,</w:t>
      </w:r>
      <w:r>
        <w:rPr>
          <w:spacing w:val="-6"/>
          <w:sz w:val="24"/>
        </w:rPr>
        <w:t xml:space="preserve"> </w:t>
      </w:r>
      <w:r>
        <w:rPr>
          <w:sz w:val="24"/>
        </w:rPr>
        <w:t>if</w:t>
      </w:r>
      <w:r>
        <w:rPr>
          <w:spacing w:val="-4"/>
          <w:sz w:val="24"/>
        </w:rPr>
        <w:t xml:space="preserve"> </w:t>
      </w:r>
      <w:r>
        <w:rPr>
          <w:sz w:val="24"/>
        </w:rPr>
        <w:t>Phase</w:t>
      </w:r>
      <w:r>
        <w:rPr>
          <w:spacing w:val="-9"/>
          <w:sz w:val="24"/>
        </w:rPr>
        <w:t xml:space="preserve"> </w:t>
      </w:r>
      <w:r>
        <w:rPr>
          <w:sz w:val="24"/>
        </w:rPr>
        <w:t>1</w:t>
      </w:r>
      <w:r>
        <w:rPr>
          <w:spacing w:val="-6"/>
          <w:sz w:val="24"/>
        </w:rPr>
        <w:t xml:space="preserve"> </w:t>
      </w:r>
      <w:r>
        <w:rPr>
          <w:sz w:val="24"/>
        </w:rPr>
        <w:t>consists</w:t>
      </w:r>
      <w:r>
        <w:rPr>
          <w:spacing w:val="-6"/>
          <w:sz w:val="24"/>
        </w:rPr>
        <w:t xml:space="preserve"> </w:t>
      </w:r>
      <w:r>
        <w:rPr>
          <w:sz w:val="24"/>
        </w:rPr>
        <w:t>of</w:t>
      </w:r>
      <w:r>
        <w:rPr>
          <w:spacing w:val="-9"/>
          <w:sz w:val="24"/>
        </w:rPr>
        <w:t xml:space="preserve"> </w:t>
      </w:r>
      <w:r>
        <w:rPr>
          <w:sz w:val="24"/>
        </w:rPr>
        <w:t>1000</w:t>
      </w:r>
      <w:r>
        <w:rPr>
          <w:spacing w:val="-4"/>
          <w:sz w:val="24"/>
        </w:rPr>
        <w:t xml:space="preserve"> </w:t>
      </w:r>
      <w:r>
        <w:rPr>
          <w:sz w:val="24"/>
        </w:rPr>
        <w:t>claims,</w:t>
      </w:r>
      <w:r>
        <w:rPr>
          <w:spacing w:val="-6"/>
          <w:sz w:val="24"/>
        </w:rPr>
        <w:t xml:space="preserve"> </w:t>
      </w:r>
      <w:r>
        <w:rPr>
          <w:sz w:val="24"/>
        </w:rPr>
        <w:t>those 1000 claims will be ordered by DOS starting with the earliest DOS. In addition, CMS directs that the time between phases should be no longer than two to three weeks.</w:t>
      </w:r>
    </w:p>
    <w:p w14:paraId="7B8176C9" w14:textId="77777777" w:rsidR="00D61D72" w:rsidRDefault="00D61D72">
      <w:pPr>
        <w:pStyle w:val="BodyText"/>
        <w:spacing w:before="4"/>
        <w:rPr>
          <w:sz w:val="26"/>
        </w:rPr>
      </w:pPr>
    </w:p>
    <w:p w14:paraId="30B6E984" w14:textId="77777777" w:rsidR="00D61D72" w:rsidRDefault="00860DAE">
      <w:pPr>
        <w:pStyle w:val="ListParagraph"/>
        <w:numPr>
          <w:ilvl w:val="1"/>
          <w:numId w:val="15"/>
        </w:numPr>
        <w:tabs>
          <w:tab w:val="left" w:pos="1278"/>
          <w:tab w:val="left" w:pos="1279"/>
        </w:tabs>
        <w:spacing w:before="0" w:line="261" w:lineRule="auto"/>
        <w:ind w:left="1278" w:right="660" w:hanging="382"/>
        <w:rPr>
          <w:sz w:val="24"/>
        </w:rPr>
      </w:pPr>
      <w:r>
        <w:rPr>
          <w:sz w:val="24"/>
        </w:rPr>
        <w:t>Data</w:t>
      </w:r>
      <w:r>
        <w:rPr>
          <w:spacing w:val="-10"/>
          <w:sz w:val="24"/>
        </w:rPr>
        <w:t xml:space="preserve"> </w:t>
      </w:r>
      <w:r>
        <w:rPr>
          <w:sz w:val="24"/>
        </w:rPr>
        <w:t>Collection,</w:t>
      </w:r>
      <w:r>
        <w:rPr>
          <w:spacing w:val="-5"/>
          <w:sz w:val="24"/>
        </w:rPr>
        <w:t xml:space="preserve"> </w:t>
      </w:r>
      <w:r>
        <w:rPr>
          <w:sz w:val="24"/>
        </w:rPr>
        <w:t>Information</w:t>
      </w:r>
      <w:r>
        <w:rPr>
          <w:spacing w:val="-9"/>
          <w:sz w:val="24"/>
        </w:rPr>
        <w:t xml:space="preserve"> </w:t>
      </w:r>
      <w:r>
        <w:rPr>
          <w:sz w:val="24"/>
        </w:rPr>
        <w:t>Transfer,</w:t>
      </w:r>
      <w:r>
        <w:rPr>
          <w:spacing w:val="-2"/>
          <w:sz w:val="24"/>
        </w:rPr>
        <w:t xml:space="preserve"> </w:t>
      </w:r>
      <w:r>
        <w:rPr>
          <w:sz w:val="24"/>
        </w:rPr>
        <w:t>Integration</w:t>
      </w:r>
      <w:r>
        <w:rPr>
          <w:spacing w:val="-7"/>
          <w:sz w:val="24"/>
        </w:rPr>
        <w:t xml:space="preserve"> </w:t>
      </w:r>
      <w:r>
        <w:rPr>
          <w:sz w:val="24"/>
        </w:rPr>
        <w:t>and</w:t>
      </w:r>
      <w:r>
        <w:rPr>
          <w:spacing w:val="-9"/>
          <w:sz w:val="24"/>
        </w:rPr>
        <w:t xml:space="preserve"> </w:t>
      </w:r>
      <w:r>
        <w:rPr>
          <w:sz w:val="24"/>
        </w:rPr>
        <w:t>Reporting</w:t>
      </w:r>
      <w:r>
        <w:rPr>
          <w:spacing w:val="-12"/>
          <w:sz w:val="24"/>
        </w:rPr>
        <w:t xml:space="preserve"> </w:t>
      </w:r>
      <w:r>
        <w:rPr>
          <w:sz w:val="24"/>
        </w:rPr>
        <w:t>–</w:t>
      </w:r>
      <w:r>
        <w:rPr>
          <w:spacing w:val="-7"/>
          <w:sz w:val="24"/>
        </w:rPr>
        <w:t xml:space="preserve"> </w:t>
      </w:r>
      <w:r>
        <w:rPr>
          <w:sz w:val="24"/>
        </w:rPr>
        <w:t>Ability</w:t>
      </w:r>
      <w:r>
        <w:rPr>
          <w:spacing w:val="-12"/>
          <w:sz w:val="24"/>
        </w:rPr>
        <w:t xml:space="preserve"> </w:t>
      </w:r>
      <w:r>
        <w:rPr>
          <w:sz w:val="24"/>
        </w:rPr>
        <w:t>to</w:t>
      </w:r>
      <w:r>
        <w:rPr>
          <w:spacing w:val="-9"/>
          <w:sz w:val="24"/>
        </w:rPr>
        <w:t xml:space="preserve"> </w:t>
      </w:r>
      <w:r>
        <w:rPr>
          <w:sz w:val="24"/>
        </w:rPr>
        <w:t>complete the following types of activities:</w:t>
      </w:r>
    </w:p>
    <w:p w14:paraId="74294764" w14:textId="77777777" w:rsidR="00D61D72" w:rsidRDefault="00860DAE">
      <w:pPr>
        <w:pStyle w:val="ListParagraph"/>
        <w:numPr>
          <w:ilvl w:val="2"/>
          <w:numId w:val="15"/>
        </w:numPr>
        <w:tabs>
          <w:tab w:val="left" w:pos="2052"/>
        </w:tabs>
        <w:spacing w:before="0" w:line="247" w:lineRule="auto"/>
        <w:ind w:left="2051" w:right="1357"/>
        <w:rPr>
          <w:sz w:val="24"/>
        </w:rPr>
      </w:pPr>
      <w:r>
        <w:rPr>
          <w:sz w:val="24"/>
        </w:rPr>
        <w:t>The</w:t>
      </w:r>
      <w:r>
        <w:rPr>
          <w:spacing w:val="-9"/>
          <w:sz w:val="24"/>
        </w:rPr>
        <w:t xml:space="preserve"> </w:t>
      </w:r>
      <w:r>
        <w:rPr>
          <w:sz w:val="24"/>
        </w:rPr>
        <w:t>Contractor</w:t>
      </w:r>
      <w:r>
        <w:rPr>
          <w:spacing w:val="-9"/>
          <w:sz w:val="24"/>
        </w:rPr>
        <w:t xml:space="preserve"> </w:t>
      </w:r>
      <w:r>
        <w:rPr>
          <w:sz w:val="24"/>
        </w:rPr>
        <w:t>shall</w:t>
      </w:r>
      <w:r>
        <w:rPr>
          <w:spacing w:val="-9"/>
          <w:sz w:val="24"/>
        </w:rPr>
        <w:t xml:space="preserve"> </w:t>
      </w:r>
      <w:r>
        <w:rPr>
          <w:sz w:val="24"/>
        </w:rPr>
        <w:t>obtain</w:t>
      </w:r>
      <w:r>
        <w:rPr>
          <w:spacing w:val="-9"/>
          <w:sz w:val="24"/>
        </w:rPr>
        <w:t xml:space="preserve"> </w:t>
      </w:r>
      <w:r>
        <w:rPr>
          <w:sz w:val="24"/>
        </w:rPr>
        <w:t>the</w:t>
      </w:r>
      <w:r>
        <w:rPr>
          <w:spacing w:val="-9"/>
          <w:sz w:val="24"/>
        </w:rPr>
        <w:t xml:space="preserve"> </w:t>
      </w:r>
      <w:r>
        <w:rPr>
          <w:sz w:val="24"/>
        </w:rPr>
        <w:t>training</w:t>
      </w:r>
      <w:r>
        <w:rPr>
          <w:spacing w:val="-11"/>
          <w:sz w:val="24"/>
        </w:rPr>
        <w:t xml:space="preserve"> </w:t>
      </w:r>
      <w:r>
        <w:rPr>
          <w:sz w:val="24"/>
        </w:rPr>
        <w:t>and</w:t>
      </w:r>
      <w:r>
        <w:rPr>
          <w:spacing w:val="-7"/>
          <w:sz w:val="24"/>
        </w:rPr>
        <w:t xml:space="preserve"> </w:t>
      </w:r>
      <w:r>
        <w:rPr>
          <w:sz w:val="24"/>
        </w:rPr>
        <w:t>access</w:t>
      </w:r>
      <w:r>
        <w:rPr>
          <w:spacing w:val="-4"/>
          <w:sz w:val="24"/>
        </w:rPr>
        <w:t xml:space="preserve"> </w:t>
      </w:r>
      <w:r>
        <w:rPr>
          <w:sz w:val="24"/>
        </w:rPr>
        <w:t>required</w:t>
      </w:r>
      <w:r>
        <w:rPr>
          <w:spacing w:val="-7"/>
          <w:sz w:val="24"/>
        </w:rPr>
        <w:t xml:space="preserve"> </w:t>
      </w:r>
      <w:r>
        <w:rPr>
          <w:sz w:val="24"/>
        </w:rPr>
        <w:t>to</w:t>
      </w:r>
      <w:r>
        <w:rPr>
          <w:spacing w:val="-9"/>
          <w:sz w:val="24"/>
        </w:rPr>
        <w:t xml:space="preserve"> </w:t>
      </w:r>
      <w:r>
        <w:rPr>
          <w:sz w:val="24"/>
        </w:rPr>
        <w:t>the</w:t>
      </w:r>
      <w:r>
        <w:rPr>
          <w:spacing w:val="-9"/>
          <w:sz w:val="24"/>
        </w:rPr>
        <w:t xml:space="preserve"> </w:t>
      </w:r>
      <w:r>
        <w:rPr>
          <w:sz w:val="24"/>
        </w:rPr>
        <w:t>CMS designated system for claim data collection and analysis</w:t>
      </w:r>
    </w:p>
    <w:p w14:paraId="6EA4AA61" w14:textId="77777777" w:rsidR="00D61D72" w:rsidRDefault="00860DAE">
      <w:pPr>
        <w:pStyle w:val="ListParagraph"/>
        <w:numPr>
          <w:ilvl w:val="2"/>
          <w:numId w:val="15"/>
        </w:numPr>
        <w:tabs>
          <w:tab w:val="left" w:pos="2052"/>
        </w:tabs>
        <w:spacing w:before="6" w:line="259" w:lineRule="auto"/>
        <w:ind w:left="2051" w:right="393"/>
        <w:rPr>
          <w:sz w:val="24"/>
        </w:rPr>
      </w:pPr>
      <w:r>
        <w:rPr>
          <w:sz w:val="24"/>
        </w:rPr>
        <w:t>Collect medical review specific information based on parameters defined by CMS</w:t>
      </w:r>
      <w:r>
        <w:rPr>
          <w:spacing w:val="-7"/>
          <w:sz w:val="24"/>
        </w:rPr>
        <w:t xml:space="preserve"> </w:t>
      </w:r>
      <w:r>
        <w:rPr>
          <w:sz w:val="24"/>
        </w:rPr>
        <w:t>for</w:t>
      </w:r>
      <w:r>
        <w:rPr>
          <w:spacing w:val="-9"/>
          <w:sz w:val="24"/>
        </w:rPr>
        <w:t xml:space="preserve"> </w:t>
      </w:r>
      <w:r>
        <w:rPr>
          <w:sz w:val="24"/>
        </w:rPr>
        <w:t>the</w:t>
      </w:r>
      <w:r>
        <w:rPr>
          <w:spacing w:val="-9"/>
          <w:sz w:val="24"/>
        </w:rPr>
        <w:t xml:space="preserve"> </w:t>
      </w:r>
      <w:r>
        <w:rPr>
          <w:sz w:val="24"/>
        </w:rPr>
        <w:t>specific</w:t>
      </w:r>
      <w:r>
        <w:rPr>
          <w:spacing w:val="-9"/>
          <w:sz w:val="24"/>
        </w:rPr>
        <w:t xml:space="preserve"> </w:t>
      </w:r>
      <w:r>
        <w:rPr>
          <w:sz w:val="24"/>
        </w:rPr>
        <w:t>project/task</w:t>
      </w:r>
      <w:r>
        <w:rPr>
          <w:spacing w:val="-8"/>
          <w:sz w:val="24"/>
        </w:rPr>
        <w:t xml:space="preserve"> </w:t>
      </w:r>
      <w:r>
        <w:rPr>
          <w:sz w:val="24"/>
        </w:rPr>
        <w:t>to</w:t>
      </w:r>
      <w:r>
        <w:rPr>
          <w:spacing w:val="-8"/>
          <w:sz w:val="24"/>
        </w:rPr>
        <w:t xml:space="preserve"> </w:t>
      </w:r>
      <w:r>
        <w:rPr>
          <w:sz w:val="24"/>
        </w:rPr>
        <w:t>be</w:t>
      </w:r>
      <w:r>
        <w:rPr>
          <w:spacing w:val="-9"/>
          <w:sz w:val="24"/>
        </w:rPr>
        <w:t xml:space="preserve"> </w:t>
      </w:r>
      <w:r>
        <w:rPr>
          <w:sz w:val="24"/>
        </w:rPr>
        <w:t>performed</w:t>
      </w:r>
      <w:r>
        <w:rPr>
          <w:spacing w:val="-3"/>
          <w:sz w:val="24"/>
        </w:rPr>
        <w:t xml:space="preserve"> </w:t>
      </w:r>
      <w:r>
        <w:rPr>
          <w:sz w:val="24"/>
        </w:rPr>
        <w:t>via</w:t>
      </w:r>
      <w:r>
        <w:rPr>
          <w:spacing w:val="-9"/>
          <w:sz w:val="24"/>
        </w:rPr>
        <w:t xml:space="preserve"> </w:t>
      </w:r>
      <w:r>
        <w:rPr>
          <w:sz w:val="24"/>
        </w:rPr>
        <w:t>the</w:t>
      </w:r>
      <w:r>
        <w:rPr>
          <w:spacing w:val="-9"/>
          <w:sz w:val="24"/>
        </w:rPr>
        <w:t xml:space="preserve"> </w:t>
      </w:r>
      <w:r>
        <w:rPr>
          <w:sz w:val="24"/>
        </w:rPr>
        <w:t>designated</w:t>
      </w:r>
      <w:r>
        <w:rPr>
          <w:spacing w:val="-8"/>
          <w:sz w:val="24"/>
        </w:rPr>
        <w:t xml:space="preserve"> </w:t>
      </w:r>
      <w:r>
        <w:rPr>
          <w:sz w:val="24"/>
        </w:rPr>
        <w:t>CMS</w:t>
      </w:r>
      <w:r>
        <w:rPr>
          <w:spacing w:val="-7"/>
          <w:sz w:val="24"/>
        </w:rPr>
        <w:t xml:space="preserve"> </w:t>
      </w:r>
      <w:r>
        <w:rPr>
          <w:sz w:val="24"/>
        </w:rPr>
        <w:t>system</w:t>
      </w:r>
    </w:p>
    <w:p w14:paraId="3E295089" w14:textId="77777777" w:rsidR="00D61D72" w:rsidRDefault="00860DAE">
      <w:pPr>
        <w:pStyle w:val="ListParagraph"/>
        <w:numPr>
          <w:ilvl w:val="2"/>
          <w:numId w:val="15"/>
        </w:numPr>
        <w:tabs>
          <w:tab w:val="left" w:pos="2052"/>
        </w:tabs>
        <w:spacing w:before="0" w:line="275" w:lineRule="exact"/>
        <w:ind w:left="2051" w:hanging="364"/>
        <w:rPr>
          <w:sz w:val="24"/>
        </w:rPr>
      </w:pPr>
      <w:r>
        <w:rPr>
          <w:sz w:val="24"/>
        </w:rPr>
        <w:t>Perform</w:t>
      </w:r>
      <w:r>
        <w:rPr>
          <w:spacing w:val="-8"/>
          <w:sz w:val="24"/>
        </w:rPr>
        <w:t xml:space="preserve"> </w:t>
      </w:r>
      <w:r>
        <w:rPr>
          <w:sz w:val="24"/>
        </w:rPr>
        <w:t>overpayment</w:t>
      </w:r>
      <w:r>
        <w:rPr>
          <w:spacing w:val="-5"/>
          <w:sz w:val="24"/>
        </w:rPr>
        <w:t xml:space="preserve"> </w:t>
      </w:r>
      <w:r>
        <w:rPr>
          <w:spacing w:val="-2"/>
          <w:sz w:val="24"/>
        </w:rPr>
        <w:t>extrapolation(s)</w:t>
      </w:r>
    </w:p>
    <w:p w14:paraId="52037701" w14:textId="77777777" w:rsidR="00D61D72" w:rsidRDefault="00860DAE">
      <w:pPr>
        <w:pStyle w:val="ListParagraph"/>
        <w:numPr>
          <w:ilvl w:val="2"/>
          <w:numId w:val="15"/>
        </w:numPr>
        <w:tabs>
          <w:tab w:val="left" w:pos="2052"/>
        </w:tabs>
        <w:spacing w:before="24" w:line="247" w:lineRule="auto"/>
        <w:ind w:left="2051" w:right="490"/>
        <w:rPr>
          <w:sz w:val="24"/>
        </w:rPr>
      </w:pPr>
      <w:r>
        <w:rPr>
          <w:sz w:val="24"/>
        </w:rPr>
        <w:t>Recovery Auditor Data Warehouse (RACDW): The Contractor shall obtain access</w:t>
      </w:r>
      <w:r>
        <w:rPr>
          <w:spacing w:val="-3"/>
          <w:sz w:val="24"/>
        </w:rPr>
        <w:t xml:space="preserve"> </w:t>
      </w:r>
      <w:r>
        <w:rPr>
          <w:sz w:val="24"/>
        </w:rPr>
        <w:t>to</w:t>
      </w:r>
      <w:r>
        <w:rPr>
          <w:spacing w:val="-3"/>
          <w:sz w:val="24"/>
        </w:rPr>
        <w:t xml:space="preserve"> </w:t>
      </w:r>
      <w:r>
        <w:rPr>
          <w:sz w:val="24"/>
        </w:rPr>
        <w:t>the</w:t>
      </w:r>
      <w:r>
        <w:rPr>
          <w:spacing w:val="-4"/>
          <w:sz w:val="24"/>
        </w:rPr>
        <w:t xml:space="preserve"> </w:t>
      </w:r>
      <w:r>
        <w:rPr>
          <w:sz w:val="24"/>
        </w:rPr>
        <w:t>RACDW.</w:t>
      </w:r>
      <w:r>
        <w:rPr>
          <w:spacing w:val="35"/>
          <w:sz w:val="24"/>
        </w:rPr>
        <w:t xml:space="preserve"> </w:t>
      </w:r>
      <w:r>
        <w:rPr>
          <w:sz w:val="24"/>
        </w:rPr>
        <w:t>Prior</w:t>
      </w:r>
      <w:r>
        <w:rPr>
          <w:spacing w:val="-4"/>
          <w:sz w:val="24"/>
        </w:rPr>
        <w:t xml:space="preserve"> </w:t>
      </w:r>
      <w:r>
        <w:rPr>
          <w:sz w:val="24"/>
        </w:rPr>
        <w:t>to</w:t>
      </w:r>
      <w:r>
        <w:rPr>
          <w:spacing w:val="-3"/>
          <w:sz w:val="24"/>
        </w:rPr>
        <w:t xml:space="preserve"> </w:t>
      </w:r>
      <w:r>
        <w:rPr>
          <w:sz w:val="24"/>
        </w:rPr>
        <w:t>selecting</w:t>
      </w:r>
      <w:r>
        <w:rPr>
          <w:spacing w:val="-3"/>
          <w:sz w:val="24"/>
        </w:rPr>
        <w:t xml:space="preserve"> </w:t>
      </w:r>
      <w:r>
        <w:rPr>
          <w:sz w:val="24"/>
        </w:rPr>
        <w:t>claims</w:t>
      </w:r>
      <w:r>
        <w:rPr>
          <w:spacing w:val="-3"/>
          <w:sz w:val="24"/>
        </w:rPr>
        <w:t xml:space="preserve"> </w:t>
      </w:r>
      <w:r>
        <w:rPr>
          <w:sz w:val="24"/>
        </w:rPr>
        <w:t>for</w:t>
      </w:r>
      <w:r>
        <w:rPr>
          <w:spacing w:val="-4"/>
          <w:sz w:val="24"/>
        </w:rPr>
        <w:t xml:space="preserve"> </w:t>
      </w:r>
      <w:r>
        <w:rPr>
          <w:sz w:val="24"/>
        </w:rPr>
        <w:t>review,</w:t>
      </w:r>
      <w:r>
        <w:rPr>
          <w:spacing w:val="-3"/>
          <w:sz w:val="24"/>
        </w:rPr>
        <w:t xml:space="preserve"> </w:t>
      </w:r>
      <w:r>
        <w:rPr>
          <w:sz w:val="24"/>
        </w:rPr>
        <w:t>the</w:t>
      </w:r>
      <w:r>
        <w:rPr>
          <w:spacing w:val="-4"/>
          <w:sz w:val="24"/>
        </w:rPr>
        <w:t xml:space="preserve"> </w:t>
      </w:r>
      <w:r>
        <w:rPr>
          <w:sz w:val="24"/>
        </w:rPr>
        <w:t>Contractor</w:t>
      </w:r>
      <w:r>
        <w:rPr>
          <w:spacing w:val="-4"/>
          <w:sz w:val="24"/>
        </w:rPr>
        <w:t xml:space="preserve"> </w:t>
      </w:r>
      <w:r>
        <w:rPr>
          <w:sz w:val="24"/>
        </w:rPr>
        <w:t>shall</w:t>
      </w:r>
    </w:p>
    <w:p w14:paraId="189AB47D" w14:textId="77777777" w:rsidR="00D61D72" w:rsidRDefault="00860DAE">
      <w:pPr>
        <w:pStyle w:val="BodyText"/>
        <w:spacing w:before="60" w:line="249" w:lineRule="auto"/>
        <w:ind w:left="2051" w:right="420"/>
      </w:pPr>
      <w:r>
        <w:t>not select for review any claim that has been marked excluded or suppressed in the</w:t>
      </w:r>
      <w:r>
        <w:rPr>
          <w:spacing w:val="-9"/>
        </w:rPr>
        <w:t xml:space="preserve"> </w:t>
      </w:r>
      <w:r>
        <w:t>RACDW.</w:t>
      </w:r>
      <w:r>
        <w:rPr>
          <w:spacing w:val="38"/>
        </w:rPr>
        <w:t xml:space="preserve"> </w:t>
      </w:r>
      <w:r>
        <w:t>In</w:t>
      </w:r>
      <w:r>
        <w:rPr>
          <w:spacing w:val="-6"/>
        </w:rPr>
        <w:t xml:space="preserve"> </w:t>
      </w:r>
      <w:r>
        <w:t>addition,</w:t>
      </w:r>
      <w:r>
        <w:rPr>
          <w:spacing w:val="-6"/>
        </w:rPr>
        <w:t xml:space="preserve"> </w:t>
      </w:r>
      <w:r>
        <w:t>the</w:t>
      </w:r>
      <w:r>
        <w:rPr>
          <w:spacing w:val="-9"/>
        </w:rPr>
        <w:t xml:space="preserve"> </w:t>
      </w:r>
      <w:r>
        <w:t>Contractor</w:t>
      </w:r>
      <w:r>
        <w:rPr>
          <w:spacing w:val="-9"/>
        </w:rPr>
        <w:t xml:space="preserve"> </w:t>
      </w:r>
      <w:r>
        <w:t>shall</w:t>
      </w:r>
      <w:r>
        <w:rPr>
          <w:spacing w:val="-5"/>
        </w:rPr>
        <w:t xml:space="preserve"> </w:t>
      </w:r>
      <w:r>
        <w:t>upload</w:t>
      </w:r>
      <w:r>
        <w:rPr>
          <w:spacing w:val="-6"/>
        </w:rPr>
        <w:t xml:space="preserve"> </w:t>
      </w:r>
      <w:r>
        <w:t>to</w:t>
      </w:r>
      <w:r>
        <w:rPr>
          <w:spacing w:val="-6"/>
        </w:rPr>
        <w:t xml:space="preserve"> </w:t>
      </w:r>
      <w:r>
        <w:t>the</w:t>
      </w:r>
      <w:r>
        <w:rPr>
          <w:spacing w:val="-9"/>
        </w:rPr>
        <w:t xml:space="preserve"> </w:t>
      </w:r>
      <w:r>
        <w:t>RACDW</w:t>
      </w:r>
      <w:r>
        <w:rPr>
          <w:spacing w:val="-7"/>
        </w:rPr>
        <w:t xml:space="preserve"> </w:t>
      </w:r>
      <w:r>
        <w:t>the</w:t>
      </w:r>
      <w:r>
        <w:rPr>
          <w:spacing w:val="-7"/>
        </w:rPr>
        <w:t xml:space="preserve"> </w:t>
      </w:r>
      <w:r>
        <w:t>claims it has chosen for review at or before the time that the ADR letters are sent in the revised file format requested by CMS and at other times in keeping with RACDW instructions.</w:t>
      </w:r>
    </w:p>
    <w:p w14:paraId="020AE240" w14:textId="77777777" w:rsidR="00D61D72" w:rsidRDefault="00860DAE">
      <w:pPr>
        <w:pStyle w:val="ListParagraph"/>
        <w:numPr>
          <w:ilvl w:val="3"/>
          <w:numId w:val="15"/>
        </w:numPr>
        <w:tabs>
          <w:tab w:val="left" w:pos="2802"/>
          <w:tab w:val="left" w:pos="2803"/>
        </w:tabs>
        <w:spacing w:before="7" w:line="247" w:lineRule="auto"/>
        <w:ind w:right="665" w:hanging="555"/>
        <w:rPr>
          <w:sz w:val="24"/>
        </w:rPr>
      </w:pPr>
      <w:r>
        <w:rPr>
          <w:sz w:val="24"/>
        </w:rPr>
        <w:t>The</w:t>
      </w:r>
      <w:r>
        <w:rPr>
          <w:spacing w:val="-9"/>
          <w:sz w:val="24"/>
        </w:rPr>
        <w:t xml:space="preserve"> </w:t>
      </w:r>
      <w:r>
        <w:rPr>
          <w:sz w:val="24"/>
        </w:rPr>
        <w:t>Contractor</w:t>
      </w:r>
      <w:r>
        <w:rPr>
          <w:spacing w:val="-7"/>
          <w:sz w:val="24"/>
        </w:rPr>
        <w:t xml:space="preserve"> </w:t>
      </w:r>
      <w:r>
        <w:rPr>
          <w:sz w:val="24"/>
        </w:rPr>
        <w:t>shall</w:t>
      </w:r>
      <w:r>
        <w:rPr>
          <w:spacing w:val="-5"/>
          <w:sz w:val="24"/>
        </w:rPr>
        <w:t xml:space="preserve"> </w:t>
      </w:r>
      <w:r>
        <w:rPr>
          <w:sz w:val="24"/>
        </w:rPr>
        <w:t>upload</w:t>
      </w:r>
      <w:r>
        <w:rPr>
          <w:spacing w:val="-6"/>
          <w:sz w:val="24"/>
        </w:rPr>
        <w:t xml:space="preserve"> </w:t>
      </w:r>
      <w:r>
        <w:rPr>
          <w:sz w:val="24"/>
        </w:rPr>
        <w:t>to</w:t>
      </w:r>
      <w:r>
        <w:rPr>
          <w:spacing w:val="-6"/>
          <w:sz w:val="24"/>
        </w:rPr>
        <w:t xml:space="preserve"> </w:t>
      </w:r>
      <w:r>
        <w:rPr>
          <w:sz w:val="24"/>
        </w:rPr>
        <w:t>the</w:t>
      </w:r>
      <w:r>
        <w:rPr>
          <w:spacing w:val="-9"/>
          <w:sz w:val="24"/>
        </w:rPr>
        <w:t xml:space="preserve"> </w:t>
      </w:r>
      <w:r>
        <w:rPr>
          <w:sz w:val="24"/>
        </w:rPr>
        <w:t>RACDW</w:t>
      </w:r>
      <w:r>
        <w:rPr>
          <w:spacing w:val="-7"/>
          <w:sz w:val="24"/>
        </w:rPr>
        <w:t xml:space="preserve"> </w:t>
      </w:r>
      <w:r>
        <w:rPr>
          <w:sz w:val="24"/>
        </w:rPr>
        <w:t>with</w:t>
      </w:r>
      <w:r>
        <w:rPr>
          <w:spacing w:val="-8"/>
          <w:sz w:val="24"/>
        </w:rPr>
        <w:t xml:space="preserve"> </w:t>
      </w:r>
      <w:r>
        <w:rPr>
          <w:sz w:val="24"/>
        </w:rPr>
        <w:t>milestones</w:t>
      </w:r>
      <w:r>
        <w:rPr>
          <w:spacing w:val="-6"/>
          <w:sz w:val="24"/>
        </w:rPr>
        <w:t xml:space="preserve"> </w:t>
      </w:r>
      <w:r>
        <w:rPr>
          <w:sz w:val="24"/>
        </w:rPr>
        <w:t>of</w:t>
      </w:r>
      <w:r>
        <w:rPr>
          <w:spacing w:val="-9"/>
          <w:sz w:val="24"/>
        </w:rPr>
        <w:t xml:space="preserve"> </w:t>
      </w:r>
      <w:r>
        <w:rPr>
          <w:sz w:val="24"/>
        </w:rPr>
        <w:t>a</w:t>
      </w:r>
      <w:r>
        <w:rPr>
          <w:spacing w:val="-9"/>
          <w:sz w:val="24"/>
        </w:rPr>
        <w:t xml:space="preserve"> </w:t>
      </w:r>
      <w:r>
        <w:rPr>
          <w:sz w:val="24"/>
        </w:rPr>
        <w:t xml:space="preserve">claim review and its </w:t>
      </w:r>
      <w:proofErr w:type="gramStart"/>
      <w:r>
        <w:rPr>
          <w:sz w:val="24"/>
        </w:rPr>
        <w:t>final conclusion</w:t>
      </w:r>
      <w:proofErr w:type="gramEnd"/>
      <w:r>
        <w:rPr>
          <w:sz w:val="24"/>
        </w:rPr>
        <w:t xml:space="preserve"> of the claim.</w:t>
      </w:r>
    </w:p>
    <w:p w14:paraId="7696659F" w14:textId="77777777" w:rsidR="00D61D72" w:rsidRDefault="00860DAE">
      <w:pPr>
        <w:pStyle w:val="ListParagraph"/>
        <w:numPr>
          <w:ilvl w:val="3"/>
          <w:numId w:val="15"/>
        </w:numPr>
        <w:tabs>
          <w:tab w:val="left" w:pos="2802"/>
          <w:tab w:val="left" w:pos="2803"/>
        </w:tabs>
        <w:spacing w:before="15" w:line="247" w:lineRule="auto"/>
        <w:ind w:right="631" w:hanging="555"/>
        <w:rPr>
          <w:sz w:val="24"/>
        </w:rPr>
      </w:pPr>
      <w:r>
        <w:rPr>
          <w:sz w:val="24"/>
        </w:rPr>
        <w:t>Updates</w:t>
      </w:r>
      <w:r>
        <w:rPr>
          <w:spacing w:val="-6"/>
          <w:sz w:val="24"/>
        </w:rPr>
        <w:t xml:space="preserve"> </w:t>
      </w:r>
      <w:r>
        <w:rPr>
          <w:sz w:val="24"/>
        </w:rPr>
        <w:t>shall</w:t>
      </w:r>
      <w:r>
        <w:rPr>
          <w:spacing w:val="-5"/>
          <w:sz w:val="24"/>
        </w:rPr>
        <w:t xml:space="preserve"> </w:t>
      </w:r>
      <w:r>
        <w:rPr>
          <w:sz w:val="24"/>
        </w:rPr>
        <w:t>be</w:t>
      </w:r>
      <w:r>
        <w:rPr>
          <w:spacing w:val="-9"/>
          <w:sz w:val="24"/>
        </w:rPr>
        <w:t xml:space="preserve"> </w:t>
      </w:r>
      <w:r>
        <w:rPr>
          <w:sz w:val="24"/>
        </w:rPr>
        <w:t>made</w:t>
      </w:r>
      <w:r>
        <w:rPr>
          <w:spacing w:val="-7"/>
          <w:sz w:val="24"/>
        </w:rPr>
        <w:t xml:space="preserve"> </w:t>
      </w:r>
      <w:r>
        <w:rPr>
          <w:b/>
          <w:sz w:val="24"/>
        </w:rPr>
        <w:t>daily</w:t>
      </w:r>
      <w:r>
        <w:rPr>
          <w:b/>
          <w:spacing w:val="-8"/>
          <w:sz w:val="24"/>
        </w:rPr>
        <w:t xml:space="preserve"> </w:t>
      </w:r>
      <w:r>
        <w:rPr>
          <w:sz w:val="24"/>
        </w:rPr>
        <w:t>to</w:t>
      </w:r>
      <w:r>
        <w:rPr>
          <w:spacing w:val="-6"/>
          <w:sz w:val="24"/>
        </w:rPr>
        <w:t xml:space="preserve"> </w:t>
      </w:r>
      <w:r>
        <w:rPr>
          <w:sz w:val="24"/>
        </w:rPr>
        <w:t>the</w:t>
      </w:r>
      <w:r>
        <w:rPr>
          <w:spacing w:val="-9"/>
          <w:sz w:val="24"/>
        </w:rPr>
        <w:t xml:space="preserve"> </w:t>
      </w:r>
      <w:r>
        <w:rPr>
          <w:sz w:val="24"/>
        </w:rPr>
        <w:t>RACDW</w:t>
      </w:r>
      <w:r>
        <w:rPr>
          <w:spacing w:val="-7"/>
          <w:sz w:val="24"/>
        </w:rPr>
        <w:t xml:space="preserve"> </w:t>
      </w:r>
      <w:r>
        <w:rPr>
          <w:sz w:val="24"/>
        </w:rPr>
        <w:t>to</w:t>
      </w:r>
      <w:r>
        <w:rPr>
          <w:spacing w:val="-6"/>
          <w:sz w:val="24"/>
        </w:rPr>
        <w:t xml:space="preserve"> </w:t>
      </w:r>
      <w:r>
        <w:rPr>
          <w:sz w:val="24"/>
        </w:rPr>
        <w:t>ensure</w:t>
      </w:r>
      <w:r>
        <w:rPr>
          <w:spacing w:val="-9"/>
          <w:sz w:val="24"/>
        </w:rPr>
        <w:t xml:space="preserve"> </w:t>
      </w:r>
      <w:r>
        <w:rPr>
          <w:sz w:val="24"/>
        </w:rPr>
        <w:t>claims</w:t>
      </w:r>
      <w:r>
        <w:rPr>
          <w:spacing w:val="-6"/>
          <w:sz w:val="24"/>
        </w:rPr>
        <w:t xml:space="preserve"> </w:t>
      </w:r>
      <w:r>
        <w:rPr>
          <w:sz w:val="24"/>
        </w:rPr>
        <w:t>status</w:t>
      </w:r>
      <w:r>
        <w:rPr>
          <w:spacing w:val="-6"/>
          <w:sz w:val="24"/>
        </w:rPr>
        <w:t xml:space="preserve"> </w:t>
      </w:r>
      <w:r>
        <w:rPr>
          <w:sz w:val="24"/>
        </w:rPr>
        <w:t>are kept current.</w:t>
      </w:r>
    </w:p>
    <w:p w14:paraId="02C583B2" w14:textId="77777777" w:rsidR="00D61D72" w:rsidRDefault="00860DAE">
      <w:pPr>
        <w:pStyle w:val="ListParagraph"/>
        <w:numPr>
          <w:ilvl w:val="2"/>
          <w:numId w:val="15"/>
        </w:numPr>
        <w:tabs>
          <w:tab w:val="left" w:pos="1922"/>
        </w:tabs>
        <w:spacing w:before="12" w:line="247" w:lineRule="auto"/>
        <w:ind w:left="2046" w:right="405"/>
        <w:rPr>
          <w:sz w:val="24"/>
        </w:rPr>
      </w:pPr>
      <w:r>
        <w:rPr>
          <w:sz w:val="24"/>
        </w:rPr>
        <w:t xml:space="preserve">Ability to send secured claims data via compact disc (CD) or other electronic media for overpayments to be collected to the appropriate MAC. </w:t>
      </w:r>
      <w:proofErr w:type="gramStart"/>
      <w:r>
        <w:rPr>
          <w:sz w:val="24"/>
        </w:rPr>
        <w:t>In order to</w:t>
      </w:r>
      <w:proofErr w:type="gramEnd"/>
      <w:r>
        <w:rPr>
          <w:sz w:val="24"/>
        </w:rPr>
        <w:t xml:space="preserve"> determine the actual overpayment amount, the claim adjustment will have to be completed</w:t>
      </w:r>
      <w:r>
        <w:rPr>
          <w:spacing w:val="-6"/>
          <w:sz w:val="24"/>
        </w:rPr>
        <w:t xml:space="preserve"> </w:t>
      </w:r>
      <w:r>
        <w:rPr>
          <w:sz w:val="24"/>
        </w:rPr>
        <w:t>by</w:t>
      </w:r>
      <w:r>
        <w:rPr>
          <w:spacing w:val="-11"/>
          <w:sz w:val="24"/>
        </w:rPr>
        <w:t xml:space="preserve"> </w:t>
      </w:r>
      <w:r>
        <w:rPr>
          <w:sz w:val="24"/>
        </w:rPr>
        <w:t>the</w:t>
      </w:r>
      <w:r>
        <w:rPr>
          <w:spacing w:val="-9"/>
          <w:sz w:val="24"/>
        </w:rPr>
        <w:t xml:space="preserve"> </w:t>
      </w:r>
      <w:r>
        <w:rPr>
          <w:sz w:val="24"/>
        </w:rPr>
        <w:t>MAC.</w:t>
      </w:r>
      <w:r>
        <w:rPr>
          <w:spacing w:val="35"/>
          <w:sz w:val="24"/>
        </w:rPr>
        <w:t xml:space="preserve"> </w:t>
      </w:r>
      <w:r>
        <w:rPr>
          <w:sz w:val="24"/>
        </w:rPr>
        <w:t>The</w:t>
      </w:r>
      <w:r>
        <w:rPr>
          <w:spacing w:val="-9"/>
          <w:sz w:val="24"/>
        </w:rPr>
        <w:t xml:space="preserve"> </w:t>
      </w:r>
      <w:r>
        <w:rPr>
          <w:sz w:val="24"/>
        </w:rPr>
        <w:t>MAC</w:t>
      </w:r>
      <w:r>
        <w:rPr>
          <w:spacing w:val="-5"/>
          <w:sz w:val="24"/>
        </w:rPr>
        <w:t xml:space="preserve"> </w:t>
      </w:r>
      <w:r>
        <w:rPr>
          <w:sz w:val="24"/>
        </w:rPr>
        <w:t>will</w:t>
      </w:r>
      <w:r>
        <w:rPr>
          <w:spacing w:val="-5"/>
          <w:sz w:val="24"/>
        </w:rPr>
        <w:t xml:space="preserve"> </w:t>
      </w:r>
      <w:r>
        <w:rPr>
          <w:sz w:val="24"/>
        </w:rPr>
        <w:t>send</w:t>
      </w:r>
      <w:r>
        <w:rPr>
          <w:spacing w:val="-6"/>
          <w:sz w:val="24"/>
        </w:rPr>
        <w:t xml:space="preserve"> </w:t>
      </w:r>
      <w:r>
        <w:rPr>
          <w:sz w:val="24"/>
        </w:rPr>
        <w:t>the</w:t>
      </w:r>
      <w:r>
        <w:rPr>
          <w:spacing w:val="-9"/>
          <w:sz w:val="24"/>
        </w:rPr>
        <w:t xml:space="preserve"> </w:t>
      </w:r>
      <w:r>
        <w:rPr>
          <w:sz w:val="24"/>
        </w:rPr>
        <w:t>demand</w:t>
      </w:r>
      <w:r>
        <w:rPr>
          <w:spacing w:val="-8"/>
          <w:sz w:val="24"/>
        </w:rPr>
        <w:t xml:space="preserve"> </w:t>
      </w:r>
      <w:r>
        <w:rPr>
          <w:sz w:val="24"/>
        </w:rPr>
        <w:t>letters</w:t>
      </w:r>
      <w:r>
        <w:rPr>
          <w:spacing w:val="-6"/>
          <w:sz w:val="24"/>
        </w:rPr>
        <w:t xml:space="preserve"> </w:t>
      </w:r>
      <w:r>
        <w:rPr>
          <w:sz w:val="24"/>
        </w:rPr>
        <w:t>and</w:t>
      </w:r>
      <w:r>
        <w:rPr>
          <w:spacing w:val="-4"/>
          <w:sz w:val="24"/>
        </w:rPr>
        <w:t xml:space="preserve"> </w:t>
      </w:r>
      <w:r>
        <w:rPr>
          <w:sz w:val="24"/>
        </w:rPr>
        <w:t>complete</w:t>
      </w:r>
      <w:r>
        <w:rPr>
          <w:spacing w:val="-9"/>
          <w:sz w:val="24"/>
        </w:rPr>
        <w:t xml:space="preserve"> </w:t>
      </w:r>
      <w:r>
        <w:rPr>
          <w:sz w:val="24"/>
        </w:rPr>
        <w:t>the claim</w:t>
      </w:r>
      <w:r>
        <w:rPr>
          <w:spacing w:val="-2"/>
          <w:sz w:val="24"/>
        </w:rPr>
        <w:t xml:space="preserve"> </w:t>
      </w:r>
      <w:r>
        <w:rPr>
          <w:sz w:val="24"/>
        </w:rPr>
        <w:t>adjustments.</w:t>
      </w:r>
      <w:r>
        <w:rPr>
          <w:spacing w:val="-2"/>
          <w:sz w:val="24"/>
        </w:rPr>
        <w:t xml:space="preserve"> </w:t>
      </w:r>
      <w:r>
        <w:rPr>
          <w:sz w:val="24"/>
        </w:rPr>
        <w:t>The</w:t>
      </w:r>
      <w:r>
        <w:rPr>
          <w:spacing w:val="-3"/>
          <w:sz w:val="24"/>
        </w:rPr>
        <w:t xml:space="preserve"> </w:t>
      </w:r>
      <w:r>
        <w:rPr>
          <w:sz w:val="24"/>
        </w:rPr>
        <w:t>Contractor</w:t>
      </w:r>
      <w:r>
        <w:rPr>
          <w:spacing w:val="-3"/>
          <w:sz w:val="24"/>
        </w:rPr>
        <w:t xml:space="preserve"> </w:t>
      </w:r>
      <w:r>
        <w:rPr>
          <w:sz w:val="24"/>
        </w:rPr>
        <w:t>will</w:t>
      </w:r>
      <w:r>
        <w:rPr>
          <w:spacing w:val="-2"/>
          <w:sz w:val="24"/>
        </w:rPr>
        <w:t xml:space="preserve"> </w:t>
      </w:r>
      <w:r>
        <w:rPr>
          <w:sz w:val="24"/>
        </w:rPr>
        <w:t>submit</w:t>
      </w:r>
      <w:r>
        <w:rPr>
          <w:spacing w:val="-2"/>
          <w:sz w:val="24"/>
        </w:rPr>
        <w:t xml:space="preserve"> </w:t>
      </w:r>
      <w:r>
        <w:rPr>
          <w:sz w:val="24"/>
        </w:rPr>
        <w:t>to</w:t>
      </w:r>
      <w:r>
        <w:rPr>
          <w:spacing w:val="-2"/>
          <w:sz w:val="24"/>
        </w:rPr>
        <w:t xml:space="preserve"> </w:t>
      </w:r>
      <w:r>
        <w:rPr>
          <w:sz w:val="24"/>
        </w:rPr>
        <w:t>the</w:t>
      </w:r>
      <w:r>
        <w:rPr>
          <w:spacing w:val="-3"/>
          <w:sz w:val="24"/>
        </w:rPr>
        <w:t xml:space="preserve"> </w:t>
      </w:r>
      <w:r>
        <w:rPr>
          <w:sz w:val="24"/>
        </w:rPr>
        <w:t>MAC</w:t>
      </w:r>
      <w:r>
        <w:rPr>
          <w:spacing w:val="-2"/>
          <w:sz w:val="24"/>
        </w:rPr>
        <w:t xml:space="preserve"> </w:t>
      </w:r>
      <w:r>
        <w:rPr>
          <w:sz w:val="24"/>
        </w:rPr>
        <w:t>claims</w:t>
      </w:r>
      <w:r>
        <w:rPr>
          <w:spacing w:val="-2"/>
          <w:sz w:val="24"/>
        </w:rPr>
        <w:t xml:space="preserve"> </w:t>
      </w:r>
      <w:r>
        <w:rPr>
          <w:sz w:val="24"/>
        </w:rPr>
        <w:t>data</w:t>
      </w:r>
      <w:r>
        <w:rPr>
          <w:spacing w:val="-3"/>
          <w:sz w:val="24"/>
        </w:rPr>
        <w:t xml:space="preserve"> </w:t>
      </w:r>
      <w:r>
        <w:rPr>
          <w:sz w:val="24"/>
        </w:rPr>
        <w:t>within</w:t>
      </w:r>
      <w:r>
        <w:rPr>
          <w:spacing w:val="-2"/>
          <w:sz w:val="24"/>
        </w:rPr>
        <w:t xml:space="preserve"> </w:t>
      </w:r>
      <w:r>
        <w:rPr>
          <w:sz w:val="24"/>
        </w:rPr>
        <w:t>30 days following the final scheduled D&amp;E period for each phrase of the project.</w:t>
      </w:r>
    </w:p>
    <w:p w14:paraId="6E5A02AD" w14:textId="77777777" w:rsidR="00D61D72" w:rsidRDefault="00D61D72">
      <w:pPr>
        <w:pStyle w:val="BodyText"/>
        <w:spacing w:before="2"/>
        <w:rPr>
          <w:sz w:val="27"/>
        </w:rPr>
      </w:pPr>
    </w:p>
    <w:p w14:paraId="0E259DD7" w14:textId="77777777" w:rsidR="00D61D72" w:rsidRDefault="00860DAE">
      <w:pPr>
        <w:pStyle w:val="ListParagraph"/>
        <w:numPr>
          <w:ilvl w:val="1"/>
          <w:numId w:val="15"/>
        </w:numPr>
        <w:tabs>
          <w:tab w:val="left" w:pos="1284"/>
        </w:tabs>
        <w:spacing w:before="0" w:line="247" w:lineRule="auto"/>
        <w:ind w:left="1283" w:right="1318" w:hanging="360"/>
        <w:rPr>
          <w:sz w:val="24"/>
        </w:rPr>
      </w:pPr>
      <w:r>
        <w:rPr>
          <w:sz w:val="24"/>
        </w:rPr>
        <w:t>Medical</w:t>
      </w:r>
      <w:r>
        <w:rPr>
          <w:spacing w:val="-15"/>
          <w:sz w:val="24"/>
        </w:rPr>
        <w:t xml:space="preserve"> </w:t>
      </w:r>
      <w:r>
        <w:rPr>
          <w:sz w:val="24"/>
        </w:rPr>
        <w:t>Reviewer/Personnel</w:t>
      </w:r>
      <w:r>
        <w:rPr>
          <w:spacing w:val="-14"/>
          <w:sz w:val="24"/>
        </w:rPr>
        <w:t xml:space="preserve"> </w:t>
      </w:r>
      <w:r>
        <w:rPr>
          <w:sz w:val="24"/>
        </w:rPr>
        <w:t>Credentials,</w:t>
      </w:r>
      <w:r>
        <w:rPr>
          <w:spacing w:val="-15"/>
          <w:sz w:val="24"/>
        </w:rPr>
        <w:t xml:space="preserve"> </w:t>
      </w:r>
      <w:r>
        <w:rPr>
          <w:sz w:val="24"/>
        </w:rPr>
        <w:t>Screening</w:t>
      </w:r>
      <w:r>
        <w:rPr>
          <w:spacing w:val="-15"/>
          <w:sz w:val="24"/>
        </w:rPr>
        <w:t xml:space="preserve"> </w:t>
      </w:r>
      <w:r>
        <w:rPr>
          <w:sz w:val="24"/>
        </w:rPr>
        <w:t>Tools/Checklists,</w:t>
      </w:r>
      <w:r>
        <w:rPr>
          <w:spacing w:val="-15"/>
          <w:sz w:val="24"/>
        </w:rPr>
        <w:t xml:space="preserve"> </w:t>
      </w:r>
      <w:r>
        <w:rPr>
          <w:sz w:val="24"/>
        </w:rPr>
        <w:t>Training, Management Support and Oversight - Ability to provide the following:</w:t>
      </w:r>
    </w:p>
    <w:p w14:paraId="5424F661" w14:textId="77777777" w:rsidR="00D61D72" w:rsidRDefault="00D61D72">
      <w:pPr>
        <w:pStyle w:val="BodyText"/>
        <w:spacing w:before="2"/>
        <w:rPr>
          <w:sz w:val="27"/>
        </w:rPr>
      </w:pPr>
    </w:p>
    <w:p w14:paraId="290CC6B3" w14:textId="77777777" w:rsidR="00D61D72" w:rsidRDefault="00860DAE">
      <w:pPr>
        <w:pStyle w:val="ListParagraph"/>
        <w:numPr>
          <w:ilvl w:val="2"/>
          <w:numId w:val="15"/>
        </w:numPr>
        <w:tabs>
          <w:tab w:val="left" w:pos="2017"/>
          <w:tab w:val="left" w:pos="2018"/>
        </w:tabs>
        <w:spacing w:before="0" w:line="252" w:lineRule="auto"/>
        <w:ind w:left="2019" w:right="405"/>
      </w:pPr>
      <w:r>
        <w:rPr>
          <w:sz w:val="24"/>
        </w:rPr>
        <w:t>Employ personnel that understand the services provided by various types of healthcare</w:t>
      </w:r>
      <w:r>
        <w:rPr>
          <w:spacing w:val="-14"/>
          <w:sz w:val="24"/>
        </w:rPr>
        <w:t xml:space="preserve"> </w:t>
      </w:r>
      <w:r>
        <w:rPr>
          <w:sz w:val="24"/>
        </w:rPr>
        <w:t>providers/suppliers.</w:t>
      </w:r>
      <w:r>
        <w:rPr>
          <w:spacing w:val="-13"/>
          <w:sz w:val="24"/>
        </w:rPr>
        <w:t xml:space="preserve"> </w:t>
      </w:r>
      <w:r>
        <w:rPr>
          <w:i/>
          <w:sz w:val="24"/>
        </w:rPr>
        <w:t>Personnel</w:t>
      </w:r>
      <w:r>
        <w:rPr>
          <w:i/>
          <w:spacing w:val="-11"/>
          <w:sz w:val="24"/>
        </w:rPr>
        <w:t xml:space="preserve"> </w:t>
      </w:r>
      <w:r>
        <w:rPr>
          <w:i/>
          <w:sz w:val="24"/>
        </w:rPr>
        <w:t>performing</w:t>
      </w:r>
      <w:r>
        <w:rPr>
          <w:i/>
          <w:spacing w:val="-13"/>
          <w:sz w:val="24"/>
        </w:rPr>
        <w:t xml:space="preserve"> </w:t>
      </w:r>
      <w:r>
        <w:rPr>
          <w:i/>
          <w:sz w:val="24"/>
        </w:rPr>
        <w:t>complex</w:t>
      </w:r>
      <w:r>
        <w:rPr>
          <w:i/>
          <w:spacing w:val="-11"/>
          <w:sz w:val="24"/>
        </w:rPr>
        <w:t xml:space="preserve"> </w:t>
      </w:r>
      <w:r>
        <w:rPr>
          <w:i/>
          <w:sz w:val="24"/>
        </w:rPr>
        <w:t>medical</w:t>
      </w:r>
      <w:r>
        <w:rPr>
          <w:i/>
          <w:spacing w:val="-11"/>
          <w:sz w:val="24"/>
        </w:rPr>
        <w:t xml:space="preserve"> </w:t>
      </w:r>
      <w:r>
        <w:rPr>
          <w:i/>
          <w:sz w:val="24"/>
        </w:rPr>
        <w:t>review</w:t>
      </w:r>
      <w:r>
        <w:rPr>
          <w:i/>
          <w:spacing w:val="-12"/>
          <w:sz w:val="24"/>
        </w:rPr>
        <w:t xml:space="preserve"> </w:t>
      </w:r>
      <w:r>
        <w:rPr>
          <w:i/>
          <w:sz w:val="24"/>
        </w:rPr>
        <w:t>are required to have a clinical background</w:t>
      </w:r>
      <w:r>
        <w:rPr>
          <w:sz w:val="24"/>
        </w:rPr>
        <w:t>. (Program Integrity Manual (PIM). Credentials of Reviewers)</w:t>
      </w:r>
    </w:p>
    <w:p w14:paraId="6A2F843C" w14:textId="77777777" w:rsidR="00D61D72" w:rsidRDefault="00860DAE">
      <w:pPr>
        <w:pStyle w:val="ListParagraph"/>
        <w:numPr>
          <w:ilvl w:val="2"/>
          <w:numId w:val="15"/>
        </w:numPr>
        <w:tabs>
          <w:tab w:val="left" w:pos="2020"/>
        </w:tabs>
        <w:spacing w:before="79" w:line="247" w:lineRule="auto"/>
        <w:ind w:left="2020" w:right="560"/>
      </w:pPr>
      <w:r>
        <w:rPr>
          <w:sz w:val="24"/>
        </w:rPr>
        <w:t>The Contractor shall ensure that complex reviews for the purpose of making coverage</w:t>
      </w:r>
      <w:r>
        <w:rPr>
          <w:spacing w:val="-10"/>
          <w:sz w:val="24"/>
        </w:rPr>
        <w:t xml:space="preserve"> </w:t>
      </w:r>
      <w:r>
        <w:rPr>
          <w:sz w:val="24"/>
        </w:rPr>
        <w:t>determinations</w:t>
      </w:r>
      <w:r>
        <w:rPr>
          <w:spacing w:val="-9"/>
          <w:sz w:val="24"/>
        </w:rPr>
        <w:t xml:space="preserve"> </w:t>
      </w:r>
      <w:r>
        <w:rPr>
          <w:sz w:val="24"/>
        </w:rPr>
        <w:t>are</w:t>
      </w:r>
      <w:r>
        <w:rPr>
          <w:spacing w:val="-10"/>
          <w:sz w:val="24"/>
        </w:rPr>
        <w:t xml:space="preserve"> </w:t>
      </w:r>
      <w:r>
        <w:rPr>
          <w:sz w:val="24"/>
        </w:rPr>
        <w:t>performed</w:t>
      </w:r>
      <w:r>
        <w:rPr>
          <w:spacing w:val="-7"/>
          <w:sz w:val="24"/>
        </w:rPr>
        <w:t xml:space="preserve"> </w:t>
      </w:r>
      <w:r>
        <w:rPr>
          <w:sz w:val="24"/>
        </w:rPr>
        <w:t>by</w:t>
      </w:r>
      <w:r>
        <w:rPr>
          <w:spacing w:val="-14"/>
          <w:sz w:val="24"/>
        </w:rPr>
        <w:t xml:space="preserve"> </w:t>
      </w:r>
      <w:r>
        <w:rPr>
          <w:sz w:val="24"/>
        </w:rPr>
        <w:t>registered</w:t>
      </w:r>
      <w:r>
        <w:rPr>
          <w:spacing w:val="-9"/>
          <w:sz w:val="24"/>
        </w:rPr>
        <w:t xml:space="preserve"> </w:t>
      </w:r>
      <w:r>
        <w:rPr>
          <w:sz w:val="24"/>
        </w:rPr>
        <w:t>nurses</w:t>
      </w:r>
      <w:r>
        <w:rPr>
          <w:spacing w:val="-7"/>
          <w:sz w:val="24"/>
        </w:rPr>
        <w:t xml:space="preserve"> </w:t>
      </w:r>
      <w:r>
        <w:rPr>
          <w:sz w:val="24"/>
        </w:rPr>
        <w:t>(RNs)</w:t>
      </w:r>
      <w:r>
        <w:rPr>
          <w:spacing w:val="-10"/>
          <w:sz w:val="24"/>
        </w:rPr>
        <w:t xml:space="preserve"> </w:t>
      </w:r>
      <w:r>
        <w:rPr>
          <w:sz w:val="24"/>
        </w:rPr>
        <w:t>or</w:t>
      </w:r>
      <w:r>
        <w:rPr>
          <w:spacing w:val="-10"/>
          <w:sz w:val="24"/>
        </w:rPr>
        <w:t xml:space="preserve"> </w:t>
      </w:r>
      <w:r>
        <w:rPr>
          <w:sz w:val="24"/>
        </w:rPr>
        <w:t>physicians licensed to practice medicine in the United States. During a complex review, registered nurse and physician reviewers may call upon other health care professionals (e.g., dieticians, therapists, or physician specialists) for advice.</w:t>
      </w:r>
    </w:p>
    <w:p w14:paraId="3BF0EF61" w14:textId="77777777" w:rsidR="00D61D72" w:rsidRDefault="00860DAE">
      <w:pPr>
        <w:pStyle w:val="ListParagraph"/>
        <w:numPr>
          <w:ilvl w:val="2"/>
          <w:numId w:val="15"/>
        </w:numPr>
        <w:tabs>
          <w:tab w:val="left" w:pos="2017"/>
          <w:tab w:val="left" w:pos="2018"/>
        </w:tabs>
        <w:spacing w:before="14" w:line="247" w:lineRule="auto"/>
        <w:ind w:left="2019" w:right="496"/>
      </w:pPr>
      <w:r>
        <w:rPr>
          <w:sz w:val="24"/>
        </w:rPr>
        <w:t>The Contractor shall ensure that services reviewed by other licensed health care professionals</w:t>
      </w:r>
      <w:r>
        <w:rPr>
          <w:spacing w:val="-8"/>
          <w:sz w:val="24"/>
        </w:rPr>
        <w:t xml:space="preserve"> </w:t>
      </w:r>
      <w:r>
        <w:rPr>
          <w:sz w:val="24"/>
        </w:rPr>
        <w:t>are</w:t>
      </w:r>
      <w:r>
        <w:rPr>
          <w:spacing w:val="-9"/>
          <w:sz w:val="24"/>
        </w:rPr>
        <w:t xml:space="preserve"> </w:t>
      </w:r>
      <w:r>
        <w:rPr>
          <w:sz w:val="24"/>
        </w:rPr>
        <w:t>within</w:t>
      </w:r>
      <w:r>
        <w:rPr>
          <w:spacing w:val="-8"/>
          <w:sz w:val="24"/>
        </w:rPr>
        <w:t xml:space="preserve"> </w:t>
      </w:r>
      <w:r>
        <w:rPr>
          <w:sz w:val="24"/>
        </w:rPr>
        <w:t>their</w:t>
      </w:r>
      <w:r>
        <w:rPr>
          <w:spacing w:val="-9"/>
          <w:sz w:val="24"/>
        </w:rPr>
        <w:t xml:space="preserve"> </w:t>
      </w:r>
      <w:r>
        <w:rPr>
          <w:sz w:val="24"/>
        </w:rPr>
        <w:t>scope</w:t>
      </w:r>
      <w:r>
        <w:rPr>
          <w:spacing w:val="-9"/>
          <w:sz w:val="24"/>
        </w:rPr>
        <w:t xml:space="preserve"> </w:t>
      </w:r>
      <w:r>
        <w:rPr>
          <w:sz w:val="24"/>
        </w:rPr>
        <w:t>of</w:t>
      </w:r>
      <w:r>
        <w:rPr>
          <w:spacing w:val="-7"/>
          <w:sz w:val="24"/>
        </w:rPr>
        <w:t xml:space="preserve"> </w:t>
      </w:r>
      <w:r>
        <w:rPr>
          <w:sz w:val="24"/>
        </w:rPr>
        <w:t>practice</w:t>
      </w:r>
      <w:r>
        <w:rPr>
          <w:spacing w:val="-9"/>
          <w:sz w:val="24"/>
        </w:rPr>
        <w:t xml:space="preserve"> </w:t>
      </w:r>
      <w:r>
        <w:rPr>
          <w:sz w:val="24"/>
        </w:rPr>
        <w:t>and</w:t>
      </w:r>
      <w:r>
        <w:rPr>
          <w:spacing w:val="-6"/>
          <w:sz w:val="24"/>
        </w:rPr>
        <w:t xml:space="preserve"> </w:t>
      </w:r>
      <w:r>
        <w:rPr>
          <w:sz w:val="24"/>
        </w:rPr>
        <w:t>that</w:t>
      </w:r>
      <w:r>
        <w:rPr>
          <w:spacing w:val="-8"/>
          <w:sz w:val="24"/>
        </w:rPr>
        <w:t xml:space="preserve"> </w:t>
      </w:r>
      <w:r>
        <w:rPr>
          <w:sz w:val="24"/>
        </w:rPr>
        <w:t>their</w:t>
      </w:r>
      <w:r>
        <w:rPr>
          <w:spacing w:val="-9"/>
          <w:sz w:val="24"/>
        </w:rPr>
        <w:t xml:space="preserve"> </w:t>
      </w:r>
      <w:r>
        <w:rPr>
          <w:sz w:val="24"/>
        </w:rPr>
        <w:t>project-specific</w:t>
      </w:r>
      <w:r>
        <w:rPr>
          <w:spacing w:val="-9"/>
          <w:sz w:val="24"/>
        </w:rPr>
        <w:t xml:space="preserve"> </w:t>
      </w:r>
      <w:r>
        <w:rPr>
          <w:sz w:val="24"/>
        </w:rPr>
        <w:t>MR strategy supports the need for their specialized expertise in the review of a particular claim type (i.e., speech therapy claim, physical therapy).</w:t>
      </w:r>
    </w:p>
    <w:p w14:paraId="251C2033" w14:textId="77777777" w:rsidR="00D61D72" w:rsidRDefault="00860DAE">
      <w:pPr>
        <w:pStyle w:val="ListParagraph"/>
        <w:numPr>
          <w:ilvl w:val="2"/>
          <w:numId w:val="15"/>
        </w:numPr>
        <w:tabs>
          <w:tab w:val="left" w:pos="2020"/>
        </w:tabs>
        <w:spacing w:before="15" w:line="247" w:lineRule="auto"/>
        <w:ind w:left="2019" w:right="958"/>
      </w:pPr>
      <w:r>
        <w:rPr>
          <w:sz w:val="24"/>
        </w:rPr>
        <w:t>The</w:t>
      </w:r>
      <w:r>
        <w:rPr>
          <w:spacing w:val="-9"/>
          <w:sz w:val="24"/>
        </w:rPr>
        <w:t xml:space="preserve"> </w:t>
      </w:r>
      <w:r>
        <w:rPr>
          <w:sz w:val="24"/>
        </w:rPr>
        <w:t>Contractor</w:t>
      </w:r>
      <w:r>
        <w:rPr>
          <w:spacing w:val="-9"/>
          <w:sz w:val="24"/>
        </w:rPr>
        <w:t xml:space="preserve"> </w:t>
      </w:r>
      <w:r>
        <w:rPr>
          <w:sz w:val="24"/>
        </w:rPr>
        <w:t>shall</w:t>
      </w:r>
      <w:r>
        <w:rPr>
          <w:spacing w:val="-5"/>
          <w:sz w:val="24"/>
        </w:rPr>
        <w:t xml:space="preserve"> </w:t>
      </w:r>
      <w:r>
        <w:rPr>
          <w:sz w:val="24"/>
        </w:rPr>
        <w:t>ensure</w:t>
      </w:r>
      <w:r>
        <w:rPr>
          <w:spacing w:val="-9"/>
          <w:sz w:val="24"/>
        </w:rPr>
        <w:t xml:space="preserve"> </w:t>
      </w:r>
      <w:r>
        <w:rPr>
          <w:sz w:val="24"/>
        </w:rPr>
        <w:t>that</w:t>
      </w:r>
      <w:r>
        <w:rPr>
          <w:spacing w:val="-8"/>
          <w:sz w:val="24"/>
        </w:rPr>
        <w:t xml:space="preserve"> </w:t>
      </w:r>
      <w:r>
        <w:rPr>
          <w:sz w:val="24"/>
        </w:rPr>
        <w:t>complex</w:t>
      </w:r>
      <w:r>
        <w:rPr>
          <w:spacing w:val="-4"/>
          <w:sz w:val="24"/>
        </w:rPr>
        <w:t xml:space="preserve"> </w:t>
      </w:r>
      <w:r>
        <w:rPr>
          <w:sz w:val="24"/>
        </w:rPr>
        <w:t>reviews</w:t>
      </w:r>
      <w:r>
        <w:rPr>
          <w:spacing w:val="-6"/>
          <w:sz w:val="24"/>
        </w:rPr>
        <w:t xml:space="preserve"> </w:t>
      </w:r>
      <w:r>
        <w:rPr>
          <w:sz w:val="24"/>
        </w:rPr>
        <w:t>for</w:t>
      </w:r>
      <w:r>
        <w:rPr>
          <w:spacing w:val="-9"/>
          <w:sz w:val="24"/>
        </w:rPr>
        <w:t xml:space="preserve"> </w:t>
      </w:r>
      <w:r>
        <w:rPr>
          <w:sz w:val="24"/>
        </w:rPr>
        <w:t>the</w:t>
      </w:r>
      <w:r>
        <w:rPr>
          <w:spacing w:val="-9"/>
          <w:sz w:val="24"/>
        </w:rPr>
        <w:t xml:space="preserve"> </w:t>
      </w:r>
      <w:r>
        <w:rPr>
          <w:sz w:val="24"/>
        </w:rPr>
        <w:t>purpose</w:t>
      </w:r>
      <w:r>
        <w:rPr>
          <w:spacing w:val="-9"/>
          <w:sz w:val="24"/>
        </w:rPr>
        <w:t xml:space="preserve"> </w:t>
      </w:r>
      <w:r>
        <w:rPr>
          <w:sz w:val="24"/>
        </w:rPr>
        <w:t>of</w:t>
      </w:r>
      <w:r>
        <w:rPr>
          <w:spacing w:val="-9"/>
          <w:sz w:val="24"/>
        </w:rPr>
        <w:t xml:space="preserve"> </w:t>
      </w:r>
      <w:r>
        <w:rPr>
          <w:sz w:val="24"/>
        </w:rPr>
        <w:t>making coding determinations are performed by certified professional coders.</w:t>
      </w:r>
    </w:p>
    <w:p w14:paraId="430C14B3" w14:textId="77777777" w:rsidR="00D61D72" w:rsidRDefault="00860DAE">
      <w:pPr>
        <w:pStyle w:val="ListParagraph"/>
        <w:numPr>
          <w:ilvl w:val="2"/>
          <w:numId w:val="15"/>
        </w:numPr>
        <w:tabs>
          <w:tab w:val="left" w:pos="2017"/>
          <w:tab w:val="left" w:pos="2018"/>
        </w:tabs>
        <w:spacing w:before="15" w:line="247" w:lineRule="auto"/>
        <w:ind w:left="2019" w:right="543" w:hanging="361"/>
      </w:pPr>
      <w:r>
        <w:rPr>
          <w:sz w:val="24"/>
        </w:rPr>
        <w:t>Employ</w:t>
      </w:r>
      <w:r>
        <w:rPr>
          <w:spacing w:val="-12"/>
          <w:sz w:val="24"/>
        </w:rPr>
        <w:t xml:space="preserve"> </w:t>
      </w:r>
      <w:r>
        <w:rPr>
          <w:sz w:val="24"/>
        </w:rPr>
        <w:t>clinical</w:t>
      </w:r>
      <w:r>
        <w:rPr>
          <w:spacing w:val="-6"/>
          <w:sz w:val="24"/>
        </w:rPr>
        <w:t xml:space="preserve"> </w:t>
      </w:r>
      <w:r>
        <w:rPr>
          <w:sz w:val="24"/>
        </w:rPr>
        <w:t>personnel</w:t>
      </w:r>
      <w:r>
        <w:rPr>
          <w:spacing w:val="-6"/>
          <w:sz w:val="24"/>
        </w:rPr>
        <w:t xml:space="preserve"> </w:t>
      </w:r>
      <w:r>
        <w:rPr>
          <w:sz w:val="24"/>
        </w:rPr>
        <w:t>that</w:t>
      </w:r>
      <w:r>
        <w:rPr>
          <w:spacing w:val="-6"/>
          <w:sz w:val="24"/>
        </w:rPr>
        <w:t xml:space="preserve"> </w:t>
      </w:r>
      <w:r>
        <w:rPr>
          <w:sz w:val="24"/>
        </w:rPr>
        <w:t>possess</w:t>
      </w:r>
      <w:r>
        <w:rPr>
          <w:spacing w:val="-7"/>
          <w:sz w:val="24"/>
        </w:rPr>
        <w:t xml:space="preserve"> </w:t>
      </w:r>
      <w:r>
        <w:rPr>
          <w:sz w:val="24"/>
        </w:rPr>
        <w:t>critical</w:t>
      </w:r>
      <w:r>
        <w:rPr>
          <w:spacing w:val="-6"/>
          <w:sz w:val="24"/>
        </w:rPr>
        <w:t xml:space="preserve"> </w:t>
      </w:r>
      <w:r>
        <w:rPr>
          <w:sz w:val="24"/>
        </w:rPr>
        <w:t>thinking</w:t>
      </w:r>
      <w:r>
        <w:rPr>
          <w:spacing w:val="-12"/>
          <w:sz w:val="24"/>
        </w:rPr>
        <w:t xml:space="preserve"> </w:t>
      </w:r>
      <w:r>
        <w:rPr>
          <w:sz w:val="24"/>
        </w:rPr>
        <w:t>skills</w:t>
      </w:r>
      <w:r>
        <w:rPr>
          <w:spacing w:val="-7"/>
          <w:sz w:val="24"/>
        </w:rPr>
        <w:t xml:space="preserve"> </w:t>
      </w:r>
      <w:r>
        <w:rPr>
          <w:sz w:val="24"/>
        </w:rPr>
        <w:t>that</w:t>
      </w:r>
      <w:r>
        <w:rPr>
          <w:spacing w:val="-6"/>
          <w:sz w:val="24"/>
        </w:rPr>
        <w:t xml:space="preserve"> </w:t>
      </w:r>
      <w:r>
        <w:rPr>
          <w:sz w:val="24"/>
        </w:rPr>
        <w:t>can</w:t>
      </w:r>
      <w:r>
        <w:rPr>
          <w:spacing w:val="-7"/>
          <w:sz w:val="24"/>
        </w:rPr>
        <w:t xml:space="preserve"> </w:t>
      </w:r>
      <w:r>
        <w:rPr>
          <w:sz w:val="24"/>
        </w:rPr>
        <w:t>be</w:t>
      </w:r>
      <w:r>
        <w:rPr>
          <w:spacing w:val="-8"/>
          <w:sz w:val="24"/>
        </w:rPr>
        <w:t xml:space="preserve"> </w:t>
      </w:r>
      <w:r>
        <w:rPr>
          <w:sz w:val="24"/>
        </w:rPr>
        <w:t>applied when rendering clinical review judgment based on their clinical expertise.</w:t>
      </w:r>
    </w:p>
    <w:p w14:paraId="4182FE81" w14:textId="77777777" w:rsidR="00D61D72" w:rsidRDefault="00D61D72">
      <w:pPr>
        <w:pStyle w:val="BodyText"/>
        <w:spacing w:before="2"/>
        <w:rPr>
          <w:sz w:val="27"/>
        </w:rPr>
      </w:pPr>
    </w:p>
    <w:p w14:paraId="596A6EC8" w14:textId="6E603AF5" w:rsidR="00D61D72" w:rsidRDefault="00860DAE">
      <w:pPr>
        <w:pStyle w:val="ListParagraph"/>
        <w:numPr>
          <w:ilvl w:val="1"/>
          <w:numId w:val="15"/>
        </w:numPr>
        <w:tabs>
          <w:tab w:val="left" w:pos="1284"/>
        </w:tabs>
        <w:spacing w:before="0" w:line="247" w:lineRule="auto"/>
        <w:ind w:left="1283" w:right="632" w:hanging="360"/>
        <w:rPr>
          <w:sz w:val="24"/>
        </w:rPr>
      </w:pPr>
      <w:r>
        <w:rPr>
          <w:sz w:val="24"/>
        </w:rPr>
        <w:t>Training methods shall be in place to familiarize medical reviewers/support staff with techniques and procedures for completing the process of medical review, to include knowledge of Medicare statutory and regulatory requirements as well as sub</w:t>
      </w:r>
      <w:r w:rsidR="0083124E">
        <w:rPr>
          <w:sz w:val="24"/>
        </w:rPr>
        <w:t>-</w:t>
      </w:r>
      <w:r>
        <w:rPr>
          <w:sz w:val="24"/>
        </w:rPr>
        <w:t>regulatory/guidance required to make a claim payment decision based on medical review</w:t>
      </w:r>
      <w:r>
        <w:rPr>
          <w:spacing w:val="-5"/>
          <w:sz w:val="24"/>
        </w:rPr>
        <w:t xml:space="preserve"> </w:t>
      </w:r>
      <w:r>
        <w:rPr>
          <w:sz w:val="24"/>
        </w:rPr>
        <w:t>(for</w:t>
      </w:r>
      <w:r>
        <w:rPr>
          <w:spacing w:val="-5"/>
          <w:sz w:val="24"/>
        </w:rPr>
        <w:t xml:space="preserve"> </w:t>
      </w:r>
      <w:r>
        <w:rPr>
          <w:sz w:val="24"/>
        </w:rPr>
        <w:t>example,</w:t>
      </w:r>
      <w:r>
        <w:rPr>
          <w:spacing w:val="-5"/>
          <w:sz w:val="24"/>
        </w:rPr>
        <w:t xml:space="preserve"> </w:t>
      </w:r>
      <w:r>
        <w:rPr>
          <w:sz w:val="24"/>
        </w:rPr>
        <w:t>medical</w:t>
      </w:r>
      <w:r>
        <w:rPr>
          <w:spacing w:val="-4"/>
          <w:sz w:val="24"/>
        </w:rPr>
        <w:t xml:space="preserve"> </w:t>
      </w:r>
      <w:r>
        <w:rPr>
          <w:sz w:val="24"/>
        </w:rPr>
        <w:t>necessity).</w:t>
      </w:r>
      <w:r>
        <w:rPr>
          <w:spacing w:val="-5"/>
          <w:sz w:val="24"/>
        </w:rPr>
        <w:t xml:space="preserve"> </w:t>
      </w:r>
      <w:r>
        <w:rPr>
          <w:sz w:val="24"/>
        </w:rPr>
        <w:t>Any</w:t>
      </w:r>
      <w:r>
        <w:rPr>
          <w:spacing w:val="-9"/>
          <w:sz w:val="24"/>
        </w:rPr>
        <w:t xml:space="preserve"> </w:t>
      </w:r>
      <w:r>
        <w:rPr>
          <w:sz w:val="24"/>
        </w:rPr>
        <w:t>computer</w:t>
      </w:r>
      <w:r>
        <w:rPr>
          <w:spacing w:val="-8"/>
          <w:sz w:val="24"/>
        </w:rPr>
        <w:t xml:space="preserve"> </w:t>
      </w:r>
      <w:r>
        <w:rPr>
          <w:sz w:val="24"/>
        </w:rPr>
        <w:t>or</w:t>
      </w:r>
      <w:r>
        <w:rPr>
          <w:spacing w:val="-8"/>
          <w:sz w:val="24"/>
        </w:rPr>
        <w:t xml:space="preserve"> </w:t>
      </w:r>
      <w:r>
        <w:rPr>
          <w:sz w:val="24"/>
        </w:rPr>
        <w:t>instructor</w:t>
      </w:r>
      <w:r>
        <w:rPr>
          <w:spacing w:val="-8"/>
          <w:sz w:val="24"/>
        </w:rPr>
        <w:t xml:space="preserve"> </w:t>
      </w:r>
      <w:r>
        <w:rPr>
          <w:sz w:val="24"/>
        </w:rPr>
        <w:t>lead</w:t>
      </w:r>
      <w:r>
        <w:rPr>
          <w:spacing w:val="-2"/>
          <w:sz w:val="24"/>
        </w:rPr>
        <w:t xml:space="preserve"> </w:t>
      </w:r>
      <w:r>
        <w:rPr>
          <w:sz w:val="24"/>
        </w:rPr>
        <w:t>training</w:t>
      </w:r>
      <w:r>
        <w:rPr>
          <w:spacing w:val="-9"/>
          <w:sz w:val="24"/>
        </w:rPr>
        <w:t xml:space="preserve"> </w:t>
      </w:r>
      <w:r>
        <w:rPr>
          <w:sz w:val="24"/>
        </w:rPr>
        <w:t>shall not</w:t>
      </w:r>
      <w:r>
        <w:rPr>
          <w:spacing w:val="-9"/>
          <w:sz w:val="24"/>
        </w:rPr>
        <w:t xml:space="preserve"> </w:t>
      </w:r>
      <w:r>
        <w:rPr>
          <w:sz w:val="24"/>
        </w:rPr>
        <w:t>interfere</w:t>
      </w:r>
      <w:r>
        <w:rPr>
          <w:spacing w:val="-2"/>
          <w:sz w:val="24"/>
        </w:rPr>
        <w:t xml:space="preserve"> </w:t>
      </w:r>
      <w:r>
        <w:rPr>
          <w:sz w:val="24"/>
        </w:rPr>
        <w:t>with</w:t>
      </w:r>
      <w:r>
        <w:rPr>
          <w:spacing w:val="-2"/>
          <w:sz w:val="24"/>
        </w:rPr>
        <w:t xml:space="preserve"> </w:t>
      </w:r>
      <w:r>
        <w:rPr>
          <w:sz w:val="24"/>
        </w:rPr>
        <w:t>medical</w:t>
      </w:r>
      <w:r>
        <w:rPr>
          <w:spacing w:val="-2"/>
          <w:sz w:val="24"/>
        </w:rPr>
        <w:t xml:space="preserve"> </w:t>
      </w:r>
      <w:r>
        <w:rPr>
          <w:sz w:val="24"/>
        </w:rPr>
        <w:t>review</w:t>
      </w:r>
      <w:r>
        <w:rPr>
          <w:spacing w:val="-4"/>
          <w:sz w:val="24"/>
        </w:rPr>
        <w:t xml:space="preserve"> </w:t>
      </w:r>
      <w:r>
        <w:rPr>
          <w:sz w:val="24"/>
        </w:rPr>
        <w:t>timelines</w:t>
      </w:r>
      <w:r>
        <w:rPr>
          <w:spacing w:val="-4"/>
          <w:sz w:val="24"/>
        </w:rPr>
        <w:t xml:space="preserve"> </w:t>
      </w:r>
      <w:r>
        <w:rPr>
          <w:sz w:val="24"/>
        </w:rPr>
        <w:t>or</w:t>
      </w:r>
      <w:r>
        <w:rPr>
          <w:spacing w:val="-5"/>
          <w:sz w:val="24"/>
        </w:rPr>
        <w:t xml:space="preserve"> </w:t>
      </w:r>
      <w:r>
        <w:rPr>
          <w:sz w:val="24"/>
        </w:rPr>
        <w:t>contribute</w:t>
      </w:r>
      <w:r>
        <w:rPr>
          <w:spacing w:val="-6"/>
          <w:sz w:val="24"/>
        </w:rPr>
        <w:t xml:space="preserve"> </w:t>
      </w:r>
      <w:r>
        <w:rPr>
          <w:sz w:val="24"/>
        </w:rPr>
        <w:t>to</w:t>
      </w:r>
      <w:r>
        <w:rPr>
          <w:spacing w:val="-1"/>
          <w:sz w:val="24"/>
        </w:rPr>
        <w:t xml:space="preserve"> </w:t>
      </w:r>
      <w:r>
        <w:rPr>
          <w:sz w:val="24"/>
        </w:rPr>
        <w:t>lengthy</w:t>
      </w:r>
      <w:r>
        <w:rPr>
          <w:spacing w:val="-9"/>
          <w:sz w:val="24"/>
        </w:rPr>
        <w:t xml:space="preserve"> </w:t>
      </w:r>
      <w:r>
        <w:rPr>
          <w:sz w:val="24"/>
        </w:rPr>
        <w:t>project</w:t>
      </w:r>
      <w:r>
        <w:rPr>
          <w:spacing w:val="1"/>
          <w:sz w:val="24"/>
        </w:rPr>
        <w:t xml:space="preserve"> </w:t>
      </w:r>
      <w:r>
        <w:rPr>
          <w:spacing w:val="-2"/>
          <w:sz w:val="24"/>
        </w:rPr>
        <w:t>completion.</w:t>
      </w:r>
    </w:p>
    <w:p w14:paraId="6328D947" w14:textId="77777777" w:rsidR="00D61D72" w:rsidRDefault="00D61D72">
      <w:pPr>
        <w:pStyle w:val="BodyText"/>
        <w:spacing w:before="3"/>
        <w:rPr>
          <w:sz w:val="27"/>
        </w:rPr>
      </w:pPr>
    </w:p>
    <w:p w14:paraId="3A0F8B80" w14:textId="1AAFBA4B" w:rsidR="00D61D72" w:rsidRDefault="00860DAE" w:rsidP="00C47CC0">
      <w:pPr>
        <w:pStyle w:val="ListParagraph"/>
        <w:numPr>
          <w:ilvl w:val="0"/>
          <w:numId w:val="14"/>
        </w:numPr>
        <w:tabs>
          <w:tab w:val="left" w:pos="2017"/>
          <w:tab w:val="left" w:pos="2018"/>
        </w:tabs>
        <w:spacing w:before="60"/>
      </w:pPr>
      <w:r w:rsidRPr="00C47CC0">
        <w:rPr>
          <w:sz w:val="24"/>
        </w:rPr>
        <w:t>The</w:t>
      </w:r>
      <w:r w:rsidRPr="00C47CC0">
        <w:rPr>
          <w:spacing w:val="-10"/>
          <w:sz w:val="24"/>
        </w:rPr>
        <w:t xml:space="preserve"> </w:t>
      </w:r>
      <w:r w:rsidRPr="00C47CC0">
        <w:rPr>
          <w:sz w:val="24"/>
        </w:rPr>
        <w:t>Contractor’s</w:t>
      </w:r>
      <w:r w:rsidRPr="00C47CC0">
        <w:rPr>
          <w:spacing w:val="-5"/>
          <w:sz w:val="24"/>
        </w:rPr>
        <w:t xml:space="preserve"> </w:t>
      </w:r>
      <w:r w:rsidRPr="00C47CC0">
        <w:rPr>
          <w:sz w:val="24"/>
        </w:rPr>
        <w:t>training</w:t>
      </w:r>
      <w:r w:rsidRPr="00C47CC0">
        <w:rPr>
          <w:spacing w:val="-5"/>
          <w:sz w:val="24"/>
        </w:rPr>
        <w:t xml:space="preserve"> </w:t>
      </w:r>
      <w:r w:rsidRPr="00C47CC0">
        <w:rPr>
          <w:sz w:val="24"/>
        </w:rPr>
        <w:t>plan</w:t>
      </w:r>
      <w:r w:rsidRPr="00C47CC0">
        <w:rPr>
          <w:spacing w:val="-7"/>
          <w:sz w:val="24"/>
        </w:rPr>
        <w:t xml:space="preserve"> </w:t>
      </w:r>
      <w:r w:rsidRPr="00C47CC0">
        <w:rPr>
          <w:sz w:val="24"/>
        </w:rPr>
        <w:t>and</w:t>
      </w:r>
      <w:r w:rsidRPr="00C47CC0">
        <w:rPr>
          <w:spacing w:val="-5"/>
          <w:sz w:val="24"/>
        </w:rPr>
        <w:t xml:space="preserve"> </w:t>
      </w:r>
      <w:r w:rsidRPr="00C47CC0">
        <w:rPr>
          <w:sz w:val="24"/>
        </w:rPr>
        <w:t>maintenance</w:t>
      </w:r>
      <w:r w:rsidRPr="00C47CC0">
        <w:rPr>
          <w:spacing w:val="-8"/>
          <w:sz w:val="24"/>
        </w:rPr>
        <w:t xml:space="preserve"> </w:t>
      </w:r>
      <w:r w:rsidRPr="00C47CC0">
        <w:rPr>
          <w:sz w:val="24"/>
        </w:rPr>
        <w:t>of</w:t>
      </w:r>
      <w:r w:rsidRPr="00C47CC0">
        <w:rPr>
          <w:spacing w:val="-3"/>
          <w:sz w:val="24"/>
        </w:rPr>
        <w:t xml:space="preserve"> </w:t>
      </w:r>
      <w:r w:rsidRPr="00C47CC0">
        <w:rPr>
          <w:sz w:val="24"/>
        </w:rPr>
        <w:t>training</w:t>
      </w:r>
      <w:r w:rsidRPr="00C47CC0">
        <w:rPr>
          <w:spacing w:val="-10"/>
          <w:sz w:val="24"/>
        </w:rPr>
        <w:t xml:space="preserve"> </w:t>
      </w:r>
      <w:r w:rsidRPr="00C47CC0">
        <w:rPr>
          <w:sz w:val="24"/>
        </w:rPr>
        <w:t>materials</w:t>
      </w:r>
      <w:r w:rsidRPr="00C47CC0">
        <w:rPr>
          <w:spacing w:val="-7"/>
          <w:sz w:val="24"/>
        </w:rPr>
        <w:t xml:space="preserve"> </w:t>
      </w:r>
      <w:r w:rsidRPr="00C47CC0">
        <w:rPr>
          <w:sz w:val="24"/>
        </w:rPr>
        <w:t>shall</w:t>
      </w:r>
      <w:r w:rsidRPr="00C47CC0">
        <w:rPr>
          <w:spacing w:val="-6"/>
          <w:sz w:val="24"/>
        </w:rPr>
        <w:t xml:space="preserve"> </w:t>
      </w:r>
      <w:proofErr w:type="gramStart"/>
      <w:r w:rsidRPr="00C47CC0">
        <w:rPr>
          <w:spacing w:val="-4"/>
          <w:sz w:val="24"/>
        </w:rPr>
        <w:t>take</w:t>
      </w:r>
      <w:r w:rsidR="00C47CC0">
        <w:rPr>
          <w:spacing w:val="-4"/>
          <w:sz w:val="24"/>
        </w:rPr>
        <w:t xml:space="preserve"> </w:t>
      </w:r>
      <w:r>
        <w:t>into</w:t>
      </w:r>
      <w:r w:rsidRPr="00C47CC0">
        <w:rPr>
          <w:spacing w:val="-4"/>
        </w:rPr>
        <w:t xml:space="preserve"> </w:t>
      </w:r>
      <w:r>
        <w:t>account</w:t>
      </w:r>
      <w:proofErr w:type="gramEnd"/>
      <w:r w:rsidRPr="00C47CC0">
        <w:rPr>
          <w:spacing w:val="-1"/>
        </w:rPr>
        <w:t xml:space="preserve"> </w:t>
      </w:r>
      <w:r>
        <w:t>changes</w:t>
      </w:r>
      <w:r w:rsidRPr="00C47CC0">
        <w:rPr>
          <w:spacing w:val="-1"/>
        </w:rPr>
        <w:t xml:space="preserve"> </w:t>
      </w:r>
      <w:r>
        <w:t>in</w:t>
      </w:r>
      <w:r w:rsidRPr="00C47CC0">
        <w:rPr>
          <w:spacing w:val="-2"/>
        </w:rPr>
        <w:t xml:space="preserve"> </w:t>
      </w:r>
      <w:r>
        <w:t>CMS</w:t>
      </w:r>
      <w:r w:rsidRPr="00C47CC0">
        <w:rPr>
          <w:spacing w:val="-1"/>
        </w:rPr>
        <w:t xml:space="preserve"> </w:t>
      </w:r>
      <w:r>
        <w:t>regulations,</w:t>
      </w:r>
      <w:r w:rsidRPr="00C47CC0">
        <w:rPr>
          <w:spacing w:val="-1"/>
        </w:rPr>
        <w:t xml:space="preserve"> </w:t>
      </w:r>
      <w:r>
        <w:t>guidance,</w:t>
      </w:r>
      <w:r w:rsidRPr="00C47CC0">
        <w:rPr>
          <w:spacing w:val="-2"/>
        </w:rPr>
        <w:t xml:space="preserve"> </w:t>
      </w:r>
      <w:r>
        <w:t>manuals,</w:t>
      </w:r>
      <w:r w:rsidRPr="00C47CC0">
        <w:rPr>
          <w:spacing w:val="-1"/>
        </w:rPr>
        <w:t xml:space="preserve"> </w:t>
      </w:r>
      <w:r>
        <w:t xml:space="preserve">or </w:t>
      </w:r>
      <w:r w:rsidRPr="00C47CC0">
        <w:rPr>
          <w:spacing w:val="-2"/>
        </w:rPr>
        <w:t>forms.</w:t>
      </w:r>
    </w:p>
    <w:p w14:paraId="01678A0A" w14:textId="77777777" w:rsidR="00D61D72" w:rsidRDefault="00860DAE">
      <w:pPr>
        <w:pStyle w:val="ListParagraph"/>
        <w:numPr>
          <w:ilvl w:val="0"/>
          <w:numId w:val="14"/>
        </w:numPr>
        <w:tabs>
          <w:tab w:val="left" w:pos="2017"/>
          <w:tab w:val="left" w:pos="2018"/>
        </w:tabs>
        <w:spacing w:before="20" w:line="247" w:lineRule="auto"/>
        <w:ind w:right="1289" w:hanging="360"/>
        <w:rPr>
          <w:sz w:val="24"/>
        </w:rPr>
      </w:pPr>
      <w:r>
        <w:rPr>
          <w:sz w:val="24"/>
        </w:rPr>
        <w:t>The</w:t>
      </w:r>
      <w:r>
        <w:rPr>
          <w:spacing w:val="-9"/>
          <w:sz w:val="24"/>
        </w:rPr>
        <w:t xml:space="preserve"> </w:t>
      </w:r>
      <w:r>
        <w:rPr>
          <w:sz w:val="24"/>
        </w:rPr>
        <w:t>Contractor</w:t>
      </w:r>
      <w:r>
        <w:rPr>
          <w:spacing w:val="-7"/>
          <w:sz w:val="24"/>
        </w:rPr>
        <w:t xml:space="preserve"> </w:t>
      </w:r>
      <w:r>
        <w:rPr>
          <w:sz w:val="24"/>
        </w:rPr>
        <w:t>shall</w:t>
      </w:r>
      <w:r>
        <w:rPr>
          <w:spacing w:val="-6"/>
          <w:sz w:val="24"/>
        </w:rPr>
        <w:t xml:space="preserve"> </w:t>
      </w:r>
      <w:r>
        <w:rPr>
          <w:sz w:val="24"/>
        </w:rPr>
        <w:t>present</w:t>
      </w:r>
      <w:r>
        <w:rPr>
          <w:spacing w:val="-6"/>
          <w:sz w:val="24"/>
        </w:rPr>
        <w:t xml:space="preserve"> </w:t>
      </w:r>
      <w:r>
        <w:rPr>
          <w:sz w:val="24"/>
        </w:rPr>
        <w:t>and</w:t>
      </w:r>
      <w:r>
        <w:rPr>
          <w:spacing w:val="-7"/>
          <w:sz w:val="24"/>
        </w:rPr>
        <w:t xml:space="preserve"> </w:t>
      </w:r>
      <w:r>
        <w:rPr>
          <w:sz w:val="24"/>
        </w:rPr>
        <w:t>maintain</w:t>
      </w:r>
      <w:r>
        <w:rPr>
          <w:spacing w:val="-7"/>
          <w:sz w:val="24"/>
        </w:rPr>
        <w:t xml:space="preserve"> </w:t>
      </w:r>
      <w:r>
        <w:rPr>
          <w:sz w:val="24"/>
        </w:rPr>
        <w:t>a</w:t>
      </w:r>
      <w:r>
        <w:rPr>
          <w:spacing w:val="-9"/>
          <w:sz w:val="24"/>
        </w:rPr>
        <w:t xml:space="preserve"> </w:t>
      </w:r>
      <w:r>
        <w:rPr>
          <w:sz w:val="24"/>
        </w:rPr>
        <w:t>Quality</w:t>
      </w:r>
      <w:r>
        <w:rPr>
          <w:spacing w:val="-11"/>
          <w:sz w:val="24"/>
        </w:rPr>
        <w:t xml:space="preserve"> </w:t>
      </w:r>
      <w:r>
        <w:rPr>
          <w:sz w:val="24"/>
        </w:rPr>
        <w:t>Control</w:t>
      </w:r>
      <w:r>
        <w:rPr>
          <w:spacing w:val="-6"/>
          <w:sz w:val="24"/>
        </w:rPr>
        <w:t xml:space="preserve"> </w:t>
      </w:r>
      <w:r>
        <w:rPr>
          <w:sz w:val="24"/>
        </w:rPr>
        <w:t>plan</w:t>
      </w:r>
      <w:r>
        <w:rPr>
          <w:spacing w:val="-7"/>
          <w:sz w:val="24"/>
        </w:rPr>
        <w:t xml:space="preserve"> </w:t>
      </w:r>
      <w:r>
        <w:rPr>
          <w:sz w:val="24"/>
        </w:rPr>
        <w:t>for</w:t>
      </w:r>
      <w:r>
        <w:rPr>
          <w:spacing w:val="-9"/>
          <w:sz w:val="24"/>
        </w:rPr>
        <w:t xml:space="preserve"> </w:t>
      </w:r>
      <w:r>
        <w:rPr>
          <w:sz w:val="24"/>
        </w:rPr>
        <w:t>this assessment/training of MR personnel.</w:t>
      </w:r>
    </w:p>
    <w:p w14:paraId="7C27619E" w14:textId="77777777" w:rsidR="00D61D72" w:rsidRDefault="00860DAE">
      <w:pPr>
        <w:pStyle w:val="ListParagraph"/>
        <w:numPr>
          <w:ilvl w:val="0"/>
          <w:numId w:val="14"/>
        </w:numPr>
        <w:tabs>
          <w:tab w:val="left" w:pos="2017"/>
          <w:tab w:val="left" w:pos="2018"/>
        </w:tabs>
        <w:spacing w:before="16" w:line="247" w:lineRule="auto"/>
        <w:ind w:left="2019" w:right="408" w:hanging="360"/>
        <w:rPr>
          <w:sz w:val="24"/>
        </w:rPr>
      </w:pPr>
      <w:r>
        <w:rPr>
          <w:sz w:val="24"/>
        </w:rPr>
        <w:t>Documentation to verify that staff trainings have been completed shall be made available</w:t>
      </w:r>
      <w:r>
        <w:rPr>
          <w:spacing w:val="-1"/>
          <w:sz w:val="24"/>
        </w:rPr>
        <w:t xml:space="preserve"> </w:t>
      </w:r>
      <w:r>
        <w:rPr>
          <w:sz w:val="24"/>
        </w:rPr>
        <w:t>to CMS upon request.</w:t>
      </w:r>
      <w:r>
        <w:rPr>
          <w:spacing w:val="40"/>
          <w:sz w:val="24"/>
        </w:rPr>
        <w:t xml:space="preserve"> </w:t>
      </w:r>
      <w:r>
        <w:rPr>
          <w:sz w:val="24"/>
        </w:rPr>
        <w:t>Documentation will include</w:t>
      </w:r>
      <w:r>
        <w:rPr>
          <w:spacing w:val="-1"/>
          <w:sz w:val="24"/>
        </w:rPr>
        <w:t xml:space="preserve"> </w:t>
      </w:r>
      <w:r>
        <w:rPr>
          <w:sz w:val="24"/>
        </w:rPr>
        <w:t>the</w:t>
      </w:r>
      <w:r>
        <w:rPr>
          <w:spacing w:val="-1"/>
          <w:sz w:val="24"/>
        </w:rPr>
        <w:t xml:space="preserve"> </w:t>
      </w:r>
      <w:r>
        <w:rPr>
          <w:sz w:val="24"/>
        </w:rPr>
        <w:t>dates of</w:t>
      </w:r>
      <w:r>
        <w:rPr>
          <w:spacing w:val="-1"/>
          <w:sz w:val="24"/>
        </w:rPr>
        <w:t xml:space="preserve"> </w:t>
      </w:r>
      <w:r>
        <w:rPr>
          <w:sz w:val="24"/>
        </w:rPr>
        <w:t>training and</w:t>
      </w:r>
      <w:r>
        <w:rPr>
          <w:spacing w:val="-6"/>
          <w:sz w:val="24"/>
        </w:rPr>
        <w:t xml:space="preserve"> </w:t>
      </w:r>
      <w:r>
        <w:rPr>
          <w:sz w:val="24"/>
        </w:rPr>
        <w:t>the</w:t>
      </w:r>
      <w:r>
        <w:rPr>
          <w:spacing w:val="-9"/>
          <w:sz w:val="24"/>
        </w:rPr>
        <w:t xml:space="preserve"> </w:t>
      </w:r>
      <w:r>
        <w:rPr>
          <w:sz w:val="24"/>
        </w:rPr>
        <w:t>date</w:t>
      </w:r>
      <w:r>
        <w:rPr>
          <w:spacing w:val="-7"/>
          <w:sz w:val="24"/>
        </w:rPr>
        <w:t xml:space="preserve"> </w:t>
      </w:r>
      <w:r>
        <w:rPr>
          <w:sz w:val="24"/>
        </w:rPr>
        <w:t>the</w:t>
      </w:r>
      <w:r>
        <w:rPr>
          <w:spacing w:val="-9"/>
          <w:sz w:val="24"/>
        </w:rPr>
        <w:t xml:space="preserve"> </w:t>
      </w:r>
      <w:r>
        <w:rPr>
          <w:sz w:val="24"/>
        </w:rPr>
        <w:t>individual</w:t>
      </w:r>
      <w:r>
        <w:rPr>
          <w:spacing w:val="-6"/>
          <w:sz w:val="24"/>
        </w:rPr>
        <w:t xml:space="preserve"> </w:t>
      </w:r>
      <w:r>
        <w:rPr>
          <w:sz w:val="24"/>
        </w:rPr>
        <w:t>started</w:t>
      </w:r>
      <w:r>
        <w:rPr>
          <w:spacing w:val="-6"/>
          <w:sz w:val="24"/>
        </w:rPr>
        <w:t xml:space="preserve"> </w:t>
      </w:r>
      <w:r>
        <w:rPr>
          <w:sz w:val="24"/>
        </w:rPr>
        <w:t>performing</w:t>
      </w:r>
      <w:r>
        <w:rPr>
          <w:spacing w:val="-11"/>
          <w:sz w:val="24"/>
        </w:rPr>
        <w:t xml:space="preserve"> </w:t>
      </w:r>
      <w:r>
        <w:rPr>
          <w:sz w:val="24"/>
        </w:rPr>
        <w:t>duties</w:t>
      </w:r>
      <w:r>
        <w:rPr>
          <w:spacing w:val="-6"/>
          <w:sz w:val="24"/>
        </w:rPr>
        <w:t xml:space="preserve"> </w:t>
      </w:r>
      <w:r>
        <w:rPr>
          <w:sz w:val="24"/>
        </w:rPr>
        <w:t>independently</w:t>
      </w:r>
      <w:r>
        <w:rPr>
          <w:spacing w:val="-10"/>
          <w:sz w:val="24"/>
        </w:rPr>
        <w:t xml:space="preserve"> </w:t>
      </w:r>
      <w:r>
        <w:rPr>
          <w:sz w:val="24"/>
        </w:rPr>
        <w:t>relative</w:t>
      </w:r>
      <w:r>
        <w:rPr>
          <w:spacing w:val="-5"/>
          <w:sz w:val="24"/>
        </w:rPr>
        <w:t xml:space="preserve"> </w:t>
      </w:r>
      <w:r>
        <w:rPr>
          <w:sz w:val="24"/>
        </w:rPr>
        <w:t>to</w:t>
      </w:r>
      <w:r>
        <w:rPr>
          <w:spacing w:val="-6"/>
          <w:sz w:val="24"/>
        </w:rPr>
        <w:t xml:space="preserve"> </w:t>
      </w:r>
      <w:r>
        <w:rPr>
          <w:sz w:val="24"/>
        </w:rPr>
        <w:t xml:space="preserve">this </w:t>
      </w:r>
      <w:r>
        <w:rPr>
          <w:spacing w:val="-2"/>
          <w:sz w:val="24"/>
        </w:rPr>
        <w:t>contract.</w:t>
      </w:r>
    </w:p>
    <w:p w14:paraId="0DD8EF40" w14:textId="77777777" w:rsidR="00D61D72" w:rsidRDefault="00D61D72">
      <w:pPr>
        <w:pStyle w:val="BodyText"/>
        <w:spacing w:before="9"/>
        <w:rPr>
          <w:sz w:val="26"/>
        </w:rPr>
      </w:pPr>
    </w:p>
    <w:p w14:paraId="565F2B36" w14:textId="77777777" w:rsidR="00D61D72" w:rsidRDefault="00860DAE">
      <w:pPr>
        <w:spacing w:line="249" w:lineRule="auto"/>
        <w:ind w:left="935" w:right="377" w:hanging="12"/>
        <w:rPr>
          <w:b/>
          <w:i/>
          <w:sz w:val="24"/>
        </w:rPr>
      </w:pPr>
      <w:r>
        <w:rPr>
          <w:b/>
          <w:i/>
          <w:sz w:val="24"/>
        </w:rPr>
        <w:t>NOTE:</w:t>
      </w:r>
      <w:r>
        <w:rPr>
          <w:b/>
          <w:i/>
          <w:spacing w:val="-9"/>
          <w:sz w:val="24"/>
        </w:rPr>
        <w:t xml:space="preserve"> </w:t>
      </w:r>
      <w:r>
        <w:rPr>
          <w:b/>
          <w:i/>
          <w:sz w:val="24"/>
        </w:rPr>
        <w:t>The</w:t>
      </w:r>
      <w:r>
        <w:rPr>
          <w:b/>
          <w:i/>
          <w:spacing w:val="-9"/>
          <w:sz w:val="24"/>
        </w:rPr>
        <w:t xml:space="preserve"> </w:t>
      </w:r>
      <w:r>
        <w:rPr>
          <w:b/>
          <w:i/>
          <w:sz w:val="24"/>
        </w:rPr>
        <w:t>Contractor</w:t>
      </w:r>
      <w:r>
        <w:rPr>
          <w:b/>
          <w:i/>
          <w:spacing w:val="-6"/>
          <w:sz w:val="24"/>
        </w:rPr>
        <w:t xml:space="preserve"> </w:t>
      </w:r>
      <w:r>
        <w:rPr>
          <w:b/>
          <w:i/>
          <w:sz w:val="24"/>
        </w:rPr>
        <w:t>must</w:t>
      </w:r>
      <w:r>
        <w:rPr>
          <w:b/>
          <w:i/>
          <w:spacing w:val="-5"/>
          <w:sz w:val="24"/>
        </w:rPr>
        <w:t xml:space="preserve"> </w:t>
      </w:r>
      <w:r>
        <w:rPr>
          <w:b/>
          <w:i/>
          <w:sz w:val="24"/>
        </w:rPr>
        <w:t>provide</w:t>
      </w:r>
      <w:r>
        <w:rPr>
          <w:b/>
          <w:i/>
          <w:spacing w:val="-9"/>
          <w:sz w:val="24"/>
        </w:rPr>
        <w:t xml:space="preserve"> </w:t>
      </w:r>
      <w:r>
        <w:rPr>
          <w:b/>
          <w:i/>
          <w:sz w:val="24"/>
        </w:rPr>
        <w:t>any</w:t>
      </w:r>
      <w:r>
        <w:rPr>
          <w:b/>
          <w:i/>
          <w:spacing w:val="-12"/>
          <w:sz w:val="24"/>
        </w:rPr>
        <w:t xml:space="preserve"> </w:t>
      </w:r>
      <w:r>
        <w:rPr>
          <w:b/>
          <w:i/>
          <w:sz w:val="24"/>
        </w:rPr>
        <w:t>medical</w:t>
      </w:r>
      <w:r>
        <w:rPr>
          <w:b/>
          <w:i/>
          <w:spacing w:val="-5"/>
          <w:sz w:val="24"/>
        </w:rPr>
        <w:t xml:space="preserve"> </w:t>
      </w:r>
      <w:r>
        <w:rPr>
          <w:b/>
          <w:i/>
          <w:sz w:val="24"/>
        </w:rPr>
        <w:t>review</w:t>
      </w:r>
      <w:r>
        <w:rPr>
          <w:b/>
          <w:i/>
          <w:spacing w:val="-5"/>
          <w:sz w:val="24"/>
        </w:rPr>
        <w:t xml:space="preserve"> </w:t>
      </w:r>
      <w:r>
        <w:rPr>
          <w:b/>
          <w:i/>
          <w:sz w:val="24"/>
        </w:rPr>
        <w:t>project</w:t>
      </w:r>
      <w:r>
        <w:rPr>
          <w:b/>
          <w:i/>
          <w:spacing w:val="-5"/>
          <w:sz w:val="24"/>
        </w:rPr>
        <w:t xml:space="preserve"> </w:t>
      </w:r>
      <w:r>
        <w:rPr>
          <w:b/>
          <w:i/>
          <w:sz w:val="24"/>
        </w:rPr>
        <w:t>training</w:t>
      </w:r>
      <w:r>
        <w:rPr>
          <w:b/>
          <w:i/>
          <w:spacing w:val="-8"/>
          <w:sz w:val="24"/>
        </w:rPr>
        <w:t xml:space="preserve"> </w:t>
      </w:r>
      <w:r>
        <w:rPr>
          <w:b/>
          <w:i/>
          <w:sz w:val="24"/>
        </w:rPr>
        <w:t>materials</w:t>
      </w:r>
      <w:r>
        <w:rPr>
          <w:b/>
          <w:i/>
          <w:spacing w:val="-6"/>
          <w:sz w:val="24"/>
        </w:rPr>
        <w:t xml:space="preserve"> </w:t>
      </w:r>
      <w:r>
        <w:rPr>
          <w:b/>
          <w:i/>
          <w:sz w:val="24"/>
        </w:rPr>
        <w:t>to</w:t>
      </w:r>
      <w:r>
        <w:rPr>
          <w:b/>
          <w:i/>
          <w:spacing w:val="-8"/>
          <w:sz w:val="24"/>
        </w:rPr>
        <w:t xml:space="preserve"> </w:t>
      </w:r>
      <w:r>
        <w:rPr>
          <w:b/>
          <w:i/>
          <w:sz w:val="24"/>
        </w:rPr>
        <w:t>CMS upon request as it relates to projects performed for this Task Order.</w:t>
      </w:r>
    </w:p>
    <w:p w14:paraId="1C09A2F7" w14:textId="77777777" w:rsidR="00D61D72" w:rsidRDefault="00D61D72">
      <w:pPr>
        <w:pStyle w:val="BodyText"/>
        <w:spacing w:before="10"/>
        <w:rPr>
          <w:b/>
          <w:i/>
          <w:sz w:val="25"/>
        </w:rPr>
      </w:pPr>
    </w:p>
    <w:p w14:paraId="38BDAA3C" w14:textId="77777777" w:rsidR="00D61D72" w:rsidRDefault="00860DAE">
      <w:pPr>
        <w:pStyle w:val="Heading1"/>
        <w:numPr>
          <w:ilvl w:val="0"/>
          <w:numId w:val="15"/>
        </w:numPr>
        <w:tabs>
          <w:tab w:val="left" w:pos="937"/>
          <w:tab w:val="left" w:pos="938"/>
        </w:tabs>
        <w:ind w:hanging="572"/>
        <w:jc w:val="left"/>
        <w:rPr>
          <w:u w:val="none"/>
        </w:rPr>
      </w:pPr>
      <w:bookmarkStart w:id="346" w:name="V._ASSUMPTIONS_AND_CONSTRAINTS"/>
      <w:bookmarkEnd w:id="346"/>
      <w:r>
        <w:t>ASSUMPTIONS</w:t>
      </w:r>
      <w:r>
        <w:rPr>
          <w:spacing w:val="-8"/>
        </w:rPr>
        <w:t xml:space="preserve"> </w:t>
      </w:r>
      <w:r>
        <w:t>AND</w:t>
      </w:r>
      <w:r>
        <w:rPr>
          <w:spacing w:val="-6"/>
        </w:rPr>
        <w:t xml:space="preserve"> </w:t>
      </w:r>
      <w:r>
        <w:rPr>
          <w:spacing w:val="-2"/>
        </w:rPr>
        <w:t>CONSTRAINTS</w:t>
      </w:r>
    </w:p>
    <w:p w14:paraId="5F3884BB" w14:textId="77777777" w:rsidR="00D61D72" w:rsidRDefault="00D61D72">
      <w:pPr>
        <w:pStyle w:val="BodyText"/>
        <w:spacing w:before="5"/>
        <w:rPr>
          <w:b/>
          <w:sz w:val="28"/>
        </w:rPr>
      </w:pPr>
    </w:p>
    <w:p w14:paraId="1648D7F9" w14:textId="77777777" w:rsidR="00D61D72" w:rsidRDefault="00860DAE">
      <w:pPr>
        <w:pStyle w:val="BodyText"/>
        <w:spacing w:before="90" w:line="247" w:lineRule="auto"/>
        <w:ind w:left="587" w:right="377" w:hanging="10"/>
      </w:pPr>
      <w:r>
        <w:t>The assumptions specified below relate to responsibilities and tasks that are included in this Statement</w:t>
      </w:r>
      <w:r>
        <w:rPr>
          <w:spacing w:val="-4"/>
        </w:rPr>
        <w:t xml:space="preserve"> </w:t>
      </w:r>
      <w:r>
        <w:t>of</w:t>
      </w:r>
      <w:r>
        <w:rPr>
          <w:spacing w:val="-6"/>
        </w:rPr>
        <w:t xml:space="preserve"> </w:t>
      </w:r>
      <w:r>
        <w:t>Work</w:t>
      </w:r>
      <w:r>
        <w:rPr>
          <w:spacing w:val="-5"/>
        </w:rPr>
        <w:t xml:space="preserve"> </w:t>
      </w:r>
      <w:r>
        <w:t>and may</w:t>
      </w:r>
      <w:r>
        <w:rPr>
          <w:spacing w:val="-10"/>
        </w:rPr>
        <w:t xml:space="preserve"> </w:t>
      </w:r>
      <w:r>
        <w:t>provide</w:t>
      </w:r>
      <w:r>
        <w:rPr>
          <w:spacing w:val="-6"/>
        </w:rPr>
        <w:t xml:space="preserve"> </w:t>
      </w:r>
      <w:r>
        <w:t>a</w:t>
      </w:r>
      <w:r>
        <w:rPr>
          <w:spacing w:val="-6"/>
        </w:rPr>
        <w:t xml:space="preserve"> </w:t>
      </w:r>
      <w:r>
        <w:t>basis</w:t>
      </w:r>
      <w:r>
        <w:rPr>
          <w:spacing w:val="-5"/>
        </w:rPr>
        <w:t xml:space="preserve"> </w:t>
      </w:r>
      <w:r>
        <w:t>for</w:t>
      </w:r>
      <w:r>
        <w:rPr>
          <w:spacing w:val="-6"/>
        </w:rPr>
        <w:t xml:space="preserve"> </w:t>
      </w:r>
      <w:r>
        <w:t>the</w:t>
      </w:r>
      <w:r>
        <w:rPr>
          <w:spacing w:val="-6"/>
        </w:rPr>
        <w:t xml:space="preserve"> </w:t>
      </w:r>
      <w:r>
        <w:t>contractor</w:t>
      </w:r>
      <w:r>
        <w:rPr>
          <w:spacing w:val="-6"/>
        </w:rPr>
        <w:t xml:space="preserve"> </w:t>
      </w:r>
      <w:r>
        <w:t>to</w:t>
      </w:r>
      <w:r>
        <w:rPr>
          <w:spacing w:val="-5"/>
        </w:rPr>
        <w:t xml:space="preserve"> </w:t>
      </w:r>
      <w:r>
        <w:t>determine</w:t>
      </w:r>
      <w:r>
        <w:rPr>
          <w:spacing w:val="-6"/>
        </w:rPr>
        <w:t xml:space="preserve"> </w:t>
      </w:r>
      <w:r>
        <w:t>the</w:t>
      </w:r>
      <w:r>
        <w:rPr>
          <w:spacing w:val="-6"/>
        </w:rPr>
        <w:t xml:space="preserve"> </w:t>
      </w:r>
      <w:r>
        <w:t>level</w:t>
      </w:r>
      <w:r>
        <w:rPr>
          <w:spacing w:val="-4"/>
        </w:rPr>
        <w:t xml:space="preserve"> </w:t>
      </w:r>
      <w:r>
        <w:t>of</w:t>
      </w:r>
      <w:r>
        <w:rPr>
          <w:spacing w:val="-3"/>
        </w:rPr>
        <w:t xml:space="preserve"> </w:t>
      </w:r>
      <w:r>
        <w:t>effort</w:t>
      </w:r>
      <w:r>
        <w:rPr>
          <w:spacing w:val="-4"/>
        </w:rPr>
        <w:t xml:space="preserve"> </w:t>
      </w:r>
      <w:r>
        <w:t>and resources</w:t>
      </w:r>
      <w:r>
        <w:rPr>
          <w:spacing w:val="-1"/>
        </w:rPr>
        <w:t xml:space="preserve"> </w:t>
      </w:r>
      <w:r>
        <w:t>that</w:t>
      </w:r>
      <w:r>
        <w:rPr>
          <w:spacing w:val="-1"/>
        </w:rPr>
        <w:t xml:space="preserve"> </w:t>
      </w:r>
      <w:r>
        <w:t>may</w:t>
      </w:r>
      <w:r>
        <w:rPr>
          <w:spacing w:val="-6"/>
        </w:rPr>
        <w:t xml:space="preserve"> </w:t>
      </w:r>
      <w:r>
        <w:t>be required.</w:t>
      </w:r>
      <w:r>
        <w:rPr>
          <w:spacing w:val="39"/>
        </w:rPr>
        <w:t xml:space="preserve"> </w:t>
      </w:r>
      <w:r>
        <w:t>The</w:t>
      </w:r>
      <w:r>
        <w:rPr>
          <w:spacing w:val="-2"/>
        </w:rPr>
        <w:t xml:space="preserve"> </w:t>
      </w:r>
      <w:r>
        <w:t>Contractor</w:t>
      </w:r>
      <w:r>
        <w:rPr>
          <w:spacing w:val="-2"/>
        </w:rPr>
        <w:t xml:space="preserve"> </w:t>
      </w:r>
      <w:r>
        <w:t>shall</w:t>
      </w:r>
      <w:r>
        <w:rPr>
          <w:spacing w:val="-1"/>
        </w:rPr>
        <w:t xml:space="preserve"> </w:t>
      </w:r>
      <w:r>
        <w:t>furnish</w:t>
      </w:r>
      <w:r>
        <w:rPr>
          <w:spacing w:val="-1"/>
        </w:rPr>
        <w:t xml:space="preserve"> </w:t>
      </w:r>
      <w:r>
        <w:t>all</w:t>
      </w:r>
      <w:r>
        <w:rPr>
          <w:spacing w:val="-1"/>
        </w:rPr>
        <w:t xml:space="preserve"> </w:t>
      </w:r>
      <w:r>
        <w:t>the</w:t>
      </w:r>
      <w:r>
        <w:rPr>
          <w:spacing w:val="-2"/>
        </w:rPr>
        <w:t xml:space="preserve"> </w:t>
      </w:r>
      <w:r>
        <w:t>necessary</w:t>
      </w:r>
      <w:r>
        <w:rPr>
          <w:spacing w:val="-6"/>
        </w:rPr>
        <w:t xml:space="preserve"> </w:t>
      </w:r>
      <w:r>
        <w:t>services,</w:t>
      </w:r>
      <w:r>
        <w:rPr>
          <w:spacing w:val="-1"/>
        </w:rPr>
        <w:t xml:space="preserve"> </w:t>
      </w:r>
      <w:r>
        <w:t xml:space="preserve">qualified personnel, material, equipment, and facilities, not otherwise provided by the Government, as needed to perform the requirements of this SOW. </w:t>
      </w:r>
      <w:proofErr w:type="gramStart"/>
      <w:r>
        <w:t>Any and all</w:t>
      </w:r>
      <w:proofErr w:type="gramEnd"/>
      <w:r>
        <w:t xml:space="preserve"> materials and communications used</w:t>
      </w:r>
      <w:r>
        <w:rPr>
          <w:spacing w:val="-5"/>
        </w:rPr>
        <w:t xml:space="preserve"> </w:t>
      </w:r>
      <w:r>
        <w:t>to</w:t>
      </w:r>
      <w:r>
        <w:rPr>
          <w:spacing w:val="-5"/>
        </w:rPr>
        <w:t xml:space="preserve"> </w:t>
      </w:r>
      <w:r>
        <w:t>accomplish</w:t>
      </w:r>
      <w:r>
        <w:rPr>
          <w:spacing w:val="-5"/>
        </w:rPr>
        <w:t xml:space="preserve"> </w:t>
      </w:r>
      <w:r>
        <w:t>the</w:t>
      </w:r>
      <w:r>
        <w:rPr>
          <w:spacing w:val="-6"/>
        </w:rPr>
        <w:t xml:space="preserve"> </w:t>
      </w:r>
      <w:r>
        <w:t>work</w:t>
      </w:r>
      <w:r>
        <w:rPr>
          <w:spacing w:val="-5"/>
        </w:rPr>
        <w:t xml:space="preserve"> </w:t>
      </w:r>
      <w:r>
        <w:t>under</w:t>
      </w:r>
      <w:r>
        <w:rPr>
          <w:spacing w:val="-6"/>
        </w:rPr>
        <w:t xml:space="preserve"> </w:t>
      </w:r>
      <w:r>
        <w:t>this</w:t>
      </w:r>
      <w:r>
        <w:rPr>
          <w:spacing w:val="-5"/>
        </w:rPr>
        <w:t xml:space="preserve"> </w:t>
      </w:r>
      <w:r>
        <w:t>contract</w:t>
      </w:r>
      <w:r>
        <w:rPr>
          <w:spacing w:val="-4"/>
        </w:rPr>
        <w:t xml:space="preserve"> </w:t>
      </w:r>
      <w:r>
        <w:t>shall</w:t>
      </w:r>
      <w:r>
        <w:rPr>
          <w:spacing w:val="-4"/>
        </w:rPr>
        <w:t xml:space="preserve"> </w:t>
      </w:r>
      <w:r>
        <w:t>be</w:t>
      </w:r>
      <w:r>
        <w:rPr>
          <w:spacing w:val="-6"/>
        </w:rPr>
        <w:t xml:space="preserve"> </w:t>
      </w:r>
      <w:r>
        <w:t>used</w:t>
      </w:r>
      <w:r>
        <w:rPr>
          <w:spacing w:val="-5"/>
        </w:rPr>
        <w:t xml:space="preserve"> </w:t>
      </w:r>
      <w:r>
        <w:t>only</w:t>
      </w:r>
      <w:r>
        <w:rPr>
          <w:spacing w:val="-7"/>
        </w:rPr>
        <w:t xml:space="preserve"> </w:t>
      </w:r>
      <w:r>
        <w:t>when</w:t>
      </w:r>
      <w:r>
        <w:rPr>
          <w:spacing w:val="-2"/>
        </w:rPr>
        <w:t xml:space="preserve"> </w:t>
      </w:r>
      <w:r>
        <w:t>authorized</w:t>
      </w:r>
      <w:r>
        <w:rPr>
          <w:spacing w:val="-5"/>
        </w:rPr>
        <w:t xml:space="preserve"> </w:t>
      </w:r>
      <w:r>
        <w:t>in</w:t>
      </w:r>
      <w:r>
        <w:rPr>
          <w:spacing w:val="-5"/>
        </w:rPr>
        <w:t xml:space="preserve"> </w:t>
      </w:r>
      <w:r>
        <w:t>writing</w:t>
      </w:r>
      <w:r>
        <w:rPr>
          <w:spacing w:val="-7"/>
        </w:rPr>
        <w:t xml:space="preserve"> </w:t>
      </w:r>
      <w:r>
        <w:t>by the COR. This prior approval requirement shall also apply to all agents of the Contractor, including subcontractors. Deliverables shall be provided to the COR and/or designees in either hard copy or acceptable electronic format where applicable.</w:t>
      </w:r>
    </w:p>
    <w:p w14:paraId="03921D5D" w14:textId="77777777" w:rsidR="00D61D72" w:rsidRDefault="00860DAE">
      <w:pPr>
        <w:pStyle w:val="BodyText"/>
        <w:spacing w:before="75" w:line="247" w:lineRule="auto"/>
        <w:ind w:left="587" w:right="377" w:hanging="10"/>
      </w:pPr>
      <w:r>
        <w:t>All</w:t>
      </w:r>
      <w:r>
        <w:rPr>
          <w:spacing w:val="-5"/>
        </w:rPr>
        <w:t xml:space="preserve"> </w:t>
      </w:r>
      <w:r>
        <w:t>written</w:t>
      </w:r>
      <w:r>
        <w:rPr>
          <w:spacing w:val="-6"/>
        </w:rPr>
        <w:t xml:space="preserve"> </w:t>
      </w:r>
      <w:r>
        <w:t>materials</w:t>
      </w:r>
      <w:r>
        <w:rPr>
          <w:spacing w:val="-6"/>
        </w:rPr>
        <w:t xml:space="preserve"> </w:t>
      </w:r>
      <w:r>
        <w:t>including,</w:t>
      </w:r>
      <w:r>
        <w:rPr>
          <w:spacing w:val="-6"/>
        </w:rPr>
        <w:t xml:space="preserve"> </w:t>
      </w:r>
      <w:r>
        <w:t>but</w:t>
      </w:r>
      <w:r>
        <w:rPr>
          <w:spacing w:val="-5"/>
        </w:rPr>
        <w:t xml:space="preserve"> </w:t>
      </w:r>
      <w:r>
        <w:t>not</w:t>
      </w:r>
      <w:r>
        <w:rPr>
          <w:spacing w:val="-8"/>
        </w:rPr>
        <w:t xml:space="preserve"> </w:t>
      </w:r>
      <w:r>
        <w:t>limited</w:t>
      </w:r>
      <w:r>
        <w:rPr>
          <w:spacing w:val="-6"/>
        </w:rPr>
        <w:t xml:space="preserve"> </w:t>
      </w:r>
      <w:r>
        <w:t>to,</w:t>
      </w:r>
      <w:r>
        <w:rPr>
          <w:spacing w:val="-11"/>
        </w:rPr>
        <w:t xml:space="preserve"> </w:t>
      </w:r>
      <w:r>
        <w:t>agenda,</w:t>
      </w:r>
      <w:r>
        <w:rPr>
          <w:spacing w:val="-6"/>
        </w:rPr>
        <w:t xml:space="preserve"> </w:t>
      </w:r>
      <w:r>
        <w:t>meeting</w:t>
      </w:r>
      <w:r>
        <w:rPr>
          <w:spacing w:val="-8"/>
        </w:rPr>
        <w:t xml:space="preserve"> </w:t>
      </w:r>
      <w:r>
        <w:t>minutes,</w:t>
      </w:r>
      <w:r>
        <w:rPr>
          <w:spacing w:val="-4"/>
        </w:rPr>
        <w:t xml:space="preserve"> </w:t>
      </w:r>
      <w:r>
        <w:t>manuals,</w:t>
      </w:r>
      <w:r>
        <w:rPr>
          <w:spacing w:val="-6"/>
        </w:rPr>
        <w:t xml:space="preserve"> </w:t>
      </w:r>
      <w:r>
        <w:t>reports, transcripts, and issuer-interfacing documentation, shall be in plain language English and submitted to and approved by the COR. The Contractor shall conform to all confidentiality requirements</w:t>
      </w:r>
      <w:r>
        <w:rPr>
          <w:spacing w:val="-3"/>
        </w:rPr>
        <w:t xml:space="preserve"> </w:t>
      </w:r>
      <w:proofErr w:type="gramStart"/>
      <w:r>
        <w:t>with</w:t>
      </w:r>
      <w:r>
        <w:rPr>
          <w:spacing w:val="-3"/>
        </w:rPr>
        <w:t xml:space="preserve"> </w:t>
      </w:r>
      <w:r>
        <w:t>regard</w:t>
      </w:r>
      <w:r>
        <w:rPr>
          <w:spacing w:val="-1"/>
        </w:rPr>
        <w:t xml:space="preserve"> </w:t>
      </w:r>
      <w:r>
        <w:t>to</w:t>
      </w:r>
      <w:proofErr w:type="gramEnd"/>
      <w:r>
        <w:rPr>
          <w:spacing w:val="-3"/>
        </w:rPr>
        <w:t xml:space="preserve"> </w:t>
      </w:r>
      <w:r>
        <w:t>handling</w:t>
      </w:r>
      <w:r>
        <w:rPr>
          <w:spacing w:val="-6"/>
        </w:rPr>
        <w:t xml:space="preserve"> </w:t>
      </w:r>
      <w:r>
        <w:t>paper</w:t>
      </w:r>
      <w:r>
        <w:rPr>
          <w:spacing w:val="-4"/>
        </w:rPr>
        <w:t xml:space="preserve"> </w:t>
      </w:r>
      <w:r>
        <w:t>and</w:t>
      </w:r>
      <w:r>
        <w:rPr>
          <w:spacing w:val="-1"/>
        </w:rPr>
        <w:t xml:space="preserve"> </w:t>
      </w:r>
      <w:r>
        <w:t>electronic</w:t>
      </w:r>
      <w:r>
        <w:rPr>
          <w:spacing w:val="-4"/>
        </w:rPr>
        <w:t xml:space="preserve"> </w:t>
      </w:r>
      <w:r>
        <w:t>issuer</w:t>
      </w:r>
      <w:r>
        <w:rPr>
          <w:spacing w:val="-4"/>
        </w:rPr>
        <w:t xml:space="preserve"> </w:t>
      </w:r>
      <w:r>
        <w:t>information.</w:t>
      </w:r>
      <w:r>
        <w:rPr>
          <w:spacing w:val="-3"/>
        </w:rPr>
        <w:t xml:space="preserve"> </w:t>
      </w:r>
      <w:r>
        <w:t>The</w:t>
      </w:r>
      <w:r>
        <w:rPr>
          <w:spacing w:val="-4"/>
        </w:rPr>
        <w:t xml:space="preserve"> </w:t>
      </w:r>
      <w:r>
        <w:t>Contractor shall work closely with the COR to ensure the fulfillment of all requirements.</w:t>
      </w:r>
    </w:p>
    <w:p w14:paraId="177D2B37" w14:textId="77777777" w:rsidR="00D61D72" w:rsidRDefault="00D61D72">
      <w:pPr>
        <w:pStyle w:val="BodyText"/>
        <w:spacing w:before="1"/>
        <w:rPr>
          <w:sz w:val="27"/>
        </w:rPr>
      </w:pPr>
    </w:p>
    <w:p w14:paraId="37EF99D3" w14:textId="77777777" w:rsidR="00D61D72" w:rsidRDefault="00860DAE">
      <w:pPr>
        <w:pStyle w:val="ListParagraph"/>
        <w:numPr>
          <w:ilvl w:val="1"/>
          <w:numId w:val="15"/>
        </w:numPr>
        <w:tabs>
          <w:tab w:val="left" w:pos="1284"/>
        </w:tabs>
        <w:spacing w:before="0" w:line="247" w:lineRule="auto"/>
        <w:ind w:left="1283" w:right="363" w:hanging="360"/>
        <w:rPr>
          <w:sz w:val="24"/>
        </w:rPr>
      </w:pPr>
      <w:r>
        <w:rPr>
          <w:sz w:val="24"/>
        </w:rPr>
        <w:t>The</w:t>
      </w:r>
      <w:r>
        <w:rPr>
          <w:spacing w:val="-9"/>
          <w:sz w:val="24"/>
        </w:rPr>
        <w:t xml:space="preserve"> </w:t>
      </w:r>
      <w:r>
        <w:rPr>
          <w:sz w:val="24"/>
        </w:rPr>
        <w:t>Contractor</w:t>
      </w:r>
      <w:r>
        <w:rPr>
          <w:spacing w:val="-7"/>
          <w:sz w:val="24"/>
        </w:rPr>
        <w:t xml:space="preserve"> </w:t>
      </w:r>
      <w:r>
        <w:rPr>
          <w:sz w:val="24"/>
        </w:rPr>
        <w:t>shall</w:t>
      </w:r>
      <w:r>
        <w:rPr>
          <w:spacing w:val="-5"/>
          <w:sz w:val="24"/>
        </w:rPr>
        <w:t xml:space="preserve"> </w:t>
      </w:r>
      <w:r>
        <w:rPr>
          <w:sz w:val="24"/>
        </w:rPr>
        <w:t>provide</w:t>
      </w:r>
      <w:r>
        <w:rPr>
          <w:spacing w:val="-9"/>
          <w:sz w:val="24"/>
        </w:rPr>
        <w:t xml:space="preserve"> </w:t>
      </w:r>
      <w:r>
        <w:rPr>
          <w:sz w:val="24"/>
        </w:rPr>
        <w:t>all</w:t>
      </w:r>
      <w:r>
        <w:rPr>
          <w:spacing w:val="-5"/>
          <w:sz w:val="24"/>
        </w:rPr>
        <w:t xml:space="preserve"> </w:t>
      </w:r>
      <w:r>
        <w:rPr>
          <w:sz w:val="24"/>
        </w:rPr>
        <w:t>necessary</w:t>
      </w:r>
      <w:r>
        <w:rPr>
          <w:spacing w:val="-11"/>
          <w:sz w:val="24"/>
        </w:rPr>
        <w:t xml:space="preserve"> </w:t>
      </w:r>
      <w:r>
        <w:rPr>
          <w:sz w:val="24"/>
        </w:rPr>
        <w:t>work</w:t>
      </w:r>
      <w:r>
        <w:rPr>
          <w:spacing w:val="-6"/>
          <w:sz w:val="24"/>
        </w:rPr>
        <w:t xml:space="preserve"> </w:t>
      </w:r>
      <w:r>
        <w:rPr>
          <w:sz w:val="24"/>
        </w:rPr>
        <w:t>locations</w:t>
      </w:r>
      <w:r>
        <w:rPr>
          <w:spacing w:val="-6"/>
          <w:sz w:val="24"/>
        </w:rPr>
        <w:t xml:space="preserve"> </w:t>
      </w:r>
      <w:r>
        <w:rPr>
          <w:sz w:val="24"/>
        </w:rPr>
        <w:t>to</w:t>
      </w:r>
      <w:r>
        <w:rPr>
          <w:spacing w:val="-6"/>
          <w:sz w:val="24"/>
        </w:rPr>
        <w:t xml:space="preserve"> </w:t>
      </w:r>
      <w:r>
        <w:rPr>
          <w:sz w:val="24"/>
        </w:rPr>
        <w:t>include</w:t>
      </w:r>
      <w:r>
        <w:rPr>
          <w:spacing w:val="-9"/>
          <w:sz w:val="24"/>
        </w:rPr>
        <w:t xml:space="preserve"> </w:t>
      </w:r>
      <w:r>
        <w:rPr>
          <w:sz w:val="24"/>
        </w:rPr>
        <w:t>telework</w:t>
      </w:r>
      <w:r>
        <w:rPr>
          <w:spacing w:val="-6"/>
          <w:sz w:val="24"/>
        </w:rPr>
        <w:t xml:space="preserve"> </w:t>
      </w:r>
      <w:r>
        <w:rPr>
          <w:sz w:val="24"/>
        </w:rPr>
        <w:t>availability, to support its personnel and enable delivery of Medical Review project/task services to CMS within the response time requirements established for this contract award, and to meet the requirement to perform or support medical review activities submitted from all fifty (50) states and in six (6) territories.</w:t>
      </w:r>
    </w:p>
    <w:p w14:paraId="7DECFA02" w14:textId="77777777" w:rsidR="00D61D72" w:rsidRDefault="00860DAE">
      <w:pPr>
        <w:pStyle w:val="ListParagraph"/>
        <w:numPr>
          <w:ilvl w:val="1"/>
          <w:numId w:val="15"/>
        </w:numPr>
        <w:tabs>
          <w:tab w:val="left" w:pos="1284"/>
        </w:tabs>
        <w:spacing w:before="16" w:line="247" w:lineRule="auto"/>
        <w:ind w:left="1283" w:right="811" w:hanging="360"/>
        <w:rPr>
          <w:sz w:val="24"/>
        </w:rPr>
      </w:pPr>
      <w:r>
        <w:rPr>
          <w:sz w:val="24"/>
        </w:rPr>
        <w:t>The Contractor shall furnish the Information Technology (IT) environment and any equipment</w:t>
      </w:r>
      <w:r>
        <w:rPr>
          <w:spacing w:val="-6"/>
          <w:sz w:val="24"/>
        </w:rPr>
        <w:t xml:space="preserve"> </w:t>
      </w:r>
      <w:r>
        <w:rPr>
          <w:sz w:val="24"/>
        </w:rPr>
        <w:t>required</w:t>
      </w:r>
      <w:r>
        <w:rPr>
          <w:spacing w:val="-7"/>
          <w:sz w:val="24"/>
        </w:rPr>
        <w:t xml:space="preserve"> </w:t>
      </w:r>
      <w:r>
        <w:rPr>
          <w:sz w:val="24"/>
        </w:rPr>
        <w:t>by</w:t>
      </w:r>
      <w:r>
        <w:rPr>
          <w:spacing w:val="-11"/>
          <w:sz w:val="24"/>
        </w:rPr>
        <w:t xml:space="preserve"> </w:t>
      </w:r>
      <w:r>
        <w:rPr>
          <w:sz w:val="24"/>
        </w:rPr>
        <w:t>its</w:t>
      </w:r>
      <w:r>
        <w:rPr>
          <w:spacing w:val="-7"/>
          <w:sz w:val="24"/>
        </w:rPr>
        <w:t xml:space="preserve"> </w:t>
      </w:r>
      <w:r>
        <w:rPr>
          <w:sz w:val="24"/>
        </w:rPr>
        <w:t>personnel</w:t>
      </w:r>
      <w:r>
        <w:rPr>
          <w:spacing w:val="-6"/>
          <w:sz w:val="24"/>
        </w:rPr>
        <w:t xml:space="preserve"> </w:t>
      </w:r>
      <w:r>
        <w:rPr>
          <w:sz w:val="24"/>
        </w:rPr>
        <w:t>to</w:t>
      </w:r>
      <w:r>
        <w:rPr>
          <w:spacing w:val="-7"/>
          <w:sz w:val="24"/>
        </w:rPr>
        <w:t xml:space="preserve"> </w:t>
      </w:r>
      <w:r>
        <w:rPr>
          <w:sz w:val="24"/>
        </w:rPr>
        <w:t>complete</w:t>
      </w:r>
      <w:r>
        <w:rPr>
          <w:spacing w:val="-9"/>
          <w:sz w:val="24"/>
        </w:rPr>
        <w:t xml:space="preserve"> </w:t>
      </w:r>
      <w:r>
        <w:rPr>
          <w:sz w:val="24"/>
        </w:rPr>
        <w:t>the</w:t>
      </w:r>
      <w:r>
        <w:rPr>
          <w:spacing w:val="-9"/>
          <w:sz w:val="24"/>
        </w:rPr>
        <w:t xml:space="preserve"> </w:t>
      </w:r>
      <w:r>
        <w:rPr>
          <w:sz w:val="24"/>
        </w:rPr>
        <w:t>medical</w:t>
      </w:r>
      <w:r>
        <w:rPr>
          <w:spacing w:val="-6"/>
          <w:sz w:val="24"/>
        </w:rPr>
        <w:t xml:space="preserve"> </w:t>
      </w:r>
      <w:r>
        <w:rPr>
          <w:sz w:val="24"/>
        </w:rPr>
        <w:t>review</w:t>
      </w:r>
      <w:r>
        <w:rPr>
          <w:spacing w:val="-9"/>
          <w:sz w:val="24"/>
        </w:rPr>
        <w:t xml:space="preserve"> </w:t>
      </w:r>
      <w:r>
        <w:rPr>
          <w:sz w:val="24"/>
        </w:rPr>
        <w:t>project/tasks</w:t>
      </w:r>
      <w:r>
        <w:rPr>
          <w:spacing w:val="-7"/>
          <w:sz w:val="24"/>
        </w:rPr>
        <w:t xml:space="preserve"> </w:t>
      </w:r>
      <w:r>
        <w:rPr>
          <w:sz w:val="24"/>
        </w:rPr>
        <w:t xml:space="preserve">and </w:t>
      </w:r>
      <w:r>
        <w:rPr>
          <w:spacing w:val="-2"/>
          <w:sz w:val="24"/>
        </w:rPr>
        <w:t>reports.</w:t>
      </w:r>
    </w:p>
    <w:p w14:paraId="07400E13" w14:textId="77777777" w:rsidR="00D61D72" w:rsidRDefault="00860DAE">
      <w:pPr>
        <w:pStyle w:val="ListParagraph"/>
        <w:numPr>
          <w:ilvl w:val="1"/>
          <w:numId w:val="15"/>
        </w:numPr>
        <w:tabs>
          <w:tab w:val="left" w:pos="1284"/>
        </w:tabs>
        <w:spacing w:before="16" w:line="247" w:lineRule="auto"/>
        <w:ind w:left="1283" w:right="656" w:hanging="360"/>
        <w:rPr>
          <w:sz w:val="24"/>
        </w:rPr>
      </w:pPr>
      <w:r>
        <w:rPr>
          <w:sz w:val="24"/>
        </w:rPr>
        <w:t>The</w:t>
      </w:r>
      <w:r>
        <w:rPr>
          <w:spacing w:val="-7"/>
          <w:sz w:val="24"/>
        </w:rPr>
        <w:t xml:space="preserve"> </w:t>
      </w:r>
      <w:r>
        <w:rPr>
          <w:sz w:val="24"/>
        </w:rPr>
        <w:t>Contractor</w:t>
      </w:r>
      <w:r>
        <w:rPr>
          <w:spacing w:val="-7"/>
          <w:sz w:val="24"/>
        </w:rPr>
        <w:t xml:space="preserve"> </w:t>
      </w:r>
      <w:r>
        <w:rPr>
          <w:sz w:val="24"/>
        </w:rPr>
        <w:t>shall</w:t>
      </w:r>
      <w:r>
        <w:rPr>
          <w:spacing w:val="-5"/>
          <w:sz w:val="24"/>
        </w:rPr>
        <w:t xml:space="preserve"> </w:t>
      </w:r>
      <w:r>
        <w:rPr>
          <w:sz w:val="24"/>
        </w:rPr>
        <w:t>be</w:t>
      </w:r>
      <w:r>
        <w:rPr>
          <w:spacing w:val="-4"/>
          <w:sz w:val="24"/>
        </w:rPr>
        <w:t xml:space="preserve"> </w:t>
      </w:r>
      <w:r>
        <w:rPr>
          <w:sz w:val="24"/>
        </w:rPr>
        <w:t>responsible</w:t>
      </w:r>
      <w:r>
        <w:rPr>
          <w:spacing w:val="-7"/>
          <w:sz w:val="24"/>
        </w:rPr>
        <w:t xml:space="preserve"> </w:t>
      </w:r>
      <w:r>
        <w:rPr>
          <w:sz w:val="24"/>
        </w:rPr>
        <w:t>for</w:t>
      </w:r>
      <w:r>
        <w:rPr>
          <w:spacing w:val="-7"/>
          <w:sz w:val="24"/>
        </w:rPr>
        <w:t xml:space="preserve"> </w:t>
      </w:r>
      <w:r>
        <w:rPr>
          <w:sz w:val="24"/>
        </w:rPr>
        <w:t>purchasing</w:t>
      </w:r>
      <w:r>
        <w:rPr>
          <w:spacing w:val="-8"/>
          <w:sz w:val="24"/>
        </w:rPr>
        <w:t xml:space="preserve"> </w:t>
      </w:r>
      <w:r>
        <w:rPr>
          <w:sz w:val="24"/>
        </w:rPr>
        <w:t>any</w:t>
      </w:r>
      <w:r>
        <w:rPr>
          <w:spacing w:val="-11"/>
          <w:sz w:val="24"/>
        </w:rPr>
        <w:t xml:space="preserve"> </w:t>
      </w:r>
      <w:r>
        <w:rPr>
          <w:sz w:val="24"/>
        </w:rPr>
        <w:t>hardware</w:t>
      </w:r>
      <w:r>
        <w:rPr>
          <w:spacing w:val="-7"/>
          <w:sz w:val="24"/>
        </w:rPr>
        <w:t xml:space="preserve"> </w:t>
      </w:r>
      <w:r>
        <w:rPr>
          <w:sz w:val="24"/>
        </w:rPr>
        <w:t>or</w:t>
      </w:r>
      <w:r>
        <w:rPr>
          <w:spacing w:val="-7"/>
          <w:sz w:val="24"/>
        </w:rPr>
        <w:t xml:space="preserve"> </w:t>
      </w:r>
      <w:r>
        <w:rPr>
          <w:sz w:val="24"/>
        </w:rPr>
        <w:t>software</w:t>
      </w:r>
      <w:r>
        <w:rPr>
          <w:spacing w:val="-7"/>
          <w:sz w:val="24"/>
        </w:rPr>
        <w:t xml:space="preserve"> </w:t>
      </w:r>
      <w:r>
        <w:rPr>
          <w:sz w:val="24"/>
        </w:rPr>
        <w:t>needed</w:t>
      </w:r>
      <w:r>
        <w:rPr>
          <w:spacing w:val="-6"/>
          <w:sz w:val="24"/>
        </w:rPr>
        <w:t xml:space="preserve"> </w:t>
      </w:r>
      <w:r>
        <w:rPr>
          <w:sz w:val="24"/>
        </w:rPr>
        <w:t>to accomplish their tasks.</w:t>
      </w:r>
    </w:p>
    <w:p w14:paraId="3F689F62" w14:textId="77777777" w:rsidR="00D61D72" w:rsidRDefault="00860DAE">
      <w:pPr>
        <w:pStyle w:val="ListParagraph"/>
        <w:numPr>
          <w:ilvl w:val="1"/>
          <w:numId w:val="15"/>
        </w:numPr>
        <w:tabs>
          <w:tab w:val="left" w:pos="1284"/>
        </w:tabs>
        <w:spacing w:before="15" w:line="247" w:lineRule="auto"/>
        <w:ind w:left="1283" w:right="485" w:hanging="360"/>
        <w:rPr>
          <w:sz w:val="24"/>
        </w:rPr>
      </w:pPr>
      <w:r>
        <w:rPr>
          <w:sz w:val="24"/>
        </w:rPr>
        <w:t>The</w:t>
      </w:r>
      <w:r>
        <w:rPr>
          <w:spacing w:val="-7"/>
          <w:sz w:val="24"/>
        </w:rPr>
        <w:t xml:space="preserve"> </w:t>
      </w:r>
      <w:r>
        <w:rPr>
          <w:sz w:val="24"/>
        </w:rPr>
        <w:t>Contractor</w:t>
      </w:r>
      <w:r>
        <w:rPr>
          <w:spacing w:val="-7"/>
          <w:sz w:val="24"/>
        </w:rPr>
        <w:t xml:space="preserve"> </w:t>
      </w:r>
      <w:r>
        <w:rPr>
          <w:sz w:val="24"/>
        </w:rPr>
        <w:t>shall</w:t>
      </w:r>
      <w:r>
        <w:rPr>
          <w:spacing w:val="-5"/>
          <w:sz w:val="24"/>
        </w:rPr>
        <w:t xml:space="preserve"> </w:t>
      </w:r>
      <w:r>
        <w:rPr>
          <w:sz w:val="24"/>
        </w:rPr>
        <w:t>provide</w:t>
      </w:r>
      <w:r>
        <w:rPr>
          <w:spacing w:val="-7"/>
          <w:sz w:val="24"/>
        </w:rPr>
        <w:t xml:space="preserve"> </w:t>
      </w:r>
      <w:r>
        <w:rPr>
          <w:sz w:val="24"/>
        </w:rPr>
        <w:t>key</w:t>
      </w:r>
      <w:r>
        <w:rPr>
          <w:spacing w:val="-11"/>
          <w:sz w:val="24"/>
        </w:rPr>
        <w:t xml:space="preserve"> </w:t>
      </w:r>
      <w:r>
        <w:rPr>
          <w:sz w:val="24"/>
        </w:rPr>
        <w:t>CMS</w:t>
      </w:r>
      <w:r>
        <w:rPr>
          <w:spacing w:val="-5"/>
          <w:sz w:val="24"/>
        </w:rPr>
        <w:t xml:space="preserve"> </w:t>
      </w:r>
      <w:r>
        <w:rPr>
          <w:sz w:val="24"/>
        </w:rPr>
        <w:t>staff</w:t>
      </w:r>
      <w:r>
        <w:rPr>
          <w:spacing w:val="-7"/>
          <w:sz w:val="24"/>
        </w:rPr>
        <w:t xml:space="preserve"> </w:t>
      </w:r>
      <w:r>
        <w:rPr>
          <w:sz w:val="24"/>
        </w:rPr>
        <w:t>with</w:t>
      </w:r>
      <w:r>
        <w:rPr>
          <w:spacing w:val="-6"/>
          <w:sz w:val="24"/>
        </w:rPr>
        <w:t xml:space="preserve"> </w:t>
      </w:r>
      <w:r>
        <w:rPr>
          <w:sz w:val="24"/>
        </w:rPr>
        <w:t>access</w:t>
      </w:r>
      <w:r>
        <w:rPr>
          <w:spacing w:val="-6"/>
          <w:sz w:val="24"/>
        </w:rPr>
        <w:t xml:space="preserve"> </w:t>
      </w:r>
      <w:r>
        <w:rPr>
          <w:sz w:val="24"/>
        </w:rPr>
        <w:t>to</w:t>
      </w:r>
      <w:r>
        <w:rPr>
          <w:spacing w:val="-6"/>
          <w:sz w:val="24"/>
        </w:rPr>
        <w:t xml:space="preserve"> </w:t>
      </w:r>
      <w:r>
        <w:rPr>
          <w:sz w:val="24"/>
        </w:rPr>
        <w:t>propriety</w:t>
      </w:r>
      <w:r>
        <w:rPr>
          <w:spacing w:val="-11"/>
          <w:sz w:val="24"/>
        </w:rPr>
        <w:t xml:space="preserve"> </w:t>
      </w:r>
      <w:r>
        <w:rPr>
          <w:sz w:val="24"/>
        </w:rPr>
        <w:t>system/software</w:t>
      </w:r>
      <w:r>
        <w:rPr>
          <w:spacing w:val="-7"/>
          <w:sz w:val="24"/>
        </w:rPr>
        <w:t xml:space="preserve"> </w:t>
      </w:r>
      <w:r>
        <w:rPr>
          <w:sz w:val="24"/>
        </w:rPr>
        <w:t>for claims review results or provide a report with claims review results.</w:t>
      </w:r>
    </w:p>
    <w:p w14:paraId="2BB73A16" w14:textId="77777777" w:rsidR="00D61D72" w:rsidRPr="00C938F6" w:rsidRDefault="00860DAE">
      <w:pPr>
        <w:pStyle w:val="ListParagraph"/>
        <w:numPr>
          <w:ilvl w:val="1"/>
          <w:numId w:val="15"/>
        </w:numPr>
        <w:tabs>
          <w:tab w:val="left" w:pos="1284"/>
        </w:tabs>
        <w:spacing w:before="10" w:line="247" w:lineRule="auto"/>
        <w:ind w:left="1283" w:right="625" w:hanging="360"/>
        <w:rPr>
          <w:sz w:val="24"/>
          <w:szCs w:val="24"/>
        </w:rPr>
      </w:pPr>
      <w:r>
        <w:rPr>
          <w:sz w:val="24"/>
        </w:rPr>
        <w:t>CMS anticipates the primary means of contact to providers/suppliers and/or other universe</w:t>
      </w:r>
      <w:r>
        <w:rPr>
          <w:spacing w:val="-3"/>
          <w:sz w:val="24"/>
        </w:rPr>
        <w:t xml:space="preserve"> </w:t>
      </w:r>
      <w:r>
        <w:rPr>
          <w:sz w:val="24"/>
        </w:rPr>
        <w:t>population</w:t>
      </w:r>
      <w:r>
        <w:rPr>
          <w:spacing w:val="-2"/>
          <w:sz w:val="24"/>
        </w:rPr>
        <w:t xml:space="preserve"> </w:t>
      </w:r>
      <w:r>
        <w:rPr>
          <w:sz w:val="24"/>
        </w:rPr>
        <w:t>for</w:t>
      </w:r>
      <w:r>
        <w:rPr>
          <w:spacing w:val="-3"/>
          <w:sz w:val="24"/>
        </w:rPr>
        <w:t xml:space="preserve"> </w:t>
      </w:r>
      <w:r>
        <w:rPr>
          <w:sz w:val="24"/>
        </w:rPr>
        <w:t>the</w:t>
      </w:r>
      <w:r>
        <w:rPr>
          <w:spacing w:val="-3"/>
          <w:sz w:val="24"/>
        </w:rPr>
        <w:t xml:space="preserve"> </w:t>
      </w:r>
      <w:r>
        <w:rPr>
          <w:sz w:val="24"/>
        </w:rPr>
        <w:t>SOW</w:t>
      </w:r>
      <w:r>
        <w:rPr>
          <w:spacing w:val="-3"/>
          <w:sz w:val="24"/>
        </w:rPr>
        <w:t xml:space="preserve"> </w:t>
      </w:r>
      <w:r>
        <w:rPr>
          <w:sz w:val="24"/>
        </w:rPr>
        <w:t>will</w:t>
      </w:r>
      <w:r>
        <w:rPr>
          <w:spacing w:val="-2"/>
          <w:sz w:val="24"/>
        </w:rPr>
        <w:t xml:space="preserve"> </w:t>
      </w:r>
      <w:r>
        <w:rPr>
          <w:sz w:val="24"/>
        </w:rPr>
        <w:t>include</w:t>
      </w:r>
      <w:r>
        <w:rPr>
          <w:spacing w:val="-3"/>
          <w:sz w:val="24"/>
        </w:rPr>
        <w:t xml:space="preserve"> </w:t>
      </w:r>
      <w:r>
        <w:rPr>
          <w:sz w:val="24"/>
        </w:rPr>
        <w:t>but</w:t>
      </w:r>
      <w:r>
        <w:rPr>
          <w:spacing w:val="-2"/>
          <w:sz w:val="24"/>
        </w:rPr>
        <w:t xml:space="preserve"> </w:t>
      </w:r>
      <w:r>
        <w:rPr>
          <w:sz w:val="24"/>
        </w:rPr>
        <w:t>is</w:t>
      </w:r>
      <w:r>
        <w:rPr>
          <w:spacing w:val="-2"/>
          <w:sz w:val="24"/>
        </w:rPr>
        <w:t xml:space="preserve"> </w:t>
      </w:r>
      <w:r>
        <w:rPr>
          <w:sz w:val="24"/>
        </w:rPr>
        <w:t>not</w:t>
      </w:r>
      <w:r>
        <w:rPr>
          <w:spacing w:val="-2"/>
          <w:sz w:val="24"/>
        </w:rPr>
        <w:t xml:space="preserve"> </w:t>
      </w:r>
      <w:r>
        <w:rPr>
          <w:sz w:val="24"/>
        </w:rPr>
        <w:t>limited</w:t>
      </w:r>
      <w:r>
        <w:rPr>
          <w:spacing w:val="-2"/>
          <w:sz w:val="24"/>
        </w:rPr>
        <w:t xml:space="preserve"> </w:t>
      </w:r>
      <w:proofErr w:type="gramStart"/>
      <w:r>
        <w:rPr>
          <w:sz w:val="24"/>
        </w:rPr>
        <w:t>to:</w:t>
      </w:r>
      <w:proofErr w:type="gramEnd"/>
      <w:r>
        <w:rPr>
          <w:spacing w:val="-2"/>
          <w:sz w:val="24"/>
        </w:rPr>
        <w:t xml:space="preserve"> </w:t>
      </w:r>
      <w:r>
        <w:rPr>
          <w:sz w:val="24"/>
        </w:rPr>
        <w:t>phone</w:t>
      </w:r>
      <w:r>
        <w:rPr>
          <w:spacing w:val="-3"/>
          <w:sz w:val="24"/>
        </w:rPr>
        <w:t xml:space="preserve"> </w:t>
      </w:r>
      <w:r>
        <w:rPr>
          <w:sz w:val="24"/>
        </w:rPr>
        <w:t>calls,</w:t>
      </w:r>
      <w:r>
        <w:rPr>
          <w:spacing w:val="-2"/>
          <w:sz w:val="24"/>
        </w:rPr>
        <w:t xml:space="preserve"> </w:t>
      </w:r>
      <w:r>
        <w:rPr>
          <w:sz w:val="24"/>
        </w:rPr>
        <w:t>emails, fax</w:t>
      </w:r>
      <w:r>
        <w:rPr>
          <w:spacing w:val="-3"/>
          <w:sz w:val="24"/>
        </w:rPr>
        <w:t xml:space="preserve"> </w:t>
      </w:r>
      <w:r>
        <w:rPr>
          <w:sz w:val="24"/>
        </w:rPr>
        <w:t>blasts</w:t>
      </w:r>
      <w:r>
        <w:rPr>
          <w:spacing w:val="-6"/>
          <w:sz w:val="24"/>
        </w:rPr>
        <w:t xml:space="preserve"> </w:t>
      </w:r>
      <w:r>
        <w:rPr>
          <w:sz w:val="24"/>
        </w:rPr>
        <w:t>and/or</w:t>
      </w:r>
      <w:r>
        <w:rPr>
          <w:spacing w:val="-9"/>
          <w:sz w:val="24"/>
        </w:rPr>
        <w:t xml:space="preserve"> </w:t>
      </w:r>
      <w:r>
        <w:rPr>
          <w:sz w:val="24"/>
        </w:rPr>
        <w:t>other</w:t>
      </w:r>
      <w:r>
        <w:rPr>
          <w:spacing w:val="-6"/>
          <w:sz w:val="24"/>
        </w:rPr>
        <w:t xml:space="preserve"> </w:t>
      </w:r>
      <w:r>
        <w:rPr>
          <w:sz w:val="24"/>
        </w:rPr>
        <w:t>electronic</w:t>
      </w:r>
      <w:r>
        <w:rPr>
          <w:spacing w:val="-9"/>
          <w:sz w:val="24"/>
        </w:rPr>
        <w:t xml:space="preserve"> </w:t>
      </w:r>
      <w:r>
        <w:rPr>
          <w:sz w:val="24"/>
        </w:rPr>
        <w:t>messaging.</w:t>
      </w:r>
      <w:r>
        <w:rPr>
          <w:spacing w:val="-6"/>
          <w:sz w:val="24"/>
        </w:rPr>
        <w:t xml:space="preserve"> </w:t>
      </w:r>
      <w:r>
        <w:rPr>
          <w:sz w:val="24"/>
        </w:rPr>
        <w:t>Print</w:t>
      </w:r>
      <w:r>
        <w:rPr>
          <w:spacing w:val="-3"/>
          <w:sz w:val="24"/>
        </w:rPr>
        <w:t xml:space="preserve"> </w:t>
      </w:r>
      <w:r>
        <w:rPr>
          <w:sz w:val="24"/>
        </w:rPr>
        <w:t>mailings</w:t>
      </w:r>
      <w:r>
        <w:rPr>
          <w:spacing w:val="-6"/>
          <w:sz w:val="24"/>
        </w:rPr>
        <w:t xml:space="preserve"> </w:t>
      </w:r>
      <w:r>
        <w:rPr>
          <w:sz w:val="24"/>
        </w:rPr>
        <w:t>may</w:t>
      </w:r>
      <w:r>
        <w:rPr>
          <w:spacing w:val="-11"/>
          <w:sz w:val="24"/>
        </w:rPr>
        <w:t xml:space="preserve"> </w:t>
      </w:r>
      <w:r>
        <w:rPr>
          <w:sz w:val="24"/>
        </w:rPr>
        <w:t>occur</w:t>
      </w:r>
      <w:r>
        <w:rPr>
          <w:spacing w:val="-9"/>
          <w:sz w:val="24"/>
        </w:rPr>
        <w:t xml:space="preserve"> </w:t>
      </w:r>
      <w:r>
        <w:rPr>
          <w:sz w:val="24"/>
        </w:rPr>
        <w:t>weekly</w:t>
      </w:r>
      <w:r>
        <w:rPr>
          <w:spacing w:val="-11"/>
          <w:sz w:val="24"/>
        </w:rPr>
        <w:t xml:space="preserve"> </w:t>
      </w:r>
      <w:r>
        <w:rPr>
          <w:sz w:val="24"/>
        </w:rPr>
        <w:t>for</w:t>
      </w:r>
      <w:r>
        <w:rPr>
          <w:spacing w:val="-9"/>
          <w:sz w:val="24"/>
        </w:rPr>
        <w:t xml:space="preserve"> </w:t>
      </w:r>
      <w:r>
        <w:rPr>
          <w:sz w:val="24"/>
        </w:rPr>
        <w:t>up</w:t>
      </w:r>
      <w:r>
        <w:rPr>
          <w:spacing w:val="-6"/>
          <w:sz w:val="24"/>
        </w:rPr>
        <w:t xml:space="preserve"> </w:t>
      </w:r>
      <w:r>
        <w:rPr>
          <w:sz w:val="24"/>
        </w:rPr>
        <w:t>to 70 pro</w:t>
      </w:r>
      <w:r w:rsidRPr="00C938F6">
        <w:rPr>
          <w:sz w:val="24"/>
          <w:szCs w:val="24"/>
        </w:rPr>
        <w:t>viders per mailings to be paid by the contractor.</w:t>
      </w:r>
    </w:p>
    <w:p w14:paraId="176D108D" w14:textId="172D2860" w:rsidR="00D61D72" w:rsidRPr="00C938F6" w:rsidRDefault="00860DAE" w:rsidP="00C938F6">
      <w:pPr>
        <w:pStyle w:val="ListParagraph"/>
        <w:numPr>
          <w:ilvl w:val="1"/>
          <w:numId w:val="15"/>
        </w:numPr>
        <w:tabs>
          <w:tab w:val="left" w:pos="1284"/>
        </w:tabs>
        <w:spacing w:before="15"/>
        <w:ind w:left="1283" w:hanging="361"/>
        <w:rPr>
          <w:sz w:val="24"/>
          <w:szCs w:val="24"/>
        </w:rPr>
      </w:pPr>
      <w:r w:rsidRPr="00C938F6">
        <w:rPr>
          <w:sz w:val="24"/>
          <w:szCs w:val="24"/>
        </w:rPr>
        <w:t>Travel</w:t>
      </w:r>
      <w:r w:rsidRPr="00C938F6">
        <w:rPr>
          <w:spacing w:val="-3"/>
          <w:sz w:val="24"/>
          <w:szCs w:val="24"/>
        </w:rPr>
        <w:t xml:space="preserve"> </w:t>
      </w:r>
      <w:r w:rsidRPr="00C938F6">
        <w:rPr>
          <w:sz w:val="24"/>
          <w:szCs w:val="24"/>
        </w:rPr>
        <w:t>to</w:t>
      </w:r>
      <w:r w:rsidRPr="00C938F6">
        <w:rPr>
          <w:spacing w:val="-1"/>
          <w:sz w:val="24"/>
          <w:szCs w:val="24"/>
        </w:rPr>
        <w:t xml:space="preserve"> </w:t>
      </w:r>
      <w:r w:rsidRPr="00C938F6">
        <w:rPr>
          <w:sz w:val="24"/>
          <w:szCs w:val="24"/>
        </w:rPr>
        <w:t>CMS</w:t>
      </w:r>
      <w:r w:rsidRPr="00C938F6">
        <w:rPr>
          <w:spacing w:val="-2"/>
          <w:sz w:val="24"/>
          <w:szCs w:val="24"/>
        </w:rPr>
        <w:t xml:space="preserve"> </w:t>
      </w:r>
      <w:r w:rsidRPr="00C938F6">
        <w:rPr>
          <w:sz w:val="24"/>
          <w:szCs w:val="24"/>
        </w:rPr>
        <w:t>office</w:t>
      </w:r>
      <w:r w:rsidRPr="00C938F6">
        <w:rPr>
          <w:spacing w:val="-1"/>
          <w:sz w:val="24"/>
          <w:szCs w:val="24"/>
        </w:rPr>
        <w:t xml:space="preserve"> </w:t>
      </w:r>
      <w:r w:rsidRPr="00C938F6">
        <w:rPr>
          <w:sz w:val="24"/>
          <w:szCs w:val="24"/>
        </w:rPr>
        <w:t>may</w:t>
      </w:r>
      <w:r w:rsidRPr="00C938F6">
        <w:rPr>
          <w:spacing w:val="-1"/>
          <w:sz w:val="24"/>
          <w:szCs w:val="24"/>
        </w:rPr>
        <w:t xml:space="preserve"> </w:t>
      </w:r>
      <w:r w:rsidRPr="00C938F6">
        <w:rPr>
          <w:sz w:val="24"/>
          <w:szCs w:val="24"/>
        </w:rPr>
        <w:t>occur</w:t>
      </w:r>
      <w:r w:rsidRPr="00C938F6">
        <w:rPr>
          <w:spacing w:val="-2"/>
          <w:sz w:val="24"/>
          <w:szCs w:val="24"/>
        </w:rPr>
        <w:t xml:space="preserve"> </w:t>
      </w:r>
      <w:r w:rsidRPr="00C938F6">
        <w:rPr>
          <w:sz w:val="24"/>
          <w:szCs w:val="24"/>
        </w:rPr>
        <w:t>4</w:t>
      </w:r>
      <w:r w:rsidRPr="00C938F6">
        <w:rPr>
          <w:spacing w:val="-1"/>
          <w:sz w:val="24"/>
          <w:szCs w:val="24"/>
        </w:rPr>
        <w:t xml:space="preserve"> </w:t>
      </w:r>
      <w:r w:rsidRPr="00C938F6">
        <w:rPr>
          <w:sz w:val="24"/>
          <w:szCs w:val="24"/>
        </w:rPr>
        <w:t>times</w:t>
      </w:r>
      <w:r w:rsidRPr="00C938F6">
        <w:rPr>
          <w:spacing w:val="-1"/>
          <w:sz w:val="24"/>
          <w:szCs w:val="24"/>
        </w:rPr>
        <w:t xml:space="preserve"> </w:t>
      </w:r>
      <w:r w:rsidRPr="00C938F6">
        <w:rPr>
          <w:sz w:val="24"/>
          <w:szCs w:val="24"/>
        </w:rPr>
        <w:t>per</w:t>
      </w:r>
      <w:r w:rsidRPr="00C938F6">
        <w:rPr>
          <w:spacing w:val="-2"/>
          <w:sz w:val="24"/>
          <w:szCs w:val="24"/>
        </w:rPr>
        <w:t xml:space="preserve"> </w:t>
      </w:r>
      <w:r w:rsidRPr="00C938F6">
        <w:rPr>
          <w:sz w:val="24"/>
          <w:szCs w:val="24"/>
        </w:rPr>
        <w:t>year by</w:t>
      </w:r>
      <w:r w:rsidRPr="00C938F6">
        <w:rPr>
          <w:spacing w:val="-1"/>
          <w:sz w:val="24"/>
          <w:szCs w:val="24"/>
        </w:rPr>
        <w:t xml:space="preserve"> </w:t>
      </w:r>
      <w:r w:rsidRPr="00C938F6">
        <w:rPr>
          <w:sz w:val="24"/>
          <w:szCs w:val="24"/>
        </w:rPr>
        <w:t>the</w:t>
      </w:r>
      <w:r w:rsidRPr="00C938F6">
        <w:rPr>
          <w:spacing w:val="-2"/>
          <w:sz w:val="24"/>
          <w:szCs w:val="24"/>
        </w:rPr>
        <w:t xml:space="preserve"> </w:t>
      </w:r>
      <w:r w:rsidRPr="00C938F6">
        <w:rPr>
          <w:sz w:val="24"/>
          <w:szCs w:val="24"/>
        </w:rPr>
        <w:t>Contractor’s</w:t>
      </w:r>
      <w:r w:rsidRPr="00C938F6">
        <w:rPr>
          <w:spacing w:val="-1"/>
          <w:sz w:val="24"/>
          <w:szCs w:val="24"/>
        </w:rPr>
        <w:t xml:space="preserve"> </w:t>
      </w:r>
      <w:r w:rsidRPr="00C938F6">
        <w:rPr>
          <w:sz w:val="24"/>
          <w:szCs w:val="24"/>
        </w:rPr>
        <w:t>key</w:t>
      </w:r>
      <w:r w:rsidRPr="00C938F6">
        <w:rPr>
          <w:spacing w:val="-1"/>
          <w:sz w:val="24"/>
          <w:szCs w:val="24"/>
        </w:rPr>
        <w:t xml:space="preserve"> </w:t>
      </w:r>
      <w:r w:rsidRPr="00C938F6">
        <w:rPr>
          <w:spacing w:val="-2"/>
          <w:sz w:val="24"/>
          <w:szCs w:val="24"/>
        </w:rPr>
        <w:t>personnel.</w:t>
      </w:r>
      <w:r w:rsidR="00C938F6" w:rsidRPr="00C938F6">
        <w:rPr>
          <w:spacing w:val="-2"/>
          <w:sz w:val="24"/>
          <w:szCs w:val="24"/>
        </w:rPr>
        <w:t xml:space="preserve">  </w:t>
      </w:r>
      <w:r w:rsidRPr="00C938F6">
        <w:rPr>
          <w:sz w:val="24"/>
          <w:szCs w:val="24"/>
        </w:rPr>
        <w:t>Industry</w:t>
      </w:r>
      <w:r w:rsidRPr="00C938F6">
        <w:rPr>
          <w:spacing w:val="-11"/>
          <w:sz w:val="24"/>
          <w:szCs w:val="24"/>
        </w:rPr>
        <w:t xml:space="preserve"> </w:t>
      </w:r>
      <w:r w:rsidRPr="00C938F6">
        <w:rPr>
          <w:sz w:val="24"/>
          <w:szCs w:val="24"/>
        </w:rPr>
        <w:t>training\conferences\seminars</w:t>
      </w:r>
      <w:r w:rsidRPr="00C938F6">
        <w:rPr>
          <w:spacing w:val="-6"/>
          <w:sz w:val="24"/>
          <w:szCs w:val="24"/>
        </w:rPr>
        <w:t xml:space="preserve"> </w:t>
      </w:r>
      <w:r w:rsidRPr="00C938F6">
        <w:rPr>
          <w:sz w:val="24"/>
          <w:szCs w:val="24"/>
        </w:rPr>
        <w:t>may</w:t>
      </w:r>
      <w:r w:rsidRPr="00C938F6">
        <w:rPr>
          <w:spacing w:val="-11"/>
          <w:sz w:val="24"/>
          <w:szCs w:val="24"/>
        </w:rPr>
        <w:t xml:space="preserve"> </w:t>
      </w:r>
      <w:r w:rsidRPr="00C938F6">
        <w:rPr>
          <w:sz w:val="24"/>
          <w:szCs w:val="24"/>
        </w:rPr>
        <w:t>occur</w:t>
      </w:r>
      <w:r w:rsidRPr="00C938F6">
        <w:rPr>
          <w:spacing w:val="-4"/>
          <w:sz w:val="24"/>
          <w:szCs w:val="24"/>
        </w:rPr>
        <w:t xml:space="preserve"> </w:t>
      </w:r>
      <w:r w:rsidRPr="00C938F6">
        <w:rPr>
          <w:sz w:val="24"/>
          <w:szCs w:val="24"/>
        </w:rPr>
        <w:t>up</w:t>
      </w:r>
      <w:r w:rsidRPr="00C938F6">
        <w:rPr>
          <w:spacing w:val="-6"/>
          <w:sz w:val="24"/>
          <w:szCs w:val="24"/>
        </w:rPr>
        <w:t xml:space="preserve"> </w:t>
      </w:r>
      <w:r w:rsidRPr="00C938F6">
        <w:rPr>
          <w:sz w:val="24"/>
          <w:szCs w:val="24"/>
        </w:rPr>
        <w:t>to</w:t>
      </w:r>
      <w:r w:rsidRPr="00C938F6">
        <w:rPr>
          <w:spacing w:val="-6"/>
          <w:sz w:val="24"/>
          <w:szCs w:val="24"/>
        </w:rPr>
        <w:t xml:space="preserve"> </w:t>
      </w:r>
      <w:r w:rsidRPr="00C938F6">
        <w:rPr>
          <w:sz w:val="24"/>
          <w:szCs w:val="24"/>
        </w:rPr>
        <w:t>5</w:t>
      </w:r>
      <w:r w:rsidRPr="00C938F6">
        <w:rPr>
          <w:spacing w:val="-6"/>
          <w:sz w:val="24"/>
          <w:szCs w:val="24"/>
        </w:rPr>
        <w:t xml:space="preserve"> </w:t>
      </w:r>
      <w:r w:rsidRPr="00C938F6">
        <w:rPr>
          <w:sz w:val="24"/>
          <w:szCs w:val="24"/>
        </w:rPr>
        <w:t>times</w:t>
      </w:r>
      <w:r w:rsidRPr="00C938F6">
        <w:rPr>
          <w:spacing w:val="-6"/>
          <w:sz w:val="24"/>
          <w:szCs w:val="24"/>
        </w:rPr>
        <w:t xml:space="preserve"> </w:t>
      </w:r>
      <w:r w:rsidRPr="00C938F6">
        <w:rPr>
          <w:sz w:val="24"/>
          <w:szCs w:val="24"/>
        </w:rPr>
        <w:t>per</w:t>
      </w:r>
      <w:r w:rsidRPr="00C938F6">
        <w:rPr>
          <w:spacing w:val="-7"/>
          <w:sz w:val="24"/>
          <w:szCs w:val="24"/>
        </w:rPr>
        <w:t xml:space="preserve"> </w:t>
      </w:r>
      <w:r w:rsidRPr="00C938F6">
        <w:rPr>
          <w:sz w:val="24"/>
          <w:szCs w:val="24"/>
        </w:rPr>
        <w:t>year;</w:t>
      </w:r>
      <w:r w:rsidRPr="00C938F6">
        <w:rPr>
          <w:spacing w:val="-5"/>
          <w:sz w:val="24"/>
          <w:szCs w:val="24"/>
        </w:rPr>
        <w:t xml:space="preserve"> </w:t>
      </w:r>
      <w:r w:rsidRPr="00C938F6">
        <w:rPr>
          <w:sz w:val="24"/>
          <w:szCs w:val="24"/>
        </w:rPr>
        <w:t>up</w:t>
      </w:r>
      <w:r w:rsidRPr="00C938F6">
        <w:rPr>
          <w:spacing w:val="-6"/>
          <w:sz w:val="24"/>
          <w:szCs w:val="24"/>
        </w:rPr>
        <w:t xml:space="preserve"> </w:t>
      </w:r>
      <w:r w:rsidRPr="00C938F6">
        <w:rPr>
          <w:sz w:val="24"/>
          <w:szCs w:val="24"/>
        </w:rPr>
        <w:t>to</w:t>
      </w:r>
      <w:r w:rsidRPr="00C938F6">
        <w:rPr>
          <w:spacing w:val="-6"/>
          <w:sz w:val="24"/>
          <w:szCs w:val="24"/>
        </w:rPr>
        <w:t xml:space="preserve"> </w:t>
      </w:r>
      <w:r w:rsidRPr="00C938F6">
        <w:rPr>
          <w:sz w:val="24"/>
          <w:szCs w:val="24"/>
        </w:rPr>
        <w:t>four</w:t>
      </w:r>
      <w:r w:rsidRPr="00C938F6">
        <w:rPr>
          <w:spacing w:val="-9"/>
          <w:sz w:val="24"/>
          <w:szCs w:val="24"/>
        </w:rPr>
        <w:t xml:space="preserve"> </w:t>
      </w:r>
      <w:r w:rsidRPr="00C938F6">
        <w:rPr>
          <w:sz w:val="24"/>
          <w:szCs w:val="24"/>
        </w:rPr>
        <w:t>(4)</w:t>
      </w:r>
      <w:r w:rsidRPr="00C938F6">
        <w:rPr>
          <w:spacing w:val="-9"/>
          <w:sz w:val="24"/>
          <w:szCs w:val="24"/>
        </w:rPr>
        <w:t xml:space="preserve"> </w:t>
      </w:r>
      <w:r w:rsidRPr="00C938F6">
        <w:rPr>
          <w:sz w:val="24"/>
          <w:szCs w:val="24"/>
        </w:rPr>
        <w:t>of the</w:t>
      </w:r>
      <w:r w:rsidRPr="00C938F6">
        <w:rPr>
          <w:spacing w:val="-3"/>
          <w:sz w:val="24"/>
          <w:szCs w:val="24"/>
        </w:rPr>
        <w:t xml:space="preserve"> </w:t>
      </w:r>
      <w:r w:rsidRPr="00C938F6">
        <w:rPr>
          <w:sz w:val="24"/>
          <w:szCs w:val="24"/>
        </w:rPr>
        <w:t>Contractor’s</w:t>
      </w:r>
      <w:r w:rsidRPr="00C938F6">
        <w:rPr>
          <w:spacing w:val="-1"/>
          <w:sz w:val="24"/>
          <w:szCs w:val="24"/>
        </w:rPr>
        <w:t xml:space="preserve"> </w:t>
      </w:r>
      <w:r w:rsidRPr="00C938F6">
        <w:rPr>
          <w:sz w:val="24"/>
          <w:szCs w:val="24"/>
        </w:rPr>
        <w:t>staff</w:t>
      </w:r>
      <w:r w:rsidRPr="00C938F6">
        <w:rPr>
          <w:spacing w:val="-3"/>
          <w:sz w:val="24"/>
          <w:szCs w:val="24"/>
        </w:rPr>
        <w:t xml:space="preserve"> </w:t>
      </w:r>
      <w:r w:rsidRPr="00C938F6">
        <w:rPr>
          <w:sz w:val="24"/>
          <w:szCs w:val="24"/>
        </w:rPr>
        <w:t>personnel</w:t>
      </w:r>
      <w:r w:rsidRPr="00C938F6">
        <w:rPr>
          <w:spacing w:val="-1"/>
          <w:sz w:val="24"/>
          <w:szCs w:val="24"/>
        </w:rPr>
        <w:t xml:space="preserve"> </w:t>
      </w:r>
      <w:r w:rsidRPr="00C938F6">
        <w:rPr>
          <w:sz w:val="24"/>
          <w:szCs w:val="24"/>
        </w:rPr>
        <w:t>may</w:t>
      </w:r>
      <w:r w:rsidRPr="00C938F6">
        <w:rPr>
          <w:spacing w:val="-2"/>
          <w:sz w:val="24"/>
          <w:szCs w:val="24"/>
        </w:rPr>
        <w:t xml:space="preserve"> </w:t>
      </w:r>
      <w:r w:rsidRPr="00C938F6">
        <w:rPr>
          <w:sz w:val="24"/>
          <w:szCs w:val="24"/>
        </w:rPr>
        <w:t>attend.</w:t>
      </w:r>
      <w:r w:rsidRPr="00C938F6">
        <w:rPr>
          <w:spacing w:val="-1"/>
          <w:sz w:val="24"/>
          <w:szCs w:val="24"/>
        </w:rPr>
        <w:t xml:space="preserve"> </w:t>
      </w:r>
      <w:r w:rsidRPr="00C938F6">
        <w:rPr>
          <w:sz w:val="24"/>
          <w:szCs w:val="24"/>
        </w:rPr>
        <w:t>The Contractor</w:t>
      </w:r>
      <w:r w:rsidRPr="00C938F6">
        <w:rPr>
          <w:spacing w:val="-3"/>
          <w:sz w:val="24"/>
          <w:szCs w:val="24"/>
        </w:rPr>
        <w:t xml:space="preserve"> </w:t>
      </w:r>
      <w:r w:rsidRPr="00C938F6">
        <w:rPr>
          <w:sz w:val="24"/>
          <w:szCs w:val="24"/>
        </w:rPr>
        <w:t>shall</w:t>
      </w:r>
      <w:r w:rsidRPr="00C938F6">
        <w:rPr>
          <w:spacing w:val="-1"/>
          <w:sz w:val="24"/>
          <w:szCs w:val="24"/>
        </w:rPr>
        <w:t xml:space="preserve"> </w:t>
      </w:r>
      <w:r w:rsidRPr="00C938F6">
        <w:rPr>
          <w:sz w:val="24"/>
          <w:szCs w:val="24"/>
        </w:rPr>
        <w:t>account for</w:t>
      </w:r>
      <w:r w:rsidRPr="00C938F6">
        <w:rPr>
          <w:spacing w:val="-2"/>
          <w:sz w:val="24"/>
          <w:szCs w:val="24"/>
        </w:rPr>
        <w:t xml:space="preserve"> </w:t>
      </w:r>
      <w:r w:rsidRPr="00C938F6">
        <w:rPr>
          <w:sz w:val="24"/>
          <w:szCs w:val="24"/>
        </w:rPr>
        <w:t>these</w:t>
      </w:r>
      <w:r w:rsidRPr="00C938F6">
        <w:rPr>
          <w:spacing w:val="-2"/>
          <w:sz w:val="24"/>
          <w:szCs w:val="24"/>
        </w:rPr>
        <w:t xml:space="preserve"> costs.</w:t>
      </w:r>
    </w:p>
    <w:p w14:paraId="4E20AD8A" w14:textId="77777777" w:rsidR="00D61D72" w:rsidRDefault="00860DAE">
      <w:pPr>
        <w:pStyle w:val="ListParagraph"/>
        <w:numPr>
          <w:ilvl w:val="1"/>
          <w:numId w:val="15"/>
        </w:numPr>
        <w:tabs>
          <w:tab w:val="left" w:pos="1284"/>
        </w:tabs>
        <w:spacing w:before="14" w:line="247" w:lineRule="auto"/>
        <w:ind w:left="1283" w:right="478" w:hanging="360"/>
        <w:rPr>
          <w:sz w:val="24"/>
        </w:rPr>
      </w:pPr>
      <w:r>
        <w:rPr>
          <w:sz w:val="24"/>
        </w:rPr>
        <w:t>CMS requires the Contractor to complete required CMS online trainings yearly.</w:t>
      </w:r>
      <w:r>
        <w:rPr>
          <w:spacing w:val="40"/>
          <w:sz w:val="24"/>
        </w:rPr>
        <w:t xml:space="preserve"> </w:t>
      </w:r>
      <w:r>
        <w:rPr>
          <w:sz w:val="24"/>
        </w:rPr>
        <w:t>These training modules will be</w:t>
      </w:r>
      <w:r>
        <w:rPr>
          <w:spacing w:val="-1"/>
          <w:sz w:val="24"/>
        </w:rPr>
        <w:t xml:space="preserve"> </w:t>
      </w:r>
      <w:r>
        <w:rPr>
          <w:sz w:val="24"/>
        </w:rPr>
        <w:t>web based and must be</w:t>
      </w:r>
      <w:r>
        <w:rPr>
          <w:spacing w:val="-1"/>
          <w:sz w:val="24"/>
        </w:rPr>
        <w:t xml:space="preserve"> </w:t>
      </w:r>
      <w:r>
        <w:rPr>
          <w:sz w:val="24"/>
        </w:rPr>
        <w:t>taken by</w:t>
      </w:r>
      <w:r>
        <w:rPr>
          <w:spacing w:val="-3"/>
          <w:sz w:val="24"/>
        </w:rPr>
        <w:t xml:space="preserve"> </w:t>
      </w:r>
      <w:r>
        <w:rPr>
          <w:sz w:val="24"/>
        </w:rPr>
        <w:t>all employees working on this task</w:t>
      </w:r>
      <w:r>
        <w:rPr>
          <w:spacing w:val="-2"/>
          <w:sz w:val="24"/>
        </w:rPr>
        <w:t xml:space="preserve"> </w:t>
      </w:r>
      <w:r>
        <w:rPr>
          <w:sz w:val="24"/>
        </w:rPr>
        <w:t>order.</w:t>
      </w:r>
      <w:r>
        <w:rPr>
          <w:spacing w:val="-2"/>
          <w:sz w:val="24"/>
        </w:rPr>
        <w:t xml:space="preserve"> </w:t>
      </w:r>
      <w:r>
        <w:rPr>
          <w:sz w:val="24"/>
        </w:rPr>
        <w:t>Each</w:t>
      </w:r>
      <w:r>
        <w:rPr>
          <w:spacing w:val="-2"/>
          <w:sz w:val="24"/>
        </w:rPr>
        <w:t xml:space="preserve"> </w:t>
      </w:r>
      <w:r>
        <w:rPr>
          <w:sz w:val="24"/>
        </w:rPr>
        <w:t>training shall</w:t>
      </w:r>
      <w:r>
        <w:rPr>
          <w:spacing w:val="-2"/>
          <w:sz w:val="24"/>
        </w:rPr>
        <w:t xml:space="preserve"> </w:t>
      </w:r>
      <w:r>
        <w:rPr>
          <w:sz w:val="24"/>
        </w:rPr>
        <w:t>take</w:t>
      </w:r>
      <w:r>
        <w:rPr>
          <w:spacing w:val="-3"/>
          <w:sz w:val="24"/>
        </w:rPr>
        <w:t xml:space="preserve"> </w:t>
      </w:r>
      <w:r>
        <w:rPr>
          <w:sz w:val="24"/>
        </w:rPr>
        <w:t>no</w:t>
      </w:r>
      <w:r>
        <w:rPr>
          <w:spacing w:val="-2"/>
          <w:sz w:val="24"/>
        </w:rPr>
        <w:t xml:space="preserve"> </w:t>
      </w:r>
      <w:r>
        <w:rPr>
          <w:sz w:val="24"/>
        </w:rPr>
        <w:t>more</w:t>
      </w:r>
      <w:r>
        <w:rPr>
          <w:spacing w:val="-3"/>
          <w:sz w:val="24"/>
        </w:rPr>
        <w:t xml:space="preserve"> </w:t>
      </w:r>
      <w:r>
        <w:rPr>
          <w:sz w:val="24"/>
        </w:rPr>
        <w:t>than</w:t>
      </w:r>
      <w:r>
        <w:rPr>
          <w:spacing w:val="-2"/>
          <w:sz w:val="24"/>
        </w:rPr>
        <w:t xml:space="preserve"> </w:t>
      </w:r>
      <w:r>
        <w:rPr>
          <w:sz w:val="24"/>
        </w:rPr>
        <w:t>an</w:t>
      </w:r>
      <w:r>
        <w:rPr>
          <w:spacing w:val="-2"/>
          <w:sz w:val="24"/>
        </w:rPr>
        <w:t xml:space="preserve"> </w:t>
      </w:r>
      <w:r>
        <w:rPr>
          <w:sz w:val="24"/>
        </w:rPr>
        <w:t>hour.</w:t>
      </w:r>
      <w:r>
        <w:rPr>
          <w:spacing w:val="38"/>
          <w:sz w:val="24"/>
        </w:rPr>
        <w:t xml:space="preserve"> </w:t>
      </w:r>
      <w:r>
        <w:rPr>
          <w:sz w:val="24"/>
        </w:rPr>
        <w:t>It</w:t>
      </w:r>
      <w:r>
        <w:rPr>
          <w:spacing w:val="-2"/>
          <w:sz w:val="24"/>
        </w:rPr>
        <w:t xml:space="preserve"> </w:t>
      </w:r>
      <w:r>
        <w:rPr>
          <w:sz w:val="24"/>
        </w:rPr>
        <w:t>is</w:t>
      </w:r>
      <w:r>
        <w:rPr>
          <w:spacing w:val="-2"/>
          <w:sz w:val="24"/>
        </w:rPr>
        <w:t xml:space="preserve"> </w:t>
      </w:r>
      <w:r>
        <w:rPr>
          <w:sz w:val="24"/>
        </w:rPr>
        <w:t>anticipated</w:t>
      </w:r>
      <w:r>
        <w:rPr>
          <w:spacing w:val="-2"/>
          <w:sz w:val="24"/>
        </w:rPr>
        <w:t xml:space="preserve"> </w:t>
      </w:r>
      <w:r>
        <w:rPr>
          <w:sz w:val="24"/>
        </w:rPr>
        <w:t>that</w:t>
      </w:r>
      <w:r>
        <w:rPr>
          <w:spacing w:val="-2"/>
          <w:sz w:val="24"/>
        </w:rPr>
        <w:t xml:space="preserve"> </w:t>
      </w:r>
      <w:r>
        <w:rPr>
          <w:sz w:val="24"/>
        </w:rPr>
        <w:t>there</w:t>
      </w:r>
      <w:r>
        <w:rPr>
          <w:spacing w:val="-3"/>
          <w:sz w:val="24"/>
        </w:rPr>
        <w:t xml:space="preserve"> </w:t>
      </w:r>
      <w:r>
        <w:rPr>
          <w:sz w:val="24"/>
        </w:rPr>
        <w:t>will be</w:t>
      </w:r>
      <w:r>
        <w:rPr>
          <w:spacing w:val="-6"/>
          <w:sz w:val="24"/>
        </w:rPr>
        <w:t xml:space="preserve"> </w:t>
      </w:r>
      <w:r>
        <w:rPr>
          <w:sz w:val="24"/>
        </w:rPr>
        <w:t>up</w:t>
      </w:r>
      <w:r>
        <w:rPr>
          <w:spacing w:val="-5"/>
          <w:sz w:val="24"/>
        </w:rPr>
        <w:t xml:space="preserve"> </w:t>
      </w:r>
      <w:r>
        <w:rPr>
          <w:sz w:val="24"/>
        </w:rPr>
        <w:t>to</w:t>
      </w:r>
      <w:r>
        <w:rPr>
          <w:spacing w:val="-5"/>
          <w:sz w:val="24"/>
        </w:rPr>
        <w:t xml:space="preserve"> </w:t>
      </w:r>
      <w:r>
        <w:rPr>
          <w:sz w:val="24"/>
        </w:rPr>
        <w:t>6</w:t>
      </w:r>
      <w:r>
        <w:rPr>
          <w:spacing w:val="-5"/>
          <w:sz w:val="24"/>
        </w:rPr>
        <w:t xml:space="preserve"> </w:t>
      </w:r>
      <w:r>
        <w:rPr>
          <w:sz w:val="24"/>
        </w:rPr>
        <w:t>annual</w:t>
      </w:r>
      <w:r>
        <w:rPr>
          <w:spacing w:val="-4"/>
          <w:sz w:val="24"/>
        </w:rPr>
        <w:t xml:space="preserve"> </w:t>
      </w:r>
      <w:r>
        <w:rPr>
          <w:sz w:val="24"/>
        </w:rPr>
        <w:t>mandatory</w:t>
      </w:r>
      <w:r>
        <w:rPr>
          <w:spacing w:val="-10"/>
          <w:sz w:val="24"/>
        </w:rPr>
        <w:t xml:space="preserve"> </w:t>
      </w:r>
      <w:r>
        <w:rPr>
          <w:sz w:val="24"/>
        </w:rPr>
        <w:t>online</w:t>
      </w:r>
      <w:r>
        <w:rPr>
          <w:spacing w:val="-6"/>
          <w:sz w:val="24"/>
        </w:rPr>
        <w:t xml:space="preserve"> </w:t>
      </w:r>
      <w:r>
        <w:rPr>
          <w:sz w:val="24"/>
        </w:rPr>
        <w:t>trainings</w:t>
      </w:r>
      <w:r>
        <w:rPr>
          <w:spacing w:val="-5"/>
          <w:sz w:val="24"/>
        </w:rPr>
        <w:t xml:space="preserve"> </w:t>
      </w:r>
      <w:r>
        <w:rPr>
          <w:sz w:val="24"/>
        </w:rPr>
        <w:t>that</w:t>
      </w:r>
      <w:r>
        <w:rPr>
          <w:spacing w:val="-4"/>
          <w:sz w:val="24"/>
        </w:rPr>
        <w:t xml:space="preserve"> </w:t>
      </w:r>
      <w:r>
        <w:rPr>
          <w:sz w:val="24"/>
        </w:rPr>
        <w:t>the</w:t>
      </w:r>
      <w:r>
        <w:rPr>
          <w:spacing w:val="-6"/>
          <w:sz w:val="24"/>
        </w:rPr>
        <w:t xml:space="preserve"> </w:t>
      </w:r>
      <w:r>
        <w:rPr>
          <w:sz w:val="24"/>
        </w:rPr>
        <w:t>Contractor</w:t>
      </w:r>
      <w:r>
        <w:rPr>
          <w:spacing w:val="-6"/>
          <w:sz w:val="24"/>
        </w:rPr>
        <w:t xml:space="preserve"> </w:t>
      </w:r>
      <w:r>
        <w:rPr>
          <w:sz w:val="24"/>
        </w:rPr>
        <w:t>should</w:t>
      </w:r>
      <w:r>
        <w:rPr>
          <w:spacing w:val="-5"/>
          <w:sz w:val="24"/>
        </w:rPr>
        <w:t xml:space="preserve"> </w:t>
      </w:r>
      <w:r>
        <w:rPr>
          <w:sz w:val="24"/>
        </w:rPr>
        <w:t>allocate</w:t>
      </w:r>
      <w:r>
        <w:rPr>
          <w:spacing w:val="-6"/>
          <w:sz w:val="24"/>
        </w:rPr>
        <w:t xml:space="preserve"> </w:t>
      </w:r>
      <w:r>
        <w:rPr>
          <w:sz w:val="24"/>
        </w:rPr>
        <w:t>for</w:t>
      </w:r>
      <w:r>
        <w:rPr>
          <w:spacing w:val="-6"/>
          <w:sz w:val="24"/>
        </w:rPr>
        <w:t xml:space="preserve"> </w:t>
      </w:r>
      <w:r>
        <w:rPr>
          <w:sz w:val="24"/>
        </w:rPr>
        <w:t>in</w:t>
      </w:r>
      <w:r>
        <w:rPr>
          <w:spacing w:val="-5"/>
          <w:sz w:val="24"/>
        </w:rPr>
        <w:t xml:space="preserve"> </w:t>
      </w:r>
      <w:r>
        <w:rPr>
          <w:sz w:val="24"/>
        </w:rPr>
        <w:t>its costs (examples of training are:</w:t>
      </w:r>
      <w:r>
        <w:rPr>
          <w:spacing w:val="40"/>
          <w:sz w:val="24"/>
        </w:rPr>
        <w:t xml:space="preserve"> </w:t>
      </w:r>
      <w:r>
        <w:rPr>
          <w:sz w:val="24"/>
        </w:rPr>
        <w:t>Ethics, Records Management, Security Controls</w:t>
      </w:r>
    </w:p>
    <w:p w14:paraId="56AE6970" w14:textId="77777777" w:rsidR="00D61D72" w:rsidRDefault="00860DAE">
      <w:pPr>
        <w:pStyle w:val="ListParagraph"/>
        <w:numPr>
          <w:ilvl w:val="1"/>
          <w:numId w:val="15"/>
        </w:numPr>
        <w:tabs>
          <w:tab w:val="left" w:pos="1284"/>
        </w:tabs>
        <w:spacing w:before="17" w:line="247" w:lineRule="auto"/>
        <w:ind w:left="1283" w:right="697" w:hanging="360"/>
        <w:rPr>
          <w:sz w:val="24"/>
        </w:rPr>
      </w:pPr>
      <w:r>
        <w:rPr>
          <w:sz w:val="24"/>
        </w:rPr>
        <w:t>Contractor</w:t>
      </w:r>
      <w:r>
        <w:rPr>
          <w:spacing w:val="-9"/>
          <w:sz w:val="24"/>
        </w:rPr>
        <w:t xml:space="preserve"> </w:t>
      </w:r>
      <w:r>
        <w:rPr>
          <w:sz w:val="24"/>
        </w:rPr>
        <w:t>is</w:t>
      </w:r>
      <w:r>
        <w:rPr>
          <w:spacing w:val="-6"/>
          <w:sz w:val="24"/>
        </w:rPr>
        <w:t xml:space="preserve"> </w:t>
      </w:r>
      <w:r>
        <w:rPr>
          <w:sz w:val="24"/>
        </w:rPr>
        <w:t>to</w:t>
      </w:r>
      <w:r>
        <w:rPr>
          <w:spacing w:val="-6"/>
          <w:sz w:val="24"/>
        </w:rPr>
        <w:t xml:space="preserve"> </w:t>
      </w:r>
      <w:r>
        <w:rPr>
          <w:sz w:val="24"/>
        </w:rPr>
        <w:t>maintain</w:t>
      </w:r>
      <w:r>
        <w:rPr>
          <w:spacing w:val="-6"/>
          <w:sz w:val="24"/>
        </w:rPr>
        <w:t xml:space="preserve"> </w:t>
      </w:r>
      <w:r>
        <w:rPr>
          <w:sz w:val="24"/>
        </w:rPr>
        <w:t>and</w:t>
      </w:r>
      <w:r>
        <w:rPr>
          <w:spacing w:val="-6"/>
          <w:sz w:val="24"/>
        </w:rPr>
        <w:t xml:space="preserve"> </w:t>
      </w:r>
      <w:r>
        <w:rPr>
          <w:sz w:val="24"/>
        </w:rPr>
        <w:t>operate</w:t>
      </w:r>
      <w:r>
        <w:rPr>
          <w:spacing w:val="-7"/>
          <w:sz w:val="24"/>
        </w:rPr>
        <w:t xml:space="preserve"> </w:t>
      </w:r>
      <w:r>
        <w:rPr>
          <w:sz w:val="24"/>
        </w:rPr>
        <w:t>a</w:t>
      </w:r>
      <w:r>
        <w:rPr>
          <w:spacing w:val="-9"/>
          <w:sz w:val="24"/>
        </w:rPr>
        <w:t xml:space="preserve"> </w:t>
      </w:r>
      <w:r>
        <w:rPr>
          <w:sz w:val="24"/>
        </w:rPr>
        <w:t>toll-free</w:t>
      </w:r>
      <w:r>
        <w:rPr>
          <w:spacing w:val="-9"/>
          <w:sz w:val="24"/>
        </w:rPr>
        <w:t xml:space="preserve"> </w:t>
      </w:r>
      <w:r>
        <w:rPr>
          <w:sz w:val="24"/>
        </w:rPr>
        <w:t>number</w:t>
      </w:r>
      <w:r>
        <w:rPr>
          <w:spacing w:val="-9"/>
          <w:sz w:val="24"/>
        </w:rPr>
        <w:t xml:space="preserve"> </w:t>
      </w:r>
      <w:r>
        <w:rPr>
          <w:sz w:val="24"/>
        </w:rPr>
        <w:t>for</w:t>
      </w:r>
      <w:r>
        <w:rPr>
          <w:spacing w:val="-7"/>
          <w:sz w:val="24"/>
        </w:rPr>
        <w:t xml:space="preserve"> </w:t>
      </w:r>
      <w:r>
        <w:rPr>
          <w:sz w:val="24"/>
        </w:rPr>
        <w:t>CMS</w:t>
      </w:r>
      <w:r>
        <w:rPr>
          <w:spacing w:val="-5"/>
          <w:sz w:val="24"/>
        </w:rPr>
        <w:t xml:space="preserve"> </w:t>
      </w:r>
      <w:r>
        <w:rPr>
          <w:sz w:val="24"/>
        </w:rPr>
        <w:t>communications</w:t>
      </w:r>
      <w:r>
        <w:rPr>
          <w:spacing w:val="-6"/>
          <w:sz w:val="24"/>
        </w:rPr>
        <w:t xml:space="preserve"> </w:t>
      </w:r>
      <w:r>
        <w:rPr>
          <w:sz w:val="24"/>
        </w:rPr>
        <w:t xml:space="preserve">and </w:t>
      </w:r>
      <w:r>
        <w:rPr>
          <w:spacing w:val="-2"/>
          <w:sz w:val="24"/>
        </w:rPr>
        <w:t>meetings.</w:t>
      </w:r>
    </w:p>
    <w:p w14:paraId="7C0FD383" w14:textId="77777777" w:rsidR="00D61D72" w:rsidRDefault="00860DAE">
      <w:pPr>
        <w:pStyle w:val="ListParagraph"/>
        <w:numPr>
          <w:ilvl w:val="1"/>
          <w:numId w:val="15"/>
        </w:numPr>
        <w:tabs>
          <w:tab w:val="left" w:pos="1284"/>
        </w:tabs>
        <w:spacing w:before="14" w:line="247" w:lineRule="auto"/>
        <w:ind w:left="1283" w:right="439" w:hanging="360"/>
        <w:rPr>
          <w:sz w:val="24"/>
        </w:rPr>
      </w:pPr>
      <w:r>
        <w:rPr>
          <w:sz w:val="24"/>
        </w:rPr>
        <w:t>Minutes</w:t>
      </w:r>
      <w:r>
        <w:rPr>
          <w:spacing w:val="-6"/>
          <w:sz w:val="24"/>
        </w:rPr>
        <w:t xml:space="preserve"> </w:t>
      </w:r>
      <w:r>
        <w:rPr>
          <w:sz w:val="24"/>
        </w:rPr>
        <w:t>shall</w:t>
      </w:r>
      <w:r>
        <w:rPr>
          <w:spacing w:val="-5"/>
          <w:sz w:val="24"/>
        </w:rPr>
        <w:t xml:space="preserve"> </w:t>
      </w:r>
      <w:r>
        <w:rPr>
          <w:sz w:val="24"/>
        </w:rPr>
        <w:t>be</w:t>
      </w:r>
      <w:r>
        <w:rPr>
          <w:spacing w:val="-9"/>
          <w:sz w:val="24"/>
        </w:rPr>
        <w:t xml:space="preserve"> </w:t>
      </w:r>
      <w:r>
        <w:rPr>
          <w:sz w:val="24"/>
        </w:rPr>
        <w:t>provided</w:t>
      </w:r>
      <w:r>
        <w:rPr>
          <w:spacing w:val="-6"/>
          <w:sz w:val="24"/>
        </w:rPr>
        <w:t xml:space="preserve"> </w:t>
      </w:r>
      <w:r>
        <w:rPr>
          <w:sz w:val="24"/>
        </w:rPr>
        <w:t>to</w:t>
      </w:r>
      <w:r>
        <w:rPr>
          <w:spacing w:val="-6"/>
          <w:sz w:val="24"/>
        </w:rPr>
        <w:t xml:space="preserve"> </w:t>
      </w:r>
      <w:r>
        <w:rPr>
          <w:sz w:val="24"/>
        </w:rPr>
        <w:t>the</w:t>
      </w:r>
      <w:r>
        <w:rPr>
          <w:spacing w:val="-9"/>
          <w:sz w:val="24"/>
        </w:rPr>
        <w:t xml:space="preserve"> </w:t>
      </w:r>
      <w:r>
        <w:rPr>
          <w:sz w:val="24"/>
        </w:rPr>
        <w:t>COR</w:t>
      </w:r>
      <w:r>
        <w:rPr>
          <w:spacing w:val="-5"/>
          <w:sz w:val="24"/>
        </w:rPr>
        <w:t xml:space="preserve"> </w:t>
      </w:r>
      <w:r>
        <w:rPr>
          <w:sz w:val="24"/>
        </w:rPr>
        <w:t>and/or</w:t>
      </w:r>
      <w:r>
        <w:rPr>
          <w:spacing w:val="-9"/>
          <w:sz w:val="24"/>
        </w:rPr>
        <w:t xml:space="preserve"> </w:t>
      </w:r>
      <w:r>
        <w:rPr>
          <w:sz w:val="24"/>
        </w:rPr>
        <w:t>designees</w:t>
      </w:r>
      <w:r>
        <w:rPr>
          <w:spacing w:val="-6"/>
          <w:sz w:val="24"/>
        </w:rPr>
        <w:t xml:space="preserve"> </w:t>
      </w:r>
      <w:r>
        <w:rPr>
          <w:sz w:val="24"/>
        </w:rPr>
        <w:t>within</w:t>
      </w:r>
      <w:r>
        <w:rPr>
          <w:spacing w:val="-6"/>
          <w:sz w:val="24"/>
        </w:rPr>
        <w:t xml:space="preserve"> </w:t>
      </w:r>
      <w:r>
        <w:rPr>
          <w:sz w:val="24"/>
        </w:rPr>
        <w:t>four</w:t>
      </w:r>
      <w:r>
        <w:rPr>
          <w:spacing w:val="-9"/>
          <w:sz w:val="24"/>
        </w:rPr>
        <w:t xml:space="preserve"> </w:t>
      </w:r>
      <w:r>
        <w:rPr>
          <w:sz w:val="24"/>
        </w:rPr>
        <w:t>business</w:t>
      </w:r>
      <w:r>
        <w:rPr>
          <w:spacing w:val="-6"/>
          <w:sz w:val="24"/>
        </w:rPr>
        <w:t xml:space="preserve"> </w:t>
      </w:r>
      <w:r>
        <w:rPr>
          <w:sz w:val="24"/>
        </w:rPr>
        <w:t>day</w:t>
      </w:r>
      <w:r>
        <w:rPr>
          <w:spacing w:val="-8"/>
          <w:sz w:val="24"/>
        </w:rPr>
        <w:t xml:space="preserve"> </w:t>
      </w:r>
      <w:r>
        <w:rPr>
          <w:sz w:val="24"/>
        </w:rPr>
        <w:t>after</w:t>
      </w:r>
      <w:r>
        <w:rPr>
          <w:spacing w:val="-9"/>
          <w:sz w:val="24"/>
        </w:rPr>
        <w:t xml:space="preserve"> </w:t>
      </w:r>
      <w:r>
        <w:rPr>
          <w:sz w:val="24"/>
        </w:rPr>
        <w:t>the status, meetings and/or progress updates, as requested.</w:t>
      </w:r>
    </w:p>
    <w:p w14:paraId="06324307" w14:textId="77777777" w:rsidR="00D61D72" w:rsidRDefault="00D61D72">
      <w:pPr>
        <w:pStyle w:val="BodyText"/>
        <w:rPr>
          <w:sz w:val="32"/>
        </w:rPr>
      </w:pPr>
    </w:p>
    <w:p w14:paraId="51420F86" w14:textId="77777777" w:rsidR="00D61D72" w:rsidRDefault="00860DAE">
      <w:pPr>
        <w:spacing w:line="249" w:lineRule="auto"/>
        <w:ind w:left="935" w:right="392" w:hanging="12"/>
        <w:rPr>
          <w:b/>
          <w:i/>
          <w:sz w:val="24"/>
        </w:rPr>
      </w:pPr>
      <w:r>
        <w:rPr>
          <w:b/>
          <w:i/>
          <w:sz w:val="24"/>
        </w:rPr>
        <w:t>NOTE: The SMRC shall agree that it will acquire no right, title or interest (including any license</w:t>
      </w:r>
      <w:r>
        <w:rPr>
          <w:b/>
          <w:i/>
          <w:spacing w:val="-6"/>
          <w:sz w:val="24"/>
        </w:rPr>
        <w:t xml:space="preserve"> </w:t>
      </w:r>
      <w:r>
        <w:rPr>
          <w:b/>
          <w:i/>
          <w:sz w:val="24"/>
        </w:rPr>
        <w:t>rights</w:t>
      </w:r>
      <w:r>
        <w:rPr>
          <w:b/>
          <w:i/>
          <w:spacing w:val="-5"/>
          <w:sz w:val="24"/>
        </w:rPr>
        <w:t xml:space="preserve"> </w:t>
      </w:r>
      <w:r>
        <w:rPr>
          <w:b/>
          <w:i/>
          <w:sz w:val="24"/>
        </w:rPr>
        <w:t>or</w:t>
      </w:r>
      <w:r>
        <w:rPr>
          <w:b/>
          <w:i/>
          <w:spacing w:val="-5"/>
          <w:sz w:val="24"/>
        </w:rPr>
        <w:t xml:space="preserve"> </w:t>
      </w:r>
      <w:r>
        <w:rPr>
          <w:b/>
          <w:i/>
          <w:sz w:val="24"/>
        </w:rPr>
        <w:t>rights</w:t>
      </w:r>
      <w:r>
        <w:rPr>
          <w:b/>
          <w:i/>
          <w:spacing w:val="-5"/>
          <w:sz w:val="24"/>
        </w:rPr>
        <w:t xml:space="preserve"> </w:t>
      </w:r>
      <w:r>
        <w:rPr>
          <w:b/>
          <w:i/>
          <w:sz w:val="24"/>
        </w:rPr>
        <w:t>of</w:t>
      </w:r>
      <w:r>
        <w:rPr>
          <w:b/>
          <w:i/>
          <w:spacing w:val="-6"/>
          <w:sz w:val="24"/>
        </w:rPr>
        <w:t xml:space="preserve"> </w:t>
      </w:r>
      <w:r>
        <w:rPr>
          <w:b/>
          <w:i/>
          <w:sz w:val="24"/>
        </w:rPr>
        <w:t>use)</w:t>
      </w:r>
      <w:r>
        <w:rPr>
          <w:b/>
          <w:i/>
          <w:spacing w:val="-6"/>
          <w:sz w:val="24"/>
        </w:rPr>
        <w:t xml:space="preserve"> </w:t>
      </w:r>
      <w:r>
        <w:rPr>
          <w:b/>
          <w:i/>
          <w:sz w:val="24"/>
        </w:rPr>
        <w:t>to</w:t>
      </w:r>
      <w:r>
        <w:rPr>
          <w:b/>
          <w:i/>
          <w:spacing w:val="-5"/>
          <w:sz w:val="24"/>
        </w:rPr>
        <w:t xml:space="preserve"> </w:t>
      </w:r>
      <w:r>
        <w:rPr>
          <w:b/>
          <w:i/>
          <w:sz w:val="24"/>
        </w:rPr>
        <w:t>any</w:t>
      </w:r>
      <w:r>
        <w:rPr>
          <w:b/>
          <w:i/>
          <w:spacing w:val="-6"/>
          <w:sz w:val="24"/>
        </w:rPr>
        <w:t xml:space="preserve"> </w:t>
      </w:r>
      <w:r>
        <w:rPr>
          <w:b/>
          <w:i/>
          <w:sz w:val="24"/>
        </w:rPr>
        <w:t>work</w:t>
      </w:r>
      <w:r>
        <w:rPr>
          <w:b/>
          <w:i/>
          <w:spacing w:val="-5"/>
          <w:sz w:val="24"/>
        </w:rPr>
        <w:t xml:space="preserve"> </w:t>
      </w:r>
      <w:r>
        <w:rPr>
          <w:b/>
          <w:i/>
          <w:sz w:val="24"/>
        </w:rPr>
        <w:t>product</w:t>
      </w:r>
      <w:r>
        <w:rPr>
          <w:b/>
          <w:i/>
          <w:spacing w:val="-5"/>
          <w:sz w:val="24"/>
        </w:rPr>
        <w:t xml:space="preserve"> </w:t>
      </w:r>
      <w:r>
        <w:rPr>
          <w:b/>
          <w:i/>
          <w:sz w:val="24"/>
        </w:rPr>
        <w:t>resulting</w:t>
      </w:r>
      <w:r>
        <w:rPr>
          <w:b/>
          <w:i/>
          <w:spacing w:val="-5"/>
          <w:sz w:val="24"/>
        </w:rPr>
        <w:t xml:space="preserve"> </w:t>
      </w:r>
      <w:r>
        <w:rPr>
          <w:b/>
          <w:i/>
          <w:sz w:val="24"/>
        </w:rPr>
        <w:t>from</w:t>
      </w:r>
      <w:r>
        <w:rPr>
          <w:b/>
          <w:i/>
          <w:spacing w:val="-2"/>
          <w:sz w:val="24"/>
        </w:rPr>
        <w:t xml:space="preserve"> </w:t>
      </w:r>
      <w:r>
        <w:rPr>
          <w:b/>
          <w:i/>
          <w:sz w:val="24"/>
        </w:rPr>
        <w:t>the</w:t>
      </w:r>
      <w:r>
        <w:rPr>
          <w:b/>
          <w:i/>
          <w:spacing w:val="-6"/>
          <w:sz w:val="24"/>
        </w:rPr>
        <w:t xml:space="preserve"> </w:t>
      </w:r>
      <w:r>
        <w:rPr>
          <w:b/>
          <w:i/>
          <w:sz w:val="24"/>
        </w:rPr>
        <w:t>provision</w:t>
      </w:r>
      <w:r>
        <w:rPr>
          <w:b/>
          <w:i/>
          <w:spacing w:val="-4"/>
          <w:sz w:val="24"/>
        </w:rPr>
        <w:t xml:space="preserve"> </w:t>
      </w:r>
      <w:r>
        <w:rPr>
          <w:b/>
          <w:i/>
          <w:sz w:val="24"/>
        </w:rPr>
        <w:t>of</w:t>
      </w:r>
      <w:r>
        <w:rPr>
          <w:b/>
          <w:i/>
          <w:spacing w:val="-6"/>
          <w:sz w:val="24"/>
        </w:rPr>
        <w:t xml:space="preserve"> </w:t>
      </w:r>
      <w:r>
        <w:rPr>
          <w:b/>
          <w:i/>
          <w:sz w:val="24"/>
        </w:rPr>
        <w:t>this</w:t>
      </w:r>
      <w:r>
        <w:rPr>
          <w:b/>
          <w:i/>
          <w:spacing w:val="-5"/>
          <w:sz w:val="24"/>
        </w:rPr>
        <w:t xml:space="preserve"> </w:t>
      </w:r>
      <w:r>
        <w:rPr>
          <w:b/>
          <w:i/>
          <w:sz w:val="24"/>
        </w:rPr>
        <w:t>task order including project related medical review training materials. Data obtained and its output to perform work under this SOW shall remain the exclusive property of CMS.</w:t>
      </w:r>
      <w:r>
        <w:rPr>
          <w:b/>
          <w:i/>
          <w:spacing w:val="40"/>
          <w:sz w:val="24"/>
        </w:rPr>
        <w:t xml:space="preserve"> </w:t>
      </w:r>
      <w:r>
        <w:rPr>
          <w:b/>
          <w:i/>
          <w:sz w:val="24"/>
        </w:rPr>
        <w:t>The Contractor acknowledges and agrees that it will acquire no right, title or interest other than its proprietary systems that may have been used to carry out work duties.</w:t>
      </w:r>
    </w:p>
    <w:p w14:paraId="6E5A796B" w14:textId="77777777" w:rsidR="00D61D72" w:rsidRDefault="00D61D72">
      <w:pPr>
        <w:pStyle w:val="BodyText"/>
        <w:spacing w:before="4"/>
        <w:rPr>
          <w:b/>
          <w:i/>
          <w:sz w:val="31"/>
        </w:rPr>
      </w:pPr>
    </w:p>
    <w:p w14:paraId="1FF0F3BC" w14:textId="77777777" w:rsidR="00D61D72" w:rsidRDefault="00860DAE">
      <w:pPr>
        <w:pStyle w:val="Heading1"/>
        <w:numPr>
          <w:ilvl w:val="0"/>
          <w:numId w:val="15"/>
        </w:numPr>
        <w:tabs>
          <w:tab w:val="left" w:pos="937"/>
          <w:tab w:val="left" w:pos="938"/>
        </w:tabs>
        <w:jc w:val="left"/>
        <w:rPr>
          <w:u w:val="none"/>
        </w:rPr>
      </w:pPr>
      <w:bookmarkStart w:id="347" w:name="VI._KEY_PERSONNEL_AND_STAFFING"/>
      <w:bookmarkEnd w:id="347"/>
      <w:r>
        <w:t>KEY</w:t>
      </w:r>
      <w:r>
        <w:rPr>
          <w:spacing w:val="-6"/>
        </w:rPr>
        <w:t xml:space="preserve"> </w:t>
      </w:r>
      <w:r>
        <w:t>PERSONNEL</w:t>
      </w:r>
      <w:r>
        <w:rPr>
          <w:spacing w:val="-7"/>
        </w:rPr>
        <w:t xml:space="preserve"> </w:t>
      </w:r>
      <w:r>
        <w:t>AND</w:t>
      </w:r>
      <w:r>
        <w:rPr>
          <w:spacing w:val="-7"/>
        </w:rPr>
        <w:t xml:space="preserve"> </w:t>
      </w:r>
      <w:r>
        <w:rPr>
          <w:spacing w:val="-2"/>
        </w:rPr>
        <w:t>STAFFING</w:t>
      </w:r>
    </w:p>
    <w:p w14:paraId="6727A030" w14:textId="77777777" w:rsidR="00E92DB1" w:rsidRDefault="00E92DB1">
      <w:pPr>
        <w:pStyle w:val="BodyText"/>
        <w:spacing w:before="90" w:line="247" w:lineRule="auto"/>
        <w:ind w:left="587" w:right="377" w:hanging="10"/>
      </w:pPr>
    </w:p>
    <w:p w14:paraId="52DADBC0" w14:textId="7D314B6D" w:rsidR="00D61D72" w:rsidRPr="00E92DB1" w:rsidRDefault="00860DAE">
      <w:pPr>
        <w:pStyle w:val="BodyText"/>
        <w:spacing w:before="90" w:line="247" w:lineRule="auto"/>
        <w:ind w:left="587" w:right="377" w:hanging="10"/>
      </w:pPr>
      <w:r w:rsidRPr="00E92DB1">
        <w:t>The</w:t>
      </w:r>
      <w:r w:rsidRPr="00E92DB1">
        <w:rPr>
          <w:spacing w:val="-6"/>
        </w:rPr>
        <w:t xml:space="preserve"> </w:t>
      </w:r>
      <w:r w:rsidRPr="00E92DB1">
        <w:t>Contractor</w:t>
      </w:r>
      <w:r w:rsidRPr="00E92DB1">
        <w:rPr>
          <w:spacing w:val="-6"/>
        </w:rPr>
        <w:t xml:space="preserve"> </w:t>
      </w:r>
      <w:r w:rsidRPr="00E92DB1">
        <w:t>shall</w:t>
      </w:r>
      <w:r w:rsidRPr="00E92DB1">
        <w:rPr>
          <w:spacing w:val="-5"/>
        </w:rPr>
        <w:t xml:space="preserve"> </w:t>
      </w:r>
      <w:r w:rsidRPr="00E92DB1">
        <w:t>provide</w:t>
      </w:r>
      <w:r w:rsidRPr="00E92DB1">
        <w:rPr>
          <w:spacing w:val="-6"/>
        </w:rPr>
        <w:t xml:space="preserve"> </w:t>
      </w:r>
      <w:r w:rsidRPr="00E92DB1">
        <w:t>appropriate</w:t>
      </w:r>
      <w:r w:rsidRPr="00E92DB1">
        <w:rPr>
          <w:spacing w:val="-6"/>
        </w:rPr>
        <w:t xml:space="preserve"> </w:t>
      </w:r>
      <w:r w:rsidRPr="00E92DB1">
        <w:t>personnel</w:t>
      </w:r>
      <w:r w:rsidRPr="00E92DB1">
        <w:rPr>
          <w:spacing w:val="-5"/>
        </w:rPr>
        <w:t xml:space="preserve"> </w:t>
      </w:r>
      <w:r w:rsidRPr="00E92DB1">
        <w:t>who</w:t>
      </w:r>
      <w:r w:rsidRPr="00E92DB1">
        <w:rPr>
          <w:spacing w:val="-5"/>
        </w:rPr>
        <w:t xml:space="preserve"> </w:t>
      </w:r>
      <w:r w:rsidRPr="00E92DB1">
        <w:t>shall</w:t>
      </w:r>
      <w:r w:rsidRPr="00E92DB1">
        <w:rPr>
          <w:spacing w:val="-5"/>
        </w:rPr>
        <w:t xml:space="preserve"> </w:t>
      </w:r>
      <w:r w:rsidRPr="00E92DB1">
        <w:t>be</w:t>
      </w:r>
      <w:r w:rsidRPr="00E92DB1">
        <w:rPr>
          <w:spacing w:val="-6"/>
        </w:rPr>
        <w:t xml:space="preserve"> </w:t>
      </w:r>
      <w:r w:rsidRPr="00E92DB1">
        <w:t>designated</w:t>
      </w:r>
      <w:r w:rsidRPr="00E92DB1">
        <w:rPr>
          <w:spacing w:val="-5"/>
        </w:rPr>
        <w:t xml:space="preserve"> </w:t>
      </w:r>
      <w:r w:rsidRPr="00E92DB1">
        <w:t>as</w:t>
      </w:r>
      <w:r w:rsidRPr="00E92DB1">
        <w:rPr>
          <w:spacing w:val="-5"/>
        </w:rPr>
        <w:t xml:space="preserve"> </w:t>
      </w:r>
      <w:r w:rsidRPr="00E92DB1">
        <w:t>“key”</w:t>
      </w:r>
      <w:r w:rsidRPr="00E92DB1">
        <w:rPr>
          <w:spacing w:val="-6"/>
        </w:rPr>
        <w:t xml:space="preserve"> </w:t>
      </w:r>
      <w:r w:rsidRPr="00E92DB1">
        <w:t>personnel. Key personnel shall be fully dedicated to the SMRC. Also, key personnel may be assigned to more</w:t>
      </w:r>
      <w:r w:rsidRPr="00E92DB1">
        <w:rPr>
          <w:spacing w:val="-7"/>
        </w:rPr>
        <w:t xml:space="preserve"> </w:t>
      </w:r>
      <w:r w:rsidRPr="00E92DB1">
        <w:t>than</w:t>
      </w:r>
      <w:r w:rsidRPr="00E92DB1">
        <w:rPr>
          <w:spacing w:val="-6"/>
        </w:rPr>
        <w:t xml:space="preserve"> </w:t>
      </w:r>
      <w:r w:rsidRPr="00E92DB1">
        <w:t>one</w:t>
      </w:r>
      <w:r w:rsidRPr="00E92DB1">
        <w:rPr>
          <w:spacing w:val="-7"/>
        </w:rPr>
        <w:t xml:space="preserve"> </w:t>
      </w:r>
      <w:r w:rsidRPr="00E92DB1">
        <w:t>functional</w:t>
      </w:r>
      <w:r w:rsidRPr="00E92DB1">
        <w:rPr>
          <w:spacing w:val="-1"/>
        </w:rPr>
        <w:t xml:space="preserve"> </w:t>
      </w:r>
      <w:r w:rsidRPr="00E92DB1">
        <w:t>task</w:t>
      </w:r>
      <w:r w:rsidRPr="00E92DB1">
        <w:rPr>
          <w:spacing w:val="-6"/>
        </w:rPr>
        <w:t xml:space="preserve"> </w:t>
      </w:r>
      <w:r w:rsidRPr="00E92DB1">
        <w:t>within</w:t>
      </w:r>
      <w:r w:rsidRPr="00E92DB1">
        <w:rPr>
          <w:spacing w:val="-6"/>
        </w:rPr>
        <w:t xml:space="preserve"> </w:t>
      </w:r>
      <w:r w:rsidRPr="00E92DB1">
        <w:t>the</w:t>
      </w:r>
      <w:r w:rsidRPr="00E92DB1">
        <w:rPr>
          <w:spacing w:val="-7"/>
        </w:rPr>
        <w:t xml:space="preserve"> </w:t>
      </w:r>
      <w:r w:rsidRPr="00E92DB1">
        <w:t>SMRC</w:t>
      </w:r>
      <w:r w:rsidRPr="00E92DB1">
        <w:rPr>
          <w:spacing w:val="-5"/>
        </w:rPr>
        <w:t xml:space="preserve"> </w:t>
      </w:r>
      <w:proofErr w:type="gramStart"/>
      <w:r w:rsidRPr="00E92DB1">
        <w:t>contract</w:t>
      </w:r>
      <w:proofErr w:type="gramEnd"/>
      <w:r w:rsidRPr="00E92DB1">
        <w:rPr>
          <w:spacing w:val="-5"/>
        </w:rPr>
        <w:t xml:space="preserve"> </w:t>
      </w:r>
      <w:r w:rsidRPr="00E92DB1">
        <w:t>but</w:t>
      </w:r>
      <w:r w:rsidRPr="00E92DB1">
        <w:rPr>
          <w:spacing w:val="-5"/>
        </w:rPr>
        <w:t xml:space="preserve"> </w:t>
      </w:r>
      <w:r w:rsidRPr="00E92DB1">
        <w:t>their</w:t>
      </w:r>
      <w:r w:rsidRPr="00E92DB1">
        <w:rPr>
          <w:spacing w:val="-7"/>
        </w:rPr>
        <w:t xml:space="preserve"> </w:t>
      </w:r>
      <w:r w:rsidRPr="00E92DB1">
        <w:t>time</w:t>
      </w:r>
      <w:r w:rsidRPr="00E92DB1">
        <w:rPr>
          <w:spacing w:val="-7"/>
        </w:rPr>
        <w:t xml:space="preserve"> </w:t>
      </w:r>
      <w:r w:rsidRPr="00E92DB1">
        <w:t>may</w:t>
      </w:r>
      <w:r w:rsidRPr="00E92DB1">
        <w:rPr>
          <w:spacing w:val="-8"/>
        </w:rPr>
        <w:t xml:space="preserve"> </w:t>
      </w:r>
      <w:r w:rsidRPr="00E92DB1">
        <w:t>not</w:t>
      </w:r>
      <w:r w:rsidRPr="00E92DB1">
        <w:rPr>
          <w:spacing w:val="-5"/>
        </w:rPr>
        <w:t xml:space="preserve"> </w:t>
      </w:r>
      <w:r w:rsidRPr="00E92DB1">
        <w:t>exceed</w:t>
      </w:r>
      <w:r w:rsidRPr="00E92DB1">
        <w:rPr>
          <w:spacing w:val="-4"/>
        </w:rPr>
        <w:t xml:space="preserve"> </w:t>
      </w:r>
      <w:r w:rsidRPr="00E92DB1">
        <w:t>one</w:t>
      </w:r>
      <w:r w:rsidRPr="00E92DB1">
        <w:rPr>
          <w:spacing w:val="-7"/>
        </w:rPr>
        <w:t xml:space="preserve"> </w:t>
      </w:r>
      <w:r w:rsidRPr="00E92DB1">
        <w:t>Full Time Equivalent (FTE). The following project positions are hereby designated by CMS as key and</w:t>
      </w:r>
      <w:r w:rsidRPr="00E92DB1">
        <w:rPr>
          <w:spacing w:val="-5"/>
        </w:rPr>
        <w:t xml:space="preserve"> </w:t>
      </w:r>
      <w:r w:rsidRPr="00E92DB1">
        <w:t>as</w:t>
      </w:r>
      <w:r w:rsidRPr="00E92DB1">
        <w:rPr>
          <w:spacing w:val="-5"/>
        </w:rPr>
        <w:t xml:space="preserve"> </w:t>
      </w:r>
      <w:r w:rsidRPr="00E92DB1">
        <w:t>such</w:t>
      </w:r>
      <w:r w:rsidRPr="00E92DB1">
        <w:rPr>
          <w:spacing w:val="-2"/>
        </w:rPr>
        <w:t xml:space="preserve"> </w:t>
      </w:r>
      <w:r w:rsidRPr="00E92DB1">
        <w:t>require</w:t>
      </w:r>
      <w:r w:rsidRPr="00E92DB1">
        <w:rPr>
          <w:spacing w:val="-6"/>
        </w:rPr>
        <w:t xml:space="preserve"> </w:t>
      </w:r>
      <w:r w:rsidRPr="00E92DB1">
        <w:t>the</w:t>
      </w:r>
      <w:r w:rsidRPr="00E92DB1">
        <w:rPr>
          <w:spacing w:val="-6"/>
        </w:rPr>
        <w:t xml:space="preserve"> </w:t>
      </w:r>
      <w:r w:rsidRPr="00E92DB1">
        <w:t>Contracting</w:t>
      </w:r>
      <w:r w:rsidRPr="00E92DB1">
        <w:rPr>
          <w:spacing w:val="-5"/>
        </w:rPr>
        <w:t xml:space="preserve"> </w:t>
      </w:r>
      <w:r w:rsidRPr="00E92DB1">
        <w:t>Officer’s</w:t>
      </w:r>
      <w:r w:rsidRPr="00E92DB1">
        <w:rPr>
          <w:spacing w:val="-2"/>
        </w:rPr>
        <w:t xml:space="preserve"> </w:t>
      </w:r>
      <w:r w:rsidRPr="00E92DB1">
        <w:t>approval</w:t>
      </w:r>
      <w:r w:rsidRPr="00E92DB1">
        <w:rPr>
          <w:spacing w:val="-4"/>
        </w:rPr>
        <w:t xml:space="preserve"> </w:t>
      </w:r>
      <w:r w:rsidRPr="00E92DB1">
        <w:t>as</w:t>
      </w:r>
      <w:r w:rsidRPr="00E92DB1">
        <w:rPr>
          <w:spacing w:val="-5"/>
        </w:rPr>
        <w:t xml:space="preserve"> </w:t>
      </w:r>
      <w:r w:rsidRPr="00E92DB1">
        <w:t>required</w:t>
      </w:r>
      <w:r w:rsidRPr="00E92DB1">
        <w:rPr>
          <w:spacing w:val="-5"/>
        </w:rPr>
        <w:t xml:space="preserve"> </w:t>
      </w:r>
      <w:r w:rsidRPr="00E92DB1">
        <w:t>in</w:t>
      </w:r>
      <w:r w:rsidRPr="00E92DB1">
        <w:rPr>
          <w:spacing w:val="-5"/>
        </w:rPr>
        <w:t xml:space="preserve"> </w:t>
      </w:r>
      <w:r w:rsidRPr="00E92DB1">
        <w:t>the</w:t>
      </w:r>
      <w:r w:rsidRPr="00E92DB1">
        <w:rPr>
          <w:spacing w:val="-6"/>
        </w:rPr>
        <w:t xml:space="preserve"> </w:t>
      </w:r>
      <w:r w:rsidRPr="00E92DB1">
        <w:t>contract.</w:t>
      </w:r>
      <w:r w:rsidRPr="00E92DB1">
        <w:rPr>
          <w:spacing w:val="-5"/>
        </w:rPr>
        <w:t xml:space="preserve"> </w:t>
      </w:r>
      <w:r w:rsidRPr="00E92DB1">
        <w:t>All</w:t>
      </w:r>
      <w:r w:rsidRPr="00E92DB1">
        <w:rPr>
          <w:spacing w:val="-4"/>
        </w:rPr>
        <w:t xml:space="preserve"> </w:t>
      </w:r>
      <w:r w:rsidRPr="00E92DB1">
        <w:t>personnel employed must also meet a requirement of never having been sanctioned or excluded from the Medicare Program.</w:t>
      </w:r>
    </w:p>
    <w:p w14:paraId="312D37E2" w14:textId="77777777" w:rsidR="00D61D72" w:rsidRDefault="00D61D72">
      <w:pPr>
        <w:pStyle w:val="BodyText"/>
        <w:spacing w:before="1"/>
        <w:rPr>
          <w:sz w:val="37"/>
        </w:rPr>
      </w:pPr>
    </w:p>
    <w:p w14:paraId="2EC5987E" w14:textId="77777777" w:rsidR="00D61D72" w:rsidRDefault="00860DAE">
      <w:pPr>
        <w:pStyle w:val="ListParagraph"/>
        <w:numPr>
          <w:ilvl w:val="0"/>
          <w:numId w:val="13"/>
        </w:numPr>
        <w:tabs>
          <w:tab w:val="left" w:pos="1183"/>
        </w:tabs>
        <w:spacing w:before="1" w:line="247" w:lineRule="auto"/>
        <w:ind w:right="471" w:hanging="360"/>
        <w:rPr>
          <w:sz w:val="24"/>
        </w:rPr>
      </w:pPr>
      <w:r>
        <w:rPr>
          <w:sz w:val="24"/>
        </w:rPr>
        <w:t>CMS</w:t>
      </w:r>
      <w:r>
        <w:rPr>
          <w:spacing w:val="-5"/>
          <w:sz w:val="24"/>
        </w:rPr>
        <w:t xml:space="preserve"> </w:t>
      </w:r>
      <w:r>
        <w:rPr>
          <w:sz w:val="24"/>
        </w:rPr>
        <w:t>shall</w:t>
      </w:r>
      <w:r>
        <w:rPr>
          <w:spacing w:val="-5"/>
          <w:sz w:val="24"/>
        </w:rPr>
        <w:t xml:space="preserve"> </w:t>
      </w:r>
      <w:r>
        <w:rPr>
          <w:sz w:val="24"/>
        </w:rPr>
        <w:t>provide</w:t>
      </w:r>
      <w:r>
        <w:rPr>
          <w:spacing w:val="-7"/>
          <w:sz w:val="24"/>
        </w:rPr>
        <w:t xml:space="preserve"> </w:t>
      </w:r>
      <w:r>
        <w:rPr>
          <w:sz w:val="24"/>
        </w:rPr>
        <w:t>approval</w:t>
      </w:r>
      <w:r>
        <w:rPr>
          <w:spacing w:val="-5"/>
          <w:sz w:val="24"/>
        </w:rPr>
        <w:t xml:space="preserve"> </w:t>
      </w:r>
      <w:r>
        <w:rPr>
          <w:sz w:val="24"/>
        </w:rPr>
        <w:t>of</w:t>
      </w:r>
      <w:r>
        <w:rPr>
          <w:spacing w:val="-7"/>
          <w:sz w:val="24"/>
        </w:rPr>
        <w:t xml:space="preserve"> </w:t>
      </w:r>
      <w:r>
        <w:rPr>
          <w:sz w:val="24"/>
        </w:rPr>
        <w:t>all</w:t>
      </w:r>
      <w:r>
        <w:rPr>
          <w:spacing w:val="-5"/>
          <w:sz w:val="24"/>
        </w:rPr>
        <w:t xml:space="preserve"> </w:t>
      </w:r>
      <w:r>
        <w:rPr>
          <w:sz w:val="24"/>
        </w:rPr>
        <w:t>key</w:t>
      </w:r>
      <w:r>
        <w:rPr>
          <w:spacing w:val="-11"/>
          <w:sz w:val="24"/>
        </w:rPr>
        <w:t xml:space="preserve"> </w:t>
      </w:r>
      <w:r>
        <w:rPr>
          <w:sz w:val="24"/>
        </w:rPr>
        <w:t>personnel</w:t>
      </w:r>
      <w:r>
        <w:rPr>
          <w:spacing w:val="-5"/>
          <w:sz w:val="24"/>
        </w:rPr>
        <w:t xml:space="preserve"> </w:t>
      </w:r>
      <w:r>
        <w:rPr>
          <w:sz w:val="24"/>
        </w:rPr>
        <w:t>before</w:t>
      </w:r>
      <w:r>
        <w:rPr>
          <w:spacing w:val="-4"/>
          <w:sz w:val="24"/>
        </w:rPr>
        <w:t xml:space="preserve"> </w:t>
      </w:r>
      <w:r>
        <w:rPr>
          <w:sz w:val="24"/>
        </w:rPr>
        <w:t>all</w:t>
      </w:r>
      <w:r>
        <w:rPr>
          <w:spacing w:val="-5"/>
          <w:sz w:val="24"/>
        </w:rPr>
        <w:t xml:space="preserve"> </w:t>
      </w:r>
      <w:r>
        <w:rPr>
          <w:sz w:val="24"/>
        </w:rPr>
        <w:t>are</w:t>
      </w:r>
      <w:r>
        <w:rPr>
          <w:spacing w:val="-7"/>
          <w:sz w:val="24"/>
        </w:rPr>
        <w:t xml:space="preserve"> </w:t>
      </w:r>
      <w:r>
        <w:rPr>
          <w:sz w:val="24"/>
        </w:rPr>
        <w:t>hired.</w:t>
      </w:r>
      <w:r>
        <w:rPr>
          <w:spacing w:val="-6"/>
          <w:sz w:val="24"/>
        </w:rPr>
        <w:t xml:space="preserve"> </w:t>
      </w:r>
      <w:r>
        <w:rPr>
          <w:sz w:val="24"/>
        </w:rPr>
        <w:t>The</w:t>
      </w:r>
      <w:r>
        <w:rPr>
          <w:spacing w:val="-7"/>
          <w:sz w:val="24"/>
        </w:rPr>
        <w:t xml:space="preserve"> </w:t>
      </w:r>
      <w:r>
        <w:rPr>
          <w:sz w:val="24"/>
        </w:rPr>
        <w:t>Contractor</w:t>
      </w:r>
      <w:r>
        <w:rPr>
          <w:spacing w:val="-7"/>
          <w:sz w:val="24"/>
        </w:rPr>
        <w:t xml:space="preserve"> </w:t>
      </w:r>
      <w:r>
        <w:rPr>
          <w:sz w:val="24"/>
        </w:rPr>
        <w:t>shall notify CMS of any key personnel leaving the program. Prior to diverting any of the key personnel to other programs, the Contractor shall notify the COR reasonably in advance and shall submit justification (including proposed substitutions) in sufficient detail to permit evaluation of the impact on the program. All proposed substitutions must be submitted, in writing, to CMS at least thirty (30) days prior to the proposed substitution or</w:t>
      </w:r>
      <w:r>
        <w:rPr>
          <w:spacing w:val="-6"/>
          <w:sz w:val="24"/>
        </w:rPr>
        <w:t xml:space="preserve"> </w:t>
      </w:r>
      <w:r>
        <w:rPr>
          <w:sz w:val="24"/>
        </w:rPr>
        <w:t>as</w:t>
      </w:r>
      <w:r>
        <w:rPr>
          <w:spacing w:val="-5"/>
          <w:sz w:val="24"/>
        </w:rPr>
        <w:t xml:space="preserve"> </w:t>
      </w:r>
      <w:r>
        <w:rPr>
          <w:sz w:val="24"/>
        </w:rPr>
        <w:t>soon</w:t>
      </w:r>
      <w:r>
        <w:rPr>
          <w:spacing w:val="-5"/>
          <w:sz w:val="24"/>
        </w:rPr>
        <w:t xml:space="preserve"> </w:t>
      </w:r>
      <w:r>
        <w:rPr>
          <w:sz w:val="24"/>
        </w:rPr>
        <w:t>as</w:t>
      </w:r>
      <w:r>
        <w:rPr>
          <w:spacing w:val="-5"/>
          <w:sz w:val="24"/>
        </w:rPr>
        <w:t xml:space="preserve"> </w:t>
      </w:r>
      <w:r>
        <w:rPr>
          <w:sz w:val="24"/>
        </w:rPr>
        <w:t>reasonably</w:t>
      </w:r>
      <w:r>
        <w:rPr>
          <w:spacing w:val="-5"/>
          <w:sz w:val="24"/>
        </w:rPr>
        <w:t xml:space="preserve"> </w:t>
      </w:r>
      <w:r>
        <w:rPr>
          <w:sz w:val="24"/>
        </w:rPr>
        <w:t>known.</w:t>
      </w:r>
      <w:r>
        <w:rPr>
          <w:spacing w:val="37"/>
          <w:sz w:val="24"/>
        </w:rPr>
        <w:t xml:space="preserve"> </w:t>
      </w:r>
      <w:r>
        <w:rPr>
          <w:sz w:val="24"/>
        </w:rPr>
        <w:t>Each</w:t>
      </w:r>
      <w:r>
        <w:rPr>
          <w:spacing w:val="-5"/>
          <w:sz w:val="24"/>
        </w:rPr>
        <w:t xml:space="preserve"> </w:t>
      </w:r>
      <w:r>
        <w:rPr>
          <w:sz w:val="24"/>
        </w:rPr>
        <w:t>request</w:t>
      </w:r>
      <w:r>
        <w:rPr>
          <w:spacing w:val="-4"/>
          <w:sz w:val="24"/>
        </w:rPr>
        <w:t xml:space="preserve"> </w:t>
      </w:r>
      <w:r>
        <w:rPr>
          <w:sz w:val="24"/>
        </w:rPr>
        <w:t>shall</w:t>
      </w:r>
      <w:r>
        <w:rPr>
          <w:spacing w:val="-4"/>
          <w:sz w:val="24"/>
        </w:rPr>
        <w:t xml:space="preserve"> </w:t>
      </w:r>
      <w:r>
        <w:rPr>
          <w:sz w:val="24"/>
        </w:rPr>
        <w:t>provide</w:t>
      </w:r>
      <w:r>
        <w:rPr>
          <w:spacing w:val="-6"/>
          <w:sz w:val="24"/>
        </w:rPr>
        <w:t xml:space="preserve"> </w:t>
      </w:r>
      <w:r>
        <w:rPr>
          <w:sz w:val="24"/>
        </w:rPr>
        <w:t>a</w:t>
      </w:r>
      <w:r>
        <w:rPr>
          <w:spacing w:val="-6"/>
          <w:sz w:val="24"/>
        </w:rPr>
        <w:t xml:space="preserve"> </w:t>
      </w:r>
      <w:r>
        <w:rPr>
          <w:sz w:val="24"/>
        </w:rPr>
        <w:t>detailed</w:t>
      </w:r>
      <w:r>
        <w:rPr>
          <w:spacing w:val="-5"/>
          <w:sz w:val="24"/>
        </w:rPr>
        <w:t xml:space="preserve"> </w:t>
      </w:r>
      <w:r>
        <w:rPr>
          <w:sz w:val="24"/>
        </w:rPr>
        <w:t>explanation</w:t>
      </w:r>
      <w:r>
        <w:rPr>
          <w:spacing w:val="-5"/>
          <w:sz w:val="24"/>
        </w:rPr>
        <w:t xml:space="preserve"> </w:t>
      </w:r>
      <w:r>
        <w:rPr>
          <w:sz w:val="24"/>
        </w:rPr>
        <w:t>of</w:t>
      </w:r>
      <w:r>
        <w:rPr>
          <w:spacing w:val="-6"/>
          <w:sz w:val="24"/>
        </w:rPr>
        <w:t xml:space="preserve"> </w:t>
      </w:r>
      <w:r>
        <w:rPr>
          <w:sz w:val="24"/>
        </w:rPr>
        <w:t>the circumstances necessitating the proposed substitution, a complete resume and any other information</w:t>
      </w:r>
      <w:r>
        <w:rPr>
          <w:spacing w:val="-7"/>
          <w:sz w:val="24"/>
        </w:rPr>
        <w:t xml:space="preserve"> </w:t>
      </w:r>
      <w:r>
        <w:rPr>
          <w:sz w:val="24"/>
        </w:rPr>
        <w:t>required</w:t>
      </w:r>
      <w:r>
        <w:rPr>
          <w:spacing w:val="-7"/>
          <w:sz w:val="24"/>
        </w:rPr>
        <w:t xml:space="preserve"> </w:t>
      </w:r>
      <w:r>
        <w:rPr>
          <w:sz w:val="24"/>
        </w:rPr>
        <w:t>by</w:t>
      </w:r>
      <w:r>
        <w:rPr>
          <w:spacing w:val="-7"/>
          <w:sz w:val="24"/>
        </w:rPr>
        <w:t xml:space="preserve"> </w:t>
      </w:r>
      <w:r>
        <w:rPr>
          <w:sz w:val="24"/>
        </w:rPr>
        <w:t>CMS.</w:t>
      </w:r>
      <w:r>
        <w:rPr>
          <w:spacing w:val="37"/>
          <w:sz w:val="24"/>
        </w:rPr>
        <w:t xml:space="preserve"> </w:t>
      </w:r>
      <w:r>
        <w:rPr>
          <w:sz w:val="24"/>
        </w:rPr>
        <w:t>All</w:t>
      </w:r>
      <w:r>
        <w:rPr>
          <w:spacing w:val="-7"/>
          <w:sz w:val="24"/>
        </w:rPr>
        <w:t xml:space="preserve"> </w:t>
      </w:r>
      <w:r>
        <w:rPr>
          <w:sz w:val="24"/>
        </w:rPr>
        <w:t>proposed</w:t>
      </w:r>
      <w:r>
        <w:rPr>
          <w:spacing w:val="-7"/>
          <w:sz w:val="24"/>
        </w:rPr>
        <w:t xml:space="preserve"> </w:t>
      </w:r>
      <w:r>
        <w:rPr>
          <w:sz w:val="24"/>
        </w:rPr>
        <w:t>substitutions</w:t>
      </w:r>
      <w:r>
        <w:rPr>
          <w:spacing w:val="-7"/>
          <w:sz w:val="24"/>
        </w:rPr>
        <w:t xml:space="preserve"> </w:t>
      </w:r>
      <w:r>
        <w:rPr>
          <w:sz w:val="24"/>
        </w:rPr>
        <w:t>must</w:t>
      </w:r>
      <w:r>
        <w:rPr>
          <w:spacing w:val="-7"/>
          <w:sz w:val="24"/>
        </w:rPr>
        <w:t xml:space="preserve"> </w:t>
      </w:r>
      <w:r>
        <w:rPr>
          <w:sz w:val="24"/>
        </w:rPr>
        <w:t>have</w:t>
      </w:r>
      <w:r>
        <w:rPr>
          <w:spacing w:val="-8"/>
          <w:sz w:val="24"/>
        </w:rPr>
        <w:t xml:space="preserve"> </w:t>
      </w:r>
      <w:r>
        <w:rPr>
          <w:sz w:val="24"/>
        </w:rPr>
        <w:t>qualifications</w:t>
      </w:r>
      <w:r>
        <w:rPr>
          <w:spacing w:val="-7"/>
          <w:sz w:val="24"/>
        </w:rPr>
        <w:t xml:space="preserve"> </w:t>
      </w:r>
      <w:r>
        <w:rPr>
          <w:sz w:val="24"/>
        </w:rPr>
        <w:t>equal to or greater than the person(s) being replaced.</w:t>
      </w:r>
      <w:r>
        <w:rPr>
          <w:spacing w:val="40"/>
          <w:sz w:val="24"/>
        </w:rPr>
        <w:t xml:space="preserve"> </w:t>
      </w:r>
      <w:r>
        <w:rPr>
          <w:sz w:val="24"/>
        </w:rPr>
        <w:t>CMS anticipates that substitution of key personnel will be kept to a minimum to promote continuity and quality.</w:t>
      </w:r>
    </w:p>
    <w:p w14:paraId="6D77E6DF" w14:textId="77777777" w:rsidR="00D61D72" w:rsidRDefault="00860DAE">
      <w:pPr>
        <w:pStyle w:val="ListParagraph"/>
        <w:numPr>
          <w:ilvl w:val="1"/>
          <w:numId w:val="13"/>
        </w:numPr>
        <w:tabs>
          <w:tab w:val="left" w:pos="2020"/>
        </w:tabs>
        <w:spacing w:before="27" w:line="230" w:lineRule="auto"/>
        <w:ind w:right="498"/>
        <w:rPr>
          <w:sz w:val="24"/>
        </w:rPr>
      </w:pPr>
      <w:r>
        <w:rPr>
          <w:sz w:val="24"/>
        </w:rPr>
        <w:t>Any</w:t>
      </w:r>
      <w:r>
        <w:rPr>
          <w:spacing w:val="-11"/>
          <w:sz w:val="24"/>
        </w:rPr>
        <w:t xml:space="preserve"> </w:t>
      </w:r>
      <w:r>
        <w:rPr>
          <w:sz w:val="24"/>
        </w:rPr>
        <w:t>staff</w:t>
      </w:r>
      <w:r>
        <w:rPr>
          <w:spacing w:val="-9"/>
          <w:sz w:val="24"/>
        </w:rPr>
        <w:t xml:space="preserve"> </w:t>
      </w:r>
      <w:r>
        <w:rPr>
          <w:sz w:val="24"/>
        </w:rPr>
        <w:t>identified</w:t>
      </w:r>
      <w:r>
        <w:rPr>
          <w:spacing w:val="-4"/>
          <w:sz w:val="24"/>
        </w:rPr>
        <w:t xml:space="preserve"> </w:t>
      </w:r>
      <w:r>
        <w:rPr>
          <w:sz w:val="24"/>
        </w:rPr>
        <w:t>as</w:t>
      </w:r>
      <w:r>
        <w:rPr>
          <w:spacing w:val="-6"/>
          <w:sz w:val="24"/>
        </w:rPr>
        <w:t xml:space="preserve"> </w:t>
      </w:r>
      <w:r>
        <w:rPr>
          <w:sz w:val="24"/>
        </w:rPr>
        <w:t>key</w:t>
      </w:r>
      <w:r>
        <w:rPr>
          <w:spacing w:val="-11"/>
          <w:sz w:val="24"/>
        </w:rPr>
        <w:t xml:space="preserve"> </w:t>
      </w:r>
      <w:r>
        <w:rPr>
          <w:sz w:val="24"/>
        </w:rPr>
        <w:t>personnel</w:t>
      </w:r>
      <w:r>
        <w:rPr>
          <w:spacing w:val="-5"/>
          <w:sz w:val="24"/>
        </w:rPr>
        <w:t xml:space="preserve"> </w:t>
      </w:r>
      <w:r>
        <w:rPr>
          <w:sz w:val="24"/>
        </w:rPr>
        <w:t>must</w:t>
      </w:r>
      <w:r>
        <w:rPr>
          <w:spacing w:val="-5"/>
          <w:sz w:val="24"/>
        </w:rPr>
        <w:t xml:space="preserve"> </w:t>
      </w:r>
      <w:r>
        <w:rPr>
          <w:sz w:val="24"/>
        </w:rPr>
        <w:t>have</w:t>
      </w:r>
      <w:r>
        <w:rPr>
          <w:spacing w:val="-9"/>
          <w:sz w:val="24"/>
        </w:rPr>
        <w:t xml:space="preserve"> </w:t>
      </w:r>
      <w:r>
        <w:rPr>
          <w:sz w:val="24"/>
        </w:rPr>
        <w:t>a</w:t>
      </w:r>
      <w:r>
        <w:rPr>
          <w:spacing w:val="-4"/>
          <w:sz w:val="24"/>
        </w:rPr>
        <w:t xml:space="preserve"> </w:t>
      </w:r>
      <w:r>
        <w:rPr>
          <w:sz w:val="24"/>
        </w:rPr>
        <w:t>backup</w:t>
      </w:r>
      <w:r>
        <w:rPr>
          <w:spacing w:val="-6"/>
          <w:sz w:val="24"/>
        </w:rPr>
        <w:t xml:space="preserve"> </w:t>
      </w:r>
      <w:r>
        <w:rPr>
          <w:sz w:val="24"/>
        </w:rPr>
        <w:t>who</w:t>
      </w:r>
      <w:r>
        <w:rPr>
          <w:spacing w:val="-6"/>
          <w:sz w:val="24"/>
        </w:rPr>
        <w:t xml:space="preserve"> </w:t>
      </w:r>
      <w:r>
        <w:rPr>
          <w:sz w:val="24"/>
        </w:rPr>
        <w:t>is</w:t>
      </w:r>
      <w:r>
        <w:rPr>
          <w:spacing w:val="-6"/>
          <w:sz w:val="24"/>
        </w:rPr>
        <w:t xml:space="preserve"> </w:t>
      </w:r>
      <w:r>
        <w:rPr>
          <w:sz w:val="24"/>
        </w:rPr>
        <w:t>properly</w:t>
      </w:r>
      <w:r>
        <w:rPr>
          <w:spacing w:val="-11"/>
          <w:sz w:val="24"/>
        </w:rPr>
        <w:t xml:space="preserve"> </w:t>
      </w:r>
      <w:r>
        <w:rPr>
          <w:sz w:val="24"/>
        </w:rPr>
        <w:t xml:space="preserve">trained and qualified to act as a fully functioning replacement in the absence of the key </w:t>
      </w:r>
      <w:r>
        <w:rPr>
          <w:spacing w:val="-2"/>
          <w:sz w:val="24"/>
        </w:rPr>
        <w:t>person.</w:t>
      </w:r>
    </w:p>
    <w:p w14:paraId="2BE0F5B2" w14:textId="77777777" w:rsidR="00D61D72" w:rsidRDefault="00860DAE">
      <w:pPr>
        <w:pStyle w:val="ListParagraph"/>
        <w:numPr>
          <w:ilvl w:val="1"/>
          <w:numId w:val="13"/>
        </w:numPr>
        <w:tabs>
          <w:tab w:val="left" w:pos="2020"/>
        </w:tabs>
        <w:spacing w:before="92"/>
        <w:rPr>
          <w:sz w:val="24"/>
        </w:rPr>
      </w:pPr>
      <w:r>
        <w:rPr>
          <w:sz w:val="24"/>
        </w:rPr>
        <w:t>The</w:t>
      </w:r>
      <w:r>
        <w:rPr>
          <w:spacing w:val="-5"/>
          <w:sz w:val="24"/>
        </w:rPr>
        <w:t xml:space="preserve"> </w:t>
      </w:r>
      <w:r>
        <w:rPr>
          <w:sz w:val="24"/>
        </w:rPr>
        <w:t>COR</w:t>
      </w:r>
      <w:r>
        <w:rPr>
          <w:spacing w:val="-1"/>
          <w:sz w:val="24"/>
        </w:rPr>
        <w:t xml:space="preserve"> </w:t>
      </w:r>
      <w:r>
        <w:rPr>
          <w:sz w:val="24"/>
        </w:rPr>
        <w:t>and/or</w:t>
      </w:r>
      <w:r>
        <w:rPr>
          <w:spacing w:val="-2"/>
          <w:sz w:val="24"/>
        </w:rPr>
        <w:t xml:space="preserve"> </w:t>
      </w:r>
      <w:r>
        <w:rPr>
          <w:sz w:val="24"/>
        </w:rPr>
        <w:t>designees</w:t>
      </w:r>
      <w:r>
        <w:rPr>
          <w:spacing w:val="-1"/>
          <w:sz w:val="24"/>
        </w:rPr>
        <w:t xml:space="preserve"> </w:t>
      </w:r>
      <w:r>
        <w:rPr>
          <w:sz w:val="24"/>
        </w:rPr>
        <w:t>must</w:t>
      </w:r>
      <w:r>
        <w:rPr>
          <w:spacing w:val="-1"/>
          <w:sz w:val="24"/>
        </w:rPr>
        <w:t xml:space="preserve"> </w:t>
      </w:r>
      <w:r>
        <w:rPr>
          <w:sz w:val="24"/>
        </w:rPr>
        <w:t>be</w:t>
      </w:r>
      <w:r>
        <w:rPr>
          <w:spacing w:val="-2"/>
          <w:sz w:val="24"/>
        </w:rPr>
        <w:t xml:space="preserve"> </w:t>
      </w:r>
      <w:r>
        <w:rPr>
          <w:sz w:val="24"/>
        </w:rPr>
        <w:t>notified</w:t>
      </w:r>
      <w:r>
        <w:rPr>
          <w:spacing w:val="-1"/>
          <w:sz w:val="24"/>
        </w:rPr>
        <w:t xml:space="preserve"> </w:t>
      </w:r>
      <w:r>
        <w:rPr>
          <w:sz w:val="24"/>
        </w:rPr>
        <w:t>when</w:t>
      </w:r>
      <w:r>
        <w:rPr>
          <w:spacing w:val="1"/>
          <w:sz w:val="24"/>
        </w:rPr>
        <w:t xml:space="preserve"> </w:t>
      </w:r>
      <w:r>
        <w:rPr>
          <w:sz w:val="24"/>
        </w:rPr>
        <w:t>key</w:t>
      </w:r>
      <w:r>
        <w:rPr>
          <w:spacing w:val="-1"/>
          <w:sz w:val="24"/>
        </w:rPr>
        <w:t xml:space="preserve"> </w:t>
      </w:r>
      <w:r>
        <w:rPr>
          <w:sz w:val="24"/>
        </w:rPr>
        <w:t>personnel</w:t>
      </w:r>
      <w:r>
        <w:rPr>
          <w:spacing w:val="1"/>
          <w:sz w:val="24"/>
        </w:rPr>
        <w:t xml:space="preserve"> </w:t>
      </w:r>
      <w:r>
        <w:rPr>
          <w:sz w:val="24"/>
        </w:rPr>
        <w:t>are</w:t>
      </w:r>
      <w:r>
        <w:rPr>
          <w:spacing w:val="-2"/>
          <w:sz w:val="24"/>
        </w:rPr>
        <w:t xml:space="preserve"> </w:t>
      </w:r>
      <w:r>
        <w:rPr>
          <w:sz w:val="24"/>
        </w:rPr>
        <w:t>out</w:t>
      </w:r>
      <w:r>
        <w:rPr>
          <w:spacing w:val="-1"/>
          <w:sz w:val="24"/>
        </w:rPr>
        <w:t xml:space="preserve"> </w:t>
      </w:r>
      <w:r>
        <w:rPr>
          <w:sz w:val="24"/>
        </w:rPr>
        <w:t xml:space="preserve">of </w:t>
      </w:r>
      <w:r>
        <w:rPr>
          <w:spacing w:val="-5"/>
          <w:sz w:val="24"/>
        </w:rPr>
        <w:t>the</w:t>
      </w:r>
    </w:p>
    <w:p w14:paraId="25916333" w14:textId="77777777" w:rsidR="00D61D72" w:rsidRDefault="00860DAE">
      <w:pPr>
        <w:pStyle w:val="BodyText"/>
        <w:spacing w:before="60" w:line="244" w:lineRule="auto"/>
        <w:ind w:left="2020" w:right="377"/>
      </w:pPr>
      <w:r>
        <w:t xml:space="preserve">office for an extended </w:t>
      </w:r>
      <w:proofErr w:type="gramStart"/>
      <w:r>
        <w:t>period of time</w:t>
      </w:r>
      <w:proofErr w:type="gramEnd"/>
      <w:r>
        <w:t xml:space="preserve"> (more than 2 days).</w:t>
      </w:r>
      <w:r>
        <w:rPr>
          <w:spacing w:val="40"/>
        </w:rPr>
        <w:t xml:space="preserve"> </w:t>
      </w:r>
      <w:r>
        <w:t>In these instances, the name</w:t>
      </w:r>
      <w:r>
        <w:rPr>
          <w:spacing w:val="-10"/>
        </w:rPr>
        <w:t xml:space="preserve"> </w:t>
      </w:r>
      <w:r>
        <w:t>and</w:t>
      </w:r>
      <w:r>
        <w:rPr>
          <w:spacing w:val="-7"/>
        </w:rPr>
        <w:t xml:space="preserve"> </w:t>
      </w:r>
      <w:r>
        <w:t>contact</w:t>
      </w:r>
      <w:r>
        <w:rPr>
          <w:spacing w:val="-6"/>
        </w:rPr>
        <w:t xml:space="preserve"> </w:t>
      </w:r>
      <w:r>
        <w:t>information,</w:t>
      </w:r>
      <w:r>
        <w:rPr>
          <w:spacing w:val="-7"/>
        </w:rPr>
        <w:t xml:space="preserve"> </w:t>
      </w:r>
      <w:r>
        <w:t>including</w:t>
      </w:r>
      <w:r>
        <w:rPr>
          <w:spacing w:val="-12"/>
        </w:rPr>
        <w:t xml:space="preserve"> </w:t>
      </w:r>
      <w:r>
        <w:t>telephone</w:t>
      </w:r>
      <w:r>
        <w:rPr>
          <w:spacing w:val="-10"/>
        </w:rPr>
        <w:t xml:space="preserve"> </w:t>
      </w:r>
      <w:r>
        <w:t>number</w:t>
      </w:r>
      <w:r>
        <w:rPr>
          <w:spacing w:val="-7"/>
        </w:rPr>
        <w:t xml:space="preserve"> </w:t>
      </w:r>
      <w:r>
        <w:t>and</w:t>
      </w:r>
      <w:r>
        <w:rPr>
          <w:spacing w:val="-5"/>
        </w:rPr>
        <w:t xml:space="preserve"> </w:t>
      </w:r>
      <w:r>
        <w:t>email</w:t>
      </w:r>
      <w:r>
        <w:rPr>
          <w:spacing w:val="-6"/>
        </w:rPr>
        <w:t xml:space="preserve"> </w:t>
      </w:r>
      <w:r>
        <w:t>address,</w:t>
      </w:r>
      <w:r>
        <w:rPr>
          <w:spacing w:val="-7"/>
        </w:rPr>
        <w:t xml:space="preserve"> </w:t>
      </w:r>
      <w:r>
        <w:t>of the</w:t>
      </w:r>
      <w:r>
        <w:rPr>
          <w:spacing w:val="-8"/>
        </w:rPr>
        <w:t xml:space="preserve"> </w:t>
      </w:r>
      <w:r>
        <w:t>backup</w:t>
      </w:r>
      <w:r>
        <w:rPr>
          <w:spacing w:val="-5"/>
        </w:rPr>
        <w:t xml:space="preserve"> </w:t>
      </w:r>
      <w:r>
        <w:t>must</w:t>
      </w:r>
      <w:r>
        <w:rPr>
          <w:spacing w:val="-4"/>
        </w:rPr>
        <w:t xml:space="preserve"> </w:t>
      </w:r>
      <w:r>
        <w:t>be</w:t>
      </w:r>
      <w:r>
        <w:rPr>
          <w:spacing w:val="-8"/>
        </w:rPr>
        <w:t xml:space="preserve"> </w:t>
      </w:r>
      <w:r>
        <w:t>provided</w:t>
      </w:r>
      <w:r>
        <w:rPr>
          <w:spacing w:val="-5"/>
        </w:rPr>
        <w:t xml:space="preserve"> </w:t>
      </w:r>
      <w:r>
        <w:t>to</w:t>
      </w:r>
      <w:r>
        <w:rPr>
          <w:spacing w:val="-5"/>
        </w:rPr>
        <w:t xml:space="preserve"> </w:t>
      </w:r>
      <w:r>
        <w:t>the</w:t>
      </w:r>
      <w:r>
        <w:rPr>
          <w:spacing w:val="-8"/>
        </w:rPr>
        <w:t xml:space="preserve"> </w:t>
      </w:r>
      <w:r>
        <w:t>COR</w:t>
      </w:r>
      <w:r>
        <w:rPr>
          <w:spacing w:val="-4"/>
        </w:rPr>
        <w:t xml:space="preserve"> </w:t>
      </w:r>
      <w:r>
        <w:t>and/or</w:t>
      </w:r>
      <w:r>
        <w:rPr>
          <w:spacing w:val="-8"/>
        </w:rPr>
        <w:t xml:space="preserve"> </w:t>
      </w:r>
      <w:r>
        <w:t>designees</w:t>
      </w:r>
      <w:r>
        <w:rPr>
          <w:spacing w:val="-5"/>
        </w:rPr>
        <w:t xml:space="preserve"> </w:t>
      </w:r>
      <w:r>
        <w:t>prior</w:t>
      </w:r>
      <w:r>
        <w:rPr>
          <w:spacing w:val="-8"/>
        </w:rPr>
        <w:t xml:space="preserve"> </w:t>
      </w:r>
      <w:r>
        <w:t>to</w:t>
      </w:r>
      <w:r>
        <w:rPr>
          <w:spacing w:val="-5"/>
        </w:rPr>
        <w:t xml:space="preserve"> </w:t>
      </w:r>
      <w:r>
        <w:t>the</w:t>
      </w:r>
      <w:r>
        <w:rPr>
          <w:spacing w:val="-6"/>
        </w:rPr>
        <w:t xml:space="preserve"> </w:t>
      </w:r>
      <w:r>
        <w:t>absence</w:t>
      </w:r>
      <w:r>
        <w:rPr>
          <w:spacing w:val="-8"/>
        </w:rPr>
        <w:t xml:space="preserve"> </w:t>
      </w:r>
      <w:r>
        <w:t>of the key personnel. Key personnel may be assigned to more than one functional task, but their time may not exceed one Full Time Equivalent (FTE).</w:t>
      </w:r>
    </w:p>
    <w:p w14:paraId="5597584B" w14:textId="77777777" w:rsidR="00D61D72" w:rsidRDefault="00860DAE">
      <w:pPr>
        <w:pStyle w:val="BodyText"/>
        <w:spacing w:before="123" w:line="247" w:lineRule="auto"/>
        <w:ind w:left="587" w:right="377" w:hanging="10"/>
      </w:pPr>
      <w:r>
        <w:t>The</w:t>
      </w:r>
      <w:r>
        <w:rPr>
          <w:spacing w:val="-9"/>
        </w:rPr>
        <w:t xml:space="preserve"> </w:t>
      </w:r>
      <w:r>
        <w:t>key</w:t>
      </w:r>
      <w:r>
        <w:rPr>
          <w:spacing w:val="-11"/>
        </w:rPr>
        <w:t xml:space="preserve"> </w:t>
      </w:r>
      <w:r>
        <w:t>personnel</w:t>
      </w:r>
      <w:r>
        <w:rPr>
          <w:spacing w:val="-5"/>
        </w:rPr>
        <w:t xml:space="preserve"> </w:t>
      </w:r>
      <w:r>
        <w:t>noted</w:t>
      </w:r>
      <w:r>
        <w:rPr>
          <w:spacing w:val="-3"/>
        </w:rPr>
        <w:t xml:space="preserve"> </w:t>
      </w:r>
      <w:r>
        <w:t>below</w:t>
      </w:r>
      <w:r>
        <w:rPr>
          <w:spacing w:val="-9"/>
        </w:rPr>
        <w:t xml:space="preserve"> </w:t>
      </w:r>
      <w:r>
        <w:t>shall</w:t>
      </w:r>
      <w:r>
        <w:rPr>
          <w:spacing w:val="-5"/>
        </w:rPr>
        <w:t xml:space="preserve"> </w:t>
      </w:r>
      <w:r>
        <w:t>possess</w:t>
      </w:r>
      <w:r>
        <w:rPr>
          <w:spacing w:val="-6"/>
        </w:rPr>
        <w:t xml:space="preserve"> </w:t>
      </w:r>
      <w:r>
        <w:t>the</w:t>
      </w:r>
      <w:r>
        <w:rPr>
          <w:spacing w:val="-9"/>
        </w:rPr>
        <w:t xml:space="preserve"> </w:t>
      </w:r>
      <w:r>
        <w:t>following</w:t>
      </w:r>
      <w:r>
        <w:rPr>
          <w:spacing w:val="-11"/>
        </w:rPr>
        <w:t xml:space="preserve"> </w:t>
      </w:r>
      <w:r>
        <w:t>minimum</w:t>
      </w:r>
      <w:r>
        <w:rPr>
          <w:spacing w:val="-5"/>
        </w:rPr>
        <w:t xml:space="preserve"> </w:t>
      </w:r>
      <w:r>
        <w:t>work</w:t>
      </w:r>
      <w:r>
        <w:rPr>
          <w:spacing w:val="-8"/>
        </w:rPr>
        <w:t xml:space="preserve"> </w:t>
      </w:r>
      <w:r>
        <w:t>experience</w:t>
      </w:r>
      <w:r>
        <w:rPr>
          <w:spacing w:val="-7"/>
        </w:rPr>
        <w:t xml:space="preserve"> </w:t>
      </w:r>
      <w:r>
        <w:t>and educational requirements:</w:t>
      </w:r>
    </w:p>
    <w:p w14:paraId="2A231B00" w14:textId="77777777" w:rsidR="00D61D72" w:rsidRDefault="00D61D72">
      <w:pPr>
        <w:pStyle w:val="BodyText"/>
        <w:spacing w:before="2"/>
        <w:rPr>
          <w:sz w:val="27"/>
        </w:rPr>
      </w:pPr>
    </w:p>
    <w:p w14:paraId="1FCF9C1A" w14:textId="77777777" w:rsidR="00D61D72" w:rsidRDefault="00860DAE">
      <w:pPr>
        <w:pStyle w:val="Heading1"/>
        <w:rPr>
          <w:u w:val="none"/>
        </w:rPr>
      </w:pPr>
      <w:bookmarkStart w:id="348" w:name="PROJECT_MANAGER"/>
      <w:bookmarkEnd w:id="348"/>
      <w:r>
        <w:t>PROJECT</w:t>
      </w:r>
      <w:r>
        <w:rPr>
          <w:spacing w:val="-7"/>
        </w:rPr>
        <w:t xml:space="preserve"> </w:t>
      </w:r>
      <w:r>
        <w:rPr>
          <w:spacing w:val="-2"/>
        </w:rPr>
        <w:t>MANAGER</w:t>
      </w:r>
    </w:p>
    <w:p w14:paraId="7AA467C2" w14:textId="77777777" w:rsidR="00D61D72" w:rsidRDefault="00D61D72">
      <w:pPr>
        <w:pStyle w:val="BodyText"/>
        <w:spacing w:before="2"/>
        <w:rPr>
          <w:b/>
          <w:sz w:val="20"/>
        </w:rPr>
      </w:pPr>
    </w:p>
    <w:p w14:paraId="102D8746" w14:textId="77777777" w:rsidR="00D61D72" w:rsidRDefault="00860DAE">
      <w:pPr>
        <w:pStyle w:val="BodyText"/>
        <w:spacing w:before="90" w:line="247" w:lineRule="auto"/>
        <w:ind w:left="587" w:right="377" w:hanging="10"/>
      </w:pPr>
      <w:r>
        <w:t>The</w:t>
      </w:r>
      <w:r>
        <w:rPr>
          <w:spacing w:val="-9"/>
        </w:rPr>
        <w:t xml:space="preserve"> </w:t>
      </w:r>
      <w:r>
        <w:t>Contractor</w:t>
      </w:r>
      <w:r>
        <w:rPr>
          <w:spacing w:val="-7"/>
        </w:rPr>
        <w:t xml:space="preserve"> </w:t>
      </w:r>
      <w:r>
        <w:t>shall</w:t>
      </w:r>
      <w:r>
        <w:rPr>
          <w:spacing w:val="-5"/>
        </w:rPr>
        <w:t xml:space="preserve"> </w:t>
      </w:r>
      <w:r>
        <w:t>dedicate</w:t>
      </w:r>
      <w:r>
        <w:rPr>
          <w:spacing w:val="-7"/>
        </w:rPr>
        <w:t xml:space="preserve"> </w:t>
      </w:r>
      <w:r>
        <w:t>a</w:t>
      </w:r>
      <w:r>
        <w:rPr>
          <w:spacing w:val="-9"/>
        </w:rPr>
        <w:t xml:space="preserve"> </w:t>
      </w:r>
      <w:r>
        <w:t>Project</w:t>
      </w:r>
      <w:r>
        <w:rPr>
          <w:spacing w:val="-5"/>
        </w:rPr>
        <w:t xml:space="preserve"> </w:t>
      </w:r>
      <w:r>
        <w:t>Manager</w:t>
      </w:r>
      <w:r>
        <w:rPr>
          <w:spacing w:val="-7"/>
        </w:rPr>
        <w:t xml:space="preserve"> </w:t>
      </w:r>
      <w:r>
        <w:t>whose</w:t>
      </w:r>
      <w:r>
        <w:rPr>
          <w:spacing w:val="-9"/>
        </w:rPr>
        <w:t xml:space="preserve"> </w:t>
      </w:r>
      <w:r>
        <w:t>roles</w:t>
      </w:r>
      <w:r>
        <w:rPr>
          <w:spacing w:val="-6"/>
        </w:rPr>
        <w:t xml:space="preserve"> </w:t>
      </w:r>
      <w:r>
        <w:t>and</w:t>
      </w:r>
      <w:r>
        <w:rPr>
          <w:spacing w:val="-6"/>
        </w:rPr>
        <w:t xml:space="preserve"> </w:t>
      </w:r>
      <w:r>
        <w:t>responsibilities</w:t>
      </w:r>
      <w:r>
        <w:rPr>
          <w:spacing w:val="-6"/>
        </w:rPr>
        <w:t xml:space="preserve"> </w:t>
      </w:r>
      <w:r>
        <w:t>shall</w:t>
      </w:r>
      <w:r>
        <w:rPr>
          <w:spacing w:val="-5"/>
        </w:rPr>
        <w:t xml:space="preserve"> </w:t>
      </w:r>
      <w:r>
        <w:t>be</w:t>
      </w:r>
      <w:r>
        <w:rPr>
          <w:spacing w:val="-9"/>
        </w:rPr>
        <w:t xml:space="preserve"> </w:t>
      </w:r>
      <w:r>
        <w:t>defined by the Contractor’s technical approach and management plan.</w:t>
      </w:r>
      <w:r>
        <w:rPr>
          <w:spacing w:val="80"/>
        </w:rPr>
        <w:t xml:space="preserve"> </w:t>
      </w:r>
      <w:r>
        <w:t>The Project Manager will serve as the point of contact for all aspects concerning this task order.</w:t>
      </w:r>
      <w:r>
        <w:rPr>
          <w:spacing w:val="40"/>
        </w:rPr>
        <w:t xml:space="preserve"> </w:t>
      </w:r>
      <w:r>
        <w:t>The Project Manager will also have primary responsibility for the development, oversight and implementation of the Contractor’s quality assurance process. In addition, the Project Manager shall have the primary responsibility for making sure that the required reports are submitted timely.</w:t>
      </w:r>
    </w:p>
    <w:p w14:paraId="3DAB3D68" w14:textId="2E4A9786" w:rsidR="00D61D72" w:rsidRDefault="00860DAE">
      <w:pPr>
        <w:pStyle w:val="BodyText"/>
        <w:spacing w:before="77" w:line="247" w:lineRule="auto"/>
        <w:ind w:left="587" w:right="377" w:hanging="10"/>
      </w:pPr>
      <w:r>
        <w:rPr>
          <w:b/>
        </w:rPr>
        <w:t>Experience:</w:t>
      </w:r>
      <w:r>
        <w:rPr>
          <w:b/>
          <w:spacing w:val="-7"/>
        </w:rPr>
        <w:t xml:space="preserve"> </w:t>
      </w:r>
      <w:r>
        <w:t>A</w:t>
      </w:r>
      <w:r>
        <w:rPr>
          <w:spacing w:val="-9"/>
        </w:rPr>
        <w:t xml:space="preserve"> </w:t>
      </w:r>
      <w:r>
        <w:t>minimum</w:t>
      </w:r>
      <w:r>
        <w:rPr>
          <w:spacing w:val="-5"/>
        </w:rPr>
        <w:t xml:space="preserve"> </w:t>
      </w:r>
      <w:r>
        <w:t>of</w:t>
      </w:r>
      <w:r>
        <w:rPr>
          <w:spacing w:val="-9"/>
        </w:rPr>
        <w:t xml:space="preserve"> </w:t>
      </w:r>
      <w:r>
        <w:t>five</w:t>
      </w:r>
      <w:r>
        <w:rPr>
          <w:spacing w:val="-7"/>
        </w:rPr>
        <w:t xml:space="preserve"> </w:t>
      </w:r>
      <w:r>
        <w:t>(5)</w:t>
      </w:r>
      <w:r>
        <w:rPr>
          <w:spacing w:val="-4"/>
        </w:rPr>
        <w:t xml:space="preserve"> </w:t>
      </w:r>
      <w:r>
        <w:t>years</w:t>
      </w:r>
      <w:r>
        <w:rPr>
          <w:spacing w:val="-6"/>
        </w:rPr>
        <w:t xml:space="preserve"> </w:t>
      </w:r>
      <w:r>
        <w:t>of</w:t>
      </w:r>
      <w:r>
        <w:rPr>
          <w:spacing w:val="-9"/>
        </w:rPr>
        <w:t xml:space="preserve"> </w:t>
      </w:r>
      <w:r>
        <w:t>professional</w:t>
      </w:r>
      <w:r>
        <w:rPr>
          <w:spacing w:val="-5"/>
        </w:rPr>
        <w:t xml:space="preserve"> </w:t>
      </w:r>
      <w:r>
        <w:t>experience</w:t>
      </w:r>
      <w:r>
        <w:rPr>
          <w:spacing w:val="-9"/>
        </w:rPr>
        <w:t xml:space="preserve"> </w:t>
      </w:r>
      <w:r>
        <w:t>with</w:t>
      </w:r>
      <w:r>
        <w:rPr>
          <w:spacing w:val="-6"/>
        </w:rPr>
        <w:t xml:space="preserve"> </w:t>
      </w:r>
      <w:r>
        <w:t>at</w:t>
      </w:r>
      <w:r>
        <w:rPr>
          <w:spacing w:val="-5"/>
        </w:rPr>
        <w:t xml:space="preserve"> </w:t>
      </w:r>
      <w:r>
        <w:t>least</w:t>
      </w:r>
      <w:r>
        <w:rPr>
          <w:spacing w:val="-5"/>
        </w:rPr>
        <w:t xml:space="preserve"> </w:t>
      </w:r>
      <w:r>
        <w:t>three</w:t>
      </w:r>
      <w:r>
        <w:rPr>
          <w:spacing w:val="-9"/>
        </w:rPr>
        <w:t xml:space="preserve"> </w:t>
      </w:r>
      <w:r>
        <w:t>(3)</w:t>
      </w:r>
      <w:r>
        <w:rPr>
          <w:spacing w:val="-4"/>
        </w:rPr>
        <w:t xml:space="preserve"> </w:t>
      </w:r>
      <w:r>
        <w:t xml:space="preserve">years as a manager responsible for managing complex medical review systems and </w:t>
      </w:r>
      <w:r w:rsidR="00C77462">
        <w:t>workflow</w:t>
      </w:r>
      <w:r>
        <w:t xml:space="preserve">. The Project Manager shall also possess at least three (3) years of Medicare Fee-for-Service </w:t>
      </w:r>
      <w:r>
        <w:rPr>
          <w:spacing w:val="-2"/>
        </w:rPr>
        <w:t>experience.</w:t>
      </w:r>
    </w:p>
    <w:p w14:paraId="6D5F825D" w14:textId="77777777" w:rsidR="00D61D72" w:rsidRDefault="00D61D72">
      <w:pPr>
        <w:pStyle w:val="BodyText"/>
        <w:spacing w:before="2"/>
        <w:rPr>
          <w:sz w:val="27"/>
        </w:rPr>
      </w:pPr>
    </w:p>
    <w:p w14:paraId="041923D9" w14:textId="77777777" w:rsidR="00D61D72" w:rsidRDefault="00860DAE">
      <w:pPr>
        <w:pStyle w:val="BodyText"/>
        <w:spacing w:before="1" w:line="247" w:lineRule="auto"/>
        <w:ind w:left="587" w:right="640" w:hanging="10"/>
        <w:jc w:val="both"/>
      </w:pPr>
      <w:r>
        <w:rPr>
          <w:b/>
        </w:rPr>
        <w:t>Education:</w:t>
      </w:r>
      <w:r>
        <w:rPr>
          <w:b/>
          <w:spacing w:val="-9"/>
        </w:rPr>
        <w:t xml:space="preserve"> </w:t>
      </w:r>
      <w:r>
        <w:t>A</w:t>
      </w:r>
      <w:r>
        <w:rPr>
          <w:spacing w:val="-9"/>
        </w:rPr>
        <w:t xml:space="preserve"> </w:t>
      </w:r>
      <w:r>
        <w:t>bachelor’s</w:t>
      </w:r>
      <w:r>
        <w:rPr>
          <w:spacing w:val="-3"/>
        </w:rPr>
        <w:t xml:space="preserve"> </w:t>
      </w:r>
      <w:r>
        <w:t>degree</w:t>
      </w:r>
      <w:r>
        <w:rPr>
          <w:spacing w:val="-7"/>
        </w:rPr>
        <w:t xml:space="preserve"> </w:t>
      </w:r>
      <w:r>
        <w:t>from</w:t>
      </w:r>
      <w:r>
        <w:rPr>
          <w:spacing w:val="-5"/>
        </w:rPr>
        <w:t xml:space="preserve"> </w:t>
      </w:r>
      <w:r>
        <w:t>an</w:t>
      </w:r>
      <w:r>
        <w:rPr>
          <w:spacing w:val="-6"/>
        </w:rPr>
        <w:t xml:space="preserve"> </w:t>
      </w:r>
      <w:r>
        <w:t>accredited</w:t>
      </w:r>
      <w:r>
        <w:rPr>
          <w:spacing w:val="-8"/>
        </w:rPr>
        <w:t xml:space="preserve"> </w:t>
      </w:r>
      <w:r>
        <w:t>institution,</w:t>
      </w:r>
      <w:r>
        <w:rPr>
          <w:spacing w:val="-8"/>
        </w:rPr>
        <w:t xml:space="preserve"> </w:t>
      </w:r>
      <w:r>
        <w:t>plus</w:t>
      </w:r>
      <w:r>
        <w:rPr>
          <w:spacing w:val="-8"/>
        </w:rPr>
        <w:t xml:space="preserve"> </w:t>
      </w:r>
      <w:r>
        <w:t>a</w:t>
      </w:r>
      <w:r>
        <w:rPr>
          <w:spacing w:val="-9"/>
        </w:rPr>
        <w:t xml:space="preserve"> </w:t>
      </w:r>
      <w:r>
        <w:t>master’s</w:t>
      </w:r>
      <w:r>
        <w:rPr>
          <w:spacing w:val="-8"/>
        </w:rPr>
        <w:t xml:space="preserve"> </w:t>
      </w:r>
      <w:r>
        <w:t>degree</w:t>
      </w:r>
      <w:r>
        <w:rPr>
          <w:spacing w:val="-7"/>
        </w:rPr>
        <w:t xml:space="preserve"> </w:t>
      </w:r>
      <w:r>
        <w:t>from</w:t>
      </w:r>
      <w:r>
        <w:rPr>
          <w:spacing w:val="-8"/>
        </w:rPr>
        <w:t xml:space="preserve"> </w:t>
      </w:r>
      <w:r>
        <w:t>an accredited institution or substitution of four (4) additional years of related work experience in lieu of the master’s degree.</w:t>
      </w:r>
    </w:p>
    <w:p w14:paraId="5380EB43" w14:textId="77777777" w:rsidR="00D61D72" w:rsidRDefault="00D61D72">
      <w:pPr>
        <w:pStyle w:val="BodyText"/>
        <w:rPr>
          <w:sz w:val="27"/>
        </w:rPr>
      </w:pPr>
    </w:p>
    <w:p w14:paraId="13CE425C" w14:textId="77777777" w:rsidR="00D61D72" w:rsidRDefault="00860DAE">
      <w:pPr>
        <w:pStyle w:val="Heading1"/>
        <w:jc w:val="both"/>
        <w:rPr>
          <w:u w:val="none"/>
        </w:rPr>
      </w:pPr>
      <w:bookmarkStart w:id="349" w:name="ASSISTANT_PROJECT_MANAGER"/>
      <w:bookmarkEnd w:id="349"/>
      <w:r>
        <w:t>ASSISTANT</w:t>
      </w:r>
      <w:r>
        <w:rPr>
          <w:spacing w:val="-9"/>
        </w:rPr>
        <w:t xml:space="preserve"> </w:t>
      </w:r>
      <w:r>
        <w:t>PROJECT</w:t>
      </w:r>
      <w:r>
        <w:rPr>
          <w:spacing w:val="-9"/>
        </w:rPr>
        <w:t xml:space="preserve"> </w:t>
      </w:r>
      <w:r>
        <w:rPr>
          <w:spacing w:val="-2"/>
        </w:rPr>
        <w:t>MANAGER</w:t>
      </w:r>
    </w:p>
    <w:p w14:paraId="6AD46ECE" w14:textId="77777777" w:rsidR="00D61D72" w:rsidRDefault="00D61D72">
      <w:pPr>
        <w:pStyle w:val="BodyText"/>
        <w:spacing w:before="4"/>
        <w:rPr>
          <w:b/>
          <w:sz w:val="20"/>
        </w:rPr>
      </w:pPr>
    </w:p>
    <w:p w14:paraId="72ABB531" w14:textId="77777777" w:rsidR="00D61D72" w:rsidRDefault="00860DAE">
      <w:pPr>
        <w:pStyle w:val="BodyText"/>
        <w:spacing w:before="90" w:line="247" w:lineRule="auto"/>
        <w:ind w:left="587" w:right="420" w:hanging="10"/>
      </w:pPr>
      <w:r>
        <w:t>The Assistant Project Manager will assist the Project Manager and teams in structuring, planning, monitoring projects, and other related duties in line with the Contractor’s defined strategy and project objectives.</w:t>
      </w:r>
      <w:r>
        <w:rPr>
          <w:spacing w:val="40"/>
        </w:rPr>
        <w:t xml:space="preserve"> </w:t>
      </w:r>
      <w:r>
        <w:t>In addition, this role will require working closely with the Project</w:t>
      </w:r>
      <w:r>
        <w:rPr>
          <w:spacing w:val="-6"/>
        </w:rPr>
        <w:t xml:space="preserve"> </w:t>
      </w:r>
      <w:r>
        <w:t>Manager</w:t>
      </w:r>
      <w:r>
        <w:rPr>
          <w:spacing w:val="-8"/>
        </w:rPr>
        <w:t xml:space="preserve"> </w:t>
      </w:r>
      <w:r>
        <w:t>to</w:t>
      </w:r>
      <w:r>
        <w:rPr>
          <w:spacing w:val="-7"/>
        </w:rPr>
        <w:t xml:space="preserve"> </w:t>
      </w:r>
      <w:r>
        <w:t>ensure</w:t>
      </w:r>
      <w:r>
        <w:rPr>
          <w:spacing w:val="-9"/>
        </w:rPr>
        <w:t xml:space="preserve"> </w:t>
      </w:r>
      <w:r>
        <w:t>that</w:t>
      </w:r>
      <w:r>
        <w:rPr>
          <w:spacing w:val="-6"/>
        </w:rPr>
        <w:t xml:space="preserve"> </w:t>
      </w:r>
      <w:r>
        <w:t>projects</w:t>
      </w:r>
      <w:r>
        <w:rPr>
          <w:spacing w:val="-7"/>
        </w:rPr>
        <w:t xml:space="preserve"> </w:t>
      </w:r>
      <w:r>
        <w:t>are</w:t>
      </w:r>
      <w:r>
        <w:rPr>
          <w:spacing w:val="-9"/>
        </w:rPr>
        <w:t xml:space="preserve"> </w:t>
      </w:r>
      <w:r>
        <w:t>managed</w:t>
      </w:r>
      <w:r>
        <w:rPr>
          <w:spacing w:val="-7"/>
        </w:rPr>
        <w:t xml:space="preserve"> </w:t>
      </w:r>
      <w:r>
        <w:t>in</w:t>
      </w:r>
      <w:r>
        <w:rPr>
          <w:spacing w:val="-7"/>
        </w:rPr>
        <w:t xml:space="preserve"> </w:t>
      </w:r>
      <w:r>
        <w:t>accordance</w:t>
      </w:r>
      <w:r>
        <w:rPr>
          <w:spacing w:val="-8"/>
        </w:rPr>
        <w:t xml:space="preserve"> </w:t>
      </w:r>
      <w:r>
        <w:t>with</w:t>
      </w:r>
      <w:r>
        <w:rPr>
          <w:spacing w:val="-7"/>
        </w:rPr>
        <w:t xml:space="preserve"> </w:t>
      </w:r>
      <w:r>
        <w:t>Contractors</w:t>
      </w:r>
      <w:r>
        <w:rPr>
          <w:spacing w:val="-7"/>
        </w:rPr>
        <w:t xml:space="preserve"> </w:t>
      </w:r>
      <w:r>
        <w:t>technical approach and</w:t>
      </w:r>
      <w:r>
        <w:rPr>
          <w:spacing w:val="-4"/>
        </w:rPr>
        <w:t xml:space="preserve"> </w:t>
      </w:r>
      <w:r>
        <w:t>management</w:t>
      </w:r>
      <w:r>
        <w:rPr>
          <w:spacing w:val="-3"/>
        </w:rPr>
        <w:t xml:space="preserve"> </w:t>
      </w:r>
      <w:r>
        <w:t>team.</w:t>
      </w:r>
      <w:r>
        <w:rPr>
          <w:spacing w:val="38"/>
        </w:rPr>
        <w:t xml:space="preserve"> </w:t>
      </w:r>
      <w:r>
        <w:t>In</w:t>
      </w:r>
      <w:r>
        <w:rPr>
          <w:spacing w:val="-4"/>
        </w:rPr>
        <w:t xml:space="preserve"> </w:t>
      </w:r>
      <w:r>
        <w:t>the</w:t>
      </w:r>
      <w:r>
        <w:rPr>
          <w:spacing w:val="-5"/>
        </w:rPr>
        <w:t xml:space="preserve"> </w:t>
      </w:r>
      <w:r>
        <w:t>absence</w:t>
      </w:r>
      <w:r>
        <w:rPr>
          <w:spacing w:val="-5"/>
        </w:rPr>
        <w:t xml:space="preserve"> </w:t>
      </w:r>
      <w:r>
        <w:t>of</w:t>
      </w:r>
      <w:r>
        <w:rPr>
          <w:spacing w:val="-5"/>
        </w:rPr>
        <w:t xml:space="preserve"> </w:t>
      </w:r>
      <w:r>
        <w:t>the</w:t>
      </w:r>
      <w:r>
        <w:rPr>
          <w:spacing w:val="-5"/>
        </w:rPr>
        <w:t xml:space="preserve"> </w:t>
      </w:r>
      <w:r>
        <w:t>Project</w:t>
      </w:r>
      <w:r>
        <w:rPr>
          <w:spacing w:val="-3"/>
        </w:rPr>
        <w:t xml:space="preserve"> </w:t>
      </w:r>
      <w:r>
        <w:t>Manager,</w:t>
      </w:r>
      <w:r>
        <w:rPr>
          <w:spacing w:val="-4"/>
        </w:rPr>
        <w:t xml:space="preserve"> </w:t>
      </w:r>
      <w:r>
        <w:t>the</w:t>
      </w:r>
      <w:r>
        <w:rPr>
          <w:spacing w:val="-5"/>
        </w:rPr>
        <w:t xml:space="preserve"> </w:t>
      </w:r>
      <w:r>
        <w:t>Assistant</w:t>
      </w:r>
      <w:r>
        <w:rPr>
          <w:spacing w:val="-3"/>
        </w:rPr>
        <w:t xml:space="preserve"> </w:t>
      </w:r>
      <w:r>
        <w:t>Project Manager shall be able to function in the role as the Project Manager.</w:t>
      </w:r>
    </w:p>
    <w:p w14:paraId="4053096B" w14:textId="77777777" w:rsidR="00D61D72" w:rsidRDefault="00D61D72">
      <w:pPr>
        <w:pStyle w:val="BodyText"/>
        <w:rPr>
          <w:sz w:val="27"/>
        </w:rPr>
      </w:pPr>
    </w:p>
    <w:p w14:paraId="4C9D2802" w14:textId="77777777" w:rsidR="00D61D72" w:rsidRDefault="00860DAE">
      <w:pPr>
        <w:pStyle w:val="BodyText"/>
        <w:ind w:left="580"/>
      </w:pPr>
      <w:r>
        <w:t>The</w:t>
      </w:r>
      <w:r>
        <w:rPr>
          <w:spacing w:val="-8"/>
        </w:rPr>
        <w:t xml:space="preserve"> </w:t>
      </w:r>
      <w:r>
        <w:t>Assistant</w:t>
      </w:r>
      <w:r>
        <w:rPr>
          <w:spacing w:val="-4"/>
        </w:rPr>
        <w:t xml:space="preserve"> </w:t>
      </w:r>
      <w:r>
        <w:t>Project</w:t>
      </w:r>
      <w:r>
        <w:rPr>
          <w:spacing w:val="-4"/>
        </w:rPr>
        <w:t xml:space="preserve"> </w:t>
      </w:r>
      <w:r>
        <w:t>Manager</w:t>
      </w:r>
      <w:r>
        <w:rPr>
          <w:spacing w:val="-6"/>
        </w:rPr>
        <w:t xml:space="preserve"> </w:t>
      </w:r>
      <w:r>
        <w:t>shall</w:t>
      </w:r>
      <w:r>
        <w:rPr>
          <w:spacing w:val="-3"/>
        </w:rPr>
        <w:t xml:space="preserve"> </w:t>
      </w:r>
      <w:r>
        <w:rPr>
          <w:spacing w:val="-2"/>
        </w:rPr>
        <w:t>possess:</w:t>
      </w:r>
    </w:p>
    <w:p w14:paraId="4414C246" w14:textId="77777777" w:rsidR="00D61D72" w:rsidRDefault="00D61D72">
      <w:pPr>
        <w:pStyle w:val="BodyText"/>
        <w:rPr>
          <w:sz w:val="28"/>
        </w:rPr>
      </w:pPr>
    </w:p>
    <w:p w14:paraId="6B6DC055" w14:textId="7EA3CE89" w:rsidR="00D61D72" w:rsidRDefault="00860DAE">
      <w:pPr>
        <w:pStyle w:val="BodyText"/>
        <w:spacing w:line="247" w:lineRule="auto"/>
        <w:ind w:left="587" w:right="377" w:hanging="10"/>
      </w:pPr>
      <w:r>
        <w:rPr>
          <w:b/>
        </w:rPr>
        <w:t>Experience:</w:t>
      </w:r>
      <w:r>
        <w:rPr>
          <w:b/>
          <w:spacing w:val="-7"/>
        </w:rPr>
        <w:t xml:space="preserve"> </w:t>
      </w:r>
      <w:r>
        <w:t>A</w:t>
      </w:r>
      <w:r>
        <w:rPr>
          <w:spacing w:val="-9"/>
        </w:rPr>
        <w:t xml:space="preserve"> </w:t>
      </w:r>
      <w:r>
        <w:t>minimum</w:t>
      </w:r>
      <w:r>
        <w:rPr>
          <w:spacing w:val="-5"/>
        </w:rPr>
        <w:t xml:space="preserve"> </w:t>
      </w:r>
      <w:r>
        <w:t>of</w:t>
      </w:r>
      <w:r>
        <w:rPr>
          <w:spacing w:val="-9"/>
        </w:rPr>
        <w:t xml:space="preserve"> </w:t>
      </w:r>
      <w:r>
        <w:t>four</w:t>
      </w:r>
      <w:r>
        <w:rPr>
          <w:spacing w:val="-7"/>
        </w:rPr>
        <w:t xml:space="preserve"> </w:t>
      </w:r>
      <w:r>
        <w:t>(4)</w:t>
      </w:r>
      <w:r>
        <w:rPr>
          <w:spacing w:val="-4"/>
        </w:rPr>
        <w:t xml:space="preserve"> </w:t>
      </w:r>
      <w:r>
        <w:t>years</w:t>
      </w:r>
      <w:r>
        <w:rPr>
          <w:spacing w:val="-6"/>
        </w:rPr>
        <w:t xml:space="preserve"> </w:t>
      </w:r>
      <w:r>
        <w:t>of</w:t>
      </w:r>
      <w:r>
        <w:rPr>
          <w:spacing w:val="-9"/>
        </w:rPr>
        <w:t xml:space="preserve"> </w:t>
      </w:r>
      <w:r>
        <w:t>professional</w:t>
      </w:r>
      <w:r>
        <w:rPr>
          <w:spacing w:val="-5"/>
        </w:rPr>
        <w:t xml:space="preserve"> </w:t>
      </w:r>
      <w:r>
        <w:t>experience</w:t>
      </w:r>
      <w:r>
        <w:rPr>
          <w:spacing w:val="-9"/>
        </w:rPr>
        <w:t xml:space="preserve"> </w:t>
      </w:r>
      <w:r>
        <w:t>with</w:t>
      </w:r>
      <w:r>
        <w:rPr>
          <w:spacing w:val="-6"/>
        </w:rPr>
        <w:t xml:space="preserve"> </w:t>
      </w:r>
      <w:r>
        <w:t>at</w:t>
      </w:r>
      <w:r>
        <w:rPr>
          <w:spacing w:val="-5"/>
        </w:rPr>
        <w:t xml:space="preserve"> </w:t>
      </w:r>
      <w:r>
        <w:t>least</w:t>
      </w:r>
      <w:r>
        <w:rPr>
          <w:spacing w:val="-5"/>
        </w:rPr>
        <w:t xml:space="preserve"> </w:t>
      </w:r>
      <w:r>
        <w:t>three</w:t>
      </w:r>
      <w:r>
        <w:rPr>
          <w:spacing w:val="-9"/>
        </w:rPr>
        <w:t xml:space="preserve"> </w:t>
      </w:r>
      <w:r>
        <w:t>(3)</w:t>
      </w:r>
      <w:r>
        <w:rPr>
          <w:spacing w:val="-4"/>
        </w:rPr>
        <w:t xml:space="preserve"> </w:t>
      </w:r>
      <w:r>
        <w:t xml:space="preserve">years of experience with complex medical review systems and </w:t>
      </w:r>
      <w:r w:rsidR="00CE7EC0">
        <w:t>workflow</w:t>
      </w:r>
      <w:r>
        <w:t>. The Assistant Project Manager shall have at least two (2) years of Medicare Fee-for-Service experience.</w:t>
      </w:r>
    </w:p>
    <w:p w14:paraId="6C7872F7" w14:textId="77777777" w:rsidR="00D61D72" w:rsidRDefault="00D61D72">
      <w:pPr>
        <w:pStyle w:val="BodyText"/>
        <w:spacing w:before="1"/>
        <w:rPr>
          <w:sz w:val="27"/>
        </w:rPr>
      </w:pPr>
    </w:p>
    <w:p w14:paraId="63DF51C2" w14:textId="77777777" w:rsidR="00D61D72" w:rsidRDefault="00860DAE">
      <w:pPr>
        <w:pStyle w:val="BodyText"/>
        <w:spacing w:line="247" w:lineRule="auto"/>
        <w:ind w:left="587" w:right="377" w:hanging="10"/>
      </w:pPr>
      <w:r>
        <w:rPr>
          <w:b/>
        </w:rPr>
        <w:t>Education:</w:t>
      </w:r>
      <w:r>
        <w:rPr>
          <w:b/>
          <w:spacing w:val="-9"/>
        </w:rPr>
        <w:t xml:space="preserve"> </w:t>
      </w:r>
      <w:r>
        <w:t>Master’s</w:t>
      </w:r>
      <w:r>
        <w:rPr>
          <w:spacing w:val="-8"/>
        </w:rPr>
        <w:t xml:space="preserve"> </w:t>
      </w:r>
      <w:r>
        <w:t>Degree</w:t>
      </w:r>
      <w:r>
        <w:rPr>
          <w:spacing w:val="-9"/>
        </w:rPr>
        <w:t xml:space="preserve"> </w:t>
      </w:r>
      <w:r>
        <w:t>from</w:t>
      </w:r>
      <w:r>
        <w:rPr>
          <w:spacing w:val="-8"/>
        </w:rPr>
        <w:t xml:space="preserve"> </w:t>
      </w:r>
      <w:r>
        <w:t>an</w:t>
      </w:r>
      <w:r>
        <w:rPr>
          <w:spacing w:val="-7"/>
        </w:rPr>
        <w:t xml:space="preserve"> </w:t>
      </w:r>
      <w:r>
        <w:t>accredited</w:t>
      </w:r>
      <w:r>
        <w:rPr>
          <w:spacing w:val="-7"/>
        </w:rPr>
        <w:t xml:space="preserve"> </w:t>
      </w:r>
      <w:r>
        <w:t>institution</w:t>
      </w:r>
      <w:r>
        <w:rPr>
          <w:spacing w:val="-8"/>
        </w:rPr>
        <w:t xml:space="preserve"> </w:t>
      </w:r>
      <w:r>
        <w:t>OR</w:t>
      </w:r>
      <w:r>
        <w:rPr>
          <w:spacing w:val="-8"/>
        </w:rPr>
        <w:t xml:space="preserve"> </w:t>
      </w:r>
      <w:r>
        <w:t>a</w:t>
      </w:r>
      <w:r>
        <w:rPr>
          <w:spacing w:val="-9"/>
        </w:rPr>
        <w:t xml:space="preserve"> </w:t>
      </w:r>
      <w:r>
        <w:t>bachelor’s</w:t>
      </w:r>
      <w:r>
        <w:rPr>
          <w:spacing w:val="-8"/>
        </w:rPr>
        <w:t xml:space="preserve"> </w:t>
      </w:r>
      <w:r>
        <w:t>degree</w:t>
      </w:r>
      <w:r>
        <w:rPr>
          <w:spacing w:val="-7"/>
        </w:rPr>
        <w:t xml:space="preserve"> </w:t>
      </w:r>
      <w:r>
        <w:t>from</w:t>
      </w:r>
      <w:r>
        <w:rPr>
          <w:spacing w:val="-6"/>
        </w:rPr>
        <w:t xml:space="preserve"> </w:t>
      </w:r>
      <w:r>
        <w:t>an accredited institution plus three (3) additional years of related work experience in lieu of a master’s degree.</w:t>
      </w:r>
    </w:p>
    <w:p w14:paraId="62D7D93E" w14:textId="77777777" w:rsidR="00C47CC0" w:rsidRDefault="00C47CC0">
      <w:pPr>
        <w:pStyle w:val="Heading1"/>
        <w:spacing w:before="60"/>
      </w:pPr>
      <w:bookmarkStart w:id="350" w:name="MEDICAL_DIRECTOR"/>
      <w:bookmarkEnd w:id="350"/>
    </w:p>
    <w:p w14:paraId="6D53A981" w14:textId="034756C1" w:rsidR="00D61D72" w:rsidRDefault="00860DAE">
      <w:pPr>
        <w:pStyle w:val="Heading1"/>
        <w:spacing w:before="60"/>
        <w:rPr>
          <w:u w:val="none"/>
        </w:rPr>
      </w:pPr>
      <w:r>
        <w:t>MEDICAL</w:t>
      </w:r>
      <w:r>
        <w:rPr>
          <w:spacing w:val="-9"/>
        </w:rPr>
        <w:t xml:space="preserve"> </w:t>
      </w:r>
      <w:r>
        <w:rPr>
          <w:spacing w:val="-2"/>
        </w:rPr>
        <w:t>DIRECTOR</w:t>
      </w:r>
    </w:p>
    <w:p w14:paraId="3D9AB6EB" w14:textId="77777777" w:rsidR="00D61D72" w:rsidRDefault="00D61D72">
      <w:pPr>
        <w:pStyle w:val="BodyText"/>
        <w:spacing w:before="4"/>
        <w:rPr>
          <w:b/>
          <w:sz w:val="20"/>
        </w:rPr>
      </w:pPr>
    </w:p>
    <w:p w14:paraId="7368355A" w14:textId="77777777" w:rsidR="00D61D72" w:rsidRDefault="00860DAE">
      <w:pPr>
        <w:pStyle w:val="BodyText"/>
        <w:spacing w:before="90" w:line="247" w:lineRule="auto"/>
        <w:ind w:left="587" w:right="420" w:hanging="10"/>
      </w:pPr>
      <w:r>
        <w:rPr>
          <w:b/>
        </w:rPr>
        <w:t>Experience:</w:t>
      </w:r>
      <w:r>
        <w:rPr>
          <w:b/>
          <w:spacing w:val="-9"/>
        </w:rPr>
        <w:t xml:space="preserve"> </w:t>
      </w:r>
      <w:r>
        <w:t>Prior</w:t>
      </w:r>
      <w:r>
        <w:rPr>
          <w:spacing w:val="-7"/>
        </w:rPr>
        <w:t xml:space="preserve"> </w:t>
      </w:r>
      <w:r>
        <w:t>work</w:t>
      </w:r>
      <w:r>
        <w:rPr>
          <w:spacing w:val="-1"/>
        </w:rPr>
        <w:t xml:space="preserve"> </w:t>
      </w:r>
      <w:r>
        <w:t>experience</w:t>
      </w:r>
      <w:r>
        <w:rPr>
          <w:spacing w:val="-9"/>
        </w:rPr>
        <w:t xml:space="preserve"> </w:t>
      </w:r>
      <w:r>
        <w:t>in</w:t>
      </w:r>
      <w:r>
        <w:rPr>
          <w:spacing w:val="-6"/>
        </w:rPr>
        <w:t xml:space="preserve"> </w:t>
      </w:r>
      <w:r>
        <w:t>the</w:t>
      </w:r>
      <w:r>
        <w:rPr>
          <w:spacing w:val="-9"/>
        </w:rPr>
        <w:t xml:space="preserve"> </w:t>
      </w:r>
      <w:r>
        <w:t>health</w:t>
      </w:r>
      <w:r>
        <w:rPr>
          <w:spacing w:val="-6"/>
        </w:rPr>
        <w:t xml:space="preserve"> </w:t>
      </w:r>
      <w:r>
        <w:t>insurance</w:t>
      </w:r>
      <w:r>
        <w:rPr>
          <w:spacing w:val="-7"/>
        </w:rPr>
        <w:t xml:space="preserve"> </w:t>
      </w:r>
      <w:r>
        <w:t>industry,</w:t>
      </w:r>
      <w:r>
        <w:rPr>
          <w:spacing w:val="-3"/>
        </w:rPr>
        <w:t xml:space="preserve"> </w:t>
      </w:r>
      <w:r>
        <w:t>a</w:t>
      </w:r>
      <w:r>
        <w:rPr>
          <w:spacing w:val="-9"/>
        </w:rPr>
        <w:t xml:space="preserve"> </w:t>
      </w:r>
      <w:r>
        <w:t>utilization</w:t>
      </w:r>
      <w:r>
        <w:rPr>
          <w:spacing w:val="-6"/>
        </w:rPr>
        <w:t xml:space="preserve"> </w:t>
      </w:r>
      <w:r>
        <w:t>review</w:t>
      </w:r>
      <w:r>
        <w:rPr>
          <w:spacing w:val="-6"/>
        </w:rPr>
        <w:t xml:space="preserve"> </w:t>
      </w:r>
      <w:r>
        <w:t>firm,</w:t>
      </w:r>
      <w:r>
        <w:rPr>
          <w:spacing w:val="-6"/>
        </w:rPr>
        <w:t xml:space="preserve"> </w:t>
      </w:r>
      <w:r>
        <w:t>or another</w:t>
      </w:r>
      <w:r>
        <w:rPr>
          <w:spacing w:val="-1"/>
        </w:rPr>
        <w:t xml:space="preserve"> </w:t>
      </w:r>
      <w:r>
        <w:t>health care</w:t>
      </w:r>
      <w:r>
        <w:rPr>
          <w:spacing w:val="-1"/>
        </w:rPr>
        <w:t xml:space="preserve"> </w:t>
      </w:r>
      <w:r>
        <w:t>claims processing organizations in a</w:t>
      </w:r>
      <w:r>
        <w:rPr>
          <w:spacing w:val="-1"/>
        </w:rPr>
        <w:t xml:space="preserve"> </w:t>
      </w:r>
      <w:r>
        <w:t>role</w:t>
      </w:r>
      <w:r>
        <w:rPr>
          <w:spacing w:val="-1"/>
        </w:rPr>
        <w:t xml:space="preserve"> </w:t>
      </w:r>
      <w:r>
        <w:t>that involved developing coverage or medical necessity policies and guidelines; Extensive knowledge of the Medicare program, particularly the coverage and payment rules and clinical review judgment experience; Public relations experience such as working with physician groups, beneficiary organizations, and/or congressional offices is preferred. CMS anticipates the Medical Director will be actively engaged in medical review activities such as: issue resolutions, meetings, and other medical review activities.</w:t>
      </w:r>
      <w:r>
        <w:rPr>
          <w:spacing w:val="40"/>
        </w:rPr>
        <w:t xml:space="preserve"> </w:t>
      </w:r>
      <w:r>
        <w:t>See IOM, 100-8, for further Medical Director Requirements.</w:t>
      </w:r>
    </w:p>
    <w:p w14:paraId="7FD3B1AE" w14:textId="77777777" w:rsidR="00D61D72" w:rsidRDefault="00D61D72">
      <w:pPr>
        <w:pStyle w:val="BodyText"/>
        <w:spacing w:before="5"/>
        <w:rPr>
          <w:sz w:val="27"/>
        </w:rPr>
      </w:pPr>
    </w:p>
    <w:p w14:paraId="7754674E" w14:textId="3DC6B667" w:rsidR="00D61D72" w:rsidRDefault="00860DAE">
      <w:pPr>
        <w:pStyle w:val="BodyText"/>
        <w:spacing w:line="247" w:lineRule="auto"/>
        <w:ind w:left="587" w:right="598" w:hanging="10"/>
      </w:pPr>
      <w:r>
        <w:rPr>
          <w:b/>
        </w:rPr>
        <w:t xml:space="preserve">Educational Requirements: </w:t>
      </w:r>
      <w:r>
        <w:t>Experience practicing medicine for at least three (3) years as a board-certified</w:t>
      </w:r>
      <w:r>
        <w:rPr>
          <w:spacing w:val="-6"/>
        </w:rPr>
        <w:t xml:space="preserve"> </w:t>
      </w:r>
      <w:r w:rsidR="00CE7EC0">
        <w:t>Doctor of Medicine</w:t>
      </w:r>
      <w:r>
        <w:rPr>
          <w:spacing w:val="-9"/>
        </w:rPr>
        <w:t xml:space="preserve"> </w:t>
      </w:r>
      <w:r>
        <w:t>or</w:t>
      </w:r>
      <w:r>
        <w:rPr>
          <w:spacing w:val="-7"/>
        </w:rPr>
        <w:t xml:space="preserve"> </w:t>
      </w:r>
      <w:r w:rsidR="00CE7EC0">
        <w:t>D</w:t>
      </w:r>
      <w:r>
        <w:t>octor</w:t>
      </w:r>
      <w:r>
        <w:rPr>
          <w:spacing w:val="-9"/>
        </w:rPr>
        <w:t xml:space="preserve"> </w:t>
      </w:r>
      <w:r>
        <w:t>of</w:t>
      </w:r>
      <w:r>
        <w:rPr>
          <w:spacing w:val="-9"/>
        </w:rPr>
        <w:t xml:space="preserve"> </w:t>
      </w:r>
      <w:r w:rsidR="00CE7EC0">
        <w:t>O</w:t>
      </w:r>
      <w:r>
        <w:t>steopathy</w:t>
      </w:r>
      <w:r>
        <w:rPr>
          <w:spacing w:val="-11"/>
        </w:rPr>
        <w:t xml:space="preserve"> </w:t>
      </w:r>
      <w:r>
        <w:t>who</w:t>
      </w:r>
      <w:r>
        <w:rPr>
          <w:spacing w:val="-6"/>
        </w:rPr>
        <w:t xml:space="preserve"> </w:t>
      </w:r>
      <w:r>
        <w:t>is</w:t>
      </w:r>
      <w:r>
        <w:rPr>
          <w:spacing w:val="-6"/>
        </w:rPr>
        <w:t xml:space="preserve"> </w:t>
      </w:r>
      <w:r>
        <w:t>currently</w:t>
      </w:r>
      <w:r>
        <w:rPr>
          <w:spacing w:val="-6"/>
        </w:rPr>
        <w:t xml:space="preserve"> </w:t>
      </w:r>
      <w:r>
        <w:t>licensed</w:t>
      </w:r>
      <w:r>
        <w:rPr>
          <w:spacing w:val="-6"/>
        </w:rPr>
        <w:t xml:space="preserve"> </w:t>
      </w:r>
      <w:r>
        <w:t>to</w:t>
      </w:r>
      <w:r>
        <w:rPr>
          <w:spacing w:val="-6"/>
        </w:rPr>
        <w:t xml:space="preserve"> </w:t>
      </w:r>
      <w:r>
        <w:t>practice in the United States.</w:t>
      </w:r>
    </w:p>
    <w:p w14:paraId="7C0C085A" w14:textId="77777777" w:rsidR="00D61D72" w:rsidRDefault="00D61D72">
      <w:pPr>
        <w:pStyle w:val="BodyText"/>
        <w:spacing w:before="8"/>
        <w:rPr>
          <w:sz w:val="37"/>
        </w:rPr>
      </w:pPr>
    </w:p>
    <w:p w14:paraId="74A96FFC" w14:textId="77777777" w:rsidR="00D61D72" w:rsidRDefault="00860DAE">
      <w:pPr>
        <w:pStyle w:val="Heading1"/>
        <w:rPr>
          <w:u w:val="none"/>
        </w:rPr>
      </w:pPr>
      <w:bookmarkStart w:id="351" w:name="MEDICAL_REVIEW_MANAGER"/>
      <w:bookmarkEnd w:id="351"/>
      <w:r>
        <w:t>MEDICAL</w:t>
      </w:r>
      <w:r>
        <w:rPr>
          <w:spacing w:val="-6"/>
        </w:rPr>
        <w:t xml:space="preserve"> </w:t>
      </w:r>
      <w:r>
        <w:t>REVIEW</w:t>
      </w:r>
      <w:r>
        <w:rPr>
          <w:spacing w:val="-5"/>
        </w:rPr>
        <w:t xml:space="preserve"> </w:t>
      </w:r>
      <w:r>
        <w:rPr>
          <w:spacing w:val="-2"/>
        </w:rPr>
        <w:t>MANAGER</w:t>
      </w:r>
    </w:p>
    <w:p w14:paraId="233A0A2A" w14:textId="77777777" w:rsidR="00D61D72" w:rsidRDefault="00D61D72">
      <w:pPr>
        <w:pStyle w:val="BodyText"/>
        <w:spacing w:before="2"/>
        <w:rPr>
          <w:b/>
          <w:sz w:val="20"/>
        </w:rPr>
      </w:pPr>
    </w:p>
    <w:p w14:paraId="04A4AB3A" w14:textId="77777777" w:rsidR="00D61D72" w:rsidRDefault="00860DAE">
      <w:pPr>
        <w:pStyle w:val="BodyText"/>
        <w:spacing w:before="90" w:line="247" w:lineRule="auto"/>
        <w:ind w:left="587" w:right="377" w:hanging="10"/>
      </w:pPr>
      <w:r>
        <w:t>The</w:t>
      </w:r>
      <w:r>
        <w:rPr>
          <w:spacing w:val="-9"/>
        </w:rPr>
        <w:t xml:space="preserve"> </w:t>
      </w:r>
      <w:r>
        <w:t>Medical</w:t>
      </w:r>
      <w:r>
        <w:rPr>
          <w:spacing w:val="-5"/>
        </w:rPr>
        <w:t xml:space="preserve"> </w:t>
      </w:r>
      <w:r>
        <w:t>Review</w:t>
      </w:r>
      <w:r>
        <w:rPr>
          <w:spacing w:val="-9"/>
        </w:rPr>
        <w:t xml:space="preserve"> </w:t>
      </w:r>
      <w:r>
        <w:t>Manager</w:t>
      </w:r>
      <w:r>
        <w:rPr>
          <w:spacing w:val="-7"/>
        </w:rPr>
        <w:t xml:space="preserve"> </w:t>
      </w:r>
      <w:r>
        <w:t>will</w:t>
      </w:r>
      <w:r>
        <w:rPr>
          <w:spacing w:val="-5"/>
        </w:rPr>
        <w:t xml:space="preserve"> </w:t>
      </w:r>
      <w:r>
        <w:t>act</w:t>
      </w:r>
      <w:r>
        <w:rPr>
          <w:spacing w:val="-3"/>
        </w:rPr>
        <w:t xml:space="preserve"> </w:t>
      </w:r>
      <w:r>
        <w:t>as</w:t>
      </w:r>
      <w:r>
        <w:rPr>
          <w:spacing w:val="-6"/>
        </w:rPr>
        <w:t xml:space="preserve"> </w:t>
      </w:r>
      <w:r>
        <w:t>the</w:t>
      </w:r>
      <w:r>
        <w:rPr>
          <w:spacing w:val="-9"/>
        </w:rPr>
        <w:t xml:space="preserve"> </w:t>
      </w:r>
      <w:r>
        <w:t>primary</w:t>
      </w:r>
      <w:r>
        <w:rPr>
          <w:spacing w:val="-11"/>
        </w:rPr>
        <w:t xml:space="preserve"> </w:t>
      </w:r>
      <w:r>
        <w:t>contact</w:t>
      </w:r>
      <w:r>
        <w:rPr>
          <w:spacing w:val="-5"/>
        </w:rPr>
        <w:t xml:space="preserve"> </w:t>
      </w:r>
      <w:r>
        <w:t>between</w:t>
      </w:r>
      <w:r>
        <w:rPr>
          <w:spacing w:val="-6"/>
        </w:rPr>
        <w:t xml:space="preserve"> </w:t>
      </w:r>
      <w:r>
        <w:t>the</w:t>
      </w:r>
      <w:r>
        <w:rPr>
          <w:spacing w:val="-2"/>
        </w:rPr>
        <w:t xml:space="preserve"> </w:t>
      </w:r>
      <w:r>
        <w:t>Contractor</w:t>
      </w:r>
      <w:r>
        <w:rPr>
          <w:spacing w:val="-9"/>
        </w:rPr>
        <w:t xml:space="preserve"> </w:t>
      </w:r>
      <w:r>
        <w:t>and</w:t>
      </w:r>
      <w:r>
        <w:rPr>
          <w:spacing w:val="-6"/>
        </w:rPr>
        <w:t xml:space="preserve"> </w:t>
      </w:r>
      <w:r>
        <w:t>CMS concerning the Contractor's Supplemental Medical Review program. The Medical Review Manager shall be a registered nurse. The Medical Review Manager shall work collaboratively with the Contractor Medical Director to plan, implement, assure quality and evaluate all MR projects/tasks directed by CMS.</w:t>
      </w:r>
    </w:p>
    <w:p w14:paraId="3C498BDD" w14:textId="77777777" w:rsidR="00D61D72" w:rsidRDefault="00D61D72">
      <w:pPr>
        <w:pStyle w:val="BodyText"/>
        <w:spacing w:before="3"/>
        <w:rPr>
          <w:sz w:val="27"/>
        </w:rPr>
      </w:pPr>
    </w:p>
    <w:p w14:paraId="6C87752C" w14:textId="77777777" w:rsidR="00D61D72" w:rsidRDefault="00860DAE">
      <w:pPr>
        <w:pStyle w:val="BodyText"/>
        <w:spacing w:line="247" w:lineRule="auto"/>
        <w:ind w:left="587" w:right="420" w:hanging="10"/>
      </w:pPr>
      <w:r>
        <w:rPr>
          <w:b/>
        </w:rPr>
        <w:t xml:space="preserve">Experience: </w:t>
      </w:r>
      <w:r>
        <w:t>A minimum of five years of clinical experience in an acute care hospital, skilled nursing facility, and/or an office/clinic-based medical practice. Extensive knowledge of the Medicare program, particularly the coverage and payment rules. Extensive knowledge of medical</w:t>
      </w:r>
      <w:r>
        <w:rPr>
          <w:spacing w:val="-5"/>
        </w:rPr>
        <w:t xml:space="preserve"> </w:t>
      </w:r>
      <w:r>
        <w:t>terminology,</w:t>
      </w:r>
      <w:r>
        <w:rPr>
          <w:spacing w:val="-6"/>
        </w:rPr>
        <w:t xml:space="preserve"> </w:t>
      </w:r>
      <w:r>
        <w:t>experience</w:t>
      </w:r>
      <w:r>
        <w:rPr>
          <w:spacing w:val="-9"/>
        </w:rPr>
        <w:t xml:space="preserve"> </w:t>
      </w:r>
      <w:r>
        <w:t>in</w:t>
      </w:r>
      <w:r>
        <w:rPr>
          <w:spacing w:val="-6"/>
        </w:rPr>
        <w:t xml:space="preserve"> </w:t>
      </w:r>
      <w:r>
        <w:t>the</w:t>
      </w:r>
      <w:r>
        <w:rPr>
          <w:spacing w:val="-9"/>
        </w:rPr>
        <w:t xml:space="preserve"> </w:t>
      </w:r>
      <w:r>
        <w:t>analysis</w:t>
      </w:r>
      <w:r>
        <w:rPr>
          <w:spacing w:val="-6"/>
        </w:rPr>
        <w:t xml:space="preserve"> </w:t>
      </w:r>
      <w:r>
        <w:t>and</w:t>
      </w:r>
      <w:r>
        <w:rPr>
          <w:spacing w:val="-6"/>
        </w:rPr>
        <w:t xml:space="preserve"> </w:t>
      </w:r>
      <w:r>
        <w:t>processing</w:t>
      </w:r>
      <w:r>
        <w:rPr>
          <w:spacing w:val="-11"/>
        </w:rPr>
        <w:t xml:space="preserve"> </w:t>
      </w:r>
      <w:r>
        <w:t>of</w:t>
      </w:r>
      <w:r>
        <w:rPr>
          <w:spacing w:val="-7"/>
        </w:rPr>
        <w:t xml:space="preserve"> </w:t>
      </w:r>
      <w:r>
        <w:t>Medicare</w:t>
      </w:r>
      <w:r>
        <w:rPr>
          <w:spacing w:val="-7"/>
        </w:rPr>
        <w:t xml:space="preserve"> </w:t>
      </w:r>
      <w:r>
        <w:t>claims</w:t>
      </w:r>
      <w:r>
        <w:rPr>
          <w:spacing w:val="-6"/>
        </w:rPr>
        <w:t xml:space="preserve"> </w:t>
      </w:r>
      <w:r>
        <w:t>and</w:t>
      </w:r>
      <w:r>
        <w:rPr>
          <w:spacing w:val="-6"/>
        </w:rPr>
        <w:t xml:space="preserve"> </w:t>
      </w:r>
      <w:r>
        <w:t>clinical review judgment is required.</w:t>
      </w:r>
      <w:r>
        <w:rPr>
          <w:spacing w:val="40"/>
        </w:rPr>
        <w:t xml:space="preserve"> </w:t>
      </w:r>
      <w:r>
        <w:t>It is expected that the Medical Review Manager has a least two years’ experience working with fraud focused MR activities.</w:t>
      </w:r>
    </w:p>
    <w:p w14:paraId="23A71BA9" w14:textId="77777777" w:rsidR="00D61D72" w:rsidRDefault="00D61D72">
      <w:pPr>
        <w:pStyle w:val="BodyText"/>
        <w:spacing w:before="5"/>
        <w:rPr>
          <w:sz w:val="27"/>
        </w:rPr>
      </w:pPr>
    </w:p>
    <w:p w14:paraId="5CDCF3D7" w14:textId="77777777" w:rsidR="00D61D72" w:rsidRDefault="00860DAE">
      <w:pPr>
        <w:pStyle w:val="BodyText"/>
        <w:spacing w:line="247" w:lineRule="auto"/>
        <w:ind w:left="587" w:right="377" w:hanging="10"/>
      </w:pPr>
      <w:r>
        <w:rPr>
          <w:b/>
        </w:rPr>
        <w:t xml:space="preserve">Education: </w:t>
      </w:r>
      <w:r>
        <w:t>Registered nurse in a State, District of Columbia, the Commonwealth of Puerto Rico, or a territory</w:t>
      </w:r>
      <w:r>
        <w:rPr>
          <w:spacing w:val="-2"/>
        </w:rPr>
        <w:t xml:space="preserve"> </w:t>
      </w:r>
      <w:r>
        <w:t>of the United States.</w:t>
      </w:r>
      <w:r>
        <w:rPr>
          <w:spacing w:val="40"/>
        </w:rPr>
        <w:t xml:space="preserve"> </w:t>
      </w:r>
      <w:r>
        <w:t>Master’s Degree from an accredited institution OR a bachelor’s</w:t>
      </w:r>
      <w:r>
        <w:rPr>
          <w:spacing w:val="-6"/>
        </w:rPr>
        <w:t xml:space="preserve"> </w:t>
      </w:r>
      <w:r>
        <w:t>degree</w:t>
      </w:r>
      <w:r>
        <w:rPr>
          <w:spacing w:val="-9"/>
        </w:rPr>
        <w:t xml:space="preserve"> </w:t>
      </w:r>
      <w:r>
        <w:t>from</w:t>
      </w:r>
      <w:r>
        <w:rPr>
          <w:spacing w:val="-5"/>
        </w:rPr>
        <w:t xml:space="preserve"> </w:t>
      </w:r>
      <w:r>
        <w:t>an</w:t>
      </w:r>
      <w:r>
        <w:rPr>
          <w:spacing w:val="-6"/>
        </w:rPr>
        <w:t xml:space="preserve"> </w:t>
      </w:r>
      <w:r>
        <w:t>accredited</w:t>
      </w:r>
      <w:r>
        <w:rPr>
          <w:spacing w:val="-6"/>
        </w:rPr>
        <w:t xml:space="preserve"> </w:t>
      </w:r>
      <w:r>
        <w:t>institution</w:t>
      </w:r>
      <w:r>
        <w:rPr>
          <w:spacing w:val="-6"/>
        </w:rPr>
        <w:t xml:space="preserve"> </w:t>
      </w:r>
      <w:r>
        <w:t>plus</w:t>
      </w:r>
      <w:r>
        <w:rPr>
          <w:spacing w:val="-6"/>
        </w:rPr>
        <w:t xml:space="preserve"> </w:t>
      </w:r>
      <w:r>
        <w:t>three</w:t>
      </w:r>
      <w:r>
        <w:rPr>
          <w:spacing w:val="-9"/>
        </w:rPr>
        <w:t xml:space="preserve"> </w:t>
      </w:r>
      <w:r>
        <w:t>(3)</w:t>
      </w:r>
      <w:r>
        <w:rPr>
          <w:spacing w:val="-4"/>
        </w:rPr>
        <w:t xml:space="preserve"> </w:t>
      </w:r>
      <w:r>
        <w:t>additional</w:t>
      </w:r>
      <w:r>
        <w:rPr>
          <w:spacing w:val="-3"/>
        </w:rPr>
        <w:t xml:space="preserve"> </w:t>
      </w:r>
      <w:r>
        <w:t>years</w:t>
      </w:r>
      <w:r>
        <w:rPr>
          <w:spacing w:val="-6"/>
        </w:rPr>
        <w:t xml:space="preserve"> </w:t>
      </w:r>
      <w:r>
        <w:t>of</w:t>
      </w:r>
      <w:r>
        <w:rPr>
          <w:spacing w:val="-9"/>
        </w:rPr>
        <w:t xml:space="preserve"> </w:t>
      </w:r>
      <w:r>
        <w:t>related</w:t>
      </w:r>
      <w:r>
        <w:rPr>
          <w:spacing w:val="-6"/>
        </w:rPr>
        <w:t xml:space="preserve"> </w:t>
      </w:r>
      <w:r>
        <w:t>work experience in lieu of a master’s degree</w:t>
      </w:r>
    </w:p>
    <w:p w14:paraId="238369F5" w14:textId="77777777" w:rsidR="00D61D72" w:rsidRDefault="00D61D72">
      <w:pPr>
        <w:pStyle w:val="BodyText"/>
        <w:spacing w:before="11"/>
        <w:rPr>
          <w:sz w:val="26"/>
        </w:rPr>
      </w:pPr>
    </w:p>
    <w:p w14:paraId="0384903C" w14:textId="77777777" w:rsidR="00D61D72" w:rsidRDefault="00860DAE">
      <w:pPr>
        <w:pStyle w:val="Heading1"/>
        <w:rPr>
          <w:u w:val="none"/>
        </w:rPr>
      </w:pPr>
      <w:bookmarkStart w:id="352" w:name="SENIOR_STATISTICIAN"/>
      <w:bookmarkEnd w:id="352"/>
      <w:r>
        <w:t>SENIOR</w:t>
      </w:r>
      <w:r>
        <w:rPr>
          <w:spacing w:val="-4"/>
        </w:rPr>
        <w:t xml:space="preserve"> </w:t>
      </w:r>
      <w:r>
        <w:rPr>
          <w:spacing w:val="-2"/>
        </w:rPr>
        <w:t>STATISTICIAN</w:t>
      </w:r>
    </w:p>
    <w:p w14:paraId="0F9DF211" w14:textId="77777777" w:rsidR="00D61D72" w:rsidRDefault="00D61D72">
      <w:pPr>
        <w:pStyle w:val="BodyText"/>
        <w:spacing w:before="6"/>
        <w:rPr>
          <w:b/>
          <w:sz w:val="20"/>
        </w:rPr>
      </w:pPr>
    </w:p>
    <w:p w14:paraId="395C265B" w14:textId="77777777" w:rsidR="00D61D72" w:rsidRDefault="00860DAE">
      <w:pPr>
        <w:pStyle w:val="BodyText"/>
        <w:spacing w:before="90" w:line="247" w:lineRule="auto"/>
        <w:ind w:left="587" w:right="377" w:hanging="10"/>
      </w:pPr>
      <w:r>
        <w:t>The statistician is an integral part of research, analysis and the extrapolation process utilized for estimating over payments.</w:t>
      </w:r>
      <w:r>
        <w:rPr>
          <w:spacing w:val="40"/>
        </w:rPr>
        <w:t xml:space="preserve"> </w:t>
      </w:r>
      <w:r>
        <w:t>Prior work experience in the health insurance industry, a utilization review firm, or another health care claims processing organizations in a role that involved extrapolation</w:t>
      </w:r>
      <w:r>
        <w:rPr>
          <w:spacing w:val="-6"/>
        </w:rPr>
        <w:t xml:space="preserve"> </w:t>
      </w:r>
      <w:r>
        <w:t>and</w:t>
      </w:r>
      <w:r>
        <w:rPr>
          <w:spacing w:val="-6"/>
        </w:rPr>
        <w:t xml:space="preserve"> </w:t>
      </w:r>
      <w:r>
        <w:t>related</w:t>
      </w:r>
      <w:r>
        <w:rPr>
          <w:spacing w:val="-3"/>
        </w:rPr>
        <w:t xml:space="preserve"> </w:t>
      </w:r>
      <w:r>
        <w:t>activities.</w:t>
      </w:r>
      <w:r>
        <w:rPr>
          <w:spacing w:val="-6"/>
        </w:rPr>
        <w:t xml:space="preserve"> </w:t>
      </w:r>
      <w:r>
        <w:t>The</w:t>
      </w:r>
      <w:r>
        <w:rPr>
          <w:spacing w:val="-9"/>
        </w:rPr>
        <w:t xml:space="preserve"> </w:t>
      </w:r>
      <w:r>
        <w:t>Statistician</w:t>
      </w:r>
      <w:r>
        <w:rPr>
          <w:spacing w:val="-8"/>
        </w:rPr>
        <w:t xml:space="preserve"> </w:t>
      </w:r>
      <w:r>
        <w:t>is</w:t>
      </w:r>
      <w:r>
        <w:rPr>
          <w:spacing w:val="-6"/>
        </w:rPr>
        <w:t xml:space="preserve"> </w:t>
      </w:r>
      <w:r>
        <w:t>responsible</w:t>
      </w:r>
      <w:r>
        <w:rPr>
          <w:spacing w:val="-9"/>
        </w:rPr>
        <w:t xml:space="preserve"> </w:t>
      </w:r>
      <w:r>
        <w:t>to</w:t>
      </w:r>
      <w:r>
        <w:rPr>
          <w:spacing w:val="-6"/>
        </w:rPr>
        <w:t xml:space="preserve"> </w:t>
      </w:r>
      <w:r>
        <w:t>collaborate</w:t>
      </w:r>
      <w:r>
        <w:rPr>
          <w:spacing w:val="-9"/>
        </w:rPr>
        <w:t xml:space="preserve"> </w:t>
      </w:r>
      <w:r>
        <w:t>with</w:t>
      </w:r>
      <w:r>
        <w:rPr>
          <w:spacing w:val="-6"/>
        </w:rPr>
        <w:t xml:space="preserve"> </w:t>
      </w:r>
      <w:r>
        <w:t>the</w:t>
      </w:r>
      <w:r>
        <w:rPr>
          <w:spacing w:val="-9"/>
        </w:rPr>
        <w:t xml:space="preserve"> </w:t>
      </w:r>
      <w:r>
        <w:t>medical review staff to develop projection methodologies consistent with IOM 100-8. The sampling methodologies used to project overpayment must be reviewed by a statistician.</w:t>
      </w:r>
    </w:p>
    <w:p w14:paraId="4D0F7358" w14:textId="77777777" w:rsidR="002B5D56" w:rsidRDefault="002B5D56">
      <w:pPr>
        <w:pStyle w:val="BodyText"/>
        <w:spacing w:before="90" w:line="247" w:lineRule="auto"/>
        <w:ind w:left="587" w:right="377" w:hanging="10"/>
      </w:pPr>
    </w:p>
    <w:p w14:paraId="4C7058CE" w14:textId="77777777" w:rsidR="00D61D72" w:rsidRDefault="00860DAE">
      <w:pPr>
        <w:pStyle w:val="BodyText"/>
        <w:spacing w:before="60" w:line="247" w:lineRule="auto"/>
        <w:ind w:left="587" w:right="392" w:hanging="10"/>
      </w:pPr>
      <w:r>
        <w:rPr>
          <w:b/>
        </w:rPr>
        <w:t xml:space="preserve">Experience: </w:t>
      </w:r>
      <w:r>
        <w:t>A minimum of three (3) years’ experience in probability sampling, and extrapolation estimation methods. The Statistician must be proficient in developing statistical and data information from a variety of sources. This is to include developing accurate programs to</w:t>
      </w:r>
      <w:r>
        <w:rPr>
          <w:spacing w:val="-8"/>
        </w:rPr>
        <w:t xml:space="preserve"> </w:t>
      </w:r>
      <w:r>
        <w:t>analyze</w:t>
      </w:r>
      <w:r>
        <w:rPr>
          <w:spacing w:val="-4"/>
        </w:rPr>
        <w:t xml:space="preserve"> </w:t>
      </w:r>
      <w:r>
        <w:t>and</w:t>
      </w:r>
      <w:r>
        <w:rPr>
          <w:spacing w:val="-8"/>
        </w:rPr>
        <w:t xml:space="preserve"> </w:t>
      </w:r>
      <w:r>
        <w:t>extract</w:t>
      </w:r>
      <w:r>
        <w:rPr>
          <w:spacing w:val="-8"/>
        </w:rPr>
        <w:t xml:space="preserve"> </w:t>
      </w:r>
      <w:r>
        <w:t>healthcare</w:t>
      </w:r>
      <w:r>
        <w:rPr>
          <w:spacing w:val="-9"/>
        </w:rPr>
        <w:t xml:space="preserve"> </w:t>
      </w:r>
      <w:r>
        <w:t>information;</w:t>
      </w:r>
      <w:r>
        <w:rPr>
          <w:spacing w:val="-8"/>
        </w:rPr>
        <w:t xml:space="preserve"> </w:t>
      </w:r>
      <w:r>
        <w:t>performing</w:t>
      </w:r>
      <w:r>
        <w:rPr>
          <w:spacing w:val="-11"/>
        </w:rPr>
        <w:t xml:space="preserve"> </w:t>
      </w:r>
      <w:r>
        <w:t>ongoing</w:t>
      </w:r>
      <w:r>
        <w:rPr>
          <w:spacing w:val="-11"/>
        </w:rPr>
        <w:t xml:space="preserve"> </w:t>
      </w:r>
      <w:r>
        <w:t>analysis</w:t>
      </w:r>
      <w:r>
        <w:rPr>
          <w:spacing w:val="-6"/>
        </w:rPr>
        <w:t xml:space="preserve"> </w:t>
      </w:r>
      <w:r>
        <w:t>of</w:t>
      </w:r>
      <w:r>
        <w:rPr>
          <w:spacing w:val="-9"/>
        </w:rPr>
        <w:t xml:space="preserve"> </w:t>
      </w:r>
      <w:r>
        <w:t>health</w:t>
      </w:r>
      <w:r>
        <w:rPr>
          <w:spacing w:val="-8"/>
        </w:rPr>
        <w:t xml:space="preserve"> </w:t>
      </w:r>
      <w:r>
        <w:t>information utilizing statistical analytic tools (e.g. data mining, analysis variance, handling of missing data) and techniques; and working with a variety of information systems, data applications, data files, including large and complex files and proficiency with analytical software.</w:t>
      </w:r>
    </w:p>
    <w:p w14:paraId="0D0BBAF2" w14:textId="77777777" w:rsidR="00D61D72" w:rsidRDefault="00D61D72">
      <w:pPr>
        <w:pStyle w:val="BodyText"/>
        <w:spacing w:before="1"/>
        <w:rPr>
          <w:sz w:val="27"/>
        </w:rPr>
      </w:pPr>
    </w:p>
    <w:p w14:paraId="160F7CCE" w14:textId="77777777" w:rsidR="00D61D72" w:rsidRDefault="00860DAE">
      <w:pPr>
        <w:pStyle w:val="BodyText"/>
        <w:ind w:left="640"/>
      </w:pPr>
      <w:r>
        <w:rPr>
          <w:b/>
        </w:rPr>
        <w:t>Education:</w:t>
      </w:r>
      <w:r>
        <w:rPr>
          <w:b/>
          <w:spacing w:val="-10"/>
        </w:rPr>
        <w:t xml:space="preserve"> </w:t>
      </w:r>
      <w:r>
        <w:t>Master’s</w:t>
      </w:r>
      <w:r>
        <w:rPr>
          <w:spacing w:val="-6"/>
        </w:rPr>
        <w:t xml:space="preserve"> </w:t>
      </w:r>
      <w:r>
        <w:t>Degree</w:t>
      </w:r>
      <w:r>
        <w:rPr>
          <w:spacing w:val="-6"/>
        </w:rPr>
        <w:t xml:space="preserve"> </w:t>
      </w:r>
      <w:r>
        <w:t>in</w:t>
      </w:r>
      <w:r>
        <w:rPr>
          <w:spacing w:val="-5"/>
        </w:rPr>
        <w:t xml:space="preserve"> </w:t>
      </w:r>
      <w:r>
        <w:t>Statistics</w:t>
      </w:r>
      <w:r>
        <w:rPr>
          <w:spacing w:val="-5"/>
        </w:rPr>
        <w:t xml:space="preserve"> </w:t>
      </w:r>
      <w:r>
        <w:t>from</w:t>
      </w:r>
      <w:r>
        <w:rPr>
          <w:spacing w:val="-4"/>
        </w:rPr>
        <w:t xml:space="preserve"> </w:t>
      </w:r>
      <w:r>
        <w:t>an accredited</w:t>
      </w:r>
      <w:r>
        <w:rPr>
          <w:spacing w:val="-5"/>
        </w:rPr>
        <w:t xml:space="preserve"> </w:t>
      </w:r>
      <w:r>
        <w:rPr>
          <w:spacing w:val="-2"/>
        </w:rPr>
        <w:t>institution.</w:t>
      </w:r>
    </w:p>
    <w:p w14:paraId="6B33A8B9" w14:textId="77777777" w:rsidR="00D61D72" w:rsidRDefault="00D61D72">
      <w:pPr>
        <w:pStyle w:val="BodyText"/>
        <w:spacing w:before="7"/>
        <w:rPr>
          <w:sz w:val="20"/>
        </w:rPr>
      </w:pPr>
    </w:p>
    <w:p w14:paraId="37DCC2C2" w14:textId="77777777" w:rsidR="00D61D72" w:rsidRDefault="00860DAE">
      <w:pPr>
        <w:pStyle w:val="Heading1"/>
        <w:spacing w:before="1"/>
        <w:rPr>
          <w:u w:val="none"/>
        </w:rPr>
      </w:pPr>
      <w:bookmarkStart w:id="353" w:name="CUSTOMER_SERVICE_MANAGER"/>
      <w:bookmarkEnd w:id="353"/>
      <w:r>
        <w:t>CUSTOMER</w:t>
      </w:r>
      <w:r>
        <w:rPr>
          <w:spacing w:val="-9"/>
        </w:rPr>
        <w:t xml:space="preserve"> </w:t>
      </w:r>
      <w:r>
        <w:t>SERVICE</w:t>
      </w:r>
      <w:r>
        <w:rPr>
          <w:spacing w:val="-5"/>
        </w:rPr>
        <w:t xml:space="preserve"> </w:t>
      </w:r>
      <w:r>
        <w:rPr>
          <w:spacing w:val="-2"/>
        </w:rPr>
        <w:t>MANAGER</w:t>
      </w:r>
    </w:p>
    <w:p w14:paraId="2B286891" w14:textId="77777777" w:rsidR="00D61D72" w:rsidRDefault="00D61D72">
      <w:pPr>
        <w:pStyle w:val="BodyText"/>
        <w:spacing w:before="7"/>
        <w:rPr>
          <w:b/>
          <w:sz w:val="26"/>
        </w:rPr>
      </w:pPr>
    </w:p>
    <w:p w14:paraId="48403F38" w14:textId="77777777" w:rsidR="00D61D72" w:rsidRDefault="00860DAE">
      <w:pPr>
        <w:pStyle w:val="BodyText"/>
        <w:spacing w:before="90" w:line="247" w:lineRule="auto"/>
        <w:ind w:left="587" w:right="377" w:hanging="10"/>
      </w:pPr>
      <w:r>
        <w:t>The customer service manager shall be knowledgeable about the Medicare Program and shall have</w:t>
      </w:r>
      <w:r>
        <w:rPr>
          <w:spacing w:val="-7"/>
        </w:rPr>
        <w:t xml:space="preserve"> </w:t>
      </w:r>
      <w:r>
        <w:t>the</w:t>
      </w:r>
      <w:r>
        <w:rPr>
          <w:spacing w:val="-7"/>
        </w:rPr>
        <w:t xml:space="preserve"> </w:t>
      </w:r>
      <w:r>
        <w:t>ability</w:t>
      </w:r>
      <w:r>
        <w:rPr>
          <w:spacing w:val="-10"/>
        </w:rPr>
        <w:t xml:space="preserve"> </w:t>
      </w:r>
      <w:r>
        <w:t>to</w:t>
      </w:r>
      <w:r>
        <w:rPr>
          <w:spacing w:val="-6"/>
        </w:rPr>
        <w:t xml:space="preserve"> </w:t>
      </w:r>
      <w:r>
        <w:t>resolve</w:t>
      </w:r>
      <w:r>
        <w:rPr>
          <w:spacing w:val="-7"/>
        </w:rPr>
        <w:t xml:space="preserve"> </w:t>
      </w:r>
      <w:r>
        <w:t>concerns.</w:t>
      </w:r>
      <w:r>
        <w:rPr>
          <w:spacing w:val="39"/>
        </w:rPr>
        <w:t xml:space="preserve"> </w:t>
      </w:r>
      <w:r>
        <w:t>Issues</w:t>
      </w:r>
      <w:r>
        <w:rPr>
          <w:spacing w:val="-6"/>
        </w:rPr>
        <w:t xml:space="preserve"> </w:t>
      </w:r>
      <w:r>
        <w:t>unable</w:t>
      </w:r>
      <w:r>
        <w:rPr>
          <w:spacing w:val="-7"/>
        </w:rPr>
        <w:t xml:space="preserve"> </w:t>
      </w:r>
      <w:r>
        <w:t>to</w:t>
      </w:r>
      <w:r>
        <w:rPr>
          <w:spacing w:val="-6"/>
        </w:rPr>
        <w:t xml:space="preserve"> </w:t>
      </w:r>
      <w:r>
        <w:t>be</w:t>
      </w:r>
      <w:r>
        <w:rPr>
          <w:spacing w:val="-7"/>
        </w:rPr>
        <w:t xml:space="preserve"> </w:t>
      </w:r>
      <w:r>
        <w:t>resolved</w:t>
      </w:r>
      <w:r>
        <w:rPr>
          <w:spacing w:val="-6"/>
        </w:rPr>
        <w:t xml:space="preserve"> </w:t>
      </w:r>
      <w:r>
        <w:t>by</w:t>
      </w:r>
      <w:r>
        <w:rPr>
          <w:spacing w:val="-6"/>
        </w:rPr>
        <w:t xml:space="preserve"> </w:t>
      </w:r>
      <w:r>
        <w:t>customer</w:t>
      </w:r>
      <w:r>
        <w:rPr>
          <w:spacing w:val="-7"/>
        </w:rPr>
        <w:t xml:space="preserve"> </w:t>
      </w:r>
      <w:r>
        <w:t>service</w:t>
      </w:r>
      <w:r>
        <w:rPr>
          <w:spacing w:val="-7"/>
        </w:rPr>
        <w:t xml:space="preserve"> </w:t>
      </w:r>
      <w:r>
        <w:t>staff,</w:t>
      </w:r>
      <w:r>
        <w:rPr>
          <w:spacing w:val="-6"/>
        </w:rPr>
        <w:t xml:space="preserve"> </w:t>
      </w:r>
      <w:r>
        <w:t>shall be brought to the Customer Service Manager.</w:t>
      </w:r>
      <w:r>
        <w:rPr>
          <w:spacing w:val="40"/>
        </w:rPr>
        <w:t xml:space="preserve"> </w:t>
      </w:r>
      <w:r>
        <w:t>Issues unable to be resolved by the Customer Service Manager shall be brought to the SMRC Program Manager.</w:t>
      </w:r>
      <w:r>
        <w:rPr>
          <w:spacing w:val="40"/>
        </w:rPr>
        <w:t xml:space="preserve"> </w:t>
      </w:r>
      <w:r>
        <w:t>(Please see Task 10: Customer Service).</w:t>
      </w:r>
    </w:p>
    <w:p w14:paraId="63C61831" w14:textId="77777777" w:rsidR="00D61D72" w:rsidRDefault="00D61D72">
      <w:pPr>
        <w:pStyle w:val="BodyText"/>
        <w:spacing w:before="10"/>
        <w:rPr>
          <w:sz w:val="26"/>
        </w:rPr>
      </w:pPr>
    </w:p>
    <w:p w14:paraId="419AE944" w14:textId="77777777" w:rsidR="00D61D72" w:rsidRDefault="00860DAE">
      <w:pPr>
        <w:pStyle w:val="BodyText"/>
        <w:ind w:left="580"/>
      </w:pPr>
      <w:r>
        <w:t>The</w:t>
      </w:r>
      <w:r>
        <w:rPr>
          <w:spacing w:val="-10"/>
        </w:rPr>
        <w:t xml:space="preserve"> </w:t>
      </w:r>
      <w:r>
        <w:t>Customer</w:t>
      </w:r>
      <w:r>
        <w:rPr>
          <w:spacing w:val="-6"/>
        </w:rPr>
        <w:t xml:space="preserve"> </w:t>
      </w:r>
      <w:r>
        <w:t>Service</w:t>
      </w:r>
      <w:r>
        <w:rPr>
          <w:spacing w:val="-3"/>
        </w:rPr>
        <w:t xml:space="preserve"> </w:t>
      </w:r>
      <w:r>
        <w:t>Manager</w:t>
      </w:r>
      <w:r>
        <w:rPr>
          <w:spacing w:val="-3"/>
        </w:rPr>
        <w:t xml:space="preserve"> </w:t>
      </w:r>
      <w:r>
        <w:t>shall</w:t>
      </w:r>
      <w:r>
        <w:rPr>
          <w:spacing w:val="-1"/>
        </w:rPr>
        <w:t xml:space="preserve"> </w:t>
      </w:r>
      <w:r>
        <w:rPr>
          <w:spacing w:val="-2"/>
        </w:rPr>
        <w:t>possess:</w:t>
      </w:r>
    </w:p>
    <w:p w14:paraId="6EF3AAE5" w14:textId="77777777" w:rsidR="00D61D72" w:rsidRDefault="00D61D72">
      <w:pPr>
        <w:pStyle w:val="BodyText"/>
        <w:spacing w:before="8"/>
        <w:rPr>
          <w:sz w:val="27"/>
        </w:rPr>
      </w:pPr>
    </w:p>
    <w:p w14:paraId="14F00130" w14:textId="77777777" w:rsidR="00D61D72" w:rsidRDefault="00860DAE">
      <w:pPr>
        <w:pStyle w:val="BodyText"/>
        <w:spacing w:before="1" w:line="247" w:lineRule="auto"/>
        <w:ind w:left="587" w:right="377" w:hanging="10"/>
      </w:pPr>
      <w:r>
        <w:rPr>
          <w:b/>
        </w:rPr>
        <w:t>Experience</w:t>
      </w:r>
      <w:r>
        <w:t>:</w:t>
      </w:r>
      <w:r>
        <w:rPr>
          <w:spacing w:val="-5"/>
        </w:rPr>
        <w:t xml:space="preserve"> </w:t>
      </w:r>
      <w:r>
        <w:t>A</w:t>
      </w:r>
      <w:r>
        <w:rPr>
          <w:spacing w:val="-8"/>
        </w:rPr>
        <w:t xml:space="preserve"> </w:t>
      </w:r>
      <w:r>
        <w:t>minimum</w:t>
      </w:r>
      <w:r>
        <w:rPr>
          <w:spacing w:val="-5"/>
        </w:rPr>
        <w:t xml:space="preserve"> </w:t>
      </w:r>
      <w:r>
        <w:t>of</w:t>
      </w:r>
      <w:r>
        <w:rPr>
          <w:spacing w:val="-8"/>
        </w:rPr>
        <w:t xml:space="preserve"> </w:t>
      </w:r>
      <w:r>
        <w:t>two</w:t>
      </w:r>
      <w:r>
        <w:rPr>
          <w:spacing w:val="-7"/>
        </w:rPr>
        <w:t xml:space="preserve"> </w:t>
      </w:r>
      <w:r>
        <w:t>(2)</w:t>
      </w:r>
      <w:r>
        <w:rPr>
          <w:spacing w:val="-4"/>
        </w:rPr>
        <w:t xml:space="preserve"> </w:t>
      </w:r>
      <w:r>
        <w:t>years’</w:t>
      </w:r>
      <w:r>
        <w:rPr>
          <w:spacing w:val="-7"/>
        </w:rPr>
        <w:t xml:space="preserve"> </w:t>
      </w:r>
      <w:r>
        <w:t>experience</w:t>
      </w:r>
      <w:r>
        <w:rPr>
          <w:spacing w:val="-7"/>
        </w:rPr>
        <w:t xml:space="preserve"> </w:t>
      </w:r>
      <w:r>
        <w:t>as</w:t>
      </w:r>
      <w:r>
        <w:rPr>
          <w:spacing w:val="-6"/>
        </w:rPr>
        <w:t xml:space="preserve"> </w:t>
      </w:r>
      <w:r>
        <w:t>manager</w:t>
      </w:r>
      <w:r>
        <w:rPr>
          <w:spacing w:val="-7"/>
        </w:rPr>
        <w:t xml:space="preserve"> </w:t>
      </w:r>
      <w:r>
        <w:t>of</w:t>
      </w:r>
      <w:r>
        <w:rPr>
          <w:spacing w:val="-7"/>
        </w:rPr>
        <w:t xml:space="preserve"> </w:t>
      </w:r>
      <w:r>
        <w:t>a</w:t>
      </w:r>
      <w:r>
        <w:rPr>
          <w:spacing w:val="-7"/>
        </w:rPr>
        <w:t xml:space="preserve"> </w:t>
      </w:r>
      <w:r>
        <w:t>customer</w:t>
      </w:r>
      <w:r>
        <w:rPr>
          <w:spacing w:val="-8"/>
        </w:rPr>
        <w:t xml:space="preserve"> </w:t>
      </w:r>
      <w:r>
        <w:t>service</w:t>
      </w:r>
      <w:r>
        <w:rPr>
          <w:spacing w:val="-8"/>
        </w:rPr>
        <w:t xml:space="preserve"> </w:t>
      </w:r>
      <w:r>
        <w:t>unit. Preferably the experience will have a focus on the handling of Medicare provider customer inquiries/questions and the education of those customers.</w:t>
      </w:r>
    </w:p>
    <w:p w14:paraId="566A5ACA" w14:textId="77777777" w:rsidR="00D61D72" w:rsidRDefault="00860DAE">
      <w:pPr>
        <w:pStyle w:val="BodyText"/>
        <w:spacing w:before="112" w:line="247" w:lineRule="auto"/>
        <w:ind w:left="587" w:right="377" w:hanging="10"/>
      </w:pPr>
      <w:r>
        <w:rPr>
          <w:b/>
        </w:rPr>
        <w:t>Education</w:t>
      </w:r>
      <w:r>
        <w:t xml:space="preserve">: The Customer Service Manager shall have a </w:t>
      </w:r>
      <w:proofErr w:type="gramStart"/>
      <w:r>
        <w:t>Bachelor’s</w:t>
      </w:r>
      <w:proofErr w:type="gramEnd"/>
      <w:r>
        <w:t xml:space="preserve"> degree from a currently accredited college/university and related training </w:t>
      </w:r>
      <w:proofErr w:type="gramStart"/>
      <w:r>
        <w:t>in the area of</w:t>
      </w:r>
      <w:proofErr w:type="gramEnd"/>
      <w:r>
        <w:t xml:space="preserve"> customer service. Work experience</w:t>
      </w:r>
      <w:r>
        <w:rPr>
          <w:spacing w:val="-8"/>
        </w:rPr>
        <w:t xml:space="preserve"> </w:t>
      </w:r>
      <w:r>
        <w:t>may</w:t>
      </w:r>
      <w:r>
        <w:rPr>
          <w:spacing w:val="-10"/>
        </w:rPr>
        <w:t xml:space="preserve"> </w:t>
      </w:r>
      <w:r>
        <w:t>be</w:t>
      </w:r>
      <w:r>
        <w:rPr>
          <w:spacing w:val="-8"/>
        </w:rPr>
        <w:t xml:space="preserve"> </w:t>
      </w:r>
      <w:r>
        <w:t>substituted</w:t>
      </w:r>
      <w:r>
        <w:rPr>
          <w:spacing w:val="-5"/>
        </w:rPr>
        <w:t xml:space="preserve"> </w:t>
      </w:r>
      <w:r>
        <w:t>for</w:t>
      </w:r>
      <w:r>
        <w:rPr>
          <w:spacing w:val="-8"/>
        </w:rPr>
        <w:t xml:space="preserve"> </w:t>
      </w:r>
      <w:r>
        <w:t>the</w:t>
      </w:r>
      <w:r>
        <w:rPr>
          <w:spacing w:val="-8"/>
        </w:rPr>
        <w:t xml:space="preserve"> </w:t>
      </w:r>
      <w:proofErr w:type="gramStart"/>
      <w:r>
        <w:t>Bachelor’s</w:t>
      </w:r>
      <w:proofErr w:type="gramEnd"/>
      <w:r>
        <w:rPr>
          <w:spacing w:val="-5"/>
        </w:rPr>
        <w:t xml:space="preserve"> </w:t>
      </w:r>
      <w:r>
        <w:t>degree</w:t>
      </w:r>
      <w:r>
        <w:rPr>
          <w:spacing w:val="-4"/>
        </w:rPr>
        <w:t xml:space="preserve"> </w:t>
      </w:r>
      <w:r>
        <w:t>with</w:t>
      </w:r>
      <w:r>
        <w:rPr>
          <w:spacing w:val="-5"/>
        </w:rPr>
        <w:t xml:space="preserve"> </w:t>
      </w:r>
      <w:r>
        <w:t>a</w:t>
      </w:r>
      <w:r>
        <w:rPr>
          <w:spacing w:val="-8"/>
        </w:rPr>
        <w:t xml:space="preserve"> </w:t>
      </w:r>
      <w:r>
        <w:t>minimum</w:t>
      </w:r>
      <w:r>
        <w:rPr>
          <w:spacing w:val="-5"/>
        </w:rPr>
        <w:t xml:space="preserve"> </w:t>
      </w:r>
      <w:r>
        <w:t>of</w:t>
      </w:r>
      <w:r>
        <w:rPr>
          <w:spacing w:val="-8"/>
        </w:rPr>
        <w:t xml:space="preserve"> </w:t>
      </w:r>
      <w:r>
        <w:t>four</w:t>
      </w:r>
      <w:r>
        <w:rPr>
          <w:spacing w:val="-4"/>
        </w:rPr>
        <w:t xml:space="preserve"> </w:t>
      </w:r>
      <w:r>
        <w:t>years</w:t>
      </w:r>
      <w:r>
        <w:rPr>
          <w:spacing w:val="-5"/>
        </w:rPr>
        <w:t xml:space="preserve"> </w:t>
      </w:r>
      <w:r>
        <w:t>of</w:t>
      </w:r>
      <w:r>
        <w:rPr>
          <w:spacing w:val="-6"/>
        </w:rPr>
        <w:t xml:space="preserve"> </w:t>
      </w:r>
      <w:r>
        <w:t>work experience required.</w:t>
      </w:r>
    </w:p>
    <w:p w14:paraId="4929D4BE" w14:textId="77777777" w:rsidR="00D61D72" w:rsidRDefault="00D61D72">
      <w:pPr>
        <w:pStyle w:val="BodyText"/>
        <w:spacing w:before="10"/>
        <w:rPr>
          <w:sz w:val="35"/>
        </w:rPr>
      </w:pPr>
    </w:p>
    <w:p w14:paraId="64D3634C" w14:textId="77777777" w:rsidR="00D61D72" w:rsidRDefault="00860DAE">
      <w:pPr>
        <w:pStyle w:val="Heading1"/>
        <w:numPr>
          <w:ilvl w:val="0"/>
          <w:numId w:val="15"/>
        </w:numPr>
        <w:tabs>
          <w:tab w:val="left" w:pos="937"/>
          <w:tab w:val="left" w:pos="938"/>
        </w:tabs>
        <w:spacing w:before="1"/>
        <w:jc w:val="left"/>
        <w:rPr>
          <w:u w:val="none"/>
        </w:rPr>
      </w:pPr>
      <w:bookmarkStart w:id="354" w:name="VII._CONTRACT_ADMINISTRATION"/>
      <w:bookmarkEnd w:id="354"/>
      <w:r>
        <w:t>CONTRACT</w:t>
      </w:r>
      <w:r>
        <w:rPr>
          <w:spacing w:val="-9"/>
        </w:rPr>
        <w:t xml:space="preserve"> </w:t>
      </w:r>
      <w:r>
        <w:rPr>
          <w:spacing w:val="-2"/>
        </w:rPr>
        <w:t>ADMINISTRATION</w:t>
      </w:r>
    </w:p>
    <w:p w14:paraId="1C95587E" w14:textId="77777777" w:rsidR="00D61D72" w:rsidRDefault="00D61D72">
      <w:pPr>
        <w:pStyle w:val="BodyText"/>
        <w:rPr>
          <w:b/>
          <w:sz w:val="20"/>
        </w:rPr>
      </w:pPr>
    </w:p>
    <w:p w14:paraId="2870933F" w14:textId="77777777" w:rsidR="00D61D72" w:rsidRDefault="00D61D72">
      <w:pPr>
        <w:pStyle w:val="BodyText"/>
        <w:spacing w:before="7"/>
        <w:rPr>
          <w:b/>
          <w:sz w:val="17"/>
        </w:rPr>
      </w:pPr>
    </w:p>
    <w:p w14:paraId="01CD9794" w14:textId="77777777" w:rsidR="00D61D72" w:rsidRDefault="00860DAE">
      <w:pPr>
        <w:pStyle w:val="ListParagraph"/>
        <w:numPr>
          <w:ilvl w:val="1"/>
          <w:numId w:val="15"/>
        </w:numPr>
        <w:tabs>
          <w:tab w:val="left" w:pos="828"/>
        </w:tabs>
        <w:spacing w:before="90"/>
        <w:ind w:hanging="251"/>
        <w:rPr>
          <w:b/>
          <w:sz w:val="24"/>
        </w:rPr>
      </w:pPr>
      <w:r>
        <w:rPr>
          <w:b/>
          <w:sz w:val="24"/>
        </w:rPr>
        <w:t>INITIAL</w:t>
      </w:r>
      <w:r>
        <w:rPr>
          <w:b/>
          <w:spacing w:val="-6"/>
          <w:sz w:val="24"/>
        </w:rPr>
        <w:t xml:space="preserve"> </w:t>
      </w:r>
      <w:r>
        <w:rPr>
          <w:b/>
          <w:sz w:val="24"/>
        </w:rPr>
        <w:t>KICK</w:t>
      </w:r>
      <w:r>
        <w:rPr>
          <w:b/>
          <w:spacing w:val="-3"/>
          <w:sz w:val="24"/>
        </w:rPr>
        <w:t xml:space="preserve"> </w:t>
      </w:r>
      <w:r>
        <w:rPr>
          <w:b/>
          <w:sz w:val="24"/>
        </w:rPr>
        <w:t>OFF</w:t>
      </w:r>
      <w:r>
        <w:rPr>
          <w:b/>
          <w:spacing w:val="-4"/>
          <w:sz w:val="24"/>
        </w:rPr>
        <w:t xml:space="preserve"> </w:t>
      </w:r>
      <w:r>
        <w:rPr>
          <w:b/>
          <w:sz w:val="24"/>
        </w:rPr>
        <w:t>MEETING</w:t>
      </w:r>
      <w:r>
        <w:rPr>
          <w:b/>
          <w:spacing w:val="-3"/>
          <w:sz w:val="24"/>
        </w:rPr>
        <w:t xml:space="preserve"> </w:t>
      </w:r>
      <w:r>
        <w:rPr>
          <w:b/>
          <w:sz w:val="24"/>
        </w:rPr>
        <w:t>OF</w:t>
      </w:r>
      <w:r>
        <w:rPr>
          <w:b/>
          <w:spacing w:val="-6"/>
          <w:sz w:val="24"/>
        </w:rPr>
        <w:t xml:space="preserve"> </w:t>
      </w:r>
      <w:r>
        <w:rPr>
          <w:b/>
          <w:sz w:val="24"/>
        </w:rPr>
        <w:t>THE</w:t>
      </w:r>
      <w:r>
        <w:rPr>
          <w:b/>
          <w:spacing w:val="-1"/>
          <w:sz w:val="24"/>
        </w:rPr>
        <w:t xml:space="preserve"> </w:t>
      </w:r>
      <w:r>
        <w:rPr>
          <w:b/>
          <w:spacing w:val="-2"/>
          <w:sz w:val="24"/>
        </w:rPr>
        <w:t>CONTRACT</w:t>
      </w:r>
    </w:p>
    <w:p w14:paraId="473CCB60" w14:textId="77777777" w:rsidR="00D61D72" w:rsidRDefault="00860DAE">
      <w:pPr>
        <w:pStyle w:val="BodyText"/>
        <w:tabs>
          <w:tab w:val="left" w:pos="6109"/>
        </w:tabs>
        <w:spacing w:before="63" w:line="247" w:lineRule="auto"/>
        <w:ind w:left="587" w:right="407" w:hanging="10"/>
      </w:pPr>
      <w:r>
        <w:t>The Contractor shall participate in a Kick-Off meeting.</w:t>
      </w:r>
      <w:r>
        <w:tab/>
        <w:t>The</w:t>
      </w:r>
      <w:r>
        <w:rPr>
          <w:spacing w:val="-8"/>
        </w:rPr>
        <w:t xml:space="preserve"> </w:t>
      </w:r>
      <w:r>
        <w:t>Contractor</w:t>
      </w:r>
      <w:r>
        <w:rPr>
          <w:spacing w:val="-8"/>
        </w:rPr>
        <w:t xml:space="preserve"> </w:t>
      </w:r>
      <w:r>
        <w:t>shall</w:t>
      </w:r>
      <w:r>
        <w:rPr>
          <w:spacing w:val="-7"/>
        </w:rPr>
        <w:t xml:space="preserve"> </w:t>
      </w:r>
      <w:r>
        <w:t>present</w:t>
      </w:r>
      <w:r>
        <w:rPr>
          <w:spacing w:val="-7"/>
        </w:rPr>
        <w:t xml:space="preserve"> </w:t>
      </w:r>
      <w:r>
        <w:t>its</w:t>
      </w:r>
      <w:r>
        <w:rPr>
          <w:spacing w:val="-7"/>
        </w:rPr>
        <w:t xml:space="preserve"> </w:t>
      </w:r>
      <w:r>
        <w:t>overall approach for meeting CMS needs, maintaining a flexible technical assistance structure, and assuring</w:t>
      </w:r>
      <w:r>
        <w:rPr>
          <w:spacing w:val="-2"/>
        </w:rPr>
        <w:t xml:space="preserve"> </w:t>
      </w:r>
      <w:r>
        <w:t>quality</w:t>
      </w:r>
      <w:r>
        <w:rPr>
          <w:spacing w:val="-2"/>
        </w:rPr>
        <w:t xml:space="preserve"> </w:t>
      </w:r>
      <w:r>
        <w:t>deliverables</w:t>
      </w:r>
      <w:r>
        <w:rPr>
          <w:spacing w:val="-2"/>
        </w:rPr>
        <w:t xml:space="preserve"> </w:t>
      </w:r>
      <w:r>
        <w:t>that</w:t>
      </w:r>
      <w:r>
        <w:rPr>
          <w:spacing w:val="-2"/>
        </w:rPr>
        <w:t xml:space="preserve"> </w:t>
      </w:r>
      <w:r>
        <w:t>achieve</w:t>
      </w:r>
      <w:r>
        <w:rPr>
          <w:spacing w:val="-3"/>
        </w:rPr>
        <w:t xml:space="preserve"> </w:t>
      </w:r>
      <w:r>
        <w:t>CMS-approved</w:t>
      </w:r>
      <w:r>
        <w:rPr>
          <w:spacing w:val="-2"/>
        </w:rPr>
        <w:t xml:space="preserve"> </w:t>
      </w:r>
      <w:r>
        <w:t>program</w:t>
      </w:r>
      <w:r>
        <w:rPr>
          <w:spacing w:val="-2"/>
        </w:rPr>
        <w:t xml:space="preserve"> </w:t>
      </w:r>
      <w:r>
        <w:t>milestones</w:t>
      </w:r>
      <w:r>
        <w:rPr>
          <w:spacing w:val="-2"/>
        </w:rPr>
        <w:t xml:space="preserve"> </w:t>
      </w:r>
      <w:r>
        <w:t>over</w:t>
      </w:r>
      <w:r>
        <w:rPr>
          <w:spacing w:val="-3"/>
        </w:rPr>
        <w:t xml:space="preserve"> </w:t>
      </w:r>
      <w:r>
        <w:t>the</w:t>
      </w:r>
      <w:r>
        <w:rPr>
          <w:spacing w:val="-1"/>
        </w:rPr>
        <w:t xml:space="preserve"> </w:t>
      </w:r>
      <w:r>
        <w:t>course</w:t>
      </w:r>
      <w:r>
        <w:rPr>
          <w:spacing w:val="-3"/>
        </w:rPr>
        <w:t xml:space="preserve"> </w:t>
      </w:r>
      <w:r>
        <w:t>of the</w:t>
      </w:r>
      <w:r>
        <w:rPr>
          <w:spacing w:val="-7"/>
        </w:rPr>
        <w:t xml:space="preserve"> </w:t>
      </w:r>
      <w:r>
        <w:t>contract.</w:t>
      </w:r>
      <w:r>
        <w:rPr>
          <w:spacing w:val="36"/>
        </w:rPr>
        <w:t xml:space="preserve"> </w:t>
      </w:r>
      <w:r>
        <w:t>The</w:t>
      </w:r>
      <w:r>
        <w:rPr>
          <w:spacing w:val="-7"/>
        </w:rPr>
        <w:t xml:space="preserve"> </w:t>
      </w:r>
      <w:r>
        <w:t>CMS</w:t>
      </w:r>
      <w:r>
        <w:rPr>
          <w:spacing w:val="-5"/>
        </w:rPr>
        <w:t xml:space="preserve"> </w:t>
      </w:r>
      <w:r>
        <w:t>shall</w:t>
      </w:r>
      <w:r>
        <w:rPr>
          <w:spacing w:val="-5"/>
        </w:rPr>
        <w:t xml:space="preserve"> </w:t>
      </w:r>
      <w:r>
        <w:t>conduct</w:t>
      </w:r>
      <w:r>
        <w:rPr>
          <w:spacing w:val="-5"/>
        </w:rPr>
        <w:t xml:space="preserve"> </w:t>
      </w:r>
      <w:r>
        <w:t>a</w:t>
      </w:r>
      <w:r>
        <w:rPr>
          <w:spacing w:val="-7"/>
        </w:rPr>
        <w:t xml:space="preserve"> </w:t>
      </w:r>
      <w:r>
        <w:t>contract</w:t>
      </w:r>
      <w:r>
        <w:rPr>
          <w:spacing w:val="-5"/>
        </w:rPr>
        <w:t xml:space="preserve"> </w:t>
      </w:r>
      <w:r>
        <w:t>Kickoff</w:t>
      </w:r>
      <w:r>
        <w:rPr>
          <w:spacing w:val="-7"/>
        </w:rPr>
        <w:t xml:space="preserve"> </w:t>
      </w:r>
      <w:r>
        <w:t>Meeting</w:t>
      </w:r>
      <w:r>
        <w:rPr>
          <w:spacing w:val="-8"/>
        </w:rPr>
        <w:t xml:space="preserve"> </w:t>
      </w:r>
      <w:r>
        <w:t>no</w:t>
      </w:r>
      <w:r>
        <w:rPr>
          <w:spacing w:val="-6"/>
        </w:rPr>
        <w:t xml:space="preserve"> </w:t>
      </w:r>
      <w:r>
        <w:t>later</w:t>
      </w:r>
      <w:r>
        <w:rPr>
          <w:spacing w:val="-7"/>
        </w:rPr>
        <w:t xml:space="preserve"> </w:t>
      </w:r>
      <w:r>
        <w:t>than</w:t>
      </w:r>
      <w:r>
        <w:rPr>
          <w:spacing w:val="-6"/>
        </w:rPr>
        <w:t xml:space="preserve"> </w:t>
      </w:r>
      <w:r>
        <w:t>seven</w:t>
      </w:r>
      <w:r>
        <w:rPr>
          <w:spacing w:val="-4"/>
        </w:rPr>
        <w:t xml:space="preserve"> </w:t>
      </w:r>
      <w:r>
        <w:t>(7)</w:t>
      </w:r>
      <w:r>
        <w:rPr>
          <w:spacing w:val="-7"/>
        </w:rPr>
        <w:t xml:space="preserve"> </w:t>
      </w:r>
      <w:r>
        <w:t>business days after contract award.</w:t>
      </w:r>
      <w:r>
        <w:rPr>
          <w:spacing w:val="40"/>
        </w:rPr>
        <w:t xml:space="preserve"> </w:t>
      </w:r>
      <w:r>
        <w:t>Teleconference is an acceptable format for the Kickoff Meeting as approved by the COR</w:t>
      </w:r>
    </w:p>
    <w:p w14:paraId="02530E14" w14:textId="77777777" w:rsidR="00D61D72" w:rsidRDefault="00D61D72">
      <w:pPr>
        <w:pStyle w:val="BodyText"/>
        <w:spacing w:before="2"/>
        <w:rPr>
          <w:sz w:val="28"/>
        </w:rPr>
      </w:pPr>
    </w:p>
    <w:p w14:paraId="474FC478" w14:textId="77777777" w:rsidR="00D61D72" w:rsidRDefault="00860DAE">
      <w:pPr>
        <w:pStyle w:val="BodyText"/>
        <w:spacing w:before="1"/>
        <w:ind w:left="580"/>
      </w:pPr>
      <w:r>
        <w:t>The</w:t>
      </w:r>
      <w:r>
        <w:rPr>
          <w:spacing w:val="-9"/>
        </w:rPr>
        <w:t xml:space="preserve"> </w:t>
      </w:r>
      <w:r>
        <w:t>meeting</w:t>
      </w:r>
      <w:r>
        <w:rPr>
          <w:spacing w:val="-6"/>
        </w:rPr>
        <w:t xml:space="preserve"> </w:t>
      </w:r>
      <w:r>
        <w:t>shall</w:t>
      </w:r>
      <w:r>
        <w:rPr>
          <w:spacing w:val="-1"/>
        </w:rPr>
        <w:t xml:space="preserve"> </w:t>
      </w:r>
      <w:r>
        <w:t>include,</w:t>
      </w:r>
      <w:r>
        <w:rPr>
          <w:spacing w:val="-1"/>
        </w:rPr>
        <w:t xml:space="preserve"> </w:t>
      </w:r>
      <w:r>
        <w:t>but</w:t>
      </w:r>
      <w:r>
        <w:rPr>
          <w:spacing w:val="-1"/>
        </w:rPr>
        <w:t xml:space="preserve"> </w:t>
      </w:r>
      <w:r>
        <w:t>not be</w:t>
      </w:r>
      <w:r>
        <w:rPr>
          <w:spacing w:val="-5"/>
        </w:rPr>
        <w:t xml:space="preserve"> </w:t>
      </w:r>
      <w:r>
        <w:t>limited</w:t>
      </w:r>
      <w:r>
        <w:rPr>
          <w:spacing w:val="-4"/>
        </w:rPr>
        <w:t xml:space="preserve"> </w:t>
      </w:r>
      <w:r>
        <w:t>to,</w:t>
      </w:r>
      <w:r>
        <w:rPr>
          <w:spacing w:val="-1"/>
        </w:rPr>
        <w:t xml:space="preserve"> </w:t>
      </w:r>
      <w:r>
        <w:t>the</w:t>
      </w:r>
      <w:r>
        <w:rPr>
          <w:spacing w:val="-5"/>
        </w:rPr>
        <w:t xml:space="preserve"> </w:t>
      </w:r>
      <w:r>
        <w:t>following</w:t>
      </w:r>
      <w:r>
        <w:rPr>
          <w:spacing w:val="-3"/>
        </w:rPr>
        <w:t xml:space="preserve"> </w:t>
      </w:r>
      <w:r>
        <w:rPr>
          <w:spacing w:val="-2"/>
        </w:rPr>
        <w:t>topics:</w:t>
      </w:r>
    </w:p>
    <w:p w14:paraId="5A311A11" w14:textId="77777777" w:rsidR="00D61D72" w:rsidRDefault="00860DAE">
      <w:pPr>
        <w:pStyle w:val="ListParagraph"/>
        <w:numPr>
          <w:ilvl w:val="2"/>
          <w:numId w:val="15"/>
        </w:numPr>
        <w:tabs>
          <w:tab w:val="left" w:pos="1660"/>
        </w:tabs>
        <w:spacing w:before="48" w:line="247" w:lineRule="auto"/>
        <w:ind w:left="1659" w:right="624"/>
        <w:rPr>
          <w:b/>
          <w:sz w:val="24"/>
        </w:rPr>
      </w:pPr>
      <w:r>
        <w:rPr>
          <w:b/>
          <w:sz w:val="24"/>
        </w:rPr>
        <w:t>Management</w:t>
      </w:r>
      <w:r>
        <w:rPr>
          <w:b/>
          <w:spacing w:val="-13"/>
          <w:sz w:val="24"/>
        </w:rPr>
        <w:t xml:space="preserve"> </w:t>
      </w:r>
      <w:r>
        <w:rPr>
          <w:b/>
          <w:sz w:val="24"/>
        </w:rPr>
        <w:t>Approach</w:t>
      </w:r>
      <w:r>
        <w:rPr>
          <w:b/>
          <w:spacing w:val="-7"/>
          <w:sz w:val="24"/>
        </w:rPr>
        <w:t xml:space="preserve"> </w:t>
      </w:r>
      <w:r>
        <w:rPr>
          <w:sz w:val="24"/>
        </w:rPr>
        <w:t>to</w:t>
      </w:r>
      <w:r>
        <w:rPr>
          <w:spacing w:val="-9"/>
          <w:sz w:val="24"/>
        </w:rPr>
        <w:t xml:space="preserve"> </w:t>
      </w:r>
      <w:r>
        <w:rPr>
          <w:sz w:val="24"/>
        </w:rPr>
        <w:t>include</w:t>
      </w:r>
      <w:r>
        <w:rPr>
          <w:spacing w:val="-13"/>
          <w:sz w:val="24"/>
        </w:rPr>
        <w:t xml:space="preserve"> </w:t>
      </w:r>
      <w:r>
        <w:rPr>
          <w:sz w:val="24"/>
        </w:rPr>
        <w:t>identified</w:t>
      </w:r>
      <w:r>
        <w:rPr>
          <w:spacing w:val="-9"/>
          <w:sz w:val="24"/>
        </w:rPr>
        <w:t xml:space="preserve"> </w:t>
      </w:r>
      <w:r>
        <w:rPr>
          <w:sz w:val="24"/>
        </w:rPr>
        <w:t>contract</w:t>
      </w:r>
      <w:r>
        <w:rPr>
          <w:spacing w:val="-9"/>
          <w:sz w:val="24"/>
        </w:rPr>
        <w:t xml:space="preserve"> </w:t>
      </w:r>
      <w:r>
        <w:rPr>
          <w:sz w:val="24"/>
        </w:rPr>
        <w:t>assumptions</w:t>
      </w:r>
      <w:r>
        <w:rPr>
          <w:spacing w:val="-9"/>
          <w:sz w:val="24"/>
        </w:rPr>
        <w:t xml:space="preserve"> </w:t>
      </w:r>
      <w:r>
        <w:rPr>
          <w:sz w:val="24"/>
        </w:rPr>
        <w:t>and</w:t>
      </w:r>
      <w:r>
        <w:rPr>
          <w:spacing w:val="-9"/>
          <w:sz w:val="24"/>
        </w:rPr>
        <w:t xml:space="preserve"> </w:t>
      </w:r>
      <w:r>
        <w:rPr>
          <w:sz w:val="24"/>
        </w:rPr>
        <w:t>constraints and the overall planned approach to project management.</w:t>
      </w:r>
    </w:p>
    <w:p w14:paraId="7908E454" w14:textId="77777777" w:rsidR="00C47CC0" w:rsidRPr="00C47CC0" w:rsidRDefault="00860DAE" w:rsidP="00C47CC0">
      <w:pPr>
        <w:pStyle w:val="ListParagraph"/>
        <w:numPr>
          <w:ilvl w:val="2"/>
          <w:numId w:val="15"/>
        </w:numPr>
        <w:tabs>
          <w:tab w:val="left" w:pos="1660"/>
        </w:tabs>
        <w:spacing w:before="60" w:line="247" w:lineRule="auto"/>
        <w:ind w:left="1659" w:right="534"/>
        <w:rPr>
          <w:b/>
          <w:sz w:val="24"/>
        </w:rPr>
      </w:pPr>
      <w:r w:rsidRPr="00C47CC0">
        <w:rPr>
          <w:b/>
          <w:sz w:val="24"/>
        </w:rPr>
        <w:t>Project</w:t>
      </w:r>
      <w:r w:rsidRPr="00C47CC0">
        <w:rPr>
          <w:b/>
          <w:spacing w:val="-7"/>
          <w:sz w:val="24"/>
        </w:rPr>
        <w:t xml:space="preserve"> </w:t>
      </w:r>
      <w:r w:rsidRPr="00C47CC0">
        <w:rPr>
          <w:b/>
          <w:sz w:val="24"/>
        </w:rPr>
        <w:t>Management</w:t>
      </w:r>
      <w:r w:rsidRPr="00C47CC0">
        <w:rPr>
          <w:b/>
          <w:spacing w:val="-7"/>
          <w:sz w:val="24"/>
        </w:rPr>
        <w:t xml:space="preserve"> </w:t>
      </w:r>
      <w:r w:rsidRPr="00C47CC0">
        <w:rPr>
          <w:b/>
          <w:sz w:val="24"/>
        </w:rPr>
        <w:t>Plan</w:t>
      </w:r>
      <w:r w:rsidRPr="00C47CC0">
        <w:rPr>
          <w:b/>
          <w:spacing w:val="-5"/>
          <w:sz w:val="24"/>
        </w:rPr>
        <w:t xml:space="preserve"> </w:t>
      </w:r>
      <w:r w:rsidRPr="00C47CC0">
        <w:rPr>
          <w:sz w:val="24"/>
        </w:rPr>
        <w:t>to</w:t>
      </w:r>
      <w:r w:rsidRPr="00C47CC0">
        <w:rPr>
          <w:spacing w:val="-6"/>
          <w:sz w:val="24"/>
        </w:rPr>
        <w:t xml:space="preserve"> </w:t>
      </w:r>
      <w:r w:rsidRPr="00C47CC0">
        <w:rPr>
          <w:sz w:val="24"/>
        </w:rPr>
        <w:t>include</w:t>
      </w:r>
      <w:r w:rsidRPr="00C47CC0">
        <w:rPr>
          <w:spacing w:val="-9"/>
          <w:sz w:val="24"/>
        </w:rPr>
        <w:t xml:space="preserve"> </w:t>
      </w:r>
      <w:r w:rsidRPr="00C47CC0">
        <w:rPr>
          <w:sz w:val="24"/>
        </w:rPr>
        <w:t>the</w:t>
      </w:r>
      <w:r w:rsidRPr="00C47CC0">
        <w:rPr>
          <w:spacing w:val="-9"/>
          <w:sz w:val="24"/>
        </w:rPr>
        <w:t xml:space="preserve"> </w:t>
      </w:r>
      <w:r w:rsidRPr="00C47CC0">
        <w:rPr>
          <w:sz w:val="24"/>
        </w:rPr>
        <w:t>methodology</w:t>
      </w:r>
      <w:r w:rsidRPr="00C47CC0">
        <w:rPr>
          <w:spacing w:val="-11"/>
          <w:sz w:val="24"/>
        </w:rPr>
        <w:t xml:space="preserve"> </w:t>
      </w:r>
      <w:r w:rsidRPr="00C47CC0">
        <w:rPr>
          <w:sz w:val="24"/>
        </w:rPr>
        <w:t>for</w:t>
      </w:r>
      <w:r w:rsidRPr="00C47CC0">
        <w:rPr>
          <w:spacing w:val="-9"/>
          <w:sz w:val="24"/>
        </w:rPr>
        <w:t xml:space="preserve"> </w:t>
      </w:r>
      <w:r w:rsidRPr="00C47CC0">
        <w:rPr>
          <w:sz w:val="24"/>
        </w:rPr>
        <w:t>implementing</w:t>
      </w:r>
      <w:r w:rsidRPr="00C47CC0">
        <w:rPr>
          <w:spacing w:val="-11"/>
          <w:sz w:val="24"/>
        </w:rPr>
        <w:t xml:space="preserve"> </w:t>
      </w:r>
      <w:r w:rsidRPr="00C47CC0">
        <w:rPr>
          <w:sz w:val="24"/>
        </w:rPr>
        <w:t>the</w:t>
      </w:r>
      <w:r w:rsidRPr="00C47CC0">
        <w:rPr>
          <w:spacing w:val="-9"/>
          <w:sz w:val="24"/>
        </w:rPr>
        <w:t xml:space="preserve"> </w:t>
      </w:r>
      <w:r w:rsidRPr="00C47CC0">
        <w:rPr>
          <w:sz w:val="24"/>
        </w:rPr>
        <w:t>overall contract in a phased approach.</w:t>
      </w:r>
    </w:p>
    <w:p w14:paraId="7D9CAC36" w14:textId="7879F069" w:rsidR="00D61D72" w:rsidRPr="00C47CC0" w:rsidRDefault="00860DAE" w:rsidP="00C47CC0">
      <w:pPr>
        <w:pStyle w:val="ListParagraph"/>
        <w:numPr>
          <w:ilvl w:val="2"/>
          <w:numId w:val="15"/>
        </w:numPr>
        <w:tabs>
          <w:tab w:val="left" w:pos="1660"/>
        </w:tabs>
        <w:spacing w:before="60" w:line="247" w:lineRule="auto"/>
        <w:ind w:left="1659" w:right="534"/>
        <w:rPr>
          <w:b/>
          <w:sz w:val="24"/>
        </w:rPr>
      </w:pPr>
      <w:r w:rsidRPr="00C47CC0">
        <w:rPr>
          <w:b/>
          <w:sz w:val="24"/>
        </w:rPr>
        <w:t xml:space="preserve">Staffing Approach </w:t>
      </w:r>
      <w:r w:rsidRPr="00C47CC0">
        <w:rPr>
          <w:sz w:val="24"/>
        </w:rPr>
        <w:t>to include the qualifications, roles, responsibilities, and allocations</w:t>
      </w:r>
      <w:r w:rsidRPr="00C47CC0">
        <w:rPr>
          <w:spacing w:val="-8"/>
          <w:sz w:val="24"/>
        </w:rPr>
        <w:t xml:space="preserve"> </w:t>
      </w:r>
      <w:r w:rsidRPr="00C47CC0">
        <w:rPr>
          <w:sz w:val="24"/>
        </w:rPr>
        <w:t>of</w:t>
      </w:r>
      <w:r w:rsidRPr="00C47CC0">
        <w:rPr>
          <w:spacing w:val="-9"/>
          <w:sz w:val="24"/>
        </w:rPr>
        <w:t xml:space="preserve"> </w:t>
      </w:r>
      <w:r w:rsidRPr="00C47CC0">
        <w:rPr>
          <w:sz w:val="24"/>
        </w:rPr>
        <w:t>each</w:t>
      </w:r>
      <w:r w:rsidRPr="00C47CC0">
        <w:rPr>
          <w:spacing w:val="-6"/>
          <w:sz w:val="24"/>
        </w:rPr>
        <w:t xml:space="preserve"> </w:t>
      </w:r>
      <w:r w:rsidRPr="00C47CC0">
        <w:rPr>
          <w:sz w:val="24"/>
        </w:rPr>
        <w:t>resource</w:t>
      </w:r>
      <w:r w:rsidRPr="00C47CC0">
        <w:rPr>
          <w:spacing w:val="-9"/>
          <w:sz w:val="24"/>
        </w:rPr>
        <w:t xml:space="preserve"> </w:t>
      </w:r>
      <w:r w:rsidRPr="00C47CC0">
        <w:rPr>
          <w:sz w:val="24"/>
        </w:rPr>
        <w:t>assigned</w:t>
      </w:r>
      <w:r w:rsidRPr="00C47CC0">
        <w:rPr>
          <w:spacing w:val="-8"/>
          <w:sz w:val="24"/>
        </w:rPr>
        <w:t xml:space="preserve"> </w:t>
      </w:r>
      <w:r w:rsidRPr="00C47CC0">
        <w:rPr>
          <w:sz w:val="24"/>
        </w:rPr>
        <w:t>to</w:t>
      </w:r>
      <w:r w:rsidRPr="00C47CC0">
        <w:rPr>
          <w:spacing w:val="-6"/>
          <w:sz w:val="24"/>
        </w:rPr>
        <w:t xml:space="preserve"> </w:t>
      </w:r>
      <w:r w:rsidRPr="00C47CC0">
        <w:rPr>
          <w:sz w:val="24"/>
        </w:rPr>
        <w:t>the</w:t>
      </w:r>
      <w:r w:rsidRPr="00C47CC0">
        <w:rPr>
          <w:spacing w:val="-7"/>
          <w:sz w:val="24"/>
        </w:rPr>
        <w:t xml:space="preserve"> </w:t>
      </w:r>
      <w:r w:rsidRPr="00C47CC0">
        <w:rPr>
          <w:sz w:val="24"/>
        </w:rPr>
        <w:t>effort;</w:t>
      </w:r>
      <w:r w:rsidRPr="00C47CC0">
        <w:rPr>
          <w:spacing w:val="-5"/>
          <w:sz w:val="24"/>
        </w:rPr>
        <w:t xml:space="preserve"> </w:t>
      </w:r>
      <w:r w:rsidRPr="00C47CC0">
        <w:rPr>
          <w:sz w:val="24"/>
        </w:rPr>
        <w:t>the</w:t>
      </w:r>
      <w:r w:rsidRPr="00C47CC0">
        <w:rPr>
          <w:spacing w:val="-9"/>
          <w:sz w:val="24"/>
        </w:rPr>
        <w:t xml:space="preserve"> </w:t>
      </w:r>
      <w:r w:rsidRPr="00C47CC0">
        <w:rPr>
          <w:sz w:val="24"/>
        </w:rPr>
        <w:t>approach</w:t>
      </w:r>
      <w:r w:rsidRPr="00C47CC0">
        <w:rPr>
          <w:spacing w:val="-8"/>
          <w:sz w:val="24"/>
        </w:rPr>
        <w:t xml:space="preserve"> </w:t>
      </w:r>
      <w:r w:rsidRPr="00C47CC0">
        <w:rPr>
          <w:sz w:val="24"/>
        </w:rPr>
        <w:t>to</w:t>
      </w:r>
      <w:r w:rsidRPr="00C47CC0">
        <w:rPr>
          <w:spacing w:val="-8"/>
          <w:sz w:val="24"/>
        </w:rPr>
        <w:t xml:space="preserve"> </w:t>
      </w:r>
      <w:r w:rsidRPr="00C47CC0">
        <w:rPr>
          <w:sz w:val="24"/>
        </w:rPr>
        <w:t>transitioning</w:t>
      </w:r>
      <w:r w:rsidRPr="00C47CC0">
        <w:rPr>
          <w:spacing w:val="-11"/>
          <w:sz w:val="24"/>
        </w:rPr>
        <w:t xml:space="preserve"> </w:t>
      </w:r>
      <w:r w:rsidRPr="00C47CC0">
        <w:rPr>
          <w:sz w:val="24"/>
        </w:rPr>
        <w:t xml:space="preserve">staff between each life cycle phase; and the approach to estimating levels of resources </w:t>
      </w:r>
      <w:r w:rsidRPr="00C47CC0">
        <w:rPr>
          <w:spacing w:val="-2"/>
          <w:sz w:val="24"/>
        </w:rPr>
        <w:t>required.</w:t>
      </w:r>
    </w:p>
    <w:p w14:paraId="7E879D7B" w14:textId="77777777" w:rsidR="00D61D72" w:rsidRDefault="00860DAE">
      <w:pPr>
        <w:pStyle w:val="ListParagraph"/>
        <w:numPr>
          <w:ilvl w:val="2"/>
          <w:numId w:val="15"/>
        </w:numPr>
        <w:tabs>
          <w:tab w:val="left" w:pos="1660"/>
        </w:tabs>
        <w:spacing w:before="82" w:line="247" w:lineRule="auto"/>
        <w:ind w:left="1659" w:right="398"/>
        <w:rPr>
          <w:b/>
          <w:sz w:val="24"/>
        </w:rPr>
      </w:pPr>
      <w:r>
        <w:rPr>
          <w:b/>
          <w:sz w:val="24"/>
        </w:rPr>
        <w:t xml:space="preserve">Communication Approach </w:t>
      </w:r>
      <w:r>
        <w:rPr>
          <w:sz w:val="24"/>
        </w:rPr>
        <w:t>to include the methodology for communicating status, issues, and risks to CMS</w:t>
      </w:r>
      <w:r>
        <w:rPr>
          <w:spacing w:val="-1"/>
          <w:sz w:val="24"/>
        </w:rPr>
        <w:t xml:space="preserve"> </w:t>
      </w:r>
      <w:r>
        <w:rPr>
          <w:sz w:val="24"/>
        </w:rPr>
        <w:t>stakeholders. The Contractor shall be proactive in notifying the COR and/or designees of any developing situation that may impact scheduled deadlines,</w:t>
      </w:r>
      <w:r>
        <w:rPr>
          <w:spacing w:val="-6"/>
          <w:sz w:val="24"/>
        </w:rPr>
        <w:t xml:space="preserve"> </w:t>
      </w:r>
      <w:r>
        <w:rPr>
          <w:sz w:val="24"/>
        </w:rPr>
        <w:t>or</w:t>
      </w:r>
      <w:r>
        <w:rPr>
          <w:spacing w:val="-9"/>
          <w:sz w:val="24"/>
        </w:rPr>
        <w:t xml:space="preserve"> </w:t>
      </w:r>
      <w:r>
        <w:rPr>
          <w:sz w:val="24"/>
        </w:rPr>
        <w:t>any</w:t>
      </w:r>
      <w:r>
        <w:rPr>
          <w:spacing w:val="-8"/>
          <w:sz w:val="24"/>
        </w:rPr>
        <w:t xml:space="preserve"> </w:t>
      </w:r>
      <w:r>
        <w:rPr>
          <w:sz w:val="24"/>
        </w:rPr>
        <w:t>other</w:t>
      </w:r>
      <w:r>
        <w:rPr>
          <w:spacing w:val="-7"/>
          <w:sz w:val="24"/>
        </w:rPr>
        <w:t xml:space="preserve"> </w:t>
      </w:r>
      <w:r>
        <w:rPr>
          <w:sz w:val="24"/>
        </w:rPr>
        <w:t>contractual</w:t>
      </w:r>
      <w:r>
        <w:rPr>
          <w:spacing w:val="-5"/>
          <w:sz w:val="24"/>
        </w:rPr>
        <w:t xml:space="preserve"> </w:t>
      </w:r>
      <w:r>
        <w:rPr>
          <w:sz w:val="24"/>
        </w:rPr>
        <w:t>issue.</w:t>
      </w:r>
      <w:r>
        <w:rPr>
          <w:spacing w:val="35"/>
          <w:sz w:val="24"/>
        </w:rPr>
        <w:t xml:space="preserve"> </w:t>
      </w:r>
      <w:r>
        <w:rPr>
          <w:sz w:val="24"/>
        </w:rPr>
        <w:t>The</w:t>
      </w:r>
      <w:r>
        <w:rPr>
          <w:spacing w:val="-9"/>
          <w:sz w:val="24"/>
        </w:rPr>
        <w:t xml:space="preserve"> </w:t>
      </w:r>
      <w:r>
        <w:rPr>
          <w:sz w:val="24"/>
        </w:rPr>
        <w:t>Contractor</w:t>
      </w:r>
      <w:r>
        <w:rPr>
          <w:spacing w:val="-7"/>
          <w:sz w:val="24"/>
        </w:rPr>
        <w:t xml:space="preserve"> </w:t>
      </w:r>
      <w:r>
        <w:rPr>
          <w:sz w:val="24"/>
        </w:rPr>
        <w:t>shall</w:t>
      </w:r>
      <w:r>
        <w:rPr>
          <w:spacing w:val="-5"/>
          <w:sz w:val="24"/>
        </w:rPr>
        <w:t xml:space="preserve"> </w:t>
      </w:r>
      <w:r>
        <w:rPr>
          <w:sz w:val="24"/>
        </w:rPr>
        <w:t>advise</w:t>
      </w:r>
      <w:r>
        <w:rPr>
          <w:spacing w:val="-9"/>
          <w:sz w:val="24"/>
        </w:rPr>
        <w:t xml:space="preserve"> </w:t>
      </w:r>
      <w:r>
        <w:rPr>
          <w:sz w:val="24"/>
        </w:rPr>
        <w:t>the</w:t>
      </w:r>
      <w:r>
        <w:rPr>
          <w:spacing w:val="-7"/>
          <w:sz w:val="24"/>
        </w:rPr>
        <w:t xml:space="preserve"> </w:t>
      </w:r>
      <w:r>
        <w:rPr>
          <w:sz w:val="24"/>
        </w:rPr>
        <w:t>COR</w:t>
      </w:r>
      <w:r>
        <w:rPr>
          <w:spacing w:val="-5"/>
          <w:sz w:val="24"/>
        </w:rPr>
        <w:t xml:space="preserve"> </w:t>
      </w:r>
      <w:r>
        <w:rPr>
          <w:sz w:val="24"/>
        </w:rPr>
        <w:t>and/or designees, in advance whenever possible, when the contractor becomes aware of any indication that a potential problem may be developing.</w:t>
      </w:r>
      <w:r>
        <w:rPr>
          <w:spacing w:val="40"/>
          <w:sz w:val="24"/>
        </w:rPr>
        <w:t xml:space="preserve"> </w:t>
      </w:r>
      <w:r>
        <w:rPr>
          <w:sz w:val="24"/>
        </w:rPr>
        <w:t>In the case of a known impending problem, the Contractor shall be forthcoming with CMS to address the risks and to identify mitigation strategies.</w:t>
      </w:r>
    </w:p>
    <w:p w14:paraId="33B18047" w14:textId="77777777" w:rsidR="00D61D72" w:rsidRDefault="00D61D72">
      <w:pPr>
        <w:pStyle w:val="BodyText"/>
        <w:spacing w:before="3"/>
        <w:rPr>
          <w:sz w:val="38"/>
        </w:rPr>
      </w:pPr>
    </w:p>
    <w:p w14:paraId="3B9302BA" w14:textId="77777777" w:rsidR="00D61D72" w:rsidRDefault="00860DAE">
      <w:pPr>
        <w:pStyle w:val="ListParagraph"/>
        <w:numPr>
          <w:ilvl w:val="1"/>
          <w:numId w:val="15"/>
        </w:numPr>
        <w:tabs>
          <w:tab w:val="left" w:pos="828"/>
        </w:tabs>
        <w:spacing w:before="0"/>
        <w:ind w:hanging="251"/>
        <w:rPr>
          <w:b/>
          <w:sz w:val="24"/>
        </w:rPr>
      </w:pPr>
      <w:r>
        <w:rPr>
          <w:b/>
          <w:sz w:val="24"/>
        </w:rPr>
        <w:t>START-UP</w:t>
      </w:r>
      <w:r>
        <w:rPr>
          <w:b/>
          <w:spacing w:val="-15"/>
          <w:sz w:val="24"/>
        </w:rPr>
        <w:t xml:space="preserve"> </w:t>
      </w:r>
      <w:r>
        <w:rPr>
          <w:b/>
          <w:sz w:val="24"/>
        </w:rPr>
        <w:t>ACTIVITIES</w:t>
      </w:r>
      <w:r>
        <w:rPr>
          <w:b/>
          <w:spacing w:val="-15"/>
          <w:sz w:val="24"/>
        </w:rPr>
        <w:t xml:space="preserve"> </w:t>
      </w:r>
      <w:r>
        <w:rPr>
          <w:b/>
          <w:sz w:val="24"/>
        </w:rPr>
        <w:t>(RAMP-</w:t>
      </w:r>
      <w:r>
        <w:rPr>
          <w:b/>
          <w:spacing w:val="-5"/>
          <w:sz w:val="24"/>
        </w:rPr>
        <w:t>UP)</w:t>
      </w:r>
    </w:p>
    <w:p w14:paraId="11DC78BB" w14:textId="77777777" w:rsidR="00D61D72" w:rsidRDefault="00860DAE">
      <w:pPr>
        <w:spacing w:before="55" w:line="252" w:lineRule="auto"/>
        <w:ind w:left="579" w:right="553"/>
        <w:rPr>
          <w:b/>
          <w:sz w:val="24"/>
        </w:rPr>
      </w:pPr>
      <w:r>
        <w:rPr>
          <w:sz w:val="24"/>
        </w:rPr>
        <w:t>The</w:t>
      </w:r>
      <w:r>
        <w:rPr>
          <w:spacing w:val="-9"/>
          <w:sz w:val="24"/>
        </w:rPr>
        <w:t xml:space="preserve"> </w:t>
      </w:r>
      <w:r>
        <w:rPr>
          <w:sz w:val="24"/>
        </w:rPr>
        <w:t>Contractor</w:t>
      </w:r>
      <w:r>
        <w:rPr>
          <w:spacing w:val="-7"/>
          <w:sz w:val="24"/>
        </w:rPr>
        <w:t xml:space="preserve"> </w:t>
      </w:r>
      <w:r>
        <w:rPr>
          <w:sz w:val="24"/>
        </w:rPr>
        <w:t>shall</w:t>
      </w:r>
      <w:r>
        <w:rPr>
          <w:spacing w:val="-5"/>
          <w:sz w:val="24"/>
        </w:rPr>
        <w:t xml:space="preserve"> </w:t>
      </w:r>
      <w:r>
        <w:rPr>
          <w:sz w:val="24"/>
        </w:rPr>
        <w:t>develop</w:t>
      </w:r>
      <w:r>
        <w:rPr>
          <w:spacing w:val="-6"/>
          <w:sz w:val="24"/>
        </w:rPr>
        <w:t xml:space="preserve"> </w:t>
      </w:r>
      <w:r>
        <w:rPr>
          <w:sz w:val="24"/>
        </w:rPr>
        <w:t>a</w:t>
      </w:r>
      <w:r>
        <w:rPr>
          <w:spacing w:val="-9"/>
          <w:sz w:val="24"/>
        </w:rPr>
        <w:t xml:space="preserve"> </w:t>
      </w:r>
      <w:r>
        <w:rPr>
          <w:sz w:val="24"/>
        </w:rPr>
        <w:t>‘Start-up’</w:t>
      </w:r>
      <w:r>
        <w:rPr>
          <w:spacing w:val="-7"/>
          <w:sz w:val="24"/>
        </w:rPr>
        <w:t xml:space="preserve"> </w:t>
      </w:r>
      <w:r>
        <w:rPr>
          <w:sz w:val="24"/>
        </w:rPr>
        <w:t>Project</w:t>
      </w:r>
      <w:r>
        <w:rPr>
          <w:spacing w:val="-1"/>
          <w:sz w:val="24"/>
        </w:rPr>
        <w:t xml:space="preserve"> </w:t>
      </w:r>
      <w:r>
        <w:rPr>
          <w:sz w:val="24"/>
        </w:rPr>
        <w:t>Plan</w:t>
      </w:r>
      <w:r>
        <w:rPr>
          <w:spacing w:val="-6"/>
          <w:sz w:val="24"/>
        </w:rPr>
        <w:t xml:space="preserve"> </w:t>
      </w:r>
      <w:r>
        <w:rPr>
          <w:sz w:val="24"/>
        </w:rPr>
        <w:t>detailing</w:t>
      </w:r>
      <w:r>
        <w:rPr>
          <w:spacing w:val="-8"/>
          <w:sz w:val="24"/>
        </w:rPr>
        <w:t xml:space="preserve"> </w:t>
      </w:r>
      <w:r>
        <w:rPr>
          <w:sz w:val="24"/>
        </w:rPr>
        <w:t>the</w:t>
      </w:r>
      <w:r>
        <w:rPr>
          <w:spacing w:val="-9"/>
          <w:sz w:val="24"/>
        </w:rPr>
        <w:t xml:space="preserve"> </w:t>
      </w:r>
      <w:r>
        <w:rPr>
          <w:sz w:val="24"/>
        </w:rPr>
        <w:t>steps</w:t>
      </w:r>
      <w:r>
        <w:rPr>
          <w:spacing w:val="-6"/>
          <w:sz w:val="24"/>
        </w:rPr>
        <w:t xml:space="preserve"> </w:t>
      </w:r>
      <w:r>
        <w:rPr>
          <w:sz w:val="24"/>
        </w:rPr>
        <w:t>illustrating</w:t>
      </w:r>
      <w:r>
        <w:rPr>
          <w:spacing w:val="-8"/>
          <w:sz w:val="24"/>
        </w:rPr>
        <w:t xml:space="preserve"> </w:t>
      </w:r>
      <w:r>
        <w:rPr>
          <w:sz w:val="24"/>
        </w:rPr>
        <w:t>how</w:t>
      </w:r>
      <w:r>
        <w:rPr>
          <w:spacing w:val="-9"/>
          <w:sz w:val="24"/>
        </w:rPr>
        <w:t xml:space="preserve"> </w:t>
      </w:r>
      <w:r>
        <w:rPr>
          <w:sz w:val="24"/>
        </w:rPr>
        <w:t>it</w:t>
      </w:r>
      <w:r>
        <w:rPr>
          <w:spacing w:val="-5"/>
          <w:sz w:val="24"/>
        </w:rPr>
        <w:t xml:space="preserve"> </w:t>
      </w:r>
      <w:r>
        <w:rPr>
          <w:sz w:val="24"/>
        </w:rPr>
        <w:t xml:space="preserve">will ‘ramp-up’, implement, and accomplish to operationalize the tasks described in this SOW. The Contractor shall have this plan within 10 days of project kick-off meeting. </w:t>
      </w:r>
      <w:r>
        <w:rPr>
          <w:b/>
          <w:sz w:val="24"/>
        </w:rPr>
        <w:t>The ‘Start-up’ project plan shall outline how this task order will be operationalized within 90 calendar days of the contract award date.</w:t>
      </w:r>
    </w:p>
    <w:p w14:paraId="52106BA2" w14:textId="77777777" w:rsidR="00D61D72" w:rsidRDefault="00D61D72">
      <w:pPr>
        <w:pStyle w:val="BodyText"/>
        <w:spacing w:before="2"/>
        <w:rPr>
          <w:b/>
          <w:sz w:val="31"/>
        </w:rPr>
      </w:pPr>
    </w:p>
    <w:p w14:paraId="5AFE0D8D" w14:textId="77777777" w:rsidR="00D61D72" w:rsidRDefault="00860DAE">
      <w:pPr>
        <w:pStyle w:val="BodyText"/>
        <w:spacing w:line="247" w:lineRule="auto"/>
        <w:ind w:left="587" w:right="894" w:hanging="10"/>
        <w:jc w:val="both"/>
      </w:pPr>
      <w:r>
        <w:t>A preliminary ‘Start-up’ project schedule including general task descriptions and task dependencies,</w:t>
      </w:r>
      <w:r>
        <w:rPr>
          <w:spacing w:val="-4"/>
        </w:rPr>
        <w:t xml:space="preserve"> </w:t>
      </w:r>
      <w:r>
        <w:t>for</w:t>
      </w:r>
      <w:r>
        <w:rPr>
          <w:spacing w:val="-4"/>
        </w:rPr>
        <w:t xml:space="preserve"> </w:t>
      </w:r>
      <w:r>
        <w:t>each</w:t>
      </w:r>
      <w:r>
        <w:rPr>
          <w:spacing w:val="-4"/>
        </w:rPr>
        <w:t xml:space="preserve"> </w:t>
      </w:r>
      <w:r>
        <w:t>near</w:t>
      </w:r>
      <w:r>
        <w:rPr>
          <w:spacing w:val="-4"/>
        </w:rPr>
        <w:t xml:space="preserve"> </w:t>
      </w:r>
      <w:r>
        <w:t>and</w:t>
      </w:r>
      <w:r>
        <w:rPr>
          <w:spacing w:val="-4"/>
        </w:rPr>
        <w:t xml:space="preserve"> </w:t>
      </w:r>
      <w:r>
        <w:t>long-term</w:t>
      </w:r>
      <w:r>
        <w:rPr>
          <w:spacing w:val="-4"/>
        </w:rPr>
        <w:t xml:space="preserve"> </w:t>
      </w:r>
      <w:r>
        <w:t>phase,</w:t>
      </w:r>
      <w:r>
        <w:rPr>
          <w:spacing w:val="-2"/>
        </w:rPr>
        <w:t xml:space="preserve"> </w:t>
      </w:r>
      <w:r>
        <w:t>identification</w:t>
      </w:r>
      <w:r>
        <w:rPr>
          <w:spacing w:val="-4"/>
        </w:rPr>
        <w:t xml:space="preserve"> </w:t>
      </w:r>
      <w:r>
        <w:t>of</w:t>
      </w:r>
      <w:r>
        <w:rPr>
          <w:spacing w:val="-4"/>
        </w:rPr>
        <w:t xml:space="preserve"> </w:t>
      </w:r>
      <w:r>
        <w:t>the</w:t>
      </w:r>
      <w:r>
        <w:rPr>
          <w:spacing w:val="-4"/>
        </w:rPr>
        <w:t xml:space="preserve"> </w:t>
      </w:r>
      <w:r>
        <w:t>critical</w:t>
      </w:r>
      <w:r>
        <w:rPr>
          <w:spacing w:val="-4"/>
        </w:rPr>
        <w:t xml:space="preserve"> </w:t>
      </w:r>
      <w:r>
        <w:t>path,</w:t>
      </w:r>
      <w:r>
        <w:rPr>
          <w:spacing w:val="-4"/>
        </w:rPr>
        <w:t xml:space="preserve"> </w:t>
      </w:r>
      <w:r>
        <w:t>and</w:t>
      </w:r>
      <w:r>
        <w:rPr>
          <w:spacing w:val="-4"/>
        </w:rPr>
        <w:t xml:space="preserve"> </w:t>
      </w:r>
      <w:r>
        <w:t>risk management.</w:t>
      </w:r>
      <w:r>
        <w:rPr>
          <w:spacing w:val="40"/>
        </w:rPr>
        <w:t xml:space="preserve"> </w:t>
      </w:r>
      <w:r>
        <w:t>The Project Plan shall include, at a minimum:</w:t>
      </w:r>
    </w:p>
    <w:p w14:paraId="5F5AC30C" w14:textId="77777777" w:rsidR="00D61D72" w:rsidRDefault="00860DAE">
      <w:pPr>
        <w:pStyle w:val="ListParagraph"/>
        <w:numPr>
          <w:ilvl w:val="0"/>
          <w:numId w:val="12"/>
        </w:numPr>
        <w:tabs>
          <w:tab w:val="left" w:pos="2740"/>
        </w:tabs>
        <w:spacing w:before="4"/>
        <w:ind w:hanging="361"/>
        <w:rPr>
          <w:sz w:val="24"/>
        </w:rPr>
      </w:pPr>
      <w:r>
        <w:rPr>
          <w:sz w:val="24"/>
        </w:rPr>
        <w:t>Detailed</w:t>
      </w:r>
      <w:r>
        <w:rPr>
          <w:spacing w:val="-9"/>
          <w:sz w:val="24"/>
        </w:rPr>
        <w:t xml:space="preserve"> </w:t>
      </w:r>
      <w:r>
        <w:rPr>
          <w:spacing w:val="-2"/>
          <w:sz w:val="24"/>
        </w:rPr>
        <w:t>timetables</w:t>
      </w:r>
    </w:p>
    <w:p w14:paraId="37F9819F" w14:textId="77777777" w:rsidR="00D61D72" w:rsidRDefault="00860DAE">
      <w:pPr>
        <w:pStyle w:val="ListParagraph"/>
        <w:numPr>
          <w:ilvl w:val="0"/>
          <w:numId w:val="12"/>
        </w:numPr>
        <w:tabs>
          <w:tab w:val="left" w:pos="2740"/>
        </w:tabs>
        <w:spacing w:before="24"/>
        <w:ind w:hanging="361"/>
        <w:rPr>
          <w:sz w:val="24"/>
        </w:rPr>
      </w:pPr>
      <w:r>
        <w:rPr>
          <w:sz w:val="24"/>
        </w:rPr>
        <w:t>Identification</w:t>
      </w:r>
      <w:r>
        <w:rPr>
          <w:spacing w:val="-5"/>
          <w:sz w:val="24"/>
        </w:rPr>
        <w:t xml:space="preserve"> </w:t>
      </w:r>
      <w:r>
        <w:rPr>
          <w:sz w:val="24"/>
        </w:rPr>
        <w:t>of</w:t>
      </w:r>
      <w:r>
        <w:rPr>
          <w:spacing w:val="-3"/>
          <w:sz w:val="24"/>
        </w:rPr>
        <w:t xml:space="preserve"> </w:t>
      </w:r>
      <w:r>
        <w:rPr>
          <w:sz w:val="24"/>
        </w:rPr>
        <w:t>resources</w:t>
      </w:r>
      <w:r>
        <w:rPr>
          <w:spacing w:val="-5"/>
          <w:sz w:val="24"/>
        </w:rPr>
        <w:t xml:space="preserve"> </w:t>
      </w:r>
      <w:r>
        <w:rPr>
          <w:sz w:val="24"/>
        </w:rPr>
        <w:t>and</w:t>
      </w:r>
      <w:r>
        <w:rPr>
          <w:spacing w:val="-3"/>
          <w:sz w:val="24"/>
        </w:rPr>
        <w:t xml:space="preserve"> </w:t>
      </w:r>
      <w:r>
        <w:rPr>
          <w:spacing w:val="-2"/>
          <w:sz w:val="24"/>
        </w:rPr>
        <w:t>staffing</w:t>
      </w:r>
    </w:p>
    <w:p w14:paraId="79EE7791" w14:textId="77777777" w:rsidR="00D61D72" w:rsidRDefault="00860DAE">
      <w:pPr>
        <w:pStyle w:val="ListParagraph"/>
        <w:numPr>
          <w:ilvl w:val="0"/>
          <w:numId w:val="12"/>
        </w:numPr>
        <w:tabs>
          <w:tab w:val="left" w:pos="2740"/>
        </w:tabs>
        <w:ind w:hanging="361"/>
        <w:rPr>
          <w:sz w:val="24"/>
        </w:rPr>
      </w:pPr>
      <w:r>
        <w:rPr>
          <w:sz w:val="24"/>
        </w:rPr>
        <w:t>Detailed</w:t>
      </w:r>
      <w:r>
        <w:rPr>
          <w:spacing w:val="-7"/>
          <w:sz w:val="24"/>
        </w:rPr>
        <w:t xml:space="preserve"> </w:t>
      </w:r>
      <w:r>
        <w:rPr>
          <w:sz w:val="24"/>
        </w:rPr>
        <w:t>approach</w:t>
      </w:r>
      <w:r>
        <w:rPr>
          <w:spacing w:val="-2"/>
          <w:sz w:val="24"/>
        </w:rPr>
        <w:t xml:space="preserve"> </w:t>
      </w:r>
      <w:r>
        <w:rPr>
          <w:sz w:val="24"/>
        </w:rPr>
        <w:t>towards</w:t>
      </w:r>
      <w:r>
        <w:rPr>
          <w:spacing w:val="-5"/>
          <w:sz w:val="24"/>
        </w:rPr>
        <w:t xml:space="preserve"> </w:t>
      </w:r>
      <w:r>
        <w:rPr>
          <w:sz w:val="24"/>
        </w:rPr>
        <w:t>meeting</w:t>
      </w:r>
      <w:r>
        <w:rPr>
          <w:spacing w:val="-6"/>
          <w:sz w:val="24"/>
        </w:rPr>
        <w:t xml:space="preserve"> </w:t>
      </w:r>
      <w:r>
        <w:rPr>
          <w:sz w:val="24"/>
        </w:rPr>
        <w:t>the</w:t>
      </w:r>
      <w:r>
        <w:rPr>
          <w:spacing w:val="-5"/>
          <w:sz w:val="24"/>
        </w:rPr>
        <w:t xml:space="preserve"> </w:t>
      </w:r>
      <w:r>
        <w:rPr>
          <w:spacing w:val="-2"/>
          <w:sz w:val="24"/>
        </w:rPr>
        <w:t>deliverables</w:t>
      </w:r>
    </w:p>
    <w:p w14:paraId="4C6DE877" w14:textId="77777777" w:rsidR="00D61D72" w:rsidRDefault="00860DAE">
      <w:pPr>
        <w:pStyle w:val="ListParagraph"/>
        <w:numPr>
          <w:ilvl w:val="0"/>
          <w:numId w:val="12"/>
        </w:numPr>
        <w:tabs>
          <w:tab w:val="left" w:pos="2740"/>
        </w:tabs>
        <w:spacing w:before="19"/>
        <w:ind w:hanging="361"/>
        <w:rPr>
          <w:sz w:val="24"/>
        </w:rPr>
      </w:pPr>
      <w:r>
        <w:rPr>
          <w:sz w:val="24"/>
        </w:rPr>
        <w:t>Implementation</w:t>
      </w:r>
      <w:r>
        <w:rPr>
          <w:spacing w:val="-9"/>
          <w:sz w:val="24"/>
        </w:rPr>
        <w:t xml:space="preserve"> </w:t>
      </w:r>
      <w:r>
        <w:rPr>
          <w:sz w:val="24"/>
        </w:rPr>
        <w:t>Project</w:t>
      </w:r>
      <w:r>
        <w:rPr>
          <w:spacing w:val="-6"/>
          <w:sz w:val="24"/>
        </w:rPr>
        <w:t xml:space="preserve"> </w:t>
      </w:r>
      <w:r>
        <w:rPr>
          <w:spacing w:val="-2"/>
          <w:sz w:val="24"/>
        </w:rPr>
        <w:t>milestones</w:t>
      </w:r>
    </w:p>
    <w:p w14:paraId="2F7C0190" w14:textId="77777777" w:rsidR="00D61D72" w:rsidRDefault="00860DAE">
      <w:pPr>
        <w:pStyle w:val="ListParagraph"/>
        <w:numPr>
          <w:ilvl w:val="0"/>
          <w:numId w:val="12"/>
        </w:numPr>
        <w:tabs>
          <w:tab w:val="left" w:pos="2740"/>
        </w:tabs>
        <w:ind w:hanging="361"/>
        <w:rPr>
          <w:sz w:val="24"/>
        </w:rPr>
      </w:pPr>
      <w:r>
        <w:rPr>
          <w:sz w:val="24"/>
        </w:rPr>
        <w:t>Incorporate</w:t>
      </w:r>
      <w:r>
        <w:rPr>
          <w:spacing w:val="-8"/>
          <w:sz w:val="24"/>
        </w:rPr>
        <w:t xml:space="preserve"> </w:t>
      </w:r>
      <w:r>
        <w:rPr>
          <w:sz w:val="24"/>
        </w:rPr>
        <w:t>milestones</w:t>
      </w:r>
      <w:r>
        <w:rPr>
          <w:spacing w:val="-5"/>
          <w:sz w:val="24"/>
        </w:rPr>
        <w:t xml:space="preserve"> </w:t>
      </w:r>
      <w:r>
        <w:rPr>
          <w:sz w:val="24"/>
        </w:rPr>
        <w:t>from</w:t>
      </w:r>
      <w:r>
        <w:rPr>
          <w:spacing w:val="-4"/>
          <w:sz w:val="24"/>
        </w:rPr>
        <w:t xml:space="preserve"> </w:t>
      </w:r>
      <w:r>
        <w:rPr>
          <w:sz w:val="24"/>
        </w:rPr>
        <w:t>the</w:t>
      </w:r>
      <w:r>
        <w:rPr>
          <w:spacing w:val="-5"/>
          <w:sz w:val="24"/>
        </w:rPr>
        <w:t xml:space="preserve"> </w:t>
      </w:r>
      <w:r>
        <w:rPr>
          <w:sz w:val="24"/>
        </w:rPr>
        <w:t>‘IT</w:t>
      </w:r>
      <w:r>
        <w:rPr>
          <w:spacing w:val="-5"/>
          <w:sz w:val="24"/>
        </w:rPr>
        <w:t xml:space="preserve"> </w:t>
      </w:r>
      <w:r>
        <w:rPr>
          <w:sz w:val="24"/>
        </w:rPr>
        <w:t>Systems</w:t>
      </w:r>
      <w:r>
        <w:rPr>
          <w:spacing w:val="-5"/>
          <w:sz w:val="24"/>
        </w:rPr>
        <w:t xml:space="preserve"> </w:t>
      </w:r>
      <w:r>
        <w:rPr>
          <w:sz w:val="24"/>
        </w:rPr>
        <w:t>Project</w:t>
      </w:r>
      <w:r>
        <w:rPr>
          <w:spacing w:val="-1"/>
          <w:sz w:val="24"/>
        </w:rPr>
        <w:t xml:space="preserve"> </w:t>
      </w:r>
      <w:r>
        <w:rPr>
          <w:spacing w:val="-2"/>
          <w:sz w:val="24"/>
        </w:rPr>
        <w:t>Plan’</w:t>
      </w:r>
    </w:p>
    <w:p w14:paraId="4354AD1B" w14:textId="77777777" w:rsidR="00D61D72" w:rsidRDefault="00D61D72">
      <w:pPr>
        <w:pStyle w:val="BodyText"/>
        <w:spacing w:before="8"/>
        <w:rPr>
          <w:sz w:val="27"/>
        </w:rPr>
      </w:pPr>
    </w:p>
    <w:p w14:paraId="2281BCB4" w14:textId="77777777" w:rsidR="00D61D72" w:rsidRDefault="00860DAE">
      <w:pPr>
        <w:pStyle w:val="Heading2"/>
        <w:numPr>
          <w:ilvl w:val="0"/>
          <w:numId w:val="11"/>
        </w:numPr>
        <w:tabs>
          <w:tab w:val="left" w:pos="1224"/>
        </w:tabs>
        <w:spacing w:before="1"/>
        <w:ind w:hanging="301"/>
      </w:pPr>
      <w:bookmarkStart w:id="355" w:name="A._IT_Systems_Project_Plan"/>
      <w:bookmarkEnd w:id="355"/>
      <w:r>
        <w:t>IT</w:t>
      </w:r>
      <w:r>
        <w:rPr>
          <w:spacing w:val="-7"/>
        </w:rPr>
        <w:t xml:space="preserve"> </w:t>
      </w:r>
      <w:r>
        <w:t>Systems</w:t>
      </w:r>
      <w:r>
        <w:rPr>
          <w:spacing w:val="-3"/>
        </w:rPr>
        <w:t xml:space="preserve"> </w:t>
      </w:r>
      <w:r>
        <w:t>Project</w:t>
      </w:r>
      <w:r>
        <w:rPr>
          <w:spacing w:val="-5"/>
        </w:rPr>
        <w:t xml:space="preserve"> </w:t>
      </w:r>
      <w:r>
        <w:rPr>
          <w:spacing w:val="-4"/>
        </w:rPr>
        <w:t>Plan</w:t>
      </w:r>
    </w:p>
    <w:p w14:paraId="6630FB56" w14:textId="77777777" w:rsidR="00D61D72" w:rsidRDefault="00860DAE">
      <w:pPr>
        <w:pStyle w:val="ListParagraph"/>
        <w:numPr>
          <w:ilvl w:val="1"/>
          <w:numId w:val="11"/>
        </w:numPr>
        <w:tabs>
          <w:tab w:val="left" w:pos="1548"/>
        </w:tabs>
        <w:spacing w:before="24" w:line="247" w:lineRule="auto"/>
        <w:ind w:left="1659" w:right="469" w:hanging="360"/>
        <w:jc w:val="left"/>
        <w:rPr>
          <w:sz w:val="24"/>
        </w:rPr>
      </w:pPr>
      <w:r>
        <w:rPr>
          <w:sz w:val="24"/>
        </w:rPr>
        <w:t>The Contractor shall develop a draft IT Systems Project plan no later than ten (10) calendar</w:t>
      </w:r>
      <w:r>
        <w:rPr>
          <w:spacing w:val="-9"/>
          <w:sz w:val="24"/>
        </w:rPr>
        <w:t xml:space="preserve"> </w:t>
      </w:r>
      <w:r>
        <w:rPr>
          <w:sz w:val="24"/>
        </w:rPr>
        <w:t>days</w:t>
      </w:r>
      <w:r>
        <w:rPr>
          <w:spacing w:val="-6"/>
          <w:sz w:val="24"/>
        </w:rPr>
        <w:t xml:space="preserve"> </w:t>
      </w:r>
      <w:r>
        <w:rPr>
          <w:sz w:val="24"/>
        </w:rPr>
        <w:t>after</w:t>
      </w:r>
      <w:r>
        <w:rPr>
          <w:spacing w:val="-7"/>
          <w:sz w:val="24"/>
        </w:rPr>
        <w:t xml:space="preserve"> </w:t>
      </w:r>
      <w:r>
        <w:rPr>
          <w:sz w:val="24"/>
        </w:rPr>
        <w:t>the</w:t>
      </w:r>
      <w:r>
        <w:rPr>
          <w:spacing w:val="-9"/>
          <w:sz w:val="24"/>
        </w:rPr>
        <w:t xml:space="preserve"> </w:t>
      </w:r>
      <w:r>
        <w:rPr>
          <w:sz w:val="24"/>
        </w:rPr>
        <w:t>kick-off</w:t>
      </w:r>
      <w:r>
        <w:rPr>
          <w:spacing w:val="-7"/>
          <w:sz w:val="24"/>
        </w:rPr>
        <w:t xml:space="preserve"> </w:t>
      </w:r>
      <w:r>
        <w:rPr>
          <w:sz w:val="24"/>
        </w:rPr>
        <w:t>meeting</w:t>
      </w:r>
      <w:r>
        <w:rPr>
          <w:spacing w:val="-11"/>
          <w:sz w:val="24"/>
        </w:rPr>
        <w:t xml:space="preserve"> </w:t>
      </w:r>
      <w:r>
        <w:rPr>
          <w:sz w:val="24"/>
        </w:rPr>
        <w:t>of</w:t>
      </w:r>
      <w:r>
        <w:rPr>
          <w:spacing w:val="-9"/>
          <w:sz w:val="24"/>
        </w:rPr>
        <w:t xml:space="preserve"> </w:t>
      </w:r>
      <w:r>
        <w:rPr>
          <w:sz w:val="24"/>
        </w:rPr>
        <w:t>the</w:t>
      </w:r>
      <w:r>
        <w:rPr>
          <w:spacing w:val="-7"/>
          <w:sz w:val="24"/>
        </w:rPr>
        <w:t xml:space="preserve"> </w:t>
      </w:r>
      <w:r>
        <w:rPr>
          <w:sz w:val="24"/>
        </w:rPr>
        <w:t>contract.</w:t>
      </w:r>
      <w:r>
        <w:rPr>
          <w:spacing w:val="36"/>
          <w:sz w:val="24"/>
        </w:rPr>
        <w:t xml:space="preserve"> </w:t>
      </w:r>
      <w:r>
        <w:rPr>
          <w:sz w:val="24"/>
        </w:rPr>
        <w:t>The</w:t>
      </w:r>
      <w:r>
        <w:rPr>
          <w:spacing w:val="-4"/>
          <w:sz w:val="24"/>
        </w:rPr>
        <w:t xml:space="preserve"> </w:t>
      </w:r>
      <w:r>
        <w:rPr>
          <w:sz w:val="24"/>
        </w:rPr>
        <w:t>IT</w:t>
      </w:r>
      <w:r>
        <w:rPr>
          <w:spacing w:val="-4"/>
          <w:sz w:val="24"/>
        </w:rPr>
        <w:t xml:space="preserve"> </w:t>
      </w:r>
      <w:r>
        <w:rPr>
          <w:sz w:val="24"/>
        </w:rPr>
        <w:t>Systems</w:t>
      </w:r>
      <w:r>
        <w:rPr>
          <w:spacing w:val="-6"/>
          <w:sz w:val="24"/>
        </w:rPr>
        <w:t xml:space="preserve"> </w:t>
      </w:r>
      <w:r>
        <w:rPr>
          <w:sz w:val="24"/>
        </w:rPr>
        <w:t>Project</w:t>
      </w:r>
      <w:r>
        <w:rPr>
          <w:spacing w:val="-5"/>
          <w:sz w:val="24"/>
        </w:rPr>
        <w:t xml:space="preserve"> </w:t>
      </w:r>
      <w:r>
        <w:rPr>
          <w:sz w:val="24"/>
        </w:rPr>
        <w:t>plan should include:</w:t>
      </w:r>
    </w:p>
    <w:p w14:paraId="00270A0F" w14:textId="77777777" w:rsidR="00D61D72" w:rsidRDefault="00860DAE">
      <w:pPr>
        <w:pStyle w:val="ListParagraph"/>
        <w:numPr>
          <w:ilvl w:val="2"/>
          <w:numId w:val="11"/>
        </w:numPr>
        <w:tabs>
          <w:tab w:val="left" w:pos="2020"/>
        </w:tabs>
        <w:spacing w:before="13"/>
        <w:ind w:hanging="361"/>
        <w:rPr>
          <w:sz w:val="24"/>
        </w:rPr>
      </w:pPr>
      <w:r>
        <w:rPr>
          <w:sz w:val="24"/>
        </w:rPr>
        <w:t>Identification</w:t>
      </w:r>
      <w:r>
        <w:rPr>
          <w:spacing w:val="-8"/>
          <w:sz w:val="24"/>
        </w:rPr>
        <w:t xml:space="preserve"> </w:t>
      </w:r>
      <w:r>
        <w:rPr>
          <w:sz w:val="24"/>
        </w:rPr>
        <w:t>of</w:t>
      </w:r>
      <w:r>
        <w:rPr>
          <w:spacing w:val="-4"/>
          <w:sz w:val="24"/>
        </w:rPr>
        <w:t xml:space="preserve"> </w:t>
      </w:r>
      <w:r>
        <w:rPr>
          <w:spacing w:val="-2"/>
          <w:sz w:val="24"/>
        </w:rPr>
        <w:t>resources</w:t>
      </w:r>
    </w:p>
    <w:p w14:paraId="74B97F91" w14:textId="77777777" w:rsidR="00D61D72" w:rsidRDefault="00860DAE">
      <w:pPr>
        <w:pStyle w:val="ListParagraph"/>
        <w:numPr>
          <w:ilvl w:val="2"/>
          <w:numId w:val="11"/>
        </w:numPr>
        <w:tabs>
          <w:tab w:val="left" w:pos="2020"/>
        </w:tabs>
        <w:spacing w:line="247" w:lineRule="auto"/>
        <w:ind w:left="2019" w:right="1401"/>
        <w:rPr>
          <w:sz w:val="24"/>
        </w:rPr>
      </w:pPr>
      <w:r>
        <w:rPr>
          <w:sz w:val="24"/>
        </w:rPr>
        <w:t>System</w:t>
      </w:r>
      <w:r>
        <w:rPr>
          <w:spacing w:val="-9"/>
          <w:sz w:val="24"/>
        </w:rPr>
        <w:t xml:space="preserve"> </w:t>
      </w:r>
      <w:r>
        <w:rPr>
          <w:sz w:val="24"/>
        </w:rPr>
        <w:t>requirements</w:t>
      </w:r>
      <w:r>
        <w:rPr>
          <w:spacing w:val="-9"/>
          <w:sz w:val="24"/>
        </w:rPr>
        <w:t xml:space="preserve"> </w:t>
      </w:r>
      <w:r>
        <w:rPr>
          <w:sz w:val="24"/>
        </w:rPr>
        <w:t>and/or</w:t>
      </w:r>
      <w:r>
        <w:rPr>
          <w:spacing w:val="-12"/>
          <w:sz w:val="24"/>
        </w:rPr>
        <w:t xml:space="preserve"> </w:t>
      </w:r>
      <w:r>
        <w:rPr>
          <w:sz w:val="24"/>
        </w:rPr>
        <w:t>processes</w:t>
      </w:r>
      <w:r>
        <w:rPr>
          <w:spacing w:val="-9"/>
          <w:sz w:val="24"/>
        </w:rPr>
        <w:t xml:space="preserve"> </w:t>
      </w:r>
      <w:r>
        <w:rPr>
          <w:sz w:val="24"/>
        </w:rPr>
        <w:t>to</w:t>
      </w:r>
      <w:r>
        <w:rPr>
          <w:spacing w:val="-7"/>
          <w:sz w:val="24"/>
        </w:rPr>
        <w:t xml:space="preserve"> </w:t>
      </w:r>
      <w:r>
        <w:rPr>
          <w:sz w:val="24"/>
        </w:rPr>
        <w:t>accomplish</w:t>
      </w:r>
      <w:r>
        <w:rPr>
          <w:spacing w:val="-9"/>
          <w:sz w:val="24"/>
        </w:rPr>
        <w:t xml:space="preserve"> </w:t>
      </w:r>
      <w:r>
        <w:rPr>
          <w:sz w:val="24"/>
        </w:rPr>
        <w:t>the</w:t>
      </w:r>
      <w:r>
        <w:rPr>
          <w:spacing w:val="-13"/>
          <w:sz w:val="24"/>
        </w:rPr>
        <w:t xml:space="preserve"> </w:t>
      </w:r>
      <w:r>
        <w:rPr>
          <w:sz w:val="24"/>
        </w:rPr>
        <w:t>following,</w:t>
      </w:r>
      <w:r>
        <w:rPr>
          <w:spacing w:val="-9"/>
          <w:sz w:val="24"/>
        </w:rPr>
        <w:t xml:space="preserve"> </w:t>
      </w:r>
      <w:r>
        <w:rPr>
          <w:sz w:val="24"/>
        </w:rPr>
        <w:t>at</w:t>
      </w:r>
      <w:r>
        <w:rPr>
          <w:spacing w:val="-6"/>
          <w:sz w:val="24"/>
        </w:rPr>
        <w:t xml:space="preserve"> </w:t>
      </w:r>
      <w:r>
        <w:rPr>
          <w:sz w:val="24"/>
        </w:rPr>
        <w:t xml:space="preserve">a </w:t>
      </w:r>
      <w:r>
        <w:rPr>
          <w:spacing w:val="-2"/>
          <w:sz w:val="24"/>
        </w:rPr>
        <w:t>minimum:</w:t>
      </w:r>
    </w:p>
    <w:p w14:paraId="0B5FDEA2" w14:textId="77777777" w:rsidR="00D61D72" w:rsidRDefault="00860DAE">
      <w:pPr>
        <w:pStyle w:val="ListParagraph"/>
        <w:numPr>
          <w:ilvl w:val="2"/>
          <w:numId w:val="11"/>
        </w:numPr>
        <w:tabs>
          <w:tab w:val="left" w:pos="2020"/>
        </w:tabs>
        <w:spacing w:before="15" w:line="247" w:lineRule="auto"/>
        <w:ind w:left="2019" w:right="1220"/>
        <w:rPr>
          <w:sz w:val="24"/>
        </w:rPr>
      </w:pPr>
      <w:r>
        <w:rPr>
          <w:sz w:val="24"/>
        </w:rPr>
        <w:t>Identification</w:t>
      </w:r>
      <w:r>
        <w:rPr>
          <w:spacing w:val="-13"/>
          <w:sz w:val="24"/>
        </w:rPr>
        <w:t xml:space="preserve"> </w:t>
      </w:r>
      <w:r>
        <w:rPr>
          <w:sz w:val="24"/>
        </w:rPr>
        <w:t>of</w:t>
      </w:r>
      <w:r>
        <w:rPr>
          <w:spacing w:val="-13"/>
          <w:sz w:val="24"/>
        </w:rPr>
        <w:t xml:space="preserve"> </w:t>
      </w:r>
      <w:r>
        <w:rPr>
          <w:sz w:val="24"/>
        </w:rPr>
        <w:t>the</w:t>
      </w:r>
      <w:r>
        <w:rPr>
          <w:spacing w:val="-11"/>
          <w:sz w:val="24"/>
        </w:rPr>
        <w:t xml:space="preserve"> </w:t>
      </w:r>
      <w:r>
        <w:rPr>
          <w:sz w:val="24"/>
        </w:rPr>
        <w:t>required</w:t>
      </w:r>
      <w:r>
        <w:rPr>
          <w:spacing w:val="-13"/>
          <w:sz w:val="24"/>
        </w:rPr>
        <w:t xml:space="preserve"> </w:t>
      </w:r>
      <w:r>
        <w:rPr>
          <w:sz w:val="24"/>
        </w:rPr>
        <w:t>hardware,</w:t>
      </w:r>
      <w:r>
        <w:rPr>
          <w:spacing w:val="-10"/>
          <w:sz w:val="24"/>
        </w:rPr>
        <w:t xml:space="preserve"> </w:t>
      </w:r>
      <w:r>
        <w:rPr>
          <w:sz w:val="24"/>
        </w:rPr>
        <w:t>software</w:t>
      </w:r>
      <w:r>
        <w:rPr>
          <w:spacing w:val="-14"/>
          <w:sz w:val="24"/>
        </w:rPr>
        <w:t xml:space="preserve"> </w:t>
      </w:r>
      <w:r>
        <w:rPr>
          <w:sz w:val="24"/>
        </w:rPr>
        <w:t>and</w:t>
      </w:r>
      <w:r>
        <w:rPr>
          <w:spacing w:val="-13"/>
          <w:sz w:val="24"/>
        </w:rPr>
        <w:t xml:space="preserve"> </w:t>
      </w:r>
      <w:r>
        <w:rPr>
          <w:sz w:val="24"/>
        </w:rPr>
        <w:t>telecommunications equipment to undertake this task order</w:t>
      </w:r>
    </w:p>
    <w:p w14:paraId="77EC9F93" w14:textId="77777777" w:rsidR="00D61D72" w:rsidRDefault="00860DAE">
      <w:pPr>
        <w:pStyle w:val="ListParagraph"/>
        <w:numPr>
          <w:ilvl w:val="2"/>
          <w:numId w:val="11"/>
        </w:numPr>
        <w:tabs>
          <w:tab w:val="left" w:pos="2020"/>
        </w:tabs>
        <w:spacing w:before="14" w:line="247" w:lineRule="auto"/>
        <w:ind w:left="2019" w:right="1063"/>
        <w:rPr>
          <w:sz w:val="24"/>
        </w:rPr>
      </w:pPr>
      <w:r>
        <w:rPr>
          <w:sz w:val="24"/>
        </w:rPr>
        <w:t>Documentation</w:t>
      </w:r>
      <w:r>
        <w:rPr>
          <w:spacing w:val="-9"/>
          <w:sz w:val="24"/>
        </w:rPr>
        <w:t xml:space="preserve"> </w:t>
      </w:r>
      <w:r>
        <w:rPr>
          <w:sz w:val="24"/>
        </w:rPr>
        <w:t>of</w:t>
      </w:r>
      <w:r>
        <w:rPr>
          <w:spacing w:val="-8"/>
          <w:sz w:val="24"/>
        </w:rPr>
        <w:t xml:space="preserve"> </w:t>
      </w:r>
      <w:proofErr w:type="gramStart"/>
      <w:r>
        <w:rPr>
          <w:sz w:val="24"/>
        </w:rPr>
        <w:t>any</w:t>
      </w:r>
      <w:r>
        <w:rPr>
          <w:spacing w:val="-12"/>
          <w:sz w:val="24"/>
        </w:rPr>
        <w:t xml:space="preserve"> </w:t>
      </w:r>
      <w:r>
        <w:rPr>
          <w:sz w:val="24"/>
        </w:rPr>
        <w:t>and</w:t>
      </w:r>
      <w:r>
        <w:rPr>
          <w:spacing w:val="-9"/>
          <w:sz w:val="24"/>
        </w:rPr>
        <w:t xml:space="preserve"> </w:t>
      </w:r>
      <w:r>
        <w:rPr>
          <w:sz w:val="24"/>
        </w:rPr>
        <w:t>all</w:t>
      </w:r>
      <w:proofErr w:type="gramEnd"/>
      <w:r>
        <w:rPr>
          <w:spacing w:val="-9"/>
          <w:sz w:val="24"/>
        </w:rPr>
        <w:t xml:space="preserve"> </w:t>
      </w:r>
      <w:r>
        <w:rPr>
          <w:sz w:val="24"/>
        </w:rPr>
        <w:t>mainframe</w:t>
      </w:r>
      <w:r>
        <w:rPr>
          <w:spacing w:val="-10"/>
          <w:sz w:val="24"/>
        </w:rPr>
        <w:t xml:space="preserve"> </w:t>
      </w:r>
      <w:r>
        <w:rPr>
          <w:sz w:val="24"/>
        </w:rPr>
        <w:t>and</w:t>
      </w:r>
      <w:r>
        <w:rPr>
          <w:spacing w:val="-9"/>
          <w:sz w:val="24"/>
        </w:rPr>
        <w:t xml:space="preserve"> </w:t>
      </w:r>
      <w:r>
        <w:rPr>
          <w:sz w:val="24"/>
        </w:rPr>
        <w:t>server</w:t>
      </w:r>
      <w:r>
        <w:rPr>
          <w:spacing w:val="-10"/>
          <w:sz w:val="24"/>
        </w:rPr>
        <w:t xml:space="preserve"> </w:t>
      </w:r>
      <w:r>
        <w:rPr>
          <w:sz w:val="24"/>
        </w:rPr>
        <w:t>systems,</w:t>
      </w:r>
      <w:r>
        <w:rPr>
          <w:spacing w:val="-9"/>
          <w:sz w:val="24"/>
        </w:rPr>
        <w:t xml:space="preserve"> </w:t>
      </w:r>
      <w:r>
        <w:rPr>
          <w:sz w:val="24"/>
        </w:rPr>
        <w:t>modules,</w:t>
      </w:r>
      <w:r>
        <w:rPr>
          <w:spacing w:val="-9"/>
          <w:sz w:val="24"/>
        </w:rPr>
        <w:t xml:space="preserve"> </w:t>
      </w:r>
      <w:r>
        <w:rPr>
          <w:sz w:val="24"/>
        </w:rPr>
        <w:t>and programs utilized for the Contractor’s work pertaining to this contract</w:t>
      </w:r>
    </w:p>
    <w:p w14:paraId="4BB2C97B" w14:textId="77777777" w:rsidR="00D61D72" w:rsidRDefault="00860DAE">
      <w:pPr>
        <w:pStyle w:val="ListParagraph"/>
        <w:numPr>
          <w:ilvl w:val="2"/>
          <w:numId w:val="11"/>
        </w:numPr>
        <w:tabs>
          <w:tab w:val="left" w:pos="2020"/>
        </w:tabs>
        <w:spacing w:before="10"/>
        <w:ind w:hanging="361"/>
        <w:rPr>
          <w:sz w:val="24"/>
        </w:rPr>
      </w:pPr>
      <w:r>
        <w:rPr>
          <w:sz w:val="24"/>
        </w:rPr>
        <w:t>Capability</w:t>
      </w:r>
      <w:r>
        <w:rPr>
          <w:spacing w:val="-10"/>
          <w:sz w:val="24"/>
        </w:rPr>
        <w:t xml:space="preserve"> </w:t>
      </w:r>
      <w:r>
        <w:rPr>
          <w:sz w:val="24"/>
        </w:rPr>
        <w:t>to</w:t>
      </w:r>
      <w:r>
        <w:rPr>
          <w:spacing w:val="-1"/>
          <w:sz w:val="24"/>
        </w:rPr>
        <w:t xml:space="preserve"> </w:t>
      </w:r>
      <w:r>
        <w:rPr>
          <w:sz w:val="24"/>
        </w:rPr>
        <w:t>produce</w:t>
      </w:r>
      <w:r>
        <w:rPr>
          <w:spacing w:val="-2"/>
          <w:sz w:val="24"/>
        </w:rPr>
        <w:t xml:space="preserve"> </w:t>
      </w:r>
      <w:r>
        <w:rPr>
          <w:sz w:val="24"/>
        </w:rPr>
        <w:t>reports</w:t>
      </w:r>
      <w:r>
        <w:rPr>
          <w:spacing w:val="-1"/>
          <w:sz w:val="24"/>
        </w:rPr>
        <w:t xml:space="preserve"> </w:t>
      </w:r>
      <w:r>
        <w:rPr>
          <w:sz w:val="24"/>
        </w:rPr>
        <w:t>and</w:t>
      </w:r>
      <w:r>
        <w:rPr>
          <w:spacing w:val="-2"/>
          <w:sz w:val="24"/>
        </w:rPr>
        <w:t xml:space="preserve"> </w:t>
      </w:r>
      <w:r>
        <w:rPr>
          <w:sz w:val="24"/>
        </w:rPr>
        <w:t>read and</w:t>
      </w:r>
      <w:r>
        <w:rPr>
          <w:spacing w:val="-2"/>
          <w:sz w:val="24"/>
        </w:rPr>
        <w:t xml:space="preserve"> </w:t>
      </w:r>
      <w:r>
        <w:rPr>
          <w:sz w:val="24"/>
        </w:rPr>
        <w:t>write</w:t>
      </w:r>
      <w:r>
        <w:rPr>
          <w:spacing w:val="-5"/>
          <w:sz w:val="24"/>
        </w:rPr>
        <w:t xml:space="preserve"> </w:t>
      </w:r>
      <w:r>
        <w:rPr>
          <w:sz w:val="24"/>
        </w:rPr>
        <w:t>them</w:t>
      </w:r>
      <w:r>
        <w:rPr>
          <w:spacing w:val="-1"/>
          <w:sz w:val="24"/>
        </w:rPr>
        <w:t xml:space="preserve"> </w:t>
      </w:r>
      <w:r>
        <w:rPr>
          <w:sz w:val="24"/>
        </w:rPr>
        <w:t>to</w:t>
      </w:r>
      <w:r>
        <w:rPr>
          <w:spacing w:val="-2"/>
          <w:sz w:val="24"/>
        </w:rPr>
        <w:t xml:space="preserve"> </w:t>
      </w:r>
      <w:r>
        <w:rPr>
          <w:sz w:val="24"/>
        </w:rPr>
        <w:t>CD</w:t>
      </w:r>
      <w:r>
        <w:rPr>
          <w:spacing w:val="-2"/>
          <w:sz w:val="24"/>
        </w:rPr>
        <w:t xml:space="preserve"> </w:t>
      </w:r>
      <w:r>
        <w:rPr>
          <w:spacing w:val="-4"/>
          <w:sz w:val="24"/>
        </w:rPr>
        <w:t>ROMs</w:t>
      </w:r>
    </w:p>
    <w:p w14:paraId="24E84FEC" w14:textId="77777777" w:rsidR="00D61D72" w:rsidRDefault="00860DAE">
      <w:pPr>
        <w:pStyle w:val="ListParagraph"/>
        <w:numPr>
          <w:ilvl w:val="2"/>
          <w:numId w:val="11"/>
        </w:numPr>
        <w:tabs>
          <w:tab w:val="left" w:pos="2017"/>
          <w:tab w:val="left" w:pos="2018"/>
        </w:tabs>
        <w:ind w:left="2017" w:hanging="358"/>
        <w:rPr>
          <w:sz w:val="24"/>
        </w:rPr>
      </w:pPr>
      <w:r>
        <w:rPr>
          <w:sz w:val="24"/>
        </w:rPr>
        <w:t>Capability</w:t>
      </w:r>
      <w:r>
        <w:rPr>
          <w:spacing w:val="-12"/>
          <w:sz w:val="24"/>
        </w:rPr>
        <w:t xml:space="preserve"> </w:t>
      </w:r>
      <w:r>
        <w:rPr>
          <w:sz w:val="24"/>
        </w:rPr>
        <w:t>to</w:t>
      </w:r>
      <w:r>
        <w:rPr>
          <w:spacing w:val="-1"/>
          <w:sz w:val="24"/>
        </w:rPr>
        <w:t xml:space="preserve"> </w:t>
      </w:r>
      <w:r>
        <w:rPr>
          <w:sz w:val="24"/>
        </w:rPr>
        <w:t>securely</w:t>
      </w:r>
      <w:r>
        <w:rPr>
          <w:spacing w:val="-6"/>
          <w:sz w:val="24"/>
        </w:rPr>
        <w:t xml:space="preserve"> </w:t>
      </w:r>
      <w:r>
        <w:rPr>
          <w:sz w:val="24"/>
        </w:rPr>
        <w:t>receive</w:t>
      </w:r>
      <w:r>
        <w:rPr>
          <w:spacing w:val="-3"/>
          <w:sz w:val="24"/>
        </w:rPr>
        <w:t xml:space="preserve"> </w:t>
      </w:r>
      <w:r>
        <w:rPr>
          <w:sz w:val="24"/>
        </w:rPr>
        <w:t>and</w:t>
      </w:r>
      <w:r>
        <w:rPr>
          <w:spacing w:val="-1"/>
          <w:sz w:val="24"/>
        </w:rPr>
        <w:t xml:space="preserve"> </w:t>
      </w:r>
      <w:r>
        <w:rPr>
          <w:sz w:val="24"/>
        </w:rPr>
        <w:t>utilize</w:t>
      </w:r>
      <w:r>
        <w:rPr>
          <w:spacing w:val="-3"/>
          <w:sz w:val="24"/>
        </w:rPr>
        <w:t xml:space="preserve"> </w:t>
      </w:r>
      <w:r>
        <w:rPr>
          <w:sz w:val="24"/>
        </w:rPr>
        <w:t>data</w:t>
      </w:r>
      <w:r>
        <w:rPr>
          <w:spacing w:val="-2"/>
          <w:sz w:val="24"/>
        </w:rPr>
        <w:t xml:space="preserve"> </w:t>
      </w:r>
      <w:r>
        <w:rPr>
          <w:sz w:val="24"/>
        </w:rPr>
        <w:t>from</w:t>
      </w:r>
      <w:r>
        <w:rPr>
          <w:spacing w:val="1"/>
          <w:sz w:val="24"/>
        </w:rPr>
        <w:t xml:space="preserve"> </w:t>
      </w:r>
      <w:r>
        <w:rPr>
          <w:spacing w:val="-5"/>
          <w:sz w:val="24"/>
        </w:rPr>
        <w:t>CMS</w:t>
      </w:r>
    </w:p>
    <w:p w14:paraId="7F4EDB36" w14:textId="77777777" w:rsidR="00D61D72" w:rsidRDefault="00860DAE">
      <w:pPr>
        <w:pStyle w:val="ListParagraph"/>
        <w:numPr>
          <w:ilvl w:val="2"/>
          <w:numId w:val="11"/>
        </w:numPr>
        <w:tabs>
          <w:tab w:val="left" w:pos="2020"/>
        </w:tabs>
        <w:spacing w:before="21"/>
        <w:rPr>
          <w:sz w:val="24"/>
        </w:rPr>
      </w:pPr>
      <w:r>
        <w:rPr>
          <w:sz w:val="24"/>
        </w:rPr>
        <w:t>Security</w:t>
      </w:r>
      <w:r>
        <w:rPr>
          <w:spacing w:val="-10"/>
          <w:sz w:val="24"/>
        </w:rPr>
        <w:t xml:space="preserve"> </w:t>
      </w:r>
      <w:r>
        <w:rPr>
          <w:sz w:val="24"/>
        </w:rPr>
        <w:t>clearance</w:t>
      </w:r>
      <w:r>
        <w:rPr>
          <w:spacing w:val="-5"/>
          <w:sz w:val="24"/>
        </w:rPr>
        <w:t xml:space="preserve"> </w:t>
      </w:r>
      <w:r>
        <w:rPr>
          <w:sz w:val="24"/>
        </w:rPr>
        <w:t>to</w:t>
      </w:r>
      <w:r>
        <w:rPr>
          <w:spacing w:val="-1"/>
          <w:sz w:val="24"/>
        </w:rPr>
        <w:t xml:space="preserve"> </w:t>
      </w:r>
      <w:r>
        <w:rPr>
          <w:sz w:val="24"/>
        </w:rPr>
        <w:t>allow</w:t>
      </w:r>
      <w:r>
        <w:rPr>
          <w:spacing w:val="-5"/>
          <w:sz w:val="24"/>
        </w:rPr>
        <w:t xml:space="preserve"> </w:t>
      </w:r>
      <w:r>
        <w:rPr>
          <w:sz w:val="24"/>
        </w:rPr>
        <w:t>access</w:t>
      </w:r>
      <w:r>
        <w:rPr>
          <w:spacing w:val="-1"/>
          <w:sz w:val="24"/>
        </w:rPr>
        <w:t xml:space="preserve"> </w:t>
      </w:r>
      <w:r>
        <w:rPr>
          <w:sz w:val="24"/>
        </w:rPr>
        <w:t>to</w:t>
      </w:r>
      <w:r>
        <w:rPr>
          <w:spacing w:val="-2"/>
          <w:sz w:val="24"/>
        </w:rPr>
        <w:t xml:space="preserve"> </w:t>
      </w:r>
      <w:r>
        <w:rPr>
          <w:sz w:val="24"/>
        </w:rPr>
        <w:t>the</w:t>
      </w:r>
      <w:r>
        <w:rPr>
          <w:spacing w:val="-6"/>
          <w:sz w:val="24"/>
        </w:rPr>
        <w:t xml:space="preserve"> </w:t>
      </w:r>
      <w:r>
        <w:rPr>
          <w:sz w:val="24"/>
        </w:rPr>
        <w:t>necessary</w:t>
      </w:r>
      <w:r>
        <w:rPr>
          <w:spacing w:val="-4"/>
          <w:sz w:val="24"/>
        </w:rPr>
        <w:t xml:space="preserve"> </w:t>
      </w:r>
      <w:r>
        <w:rPr>
          <w:sz w:val="24"/>
        </w:rPr>
        <w:t>CMS/Shared</w:t>
      </w:r>
      <w:r>
        <w:rPr>
          <w:spacing w:val="-1"/>
          <w:sz w:val="24"/>
        </w:rPr>
        <w:t xml:space="preserve"> </w:t>
      </w:r>
      <w:r>
        <w:rPr>
          <w:spacing w:val="-2"/>
          <w:sz w:val="24"/>
        </w:rPr>
        <w:t>Systems.</w:t>
      </w:r>
    </w:p>
    <w:p w14:paraId="0F3C9597" w14:textId="77777777" w:rsidR="00D61D72" w:rsidRDefault="00860DAE">
      <w:pPr>
        <w:pStyle w:val="ListParagraph"/>
        <w:numPr>
          <w:ilvl w:val="2"/>
          <w:numId w:val="11"/>
        </w:numPr>
        <w:tabs>
          <w:tab w:val="left" w:pos="2020"/>
        </w:tabs>
        <w:spacing w:before="24"/>
        <w:ind w:hanging="361"/>
        <w:rPr>
          <w:sz w:val="24"/>
        </w:rPr>
      </w:pPr>
      <w:r>
        <w:rPr>
          <w:sz w:val="24"/>
        </w:rPr>
        <w:t>The</w:t>
      </w:r>
      <w:r>
        <w:rPr>
          <w:spacing w:val="-7"/>
          <w:sz w:val="24"/>
        </w:rPr>
        <w:t xml:space="preserve"> </w:t>
      </w:r>
      <w:r>
        <w:rPr>
          <w:sz w:val="24"/>
        </w:rPr>
        <w:t>capability</w:t>
      </w:r>
      <w:r>
        <w:rPr>
          <w:spacing w:val="-9"/>
          <w:sz w:val="24"/>
        </w:rPr>
        <w:t xml:space="preserve"> </w:t>
      </w:r>
      <w:r>
        <w:rPr>
          <w:sz w:val="24"/>
        </w:rPr>
        <w:t>to</w:t>
      </w:r>
      <w:r>
        <w:rPr>
          <w:spacing w:val="-4"/>
          <w:sz w:val="24"/>
        </w:rPr>
        <w:t xml:space="preserve"> </w:t>
      </w:r>
      <w:r>
        <w:rPr>
          <w:sz w:val="24"/>
        </w:rPr>
        <w:t>back-up all</w:t>
      </w:r>
      <w:r>
        <w:rPr>
          <w:spacing w:val="-3"/>
          <w:sz w:val="24"/>
        </w:rPr>
        <w:t xml:space="preserve"> </w:t>
      </w:r>
      <w:r>
        <w:rPr>
          <w:sz w:val="24"/>
        </w:rPr>
        <w:t>data</w:t>
      </w:r>
      <w:r>
        <w:rPr>
          <w:spacing w:val="-5"/>
          <w:sz w:val="24"/>
        </w:rPr>
        <w:t xml:space="preserve"> </w:t>
      </w:r>
      <w:r>
        <w:rPr>
          <w:sz w:val="24"/>
        </w:rPr>
        <w:t>on</w:t>
      </w:r>
      <w:r>
        <w:rPr>
          <w:spacing w:val="-4"/>
          <w:sz w:val="24"/>
        </w:rPr>
        <w:t xml:space="preserve"> </w:t>
      </w:r>
      <w:r>
        <w:rPr>
          <w:sz w:val="24"/>
        </w:rPr>
        <w:t>a</w:t>
      </w:r>
      <w:r>
        <w:rPr>
          <w:spacing w:val="-4"/>
          <w:sz w:val="24"/>
        </w:rPr>
        <w:t xml:space="preserve"> </w:t>
      </w:r>
      <w:r>
        <w:rPr>
          <w:sz w:val="24"/>
        </w:rPr>
        <w:t>weekly</w:t>
      </w:r>
      <w:r>
        <w:rPr>
          <w:spacing w:val="-9"/>
          <w:sz w:val="24"/>
        </w:rPr>
        <w:t xml:space="preserve"> </w:t>
      </w:r>
      <w:r>
        <w:rPr>
          <w:sz w:val="24"/>
        </w:rPr>
        <w:t>basis</w:t>
      </w:r>
      <w:r>
        <w:rPr>
          <w:spacing w:val="-4"/>
          <w:sz w:val="24"/>
        </w:rPr>
        <w:t xml:space="preserve"> </w:t>
      </w:r>
      <w:r>
        <w:rPr>
          <w:sz w:val="24"/>
        </w:rPr>
        <w:t>(at</w:t>
      </w:r>
      <w:r>
        <w:rPr>
          <w:spacing w:val="-2"/>
          <w:sz w:val="24"/>
        </w:rPr>
        <w:t xml:space="preserve"> </w:t>
      </w:r>
      <w:r>
        <w:rPr>
          <w:sz w:val="24"/>
        </w:rPr>
        <w:t>a</w:t>
      </w:r>
      <w:r>
        <w:rPr>
          <w:spacing w:val="-5"/>
          <w:sz w:val="24"/>
        </w:rPr>
        <w:t xml:space="preserve"> </w:t>
      </w:r>
      <w:r>
        <w:rPr>
          <w:sz w:val="24"/>
        </w:rPr>
        <w:t>minimum)</w:t>
      </w:r>
      <w:r>
        <w:rPr>
          <w:spacing w:val="-5"/>
          <w:sz w:val="24"/>
        </w:rPr>
        <w:t xml:space="preserve"> </w:t>
      </w:r>
      <w:r>
        <w:rPr>
          <w:sz w:val="24"/>
        </w:rPr>
        <w:t>and</w:t>
      </w:r>
      <w:r>
        <w:rPr>
          <w:spacing w:val="-3"/>
          <w:sz w:val="24"/>
        </w:rPr>
        <w:t xml:space="preserve"> </w:t>
      </w:r>
      <w:r>
        <w:rPr>
          <w:spacing w:val="-2"/>
          <w:sz w:val="24"/>
        </w:rPr>
        <w:t>maintain</w:t>
      </w:r>
    </w:p>
    <w:p w14:paraId="110A4EC7" w14:textId="77777777" w:rsidR="00D61D72" w:rsidRDefault="00860DAE">
      <w:pPr>
        <w:pStyle w:val="BodyText"/>
        <w:spacing w:before="60"/>
        <w:ind w:left="2020"/>
      </w:pPr>
      <w:r>
        <w:t xml:space="preserve">old </w:t>
      </w:r>
      <w:r>
        <w:rPr>
          <w:spacing w:val="-2"/>
        </w:rPr>
        <w:t>reports</w:t>
      </w:r>
    </w:p>
    <w:p w14:paraId="05AC3623" w14:textId="77777777" w:rsidR="002B5D56" w:rsidRDefault="00860DAE">
      <w:pPr>
        <w:pStyle w:val="BodyText"/>
        <w:spacing w:before="120" w:line="247" w:lineRule="auto"/>
        <w:ind w:left="1307" w:right="377" w:hanging="10"/>
      </w:pPr>
      <w:r>
        <w:t>IT Set-Up: The Contractor shall ensure they have necessary IT components resolved before</w:t>
      </w:r>
      <w:r>
        <w:rPr>
          <w:spacing w:val="-6"/>
        </w:rPr>
        <w:t xml:space="preserve"> </w:t>
      </w:r>
      <w:r>
        <w:t>the</w:t>
      </w:r>
      <w:r>
        <w:rPr>
          <w:spacing w:val="-6"/>
        </w:rPr>
        <w:t xml:space="preserve"> </w:t>
      </w:r>
      <w:r>
        <w:t>beginning</w:t>
      </w:r>
      <w:r>
        <w:rPr>
          <w:spacing w:val="-7"/>
        </w:rPr>
        <w:t xml:space="preserve"> </w:t>
      </w:r>
      <w:r>
        <w:t>of</w:t>
      </w:r>
      <w:r>
        <w:rPr>
          <w:spacing w:val="-6"/>
        </w:rPr>
        <w:t xml:space="preserve"> </w:t>
      </w:r>
      <w:r>
        <w:t>reviews</w:t>
      </w:r>
      <w:r>
        <w:rPr>
          <w:spacing w:val="-5"/>
        </w:rPr>
        <w:t xml:space="preserve"> </w:t>
      </w:r>
      <w:r>
        <w:t>for</w:t>
      </w:r>
      <w:r>
        <w:rPr>
          <w:spacing w:val="-6"/>
        </w:rPr>
        <w:t xml:space="preserve"> </w:t>
      </w:r>
      <w:r>
        <w:t>the</w:t>
      </w:r>
      <w:r>
        <w:rPr>
          <w:spacing w:val="-3"/>
        </w:rPr>
        <w:t xml:space="preserve"> </w:t>
      </w:r>
      <w:r>
        <w:t>first</w:t>
      </w:r>
      <w:r>
        <w:rPr>
          <w:spacing w:val="-4"/>
        </w:rPr>
        <w:t xml:space="preserve"> </w:t>
      </w:r>
      <w:r>
        <w:t>project.</w:t>
      </w:r>
      <w:r>
        <w:rPr>
          <w:spacing w:val="36"/>
        </w:rPr>
        <w:t xml:space="preserve"> </w:t>
      </w:r>
      <w:r>
        <w:t>This</w:t>
      </w:r>
      <w:r>
        <w:rPr>
          <w:spacing w:val="-5"/>
        </w:rPr>
        <w:t xml:space="preserve"> </w:t>
      </w:r>
      <w:r>
        <w:t>shall</w:t>
      </w:r>
      <w:r>
        <w:rPr>
          <w:spacing w:val="-4"/>
        </w:rPr>
        <w:t xml:space="preserve"> </w:t>
      </w:r>
      <w:r>
        <w:t>include</w:t>
      </w:r>
      <w:r>
        <w:rPr>
          <w:spacing w:val="-6"/>
        </w:rPr>
        <w:t xml:space="preserve"> </w:t>
      </w:r>
      <w:r>
        <w:t>such</w:t>
      </w:r>
      <w:r>
        <w:rPr>
          <w:spacing w:val="-5"/>
        </w:rPr>
        <w:t xml:space="preserve"> </w:t>
      </w:r>
      <w:r>
        <w:t>tasks</w:t>
      </w:r>
      <w:r>
        <w:rPr>
          <w:spacing w:val="-5"/>
        </w:rPr>
        <w:t xml:space="preserve"> </w:t>
      </w:r>
      <w:r>
        <w:t>as:</w:t>
      </w:r>
    </w:p>
    <w:p w14:paraId="537CE8F5" w14:textId="0F86CB28" w:rsidR="00D61D72" w:rsidRDefault="00860DAE" w:rsidP="002B5D56">
      <w:pPr>
        <w:pStyle w:val="BodyText"/>
        <w:spacing w:before="120" w:line="247" w:lineRule="auto"/>
        <w:ind w:left="1660" w:right="377"/>
      </w:pPr>
      <w:r>
        <w:rPr>
          <w:rFonts w:ascii="Wingdings" w:hAnsi="Wingdings"/>
        </w:rPr>
        <w:t></w:t>
      </w:r>
      <w:r>
        <w:t xml:space="preserve"> Obtaining CMS identification badges for all necessary staff</w:t>
      </w:r>
    </w:p>
    <w:p w14:paraId="7A01CF79" w14:textId="77777777" w:rsidR="00D61D72" w:rsidRDefault="00860DAE">
      <w:pPr>
        <w:pStyle w:val="ListParagraph"/>
        <w:numPr>
          <w:ilvl w:val="0"/>
          <w:numId w:val="10"/>
        </w:numPr>
        <w:tabs>
          <w:tab w:val="left" w:pos="2020"/>
        </w:tabs>
        <w:spacing w:before="13"/>
        <w:rPr>
          <w:sz w:val="24"/>
        </w:rPr>
      </w:pPr>
      <w:r>
        <w:rPr>
          <w:sz w:val="24"/>
        </w:rPr>
        <w:t>Having</w:t>
      </w:r>
      <w:r>
        <w:rPr>
          <w:spacing w:val="-11"/>
          <w:sz w:val="24"/>
        </w:rPr>
        <w:t xml:space="preserve"> </w:t>
      </w:r>
      <w:r>
        <w:rPr>
          <w:sz w:val="24"/>
        </w:rPr>
        <w:t>staff</w:t>
      </w:r>
      <w:r>
        <w:rPr>
          <w:spacing w:val="-5"/>
          <w:sz w:val="24"/>
        </w:rPr>
        <w:t xml:space="preserve"> </w:t>
      </w:r>
      <w:r>
        <w:rPr>
          <w:sz w:val="24"/>
        </w:rPr>
        <w:t>complete</w:t>
      </w:r>
      <w:r>
        <w:rPr>
          <w:spacing w:val="-1"/>
          <w:sz w:val="24"/>
        </w:rPr>
        <w:t xml:space="preserve"> </w:t>
      </w:r>
      <w:r>
        <w:rPr>
          <w:sz w:val="24"/>
        </w:rPr>
        <w:t>their</w:t>
      </w:r>
      <w:r>
        <w:rPr>
          <w:spacing w:val="-5"/>
          <w:sz w:val="24"/>
        </w:rPr>
        <w:t xml:space="preserve"> </w:t>
      </w:r>
      <w:r>
        <w:rPr>
          <w:sz w:val="24"/>
        </w:rPr>
        <w:t>certification</w:t>
      </w:r>
      <w:r>
        <w:rPr>
          <w:spacing w:val="-2"/>
          <w:sz w:val="24"/>
        </w:rPr>
        <w:t xml:space="preserve"> </w:t>
      </w:r>
      <w:r>
        <w:rPr>
          <w:sz w:val="24"/>
        </w:rPr>
        <w:t>for</w:t>
      </w:r>
      <w:r>
        <w:rPr>
          <w:spacing w:val="-1"/>
          <w:sz w:val="24"/>
        </w:rPr>
        <w:t xml:space="preserve"> </w:t>
      </w:r>
      <w:r>
        <w:rPr>
          <w:sz w:val="24"/>
        </w:rPr>
        <w:t>the</w:t>
      </w:r>
      <w:r>
        <w:rPr>
          <w:spacing w:val="-5"/>
          <w:sz w:val="24"/>
        </w:rPr>
        <w:t xml:space="preserve"> </w:t>
      </w:r>
      <w:r>
        <w:rPr>
          <w:sz w:val="24"/>
        </w:rPr>
        <w:t xml:space="preserve">CMS </w:t>
      </w:r>
      <w:r>
        <w:rPr>
          <w:spacing w:val="-2"/>
          <w:sz w:val="24"/>
        </w:rPr>
        <w:t>identifications</w:t>
      </w:r>
    </w:p>
    <w:p w14:paraId="3281584F" w14:textId="77777777" w:rsidR="00D61D72" w:rsidRDefault="00860DAE">
      <w:pPr>
        <w:pStyle w:val="ListParagraph"/>
        <w:numPr>
          <w:ilvl w:val="0"/>
          <w:numId w:val="10"/>
        </w:numPr>
        <w:tabs>
          <w:tab w:val="left" w:pos="2020"/>
        </w:tabs>
        <w:rPr>
          <w:sz w:val="24"/>
        </w:rPr>
      </w:pPr>
      <w:r>
        <w:rPr>
          <w:sz w:val="24"/>
        </w:rPr>
        <w:t>Training</w:t>
      </w:r>
      <w:r>
        <w:rPr>
          <w:spacing w:val="-5"/>
          <w:sz w:val="24"/>
        </w:rPr>
        <w:t xml:space="preserve"> </w:t>
      </w:r>
      <w:r>
        <w:rPr>
          <w:sz w:val="24"/>
        </w:rPr>
        <w:t>staff</w:t>
      </w:r>
      <w:r>
        <w:rPr>
          <w:spacing w:val="-2"/>
          <w:sz w:val="24"/>
        </w:rPr>
        <w:t xml:space="preserve"> </w:t>
      </w:r>
      <w:r>
        <w:rPr>
          <w:sz w:val="24"/>
        </w:rPr>
        <w:t>on any</w:t>
      </w:r>
      <w:r>
        <w:rPr>
          <w:spacing w:val="-6"/>
          <w:sz w:val="24"/>
        </w:rPr>
        <w:t xml:space="preserve"> </w:t>
      </w:r>
      <w:r>
        <w:rPr>
          <w:sz w:val="24"/>
        </w:rPr>
        <w:t>necessary</w:t>
      </w:r>
      <w:r>
        <w:rPr>
          <w:spacing w:val="-6"/>
          <w:sz w:val="24"/>
        </w:rPr>
        <w:t xml:space="preserve"> </w:t>
      </w:r>
      <w:r>
        <w:rPr>
          <w:spacing w:val="-2"/>
          <w:sz w:val="24"/>
        </w:rPr>
        <w:t>systems</w:t>
      </w:r>
    </w:p>
    <w:p w14:paraId="27259236" w14:textId="77777777" w:rsidR="00D61D72" w:rsidRDefault="00860DAE">
      <w:pPr>
        <w:pStyle w:val="ListParagraph"/>
        <w:numPr>
          <w:ilvl w:val="0"/>
          <w:numId w:val="10"/>
        </w:numPr>
        <w:tabs>
          <w:tab w:val="left" w:pos="2020"/>
        </w:tabs>
        <w:spacing w:before="24" w:line="244" w:lineRule="auto"/>
        <w:ind w:right="439"/>
        <w:rPr>
          <w:sz w:val="24"/>
        </w:rPr>
      </w:pPr>
      <w:r>
        <w:rPr>
          <w:sz w:val="24"/>
        </w:rPr>
        <w:t>Working</w:t>
      </w:r>
      <w:r>
        <w:rPr>
          <w:spacing w:val="-11"/>
          <w:sz w:val="24"/>
        </w:rPr>
        <w:t xml:space="preserve"> </w:t>
      </w:r>
      <w:r>
        <w:rPr>
          <w:sz w:val="24"/>
        </w:rPr>
        <w:t>with</w:t>
      </w:r>
      <w:r>
        <w:rPr>
          <w:spacing w:val="-6"/>
          <w:sz w:val="24"/>
        </w:rPr>
        <w:t xml:space="preserve"> </w:t>
      </w:r>
      <w:r>
        <w:rPr>
          <w:sz w:val="24"/>
        </w:rPr>
        <w:t>CMS</w:t>
      </w:r>
      <w:r>
        <w:rPr>
          <w:spacing w:val="-5"/>
          <w:sz w:val="24"/>
        </w:rPr>
        <w:t xml:space="preserve"> </w:t>
      </w:r>
      <w:r>
        <w:rPr>
          <w:sz w:val="24"/>
        </w:rPr>
        <w:t>and</w:t>
      </w:r>
      <w:r>
        <w:rPr>
          <w:spacing w:val="-4"/>
          <w:sz w:val="24"/>
        </w:rPr>
        <w:t xml:space="preserve"> </w:t>
      </w:r>
      <w:r>
        <w:rPr>
          <w:sz w:val="24"/>
        </w:rPr>
        <w:t>IVANs</w:t>
      </w:r>
      <w:r>
        <w:rPr>
          <w:spacing w:val="-6"/>
          <w:sz w:val="24"/>
        </w:rPr>
        <w:t xml:space="preserve"> </w:t>
      </w:r>
      <w:r>
        <w:rPr>
          <w:sz w:val="24"/>
        </w:rPr>
        <w:t>to</w:t>
      </w:r>
      <w:r>
        <w:rPr>
          <w:spacing w:val="-6"/>
          <w:sz w:val="24"/>
        </w:rPr>
        <w:t xml:space="preserve"> </w:t>
      </w:r>
      <w:r>
        <w:rPr>
          <w:sz w:val="24"/>
        </w:rPr>
        <w:t>install</w:t>
      </w:r>
      <w:r>
        <w:rPr>
          <w:spacing w:val="-5"/>
          <w:sz w:val="24"/>
        </w:rPr>
        <w:t xml:space="preserve"> </w:t>
      </w:r>
      <w:r>
        <w:rPr>
          <w:sz w:val="24"/>
        </w:rPr>
        <w:t>and</w:t>
      </w:r>
      <w:r>
        <w:rPr>
          <w:spacing w:val="-6"/>
          <w:sz w:val="24"/>
        </w:rPr>
        <w:t xml:space="preserve"> </w:t>
      </w:r>
      <w:r>
        <w:rPr>
          <w:sz w:val="24"/>
        </w:rPr>
        <w:t>test</w:t>
      </w:r>
      <w:r>
        <w:rPr>
          <w:spacing w:val="-5"/>
          <w:sz w:val="24"/>
        </w:rPr>
        <w:t xml:space="preserve"> </w:t>
      </w:r>
      <w:r>
        <w:rPr>
          <w:sz w:val="24"/>
        </w:rPr>
        <w:t>the</w:t>
      </w:r>
      <w:r>
        <w:rPr>
          <w:spacing w:val="-9"/>
          <w:sz w:val="24"/>
        </w:rPr>
        <w:t xml:space="preserve"> </w:t>
      </w:r>
      <w:r>
        <w:rPr>
          <w:sz w:val="24"/>
        </w:rPr>
        <w:t>lines</w:t>
      </w:r>
      <w:r>
        <w:rPr>
          <w:spacing w:val="-6"/>
          <w:sz w:val="24"/>
        </w:rPr>
        <w:t xml:space="preserve"> </w:t>
      </w:r>
      <w:r>
        <w:rPr>
          <w:sz w:val="24"/>
        </w:rPr>
        <w:t>and</w:t>
      </w:r>
      <w:r>
        <w:rPr>
          <w:spacing w:val="-6"/>
          <w:sz w:val="24"/>
        </w:rPr>
        <w:t xml:space="preserve"> </w:t>
      </w:r>
      <w:r>
        <w:rPr>
          <w:sz w:val="24"/>
        </w:rPr>
        <w:t>connections</w:t>
      </w:r>
      <w:r>
        <w:rPr>
          <w:spacing w:val="-6"/>
          <w:sz w:val="24"/>
        </w:rPr>
        <w:t xml:space="preserve"> </w:t>
      </w:r>
      <w:r>
        <w:rPr>
          <w:sz w:val="24"/>
        </w:rPr>
        <w:t>to</w:t>
      </w:r>
      <w:r>
        <w:rPr>
          <w:spacing w:val="-6"/>
          <w:sz w:val="24"/>
        </w:rPr>
        <w:t xml:space="preserve"> </w:t>
      </w:r>
      <w:r>
        <w:rPr>
          <w:sz w:val="24"/>
        </w:rPr>
        <w:t>the CMS systems and Host-on-Demand application.</w:t>
      </w:r>
    </w:p>
    <w:p w14:paraId="6766EE57" w14:textId="77777777" w:rsidR="00D61D72" w:rsidRDefault="00860DAE">
      <w:pPr>
        <w:pStyle w:val="ListParagraph"/>
        <w:numPr>
          <w:ilvl w:val="0"/>
          <w:numId w:val="10"/>
        </w:numPr>
        <w:tabs>
          <w:tab w:val="left" w:pos="2020"/>
        </w:tabs>
        <w:spacing w:before="15" w:line="247" w:lineRule="auto"/>
        <w:ind w:left="2019" w:right="391"/>
        <w:rPr>
          <w:sz w:val="24"/>
        </w:rPr>
      </w:pPr>
      <w:r>
        <w:rPr>
          <w:sz w:val="24"/>
        </w:rPr>
        <w:t>Communication with Other Contractors: The Contractor shall develop standard procedures</w:t>
      </w:r>
      <w:r>
        <w:rPr>
          <w:spacing w:val="-9"/>
          <w:sz w:val="24"/>
        </w:rPr>
        <w:t xml:space="preserve"> </w:t>
      </w:r>
      <w:r>
        <w:rPr>
          <w:sz w:val="24"/>
        </w:rPr>
        <w:t>and</w:t>
      </w:r>
      <w:r>
        <w:rPr>
          <w:spacing w:val="-7"/>
          <w:sz w:val="24"/>
        </w:rPr>
        <w:t xml:space="preserve"> </w:t>
      </w:r>
      <w:r>
        <w:rPr>
          <w:sz w:val="24"/>
        </w:rPr>
        <w:t>documents</w:t>
      </w:r>
      <w:r>
        <w:rPr>
          <w:spacing w:val="-9"/>
          <w:sz w:val="24"/>
        </w:rPr>
        <w:t xml:space="preserve"> </w:t>
      </w:r>
      <w:r>
        <w:rPr>
          <w:sz w:val="24"/>
        </w:rPr>
        <w:t>to</w:t>
      </w:r>
      <w:r>
        <w:rPr>
          <w:spacing w:val="-9"/>
          <w:sz w:val="24"/>
        </w:rPr>
        <w:t xml:space="preserve"> </w:t>
      </w:r>
      <w:r>
        <w:rPr>
          <w:sz w:val="24"/>
        </w:rPr>
        <w:t>facilitate</w:t>
      </w:r>
      <w:r>
        <w:rPr>
          <w:spacing w:val="-10"/>
          <w:sz w:val="24"/>
        </w:rPr>
        <w:t xml:space="preserve"> </w:t>
      </w:r>
      <w:r>
        <w:rPr>
          <w:sz w:val="24"/>
        </w:rPr>
        <w:t>cooperation</w:t>
      </w:r>
      <w:r>
        <w:rPr>
          <w:spacing w:val="-9"/>
          <w:sz w:val="24"/>
        </w:rPr>
        <w:t xml:space="preserve"> </w:t>
      </w:r>
      <w:r>
        <w:rPr>
          <w:sz w:val="24"/>
        </w:rPr>
        <w:t>between</w:t>
      </w:r>
      <w:r>
        <w:rPr>
          <w:spacing w:val="-9"/>
          <w:sz w:val="24"/>
        </w:rPr>
        <w:t xml:space="preserve"> </w:t>
      </w:r>
      <w:r>
        <w:rPr>
          <w:sz w:val="24"/>
        </w:rPr>
        <w:t>the</w:t>
      </w:r>
      <w:r>
        <w:rPr>
          <w:spacing w:val="-10"/>
          <w:sz w:val="24"/>
        </w:rPr>
        <w:t xml:space="preserve"> </w:t>
      </w:r>
      <w:r>
        <w:rPr>
          <w:sz w:val="24"/>
        </w:rPr>
        <w:t>Contractor,</w:t>
      </w:r>
      <w:r>
        <w:rPr>
          <w:spacing w:val="-9"/>
          <w:sz w:val="24"/>
        </w:rPr>
        <w:t xml:space="preserve"> </w:t>
      </w:r>
      <w:r>
        <w:rPr>
          <w:sz w:val="24"/>
        </w:rPr>
        <w:t>CMS, and other Contractors.</w:t>
      </w:r>
      <w:r>
        <w:rPr>
          <w:spacing w:val="40"/>
          <w:sz w:val="24"/>
        </w:rPr>
        <w:t xml:space="preserve"> </w:t>
      </w:r>
      <w:r>
        <w:rPr>
          <w:sz w:val="24"/>
        </w:rPr>
        <w:t>These can be modified to fit the topic and the specific Contractor for each project.</w:t>
      </w:r>
      <w:r>
        <w:rPr>
          <w:spacing w:val="40"/>
          <w:sz w:val="24"/>
        </w:rPr>
        <w:t xml:space="preserve"> </w:t>
      </w:r>
      <w:r>
        <w:rPr>
          <w:sz w:val="24"/>
        </w:rPr>
        <w:t>This shall include documents such as:</w:t>
      </w:r>
    </w:p>
    <w:p w14:paraId="72D27FCE" w14:textId="77777777" w:rsidR="00D61D72" w:rsidRDefault="00860DAE">
      <w:pPr>
        <w:pStyle w:val="ListParagraph"/>
        <w:numPr>
          <w:ilvl w:val="1"/>
          <w:numId w:val="10"/>
        </w:numPr>
        <w:tabs>
          <w:tab w:val="left" w:pos="2737"/>
          <w:tab w:val="left" w:pos="2738"/>
        </w:tabs>
        <w:spacing w:before="78" w:line="247" w:lineRule="auto"/>
        <w:ind w:right="465"/>
        <w:rPr>
          <w:sz w:val="24"/>
        </w:rPr>
      </w:pPr>
      <w:r>
        <w:rPr>
          <w:sz w:val="24"/>
        </w:rPr>
        <w:t>Joint Operation Agreement (JOA) - between the Contractor, CMS, and a second Contractor (such as another Medicare Administrative Contractor (MAC) or Recovery Auditor Contractor (RAC).</w:t>
      </w:r>
      <w:r>
        <w:rPr>
          <w:spacing w:val="40"/>
          <w:sz w:val="24"/>
        </w:rPr>
        <w:t xml:space="preserve"> </w:t>
      </w:r>
      <w:r>
        <w:rPr>
          <w:sz w:val="24"/>
        </w:rPr>
        <w:t>A JOA is in place with the MACs to facilitate the processing of claim adjustments related to overpayment.</w:t>
      </w:r>
      <w:r>
        <w:rPr>
          <w:spacing w:val="-6"/>
          <w:sz w:val="24"/>
        </w:rPr>
        <w:t xml:space="preserve"> </w:t>
      </w:r>
      <w:r>
        <w:rPr>
          <w:sz w:val="24"/>
        </w:rPr>
        <w:t>A</w:t>
      </w:r>
      <w:r>
        <w:rPr>
          <w:spacing w:val="-9"/>
          <w:sz w:val="24"/>
        </w:rPr>
        <w:t xml:space="preserve"> </w:t>
      </w:r>
      <w:r>
        <w:rPr>
          <w:sz w:val="24"/>
        </w:rPr>
        <w:t>JOA</w:t>
      </w:r>
      <w:r>
        <w:rPr>
          <w:spacing w:val="-9"/>
          <w:sz w:val="24"/>
        </w:rPr>
        <w:t xml:space="preserve"> </w:t>
      </w:r>
      <w:r>
        <w:rPr>
          <w:sz w:val="24"/>
        </w:rPr>
        <w:t>will</w:t>
      </w:r>
      <w:r>
        <w:rPr>
          <w:spacing w:val="-5"/>
          <w:sz w:val="24"/>
        </w:rPr>
        <w:t xml:space="preserve"> </w:t>
      </w:r>
      <w:r>
        <w:rPr>
          <w:sz w:val="24"/>
        </w:rPr>
        <w:t>be</w:t>
      </w:r>
      <w:r>
        <w:rPr>
          <w:spacing w:val="-9"/>
          <w:sz w:val="24"/>
        </w:rPr>
        <w:t xml:space="preserve"> </w:t>
      </w:r>
      <w:r>
        <w:rPr>
          <w:sz w:val="24"/>
        </w:rPr>
        <w:t>required</w:t>
      </w:r>
      <w:r>
        <w:rPr>
          <w:spacing w:val="-4"/>
          <w:sz w:val="24"/>
        </w:rPr>
        <w:t xml:space="preserve"> </w:t>
      </w:r>
      <w:r>
        <w:rPr>
          <w:sz w:val="24"/>
        </w:rPr>
        <w:t>with</w:t>
      </w:r>
      <w:r>
        <w:rPr>
          <w:spacing w:val="-6"/>
          <w:sz w:val="24"/>
        </w:rPr>
        <w:t xml:space="preserve"> </w:t>
      </w:r>
      <w:r>
        <w:rPr>
          <w:sz w:val="24"/>
        </w:rPr>
        <w:t>the</w:t>
      </w:r>
      <w:r>
        <w:rPr>
          <w:spacing w:val="-9"/>
          <w:sz w:val="24"/>
        </w:rPr>
        <w:t xml:space="preserve"> </w:t>
      </w:r>
      <w:r>
        <w:rPr>
          <w:sz w:val="24"/>
        </w:rPr>
        <w:t>RA</w:t>
      </w:r>
      <w:r>
        <w:rPr>
          <w:spacing w:val="-6"/>
          <w:sz w:val="24"/>
        </w:rPr>
        <w:t xml:space="preserve"> </w:t>
      </w:r>
      <w:r>
        <w:rPr>
          <w:sz w:val="24"/>
        </w:rPr>
        <w:t>Contractor</w:t>
      </w:r>
      <w:r>
        <w:rPr>
          <w:spacing w:val="-9"/>
          <w:sz w:val="24"/>
        </w:rPr>
        <w:t xml:space="preserve"> </w:t>
      </w:r>
      <w:r>
        <w:rPr>
          <w:sz w:val="24"/>
        </w:rPr>
        <w:t>to</w:t>
      </w:r>
      <w:r>
        <w:rPr>
          <w:spacing w:val="-6"/>
          <w:sz w:val="24"/>
        </w:rPr>
        <w:t xml:space="preserve"> </w:t>
      </w:r>
      <w:r>
        <w:rPr>
          <w:sz w:val="24"/>
        </w:rPr>
        <w:t>facilitate access to the RACDW and other CMS contractors as applicable.</w:t>
      </w:r>
    </w:p>
    <w:p w14:paraId="107DF9E0" w14:textId="77777777" w:rsidR="00D61D72" w:rsidRDefault="00860DAE">
      <w:pPr>
        <w:pStyle w:val="ListParagraph"/>
        <w:numPr>
          <w:ilvl w:val="1"/>
          <w:numId w:val="10"/>
        </w:numPr>
        <w:tabs>
          <w:tab w:val="left" w:pos="2737"/>
          <w:tab w:val="left" w:pos="2738"/>
        </w:tabs>
        <w:spacing w:before="17" w:line="247" w:lineRule="auto"/>
        <w:ind w:right="1195"/>
        <w:rPr>
          <w:sz w:val="24"/>
        </w:rPr>
      </w:pPr>
      <w:r>
        <w:rPr>
          <w:sz w:val="24"/>
        </w:rPr>
        <w:t>Data</w:t>
      </w:r>
      <w:r>
        <w:rPr>
          <w:spacing w:val="-10"/>
          <w:sz w:val="24"/>
        </w:rPr>
        <w:t xml:space="preserve"> </w:t>
      </w:r>
      <w:r>
        <w:rPr>
          <w:sz w:val="24"/>
        </w:rPr>
        <w:t>Use</w:t>
      </w:r>
      <w:r>
        <w:rPr>
          <w:spacing w:val="-10"/>
          <w:sz w:val="24"/>
        </w:rPr>
        <w:t xml:space="preserve"> </w:t>
      </w:r>
      <w:r>
        <w:rPr>
          <w:sz w:val="24"/>
        </w:rPr>
        <w:t>Agreement-</w:t>
      </w:r>
      <w:r>
        <w:rPr>
          <w:spacing w:val="-12"/>
          <w:sz w:val="24"/>
        </w:rPr>
        <w:t xml:space="preserve"> </w:t>
      </w:r>
      <w:r>
        <w:rPr>
          <w:sz w:val="24"/>
        </w:rPr>
        <w:t>between</w:t>
      </w:r>
      <w:r>
        <w:rPr>
          <w:spacing w:val="-9"/>
          <w:sz w:val="24"/>
        </w:rPr>
        <w:t xml:space="preserve"> </w:t>
      </w:r>
      <w:r>
        <w:rPr>
          <w:sz w:val="24"/>
        </w:rPr>
        <w:t>the</w:t>
      </w:r>
      <w:r>
        <w:rPr>
          <w:spacing w:val="-10"/>
          <w:sz w:val="24"/>
        </w:rPr>
        <w:t xml:space="preserve"> </w:t>
      </w:r>
      <w:r>
        <w:rPr>
          <w:sz w:val="24"/>
        </w:rPr>
        <w:t>Contractor,</w:t>
      </w:r>
      <w:r>
        <w:rPr>
          <w:spacing w:val="-9"/>
          <w:sz w:val="24"/>
        </w:rPr>
        <w:t xml:space="preserve"> </w:t>
      </w:r>
      <w:r>
        <w:rPr>
          <w:sz w:val="24"/>
        </w:rPr>
        <w:t>CMS,</w:t>
      </w:r>
      <w:r>
        <w:rPr>
          <w:spacing w:val="-9"/>
          <w:sz w:val="24"/>
        </w:rPr>
        <w:t xml:space="preserve"> </w:t>
      </w:r>
      <w:r>
        <w:rPr>
          <w:sz w:val="24"/>
        </w:rPr>
        <w:t>and</w:t>
      </w:r>
      <w:r>
        <w:rPr>
          <w:spacing w:val="-9"/>
          <w:sz w:val="24"/>
        </w:rPr>
        <w:t xml:space="preserve"> </w:t>
      </w:r>
      <w:r>
        <w:rPr>
          <w:sz w:val="24"/>
        </w:rPr>
        <w:t>a</w:t>
      </w:r>
      <w:r>
        <w:rPr>
          <w:spacing w:val="-13"/>
          <w:sz w:val="24"/>
        </w:rPr>
        <w:t xml:space="preserve"> </w:t>
      </w:r>
      <w:r>
        <w:rPr>
          <w:sz w:val="24"/>
        </w:rPr>
        <w:t xml:space="preserve">second </w:t>
      </w:r>
      <w:r>
        <w:rPr>
          <w:spacing w:val="-2"/>
          <w:sz w:val="24"/>
        </w:rPr>
        <w:t>Contractor</w:t>
      </w:r>
    </w:p>
    <w:p w14:paraId="4BE7B98D" w14:textId="77777777" w:rsidR="00D61D72" w:rsidRDefault="00860DAE">
      <w:pPr>
        <w:pStyle w:val="ListParagraph"/>
        <w:numPr>
          <w:ilvl w:val="1"/>
          <w:numId w:val="10"/>
        </w:numPr>
        <w:tabs>
          <w:tab w:val="left" w:pos="2737"/>
          <w:tab w:val="left" w:pos="2738"/>
        </w:tabs>
        <w:spacing w:before="13" w:line="247" w:lineRule="auto"/>
        <w:ind w:right="488"/>
        <w:rPr>
          <w:sz w:val="24"/>
        </w:rPr>
      </w:pPr>
      <w:r>
        <w:rPr>
          <w:sz w:val="24"/>
        </w:rPr>
        <w:t>A</w:t>
      </w:r>
      <w:r>
        <w:rPr>
          <w:spacing w:val="-9"/>
          <w:sz w:val="24"/>
        </w:rPr>
        <w:t xml:space="preserve"> </w:t>
      </w:r>
      <w:r>
        <w:rPr>
          <w:sz w:val="24"/>
        </w:rPr>
        <w:t>General</w:t>
      </w:r>
      <w:r>
        <w:rPr>
          <w:spacing w:val="-5"/>
          <w:sz w:val="24"/>
        </w:rPr>
        <w:t xml:space="preserve"> </w:t>
      </w:r>
      <w:r>
        <w:rPr>
          <w:sz w:val="24"/>
        </w:rPr>
        <w:t>Questions</w:t>
      </w:r>
      <w:r>
        <w:rPr>
          <w:spacing w:val="-6"/>
          <w:sz w:val="24"/>
        </w:rPr>
        <w:t xml:space="preserve"> </w:t>
      </w:r>
      <w:r>
        <w:rPr>
          <w:sz w:val="24"/>
        </w:rPr>
        <w:t>list</w:t>
      </w:r>
      <w:r>
        <w:rPr>
          <w:spacing w:val="-5"/>
          <w:sz w:val="24"/>
        </w:rPr>
        <w:t xml:space="preserve"> </w:t>
      </w:r>
      <w:r>
        <w:rPr>
          <w:sz w:val="24"/>
        </w:rPr>
        <w:t>that</w:t>
      </w:r>
      <w:r>
        <w:rPr>
          <w:spacing w:val="-5"/>
          <w:sz w:val="24"/>
        </w:rPr>
        <w:t xml:space="preserve"> </w:t>
      </w:r>
      <w:r>
        <w:rPr>
          <w:sz w:val="24"/>
        </w:rPr>
        <w:t>would</w:t>
      </w:r>
      <w:r>
        <w:rPr>
          <w:spacing w:val="-6"/>
          <w:sz w:val="24"/>
        </w:rPr>
        <w:t xml:space="preserve"> </w:t>
      </w:r>
      <w:r>
        <w:rPr>
          <w:sz w:val="24"/>
        </w:rPr>
        <w:t>need</w:t>
      </w:r>
      <w:r>
        <w:rPr>
          <w:spacing w:val="-6"/>
          <w:sz w:val="24"/>
        </w:rPr>
        <w:t xml:space="preserve"> </w:t>
      </w:r>
      <w:r>
        <w:rPr>
          <w:sz w:val="24"/>
        </w:rPr>
        <w:t>to</w:t>
      </w:r>
      <w:r>
        <w:rPr>
          <w:spacing w:val="-6"/>
          <w:sz w:val="24"/>
        </w:rPr>
        <w:t xml:space="preserve"> </w:t>
      </w:r>
      <w:r>
        <w:rPr>
          <w:sz w:val="24"/>
        </w:rPr>
        <w:t>be</w:t>
      </w:r>
      <w:r>
        <w:rPr>
          <w:spacing w:val="-9"/>
          <w:sz w:val="24"/>
        </w:rPr>
        <w:t xml:space="preserve"> </w:t>
      </w:r>
      <w:r>
        <w:rPr>
          <w:sz w:val="24"/>
        </w:rPr>
        <w:t>asked</w:t>
      </w:r>
      <w:r>
        <w:rPr>
          <w:spacing w:val="-6"/>
          <w:sz w:val="24"/>
        </w:rPr>
        <w:t xml:space="preserve"> </w:t>
      </w:r>
      <w:r>
        <w:rPr>
          <w:sz w:val="24"/>
        </w:rPr>
        <w:t>for</w:t>
      </w:r>
      <w:r>
        <w:rPr>
          <w:spacing w:val="-9"/>
          <w:sz w:val="24"/>
        </w:rPr>
        <w:t xml:space="preserve"> </w:t>
      </w:r>
      <w:proofErr w:type="gramStart"/>
      <w:r>
        <w:rPr>
          <w:sz w:val="24"/>
        </w:rPr>
        <w:t>all</w:t>
      </w:r>
      <w:r>
        <w:rPr>
          <w:spacing w:val="-5"/>
          <w:sz w:val="24"/>
        </w:rPr>
        <w:t xml:space="preserve"> </w:t>
      </w:r>
      <w:r>
        <w:rPr>
          <w:sz w:val="24"/>
        </w:rPr>
        <w:t>of</w:t>
      </w:r>
      <w:proofErr w:type="gramEnd"/>
      <w:r>
        <w:rPr>
          <w:spacing w:val="-9"/>
          <w:sz w:val="24"/>
        </w:rPr>
        <w:t xml:space="preserve"> </w:t>
      </w:r>
      <w:r>
        <w:rPr>
          <w:sz w:val="24"/>
        </w:rPr>
        <w:t>the</w:t>
      </w:r>
      <w:r>
        <w:rPr>
          <w:spacing w:val="-9"/>
          <w:sz w:val="24"/>
        </w:rPr>
        <w:t xml:space="preserve"> </w:t>
      </w:r>
      <w:r>
        <w:rPr>
          <w:sz w:val="24"/>
        </w:rPr>
        <w:t>studies such as logistical questions.</w:t>
      </w:r>
    </w:p>
    <w:p w14:paraId="13C63263" w14:textId="77777777" w:rsidR="00D61D72" w:rsidRDefault="00D61D72">
      <w:pPr>
        <w:pStyle w:val="BodyText"/>
        <w:spacing w:before="10"/>
        <w:rPr>
          <w:sz w:val="26"/>
        </w:rPr>
      </w:pPr>
    </w:p>
    <w:p w14:paraId="3587C37A" w14:textId="77777777" w:rsidR="00D61D72" w:rsidRDefault="00860DAE">
      <w:pPr>
        <w:pStyle w:val="ListParagraph"/>
        <w:numPr>
          <w:ilvl w:val="1"/>
          <w:numId w:val="11"/>
        </w:numPr>
        <w:tabs>
          <w:tab w:val="left" w:pos="1173"/>
        </w:tabs>
        <w:spacing w:before="1" w:line="247" w:lineRule="auto"/>
        <w:ind w:left="1283" w:right="375" w:hanging="360"/>
        <w:jc w:val="left"/>
        <w:rPr>
          <w:sz w:val="24"/>
        </w:rPr>
      </w:pPr>
      <w:r>
        <w:rPr>
          <w:sz w:val="24"/>
        </w:rPr>
        <w:t>When the COR response is received, the draft IT Systems Project Plan shall be modified by the Contractor, incorporating the COR’s comments and recommendations and a new draft IT Systems Project Plan to be submitted within five (5) calendar days for COR approval.</w:t>
      </w:r>
      <w:r>
        <w:rPr>
          <w:spacing w:val="40"/>
          <w:sz w:val="24"/>
        </w:rPr>
        <w:t xml:space="preserve"> </w:t>
      </w:r>
      <w:r>
        <w:rPr>
          <w:sz w:val="24"/>
        </w:rPr>
        <w:t>The Contractor shall submit a revised IT Systems Project Plan to the COR within seven (7) calendar days upon identification of any major change(s).</w:t>
      </w:r>
      <w:r>
        <w:rPr>
          <w:spacing w:val="40"/>
          <w:sz w:val="24"/>
        </w:rPr>
        <w:t xml:space="preserve"> </w:t>
      </w:r>
      <w:r>
        <w:rPr>
          <w:sz w:val="24"/>
        </w:rPr>
        <w:t xml:space="preserve">A major change is defined as a change(s) required to the Plan </w:t>
      </w:r>
      <w:proofErr w:type="gramStart"/>
      <w:r>
        <w:rPr>
          <w:sz w:val="24"/>
        </w:rPr>
        <w:t>as a result of</w:t>
      </w:r>
      <w:proofErr w:type="gramEnd"/>
      <w:r>
        <w:rPr>
          <w:sz w:val="24"/>
        </w:rPr>
        <w:t xml:space="preserve"> a SOW change or any item</w:t>
      </w:r>
      <w:r>
        <w:rPr>
          <w:spacing w:val="-5"/>
          <w:sz w:val="24"/>
        </w:rPr>
        <w:t xml:space="preserve"> </w:t>
      </w:r>
      <w:r>
        <w:rPr>
          <w:sz w:val="24"/>
        </w:rPr>
        <w:t>that</w:t>
      </w:r>
      <w:r>
        <w:rPr>
          <w:spacing w:val="-5"/>
          <w:sz w:val="24"/>
        </w:rPr>
        <w:t xml:space="preserve"> </w:t>
      </w:r>
      <w:r>
        <w:rPr>
          <w:sz w:val="24"/>
        </w:rPr>
        <w:t>will</w:t>
      </w:r>
      <w:r>
        <w:rPr>
          <w:spacing w:val="-5"/>
          <w:sz w:val="24"/>
        </w:rPr>
        <w:t xml:space="preserve"> </w:t>
      </w:r>
      <w:r>
        <w:rPr>
          <w:sz w:val="24"/>
        </w:rPr>
        <w:t>have</w:t>
      </w:r>
      <w:r>
        <w:rPr>
          <w:spacing w:val="-9"/>
          <w:sz w:val="24"/>
        </w:rPr>
        <w:t xml:space="preserve"> </w:t>
      </w:r>
      <w:r>
        <w:rPr>
          <w:sz w:val="24"/>
        </w:rPr>
        <w:t>a</w:t>
      </w:r>
      <w:r>
        <w:rPr>
          <w:spacing w:val="-9"/>
          <w:sz w:val="24"/>
        </w:rPr>
        <w:t xml:space="preserve"> </w:t>
      </w:r>
      <w:r>
        <w:rPr>
          <w:sz w:val="24"/>
        </w:rPr>
        <w:t>significant</w:t>
      </w:r>
      <w:r>
        <w:rPr>
          <w:spacing w:val="-5"/>
          <w:sz w:val="24"/>
        </w:rPr>
        <w:t xml:space="preserve"> </w:t>
      </w:r>
      <w:r>
        <w:rPr>
          <w:sz w:val="24"/>
        </w:rPr>
        <w:t>impact</w:t>
      </w:r>
      <w:r>
        <w:rPr>
          <w:spacing w:val="-5"/>
          <w:sz w:val="24"/>
        </w:rPr>
        <w:t xml:space="preserve"> </w:t>
      </w:r>
      <w:r>
        <w:rPr>
          <w:sz w:val="24"/>
        </w:rPr>
        <w:t>on</w:t>
      </w:r>
      <w:r>
        <w:rPr>
          <w:spacing w:val="-6"/>
          <w:sz w:val="24"/>
        </w:rPr>
        <w:t xml:space="preserve"> </w:t>
      </w:r>
      <w:r>
        <w:rPr>
          <w:sz w:val="24"/>
        </w:rPr>
        <w:t>the</w:t>
      </w:r>
      <w:r>
        <w:rPr>
          <w:spacing w:val="-9"/>
          <w:sz w:val="24"/>
        </w:rPr>
        <w:t xml:space="preserve"> </w:t>
      </w:r>
      <w:r>
        <w:rPr>
          <w:sz w:val="24"/>
        </w:rPr>
        <w:t>report</w:t>
      </w:r>
      <w:r>
        <w:rPr>
          <w:spacing w:val="-5"/>
          <w:sz w:val="24"/>
        </w:rPr>
        <w:t xml:space="preserve"> </w:t>
      </w:r>
      <w:r>
        <w:rPr>
          <w:sz w:val="24"/>
        </w:rPr>
        <w:t>distribution</w:t>
      </w:r>
      <w:r>
        <w:rPr>
          <w:spacing w:val="-6"/>
          <w:sz w:val="24"/>
        </w:rPr>
        <w:t xml:space="preserve"> </w:t>
      </w:r>
      <w:r>
        <w:rPr>
          <w:sz w:val="24"/>
        </w:rPr>
        <w:t>timeframe</w:t>
      </w:r>
      <w:r>
        <w:rPr>
          <w:spacing w:val="-7"/>
          <w:sz w:val="24"/>
        </w:rPr>
        <w:t xml:space="preserve"> </w:t>
      </w:r>
      <w:r>
        <w:rPr>
          <w:sz w:val="24"/>
        </w:rPr>
        <w:t>or</w:t>
      </w:r>
      <w:r>
        <w:rPr>
          <w:spacing w:val="-9"/>
          <w:sz w:val="24"/>
        </w:rPr>
        <w:t xml:space="preserve"> </w:t>
      </w:r>
      <w:r>
        <w:rPr>
          <w:sz w:val="24"/>
        </w:rPr>
        <w:t>availability of data.</w:t>
      </w:r>
    </w:p>
    <w:p w14:paraId="3462EC0C" w14:textId="77777777" w:rsidR="00D61D72" w:rsidRDefault="00D61D72">
      <w:pPr>
        <w:pStyle w:val="BodyText"/>
        <w:spacing w:before="4"/>
        <w:rPr>
          <w:sz w:val="27"/>
        </w:rPr>
      </w:pPr>
    </w:p>
    <w:p w14:paraId="52066233" w14:textId="77777777" w:rsidR="00D61D72" w:rsidRDefault="00860DAE">
      <w:pPr>
        <w:pStyle w:val="Heading2"/>
        <w:numPr>
          <w:ilvl w:val="0"/>
          <w:numId w:val="11"/>
        </w:numPr>
        <w:tabs>
          <w:tab w:val="left" w:pos="1212"/>
        </w:tabs>
        <w:spacing w:before="1"/>
        <w:ind w:left="1211" w:hanging="289"/>
      </w:pPr>
      <w:bookmarkStart w:id="356" w:name="B._Telecommunications"/>
      <w:bookmarkEnd w:id="356"/>
      <w:r>
        <w:rPr>
          <w:spacing w:val="-2"/>
        </w:rPr>
        <w:t>Telecommunications</w:t>
      </w:r>
    </w:p>
    <w:p w14:paraId="59F21033" w14:textId="77777777" w:rsidR="00D61D72" w:rsidRDefault="00860DAE">
      <w:pPr>
        <w:pStyle w:val="BodyText"/>
        <w:spacing w:before="24" w:line="247" w:lineRule="auto"/>
        <w:ind w:left="1307" w:right="377" w:hanging="10"/>
      </w:pPr>
      <w:r>
        <w:t>The</w:t>
      </w:r>
      <w:r>
        <w:rPr>
          <w:spacing w:val="-9"/>
        </w:rPr>
        <w:t xml:space="preserve"> </w:t>
      </w:r>
      <w:r>
        <w:t>Contractor</w:t>
      </w:r>
      <w:r>
        <w:rPr>
          <w:spacing w:val="-7"/>
        </w:rPr>
        <w:t xml:space="preserve"> </w:t>
      </w:r>
      <w:r>
        <w:t>shall</w:t>
      </w:r>
      <w:r>
        <w:rPr>
          <w:spacing w:val="-5"/>
        </w:rPr>
        <w:t xml:space="preserve"> </w:t>
      </w:r>
      <w:r>
        <w:t>work</w:t>
      </w:r>
      <w:r>
        <w:rPr>
          <w:spacing w:val="-6"/>
        </w:rPr>
        <w:t xml:space="preserve"> </w:t>
      </w:r>
      <w:r>
        <w:t>with</w:t>
      </w:r>
      <w:r>
        <w:rPr>
          <w:spacing w:val="-6"/>
        </w:rPr>
        <w:t xml:space="preserve"> </w:t>
      </w:r>
      <w:r>
        <w:t>a</w:t>
      </w:r>
      <w:r>
        <w:rPr>
          <w:spacing w:val="-9"/>
        </w:rPr>
        <w:t xml:space="preserve"> </w:t>
      </w:r>
      <w:r>
        <w:t>service</w:t>
      </w:r>
      <w:r>
        <w:rPr>
          <w:spacing w:val="-7"/>
        </w:rPr>
        <w:t xml:space="preserve"> </w:t>
      </w:r>
      <w:r>
        <w:t>provider/supplier</w:t>
      </w:r>
      <w:r>
        <w:rPr>
          <w:spacing w:val="-9"/>
        </w:rPr>
        <w:t xml:space="preserve"> </w:t>
      </w:r>
      <w:r>
        <w:t>to</w:t>
      </w:r>
      <w:r>
        <w:rPr>
          <w:spacing w:val="-6"/>
        </w:rPr>
        <w:t xml:space="preserve"> </w:t>
      </w:r>
      <w:r>
        <w:t>provide</w:t>
      </w:r>
      <w:r>
        <w:rPr>
          <w:spacing w:val="-9"/>
        </w:rPr>
        <w:t xml:space="preserve"> </w:t>
      </w:r>
      <w:r>
        <w:t>telecommunication services to have access to at a minimum CWF, or other systems to be identified.</w:t>
      </w:r>
    </w:p>
    <w:p w14:paraId="36644DEB" w14:textId="77777777" w:rsidR="00D61D72" w:rsidRDefault="00D61D72">
      <w:pPr>
        <w:pStyle w:val="BodyText"/>
        <w:spacing w:before="10"/>
        <w:rPr>
          <w:sz w:val="26"/>
        </w:rPr>
      </w:pPr>
    </w:p>
    <w:p w14:paraId="410DFE99" w14:textId="77777777" w:rsidR="00D61D72" w:rsidRDefault="00860DAE">
      <w:pPr>
        <w:pStyle w:val="Heading2"/>
        <w:numPr>
          <w:ilvl w:val="0"/>
          <w:numId w:val="11"/>
        </w:numPr>
        <w:tabs>
          <w:tab w:val="left" w:pos="1224"/>
        </w:tabs>
        <w:spacing w:before="1"/>
        <w:ind w:hanging="301"/>
      </w:pPr>
      <w:bookmarkStart w:id="357" w:name="C._Start-Up"/>
      <w:bookmarkEnd w:id="357"/>
      <w:r>
        <w:rPr>
          <w:spacing w:val="-3"/>
        </w:rPr>
        <w:t>Start-</w:t>
      </w:r>
      <w:r>
        <w:rPr>
          <w:spacing w:val="-5"/>
        </w:rPr>
        <w:t>Up</w:t>
      </w:r>
    </w:p>
    <w:p w14:paraId="50ECFF55" w14:textId="77777777" w:rsidR="00D61D72" w:rsidRDefault="00860DAE">
      <w:pPr>
        <w:pStyle w:val="ListParagraph"/>
        <w:numPr>
          <w:ilvl w:val="0"/>
          <w:numId w:val="9"/>
        </w:numPr>
        <w:tabs>
          <w:tab w:val="left" w:pos="1658"/>
        </w:tabs>
        <w:spacing w:before="24" w:line="247" w:lineRule="auto"/>
        <w:ind w:right="624"/>
        <w:rPr>
          <w:sz w:val="24"/>
        </w:rPr>
      </w:pPr>
      <w:r>
        <w:rPr>
          <w:sz w:val="24"/>
        </w:rPr>
        <w:t>Staff:</w:t>
      </w:r>
      <w:r>
        <w:rPr>
          <w:spacing w:val="-4"/>
          <w:sz w:val="24"/>
        </w:rPr>
        <w:t xml:space="preserve"> </w:t>
      </w:r>
      <w:r>
        <w:rPr>
          <w:sz w:val="24"/>
        </w:rPr>
        <w:t>The</w:t>
      </w:r>
      <w:r>
        <w:rPr>
          <w:spacing w:val="-6"/>
          <w:sz w:val="24"/>
        </w:rPr>
        <w:t xml:space="preserve"> </w:t>
      </w:r>
      <w:r>
        <w:rPr>
          <w:sz w:val="24"/>
        </w:rPr>
        <w:t>Contractor</w:t>
      </w:r>
      <w:r>
        <w:rPr>
          <w:spacing w:val="-6"/>
          <w:sz w:val="24"/>
        </w:rPr>
        <w:t xml:space="preserve"> </w:t>
      </w:r>
      <w:r>
        <w:rPr>
          <w:sz w:val="24"/>
        </w:rPr>
        <w:t>shall</w:t>
      </w:r>
      <w:r>
        <w:rPr>
          <w:spacing w:val="-4"/>
          <w:sz w:val="24"/>
        </w:rPr>
        <w:t xml:space="preserve"> </w:t>
      </w:r>
      <w:r>
        <w:rPr>
          <w:sz w:val="24"/>
        </w:rPr>
        <w:t>ensure</w:t>
      </w:r>
      <w:r>
        <w:rPr>
          <w:spacing w:val="-6"/>
          <w:sz w:val="24"/>
        </w:rPr>
        <w:t xml:space="preserve"> </w:t>
      </w:r>
      <w:r>
        <w:rPr>
          <w:sz w:val="24"/>
        </w:rPr>
        <w:t>all</w:t>
      </w:r>
      <w:r>
        <w:rPr>
          <w:spacing w:val="-4"/>
          <w:sz w:val="24"/>
        </w:rPr>
        <w:t xml:space="preserve"> </w:t>
      </w:r>
      <w:r>
        <w:rPr>
          <w:sz w:val="24"/>
        </w:rPr>
        <w:t>necessary</w:t>
      </w:r>
      <w:r>
        <w:rPr>
          <w:spacing w:val="-10"/>
          <w:sz w:val="24"/>
        </w:rPr>
        <w:t xml:space="preserve"> </w:t>
      </w:r>
      <w:r>
        <w:rPr>
          <w:sz w:val="24"/>
        </w:rPr>
        <w:t>staff</w:t>
      </w:r>
      <w:r>
        <w:rPr>
          <w:spacing w:val="-6"/>
          <w:sz w:val="24"/>
        </w:rPr>
        <w:t xml:space="preserve"> </w:t>
      </w:r>
      <w:r>
        <w:rPr>
          <w:sz w:val="24"/>
        </w:rPr>
        <w:t>is</w:t>
      </w:r>
      <w:r>
        <w:rPr>
          <w:spacing w:val="-5"/>
          <w:sz w:val="24"/>
        </w:rPr>
        <w:t xml:space="preserve"> </w:t>
      </w:r>
      <w:r>
        <w:rPr>
          <w:sz w:val="24"/>
        </w:rPr>
        <w:t>hired</w:t>
      </w:r>
      <w:r>
        <w:rPr>
          <w:spacing w:val="-5"/>
          <w:sz w:val="24"/>
        </w:rPr>
        <w:t xml:space="preserve"> </w:t>
      </w:r>
      <w:r>
        <w:rPr>
          <w:sz w:val="24"/>
        </w:rPr>
        <w:t>prior</w:t>
      </w:r>
      <w:r>
        <w:rPr>
          <w:spacing w:val="-6"/>
          <w:sz w:val="24"/>
        </w:rPr>
        <w:t xml:space="preserve"> </w:t>
      </w:r>
      <w:r>
        <w:rPr>
          <w:sz w:val="24"/>
        </w:rPr>
        <w:t>to</w:t>
      </w:r>
      <w:r>
        <w:rPr>
          <w:spacing w:val="-5"/>
          <w:sz w:val="24"/>
        </w:rPr>
        <w:t xml:space="preserve"> </w:t>
      </w:r>
      <w:r>
        <w:rPr>
          <w:sz w:val="24"/>
        </w:rPr>
        <w:t>the</w:t>
      </w:r>
      <w:r>
        <w:rPr>
          <w:spacing w:val="-6"/>
          <w:sz w:val="24"/>
        </w:rPr>
        <w:t xml:space="preserve"> </w:t>
      </w:r>
      <w:r>
        <w:rPr>
          <w:sz w:val="24"/>
        </w:rPr>
        <w:t>start</w:t>
      </w:r>
      <w:r>
        <w:rPr>
          <w:spacing w:val="-4"/>
          <w:sz w:val="24"/>
        </w:rPr>
        <w:t xml:space="preserve"> </w:t>
      </w:r>
      <w:r>
        <w:rPr>
          <w:sz w:val="24"/>
        </w:rPr>
        <w:t>of</w:t>
      </w:r>
      <w:r>
        <w:rPr>
          <w:spacing w:val="-6"/>
          <w:sz w:val="24"/>
        </w:rPr>
        <w:t xml:space="preserve"> </w:t>
      </w:r>
      <w:r>
        <w:rPr>
          <w:sz w:val="24"/>
        </w:rPr>
        <w:t>the first MR project.</w:t>
      </w:r>
    </w:p>
    <w:p w14:paraId="2F0C5239" w14:textId="77777777" w:rsidR="00D61D72" w:rsidRDefault="00860DAE">
      <w:pPr>
        <w:pStyle w:val="ListParagraph"/>
        <w:numPr>
          <w:ilvl w:val="0"/>
          <w:numId w:val="9"/>
        </w:numPr>
        <w:tabs>
          <w:tab w:val="left" w:pos="1658"/>
        </w:tabs>
        <w:spacing w:before="120" w:line="247" w:lineRule="auto"/>
        <w:ind w:right="475"/>
        <w:rPr>
          <w:sz w:val="24"/>
        </w:rPr>
      </w:pPr>
      <w:r>
        <w:rPr>
          <w:sz w:val="24"/>
        </w:rPr>
        <w:t>Training:</w:t>
      </w:r>
      <w:r>
        <w:rPr>
          <w:spacing w:val="-6"/>
          <w:sz w:val="24"/>
        </w:rPr>
        <w:t xml:space="preserve"> </w:t>
      </w:r>
      <w:r>
        <w:rPr>
          <w:sz w:val="24"/>
        </w:rPr>
        <w:t>The</w:t>
      </w:r>
      <w:r>
        <w:rPr>
          <w:spacing w:val="-10"/>
          <w:sz w:val="24"/>
        </w:rPr>
        <w:t xml:space="preserve"> </w:t>
      </w:r>
      <w:r>
        <w:rPr>
          <w:sz w:val="24"/>
        </w:rPr>
        <w:t>Contractor</w:t>
      </w:r>
      <w:r>
        <w:rPr>
          <w:spacing w:val="-5"/>
          <w:sz w:val="24"/>
        </w:rPr>
        <w:t xml:space="preserve"> </w:t>
      </w:r>
      <w:r>
        <w:rPr>
          <w:sz w:val="24"/>
        </w:rPr>
        <w:t>shall</w:t>
      </w:r>
      <w:r>
        <w:rPr>
          <w:spacing w:val="-6"/>
          <w:sz w:val="24"/>
        </w:rPr>
        <w:t xml:space="preserve"> </w:t>
      </w:r>
      <w:r>
        <w:rPr>
          <w:sz w:val="24"/>
        </w:rPr>
        <w:t>ensure</w:t>
      </w:r>
      <w:r>
        <w:rPr>
          <w:spacing w:val="-10"/>
          <w:sz w:val="24"/>
        </w:rPr>
        <w:t xml:space="preserve"> </w:t>
      </w:r>
      <w:r>
        <w:rPr>
          <w:sz w:val="24"/>
        </w:rPr>
        <w:t>the</w:t>
      </w:r>
      <w:r>
        <w:rPr>
          <w:spacing w:val="-8"/>
          <w:sz w:val="24"/>
        </w:rPr>
        <w:t xml:space="preserve"> </w:t>
      </w:r>
      <w:r>
        <w:rPr>
          <w:sz w:val="24"/>
        </w:rPr>
        <w:t>staff</w:t>
      </w:r>
      <w:r>
        <w:rPr>
          <w:spacing w:val="-8"/>
          <w:sz w:val="24"/>
        </w:rPr>
        <w:t xml:space="preserve"> </w:t>
      </w:r>
      <w:r>
        <w:rPr>
          <w:sz w:val="24"/>
        </w:rPr>
        <w:t>has</w:t>
      </w:r>
      <w:r>
        <w:rPr>
          <w:spacing w:val="-2"/>
          <w:sz w:val="24"/>
        </w:rPr>
        <w:t xml:space="preserve"> </w:t>
      </w:r>
      <w:r>
        <w:rPr>
          <w:sz w:val="24"/>
        </w:rPr>
        <w:t>the</w:t>
      </w:r>
      <w:r>
        <w:rPr>
          <w:spacing w:val="-10"/>
          <w:sz w:val="24"/>
        </w:rPr>
        <w:t xml:space="preserve"> </w:t>
      </w:r>
      <w:r>
        <w:rPr>
          <w:sz w:val="24"/>
        </w:rPr>
        <w:t>training</w:t>
      </w:r>
      <w:r>
        <w:rPr>
          <w:spacing w:val="-11"/>
          <w:sz w:val="24"/>
        </w:rPr>
        <w:t xml:space="preserve"> </w:t>
      </w:r>
      <w:r>
        <w:rPr>
          <w:sz w:val="24"/>
        </w:rPr>
        <w:t>necessary</w:t>
      </w:r>
      <w:r>
        <w:rPr>
          <w:spacing w:val="-11"/>
          <w:sz w:val="24"/>
        </w:rPr>
        <w:t xml:space="preserve"> </w:t>
      </w:r>
      <w:r>
        <w:rPr>
          <w:sz w:val="24"/>
        </w:rPr>
        <w:t>to</w:t>
      </w:r>
      <w:r>
        <w:rPr>
          <w:spacing w:val="-4"/>
          <w:sz w:val="24"/>
        </w:rPr>
        <w:t xml:space="preserve"> </w:t>
      </w:r>
      <w:r>
        <w:rPr>
          <w:sz w:val="24"/>
        </w:rPr>
        <w:t xml:space="preserve">complete the SOW tasks prior to the start of the first project. This training shall include at a </w:t>
      </w:r>
      <w:r>
        <w:rPr>
          <w:spacing w:val="-2"/>
          <w:sz w:val="24"/>
        </w:rPr>
        <w:t>minimum:</w:t>
      </w:r>
    </w:p>
    <w:p w14:paraId="06BB0F3B" w14:textId="77777777" w:rsidR="00D61D72" w:rsidRDefault="00860DAE">
      <w:pPr>
        <w:pStyle w:val="ListParagraph"/>
        <w:numPr>
          <w:ilvl w:val="1"/>
          <w:numId w:val="9"/>
        </w:numPr>
        <w:tabs>
          <w:tab w:val="left" w:pos="2112"/>
        </w:tabs>
        <w:spacing w:before="14"/>
        <w:ind w:hanging="289"/>
        <w:rPr>
          <w:sz w:val="24"/>
        </w:rPr>
      </w:pPr>
      <w:r>
        <w:rPr>
          <w:sz w:val="24"/>
        </w:rPr>
        <w:t>General</w:t>
      </w:r>
      <w:r>
        <w:rPr>
          <w:spacing w:val="-4"/>
          <w:sz w:val="24"/>
        </w:rPr>
        <w:t xml:space="preserve"> </w:t>
      </w:r>
      <w:r>
        <w:rPr>
          <w:sz w:val="24"/>
        </w:rPr>
        <w:t>Medical</w:t>
      </w:r>
      <w:r>
        <w:rPr>
          <w:spacing w:val="-4"/>
          <w:sz w:val="24"/>
        </w:rPr>
        <w:t xml:space="preserve"> </w:t>
      </w:r>
      <w:r>
        <w:rPr>
          <w:sz w:val="24"/>
        </w:rPr>
        <w:t>Review</w:t>
      </w:r>
      <w:r>
        <w:rPr>
          <w:spacing w:val="-1"/>
          <w:sz w:val="24"/>
        </w:rPr>
        <w:t xml:space="preserve"> </w:t>
      </w:r>
      <w:r>
        <w:rPr>
          <w:spacing w:val="-4"/>
          <w:sz w:val="24"/>
        </w:rPr>
        <w:t>tasks</w:t>
      </w:r>
    </w:p>
    <w:p w14:paraId="5143F897" w14:textId="77777777" w:rsidR="00D61D72" w:rsidRDefault="00860DAE">
      <w:pPr>
        <w:pStyle w:val="ListParagraph"/>
        <w:numPr>
          <w:ilvl w:val="1"/>
          <w:numId w:val="9"/>
        </w:numPr>
        <w:tabs>
          <w:tab w:val="left" w:pos="2112"/>
        </w:tabs>
        <w:spacing w:before="21"/>
        <w:ind w:hanging="289"/>
        <w:rPr>
          <w:sz w:val="24"/>
        </w:rPr>
      </w:pPr>
      <w:r>
        <w:rPr>
          <w:sz w:val="24"/>
        </w:rPr>
        <w:t>Procedures</w:t>
      </w:r>
      <w:r>
        <w:rPr>
          <w:spacing w:val="-7"/>
          <w:sz w:val="24"/>
        </w:rPr>
        <w:t xml:space="preserve"> </w:t>
      </w:r>
      <w:r>
        <w:rPr>
          <w:sz w:val="24"/>
        </w:rPr>
        <w:t>on</w:t>
      </w:r>
      <w:r>
        <w:rPr>
          <w:spacing w:val="-2"/>
          <w:sz w:val="24"/>
        </w:rPr>
        <w:t xml:space="preserve"> </w:t>
      </w:r>
      <w:r>
        <w:rPr>
          <w:sz w:val="24"/>
        </w:rPr>
        <w:t>what</w:t>
      </w:r>
      <w:r>
        <w:rPr>
          <w:spacing w:val="-3"/>
          <w:sz w:val="24"/>
        </w:rPr>
        <w:t xml:space="preserve"> </w:t>
      </w:r>
      <w:r>
        <w:rPr>
          <w:sz w:val="24"/>
        </w:rPr>
        <w:t>to</w:t>
      </w:r>
      <w:r>
        <w:rPr>
          <w:spacing w:val="-5"/>
          <w:sz w:val="24"/>
        </w:rPr>
        <w:t xml:space="preserve"> </w:t>
      </w:r>
      <w:r>
        <w:rPr>
          <w:sz w:val="24"/>
        </w:rPr>
        <w:t>do</w:t>
      </w:r>
      <w:r>
        <w:rPr>
          <w:spacing w:val="-1"/>
          <w:sz w:val="24"/>
        </w:rPr>
        <w:t xml:space="preserve"> </w:t>
      </w:r>
      <w:r>
        <w:rPr>
          <w:sz w:val="24"/>
        </w:rPr>
        <w:t>for</w:t>
      </w:r>
      <w:r>
        <w:rPr>
          <w:spacing w:val="-8"/>
          <w:sz w:val="24"/>
        </w:rPr>
        <w:t xml:space="preserve"> </w:t>
      </w:r>
      <w:r>
        <w:rPr>
          <w:sz w:val="24"/>
        </w:rPr>
        <w:t>claims</w:t>
      </w:r>
      <w:r>
        <w:rPr>
          <w:spacing w:val="-4"/>
          <w:sz w:val="24"/>
        </w:rPr>
        <w:t xml:space="preserve"> </w:t>
      </w:r>
      <w:r>
        <w:rPr>
          <w:sz w:val="24"/>
        </w:rPr>
        <w:t>that</w:t>
      </w:r>
      <w:r>
        <w:rPr>
          <w:spacing w:val="-4"/>
          <w:sz w:val="24"/>
        </w:rPr>
        <w:t xml:space="preserve"> </w:t>
      </w:r>
      <w:r>
        <w:rPr>
          <w:sz w:val="24"/>
        </w:rPr>
        <w:t>are</w:t>
      </w:r>
      <w:r>
        <w:rPr>
          <w:spacing w:val="-5"/>
          <w:sz w:val="24"/>
        </w:rPr>
        <w:t xml:space="preserve"> </w:t>
      </w:r>
      <w:r>
        <w:rPr>
          <w:sz w:val="24"/>
        </w:rPr>
        <w:t>complicated</w:t>
      </w:r>
      <w:r>
        <w:rPr>
          <w:spacing w:val="-5"/>
          <w:sz w:val="24"/>
        </w:rPr>
        <w:t xml:space="preserve"> </w:t>
      </w:r>
      <w:r>
        <w:rPr>
          <w:sz w:val="24"/>
        </w:rPr>
        <w:t>and</w:t>
      </w:r>
      <w:r>
        <w:rPr>
          <w:spacing w:val="-4"/>
          <w:sz w:val="24"/>
        </w:rPr>
        <w:t xml:space="preserve"> </w:t>
      </w:r>
      <w:r>
        <w:rPr>
          <w:sz w:val="24"/>
        </w:rPr>
        <w:t>need</w:t>
      </w:r>
      <w:r>
        <w:rPr>
          <w:spacing w:val="-2"/>
          <w:sz w:val="24"/>
        </w:rPr>
        <w:t xml:space="preserve"> </w:t>
      </w:r>
      <w:r>
        <w:rPr>
          <w:sz w:val="24"/>
        </w:rPr>
        <w:t>a</w:t>
      </w:r>
      <w:r>
        <w:rPr>
          <w:spacing w:val="-7"/>
          <w:sz w:val="24"/>
        </w:rPr>
        <w:t xml:space="preserve"> </w:t>
      </w:r>
      <w:r>
        <w:rPr>
          <w:sz w:val="24"/>
        </w:rPr>
        <w:t>senior</w:t>
      </w:r>
      <w:r>
        <w:rPr>
          <w:spacing w:val="-5"/>
          <w:sz w:val="24"/>
        </w:rPr>
        <w:t xml:space="preserve"> </w:t>
      </w:r>
      <w:r>
        <w:rPr>
          <w:spacing w:val="-2"/>
          <w:sz w:val="24"/>
        </w:rPr>
        <w:t>level</w:t>
      </w:r>
    </w:p>
    <w:p w14:paraId="3EFB8F94" w14:textId="77777777" w:rsidR="00D61D72" w:rsidRDefault="00860DAE">
      <w:pPr>
        <w:pStyle w:val="BodyText"/>
        <w:spacing w:before="60"/>
        <w:ind w:left="2111"/>
      </w:pPr>
      <w:r>
        <w:t>or</w:t>
      </w:r>
      <w:r>
        <w:rPr>
          <w:spacing w:val="-3"/>
        </w:rPr>
        <w:t xml:space="preserve"> </w:t>
      </w:r>
      <w:r>
        <w:t>Medical</w:t>
      </w:r>
      <w:r>
        <w:rPr>
          <w:spacing w:val="-2"/>
        </w:rPr>
        <w:t xml:space="preserve"> </w:t>
      </w:r>
      <w:r>
        <w:t>Director</w:t>
      </w:r>
      <w:r>
        <w:rPr>
          <w:spacing w:val="-2"/>
        </w:rPr>
        <w:t xml:space="preserve"> review</w:t>
      </w:r>
    </w:p>
    <w:p w14:paraId="53BFFAC1" w14:textId="77777777" w:rsidR="00D61D72" w:rsidRDefault="00860DAE">
      <w:pPr>
        <w:pStyle w:val="ListParagraph"/>
        <w:numPr>
          <w:ilvl w:val="1"/>
          <w:numId w:val="9"/>
        </w:numPr>
        <w:tabs>
          <w:tab w:val="left" w:pos="2112"/>
        </w:tabs>
        <w:spacing w:before="21" w:line="247" w:lineRule="auto"/>
        <w:ind w:right="415"/>
        <w:rPr>
          <w:sz w:val="24"/>
        </w:rPr>
      </w:pPr>
      <w:r>
        <w:rPr>
          <w:sz w:val="24"/>
        </w:rPr>
        <w:t>Policies for identifying, alerting program management, and mitigating potential conflicts</w:t>
      </w:r>
      <w:r>
        <w:rPr>
          <w:spacing w:val="-7"/>
          <w:sz w:val="24"/>
        </w:rPr>
        <w:t xml:space="preserve"> </w:t>
      </w:r>
      <w:r>
        <w:rPr>
          <w:sz w:val="24"/>
        </w:rPr>
        <w:t>or</w:t>
      </w:r>
      <w:r>
        <w:rPr>
          <w:spacing w:val="-9"/>
          <w:sz w:val="24"/>
        </w:rPr>
        <w:t xml:space="preserve"> </w:t>
      </w:r>
      <w:r>
        <w:rPr>
          <w:sz w:val="24"/>
        </w:rPr>
        <w:t>program</w:t>
      </w:r>
      <w:r>
        <w:rPr>
          <w:spacing w:val="-6"/>
          <w:sz w:val="24"/>
        </w:rPr>
        <w:t xml:space="preserve"> </w:t>
      </w:r>
      <w:r>
        <w:rPr>
          <w:sz w:val="24"/>
        </w:rPr>
        <w:t>risks,</w:t>
      </w:r>
      <w:r>
        <w:rPr>
          <w:spacing w:val="-7"/>
          <w:sz w:val="24"/>
        </w:rPr>
        <w:t xml:space="preserve"> </w:t>
      </w:r>
      <w:r>
        <w:rPr>
          <w:sz w:val="24"/>
        </w:rPr>
        <w:t>and</w:t>
      </w:r>
      <w:r>
        <w:rPr>
          <w:spacing w:val="34"/>
          <w:sz w:val="24"/>
        </w:rPr>
        <w:t xml:space="preserve"> </w:t>
      </w:r>
      <w:r>
        <w:rPr>
          <w:sz w:val="24"/>
        </w:rPr>
        <w:t>iv.</w:t>
      </w:r>
      <w:r>
        <w:rPr>
          <w:spacing w:val="-4"/>
          <w:sz w:val="24"/>
        </w:rPr>
        <w:t xml:space="preserve"> </w:t>
      </w:r>
      <w:r>
        <w:rPr>
          <w:sz w:val="24"/>
        </w:rPr>
        <w:t>Policies</w:t>
      </w:r>
      <w:r>
        <w:rPr>
          <w:spacing w:val="-7"/>
          <w:sz w:val="24"/>
        </w:rPr>
        <w:t xml:space="preserve"> </w:t>
      </w:r>
      <w:r>
        <w:rPr>
          <w:sz w:val="24"/>
        </w:rPr>
        <w:t>on</w:t>
      </w:r>
      <w:r>
        <w:rPr>
          <w:spacing w:val="-7"/>
          <w:sz w:val="24"/>
        </w:rPr>
        <w:t xml:space="preserve"> </w:t>
      </w:r>
      <w:r>
        <w:rPr>
          <w:sz w:val="24"/>
        </w:rPr>
        <w:t>security</w:t>
      </w:r>
      <w:r>
        <w:rPr>
          <w:spacing w:val="-11"/>
          <w:sz w:val="24"/>
        </w:rPr>
        <w:t xml:space="preserve"> </w:t>
      </w:r>
      <w:r>
        <w:rPr>
          <w:sz w:val="24"/>
        </w:rPr>
        <w:t>and</w:t>
      </w:r>
      <w:r>
        <w:rPr>
          <w:spacing w:val="-7"/>
          <w:sz w:val="24"/>
        </w:rPr>
        <w:t xml:space="preserve"> </w:t>
      </w:r>
      <w:r>
        <w:rPr>
          <w:sz w:val="24"/>
        </w:rPr>
        <w:t>non-disclosure</w:t>
      </w:r>
      <w:r>
        <w:rPr>
          <w:spacing w:val="-5"/>
          <w:sz w:val="24"/>
        </w:rPr>
        <w:t xml:space="preserve"> </w:t>
      </w:r>
      <w:r>
        <w:rPr>
          <w:sz w:val="24"/>
        </w:rPr>
        <w:t>of</w:t>
      </w:r>
      <w:r>
        <w:rPr>
          <w:spacing w:val="-9"/>
          <w:sz w:val="24"/>
        </w:rPr>
        <w:t xml:space="preserve"> </w:t>
      </w:r>
      <w:r>
        <w:rPr>
          <w:sz w:val="24"/>
        </w:rPr>
        <w:t>any medical information and records.</w:t>
      </w:r>
    </w:p>
    <w:p w14:paraId="07039DBA" w14:textId="77777777" w:rsidR="00D61D72" w:rsidRDefault="00860DAE">
      <w:pPr>
        <w:pStyle w:val="ListParagraph"/>
        <w:numPr>
          <w:ilvl w:val="0"/>
          <w:numId w:val="9"/>
        </w:numPr>
        <w:tabs>
          <w:tab w:val="left" w:pos="1658"/>
        </w:tabs>
        <w:spacing w:before="14" w:line="247" w:lineRule="auto"/>
        <w:ind w:right="537"/>
        <w:rPr>
          <w:sz w:val="24"/>
        </w:rPr>
      </w:pPr>
      <w:r>
        <w:rPr>
          <w:sz w:val="24"/>
        </w:rPr>
        <w:t>Provider/Supplier Communication: The Contractor shall develop a model for communication</w:t>
      </w:r>
      <w:r>
        <w:rPr>
          <w:spacing w:val="-6"/>
          <w:sz w:val="24"/>
        </w:rPr>
        <w:t xml:space="preserve"> </w:t>
      </w:r>
      <w:r>
        <w:rPr>
          <w:sz w:val="24"/>
        </w:rPr>
        <w:t>with</w:t>
      </w:r>
      <w:r>
        <w:rPr>
          <w:spacing w:val="-6"/>
          <w:sz w:val="24"/>
        </w:rPr>
        <w:t xml:space="preserve"> </w:t>
      </w:r>
      <w:r>
        <w:rPr>
          <w:sz w:val="24"/>
        </w:rPr>
        <w:t>the</w:t>
      </w:r>
      <w:r>
        <w:rPr>
          <w:spacing w:val="-9"/>
          <w:sz w:val="24"/>
        </w:rPr>
        <w:t xml:space="preserve"> </w:t>
      </w:r>
      <w:r>
        <w:rPr>
          <w:sz w:val="24"/>
        </w:rPr>
        <w:t>provider/supplier</w:t>
      </w:r>
      <w:r>
        <w:rPr>
          <w:spacing w:val="-9"/>
          <w:sz w:val="24"/>
        </w:rPr>
        <w:t xml:space="preserve"> </w:t>
      </w:r>
      <w:r>
        <w:rPr>
          <w:sz w:val="24"/>
        </w:rPr>
        <w:t>community</w:t>
      </w:r>
      <w:r>
        <w:rPr>
          <w:spacing w:val="-11"/>
          <w:sz w:val="24"/>
        </w:rPr>
        <w:t xml:space="preserve"> </w:t>
      </w:r>
      <w:r>
        <w:rPr>
          <w:sz w:val="24"/>
        </w:rPr>
        <w:t>that</w:t>
      </w:r>
      <w:r>
        <w:rPr>
          <w:spacing w:val="-5"/>
          <w:sz w:val="24"/>
        </w:rPr>
        <w:t xml:space="preserve"> </w:t>
      </w:r>
      <w:r>
        <w:rPr>
          <w:sz w:val="24"/>
        </w:rPr>
        <w:t>can</w:t>
      </w:r>
      <w:r>
        <w:rPr>
          <w:spacing w:val="-6"/>
          <w:sz w:val="24"/>
        </w:rPr>
        <w:t xml:space="preserve"> </w:t>
      </w:r>
      <w:r>
        <w:rPr>
          <w:sz w:val="24"/>
        </w:rPr>
        <w:t>be</w:t>
      </w:r>
      <w:r>
        <w:rPr>
          <w:spacing w:val="-9"/>
          <w:sz w:val="24"/>
        </w:rPr>
        <w:t xml:space="preserve"> </w:t>
      </w:r>
      <w:r>
        <w:rPr>
          <w:sz w:val="24"/>
        </w:rPr>
        <w:t>modified</w:t>
      </w:r>
      <w:r>
        <w:rPr>
          <w:spacing w:val="-4"/>
          <w:sz w:val="24"/>
        </w:rPr>
        <w:t xml:space="preserve"> </w:t>
      </w:r>
      <w:r>
        <w:rPr>
          <w:sz w:val="24"/>
        </w:rPr>
        <w:t>to</w:t>
      </w:r>
      <w:r>
        <w:rPr>
          <w:spacing w:val="-6"/>
          <w:sz w:val="24"/>
        </w:rPr>
        <w:t xml:space="preserve"> </w:t>
      </w:r>
      <w:r>
        <w:rPr>
          <w:sz w:val="24"/>
        </w:rPr>
        <w:t>fit</w:t>
      </w:r>
      <w:r>
        <w:rPr>
          <w:spacing w:val="-5"/>
          <w:sz w:val="24"/>
        </w:rPr>
        <w:t xml:space="preserve"> </w:t>
      </w:r>
      <w:r>
        <w:rPr>
          <w:sz w:val="24"/>
        </w:rPr>
        <w:t>the specific project topic.</w:t>
      </w:r>
      <w:r>
        <w:rPr>
          <w:spacing w:val="40"/>
          <w:sz w:val="24"/>
        </w:rPr>
        <w:t xml:space="preserve"> </w:t>
      </w:r>
      <w:r>
        <w:rPr>
          <w:sz w:val="24"/>
        </w:rPr>
        <w:t>The communication should include:</w:t>
      </w:r>
    </w:p>
    <w:p w14:paraId="30C6935B" w14:textId="77777777" w:rsidR="00D61D72" w:rsidRDefault="00860DAE">
      <w:pPr>
        <w:pStyle w:val="ListParagraph"/>
        <w:numPr>
          <w:ilvl w:val="0"/>
          <w:numId w:val="8"/>
        </w:numPr>
        <w:tabs>
          <w:tab w:val="left" w:pos="2020"/>
        </w:tabs>
        <w:spacing w:before="14" w:line="247" w:lineRule="auto"/>
        <w:ind w:right="1289"/>
        <w:rPr>
          <w:sz w:val="24"/>
        </w:rPr>
      </w:pPr>
      <w:r>
        <w:rPr>
          <w:sz w:val="24"/>
        </w:rPr>
        <w:t>A</w:t>
      </w:r>
      <w:r>
        <w:rPr>
          <w:spacing w:val="-13"/>
          <w:sz w:val="24"/>
        </w:rPr>
        <w:t xml:space="preserve"> </w:t>
      </w:r>
      <w:r>
        <w:rPr>
          <w:sz w:val="24"/>
        </w:rPr>
        <w:t>standard</w:t>
      </w:r>
      <w:r>
        <w:rPr>
          <w:spacing w:val="-10"/>
          <w:sz w:val="24"/>
        </w:rPr>
        <w:t xml:space="preserve"> </w:t>
      </w:r>
      <w:r>
        <w:rPr>
          <w:sz w:val="24"/>
        </w:rPr>
        <w:t>Medical</w:t>
      </w:r>
      <w:r>
        <w:rPr>
          <w:spacing w:val="-10"/>
          <w:sz w:val="24"/>
        </w:rPr>
        <w:t xml:space="preserve"> </w:t>
      </w:r>
      <w:r>
        <w:rPr>
          <w:sz w:val="24"/>
        </w:rPr>
        <w:t>Documentation</w:t>
      </w:r>
      <w:r>
        <w:rPr>
          <w:spacing w:val="-10"/>
          <w:sz w:val="24"/>
        </w:rPr>
        <w:t xml:space="preserve"> </w:t>
      </w:r>
      <w:r>
        <w:rPr>
          <w:sz w:val="24"/>
        </w:rPr>
        <w:t>Request</w:t>
      </w:r>
      <w:r>
        <w:rPr>
          <w:spacing w:val="-10"/>
          <w:sz w:val="24"/>
        </w:rPr>
        <w:t xml:space="preserve"> </w:t>
      </w:r>
      <w:r>
        <w:rPr>
          <w:sz w:val="24"/>
        </w:rPr>
        <w:t>Letter.</w:t>
      </w:r>
      <w:r>
        <w:rPr>
          <w:spacing w:val="-10"/>
          <w:sz w:val="24"/>
        </w:rPr>
        <w:t xml:space="preserve"> </w:t>
      </w:r>
      <w:r>
        <w:rPr>
          <w:sz w:val="24"/>
        </w:rPr>
        <w:t>The</w:t>
      </w:r>
      <w:r>
        <w:rPr>
          <w:spacing w:val="-11"/>
          <w:sz w:val="24"/>
        </w:rPr>
        <w:t xml:space="preserve"> </w:t>
      </w:r>
      <w:r>
        <w:rPr>
          <w:sz w:val="24"/>
        </w:rPr>
        <w:t>Contractor</w:t>
      </w:r>
      <w:r>
        <w:rPr>
          <w:spacing w:val="-11"/>
          <w:sz w:val="24"/>
        </w:rPr>
        <w:t xml:space="preserve"> </w:t>
      </w:r>
      <w:r>
        <w:rPr>
          <w:sz w:val="24"/>
        </w:rPr>
        <w:t>shall submit a MDR letter template to CMS for review and approval.</w:t>
      </w:r>
    </w:p>
    <w:p w14:paraId="4D0FD908" w14:textId="77777777" w:rsidR="00D61D72" w:rsidRDefault="00860DAE">
      <w:pPr>
        <w:pStyle w:val="ListParagraph"/>
        <w:numPr>
          <w:ilvl w:val="0"/>
          <w:numId w:val="8"/>
        </w:numPr>
        <w:tabs>
          <w:tab w:val="left" w:pos="2020"/>
        </w:tabs>
        <w:spacing w:before="14"/>
        <w:rPr>
          <w:sz w:val="24"/>
        </w:rPr>
      </w:pPr>
      <w:r>
        <w:rPr>
          <w:sz w:val="24"/>
        </w:rPr>
        <w:t>A</w:t>
      </w:r>
      <w:r>
        <w:rPr>
          <w:spacing w:val="-10"/>
          <w:sz w:val="24"/>
        </w:rPr>
        <w:t xml:space="preserve"> </w:t>
      </w:r>
      <w:r>
        <w:rPr>
          <w:sz w:val="24"/>
        </w:rPr>
        <w:t>general</w:t>
      </w:r>
      <w:r>
        <w:rPr>
          <w:spacing w:val="-3"/>
          <w:sz w:val="24"/>
        </w:rPr>
        <w:t xml:space="preserve"> </w:t>
      </w:r>
      <w:r>
        <w:rPr>
          <w:sz w:val="24"/>
        </w:rPr>
        <w:t>script</w:t>
      </w:r>
      <w:r>
        <w:rPr>
          <w:spacing w:val="-3"/>
          <w:sz w:val="24"/>
        </w:rPr>
        <w:t xml:space="preserve"> </w:t>
      </w:r>
      <w:r>
        <w:rPr>
          <w:sz w:val="24"/>
        </w:rPr>
        <w:t>to</w:t>
      </w:r>
      <w:r>
        <w:rPr>
          <w:spacing w:val="-4"/>
          <w:sz w:val="24"/>
        </w:rPr>
        <w:t xml:space="preserve"> </w:t>
      </w:r>
      <w:r>
        <w:rPr>
          <w:sz w:val="24"/>
        </w:rPr>
        <w:t>answer</w:t>
      </w:r>
      <w:r>
        <w:rPr>
          <w:spacing w:val="-7"/>
          <w:sz w:val="24"/>
        </w:rPr>
        <w:t xml:space="preserve"> </w:t>
      </w:r>
      <w:r>
        <w:rPr>
          <w:sz w:val="24"/>
        </w:rPr>
        <w:t>frequently</w:t>
      </w:r>
      <w:r>
        <w:rPr>
          <w:spacing w:val="-9"/>
          <w:sz w:val="24"/>
        </w:rPr>
        <w:t xml:space="preserve"> </w:t>
      </w:r>
      <w:r>
        <w:rPr>
          <w:sz w:val="24"/>
        </w:rPr>
        <w:t>asked</w:t>
      </w:r>
      <w:r>
        <w:rPr>
          <w:spacing w:val="-4"/>
          <w:sz w:val="24"/>
        </w:rPr>
        <w:t xml:space="preserve"> </w:t>
      </w:r>
      <w:r>
        <w:rPr>
          <w:sz w:val="24"/>
        </w:rPr>
        <w:t>provider/supplier</w:t>
      </w:r>
      <w:r>
        <w:rPr>
          <w:spacing w:val="-7"/>
          <w:sz w:val="24"/>
        </w:rPr>
        <w:t xml:space="preserve"> </w:t>
      </w:r>
      <w:r>
        <w:rPr>
          <w:spacing w:val="-2"/>
          <w:sz w:val="24"/>
        </w:rPr>
        <w:t>questions</w:t>
      </w:r>
    </w:p>
    <w:p w14:paraId="7405F2FA" w14:textId="77777777" w:rsidR="00D61D72" w:rsidRDefault="00860DAE">
      <w:pPr>
        <w:pStyle w:val="ListParagraph"/>
        <w:numPr>
          <w:ilvl w:val="0"/>
          <w:numId w:val="8"/>
        </w:numPr>
        <w:tabs>
          <w:tab w:val="left" w:pos="2020"/>
        </w:tabs>
        <w:spacing w:before="24" w:line="244" w:lineRule="auto"/>
        <w:ind w:right="1806"/>
        <w:rPr>
          <w:sz w:val="24"/>
        </w:rPr>
      </w:pPr>
      <w:r>
        <w:rPr>
          <w:sz w:val="24"/>
        </w:rPr>
        <w:t>A</w:t>
      </w:r>
      <w:r>
        <w:rPr>
          <w:spacing w:val="-6"/>
          <w:sz w:val="24"/>
        </w:rPr>
        <w:t xml:space="preserve"> </w:t>
      </w:r>
      <w:r>
        <w:rPr>
          <w:sz w:val="24"/>
        </w:rPr>
        <w:t>contact</w:t>
      </w:r>
      <w:r>
        <w:rPr>
          <w:spacing w:val="-5"/>
          <w:sz w:val="24"/>
        </w:rPr>
        <w:t xml:space="preserve"> </w:t>
      </w:r>
      <w:r>
        <w:rPr>
          <w:sz w:val="24"/>
        </w:rPr>
        <w:t>number</w:t>
      </w:r>
      <w:r>
        <w:rPr>
          <w:spacing w:val="-4"/>
          <w:sz w:val="24"/>
        </w:rPr>
        <w:t xml:space="preserve"> </w:t>
      </w:r>
      <w:r>
        <w:rPr>
          <w:sz w:val="24"/>
        </w:rPr>
        <w:t>and</w:t>
      </w:r>
      <w:r>
        <w:rPr>
          <w:spacing w:val="-5"/>
          <w:sz w:val="24"/>
        </w:rPr>
        <w:t xml:space="preserve"> </w:t>
      </w:r>
      <w:r>
        <w:rPr>
          <w:sz w:val="24"/>
        </w:rPr>
        <w:t>procedure</w:t>
      </w:r>
      <w:r>
        <w:rPr>
          <w:spacing w:val="-4"/>
          <w:sz w:val="24"/>
        </w:rPr>
        <w:t xml:space="preserve"> </w:t>
      </w:r>
      <w:r>
        <w:rPr>
          <w:sz w:val="24"/>
        </w:rPr>
        <w:t>for</w:t>
      </w:r>
      <w:r>
        <w:rPr>
          <w:spacing w:val="-6"/>
          <w:sz w:val="24"/>
        </w:rPr>
        <w:t xml:space="preserve"> </w:t>
      </w:r>
      <w:r>
        <w:rPr>
          <w:sz w:val="24"/>
        </w:rPr>
        <w:t>provider/suppliers</w:t>
      </w:r>
      <w:r>
        <w:rPr>
          <w:spacing w:val="-5"/>
          <w:sz w:val="24"/>
        </w:rPr>
        <w:t xml:space="preserve"> </w:t>
      </w:r>
      <w:r>
        <w:rPr>
          <w:sz w:val="24"/>
        </w:rPr>
        <w:t>to</w:t>
      </w:r>
      <w:r>
        <w:rPr>
          <w:spacing w:val="-5"/>
          <w:sz w:val="24"/>
        </w:rPr>
        <w:t xml:space="preserve"> </w:t>
      </w:r>
      <w:r>
        <w:rPr>
          <w:sz w:val="24"/>
        </w:rPr>
        <w:t>call</w:t>
      </w:r>
      <w:r>
        <w:rPr>
          <w:spacing w:val="-5"/>
          <w:sz w:val="24"/>
        </w:rPr>
        <w:t xml:space="preserve"> </w:t>
      </w:r>
      <w:r>
        <w:rPr>
          <w:sz w:val="24"/>
        </w:rPr>
        <w:t xml:space="preserve">with </w:t>
      </w:r>
      <w:r>
        <w:rPr>
          <w:spacing w:val="-2"/>
          <w:sz w:val="24"/>
        </w:rPr>
        <w:t>questions.</w:t>
      </w:r>
    </w:p>
    <w:p w14:paraId="23475051" w14:textId="77777777" w:rsidR="00D61D72" w:rsidRDefault="00D61D72">
      <w:pPr>
        <w:pStyle w:val="BodyText"/>
        <w:spacing w:before="1"/>
        <w:rPr>
          <w:sz w:val="33"/>
        </w:rPr>
      </w:pPr>
    </w:p>
    <w:p w14:paraId="01E0F1B2" w14:textId="77777777" w:rsidR="00D61D72" w:rsidRDefault="00860DAE">
      <w:pPr>
        <w:pStyle w:val="Heading1"/>
        <w:numPr>
          <w:ilvl w:val="0"/>
          <w:numId w:val="15"/>
        </w:numPr>
        <w:tabs>
          <w:tab w:val="left" w:pos="942"/>
          <w:tab w:val="left" w:pos="943"/>
        </w:tabs>
        <w:ind w:left="942" w:hanging="836"/>
        <w:jc w:val="left"/>
        <w:rPr>
          <w:u w:val="none"/>
        </w:rPr>
      </w:pPr>
      <w:bookmarkStart w:id="358" w:name="VIII._GENERAL_TASK_ORDER_ACTIVITIES"/>
      <w:bookmarkEnd w:id="358"/>
      <w:r>
        <w:t>GENERAL</w:t>
      </w:r>
      <w:r>
        <w:rPr>
          <w:spacing w:val="-5"/>
        </w:rPr>
        <w:t xml:space="preserve"> </w:t>
      </w:r>
      <w:r>
        <w:t>TASK</w:t>
      </w:r>
      <w:r>
        <w:rPr>
          <w:spacing w:val="-8"/>
        </w:rPr>
        <w:t xml:space="preserve"> </w:t>
      </w:r>
      <w:r>
        <w:t>ORDER</w:t>
      </w:r>
      <w:r>
        <w:rPr>
          <w:spacing w:val="-5"/>
        </w:rPr>
        <w:t xml:space="preserve"> </w:t>
      </w:r>
      <w:r>
        <w:rPr>
          <w:spacing w:val="-2"/>
        </w:rPr>
        <w:t>ACTIVITIES</w:t>
      </w:r>
    </w:p>
    <w:p w14:paraId="2DA4EAF8" w14:textId="77777777" w:rsidR="00D61D72" w:rsidRDefault="00D61D72">
      <w:pPr>
        <w:pStyle w:val="BodyText"/>
        <w:rPr>
          <w:b/>
          <w:sz w:val="20"/>
        </w:rPr>
      </w:pPr>
    </w:p>
    <w:p w14:paraId="2AD6F381" w14:textId="77777777" w:rsidR="00D61D72" w:rsidRDefault="00860DAE">
      <w:pPr>
        <w:pStyle w:val="ListParagraph"/>
        <w:numPr>
          <w:ilvl w:val="0"/>
          <w:numId w:val="7"/>
        </w:numPr>
        <w:tabs>
          <w:tab w:val="left" w:pos="1240"/>
        </w:tabs>
        <w:spacing w:before="214"/>
        <w:rPr>
          <w:b/>
          <w:sz w:val="24"/>
        </w:rPr>
      </w:pPr>
      <w:r>
        <w:rPr>
          <w:b/>
          <w:sz w:val="24"/>
          <w:u w:val="single"/>
        </w:rPr>
        <w:t>Medical</w:t>
      </w:r>
      <w:r>
        <w:rPr>
          <w:b/>
          <w:spacing w:val="-4"/>
          <w:sz w:val="24"/>
          <w:u w:val="single"/>
        </w:rPr>
        <w:t xml:space="preserve"> </w:t>
      </w:r>
      <w:r>
        <w:rPr>
          <w:b/>
          <w:sz w:val="24"/>
          <w:u w:val="single"/>
        </w:rPr>
        <w:t>Review</w:t>
      </w:r>
      <w:r>
        <w:rPr>
          <w:b/>
          <w:spacing w:val="-3"/>
          <w:sz w:val="24"/>
          <w:u w:val="single"/>
        </w:rPr>
        <w:t xml:space="preserve"> </w:t>
      </w:r>
      <w:r>
        <w:rPr>
          <w:b/>
          <w:sz w:val="24"/>
          <w:u w:val="single"/>
        </w:rPr>
        <w:t>Project</w:t>
      </w:r>
      <w:r>
        <w:rPr>
          <w:b/>
          <w:spacing w:val="-1"/>
          <w:sz w:val="24"/>
          <w:u w:val="single"/>
        </w:rPr>
        <w:t xml:space="preserve"> </w:t>
      </w:r>
      <w:r>
        <w:rPr>
          <w:b/>
          <w:sz w:val="24"/>
          <w:u w:val="single"/>
        </w:rPr>
        <w:t>Kickoff</w:t>
      </w:r>
      <w:r>
        <w:rPr>
          <w:b/>
          <w:spacing w:val="-3"/>
          <w:sz w:val="24"/>
          <w:u w:val="single"/>
        </w:rPr>
        <w:t xml:space="preserve"> </w:t>
      </w:r>
      <w:r>
        <w:rPr>
          <w:b/>
          <w:spacing w:val="-2"/>
          <w:sz w:val="24"/>
          <w:u w:val="single"/>
        </w:rPr>
        <w:t>Meeting</w:t>
      </w:r>
    </w:p>
    <w:p w14:paraId="13486A51" w14:textId="77777777" w:rsidR="00D61D72" w:rsidRDefault="00D61D72">
      <w:pPr>
        <w:pStyle w:val="BodyText"/>
        <w:spacing w:before="4"/>
        <w:rPr>
          <w:b/>
          <w:sz w:val="20"/>
        </w:rPr>
      </w:pPr>
    </w:p>
    <w:p w14:paraId="5C235FB8" w14:textId="0B50720D" w:rsidR="00D61D72" w:rsidRDefault="00860DAE">
      <w:pPr>
        <w:pStyle w:val="BodyText"/>
        <w:spacing w:before="90" w:line="247" w:lineRule="auto"/>
        <w:ind w:left="1307" w:right="377" w:hanging="10"/>
      </w:pPr>
      <w:r>
        <w:t>CMS and the Contractor shall have a kickoff meeting prior to the start of any CMS</w:t>
      </w:r>
      <w:r w:rsidR="00C77462">
        <w:t>-</w:t>
      </w:r>
      <w:r>
        <w:t>directed</w:t>
      </w:r>
      <w:r>
        <w:rPr>
          <w:spacing w:val="-5"/>
        </w:rPr>
        <w:t xml:space="preserve"> </w:t>
      </w:r>
      <w:r>
        <w:t>medical</w:t>
      </w:r>
      <w:r>
        <w:rPr>
          <w:spacing w:val="-5"/>
        </w:rPr>
        <w:t xml:space="preserve"> </w:t>
      </w:r>
      <w:r>
        <w:t>record</w:t>
      </w:r>
      <w:r>
        <w:rPr>
          <w:spacing w:val="-4"/>
        </w:rPr>
        <w:t xml:space="preserve"> </w:t>
      </w:r>
      <w:r>
        <w:t>review</w:t>
      </w:r>
      <w:r>
        <w:rPr>
          <w:spacing w:val="-8"/>
        </w:rPr>
        <w:t xml:space="preserve"> </w:t>
      </w:r>
      <w:r>
        <w:t>projects.</w:t>
      </w:r>
      <w:r>
        <w:rPr>
          <w:spacing w:val="-5"/>
        </w:rPr>
        <w:t xml:space="preserve"> </w:t>
      </w:r>
      <w:r>
        <w:t>This</w:t>
      </w:r>
      <w:r>
        <w:rPr>
          <w:spacing w:val="-5"/>
        </w:rPr>
        <w:t xml:space="preserve"> </w:t>
      </w:r>
      <w:r>
        <w:t>meeting</w:t>
      </w:r>
      <w:r>
        <w:rPr>
          <w:spacing w:val="-10"/>
        </w:rPr>
        <w:t xml:space="preserve"> </w:t>
      </w:r>
      <w:r>
        <w:t>will</w:t>
      </w:r>
      <w:r>
        <w:rPr>
          <w:spacing w:val="-5"/>
        </w:rPr>
        <w:t xml:space="preserve"> </w:t>
      </w:r>
      <w:r>
        <w:t>be</w:t>
      </w:r>
      <w:r>
        <w:rPr>
          <w:spacing w:val="-8"/>
        </w:rPr>
        <w:t xml:space="preserve"> </w:t>
      </w:r>
      <w:r>
        <w:t>ad</w:t>
      </w:r>
      <w:r>
        <w:rPr>
          <w:spacing w:val="-5"/>
        </w:rPr>
        <w:t xml:space="preserve"> </w:t>
      </w:r>
      <w:r>
        <w:t>hoc</w:t>
      </w:r>
      <w:r>
        <w:rPr>
          <w:spacing w:val="-6"/>
        </w:rPr>
        <w:t xml:space="preserve"> </w:t>
      </w:r>
      <w:r>
        <w:t>for</w:t>
      </w:r>
      <w:r>
        <w:rPr>
          <w:spacing w:val="-8"/>
        </w:rPr>
        <w:t xml:space="preserve"> </w:t>
      </w:r>
      <w:r>
        <w:t>Task</w:t>
      </w:r>
      <w:r>
        <w:rPr>
          <w:spacing w:val="-5"/>
        </w:rPr>
        <w:t xml:space="preserve"> </w:t>
      </w:r>
      <w:r>
        <w:t>2:</w:t>
      </w:r>
      <w:r>
        <w:rPr>
          <w:spacing w:val="-5"/>
        </w:rPr>
        <w:t xml:space="preserve"> </w:t>
      </w:r>
      <w:r>
        <w:t>Medical Review for Program Integrity.</w:t>
      </w:r>
      <w:r>
        <w:rPr>
          <w:spacing w:val="40"/>
        </w:rPr>
        <w:t xml:space="preserve"> </w:t>
      </w:r>
      <w:r>
        <w:t>During this meeting, CMS shall provide direction on specific</w:t>
      </w:r>
      <w:r>
        <w:rPr>
          <w:spacing w:val="-7"/>
        </w:rPr>
        <w:t xml:space="preserve"> </w:t>
      </w:r>
      <w:r>
        <w:t>aspects</w:t>
      </w:r>
      <w:r>
        <w:rPr>
          <w:spacing w:val="-6"/>
        </w:rPr>
        <w:t xml:space="preserve"> </w:t>
      </w:r>
      <w:r>
        <w:t>of</w:t>
      </w:r>
      <w:r>
        <w:rPr>
          <w:spacing w:val="-7"/>
        </w:rPr>
        <w:t xml:space="preserve"> </w:t>
      </w:r>
      <w:r>
        <w:t>the</w:t>
      </w:r>
      <w:r>
        <w:rPr>
          <w:spacing w:val="-7"/>
        </w:rPr>
        <w:t xml:space="preserve"> </w:t>
      </w:r>
      <w:r>
        <w:t>CMS</w:t>
      </w:r>
      <w:r>
        <w:rPr>
          <w:spacing w:val="-5"/>
        </w:rPr>
        <w:t xml:space="preserve"> </w:t>
      </w:r>
      <w:r>
        <w:t>directed</w:t>
      </w:r>
      <w:r>
        <w:rPr>
          <w:spacing w:val="-6"/>
        </w:rPr>
        <w:t xml:space="preserve"> </w:t>
      </w:r>
      <w:r>
        <w:t>medical</w:t>
      </w:r>
      <w:r>
        <w:rPr>
          <w:spacing w:val="-5"/>
        </w:rPr>
        <w:t xml:space="preserve"> </w:t>
      </w:r>
      <w:r>
        <w:t>record</w:t>
      </w:r>
      <w:r>
        <w:rPr>
          <w:spacing w:val="-6"/>
        </w:rPr>
        <w:t xml:space="preserve"> </w:t>
      </w:r>
      <w:r>
        <w:t>review</w:t>
      </w:r>
      <w:r>
        <w:rPr>
          <w:spacing w:val="-6"/>
        </w:rPr>
        <w:t xml:space="preserve"> </w:t>
      </w:r>
      <w:r>
        <w:t>project.</w:t>
      </w:r>
      <w:r>
        <w:rPr>
          <w:spacing w:val="-6"/>
        </w:rPr>
        <w:t xml:space="preserve"> </w:t>
      </w:r>
      <w:r>
        <w:t>The</w:t>
      </w:r>
      <w:r>
        <w:rPr>
          <w:spacing w:val="-4"/>
        </w:rPr>
        <w:t xml:space="preserve"> </w:t>
      </w:r>
      <w:r>
        <w:t>Contractor</w:t>
      </w:r>
      <w:r>
        <w:rPr>
          <w:spacing w:val="-7"/>
        </w:rPr>
        <w:t xml:space="preserve"> </w:t>
      </w:r>
      <w:r>
        <w:t>shall take meeting minutes.</w:t>
      </w:r>
    </w:p>
    <w:p w14:paraId="541BFBD2" w14:textId="77777777" w:rsidR="00D61D72" w:rsidRDefault="00D61D72">
      <w:pPr>
        <w:pStyle w:val="BodyText"/>
        <w:spacing w:before="6"/>
        <w:rPr>
          <w:sz w:val="28"/>
        </w:rPr>
      </w:pPr>
    </w:p>
    <w:p w14:paraId="5098894B" w14:textId="77777777" w:rsidR="00D61D72" w:rsidRDefault="00860DAE">
      <w:pPr>
        <w:pStyle w:val="BodyText"/>
        <w:spacing w:line="247" w:lineRule="auto"/>
        <w:ind w:left="1307" w:right="381" w:hanging="10"/>
      </w:pPr>
      <w:r>
        <w:t>Each project/task will include the review of a predetermined number of claims.</w:t>
      </w:r>
      <w:r>
        <w:rPr>
          <w:spacing w:val="80"/>
        </w:rPr>
        <w:t xml:space="preserve"> </w:t>
      </w:r>
      <w:r>
        <w:t>The COR</w:t>
      </w:r>
      <w:r>
        <w:rPr>
          <w:spacing w:val="-2"/>
        </w:rPr>
        <w:t xml:space="preserve"> </w:t>
      </w:r>
      <w:r>
        <w:t>and/or</w:t>
      </w:r>
      <w:r>
        <w:rPr>
          <w:spacing w:val="-3"/>
        </w:rPr>
        <w:t xml:space="preserve"> </w:t>
      </w:r>
      <w:r>
        <w:t>designees</w:t>
      </w:r>
      <w:r>
        <w:rPr>
          <w:spacing w:val="-2"/>
        </w:rPr>
        <w:t xml:space="preserve"> </w:t>
      </w:r>
      <w:r>
        <w:t>will</w:t>
      </w:r>
      <w:r>
        <w:rPr>
          <w:spacing w:val="-2"/>
        </w:rPr>
        <w:t xml:space="preserve"> </w:t>
      </w:r>
      <w:r>
        <w:t>advise</w:t>
      </w:r>
      <w:r>
        <w:rPr>
          <w:spacing w:val="-3"/>
        </w:rPr>
        <w:t xml:space="preserve"> </w:t>
      </w:r>
      <w:r>
        <w:t>the</w:t>
      </w:r>
      <w:r>
        <w:rPr>
          <w:spacing w:val="-3"/>
        </w:rPr>
        <w:t xml:space="preserve"> </w:t>
      </w:r>
      <w:r>
        <w:t>Contractor</w:t>
      </w:r>
      <w:r>
        <w:rPr>
          <w:spacing w:val="-2"/>
        </w:rPr>
        <w:t xml:space="preserve"> </w:t>
      </w:r>
      <w:r>
        <w:t>prior</w:t>
      </w:r>
      <w:r>
        <w:rPr>
          <w:spacing w:val="-3"/>
        </w:rPr>
        <w:t xml:space="preserve"> </w:t>
      </w:r>
      <w:r>
        <w:t>to</w:t>
      </w:r>
      <w:r>
        <w:rPr>
          <w:spacing w:val="-2"/>
        </w:rPr>
        <w:t xml:space="preserve"> </w:t>
      </w:r>
      <w:r>
        <w:t>the</w:t>
      </w:r>
      <w:r>
        <w:rPr>
          <w:spacing w:val="-3"/>
        </w:rPr>
        <w:t xml:space="preserve"> </w:t>
      </w:r>
      <w:r>
        <w:t>initiation</w:t>
      </w:r>
      <w:r>
        <w:rPr>
          <w:spacing w:val="-2"/>
        </w:rPr>
        <w:t xml:space="preserve"> </w:t>
      </w:r>
      <w:r>
        <w:t>of</w:t>
      </w:r>
      <w:r>
        <w:rPr>
          <w:spacing w:val="-3"/>
        </w:rPr>
        <w:t xml:space="preserve"> </w:t>
      </w:r>
      <w:r>
        <w:t>each</w:t>
      </w:r>
      <w:r>
        <w:rPr>
          <w:spacing w:val="-2"/>
        </w:rPr>
        <w:t xml:space="preserve"> </w:t>
      </w:r>
      <w:r>
        <w:t>project,</w:t>
      </w:r>
      <w:r>
        <w:rPr>
          <w:spacing w:val="-2"/>
        </w:rPr>
        <w:t xml:space="preserve"> </w:t>
      </w:r>
      <w:r>
        <w:t>as to the type and nature of the claim to be reviewed.</w:t>
      </w:r>
      <w:r>
        <w:rPr>
          <w:spacing w:val="80"/>
        </w:rPr>
        <w:t xml:space="preserve"> </w:t>
      </w:r>
      <w:r>
        <w:t>We anticipate that additional meetings</w:t>
      </w:r>
      <w:r>
        <w:rPr>
          <w:spacing w:val="-5"/>
        </w:rPr>
        <w:t xml:space="preserve"> </w:t>
      </w:r>
      <w:r>
        <w:t>will</w:t>
      </w:r>
      <w:r>
        <w:rPr>
          <w:spacing w:val="-4"/>
        </w:rPr>
        <w:t xml:space="preserve"> </w:t>
      </w:r>
      <w:r>
        <w:t>be</w:t>
      </w:r>
      <w:r>
        <w:rPr>
          <w:spacing w:val="-6"/>
        </w:rPr>
        <w:t xml:space="preserve"> </w:t>
      </w:r>
      <w:r>
        <w:t>held</w:t>
      </w:r>
      <w:r>
        <w:rPr>
          <w:spacing w:val="-5"/>
        </w:rPr>
        <w:t xml:space="preserve"> </w:t>
      </w:r>
      <w:r>
        <w:t>to</w:t>
      </w:r>
      <w:r>
        <w:rPr>
          <w:spacing w:val="-2"/>
        </w:rPr>
        <w:t xml:space="preserve"> </w:t>
      </w:r>
      <w:r>
        <w:t>clarify</w:t>
      </w:r>
      <w:r>
        <w:rPr>
          <w:spacing w:val="-10"/>
        </w:rPr>
        <w:t xml:space="preserve"> </w:t>
      </w:r>
      <w:r>
        <w:t>the</w:t>
      </w:r>
      <w:r>
        <w:rPr>
          <w:spacing w:val="-6"/>
        </w:rPr>
        <w:t xml:space="preserve"> </w:t>
      </w:r>
      <w:r>
        <w:t>scope</w:t>
      </w:r>
      <w:r>
        <w:rPr>
          <w:spacing w:val="-6"/>
        </w:rPr>
        <w:t xml:space="preserve"> </w:t>
      </w:r>
      <w:r>
        <w:t>of</w:t>
      </w:r>
      <w:r>
        <w:rPr>
          <w:spacing w:val="-6"/>
        </w:rPr>
        <w:t xml:space="preserve"> </w:t>
      </w:r>
      <w:r>
        <w:t>work or</w:t>
      </w:r>
      <w:r>
        <w:rPr>
          <w:spacing w:val="-6"/>
        </w:rPr>
        <w:t xml:space="preserve"> </w:t>
      </w:r>
      <w:r>
        <w:t>other</w:t>
      </w:r>
      <w:r>
        <w:rPr>
          <w:spacing w:val="-6"/>
        </w:rPr>
        <w:t xml:space="preserve"> </w:t>
      </w:r>
      <w:r>
        <w:t>issues</w:t>
      </w:r>
      <w:r>
        <w:rPr>
          <w:spacing w:val="-5"/>
        </w:rPr>
        <w:t xml:space="preserve"> </w:t>
      </w:r>
      <w:r>
        <w:t>that</w:t>
      </w:r>
      <w:r>
        <w:rPr>
          <w:spacing w:val="-4"/>
        </w:rPr>
        <w:t xml:space="preserve"> </w:t>
      </w:r>
      <w:r>
        <w:t>may</w:t>
      </w:r>
      <w:r>
        <w:rPr>
          <w:spacing w:val="-7"/>
        </w:rPr>
        <w:t xml:space="preserve"> </w:t>
      </w:r>
      <w:r>
        <w:t>occur</w:t>
      </w:r>
      <w:r>
        <w:rPr>
          <w:spacing w:val="-6"/>
        </w:rPr>
        <w:t xml:space="preserve"> </w:t>
      </w:r>
      <w:r>
        <w:t>and</w:t>
      </w:r>
      <w:r>
        <w:rPr>
          <w:spacing w:val="-5"/>
        </w:rPr>
        <w:t xml:space="preserve"> </w:t>
      </w:r>
      <w:r>
        <w:t>need to be addressed.</w:t>
      </w:r>
    </w:p>
    <w:p w14:paraId="06D7F291" w14:textId="77777777" w:rsidR="00D61D72" w:rsidRDefault="00D61D72">
      <w:pPr>
        <w:pStyle w:val="BodyText"/>
        <w:spacing w:before="1"/>
        <w:rPr>
          <w:sz w:val="27"/>
        </w:rPr>
      </w:pPr>
    </w:p>
    <w:p w14:paraId="258162DE" w14:textId="77777777" w:rsidR="00D61D72" w:rsidRDefault="00860DAE">
      <w:pPr>
        <w:pStyle w:val="BodyText"/>
        <w:spacing w:line="247" w:lineRule="auto"/>
        <w:ind w:left="1307" w:right="420" w:hanging="10"/>
      </w:pPr>
      <w:r>
        <w:t>The Contractor shall conduct a project Kickoff Meeting for each project within five (5) business</w:t>
      </w:r>
      <w:r>
        <w:rPr>
          <w:spacing w:val="-6"/>
        </w:rPr>
        <w:t xml:space="preserve"> </w:t>
      </w:r>
      <w:r>
        <w:t>days</w:t>
      </w:r>
      <w:r>
        <w:rPr>
          <w:spacing w:val="-6"/>
        </w:rPr>
        <w:t xml:space="preserve"> </w:t>
      </w:r>
      <w:r>
        <w:t>of</w:t>
      </w:r>
      <w:r>
        <w:rPr>
          <w:spacing w:val="-8"/>
        </w:rPr>
        <w:t xml:space="preserve"> </w:t>
      </w:r>
      <w:r>
        <w:t>being</w:t>
      </w:r>
      <w:r>
        <w:rPr>
          <w:spacing w:val="-10"/>
        </w:rPr>
        <w:t xml:space="preserve"> </w:t>
      </w:r>
      <w:r>
        <w:t>assigned</w:t>
      </w:r>
      <w:r>
        <w:rPr>
          <w:spacing w:val="-6"/>
        </w:rPr>
        <w:t xml:space="preserve"> </w:t>
      </w:r>
      <w:r>
        <w:t>a</w:t>
      </w:r>
      <w:r>
        <w:rPr>
          <w:spacing w:val="-7"/>
        </w:rPr>
        <w:t xml:space="preserve"> </w:t>
      </w:r>
      <w:r>
        <w:t>new</w:t>
      </w:r>
      <w:r>
        <w:rPr>
          <w:spacing w:val="-8"/>
        </w:rPr>
        <w:t xml:space="preserve"> </w:t>
      </w:r>
      <w:r>
        <w:t>project,</w:t>
      </w:r>
      <w:r>
        <w:rPr>
          <w:spacing w:val="-6"/>
        </w:rPr>
        <w:t xml:space="preserve"> </w:t>
      </w:r>
      <w:r>
        <w:t>or</w:t>
      </w:r>
      <w:r>
        <w:rPr>
          <w:spacing w:val="-4"/>
        </w:rPr>
        <w:t xml:space="preserve"> </w:t>
      </w:r>
      <w:r>
        <w:t>at</w:t>
      </w:r>
      <w:r>
        <w:rPr>
          <w:spacing w:val="-5"/>
        </w:rPr>
        <w:t xml:space="preserve"> </w:t>
      </w:r>
      <w:r>
        <w:t>the</w:t>
      </w:r>
      <w:r>
        <w:rPr>
          <w:spacing w:val="-8"/>
        </w:rPr>
        <w:t xml:space="preserve"> </w:t>
      </w:r>
      <w:r>
        <w:t>next</w:t>
      </w:r>
      <w:r>
        <w:rPr>
          <w:spacing w:val="-5"/>
        </w:rPr>
        <w:t xml:space="preserve"> </w:t>
      </w:r>
      <w:r>
        <w:t>regularly</w:t>
      </w:r>
      <w:r>
        <w:rPr>
          <w:spacing w:val="-10"/>
        </w:rPr>
        <w:t xml:space="preserve"> </w:t>
      </w:r>
      <w:r>
        <w:t>scheduled</w:t>
      </w:r>
      <w:r>
        <w:rPr>
          <w:spacing w:val="-6"/>
        </w:rPr>
        <w:t xml:space="preserve"> </w:t>
      </w:r>
      <w:r>
        <w:t>meeting with the COR and/or designees.</w:t>
      </w:r>
      <w:r>
        <w:rPr>
          <w:spacing w:val="40"/>
        </w:rPr>
        <w:t xml:space="preserve"> </w:t>
      </w:r>
      <w:r>
        <w:t xml:space="preserve">These meetings will clarify expectations and address any initial questions which need to be answered </w:t>
      </w:r>
      <w:proofErr w:type="gramStart"/>
      <w:r>
        <w:t>in order for</w:t>
      </w:r>
      <w:proofErr w:type="gramEnd"/>
      <w:r>
        <w:t xml:space="preserve"> work on this project to commence. The Contractor, in conjunction with the COR and/or designees, will coordinate the scheduling of these meetings.</w:t>
      </w:r>
      <w:r>
        <w:rPr>
          <w:spacing w:val="80"/>
        </w:rPr>
        <w:t xml:space="preserve"> </w:t>
      </w:r>
      <w:r>
        <w:t>The Contractor shall be responsible for arranging (if needed) any supporting conference calls and for the agendas and minutes. Teleconference is an acceptable format for the project kickoff meetings.</w:t>
      </w:r>
    </w:p>
    <w:p w14:paraId="6FBAAF58" w14:textId="77777777" w:rsidR="00D61D72" w:rsidRDefault="00D61D72">
      <w:pPr>
        <w:pStyle w:val="BodyText"/>
        <w:spacing w:before="5"/>
        <w:rPr>
          <w:sz w:val="27"/>
        </w:rPr>
      </w:pPr>
    </w:p>
    <w:p w14:paraId="67E5B4DC" w14:textId="77777777" w:rsidR="00D61D72" w:rsidRDefault="00860DAE">
      <w:pPr>
        <w:pStyle w:val="ListParagraph"/>
        <w:numPr>
          <w:ilvl w:val="0"/>
          <w:numId w:val="7"/>
        </w:numPr>
        <w:tabs>
          <w:tab w:val="left" w:pos="1228"/>
        </w:tabs>
        <w:spacing w:before="1"/>
        <w:ind w:left="1228" w:hanging="288"/>
        <w:rPr>
          <w:b/>
          <w:sz w:val="24"/>
        </w:rPr>
      </w:pPr>
      <w:r>
        <w:rPr>
          <w:b/>
          <w:spacing w:val="-2"/>
          <w:sz w:val="24"/>
          <w:u w:val="single"/>
        </w:rPr>
        <w:t>Reports</w:t>
      </w:r>
    </w:p>
    <w:p w14:paraId="7258395B" w14:textId="77777777" w:rsidR="00D61D72" w:rsidRDefault="00D61D72">
      <w:pPr>
        <w:pStyle w:val="BodyText"/>
        <w:spacing w:before="6"/>
        <w:rPr>
          <w:b/>
          <w:sz w:val="20"/>
        </w:rPr>
      </w:pPr>
    </w:p>
    <w:p w14:paraId="3D9D454E" w14:textId="77777777" w:rsidR="00D61D72" w:rsidRDefault="00860DAE">
      <w:pPr>
        <w:pStyle w:val="BodyText"/>
        <w:spacing w:before="90" w:line="247" w:lineRule="auto"/>
        <w:ind w:left="1307" w:right="377" w:hanging="10"/>
      </w:pPr>
      <w:r>
        <w:t>The Contractor shall maintain compliance with Section 508 of the Rehabilitation Act of 1973</w:t>
      </w:r>
      <w:r>
        <w:rPr>
          <w:spacing w:val="-6"/>
        </w:rPr>
        <w:t xml:space="preserve"> </w:t>
      </w:r>
      <w:r>
        <w:t>(29</w:t>
      </w:r>
      <w:r>
        <w:rPr>
          <w:spacing w:val="-6"/>
        </w:rPr>
        <w:t xml:space="preserve"> </w:t>
      </w:r>
      <w:r>
        <w:t>U.S.C.</w:t>
      </w:r>
      <w:r>
        <w:rPr>
          <w:spacing w:val="-6"/>
        </w:rPr>
        <w:t xml:space="preserve"> </w:t>
      </w:r>
      <w:r>
        <w:t>794d).</w:t>
      </w:r>
      <w:r>
        <w:rPr>
          <w:spacing w:val="35"/>
        </w:rPr>
        <w:t xml:space="preserve"> </w:t>
      </w:r>
      <w:r>
        <w:t>Section</w:t>
      </w:r>
      <w:r>
        <w:rPr>
          <w:spacing w:val="-6"/>
        </w:rPr>
        <w:t xml:space="preserve"> </w:t>
      </w:r>
      <w:r>
        <w:t>508</w:t>
      </w:r>
      <w:r>
        <w:rPr>
          <w:spacing w:val="-6"/>
        </w:rPr>
        <w:t xml:space="preserve"> </w:t>
      </w:r>
      <w:r>
        <w:t>requires</w:t>
      </w:r>
      <w:r>
        <w:rPr>
          <w:spacing w:val="-2"/>
        </w:rPr>
        <w:t xml:space="preserve"> </w:t>
      </w:r>
      <w:r>
        <w:t>Federal</w:t>
      </w:r>
      <w:r>
        <w:rPr>
          <w:spacing w:val="-6"/>
        </w:rPr>
        <w:t xml:space="preserve"> </w:t>
      </w:r>
      <w:r>
        <w:t>agencies</w:t>
      </w:r>
      <w:r>
        <w:rPr>
          <w:spacing w:val="-6"/>
        </w:rPr>
        <w:t xml:space="preserve"> </w:t>
      </w:r>
      <w:r>
        <w:t>to</w:t>
      </w:r>
      <w:r>
        <w:rPr>
          <w:spacing w:val="-6"/>
        </w:rPr>
        <w:t xml:space="preserve"> </w:t>
      </w:r>
      <w:r>
        <w:t>purchase</w:t>
      </w:r>
      <w:r>
        <w:rPr>
          <w:spacing w:val="-3"/>
        </w:rPr>
        <w:t xml:space="preserve"> </w:t>
      </w:r>
      <w:r>
        <w:t>electronic</w:t>
      </w:r>
      <w:r>
        <w:rPr>
          <w:spacing w:val="-4"/>
        </w:rPr>
        <w:t xml:space="preserve"> </w:t>
      </w:r>
      <w:r>
        <w:t>and information technologies (EIT) that meet specific accessibility standards. This law helps to ensure that federal employees with disabilities have access to, and use of, the</w:t>
      </w:r>
    </w:p>
    <w:p w14:paraId="0DF469E3" w14:textId="77777777" w:rsidR="00D61D72" w:rsidRDefault="00860DAE">
      <w:pPr>
        <w:pStyle w:val="BodyText"/>
        <w:spacing w:before="60" w:line="247" w:lineRule="auto"/>
        <w:ind w:left="1307" w:right="377"/>
      </w:pPr>
      <w:r>
        <w:t>information and data they need to do their jobs. Furthermore, this law ensures that members</w:t>
      </w:r>
      <w:r>
        <w:rPr>
          <w:spacing w:val="-6"/>
        </w:rPr>
        <w:t xml:space="preserve"> </w:t>
      </w:r>
      <w:r>
        <w:t>of</w:t>
      </w:r>
      <w:r>
        <w:rPr>
          <w:spacing w:val="-9"/>
        </w:rPr>
        <w:t xml:space="preserve"> </w:t>
      </w:r>
      <w:r>
        <w:t>the</w:t>
      </w:r>
      <w:r>
        <w:rPr>
          <w:spacing w:val="-9"/>
        </w:rPr>
        <w:t xml:space="preserve"> </w:t>
      </w:r>
      <w:r>
        <w:t>public</w:t>
      </w:r>
      <w:r>
        <w:rPr>
          <w:spacing w:val="-9"/>
        </w:rPr>
        <w:t xml:space="preserve"> </w:t>
      </w:r>
      <w:r>
        <w:t>with</w:t>
      </w:r>
      <w:r>
        <w:rPr>
          <w:spacing w:val="-6"/>
        </w:rPr>
        <w:t xml:space="preserve"> </w:t>
      </w:r>
      <w:r>
        <w:t>disabilities</w:t>
      </w:r>
      <w:r>
        <w:rPr>
          <w:spacing w:val="-6"/>
        </w:rPr>
        <w:t xml:space="preserve"> </w:t>
      </w:r>
      <w:proofErr w:type="gramStart"/>
      <w:r>
        <w:t>have</w:t>
      </w:r>
      <w:r>
        <w:rPr>
          <w:spacing w:val="-9"/>
        </w:rPr>
        <w:t xml:space="preserve"> </w:t>
      </w:r>
      <w:r>
        <w:t>the</w:t>
      </w:r>
      <w:r>
        <w:rPr>
          <w:spacing w:val="-9"/>
        </w:rPr>
        <w:t xml:space="preserve"> </w:t>
      </w:r>
      <w:r>
        <w:t>ability</w:t>
      </w:r>
      <w:r>
        <w:rPr>
          <w:spacing w:val="-13"/>
        </w:rPr>
        <w:t xml:space="preserve"> </w:t>
      </w:r>
      <w:r>
        <w:t>to</w:t>
      </w:r>
      <w:proofErr w:type="gramEnd"/>
      <w:r>
        <w:rPr>
          <w:spacing w:val="-6"/>
        </w:rPr>
        <w:t xml:space="preserve"> </w:t>
      </w:r>
      <w:r>
        <w:t>access</w:t>
      </w:r>
      <w:r>
        <w:rPr>
          <w:spacing w:val="-3"/>
        </w:rPr>
        <w:t xml:space="preserve"> </w:t>
      </w:r>
      <w:r>
        <w:t>government</w:t>
      </w:r>
      <w:r>
        <w:rPr>
          <w:spacing w:val="-5"/>
        </w:rPr>
        <w:t xml:space="preserve"> </w:t>
      </w:r>
      <w:r>
        <w:t>information and services.</w:t>
      </w:r>
    </w:p>
    <w:p w14:paraId="748EDD63" w14:textId="77777777" w:rsidR="00D61D72" w:rsidRDefault="00D61D72">
      <w:pPr>
        <w:pStyle w:val="BodyText"/>
        <w:rPr>
          <w:sz w:val="27"/>
        </w:rPr>
      </w:pPr>
    </w:p>
    <w:p w14:paraId="27D01A73" w14:textId="77777777" w:rsidR="00D61D72" w:rsidRDefault="00860DAE">
      <w:pPr>
        <w:pStyle w:val="BodyText"/>
        <w:spacing w:line="247" w:lineRule="auto"/>
        <w:ind w:left="1307" w:right="509" w:hanging="10"/>
        <w:jc w:val="both"/>
      </w:pPr>
      <w:r>
        <w:t>The Contractor shall comply with the standards, policies, and procedures below.</w:t>
      </w:r>
      <w:r>
        <w:rPr>
          <w:spacing w:val="40"/>
        </w:rPr>
        <w:t xml:space="preserve"> </w:t>
      </w:r>
      <w:r>
        <w:t>In the event</w:t>
      </w:r>
      <w:r>
        <w:rPr>
          <w:spacing w:val="-2"/>
        </w:rPr>
        <w:t xml:space="preserve"> </w:t>
      </w:r>
      <w:r>
        <w:t>of</w:t>
      </w:r>
      <w:r>
        <w:rPr>
          <w:spacing w:val="-3"/>
        </w:rPr>
        <w:t xml:space="preserve"> </w:t>
      </w:r>
      <w:r>
        <w:t>conflicts</w:t>
      </w:r>
      <w:r>
        <w:rPr>
          <w:spacing w:val="-2"/>
        </w:rPr>
        <w:t xml:space="preserve"> </w:t>
      </w:r>
      <w:r>
        <w:t>between</w:t>
      </w:r>
      <w:r>
        <w:rPr>
          <w:spacing w:val="-2"/>
        </w:rPr>
        <w:t xml:space="preserve"> </w:t>
      </w:r>
      <w:r>
        <w:t>the</w:t>
      </w:r>
      <w:r>
        <w:rPr>
          <w:spacing w:val="-6"/>
        </w:rPr>
        <w:t xml:space="preserve"> </w:t>
      </w:r>
      <w:r>
        <w:t>referenced</w:t>
      </w:r>
      <w:r>
        <w:rPr>
          <w:spacing w:val="-3"/>
        </w:rPr>
        <w:t xml:space="preserve"> </w:t>
      </w:r>
      <w:r>
        <w:t>documents</w:t>
      </w:r>
      <w:r>
        <w:rPr>
          <w:spacing w:val="-2"/>
        </w:rPr>
        <w:t xml:space="preserve"> </w:t>
      </w:r>
      <w:r>
        <w:t>and</w:t>
      </w:r>
      <w:r>
        <w:rPr>
          <w:spacing w:val="-2"/>
        </w:rPr>
        <w:t xml:space="preserve"> </w:t>
      </w:r>
      <w:r>
        <w:t>this</w:t>
      </w:r>
      <w:r>
        <w:rPr>
          <w:spacing w:val="-2"/>
        </w:rPr>
        <w:t xml:space="preserve"> </w:t>
      </w:r>
      <w:r>
        <w:t>SOW,</w:t>
      </w:r>
      <w:r>
        <w:rPr>
          <w:spacing w:val="-2"/>
        </w:rPr>
        <w:t xml:space="preserve"> </w:t>
      </w:r>
      <w:r>
        <w:t>the</w:t>
      </w:r>
      <w:r>
        <w:rPr>
          <w:spacing w:val="-3"/>
        </w:rPr>
        <w:t xml:space="preserve"> </w:t>
      </w:r>
      <w:r>
        <w:t>SOW</w:t>
      </w:r>
      <w:r>
        <w:rPr>
          <w:spacing w:val="-3"/>
        </w:rPr>
        <w:t xml:space="preserve"> </w:t>
      </w:r>
      <w:r>
        <w:t>shall</w:t>
      </w:r>
      <w:r>
        <w:rPr>
          <w:spacing w:val="-2"/>
        </w:rPr>
        <w:t xml:space="preserve"> </w:t>
      </w:r>
      <w:r>
        <w:t xml:space="preserve">take </w:t>
      </w:r>
      <w:r>
        <w:rPr>
          <w:spacing w:val="-2"/>
        </w:rPr>
        <w:t>precedence.</w:t>
      </w:r>
    </w:p>
    <w:p w14:paraId="75936E70" w14:textId="77777777" w:rsidR="00D61D72" w:rsidRDefault="00D61D72">
      <w:pPr>
        <w:pStyle w:val="BodyText"/>
        <w:spacing w:before="3"/>
        <w:rPr>
          <w:sz w:val="27"/>
        </w:rPr>
      </w:pPr>
    </w:p>
    <w:p w14:paraId="3400B586" w14:textId="77777777" w:rsidR="00D61D72" w:rsidRDefault="00860DAE">
      <w:pPr>
        <w:pStyle w:val="BodyText"/>
        <w:spacing w:before="1"/>
        <w:ind w:left="1300"/>
      </w:pPr>
      <w:r>
        <w:t>Rehabilitation</w:t>
      </w:r>
      <w:r>
        <w:rPr>
          <w:spacing w:val="-5"/>
        </w:rPr>
        <w:t xml:space="preserve"> </w:t>
      </w:r>
      <w:r>
        <w:t>Act,</w:t>
      </w:r>
      <w:r>
        <w:rPr>
          <w:spacing w:val="-5"/>
        </w:rPr>
        <w:t xml:space="preserve"> </w:t>
      </w:r>
      <w:r>
        <w:t>Section</w:t>
      </w:r>
      <w:r>
        <w:rPr>
          <w:spacing w:val="-5"/>
        </w:rPr>
        <w:t xml:space="preserve"> </w:t>
      </w:r>
      <w:r>
        <w:t>508</w:t>
      </w:r>
      <w:r>
        <w:rPr>
          <w:spacing w:val="-5"/>
        </w:rPr>
        <w:t xml:space="preserve"> </w:t>
      </w:r>
      <w:r>
        <w:t>Accessibility</w:t>
      </w:r>
      <w:r>
        <w:rPr>
          <w:spacing w:val="-9"/>
        </w:rPr>
        <w:t xml:space="preserve"> </w:t>
      </w:r>
      <w:r>
        <w:rPr>
          <w:spacing w:val="-2"/>
        </w:rPr>
        <w:t>Standards</w:t>
      </w:r>
    </w:p>
    <w:p w14:paraId="1A40B2D1" w14:textId="77777777" w:rsidR="00D61D72" w:rsidRDefault="00860DAE">
      <w:pPr>
        <w:pStyle w:val="ListParagraph"/>
        <w:numPr>
          <w:ilvl w:val="1"/>
          <w:numId w:val="7"/>
        </w:numPr>
        <w:tabs>
          <w:tab w:val="left" w:pos="1837"/>
          <w:tab w:val="left" w:pos="1838"/>
        </w:tabs>
        <w:spacing w:before="21"/>
        <w:ind w:hanging="539"/>
        <w:rPr>
          <w:sz w:val="24"/>
        </w:rPr>
      </w:pPr>
      <w:r>
        <w:rPr>
          <w:sz w:val="24"/>
        </w:rPr>
        <w:t>29</w:t>
      </w:r>
      <w:r>
        <w:rPr>
          <w:spacing w:val="-5"/>
          <w:sz w:val="24"/>
        </w:rPr>
        <w:t xml:space="preserve"> </w:t>
      </w:r>
      <w:r>
        <w:rPr>
          <w:sz w:val="24"/>
        </w:rPr>
        <w:t>U.S.C.</w:t>
      </w:r>
      <w:r>
        <w:rPr>
          <w:spacing w:val="-2"/>
          <w:sz w:val="24"/>
        </w:rPr>
        <w:t xml:space="preserve"> </w:t>
      </w:r>
      <w:r>
        <w:rPr>
          <w:sz w:val="24"/>
        </w:rPr>
        <w:t>794d</w:t>
      </w:r>
      <w:r>
        <w:rPr>
          <w:spacing w:val="-1"/>
          <w:sz w:val="24"/>
        </w:rPr>
        <w:t xml:space="preserve"> </w:t>
      </w:r>
      <w:r>
        <w:rPr>
          <w:sz w:val="24"/>
        </w:rPr>
        <w:t>(Rehabilitation</w:t>
      </w:r>
      <w:r>
        <w:rPr>
          <w:spacing w:val="-5"/>
          <w:sz w:val="24"/>
        </w:rPr>
        <w:t xml:space="preserve"> </w:t>
      </w:r>
      <w:r>
        <w:rPr>
          <w:sz w:val="24"/>
        </w:rPr>
        <w:t>Act</w:t>
      </w:r>
      <w:r>
        <w:rPr>
          <w:spacing w:val="-2"/>
          <w:sz w:val="24"/>
        </w:rPr>
        <w:t xml:space="preserve"> </w:t>
      </w:r>
      <w:r>
        <w:rPr>
          <w:sz w:val="24"/>
        </w:rPr>
        <w:t>as</w:t>
      </w:r>
      <w:r>
        <w:rPr>
          <w:spacing w:val="-1"/>
          <w:sz w:val="24"/>
        </w:rPr>
        <w:t xml:space="preserve"> </w:t>
      </w:r>
      <w:r>
        <w:rPr>
          <w:spacing w:val="-2"/>
          <w:sz w:val="24"/>
        </w:rPr>
        <w:t>amended)</w:t>
      </w:r>
    </w:p>
    <w:p w14:paraId="3F18CD4C" w14:textId="77777777" w:rsidR="00D61D72" w:rsidRDefault="00860DAE">
      <w:pPr>
        <w:pStyle w:val="ListParagraph"/>
        <w:numPr>
          <w:ilvl w:val="1"/>
          <w:numId w:val="7"/>
        </w:numPr>
        <w:tabs>
          <w:tab w:val="left" w:pos="1837"/>
          <w:tab w:val="left" w:pos="1838"/>
        </w:tabs>
        <w:ind w:hanging="539"/>
        <w:rPr>
          <w:sz w:val="24"/>
        </w:rPr>
      </w:pPr>
      <w:r>
        <w:rPr>
          <w:sz w:val="24"/>
        </w:rPr>
        <w:t>36</w:t>
      </w:r>
      <w:r>
        <w:rPr>
          <w:spacing w:val="-1"/>
          <w:sz w:val="24"/>
        </w:rPr>
        <w:t xml:space="preserve"> </w:t>
      </w:r>
      <w:r>
        <w:rPr>
          <w:sz w:val="24"/>
        </w:rPr>
        <w:t>CFR</w:t>
      </w:r>
      <w:r>
        <w:rPr>
          <w:spacing w:val="-1"/>
          <w:sz w:val="24"/>
        </w:rPr>
        <w:t xml:space="preserve"> </w:t>
      </w:r>
      <w:r>
        <w:rPr>
          <w:sz w:val="24"/>
        </w:rPr>
        <w:t>1194</w:t>
      </w:r>
      <w:r>
        <w:rPr>
          <w:spacing w:val="-1"/>
          <w:sz w:val="24"/>
        </w:rPr>
        <w:t xml:space="preserve"> </w:t>
      </w:r>
      <w:r>
        <w:rPr>
          <w:sz w:val="24"/>
        </w:rPr>
        <w:t xml:space="preserve">(508 </w:t>
      </w:r>
      <w:r>
        <w:rPr>
          <w:spacing w:val="-2"/>
          <w:sz w:val="24"/>
        </w:rPr>
        <w:t>Standards)</w:t>
      </w:r>
    </w:p>
    <w:p w14:paraId="3588C07D" w14:textId="77777777" w:rsidR="00D61D72" w:rsidRDefault="00860DAE">
      <w:pPr>
        <w:pStyle w:val="ListParagraph"/>
        <w:numPr>
          <w:ilvl w:val="1"/>
          <w:numId w:val="7"/>
        </w:numPr>
        <w:tabs>
          <w:tab w:val="left" w:pos="1837"/>
          <w:tab w:val="left" w:pos="1838"/>
        </w:tabs>
        <w:spacing w:before="19"/>
        <w:ind w:hanging="539"/>
        <w:rPr>
          <w:sz w:val="24"/>
        </w:rPr>
      </w:pPr>
      <w:r>
        <w:rPr>
          <w:sz w:val="24"/>
        </w:rPr>
        <w:t>Access</w:t>
      </w:r>
      <w:r>
        <w:rPr>
          <w:spacing w:val="-5"/>
          <w:sz w:val="24"/>
        </w:rPr>
        <w:t xml:space="preserve"> </w:t>
      </w:r>
      <w:r>
        <w:rPr>
          <w:sz w:val="24"/>
        </w:rPr>
        <w:t>board</w:t>
      </w:r>
      <w:r>
        <w:rPr>
          <w:spacing w:val="-2"/>
          <w:sz w:val="24"/>
        </w:rPr>
        <w:t xml:space="preserve"> </w:t>
      </w:r>
      <w:r>
        <w:rPr>
          <w:sz w:val="24"/>
        </w:rPr>
        <w:t>(508</w:t>
      </w:r>
      <w:r>
        <w:rPr>
          <w:spacing w:val="-2"/>
          <w:sz w:val="24"/>
        </w:rPr>
        <w:t xml:space="preserve"> </w:t>
      </w:r>
      <w:r>
        <w:rPr>
          <w:sz w:val="24"/>
        </w:rPr>
        <w:t>standards)</w:t>
      </w:r>
      <w:r>
        <w:rPr>
          <w:spacing w:val="-5"/>
          <w:sz w:val="24"/>
        </w:rPr>
        <w:t xml:space="preserve"> </w:t>
      </w:r>
      <w:r>
        <w:rPr>
          <w:spacing w:val="-2"/>
          <w:sz w:val="24"/>
        </w:rPr>
        <w:t>standards)</w:t>
      </w:r>
    </w:p>
    <w:p w14:paraId="5A4D5A1E" w14:textId="77777777" w:rsidR="00D61D72" w:rsidRDefault="00860DAE">
      <w:pPr>
        <w:pStyle w:val="ListParagraph"/>
        <w:numPr>
          <w:ilvl w:val="1"/>
          <w:numId w:val="7"/>
        </w:numPr>
        <w:tabs>
          <w:tab w:val="left" w:pos="1837"/>
          <w:tab w:val="left" w:pos="1838"/>
        </w:tabs>
        <w:spacing w:before="79"/>
        <w:ind w:hanging="539"/>
        <w:rPr>
          <w:sz w:val="24"/>
        </w:rPr>
      </w:pPr>
      <w:r>
        <w:rPr>
          <w:sz w:val="24"/>
        </w:rPr>
        <w:t>FAR</w:t>
      </w:r>
      <w:r>
        <w:rPr>
          <w:spacing w:val="-4"/>
          <w:sz w:val="24"/>
        </w:rPr>
        <w:t xml:space="preserve"> </w:t>
      </w:r>
      <w:r>
        <w:rPr>
          <w:sz w:val="24"/>
        </w:rPr>
        <w:t>39.2</w:t>
      </w:r>
      <w:r>
        <w:rPr>
          <w:spacing w:val="-4"/>
          <w:sz w:val="24"/>
        </w:rPr>
        <w:t xml:space="preserve"> </w:t>
      </w:r>
      <w:r>
        <w:rPr>
          <w:sz w:val="24"/>
        </w:rPr>
        <w:t>(Section</w:t>
      </w:r>
      <w:r>
        <w:rPr>
          <w:spacing w:val="-4"/>
          <w:sz w:val="24"/>
        </w:rPr>
        <w:t xml:space="preserve"> 508)</w:t>
      </w:r>
    </w:p>
    <w:p w14:paraId="64872184" w14:textId="77777777" w:rsidR="00D61D72" w:rsidRDefault="00860DAE">
      <w:pPr>
        <w:pStyle w:val="ListParagraph"/>
        <w:numPr>
          <w:ilvl w:val="1"/>
          <w:numId w:val="7"/>
        </w:numPr>
        <w:tabs>
          <w:tab w:val="left" w:pos="1837"/>
          <w:tab w:val="left" w:pos="1838"/>
        </w:tabs>
        <w:ind w:hanging="539"/>
        <w:rPr>
          <w:sz w:val="24"/>
        </w:rPr>
      </w:pPr>
      <w:r>
        <w:rPr>
          <w:sz w:val="24"/>
        </w:rPr>
        <w:t>CMS/HHS</w:t>
      </w:r>
      <w:r>
        <w:rPr>
          <w:spacing w:val="-4"/>
          <w:sz w:val="24"/>
        </w:rPr>
        <w:t xml:space="preserve"> </w:t>
      </w:r>
      <w:r>
        <w:rPr>
          <w:sz w:val="24"/>
        </w:rPr>
        <w:t>Standards,</w:t>
      </w:r>
      <w:r>
        <w:rPr>
          <w:spacing w:val="-5"/>
          <w:sz w:val="24"/>
        </w:rPr>
        <w:t xml:space="preserve"> </w:t>
      </w:r>
      <w:r>
        <w:rPr>
          <w:sz w:val="24"/>
        </w:rPr>
        <w:t>policies</w:t>
      </w:r>
      <w:r>
        <w:rPr>
          <w:spacing w:val="-5"/>
          <w:sz w:val="24"/>
        </w:rPr>
        <w:t xml:space="preserve"> </w:t>
      </w:r>
      <w:r>
        <w:rPr>
          <w:sz w:val="24"/>
        </w:rPr>
        <w:t>and</w:t>
      </w:r>
      <w:r>
        <w:rPr>
          <w:spacing w:val="-4"/>
          <w:sz w:val="24"/>
        </w:rPr>
        <w:t xml:space="preserve"> </w:t>
      </w:r>
      <w:r>
        <w:rPr>
          <w:sz w:val="24"/>
        </w:rPr>
        <w:t>procedures</w:t>
      </w:r>
      <w:r>
        <w:rPr>
          <w:spacing w:val="-5"/>
          <w:sz w:val="24"/>
        </w:rPr>
        <w:t xml:space="preserve"> </w:t>
      </w:r>
      <w:r>
        <w:rPr>
          <w:sz w:val="24"/>
        </w:rPr>
        <w:t>(Section</w:t>
      </w:r>
      <w:r>
        <w:rPr>
          <w:spacing w:val="-4"/>
          <w:sz w:val="24"/>
        </w:rPr>
        <w:t xml:space="preserve"> 508)</w:t>
      </w:r>
    </w:p>
    <w:p w14:paraId="2F1D9F05" w14:textId="77777777" w:rsidR="00D61D72" w:rsidRDefault="00D61D72">
      <w:pPr>
        <w:pStyle w:val="BodyText"/>
        <w:spacing w:before="8"/>
        <w:rPr>
          <w:sz w:val="27"/>
        </w:rPr>
      </w:pPr>
    </w:p>
    <w:p w14:paraId="1E6A4308" w14:textId="77777777" w:rsidR="00D61D72" w:rsidRDefault="00860DAE">
      <w:pPr>
        <w:pStyle w:val="ListParagraph"/>
        <w:numPr>
          <w:ilvl w:val="0"/>
          <w:numId w:val="7"/>
        </w:numPr>
        <w:tabs>
          <w:tab w:val="left" w:pos="1226"/>
        </w:tabs>
        <w:spacing w:before="1" w:line="247" w:lineRule="auto"/>
        <w:ind w:left="1283" w:right="385" w:hanging="360"/>
        <w:rPr>
          <w:sz w:val="24"/>
        </w:rPr>
      </w:pPr>
      <w:r>
        <w:rPr>
          <w:b/>
          <w:sz w:val="24"/>
          <w:u w:val="single"/>
        </w:rPr>
        <w:t>All</w:t>
      </w:r>
      <w:r>
        <w:rPr>
          <w:b/>
          <w:spacing w:val="-2"/>
          <w:sz w:val="24"/>
          <w:u w:val="single"/>
        </w:rPr>
        <w:t xml:space="preserve"> </w:t>
      </w:r>
      <w:r>
        <w:rPr>
          <w:b/>
          <w:sz w:val="24"/>
          <w:u w:val="single"/>
        </w:rPr>
        <w:t>contract</w:t>
      </w:r>
      <w:r>
        <w:rPr>
          <w:b/>
          <w:spacing w:val="-3"/>
          <w:sz w:val="24"/>
          <w:u w:val="single"/>
        </w:rPr>
        <w:t xml:space="preserve"> </w:t>
      </w:r>
      <w:r>
        <w:rPr>
          <w:b/>
          <w:sz w:val="24"/>
          <w:u w:val="single"/>
        </w:rPr>
        <w:t>deliverables</w:t>
      </w:r>
      <w:r>
        <w:rPr>
          <w:b/>
          <w:spacing w:val="-2"/>
          <w:sz w:val="24"/>
          <w:u w:val="single"/>
        </w:rPr>
        <w:t xml:space="preserve"> </w:t>
      </w:r>
      <w:r>
        <w:rPr>
          <w:b/>
          <w:sz w:val="24"/>
          <w:u w:val="single"/>
        </w:rPr>
        <w:t>are</w:t>
      </w:r>
      <w:r>
        <w:rPr>
          <w:b/>
          <w:spacing w:val="-3"/>
          <w:sz w:val="24"/>
          <w:u w:val="single"/>
        </w:rPr>
        <w:t xml:space="preserve"> </w:t>
      </w:r>
      <w:r>
        <w:rPr>
          <w:b/>
          <w:sz w:val="24"/>
          <w:u w:val="single"/>
        </w:rPr>
        <w:t>subject</w:t>
      </w:r>
      <w:r>
        <w:rPr>
          <w:b/>
          <w:spacing w:val="-3"/>
          <w:sz w:val="24"/>
          <w:u w:val="single"/>
        </w:rPr>
        <w:t xml:space="preserve"> </w:t>
      </w:r>
      <w:r>
        <w:rPr>
          <w:b/>
          <w:sz w:val="24"/>
          <w:u w:val="single"/>
        </w:rPr>
        <w:t>to</w:t>
      </w:r>
      <w:r>
        <w:rPr>
          <w:b/>
          <w:spacing w:val="-2"/>
          <w:sz w:val="24"/>
          <w:u w:val="single"/>
        </w:rPr>
        <w:t xml:space="preserve"> </w:t>
      </w:r>
      <w:r>
        <w:rPr>
          <w:b/>
          <w:sz w:val="24"/>
          <w:u w:val="single"/>
        </w:rPr>
        <w:t>these</w:t>
      </w:r>
      <w:r>
        <w:rPr>
          <w:b/>
          <w:spacing w:val="-3"/>
          <w:sz w:val="24"/>
          <w:u w:val="single"/>
        </w:rPr>
        <w:t xml:space="preserve"> </w:t>
      </w:r>
      <w:r>
        <w:rPr>
          <w:b/>
          <w:sz w:val="24"/>
          <w:u w:val="single"/>
        </w:rPr>
        <w:t>508</w:t>
      </w:r>
      <w:r>
        <w:rPr>
          <w:b/>
          <w:spacing w:val="-2"/>
          <w:sz w:val="24"/>
          <w:u w:val="single"/>
        </w:rPr>
        <w:t xml:space="preserve"> </w:t>
      </w:r>
      <w:r>
        <w:rPr>
          <w:b/>
          <w:sz w:val="24"/>
          <w:u w:val="single"/>
        </w:rPr>
        <w:t>standards</w:t>
      </w:r>
      <w:r>
        <w:rPr>
          <w:b/>
          <w:spacing w:val="-2"/>
          <w:sz w:val="24"/>
          <w:u w:val="single"/>
        </w:rPr>
        <w:t xml:space="preserve"> </w:t>
      </w:r>
      <w:r>
        <w:rPr>
          <w:b/>
          <w:sz w:val="24"/>
          <w:u w:val="single"/>
        </w:rPr>
        <w:t>as</w:t>
      </w:r>
      <w:r>
        <w:rPr>
          <w:b/>
          <w:spacing w:val="-2"/>
          <w:sz w:val="24"/>
          <w:u w:val="single"/>
        </w:rPr>
        <w:t xml:space="preserve"> </w:t>
      </w:r>
      <w:r>
        <w:rPr>
          <w:b/>
          <w:sz w:val="24"/>
          <w:u w:val="single"/>
        </w:rPr>
        <w:t>applicable.</w:t>
      </w:r>
      <w:r>
        <w:rPr>
          <w:b/>
          <w:spacing w:val="38"/>
          <w:sz w:val="24"/>
        </w:rPr>
        <w:t xml:space="preserve"> </w:t>
      </w:r>
      <w:r>
        <w:rPr>
          <w:sz w:val="24"/>
        </w:rPr>
        <w:t>Regardless of format, all Web content or communications materials produced, including text, audio or video shall conform to applicable Section 508 standards to allow federal employees and members of the public with disabilities to access information that is comparable to information provided to persons without disabilities. All Contractors (including subcontractors) or consultants responsible for preparing or posting content shall comply with applicable Section 508 accessibility</w:t>
      </w:r>
      <w:r>
        <w:rPr>
          <w:spacing w:val="-1"/>
          <w:sz w:val="24"/>
        </w:rPr>
        <w:t xml:space="preserve"> </w:t>
      </w:r>
      <w:r>
        <w:rPr>
          <w:sz w:val="24"/>
        </w:rPr>
        <w:t>standards, and where applicable, those set forth in</w:t>
      </w:r>
      <w:r>
        <w:rPr>
          <w:spacing w:val="-5"/>
          <w:sz w:val="24"/>
        </w:rPr>
        <w:t xml:space="preserve"> </w:t>
      </w:r>
      <w:r>
        <w:rPr>
          <w:sz w:val="24"/>
        </w:rPr>
        <w:t>the</w:t>
      </w:r>
      <w:r>
        <w:rPr>
          <w:spacing w:val="-6"/>
          <w:sz w:val="24"/>
        </w:rPr>
        <w:t xml:space="preserve"> </w:t>
      </w:r>
      <w:r>
        <w:rPr>
          <w:sz w:val="24"/>
        </w:rPr>
        <w:t>referenced</w:t>
      </w:r>
      <w:r>
        <w:rPr>
          <w:spacing w:val="-5"/>
          <w:sz w:val="24"/>
        </w:rPr>
        <w:t xml:space="preserve"> </w:t>
      </w:r>
      <w:r>
        <w:rPr>
          <w:sz w:val="24"/>
        </w:rPr>
        <w:t>policy</w:t>
      </w:r>
      <w:r>
        <w:rPr>
          <w:spacing w:val="-10"/>
          <w:sz w:val="24"/>
        </w:rPr>
        <w:t xml:space="preserve"> </w:t>
      </w:r>
      <w:r>
        <w:rPr>
          <w:sz w:val="24"/>
        </w:rPr>
        <w:t>or</w:t>
      </w:r>
      <w:r>
        <w:rPr>
          <w:spacing w:val="-6"/>
          <w:sz w:val="24"/>
        </w:rPr>
        <w:t xml:space="preserve"> </w:t>
      </w:r>
      <w:r>
        <w:rPr>
          <w:sz w:val="24"/>
        </w:rPr>
        <w:t>standards</w:t>
      </w:r>
      <w:r>
        <w:rPr>
          <w:spacing w:val="-5"/>
          <w:sz w:val="24"/>
        </w:rPr>
        <w:t xml:space="preserve"> </w:t>
      </w:r>
      <w:r>
        <w:rPr>
          <w:sz w:val="24"/>
        </w:rPr>
        <w:t>documents</w:t>
      </w:r>
      <w:r>
        <w:rPr>
          <w:spacing w:val="-5"/>
          <w:sz w:val="24"/>
        </w:rPr>
        <w:t xml:space="preserve"> </w:t>
      </w:r>
      <w:r>
        <w:rPr>
          <w:sz w:val="24"/>
        </w:rPr>
        <w:t>stated</w:t>
      </w:r>
      <w:r>
        <w:rPr>
          <w:spacing w:val="-5"/>
          <w:sz w:val="24"/>
        </w:rPr>
        <w:t xml:space="preserve"> </w:t>
      </w:r>
      <w:r>
        <w:rPr>
          <w:sz w:val="24"/>
        </w:rPr>
        <w:t>in</w:t>
      </w:r>
      <w:r>
        <w:rPr>
          <w:spacing w:val="-5"/>
          <w:sz w:val="24"/>
        </w:rPr>
        <w:t xml:space="preserve"> </w:t>
      </w:r>
      <w:r>
        <w:rPr>
          <w:sz w:val="24"/>
        </w:rPr>
        <w:t>this</w:t>
      </w:r>
      <w:r>
        <w:rPr>
          <w:spacing w:val="-5"/>
          <w:sz w:val="24"/>
        </w:rPr>
        <w:t xml:space="preserve"> </w:t>
      </w:r>
      <w:r>
        <w:rPr>
          <w:sz w:val="24"/>
        </w:rPr>
        <w:t>section.</w:t>
      </w:r>
      <w:r>
        <w:rPr>
          <w:spacing w:val="-5"/>
          <w:sz w:val="24"/>
        </w:rPr>
        <w:t xml:space="preserve"> </w:t>
      </w:r>
      <w:r>
        <w:rPr>
          <w:sz w:val="24"/>
        </w:rPr>
        <w:t>Remediation</w:t>
      </w:r>
      <w:r>
        <w:rPr>
          <w:spacing w:val="-5"/>
          <w:sz w:val="24"/>
        </w:rPr>
        <w:t xml:space="preserve"> </w:t>
      </w:r>
      <w:r>
        <w:rPr>
          <w:sz w:val="24"/>
        </w:rPr>
        <w:t>of</w:t>
      </w:r>
      <w:r>
        <w:rPr>
          <w:spacing w:val="-6"/>
          <w:sz w:val="24"/>
        </w:rPr>
        <w:t xml:space="preserve"> </w:t>
      </w:r>
      <w:r>
        <w:rPr>
          <w:sz w:val="24"/>
        </w:rPr>
        <w:t>any materials that do not comply with the applicable provisions of 36 CFR Part 1194 as set forth in the SOW, shall be the responsibility of the Contractor or consultant. The following Section 508 provisions apply to the content or communications material identified in this SOW:</w:t>
      </w:r>
    </w:p>
    <w:p w14:paraId="6D9A56EE" w14:textId="77777777" w:rsidR="00D61D72" w:rsidRDefault="00860DAE">
      <w:pPr>
        <w:pStyle w:val="ListParagraph"/>
        <w:numPr>
          <w:ilvl w:val="0"/>
          <w:numId w:val="6"/>
        </w:numPr>
        <w:tabs>
          <w:tab w:val="left" w:pos="2020"/>
        </w:tabs>
        <w:spacing w:before="21"/>
        <w:rPr>
          <w:sz w:val="24"/>
        </w:rPr>
      </w:pPr>
      <w:r>
        <w:rPr>
          <w:sz w:val="24"/>
        </w:rPr>
        <w:t>36</w:t>
      </w:r>
      <w:r>
        <w:rPr>
          <w:spacing w:val="-1"/>
          <w:sz w:val="24"/>
        </w:rPr>
        <w:t xml:space="preserve"> </w:t>
      </w:r>
      <w:r>
        <w:rPr>
          <w:sz w:val="24"/>
        </w:rPr>
        <w:t>CFR Part</w:t>
      </w:r>
      <w:r>
        <w:rPr>
          <w:spacing w:val="-1"/>
          <w:sz w:val="24"/>
        </w:rPr>
        <w:t xml:space="preserve"> </w:t>
      </w:r>
      <w:r>
        <w:rPr>
          <w:sz w:val="24"/>
        </w:rPr>
        <w:t>1194.22 a</w:t>
      </w:r>
      <w:r>
        <w:rPr>
          <w:spacing w:val="-5"/>
          <w:sz w:val="24"/>
        </w:rPr>
        <w:t xml:space="preserve"> </w:t>
      </w:r>
      <w:r>
        <w:rPr>
          <w:sz w:val="24"/>
        </w:rPr>
        <w:t>–</w:t>
      </w:r>
      <w:r>
        <w:rPr>
          <w:spacing w:val="2"/>
          <w:sz w:val="24"/>
        </w:rPr>
        <w:t xml:space="preserve"> </w:t>
      </w:r>
      <w:r>
        <w:rPr>
          <w:sz w:val="24"/>
        </w:rPr>
        <w:t>j,</w:t>
      </w:r>
      <w:r>
        <w:rPr>
          <w:spacing w:val="-1"/>
          <w:sz w:val="24"/>
        </w:rPr>
        <w:t xml:space="preserve"> </w:t>
      </w:r>
      <w:r>
        <w:rPr>
          <w:sz w:val="24"/>
        </w:rPr>
        <w:t xml:space="preserve">l – </w:t>
      </w:r>
      <w:r>
        <w:rPr>
          <w:spacing w:val="-10"/>
          <w:sz w:val="24"/>
        </w:rPr>
        <w:t>p</w:t>
      </w:r>
    </w:p>
    <w:p w14:paraId="5505DE2C" w14:textId="77777777" w:rsidR="00D61D72" w:rsidRDefault="00860DAE">
      <w:pPr>
        <w:pStyle w:val="ListParagraph"/>
        <w:numPr>
          <w:ilvl w:val="0"/>
          <w:numId w:val="6"/>
        </w:numPr>
        <w:tabs>
          <w:tab w:val="left" w:pos="2020"/>
        </w:tabs>
        <w:spacing w:before="19"/>
        <w:ind w:hanging="361"/>
        <w:rPr>
          <w:sz w:val="24"/>
        </w:rPr>
      </w:pPr>
      <w:r>
        <w:rPr>
          <w:sz w:val="24"/>
        </w:rPr>
        <w:t>36</w:t>
      </w:r>
      <w:r>
        <w:rPr>
          <w:spacing w:val="-1"/>
          <w:sz w:val="24"/>
        </w:rPr>
        <w:t xml:space="preserve"> </w:t>
      </w:r>
      <w:r>
        <w:rPr>
          <w:sz w:val="24"/>
        </w:rPr>
        <w:t>CFR</w:t>
      </w:r>
      <w:r>
        <w:rPr>
          <w:spacing w:val="-1"/>
          <w:sz w:val="24"/>
        </w:rPr>
        <w:t xml:space="preserve"> </w:t>
      </w:r>
      <w:r>
        <w:rPr>
          <w:sz w:val="24"/>
        </w:rPr>
        <w:t>Part</w:t>
      </w:r>
      <w:r>
        <w:rPr>
          <w:spacing w:val="-1"/>
          <w:sz w:val="24"/>
        </w:rPr>
        <w:t xml:space="preserve"> </w:t>
      </w:r>
      <w:r>
        <w:rPr>
          <w:sz w:val="24"/>
        </w:rPr>
        <w:t>1194.41 a</w:t>
      </w:r>
      <w:r>
        <w:rPr>
          <w:spacing w:val="-5"/>
          <w:sz w:val="24"/>
        </w:rPr>
        <w:t xml:space="preserve"> </w:t>
      </w:r>
      <w:r>
        <w:rPr>
          <w:sz w:val="24"/>
        </w:rPr>
        <w:t xml:space="preserve">– </w:t>
      </w:r>
      <w:r>
        <w:rPr>
          <w:spacing w:val="-10"/>
          <w:sz w:val="24"/>
        </w:rPr>
        <w:t>c</w:t>
      </w:r>
    </w:p>
    <w:p w14:paraId="5D29259C" w14:textId="77777777" w:rsidR="00D61D72" w:rsidRDefault="00D61D72">
      <w:pPr>
        <w:pStyle w:val="BodyText"/>
        <w:spacing w:before="8"/>
        <w:rPr>
          <w:sz w:val="27"/>
        </w:rPr>
      </w:pPr>
    </w:p>
    <w:p w14:paraId="0E94B388" w14:textId="77777777" w:rsidR="00D61D72" w:rsidRPr="00C77462" w:rsidRDefault="00860DAE">
      <w:pPr>
        <w:pStyle w:val="ListParagraph"/>
        <w:numPr>
          <w:ilvl w:val="0"/>
          <w:numId w:val="7"/>
        </w:numPr>
        <w:tabs>
          <w:tab w:val="left" w:pos="1300"/>
        </w:tabs>
        <w:spacing w:before="1"/>
        <w:ind w:left="1300" w:hanging="360"/>
        <w:rPr>
          <w:b/>
          <w:sz w:val="24"/>
        </w:rPr>
      </w:pPr>
      <w:r w:rsidRPr="00C77462">
        <w:rPr>
          <w:b/>
          <w:sz w:val="24"/>
          <w:u w:val="single"/>
        </w:rPr>
        <w:t>Monthly</w:t>
      </w:r>
      <w:r w:rsidRPr="00C77462">
        <w:rPr>
          <w:b/>
          <w:spacing w:val="-5"/>
          <w:sz w:val="24"/>
          <w:u w:val="single"/>
        </w:rPr>
        <w:t xml:space="preserve"> </w:t>
      </w:r>
      <w:r w:rsidRPr="00C77462">
        <w:rPr>
          <w:b/>
          <w:sz w:val="24"/>
          <w:u w:val="single"/>
        </w:rPr>
        <w:t>Status</w:t>
      </w:r>
      <w:r w:rsidRPr="00C77462">
        <w:rPr>
          <w:b/>
          <w:spacing w:val="-5"/>
          <w:sz w:val="24"/>
          <w:u w:val="single"/>
        </w:rPr>
        <w:t xml:space="preserve"> </w:t>
      </w:r>
      <w:r w:rsidRPr="00C77462">
        <w:rPr>
          <w:b/>
          <w:spacing w:val="-2"/>
          <w:sz w:val="24"/>
          <w:u w:val="single"/>
        </w:rPr>
        <w:t>Report</w:t>
      </w:r>
    </w:p>
    <w:p w14:paraId="79B8246C" w14:textId="2A3D4EB8" w:rsidR="00D61D72" w:rsidRDefault="00860DAE">
      <w:pPr>
        <w:pStyle w:val="BodyText"/>
        <w:spacing w:before="26" w:line="247" w:lineRule="auto"/>
        <w:ind w:left="1307" w:right="377" w:hanging="10"/>
      </w:pPr>
      <w:r>
        <w:t>The Contractor shall submit a monthly status report to CMS on or before the fifteenth (15th) day of each month.</w:t>
      </w:r>
      <w:r>
        <w:rPr>
          <w:spacing w:val="40"/>
        </w:rPr>
        <w:t xml:space="preserve"> </w:t>
      </w:r>
      <w:r>
        <w:t>This information shall be available to the CMS upon request. The initial monthly report, due 30 days after contract award, and the second and third monthly reports shall be</w:t>
      </w:r>
      <w:r>
        <w:rPr>
          <w:spacing w:val="-1"/>
        </w:rPr>
        <w:t xml:space="preserve"> </w:t>
      </w:r>
      <w:r>
        <w:t>based on the</w:t>
      </w:r>
      <w:r>
        <w:rPr>
          <w:spacing w:val="-1"/>
        </w:rPr>
        <w:t xml:space="preserve"> </w:t>
      </w:r>
      <w:r>
        <w:t>activities/work performed during the 90</w:t>
      </w:r>
      <w:r w:rsidR="00C2256C">
        <w:t>-</w:t>
      </w:r>
      <w:r>
        <w:t>day ramp-up period. These reports shall contain detailed progress on the ramp-up activities/work identified in the Project Management Plan.</w:t>
      </w:r>
      <w:r>
        <w:rPr>
          <w:spacing w:val="40"/>
        </w:rPr>
        <w:t xml:space="preserve"> </w:t>
      </w:r>
      <w:r>
        <w:t>The monthly status report should reflect and support</w:t>
      </w:r>
      <w:r>
        <w:rPr>
          <w:spacing w:val="-5"/>
        </w:rPr>
        <w:t xml:space="preserve"> </w:t>
      </w:r>
      <w:r>
        <w:t>the</w:t>
      </w:r>
      <w:r>
        <w:rPr>
          <w:spacing w:val="-9"/>
        </w:rPr>
        <w:t xml:space="preserve"> </w:t>
      </w:r>
      <w:r>
        <w:t>SOW</w:t>
      </w:r>
      <w:r>
        <w:rPr>
          <w:spacing w:val="-7"/>
        </w:rPr>
        <w:t xml:space="preserve"> </w:t>
      </w:r>
      <w:r>
        <w:t>tasks</w:t>
      </w:r>
      <w:r>
        <w:rPr>
          <w:spacing w:val="-6"/>
        </w:rPr>
        <w:t xml:space="preserve"> </w:t>
      </w:r>
      <w:r>
        <w:t>and</w:t>
      </w:r>
      <w:r>
        <w:rPr>
          <w:spacing w:val="-6"/>
        </w:rPr>
        <w:t xml:space="preserve"> </w:t>
      </w:r>
      <w:r>
        <w:t>activities</w:t>
      </w:r>
      <w:r>
        <w:rPr>
          <w:spacing w:val="-6"/>
        </w:rPr>
        <w:t xml:space="preserve"> </w:t>
      </w:r>
      <w:r>
        <w:t>that</w:t>
      </w:r>
      <w:r>
        <w:rPr>
          <w:spacing w:val="-5"/>
        </w:rPr>
        <w:t xml:space="preserve"> </w:t>
      </w:r>
      <w:r>
        <w:t>are</w:t>
      </w:r>
      <w:r>
        <w:rPr>
          <w:spacing w:val="-9"/>
        </w:rPr>
        <w:t xml:space="preserve"> </w:t>
      </w:r>
      <w:r>
        <w:t>billed</w:t>
      </w:r>
      <w:r>
        <w:rPr>
          <w:spacing w:val="-6"/>
        </w:rPr>
        <w:t xml:space="preserve"> </w:t>
      </w:r>
      <w:r>
        <w:t>during</w:t>
      </w:r>
      <w:r>
        <w:rPr>
          <w:spacing w:val="-11"/>
        </w:rPr>
        <w:t xml:space="preserve"> </w:t>
      </w:r>
      <w:r w:rsidR="00C2256C">
        <w:t>the</w:t>
      </w:r>
      <w:r w:rsidR="00C2256C">
        <w:rPr>
          <w:spacing w:val="-5"/>
        </w:rPr>
        <w:t xml:space="preserve"> </w:t>
      </w:r>
      <w:r>
        <w:t>specified</w:t>
      </w:r>
      <w:r>
        <w:rPr>
          <w:spacing w:val="-6"/>
        </w:rPr>
        <w:t xml:space="preserve"> </w:t>
      </w:r>
      <w:proofErr w:type="gramStart"/>
      <w:r>
        <w:t>time</w:t>
      </w:r>
      <w:r>
        <w:rPr>
          <w:spacing w:val="-9"/>
        </w:rPr>
        <w:t xml:space="preserve"> </w:t>
      </w:r>
      <w:r>
        <w:t>period</w:t>
      </w:r>
      <w:proofErr w:type="gramEnd"/>
      <w:r>
        <w:t>.</w:t>
      </w:r>
      <w:r>
        <w:rPr>
          <w:spacing w:val="-6"/>
        </w:rPr>
        <w:t xml:space="preserve"> </w:t>
      </w:r>
      <w:r>
        <w:t>The monthly status report should be easily reconciled with the submitted invoices.</w:t>
      </w:r>
    </w:p>
    <w:p w14:paraId="285A3008" w14:textId="77777777" w:rsidR="00D61D72" w:rsidRDefault="00D61D72">
      <w:pPr>
        <w:pStyle w:val="BodyText"/>
        <w:spacing w:before="2"/>
        <w:rPr>
          <w:sz w:val="27"/>
        </w:rPr>
      </w:pPr>
    </w:p>
    <w:p w14:paraId="26F172DB" w14:textId="77777777" w:rsidR="00D61D72" w:rsidRDefault="00860DAE">
      <w:pPr>
        <w:pStyle w:val="BodyText"/>
        <w:spacing w:before="1" w:line="247" w:lineRule="auto"/>
        <w:ind w:left="1307" w:right="377" w:hanging="10"/>
      </w:pPr>
      <w:r>
        <w:t>After</w:t>
      </w:r>
      <w:r>
        <w:rPr>
          <w:spacing w:val="-7"/>
        </w:rPr>
        <w:t xml:space="preserve"> </w:t>
      </w:r>
      <w:r>
        <w:t>ramp-up</w:t>
      </w:r>
      <w:r>
        <w:rPr>
          <w:spacing w:val="-7"/>
        </w:rPr>
        <w:t xml:space="preserve"> </w:t>
      </w:r>
      <w:r>
        <w:t>period,</w:t>
      </w:r>
      <w:r>
        <w:rPr>
          <w:spacing w:val="-7"/>
        </w:rPr>
        <w:t xml:space="preserve"> </w:t>
      </w:r>
      <w:r>
        <w:t>the</w:t>
      </w:r>
      <w:r>
        <w:rPr>
          <w:spacing w:val="-9"/>
        </w:rPr>
        <w:t xml:space="preserve"> </w:t>
      </w:r>
      <w:r>
        <w:t>monthly</w:t>
      </w:r>
      <w:r>
        <w:rPr>
          <w:spacing w:val="-11"/>
        </w:rPr>
        <w:t xml:space="preserve"> </w:t>
      </w:r>
      <w:r>
        <w:t>status</w:t>
      </w:r>
      <w:r>
        <w:rPr>
          <w:spacing w:val="-7"/>
        </w:rPr>
        <w:t xml:space="preserve"> </w:t>
      </w:r>
      <w:r>
        <w:t>report</w:t>
      </w:r>
      <w:r>
        <w:rPr>
          <w:spacing w:val="-6"/>
        </w:rPr>
        <w:t xml:space="preserve"> </w:t>
      </w:r>
      <w:r>
        <w:t>shall,</w:t>
      </w:r>
      <w:r>
        <w:rPr>
          <w:spacing w:val="-7"/>
        </w:rPr>
        <w:t xml:space="preserve"> </w:t>
      </w:r>
      <w:r>
        <w:t>at</w:t>
      </w:r>
      <w:r>
        <w:rPr>
          <w:spacing w:val="-6"/>
        </w:rPr>
        <w:t xml:space="preserve"> </w:t>
      </w:r>
      <w:r>
        <w:t>a</w:t>
      </w:r>
      <w:r>
        <w:rPr>
          <w:spacing w:val="-9"/>
        </w:rPr>
        <w:t xml:space="preserve"> </w:t>
      </w:r>
      <w:r>
        <w:t>minimum,</w:t>
      </w:r>
      <w:r>
        <w:rPr>
          <w:spacing w:val="-7"/>
        </w:rPr>
        <w:t xml:space="preserve"> </w:t>
      </w:r>
      <w:r>
        <w:t>include</w:t>
      </w:r>
      <w:r>
        <w:rPr>
          <w:spacing w:val="-9"/>
        </w:rPr>
        <w:t xml:space="preserve"> </w:t>
      </w:r>
      <w:r>
        <w:t>the following, in no specific order:</w:t>
      </w:r>
    </w:p>
    <w:p w14:paraId="17D00E22" w14:textId="0D01A7B6" w:rsidR="00D61D72" w:rsidRDefault="00860DAE">
      <w:pPr>
        <w:pStyle w:val="ListParagraph"/>
        <w:numPr>
          <w:ilvl w:val="0"/>
          <w:numId w:val="5"/>
        </w:numPr>
        <w:tabs>
          <w:tab w:val="left" w:pos="2737"/>
          <w:tab w:val="left" w:pos="2738"/>
        </w:tabs>
        <w:spacing w:before="16"/>
        <w:rPr>
          <w:sz w:val="24"/>
        </w:rPr>
      </w:pPr>
      <w:r>
        <w:rPr>
          <w:sz w:val="24"/>
        </w:rPr>
        <w:t>Summary</w:t>
      </w:r>
      <w:r>
        <w:rPr>
          <w:spacing w:val="-9"/>
          <w:sz w:val="24"/>
        </w:rPr>
        <w:t xml:space="preserve"> </w:t>
      </w:r>
      <w:r>
        <w:rPr>
          <w:sz w:val="24"/>
        </w:rPr>
        <w:t>of</w:t>
      </w:r>
      <w:r>
        <w:rPr>
          <w:spacing w:val="-2"/>
          <w:sz w:val="24"/>
        </w:rPr>
        <w:t xml:space="preserve"> </w:t>
      </w:r>
      <w:r>
        <w:rPr>
          <w:sz w:val="24"/>
        </w:rPr>
        <w:t>the</w:t>
      </w:r>
      <w:r>
        <w:rPr>
          <w:spacing w:val="-2"/>
          <w:sz w:val="24"/>
        </w:rPr>
        <w:t xml:space="preserve"> </w:t>
      </w:r>
      <w:r>
        <w:rPr>
          <w:sz w:val="24"/>
        </w:rPr>
        <w:t>previous</w:t>
      </w:r>
      <w:r>
        <w:rPr>
          <w:spacing w:val="1"/>
          <w:sz w:val="24"/>
        </w:rPr>
        <w:t xml:space="preserve"> </w:t>
      </w:r>
      <w:r>
        <w:rPr>
          <w:sz w:val="24"/>
        </w:rPr>
        <w:t>month’s</w:t>
      </w:r>
      <w:r>
        <w:rPr>
          <w:spacing w:val="-1"/>
          <w:sz w:val="24"/>
        </w:rPr>
        <w:t xml:space="preserve"> </w:t>
      </w:r>
      <w:r>
        <w:rPr>
          <w:spacing w:val="-2"/>
          <w:sz w:val="24"/>
        </w:rPr>
        <w:t>activities</w:t>
      </w:r>
    </w:p>
    <w:p w14:paraId="23BAE846" w14:textId="138BB3CE" w:rsidR="00D61D72" w:rsidRDefault="00860DAE">
      <w:pPr>
        <w:pStyle w:val="ListParagraph"/>
        <w:numPr>
          <w:ilvl w:val="0"/>
          <w:numId w:val="5"/>
        </w:numPr>
        <w:tabs>
          <w:tab w:val="left" w:pos="2737"/>
          <w:tab w:val="left" w:pos="2738"/>
        </w:tabs>
        <w:spacing w:before="20"/>
        <w:ind w:hanging="359"/>
        <w:rPr>
          <w:sz w:val="24"/>
        </w:rPr>
      </w:pPr>
      <w:r>
        <w:rPr>
          <w:sz w:val="24"/>
        </w:rPr>
        <w:t>Summary</w:t>
      </w:r>
      <w:r>
        <w:rPr>
          <w:spacing w:val="-10"/>
          <w:sz w:val="24"/>
        </w:rPr>
        <w:t xml:space="preserve"> </w:t>
      </w:r>
      <w:r>
        <w:rPr>
          <w:sz w:val="24"/>
        </w:rPr>
        <w:t>of</w:t>
      </w:r>
      <w:r>
        <w:rPr>
          <w:spacing w:val="-2"/>
          <w:sz w:val="24"/>
        </w:rPr>
        <w:t xml:space="preserve"> </w:t>
      </w:r>
      <w:r>
        <w:rPr>
          <w:sz w:val="24"/>
        </w:rPr>
        <w:t>findings</w:t>
      </w:r>
      <w:r>
        <w:rPr>
          <w:spacing w:val="-2"/>
          <w:sz w:val="24"/>
        </w:rPr>
        <w:t xml:space="preserve"> </w:t>
      </w:r>
      <w:r>
        <w:rPr>
          <w:sz w:val="24"/>
        </w:rPr>
        <w:t>for</w:t>
      </w:r>
      <w:r>
        <w:rPr>
          <w:spacing w:val="-3"/>
          <w:sz w:val="24"/>
        </w:rPr>
        <w:t xml:space="preserve"> </w:t>
      </w:r>
      <w:r>
        <w:rPr>
          <w:sz w:val="24"/>
        </w:rPr>
        <w:t>claims</w:t>
      </w:r>
      <w:r>
        <w:rPr>
          <w:spacing w:val="-1"/>
          <w:sz w:val="24"/>
        </w:rPr>
        <w:t xml:space="preserve"> </w:t>
      </w:r>
      <w:r>
        <w:rPr>
          <w:sz w:val="24"/>
        </w:rPr>
        <w:t>reviewed</w:t>
      </w:r>
      <w:r>
        <w:rPr>
          <w:spacing w:val="-3"/>
          <w:sz w:val="24"/>
        </w:rPr>
        <w:t xml:space="preserve"> </w:t>
      </w:r>
      <w:r>
        <w:rPr>
          <w:sz w:val="24"/>
        </w:rPr>
        <w:t>to</w:t>
      </w:r>
      <w:r>
        <w:rPr>
          <w:spacing w:val="-1"/>
          <w:sz w:val="24"/>
        </w:rPr>
        <w:t xml:space="preserve"> </w:t>
      </w:r>
      <w:r>
        <w:rPr>
          <w:spacing w:val="-4"/>
          <w:sz w:val="24"/>
        </w:rPr>
        <w:t>date</w:t>
      </w:r>
    </w:p>
    <w:p w14:paraId="546D8891" w14:textId="27571D4A" w:rsidR="00D61D72" w:rsidRPr="00C938F6" w:rsidRDefault="00860DAE">
      <w:pPr>
        <w:pStyle w:val="ListParagraph"/>
        <w:numPr>
          <w:ilvl w:val="0"/>
          <w:numId w:val="5"/>
        </w:numPr>
        <w:tabs>
          <w:tab w:val="left" w:pos="2737"/>
          <w:tab w:val="left" w:pos="2738"/>
        </w:tabs>
        <w:spacing w:before="26"/>
        <w:ind w:hanging="359"/>
        <w:rPr>
          <w:sz w:val="24"/>
        </w:rPr>
      </w:pPr>
      <w:r>
        <w:rPr>
          <w:sz w:val="24"/>
        </w:rPr>
        <w:t>Summary</w:t>
      </w:r>
      <w:r>
        <w:rPr>
          <w:spacing w:val="-12"/>
          <w:sz w:val="24"/>
        </w:rPr>
        <w:t xml:space="preserve"> </w:t>
      </w:r>
      <w:r>
        <w:rPr>
          <w:sz w:val="24"/>
        </w:rPr>
        <w:t>analysis</w:t>
      </w:r>
      <w:r>
        <w:rPr>
          <w:spacing w:val="-4"/>
          <w:sz w:val="24"/>
        </w:rPr>
        <w:t xml:space="preserve"> </w:t>
      </w:r>
      <w:r>
        <w:rPr>
          <w:sz w:val="24"/>
        </w:rPr>
        <w:t>for</w:t>
      </w:r>
      <w:r>
        <w:rPr>
          <w:spacing w:val="-8"/>
          <w:sz w:val="24"/>
        </w:rPr>
        <w:t xml:space="preserve"> </w:t>
      </w:r>
      <w:r>
        <w:rPr>
          <w:sz w:val="24"/>
        </w:rPr>
        <w:t>CMS</w:t>
      </w:r>
      <w:r>
        <w:rPr>
          <w:spacing w:val="-3"/>
          <w:sz w:val="24"/>
        </w:rPr>
        <w:t xml:space="preserve"> </w:t>
      </w:r>
      <w:r>
        <w:rPr>
          <w:sz w:val="24"/>
        </w:rPr>
        <w:t>relating</w:t>
      </w:r>
      <w:r>
        <w:rPr>
          <w:spacing w:val="-10"/>
          <w:sz w:val="24"/>
        </w:rPr>
        <w:t xml:space="preserve"> </w:t>
      </w:r>
      <w:r>
        <w:rPr>
          <w:sz w:val="24"/>
        </w:rPr>
        <w:t>to</w:t>
      </w:r>
      <w:r>
        <w:rPr>
          <w:spacing w:val="-4"/>
          <w:sz w:val="24"/>
        </w:rPr>
        <w:t xml:space="preserve"> </w:t>
      </w:r>
      <w:r>
        <w:rPr>
          <w:sz w:val="24"/>
        </w:rPr>
        <w:t>procedural</w:t>
      </w:r>
      <w:r>
        <w:rPr>
          <w:spacing w:val="-4"/>
          <w:sz w:val="24"/>
        </w:rPr>
        <w:t xml:space="preserve"> </w:t>
      </w:r>
      <w:r>
        <w:rPr>
          <w:sz w:val="24"/>
        </w:rPr>
        <w:t>matters</w:t>
      </w:r>
      <w:r>
        <w:rPr>
          <w:spacing w:val="-4"/>
          <w:sz w:val="24"/>
        </w:rPr>
        <w:t xml:space="preserve"> </w:t>
      </w:r>
      <w:r>
        <w:rPr>
          <w:sz w:val="24"/>
        </w:rPr>
        <w:t>and</w:t>
      </w:r>
      <w:r>
        <w:rPr>
          <w:spacing w:val="-4"/>
          <w:sz w:val="24"/>
        </w:rPr>
        <w:t xml:space="preserve"> </w:t>
      </w:r>
      <w:r>
        <w:rPr>
          <w:spacing w:val="-2"/>
          <w:sz w:val="24"/>
        </w:rPr>
        <w:t>policy</w:t>
      </w:r>
      <w:r w:rsidR="00CC11E2">
        <w:rPr>
          <w:spacing w:val="-2"/>
          <w:sz w:val="24"/>
        </w:rPr>
        <w:t xml:space="preserve"> clarifications or other suggestions the Contractor deems appropriate.  CMS reserves the right to decide if and how to act upon these recommendations. </w:t>
      </w:r>
    </w:p>
    <w:p w14:paraId="5BE4FC71" w14:textId="371BF3C9" w:rsidR="00CC11E2" w:rsidRPr="00C938F6" w:rsidRDefault="00CC11E2">
      <w:pPr>
        <w:pStyle w:val="ListParagraph"/>
        <w:numPr>
          <w:ilvl w:val="0"/>
          <w:numId w:val="5"/>
        </w:numPr>
        <w:tabs>
          <w:tab w:val="left" w:pos="2737"/>
          <w:tab w:val="left" w:pos="2738"/>
        </w:tabs>
        <w:spacing w:before="26"/>
        <w:ind w:hanging="359"/>
        <w:rPr>
          <w:sz w:val="24"/>
        </w:rPr>
      </w:pPr>
      <w:r>
        <w:rPr>
          <w:spacing w:val="-2"/>
          <w:sz w:val="24"/>
        </w:rPr>
        <w:t>Data elements listed in reporting requirements of SOW tasks</w:t>
      </w:r>
    </w:p>
    <w:p w14:paraId="1866CDB0" w14:textId="3749CBBB" w:rsidR="00CC11E2" w:rsidRPr="00CC11E2" w:rsidRDefault="00CC11E2" w:rsidP="00CC11E2">
      <w:pPr>
        <w:pStyle w:val="ListParagraph"/>
        <w:numPr>
          <w:ilvl w:val="0"/>
          <w:numId w:val="5"/>
        </w:numPr>
        <w:tabs>
          <w:tab w:val="left" w:pos="2737"/>
          <w:tab w:val="left" w:pos="2738"/>
        </w:tabs>
        <w:spacing w:before="26"/>
        <w:ind w:hanging="359"/>
        <w:rPr>
          <w:sz w:val="24"/>
        </w:rPr>
      </w:pPr>
      <w:r w:rsidRPr="00CC11E2">
        <w:rPr>
          <w:spacing w:val="-2"/>
          <w:sz w:val="24"/>
        </w:rPr>
        <w:t>Carryover Costs</w:t>
      </w:r>
      <w:r w:rsidR="0000512F">
        <w:rPr>
          <w:spacing w:val="-2"/>
          <w:sz w:val="24"/>
        </w:rPr>
        <w:t xml:space="preserve"> – </w:t>
      </w:r>
      <w:r w:rsidR="009A03B3" w:rsidRPr="009A03B3">
        <w:rPr>
          <w:spacing w:val="-2"/>
          <w:sz w:val="24"/>
        </w:rPr>
        <w:t xml:space="preserve">Includes work that continues beyond the one-year contract timeframe during which the project is initiated. This may include labor hours for </w:t>
      </w:r>
      <w:r w:rsidR="00C77462">
        <w:rPr>
          <w:spacing w:val="-2"/>
          <w:sz w:val="24"/>
        </w:rPr>
        <w:t>o</w:t>
      </w:r>
      <w:r w:rsidR="002F0016">
        <w:rPr>
          <w:spacing w:val="-2"/>
          <w:sz w:val="24"/>
        </w:rPr>
        <w:t xml:space="preserve">riginal </w:t>
      </w:r>
      <w:r w:rsidR="00C77462">
        <w:rPr>
          <w:spacing w:val="-2"/>
          <w:sz w:val="24"/>
        </w:rPr>
        <w:t>c</w:t>
      </w:r>
      <w:r w:rsidR="002F0016">
        <w:rPr>
          <w:spacing w:val="-2"/>
          <w:sz w:val="24"/>
        </w:rPr>
        <w:t xml:space="preserve">laim review, </w:t>
      </w:r>
      <w:r w:rsidR="009A03B3" w:rsidRPr="009A03B3">
        <w:rPr>
          <w:spacing w:val="-2"/>
          <w:sz w:val="24"/>
        </w:rPr>
        <w:t xml:space="preserve">Discussion and Education (D&amp;E) sessions, </w:t>
      </w:r>
      <w:r w:rsidR="005400FB">
        <w:rPr>
          <w:spacing w:val="-2"/>
          <w:sz w:val="24"/>
        </w:rPr>
        <w:t xml:space="preserve">and </w:t>
      </w:r>
      <w:r w:rsidR="009A03B3" w:rsidRPr="009A03B3">
        <w:rPr>
          <w:spacing w:val="-2"/>
          <w:sz w:val="24"/>
        </w:rPr>
        <w:t xml:space="preserve">re-review workload.  Carryover costs should be recorded by the Contractor in a separate spreadsheet and submitted as an addendum to the SMRC MSR.  </w:t>
      </w:r>
      <w:r w:rsidRPr="00CC11E2">
        <w:rPr>
          <w:spacing w:val="-2"/>
          <w:sz w:val="24"/>
        </w:rPr>
        <w:t xml:space="preserve">    </w:t>
      </w:r>
    </w:p>
    <w:p w14:paraId="091CF2ED" w14:textId="76393A8F" w:rsidR="00D61D72" w:rsidRDefault="00D61D72">
      <w:pPr>
        <w:pStyle w:val="BodyText"/>
        <w:spacing w:line="40" w:lineRule="exact"/>
        <w:ind w:left="580"/>
        <w:rPr>
          <w:sz w:val="4"/>
        </w:rPr>
      </w:pPr>
    </w:p>
    <w:p w14:paraId="6614821D" w14:textId="77777777" w:rsidR="00D61D72" w:rsidRDefault="00D61D72">
      <w:pPr>
        <w:spacing w:line="40" w:lineRule="exact"/>
        <w:rPr>
          <w:sz w:val="4"/>
        </w:rPr>
      </w:pPr>
    </w:p>
    <w:p w14:paraId="1CABE33C" w14:textId="77777777" w:rsidR="00D61D72" w:rsidRDefault="00D61D72">
      <w:pPr>
        <w:pStyle w:val="BodyText"/>
        <w:spacing w:before="9"/>
        <w:rPr>
          <w:sz w:val="27"/>
        </w:rPr>
      </w:pPr>
    </w:p>
    <w:p w14:paraId="09393730" w14:textId="77777777" w:rsidR="00D61D72" w:rsidRDefault="00860DAE">
      <w:pPr>
        <w:pStyle w:val="ListParagraph"/>
        <w:numPr>
          <w:ilvl w:val="0"/>
          <w:numId w:val="7"/>
        </w:numPr>
        <w:tabs>
          <w:tab w:val="left" w:pos="1228"/>
        </w:tabs>
        <w:spacing w:before="0"/>
        <w:ind w:left="1228" w:hanging="288"/>
        <w:rPr>
          <w:b/>
          <w:sz w:val="24"/>
        </w:rPr>
      </w:pPr>
      <w:r>
        <w:rPr>
          <w:b/>
          <w:sz w:val="24"/>
          <w:u w:val="single"/>
        </w:rPr>
        <w:t>Performance</w:t>
      </w:r>
      <w:r>
        <w:rPr>
          <w:b/>
          <w:spacing w:val="-12"/>
          <w:sz w:val="24"/>
          <w:u w:val="single"/>
        </w:rPr>
        <w:t xml:space="preserve"> </w:t>
      </w:r>
      <w:r>
        <w:rPr>
          <w:b/>
          <w:spacing w:val="-2"/>
          <w:sz w:val="24"/>
          <w:u w:val="single"/>
        </w:rPr>
        <w:t>Metrics</w:t>
      </w:r>
    </w:p>
    <w:p w14:paraId="7306DD5D" w14:textId="77777777" w:rsidR="00D61D72" w:rsidRDefault="00860DAE">
      <w:pPr>
        <w:pStyle w:val="BodyText"/>
        <w:spacing w:before="24" w:line="247" w:lineRule="auto"/>
        <w:ind w:left="1307" w:right="420" w:hanging="10"/>
      </w:pPr>
      <w:r>
        <w:t>Define and maintain a set of metrics that provide an indication of project performance and status.</w:t>
      </w:r>
      <w:r>
        <w:rPr>
          <w:spacing w:val="40"/>
        </w:rPr>
        <w:t xml:space="preserve"> </w:t>
      </w:r>
      <w:r>
        <w:t>Reports shall include at a minimum: statistical information regarding the number of medical review project/task activities requested and the</w:t>
      </w:r>
      <w:r>
        <w:rPr>
          <w:spacing w:val="-1"/>
        </w:rPr>
        <w:t xml:space="preserve"> </w:t>
      </w:r>
      <w:r>
        <w:t>number completed in a</w:t>
      </w:r>
      <w:r>
        <w:rPr>
          <w:spacing w:val="-4"/>
        </w:rPr>
        <w:t xml:space="preserve"> </w:t>
      </w:r>
      <w:r>
        <w:t>format that has</w:t>
      </w:r>
      <w:r>
        <w:rPr>
          <w:spacing w:val="-1"/>
        </w:rPr>
        <w:t xml:space="preserve"> </w:t>
      </w:r>
      <w:r>
        <w:t>been</w:t>
      </w:r>
      <w:r>
        <w:rPr>
          <w:spacing w:val="-1"/>
        </w:rPr>
        <w:t xml:space="preserve"> </w:t>
      </w:r>
      <w:r>
        <w:t>mutually</w:t>
      </w:r>
      <w:r>
        <w:rPr>
          <w:spacing w:val="-6"/>
        </w:rPr>
        <w:t xml:space="preserve"> </w:t>
      </w:r>
      <w:r>
        <w:t>agreed</w:t>
      </w:r>
      <w:r>
        <w:rPr>
          <w:spacing w:val="-1"/>
        </w:rPr>
        <w:t xml:space="preserve"> </w:t>
      </w:r>
      <w:r>
        <w:t>upon.</w:t>
      </w:r>
      <w:r>
        <w:rPr>
          <w:spacing w:val="40"/>
        </w:rPr>
        <w:t xml:space="preserve"> </w:t>
      </w:r>
      <w:r>
        <w:t>The</w:t>
      </w:r>
      <w:r>
        <w:rPr>
          <w:spacing w:val="-2"/>
        </w:rPr>
        <w:t xml:space="preserve"> </w:t>
      </w:r>
      <w:r>
        <w:t>agreed</w:t>
      </w:r>
      <w:r>
        <w:rPr>
          <w:spacing w:val="-1"/>
        </w:rPr>
        <w:t xml:space="preserve"> </w:t>
      </w:r>
      <w:r>
        <w:t>upon</w:t>
      </w:r>
      <w:r>
        <w:rPr>
          <w:spacing w:val="-1"/>
        </w:rPr>
        <w:t xml:space="preserve"> </w:t>
      </w:r>
      <w:r>
        <w:t>metrics and performance measures may be defined as part of the PMP.</w:t>
      </w:r>
      <w:r>
        <w:rPr>
          <w:spacing w:val="40"/>
        </w:rPr>
        <w:t xml:space="preserve"> </w:t>
      </w:r>
      <w:r>
        <w:t>The performance metrics shall include challenges and proposed actions. The Contractor must have the ability to produce on request a report that documents the medical review project/task cost incurred. Once defined,</w:t>
      </w:r>
      <w:r>
        <w:rPr>
          <w:spacing w:val="-2"/>
        </w:rPr>
        <w:t xml:space="preserve"> </w:t>
      </w:r>
      <w:r>
        <w:t>routine</w:t>
      </w:r>
      <w:r>
        <w:rPr>
          <w:spacing w:val="-3"/>
        </w:rPr>
        <w:t xml:space="preserve"> </w:t>
      </w:r>
      <w:r>
        <w:t>reporting</w:t>
      </w:r>
      <w:r>
        <w:rPr>
          <w:spacing w:val="-2"/>
        </w:rPr>
        <w:t xml:space="preserve"> </w:t>
      </w:r>
      <w:r>
        <w:t>against</w:t>
      </w:r>
      <w:r>
        <w:rPr>
          <w:spacing w:val="-2"/>
        </w:rPr>
        <w:t xml:space="preserve"> </w:t>
      </w:r>
      <w:r>
        <w:t>the</w:t>
      </w:r>
      <w:r>
        <w:rPr>
          <w:spacing w:val="-3"/>
        </w:rPr>
        <w:t xml:space="preserve"> </w:t>
      </w:r>
      <w:r>
        <w:t>agreed</w:t>
      </w:r>
      <w:r>
        <w:rPr>
          <w:spacing w:val="-2"/>
        </w:rPr>
        <w:t xml:space="preserve"> </w:t>
      </w:r>
      <w:r>
        <w:t>to</w:t>
      </w:r>
      <w:r>
        <w:rPr>
          <w:spacing w:val="-2"/>
        </w:rPr>
        <w:t xml:space="preserve"> </w:t>
      </w:r>
      <w:r>
        <w:t>metrics</w:t>
      </w:r>
      <w:r>
        <w:rPr>
          <w:spacing w:val="-2"/>
        </w:rPr>
        <w:t xml:space="preserve"> </w:t>
      </w:r>
      <w:r>
        <w:t>shall</w:t>
      </w:r>
      <w:r>
        <w:rPr>
          <w:spacing w:val="-2"/>
        </w:rPr>
        <w:t xml:space="preserve"> </w:t>
      </w:r>
      <w:r>
        <w:t>be</w:t>
      </w:r>
      <w:r>
        <w:rPr>
          <w:spacing w:val="-3"/>
        </w:rPr>
        <w:t xml:space="preserve"> </w:t>
      </w:r>
      <w:r>
        <w:t>presented</w:t>
      </w:r>
      <w:r>
        <w:rPr>
          <w:spacing w:val="-2"/>
        </w:rPr>
        <w:t xml:space="preserve"> </w:t>
      </w:r>
      <w:r>
        <w:t>in</w:t>
      </w:r>
      <w:r>
        <w:rPr>
          <w:spacing w:val="-2"/>
        </w:rPr>
        <w:t xml:space="preserve"> </w:t>
      </w:r>
      <w:r>
        <w:t>the</w:t>
      </w:r>
      <w:r>
        <w:rPr>
          <w:spacing w:val="-3"/>
        </w:rPr>
        <w:t xml:space="preserve"> </w:t>
      </w:r>
      <w:r>
        <w:t>monthly status</w:t>
      </w:r>
      <w:r>
        <w:rPr>
          <w:spacing w:val="-6"/>
        </w:rPr>
        <w:t xml:space="preserve"> </w:t>
      </w:r>
      <w:r>
        <w:t>report.</w:t>
      </w:r>
      <w:r>
        <w:rPr>
          <w:spacing w:val="-6"/>
        </w:rPr>
        <w:t xml:space="preserve"> </w:t>
      </w:r>
      <w:r>
        <w:t>Exact</w:t>
      </w:r>
      <w:r>
        <w:rPr>
          <w:spacing w:val="-5"/>
        </w:rPr>
        <w:t xml:space="preserve"> </w:t>
      </w:r>
      <w:r>
        <w:t>formats</w:t>
      </w:r>
      <w:r>
        <w:rPr>
          <w:spacing w:val="-6"/>
        </w:rPr>
        <w:t xml:space="preserve"> </w:t>
      </w:r>
      <w:r>
        <w:t>will</w:t>
      </w:r>
      <w:r>
        <w:rPr>
          <w:spacing w:val="-5"/>
        </w:rPr>
        <w:t xml:space="preserve"> </w:t>
      </w:r>
      <w:r>
        <w:t>be</w:t>
      </w:r>
      <w:r>
        <w:rPr>
          <w:spacing w:val="-9"/>
        </w:rPr>
        <w:t xml:space="preserve"> </w:t>
      </w:r>
      <w:r>
        <w:t>mutually</w:t>
      </w:r>
      <w:r>
        <w:rPr>
          <w:spacing w:val="-11"/>
        </w:rPr>
        <w:t xml:space="preserve"> </w:t>
      </w:r>
      <w:r>
        <w:t>agreed</w:t>
      </w:r>
      <w:r>
        <w:rPr>
          <w:spacing w:val="-6"/>
        </w:rPr>
        <w:t xml:space="preserve"> </w:t>
      </w:r>
      <w:r>
        <w:t>upon</w:t>
      </w:r>
      <w:r>
        <w:rPr>
          <w:spacing w:val="-6"/>
        </w:rPr>
        <w:t xml:space="preserve"> </w:t>
      </w:r>
      <w:r>
        <w:t>between</w:t>
      </w:r>
      <w:r>
        <w:rPr>
          <w:spacing w:val="-6"/>
        </w:rPr>
        <w:t xml:space="preserve"> </w:t>
      </w:r>
      <w:r>
        <w:t>the</w:t>
      </w:r>
      <w:r>
        <w:rPr>
          <w:spacing w:val="-9"/>
        </w:rPr>
        <w:t xml:space="preserve"> </w:t>
      </w:r>
      <w:r>
        <w:t>Contractor</w:t>
      </w:r>
      <w:r>
        <w:rPr>
          <w:spacing w:val="-7"/>
        </w:rPr>
        <w:t xml:space="preserve"> </w:t>
      </w:r>
      <w:r>
        <w:t>and</w:t>
      </w:r>
      <w:r>
        <w:rPr>
          <w:spacing w:val="-6"/>
        </w:rPr>
        <w:t xml:space="preserve"> </w:t>
      </w:r>
      <w:r>
        <w:t>the COR</w:t>
      </w:r>
      <w:r>
        <w:rPr>
          <w:spacing w:val="-1"/>
        </w:rPr>
        <w:t xml:space="preserve"> </w:t>
      </w:r>
      <w:r>
        <w:t>and/or</w:t>
      </w:r>
      <w:r>
        <w:rPr>
          <w:spacing w:val="-2"/>
        </w:rPr>
        <w:t xml:space="preserve"> </w:t>
      </w:r>
      <w:proofErr w:type="gramStart"/>
      <w:r>
        <w:t>designees,</w:t>
      </w:r>
      <w:r>
        <w:rPr>
          <w:spacing w:val="-1"/>
        </w:rPr>
        <w:t xml:space="preserve"> </w:t>
      </w:r>
      <w:r>
        <w:t>and</w:t>
      </w:r>
      <w:proofErr w:type="gramEnd"/>
      <w:r>
        <w:rPr>
          <w:spacing w:val="-1"/>
        </w:rPr>
        <w:t xml:space="preserve"> </w:t>
      </w:r>
      <w:r>
        <w:t>will</w:t>
      </w:r>
      <w:r>
        <w:rPr>
          <w:spacing w:val="-1"/>
        </w:rPr>
        <w:t xml:space="preserve"> </w:t>
      </w:r>
      <w:r>
        <w:t>be</w:t>
      </w:r>
      <w:r>
        <w:rPr>
          <w:spacing w:val="-2"/>
        </w:rPr>
        <w:t xml:space="preserve"> </w:t>
      </w:r>
      <w:r>
        <w:t>subject</w:t>
      </w:r>
      <w:r>
        <w:rPr>
          <w:spacing w:val="-1"/>
        </w:rPr>
        <w:t xml:space="preserve"> </w:t>
      </w:r>
      <w:r>
        <w:t>to</w:t>
      </w:r>
      <w:r>
        <w:rPr>
          <w:spacing w:val="-1"/>
        </w:rPr>
        <w:t xml:space="preserve"> </w:t>
      </w:r>
      <w:r>
        <w:t>change</w:t>
      </w:r>
      <w:r>
        <w:rPr>
          <w:spacing w:val="-2"/>
        </w:rPr>
        <w:t xml:space="preserve"> </w:t>
      </w:r>
      <w:r>
        <w:t>at</w:t>
      </w:r>
      <w:r>
        <w:rPr>
          <w:spacing w:val="-1"/>
        </w:rPr>
        <w:t xml:space="preserve"> </w:t>
      </w:r>
      <w:r>
        <w:t>CMS</w:t>
      </w:r>
      <w:r>
        <w:rPr>
          <w:spacing w:val="-1"/>
        </w:rPr>
        <w:t xml:space="preserve"> </w:t>
      </w:r>
      <w:r>
        <w:t>direction.</w:t>
      </w:r>
      <w:r>
        <w:rPr>
          <w:spacing w:val="-1"/>
        </w:rPr>
        <w:t xml:space="preserve"> </w:t>
      </w:r>
      <w:r>
        <w:t>Tracking</w:t>
      </w:r>
      <w:r>
        <w:rPr>
          <w:spacing w:val="-1"/>
        </w:rPr>
        <w:t xml:space="preserve"> </w:t>
      </w:r>
      <w:r>
        <w:t>reports shall be delivered to CMS in a Microsoft Excel spreadsheet format. At a minimum the monthly reports shall include:</w:t>
      </w:r>
    </w:p>
    <w:p w14:paraId="69672A13" w14:textId="77777777" w:rsidR="00D61D72" w:rsidRDefault="00860DAE">
      <w:pPr>
        <w:pStyle w:val="ListParagraph"/>
        <w:numPr>
          <w:ilvl w:val="0"/>
          <w:numId w:val="4"/>
        </w:numPr>
        <w:tabs>
          <w:tab w:val="left" w:pos="2020"/>
        </w:tabs>
        <w:spacing w:before="16"/>
        <w:rPr>
          <w:sz w:val="24"/>
        </w:rPr>
      </w:pPr>
      <w:r>
        <w:rPr>
          <w:sz w:val="24"/>
        </w:rPr>
        <w:t>Total</w:t>
      </w:r>
      <w:r>
        <w:rPr>
          <w:spacing w:val="-4"/>
          <w:sz w:val="24"/>
        </w:rPr>
        <w:t xml:space="preserve"> </w:t>
      </w:r>
      <w:r>
        <w:rPr>
          <w:sz w:val="24"/>
        </w:rPr>
        <w:t>number</w:t>
      </w:r>
      <w:r>
        <w:rPr>
          <w:spacing w:val="-5"/>
          <w:sz w:val="24"/>
        </w:rPr>
        <w:t xml:space="preserve"> </w:t>
      </w:r>
      <w:r>
        <w:rPr>
          <w:sz w:val="24"/>
        </w:rPr>
        <w:t>of</w:t>
      </w:r>
      <w:r>
        <w:rPr>
          <w:spacing w:val="-5"/>
          <w:sz w:val="24"/>
        </w:rPr>
        <w:t xml:space="preserve"> </w:t>
      </w:r>
      <w:r>
        <w:rPr>
          <w:sz w:val="24"/>
        </w:rPr>
        <w:t>medical</w:t>
      </w:r>
      <w:r>
        <w:rPr>
          <w:spacing w:val="-2"/>
          <w:sz w:val="24"/>
        </w:rPr>
        <w:t xml:space="preserve"> </w:t>
      </w:r>
      <w:r>
        <w:rPr>
          <w:sz w:val="24"/>
        </w:rPr>
        <w:t>reviews</w:t>
      </w:r>
      <w:r>
        <w:rPr>
          <w:spacing w:val="-1"/>
          <w:sz w:val="24"/>
        </w:rPr>
        <w:t xml:space="preserve"> </w:t>
      </w:r>
      <w:r>
        <w:rPr>
          <w:sz w:val="24"/>
        </w:rPr>
        <w:t>requested</w:t>
      </w:r>
      <w:r>
        <w:rPr>
          <w:spacing w:val="-2"/>
          <w:sz w:val="24"/>
        </w:rPr>
        <w:t xml:space="preserve"> </w:t>
      </w:r>
      <w:r>
        <w:rPr>
          <w:sz w:val="24"/>
        </w:rPr>
        <w:t>during</w:t>
      </w:r>
      <w:r>
        <w:rPr>
          <w:spacing w:val="-1"/>
          <w:sz w:val="24"/>
        </w:rPr>
        <w:t xml:space="preserve"> </w:t>
      </w:r>
      <w:r>
        <w:rPr>
          <w:sz w:val="24"/>
        </w:rPr>
        <w:t>the</w:t>
      </w:r>
      <w:r>
        <w:rPr>
          <w:spacing w:val="-3"/>
          <w:sz w:val="24"/>
        </w:rPr>
        <w:t xml:space="preserve"> </w:t>
      </w:r>
      <w:r>
        <w:rPr>
          <w:sz w:val="24"/>
        </w:rPr>
        <w:t>month</w:t>
      </w:r>
      <w:r>
        <w:rPr>
          <w:spacing w:val="-1"/>
          <w:sz w:val="24"/>
        </w:rPr>
        <w:t xml:space="preserve"> </w:t>
      </w:r>
      <w:r>
        <w:rPr>
          <w:sz w:val="24"/>
        </w:rPr>
        <w:t>by</w:t>
      </w:r>
      <w:r>
        <w:rPr>
          <w:spacing w:val="-9"/>
          <w:sz w:val="24"/>
        </w:rPr>
        <w:t xml:space="preserve"> </w:t>
      </w:r>
      <w:r>
        <w:rPr>
          <w:sz w:val="24"/>
        </w:rPr>
        <w:t>project</w:t>
      </w:r>
      <w:r>
        <w:rPr>
          <w:spacing w:val="-1"/>
          <w:sz w:val="24"/>
        </w:rPr>
        <w:t xml:space="preserve"> </w:t>
      </w:r>
      <w:r>
        <w:rPr>
          <w:spacing w:val="-2"/>
          <w:sz w:val="24"/>
        </w:rPr>
        <w:t>title</w:t>
      </w:r>
    </w:p>
    <w:p w14:paraId="35C60D52" w14:textId="77777777" w:rsidR="00D61D72" w:rsidRDefault="00860DAE">
      <w:pPr>
        <w:pStyle w:val="ListParagraph"/>
        <w:numPr>
          <w:ilvl w:val="0"/>
          <w:numId w:val="4"/>
        </w:numPr>
        <w:tabs>
          <w:tab w:val="left" w:pos="2020"/>
        </w:tabs>
        <w:spacing w:before="19"/>
        <w:rPr>
          <w:sz w:val="24"/>
        </w:rPr>
      </w:pPr>
      <w:r>
        <w:rPr>
          <w:sz w:val="24"/>
        </w:rPr>
        <w:t>Total</w:t>
      </w:r>
      <w:r>
        <w:rPr>
          <w:spacing w:val="-4"/>
          <w:sz w:val="24"/>
        </w:rPr>
        <w:t xml:space="preserve"> </w:t>
      </w:r>
      <w:r>
        <w:rPr>
          <w:sz w:val="24"/>
        </w:rPr>
        <w:t>number</w:t>
      </w:r>
      <w:r>
        <w:rPr>
          <w:spacing w:val="-2"/>
          <w:sz w:val="24"/>
        </w:rPr>
        <w:t xml:space="preserve"> </w:t>
      </w:r>
      <w:r>
        <w:rPr>
          <w:sz w:val="24"/>
        </w:rPr>
        <w:t>of</w:t>
      </w:r>
      <w:r>
        <w:rPr>
          <w:spacing w:val="-6"/>
          <w:sz w:val="24"/>
        </w:rPr>
        <w:t xml:space="preserve"> </w:t>
      </w:r>
      <w:r>
        <w:rPr>
          <w:sz w:val="24"/>
        </w:rPr>
        <w:t>medical</w:t>
      </w:r>
      <w:r>
        <w:rPr>
          <w:spacing w:val="1"/>
          <w:sz w:val="24"/>
        </w:rPr>
        <w:t xml:space="preserve"> </w:t>
      </w:r>
      <w:r>
        <w:rPr>
          <w:sz w:val="24"/>
        </w:rPr>
        <w:t>reviews</w:t>
      </w:r>
      <w:r>
        <w:rPr>
          <w:spacing w:val="-1"/>
          <w:sz w:val="24"/>
        </w:rPr>
        <w:t xml:space="preserve"> </w:t>
      </w:r>
      <w:r>
        <w:rPr>
          <w:sz w:val="24"/>
        </w:rPr>
        <w:t>completed</w:t>
      </w:r>
      <w:r>
        <w:rPr>
          <w:spacing w:val="-2"/>
          <w:sz w:val="24"/>
        </w:rPr>
        <w:t xml:space="preserve"> </w:t>
      </w:r>
      <w:r>
        <w:rPr>
          <w:sz w:val="24"/>
        </w:rPr>
        <w:t>during</w:t>
      </w:r>
      <w:r>
        <w:rPr>
          <w:spacing w:val="-6"/>
          <w:sz w:val="24"/>
        </w:rPr>
        <w:t xml:space="preserve"> </w:t>
      </w:r>
      <w:r>
        <w:rPr>
          <w:sz w:val="24"/>
        </w:rPr>
        <w:t>the</w:t>
      </w:r>
      <w:r>
        <w:rPr>
          <w:spacing w:val="-2"/>
          <w:sz w:val="24"/>
        </w:rPr>
        <w:t xml:space="preserve"> </w:t>
      </w:r>
      <w:r>
        <w:rPr>
          <w:sz w:val="24"/>
        </w:rPr>
        <w:t>month</w:t>
      </w:r>
      <w:r>
        <w:rPr>
          <w:spacing w:val="-2"/>
          <w:sz w:val="24"/>
        </w:rPr>
        <w:t xml:space="preserve"> </w:t>
      </w:r>
      <w:r>
        <w:rPr>
          <w:sz w:val="24"/>
        </w:rPr>
        <w:t>by</w:t>
      </w:r>
      <w:r>
        <w:rPr>
          <w:spacing w:val="-6"/>
          <w:sz w:val="24"/>
        </w:rPr>
        <w:t xml:space="preserve"> </w:t>
      </w:r>
      <w:r>
        <w:rPr>
          <w:sz w:val="24"/>
        </w:rPr>
        <w:t>project</w:t>
      </w:r>
      <w:r>
        <w:rPr>
          <w:spacing w:val="-1"/>
          <w:sz w:val="24"/>
        </w:rPr>
        <w:t xml:space="preserve"> </w:t>
      </w:r>
      <w:r>
        <w:rPr>
          <w:spacing w:val="-2"/>
          <w:sz w:val="24"/>
        </w:rPr>
        <w:t>title</w:t>
      </w:r>
    </w:p>
    <w:p w14:paraId="09F9C448" w14:textId="77777777" w:rsidR="00D61D72" w:rsidRDefault="00860DAE">
      <w:pPr>
        <w:pStyle w:val="ListParagraph"/>
        <w:numPr>
          <w:ilvl w:val="0"/>
          <w:numId w:val="4"/>
        </w:numPr>
        <w:tabs>
          <w:tab w:val="left" w:pos="2020"/>
        </w:tabs>
        <w:spacing w:line="247" w:lineRule="auto"/>
        <w:ind w:left="2019" w:right="534"/>
        <w:rPr>
          <w:sz w:val="24"/>
        </w:rPr>
      </w:pPr>
      <w:r>
        <w:rPr>
          <w:sz w:val="24"/>
        </w:rPr>
        <w:t>Number</w:t>
      </w:r>
      <w:r>
        <w:rPr>
          <w:spacing w:val="-9"/>
          <w:sz w:val="24"/>
        </w:rPr>
        <w:t xml:space="preserve"> </w:t>
      </w:r>
      <w:r>
        <w:rPr>
          <w:sz w:val="24"/>
        </w:rPr>
        <w:t>of</w:t>
      </w:r>
      <w:r>
        <w:rPr>
          <w:spacing w:val="-8"/>
          <w:sz w:val="24"/>
        </w:rPr>
        <w:t xml:space="preserve"> </w:t>
      </w:r>
      <w:r>
        <w:rPr>
          <w:sz w:val="24"/>
        </w:rPr>
        <w:t>medical</w:t>
      </w:r>
      <w:r>
        <w:rPr>
          <w:spacing w:val="-6"/>
          <w:sz w:val="24"/>
        </w:rPr>
        <w:t xml:space="preserve"> </w:t>
      </w:r>
      <w:r>
        <w:rPr>
          <w:sz w:val="24"/>
        </w:rPr>
        <w:t>reviews</w:t>
      </w:r>
      <w:r>
        <w:rPr>
          <w:spacing w:val="-7"/>
          <w:sz w:val="24"/>
        </w:rPr>
        <w:t xml:space="preserve"> </w:t>
      </w:r>
      <w:r>
        <w:rPr>
          <w:sz w:val="24"/>
        </w:rPr>
        <w:t>completed</w:t>
      </w:r>
      <w:r>
        <w:rPr>
          <w:spacing w:val="-7"/>
          <w:sz w:val="24"/>
        </w:rPr>
        <w:t xml:space="preserve"> </w:t>
      </w:r>
      <w:r>
        <w:rPr>
          <w:sz w:val="24"/>
        </w:rPr>
        <w:t>by</w:t>
      </w:r>
      <w:r>
        <w:rPr>
          <w:spacing w:val="-11"/>
          <w:sz w:val="24"/>
        </w:rPr>
        <w:t xml:space="preserve"> </w:t>
      </w:r>
      <w:r>
        <w:rPr>
          <w:sz w:val="24"/>
        </w:rPr>
        <w:t>state</w:t>
      </w:r>
      <w:r>
        <w:rPr>
          <w:spacing w:val="-9"/>
          <w:sz w:val="24"/>
        </w:rPr>
        <w:t xml:space="preserve"> </w:t>
      </w:r>
      <w:r>
        <w:rPr>
          <w:sz w:val="24"/>
        </w:rPr>
        <w:t>and</w:t>
      </w:r>
      <w:r>
        <w:rPr>
          <w:spacing w:val="-7"/>
          <w:sz w:val="24"/>
        </w:rPr>
        <w:t xml:space="preserve"> </w:t>
      </w:r>
      <w:r>
        <w:rPr>
          <w:sz w:val="24"/>
        </w:rPr>
        <w:t>provider/supplier</w:t>
      </w:r>
      <w:r>
        <w:rPr>
          <w:spacing w:val="-9"/>
          <w:sz w:val="24"/>
        </w:rPr>
        <w:t xml:space="preserve"> </w:t>
      </w:r>
      <w:r>
        <w:rPr>
          <w:sz w:val="24"/>
        </w:rPr>
        <w:t>number</w:t>
      </w:r>
      <w:r>
        <w:rPr>
          <w:spacing w:val="-9"/>
          <w:sz w:val="24"/>
        </w:rPr>
        <w:t xml:space="preserve"> </w:t>
      </w:r>
      <w:r>
        <w:rPr>
          <w:sz w:val="24"/>
        </w:rPr>
        <w:t>by project title.</w:t>
      </w:r>
    </w:p>
    <w:p w14:paraId="4DEBA831" w14:textId="77777777" w:rsidR="00D61D72" w:rsidRDefault="00860DAE">
      <w:pPr>
        <w:pStyle w:val="ListParagraph"/>
        <w:numPr>
          <w:ilvl w:val="0"/>
          <w:numId w:val="4"/>
        </w:numPr>
        <w:tabs>
          <w:tab w:val="left" w:pos="2020"/>
        </w:tabs>
        <w:spacing w:before="12" w:line="247" w:lineRule="auto"/>
        <w:ind w:right="1282"/>
        <w:rPr>
          <w:sz w:val="24"/>
        </w:rPr>
      </w:pPr>
      <w:r>
        <w:rPr>
          <w:sz w:val="24"/>
        </w:rPr>
        <w:t>Total</w:t>
      </w:r>
      <w:r>
        <w:rPr>
          <w:spacing w:val="-9"/>
          <w:sz w:val="24"/>
        </w:rPr>
        <w:t xml:space="preserve"> </w:t>
      </w:r>
      <w:r>
        <w:rPr>
          <w:sz w:val="24"/>
        </w:rPr>
        <w:t>number</w:t>
      </w:r>
      <w:r>
        <w:rPr>
          <w:spacing w:val="-10"/>
          <w:sz w:val="24"/>
        </w:rPr>
        <w:t xml:space="preserve"> </w:t>
      </w:r>
      <w:r>
        <w:rPr>
          <w:sz w:val="24"/>
        </w:rPr>
        <w:t>of</w:t>
      </w:r>
      <w:r>
        <w:rPr>
          <w:spacing w:val="-10"/>
          <w:sz w:val="24"/>
        </w:rPr>
        <w:t xml:space="preserve"> </w:t>
      </w:r>
      <w:r>
        <w:rPr>
          <w:sz w:val="24"/>
        </w:rPr>
        <w:t>medical</w:t>
      </w:r>
      <w:r>
        <w:rPr>
          <w:spacing w:val="-6"/>
          <w:sz w:val="24"/>
        </w:rPr>
        <w:t xml:space="preserve"> </w:t>
      </w:r>
      <w:r>
        <w:rPr>
          <w:sz w:val="24"/>
        </w:rPr>
        <w:t>reviews</w:t>
      </w:r>
      <w:r>
        <w:rPr>
          <w:spacing w:val="-9"/>
          <w:sz w:val="24"/>
        </w:rPr>
        <w:t xml:space="preserve"> </w:t>
      </w:r>
      <w:r>
        <w:rPr>
          <w:sz w:val="24"/>
        </w:rPr>
        <w:t>not</w:t>
      </w:r>
      <w:r>
        <w:rPr>
          <w:spacing w:val="-6"/>
          <w:sz w:val="24"/>
        </w:rPr>
        <w:t xml:space="preserve"> </w:t>
      </w:r>
      <w:r>
        <w:rPr>
          <w:sz w:val="24"/>
        </w:rPr>
        <w:t>completed</w:t>
      </w:r>
      <w:r>
        <w:rPr>
          <w:spacing w:val="-7"/>
          <w:sz w:val="24"/>
        </w:rPr>
        <w:t xml:space="preserve"> </w:t>
      </w:r>
      <w:r>
        <w:rPr>
          <w:sz w:val="24"/>
        </w:rPr>
        <w:t>within</w:t>
      </w:r>
      <w:r>
        <w:rPr>
          <w:spacing w:val="-9"/>
          <w:sz w:val="24"/>
        </w:rPr>
        <w:t xml:space="preserve"> </w:t>
      </w:r>
      <w:r>
        <w:rPr>
          <w:sz w:val="24"/>
        </w:rPr>
        <w:t>the</w:t>
      </w:r>
      <w:r>
        <w:rPr>
          <w:spacing w:val="-10"/>
          <w:sz w:val="24"/>
        </w:rPr>
        <w:t xml:space="preserve"> </w:t>
      </w:r>
      <w:r>
        <w:rPr>
          <w:sz w:val="24"/>
        </w:rPr>
        <w:t>time</w:t>
      </w:r>
      <w:r>
        <w:rPr>
          <w:spacing w:val="-10"/>
          <w:sz w:val="24"/>
        </w:rPr>
        <w:t xml:space="preserve"> </w:t>
      </w:r>
      <w:r>
        <w:rPr>
          <w:sz w:val="24"/>
        </w:rPr>
        <w:t>standard established by project title.</w:t>
      </w:r>
    </w:p>
    <w:p w14:paraId="64A035D1" w14:textId="77777777" w:rsidR="00D61D72" w:rsidRDefault="00860DAE">
      <w:pPr>
        <w:pStyle w:val="ListParagraph"/>
        <w:numPr>
          <w:ilvl w:val="0"/>
          <w:numId w:val="4"/>
        </w:numPr>
        <w:tabs>
          <w:tab w:val="left" w:pos="2020"/>
        </w:tabs>
        <w:spacing w:before="15"/>
        <w:rPr>
          <w:sz w:val="24"/>
        </w:rPr>
      </w:pPr>
      <w:r>
        <w:rPr>
          <w:sz w:val="24"/>
        </w:rPr>
        <w:t>Total</w:t>
      </w:r>
      <w:r>
        <w:rPr>
          <w:spacing w:val="-9"/>
          <w:sz w:val="24"/>
        </w:rPr>
        <w:t xml:space="preserve"> </w:t>
      </w:r>
      <w:r>
        <w:rPr>
          <w:sz w:val="24"/>
        </w:rPr>
        <w:t>number</w:t>
      </w:r>
      <w:r>
        <w:rPr>
          <w:spacing w:val="-6"/>
          <w:sz w:val="24"/>
        </w:rPr>
        <w:t xml:space="preserve"> </w:t>
      </w:r>
      <w:r>
        <w:rPr>
          <w:sz w:val="24"/>
        </w:rPr>
        <w:t>of</w:t>
      </w:r>
      <w:r>
        <w:rPr>
          <w:spacing w:val="-2"/>
          <w:sz w:val="24"/>
        </w:rPr>
        <w:t xml:space="preserve"> </w:t>
      </w:r>
      <w:r>
        <w:rPr>
          <w:sz w:val="24"/>
        </w:rPr>
        <w:t>medical review</w:t>
      </w:r>
      <w:r>
        <w:rPr>
          <w:spacing w:val="-5"/>
          <w:sz w:val="24"/>
        </w:rPr>
        <w:t xml:space="preserve"> </w:t>
      </w:r>
      <w:r>
        <w:rPr>
          <w:sz w:val="24"/>
        </w:rPr>
        <w:t>projects/tasks</w:t>
      </w:r>
      <w:r>
        <w:rPr>
          <w:spacing w:val="-1"/>
          <w:sz w:val="24"/>
        </w:rPr>
        <w:t xml:space="preserve"> </w:t>
      </w:r>
      <w:r>
        <w:rPr>
          <w:sz w:val="24"/>
        </w:rPr>
        <w:t>requested</w:t>
      </w:r>
      <w:r>
        <w:rPr>
          <w:spacing w:val="-3"/>
          <w:sz w:val="24"/>
        </w:rPr>
        <w:t xml:space="preserve"> </w:t>
      </w:r>
      <w:r>
        <w:rPr>
          <w:sz w:val="24"/>
        </w:rPr>
        <w:t>by</w:t>
      </w:r>
      <w:r>
        <w:rPr>
          <w:spacing w:val="-9"/>
          <w:sz w:val="24"/>
        </w:rPr>
        <w:t xml:space="preserve"> </w:t>
      </w:r>
      <w:r>
        <w:rPr>
          <w:spacing w:val="-5"/>
          <w:sz w:val="24"/>
        </w:rPr>
        <w:t>CMS</w:t>
      </w:r>
    </w:p>
    <w:p w14:paraId="713D80D8" w14:textId="77777777" w:rsidR="00D61D72" w:rsidRDefault="00D61D72">
      <w:pPr>
        <w:pStyle w:val="BodyText"/>
        <w:spacing w:before="9"/>
        <w:rPr>
          <w:sz w:val="27"/>
        </w:rPr>
      </w:pPr>
    </w:p>
    <w:p w14:paraId="5F84CA37" w14:textId="77777777" w:rsidR="00D61D72" w:rsidRDefault="00860DAE">
      <w:pPr>
        <w:pStyle w:val="ListParagraph"/>
        <w:numPr>
          <w:ilvl w:val="0"/>
          <w:numId w:val="7"/>
        </w:numPr>
        <w:tabs>
          <w:tab w:val="left" w:pos="1212"/>
        </w:tabs>
        <w:spacing w:before="0"/>
        <w:ind w:left="1211" w:hanging="275"/>
        <w:rPr>
          <w:b/>
          <w:sz w:val="24"/>
        </w:rPr>
      </w:pPr>
      <w:r>
        <w:rPr>
          <w:b/>
          <w:sz w:val="24"/>
          <w:u w:val="single"/>
        </w:rPr>
        <w:t>Annual</w:t>
      </w:r>
      <w:r>
        <w:rPr>
          <w:b/>
          <w:spacing w:val="-9"/>
          <w:sz w:val="24"/>
          <w:u w:val="single"/>
        </w:rPr>
        <w:t xml:space="preserve"> </w:t>
      </w:r>
      <w:r>
        <w:rPr>
          <w:b/>
          <w:sz w:val="24"/>
          <w:u w:val="single"/>
        </w:rPr>
        <w:t>Performance</w:t>
      </w:r>
      <w:r>
        <w:rPr>
          <w:b/>
          <w:spacing w:val="-7"/>
          <w:sz w:val="24"/>
          <w:u w:val="single"/>
        </w:rPr>
        <w:t xml:space="preserve"> </w:t>
      </w:r>
      <w:r>
        <w:rPr>
          <w:b/>
          <w:spacing w:val="-2"/>
          <w:sz w:val="24"/>
          <w:u w:val="single"/>
        </w:rPr>
        <w:t>Assessment</w:t>
      </w:r>
    </w:p>
    <w:p w14:paraId="044E819E" w14:textId="77777777" w:rsidR="00D61D72" w:rsidRDefault="00860DAE">
      <w:pPr>
        <w:pStyle w:val="ListParagraph"/>
        <w:numPr>
          <w:ilvl w:val="0"/>
          <w:numId w:val="3"/>
        </w:numPr>
        <w:tabs>
          <w:tab w:val="left" w:pos="1927"/>
        </w:tabs>
        <w:spacing w:before="24" w:line="247" w:lineRule="auto"/>
        <w:ind w:left="2019" w:right="397" w:hanging="360"/>
        <w:rPr>
          <w:sz w:val="24"/>
        </w:rPr>
      </w:pPr>
      <w:r>
        <w:rPr>
          <w:sz w:val="24"/>
        </w:rPr>
        <w:t>The objective of the Annual Performance Assessment (APA) is to provide a systematic, quality assurance approach for monitoring and/or evaluating the requirements</w:t>
      </w:r>
      <w:r>
        <w:rPr>
          <w:spacing w:val="-3"/>
          <w:sz w:val="24"/>
        </w:rPr>
        <w:t xml:space="preserve"> </w:t>
      </w:r>
      <w:r>
        <w:rPr>
          <w:sz w:val="24"/>
        </w:rPr>
        <w:t>and</w:t>
      </w:r>
      <w:r>
        <w:rPr>
          <w:spacing w:val="-4"/>
          <w:sz w:val="24"/>
        </w:rPr>
        <w:t xml:space="preserve"> </w:t>
      </w:r>
      <w:r>
        <w:rPr>
          <w:sz w:val="24"/>
        </w:rPr>
        <w:t>standards</w:t>
      </w:r>
      <w:r>
        <w:rPr>
          <w:spacing w:val="-3"/>
          <w:sz w:val="24"/>
        </w:rPr>
        <w:t xml:space="preserve"> </w:t>
      </w:r>
      <w:r>
        <w:rPr>
          <w:sz w:val="24"/>
        </w:rPr>
        <w:t>set</w:t>
      </w:r>
      <w:r>
        <w:rPr>
          <w:spacing w:val="-3"/>
          <w:sz w:val="24"/>
        </w:rPr>
        <w:t xml:space="preserve"> </w:t>
      </w:r>
      <w:r>
        <w:rPr>
          <w:sz w:val="24"/>
        </w:rPr>
        <w:t>forth</w:t>
      </w:r>
      <w:r>
        <w:rPr>
          <w:spacing w:val="-3"/>
          <w:sz w:val="24"/>
        </w:rPr>
        <w:t xml:space="preserve"> </w:t>
      </w:r>
      <w:r>
        <w:rPr>
          <w:sz w:val="24"/>
        </w:rPr>
        <w:t>in</w:t>
      </w:r>
      <w:r>
        <w:rPr>
          <w:spacing w:val="-6"/>
          <w:sz w:val="24"/>
        </w:rPr>
        <w:t xml:space="preserve"> </w:t>
      </w:r>
      <w:r>
        <w:rPr>
          <w:sz w:val="24"/>
        </w:rPr>
        <w:t>the</w:t>
      </w:r>
      <w:r>
        <w:rPr>
          <w:spacing w:val="-7"/>
          <w:sz w:val="24"/>
        </w:rPr>
        <w:t xml:space="preserve"> </w:t>
      </w:r>
      <w:r>
        <w:rPr>
          <w:sz w:val="24"/>
        </w:rPr>
        <w:t>SOW.</w:t>
      </w:r>
      <w:r>
        <w:rPr>
          <w:spacing w:val="-3"/>
          <w:sz w:val="24"/>
        </w:rPr>
        <w:t xml:space="preserve"> </w:t>
      </w:r>
      <w:r>
        <w:rPr>
          <w:sz w:val="24"/>
        </w:rPr>
        <w:t>Effective</w:t>
      </w:r>
      <w:r>
        <w:rPr>
          <w:spacing w:val="-4"/>
          <w:sz w:val="24"/>
        </w:rPr>
        <w:t xml:space="preserve"> </w:t>
      </w:r>
      <w:r>
        <w:rPr>
          <w:sz w:val="24"/>
        </w:rPr>
        <w:t>use</w:t>
      </w:r>
      <w:r>
        <w:rPr>
          <w:spacing w:val="-7"/>
          <w:sz w:val="24"/>
        </w:rPr>
        <w:t xml:space="preserve"> </w:t>
      </w:r>
      <w:r>
        <w:rPr>
          <w:sz w:val="24"/>
        </w:rPr>
        <w:t>of</w:t>
      </w:r>
      <w:r>
        <w:rPr>
          <w:spacing w:val="-4"/>
          <w:sz w:val="24"/>
        </w:rPr>
        <w:t xml:space="preserve"> </w:t>
      </w:r>
      <w:r>
        <w:rPr>
          <w:sz w:val="24"/>
        </w:rPr>
        <w:t>the</w:t>
      </w:r>
      <w:r>
        <w:rPr>
          <w:spacing w:val="-7"/>
          <w:sz w:val="24"/>
        </w:rPr>
        <w:t xml:space="preserve"> </w:t>
      </w:r>
      <w:r>
        <w:rPr>
          <w:sz w:val="24"/>
        </w:rPr>
        <w:t>APA,</w:t>
      </w:r>
      <w:r>
        <w:rPr>
          <w:spacing w:val="-3"/>
          <w:sz w:val="24"/>
        </w:rPr>
        <w:t xml:space="preserve"> </w:t>
      </w:r>
      <w:r>
        <w:rPr>
          <w:sz w:val="24"/>
        </w:rPr>
        <w:t>along with the Contractor’s Quality Control Program, will help to ensure that the Contractor performs in accordance with all of the requirements set forth in the contract documents, that the Government receives the quality of services called for</w:t>
      </w:r>
      <w:r>
        <w:rPr>
          <w:spacing w:val="-4"/>
          <w:sz w:val="24"/>
        </w:rPr>
        <w:t xml:space="preserve"> </w:t>
      </w:r>
      <w:r>
        <w:rPr>
          <w:sz w:val="24"/>
        </w:rPr>
        <w:t>in</w:t>
      </w:r>
      <w:r>
        <w:rPr>
          <w:spacing w:val="-3"/>
          <w:sz w:val="24"/>
        </w:rPr>
        <w:t xml:space="preserve"> </w:t>
      </w:r>
      <w:r>
        <w:rPr>
          <w:sz w:val="24"/>
        </w:rPr>
        <w:t>the</w:t>
      </w:r>
      <w:r>
        <w:rPr>
          <w:spacing w:val="-4"/>
          <w:sz w:val="24"/>
        </w:rPr>
        <w:t xml:space="preserve"> </w:t>
      </w:r>
      <w:r>
        <w:rPr>
          <w:sz w:val="24"/>
        </w:rPr>
        <w:t>contract</w:t>
      </w:r>
      <w:r>
        <w:rPr>
          <w:spacing w:val="-3"/>
          <w:sz w:val="24"/>
        </w:rPr>
        <w:t xml:space="preserve"> </w:t>
      </w:r>
      <w:r>
        <w:rPr>
          <w:sz w:val="24"/>
        </w:rPr>
        <w:t>and</w:t>
      </w:r>
      <w:r>
        <w:rPr>
          <w:spacing w:val="-3"/>
          <w:sz w:val="24"/>
        </w:rPr>
        <w:t xml:space="preserve"> </w:t>
      </w:r>
      <w:r>
        <w:rPr>
          <w:sz w:val="24"/>
        </w:rPr>
        <w:t>the</w:t>
      </w:r>
      <w:r>
        <w:rPr>
          <w:spacing w:val="-4"/>
          <w:sz w:val="24"/>
        </w:rPr>
        <w:t xml:space="preserve"> </w:t>
      </w:r>
      <w:r>
        <w:rPr>
          <w:sz w:val="24"/>
        </w:rPr>
        <w:t>Government</w:t>
      </w:r>
      <w:r>
        <w:rPr>
          <w:spacing w:val="-3"/>
          <w:sz w:val="24"/>
        </w:rPr>
        <w:t xml:space="preserve"> </w:t>
      </w:r>
      <w:r>
        <w:rPr>
          <w:sz w:val="24"/>
        </w:rPr>
        <w:t>pays</w:t>
      </w:r>
      <w:r>
        <w:rPr>
          <w:spacing w:val="-3"/>
          <w:sz w:val="24"/>
        </w:rPr>
        <w:t xml:space="preserve"> </w:t>
      </w:r>
      <w:r>
        <w:rPr>
          <w:sz w:val="24"/>
        </w:rPr>
        <w:t>only</w:t>
      </w:r>
      <w:r>
        <w:rPr>
          <w:spacing w:val="-6"/>
          <w:sz w:val="24"/>
        </w:rPr>
        <w:t xml:space="preserve"> </w:t>
      </w:r>
      <w:r>
        <w:rPr>
          <w:sz w:val="24"/>
        </w:rPr>
        <w:t>for</w:t>
      </w:r>
      <w:r>
        <w:rPr>
          <w:spacing w:val="-4"/>
          <w:sz w:val="24"/>
        </w:rPr>
        <w:t xml:space="preserve"> </w:t>
      </w:r>
      <w:r>
        <w:rPr>
          <w:sz w:val="24"/>
        </w:rPr>
        <w:t>acceptable</w:t>
      </w:r>
      <w:r>
        <w:rPr>
          <w:spacing w:val="-4"/>
          <w:sz w:val="24"/>
        </w:rPr>
        <w:t xml:space="preserve"> </w:t>
      </w:r>
      <w:r>
        <w:rPr>
          <w:sz w:val="24"/>
        </w:rPr>
        <w:t>levels</w:t>
      </w:r>
      <w:r>
        <w:rPr>
          <w:spacing w:val="-3"/>
          <w:sz w:val="24"/>
        </w:rPr>
        <w:t xml:space="preserve"> </w:t>
      </w:r>
      <w:r>
        <w:rPr>
          <w:sz w:val="24"/>
        </w:rPr>
        <w:t>of</w:t>
      </w:r>
      <w:r>
        <w:rPr>
          <w:spacing w:val="-4"/>
          <w:sz w:val="24"/>
        </w:rPr>
        <w:t xml:space="preserve"> </w:t>
      </w:r>
      <w:r>
        <w:rPr>
          <w:sz w:val="24"/>
        </w:rPr>
        <w:t>services and products received. The APA will be conducted for Contractor performance purposes</w:t>
      </w:r>
      <w:r>
        <w:rPr>
          <w:spacing w:val="-8"/>
          <w:sz w:val="24"/>
        </w:rPr>
        <w:t xml:space="preserve"> </w:t>
      </w:r>
      <w:r>
        <w:rPr>
          <w:sz w:val="24"/>
        </w:rPr>
        <w:t>only.</w:t>
      </w:r>
      <w:r>
        <w:rPr>
          <w:spacing w:val="-8"/>
          <w:sz w:val="24"/>
        </w:rPr>
        <w:t xml:space="preserve"> </w:t>
      </w:r>
      <w:r>
        <w:rPr>
          <w:sz w:val="24"/>
        </w:rPr>
        <w:t>With</w:t>
      </w:r>
      <w:r>
        <w:rPr>
          <w:spacing w:val="-8"/>
          <w:sz w:val="24"/>
        </w:rPr>
        <w:t xml:space="preserve"> </w:t>
      </w:r>
      <w:r>
        <w:rPr>
          <w:sz w:val="24"/>
        </w:rPr>
        <w:t>CMS</w:t>
      </w:r>
      <w:r>
        <w:rPr>
          <w:spacing w:val="-7"/>
          <w:sz w:val="24"/>
        </w:rPr>
        <w:t xml:space="preserve"> </w:t>
      </w:r>
      <w:r>
        <w:rPr>
          <w:sz w:val="24"/>
        </w:rPr>
        <w:t>approval,</w:t>
      </w:r>
      <w:r>
        <w:rPr>
          <w:spacing w:val="-8"/>
          <w:sz w:val="24"/>
        </w:rPr>
        <w:t xml:space="preserve"> </w:t>
      </w:r>
      <w:r>
        <w:rPr>
          <w:sz w:val="24"/>
        </w:rPr>
        <w:t>the</w:t>
      </w:r>
      <w:r>
        <w:rPr>
          <w:spacing w:val="-9"/>
          <w:sz w:val="24"/>
        </w:rPr>
        <w:t xml:space="preserve"> </w:t>
      </w:r>
      <w:r>
        <w:rPr>
          <w:sz w:val="24"/>
        </w:rPr>
        <w:t>COR</w:t>
      </w:r>
      <w:r>
        <w:rPr>
          <w:spacing w:val="-5"/>
          <w:sz w:val="24"/>
        </w:rPr>
        <w:t xml:space="preserve"> </w:t>
      </w:r>
      <w:r>
        <w:rPr>
          <w:sz w:val="24"/>
        </w:rPr>
        <w:t>and/or</w:t>
      </w:r>
      <w:r>
        <w:rPr>
          <w:spacing w:val="-9"/>
          <w:sz w:val="24"/>
        </w:rPr>
        <w:t xml:space="preserve"> </w:t>
      </w:r>
      <w:r>
        <w:rPr>
          <w:sz w:val="24"/>
        </w:rPr>
        <w:t>the</w:t>
      </w:r>
      <w:r>
        <w:rPr>
          <w:spacing w:val="-9"/>
          <w:sz w:val="24"/>
        </w:rPr>
        <w:t xml:space="preserve"> </w:t>
      </w:r>
      <w:r>
        <w:rPr>
          <w:sz w:val="24"/>
        </w:rPr>
        <w:t>BFL/ACOR</w:t>
      </w:r>
      <w:r>
        <w:rPr>
          <w:spacing w:val="-8"/>
          <w:sz w:val="24"/>
        </w:rPr>
        <w:t xml:space="preserve"> </w:t>
      </w:r>
      <w:r>
        <w:rPr>
          <w:sz w:val="24"/>
        </w:rPr>
        <w:t>will</w:t>
      </w:r>
      <w:r>
        <w:rPr>
          <w:spacing w:val="-8"/>
          <w:sz w:val="24"/>
        </w:rPr>
        <w:t xml:space="preserve"> </w:t>
      </w:r>
      <w:r>
        <w:rPr>
          <w:sz w:val="24"/>
        </w:rPr>
        <w:t>conduct a site visit.</w:t>
      </w:r>
      <w:r>
        <w:rPr>
          <w:spacing w:val="40"/>
          <w:sz w:val="24"/>
        </w:rPr>
        <w:t xml:space="preserve"> </w:t>
      </w:r>
      <w:r>
        <w:rPr>
          <w:sz w:val="24"/>
        </w:rPr>
        <w:t>The COR will coordinate an agreed upon date of availability for this visit with the Contractor Project Manager.</w:t>
      </w:r>
      <w:r>
        <w:rPr>
          <w:spacing w:val="40"/>
          <w:sz w:val="24"/>
        </w:rPr>
        <w:t xml:space="preserve"> </w:t>
      </w:r>
      <w:r>
        <w:rPr>
          <w:sz w:val="24"/>
        </w:rPr>
        <w:t>The APA will include the following SOW Requirements:</w:t>
      </w:r>
    </w:p>
    <w:p w14:paraId="52CF3183" w14:textId="77777777" w:rsidR="00D61D72" w:rsidRDefault="00860DAE">
      <w:pPr>
        <w:pStyle w:val="ListParagraph"/>
        <w:numPr>
          <w:ilvl w:val="1"/>
          <w:numId w:val="3"/>
        </w:numPr>
        <w:tabs>
          <w:tab w:val="left" w:pos="2740"/>
        </w:tabs>
        <w:spacing w:before="21"/>
        <w:ind w:hanging="361"/>
        <w:rPr>
          <w:sz w:val="24"/>
        </w:rPr>
      </w:pPr>
      <w:r>
        <w:rPr>
          <w:sz w:val="24"/>
        </w:rPr>
        <w:t>Medical</w:t>
      </w:r>
      <w:r>
        <w:rPr>
          <w:spacing w:val="-4"/>
          <w:sz w:val="24"/>
        </w:rPr>
        <w:t xml:space="preserve"> </w:t>
      </w:r>
      <w:r>
        <w:rPr>
          <w:sz w:val="24"/>
        </w:rPr>
        <w:t>Review</w:t>
      </w:r>
      <w:r>
        <w:rPr>
          <w:spacing w:val="-5"/>
          <w:sz w:val="24"/>
        </w:rPr>
        <w:t xml:space="preserve"> </w:t>
      </w:r>
      <w:r>
        <w:rPr>
          <w:sz w:val="24"/>
        </w:rPr>
        <w:t xml:space="preserve">Process </w:t>
      </w:r>
      <w:r>
        <w:rPr>
          <w:spacing w:val="-4"/>
          <w:sz w:val="24"/>
        </w:rPr>
        <w:t>Flow</w:t>
      </w:r>
    </w:p>
    <w:p w14:paraId="71AB4162" w14:textId="77777777" w:rsidR="00D61D72" w:rsidRDefault="00860DAE">
      <w:pPr>
        <w:pStyle w:val="ListParagraph"/>
        <w:numPr>
          <w:ilvl w:val="1"/>
          <w:numId w:val="3"/>
        </w:numPr>
        <w:tabs>
          <w:tab w:val="left" w:pos="2740"/>
        </w:tabs>
        <w:spacing w:before="21"/>
        <w:ind w:hanging="361"/>
        <w:rPr>
          <w:sz w:val="24"/>
        </w:rPr>
      </w:pPr>
      <w:r>
        <w:rPr>
          <w:sz w:val="24"/>
        </w:rPr>
        <w:t>Medical</w:t>
      </w:r>
      <w:r>
        <w:rPr>
          <w:spacing w:val="-4"/>
          <w:sz w:val="24"/>
        </w:rPr>
        <w:t xml:space="preserve"> </w:t>
      </w:r>
      <w:r>
        <w:rPr>
          <w:sz w:val="24"/>
        </w:rPr>
        <w:t>Review</w:t>
      </w:r>
      <w:r>
        <w:rPr>
          <w:spacing w:val="-4"/>
          <w:sz w:val="24"/>
        </w:rPr>
        <w:t xml:space="preserve"> </w:t>
      </w:r>
      <w:r>
        <w:rPr>
          <w:sz w:val="24"/>
        </w:rPr>
        <w:t>Response</w:t>
      </w:r>
      <w:r>
        <w:rPr>
          <w:spacing w:val="-4"/>
          <w:sz w:val="24"/>
        </w:rPr>
        <w:t xml:space="preserve"> time</w:t>
      </w:r>
    </w:p>
    <w:p w14:paraId="51F841CA" w14:textId="77777777" w:rsidR="00D61D72" w:rsidRDefault="00860DAE">
      <w:pPr>
        <w:pStyle w:val="ListParagraph"/>
        <w:numPr>
          <w:ilvl w:val="1"/>
          <w:numId w:val="3"/>
        </w:numPr>
        <w:tabs>
          <w:tab w:val="left" w:pos="2740"/>
        </w:tabs>
        <w:spacing w:before="19"/>
        <w:ind w:hanging="361"/>
        <w:rPr>
          <w:sz w:val="24"/>
        </w:rPr>
      </w:pPr>
      <w:r>
        <w:rPr>
          <w:sz w:val="24"/>
        </w:rPr>
        <w:t>Data</w:t>
      </w:r>
      <w:r>
        <w:rPr>
          <w:spacing w:val="-14"/>
          <w:sz w:val="24"/>
        </w:rPr>
        <w:t xml:space="preserve"> </w:t>
      </w:r>
      <w:r>
        <w:rPr>
          <w:sz w:val="24"/>
        </w:rPr>
        <w:t>Collection,</w:t>
      </w:r>
      <w:r>
        <w:rPr>
          <w:spacing w:val="-5"/>
          <w:sz w:val="24"/>
        </w:rPr>
        <w:t xml:space="preserve"> </w:t>
      </w:r>
      <w:r>
        <w:rPr>
          <w:sz w:val="24"/>
        </w:rPr>
        <w:t>Information</w:t>
      </w:r>
      <w:r>
        <w:rPr>
          <w:spacing w:val="-6"/>
          <w:sz w:val="24"/>
        </w:rPr>
        <w:t xml:space="preserve"> </w:t>
      </w:r>
      <w:r>
        <w:rPr>
          <w:sz w:val="24"/>
        </w:rPr>
        <w:t>Transfer,</w:t>
      </w:r>
      <w:r>
        <w:rPr>
          <w:spacing w:val="-1"/>
          <w:sz w:val="24"/>
        </w:rPr>
        <w:t xml:space="preserve"> </w:t>
      </w:r>
      <w:r>
        <w:rPr>
          <w:sz w:val="24"/>
        </w:rPr>
        <w:t>Integration</w:t>
      </w:r>
      <w:r>
        <w:rPr>
          <w:spacing w:val="-3"/>
          <w:sz w:val="24"/>
        </w:rPr>
        <w:t xml:space="preserve"> </w:t>
      </w:r>
      <w:r>
        <w:rPr>
          <w:sz w:val="24"/>
        </w:rPr>
        <w:t>and</w:t>
      </w:r>
      <w:r>
        <w:rPr>
          <w:spacing w:val="-6"/>
          <w:sz w:val="24"/>
        </w:rPr>
        <w:t xml:space="preserve"> </w:t>
      </w:r>
      <w:r>
        <w:rPr>
          <w:spacing w:val="-2"/>
          <w:sz w:val="24"/>
        </w:rPr>
        <w:t>Reporting</w:t>
      </w:r>
    </w:p>
    <w:p w14:paraId="3C00BF85" w14:textId="77777777" w:rsidR="00D61D72" w:rsidRDefault="00860DAE">
      <w:pPr>
        <w:pStyle w:val="ListParagraph"/>
        <w:numPr>
          <w:ilvl w:val="1"/>
          <w:numId w:val="3"/>
        </w:numPr>
        <w:tabs>
          <w:tab w:val="left" w:pos="2740"/>
        </w:tabs>
        <w:rPr>
          <w:sz w:val="24"/>
        </w:rPr>
      </w:pPr>
      <w:r>
        <w:rPr>
          <w:sz w:val="24"/>
        </w:rPr>
        <w:t>Medical</w:t>
      </w:r>
      <w:r>
        <w:rPr>
          <w:spacing w:val="-9"/>
          <w:sz w:val="24"/>
        </w:rPr>
        <w:t xml:space="preserve"> </w:t>
      </w:r>
      <w:r>
        <w:rPr>
          <w:sz w:val="24"/>
        </w:rPr>
        <w:t>Reviewer/Personnel</w:t>
      </w:r>
      <w:r>
        <w:rPr>
          <w:spacing w:val="-6"/>
          <w:sz w:val="24"/>
        </w:rPr>
        <w:t xml:space="preserve"> </w:t>
      </w:r>
      <w:r>
        <w:rPr>
          <w:spacing w:val="-2"/>
          <w:sz w:val="24"/>
        </w:rPr>
        <w:t>Credentials</w:t>
      </w:r>
    </w:p>
    <w:p w14:paraId="03C022B1" w14:textId="77777777" w:rsidR="00D61D72" w:rsidRDefault="00860DAE">
      <w:pPr>
        <w:pStyle w:val="ListParagraph"/>
        <w:numPr>
          <w:ilvl w:val="1"/>
          <w:numId w:val="3"/>
        </w:numPr>
        <w:tabs>
          <w:tab w:val="left" w:pos="2740"/>
        </w:tabs>
        <w:rPr>
          <w:sz w:val="24"/>
        </w:rPr>
      </w:pPr>
      <w:r>
        <w:rPr>
          <w:sz w:val="24"/>
        </w:rPr>
        <w:t>Medical</w:t>
      </w:r>
      <w:r>
        <w:rPr>
          <w:spacing w:val="-6"/>
          <w:sz w:val="24"/>
        </w:rPr>
        <w:t xml:space="preserve"> </w:t>
      </w:r>
      <w:r>
        <w:rPr>
          <w:sz w:val="24"/>
        </w:rPr>
        <w:t>Review</w:t>
      </w:r>
      <w:r>
        <w:rPr>
          <w:spacing w:val="-6"/>
          <w:sz w:val="24"/>
        </w:rPr>
        <w:t xml:space="preserve"> </w:t>
      </w:r>
      <w:r>
        <w:rPr>
          <w:sz w:val="24"/>
        </w:rPr>
        <w:t>Training/Quality</w:t>
      </w:r>
      <w:r>
        <w:rPr>
          <w:spacing w:val="-12"/>
          <w:sz w:val="24"/>
        </w:rPr>
        <w:t xml:space="preserve"> </w:t>
      </w:r>
      <w:r>
        <w:rPr>
          <w:sz w:val="24"/>
        </w:rPr>
        <w:t>Control</w:t>
      </w:r>
      <w:r>
        <w:rPr>
          <w:spacing w:val="-5"/>
          <w:sz w:val="24"/>
        </w:rPr>
        <w:t xml:space="preserve"> </w:t>
      </w:r>
      <w:r>
        <w:rPr>
          <w:sz w:val="24"/>
        </w:rPr>
        <w:t>(Interrater</w:t>
      </w:r>
      <w:r>
        <w:rPr>
          <w:spacing w:val="-7"/>
          <w:sz w:val="24"/>
        </w:rPr>
        <w:t xml:space="preserve"> </w:t>
      </w:r>
      <w:r>
        <w:rPr>
          <w:sz w:val="24"/>
        </w:rPr>
        <w:t>reliability-</w:t>
      </w:r>
      <w:r>
        <w:rPr>
          <w:spacing w:val="-4"/>
          <w:sz w:val="24"/>
        </w:rPr>
        <w:t>IRR)</w:t>
      </w:r>
    </w:p>
    <w:p w14:paraId="7CFF9DD0" w14:textId="77777777" w:rsidR="00D61D72" w:rsidRDefault="00860DAE">
      <w:pPr>
        <w:pStyle w:val="ListParagraph"/>
        <w:numPr>
          <w:ilvl w:val="1"/>
          <w:numId w:val="3"/>
        </w:numPr>
        <w:tabs>
          <w:tab w:val="left" w:pos="2737"/>
          <w:tab w:val="left" w:pos="2738"/>
        </w:tabs>
        <w:spacing w:before="21"/>
        <w:ind w:left="2737" w:hanging="358"/>
        <w:rPr>
          <w:sz w:val="24"/>
        </w:rPr>
      </w:pPr>
      <w:r>
        <w:rPr>
          <w:sz w:val="24"/>
        </w:rPr>
        <w:t>Customer</w:t>
      </w:r>
      <w:r>
        <w:rPr>
          <w:spacing w:val="-5"/>
          <w:sz w:val="24"/>
        </w:rPr>
        <w:t xml:space="preserve"> </w:t>
      </w:r>
      <w:r>
        <w:rPr>
          <w:spacing w:val="-2"/>
          <w:sz w:val="24"/>
        </w:rPr>
        <w:t>Support</w:t>
      </w:r>
    </w:p>
    <w:p w14:paraId="07EDEC79" w14:textId="77777777" w:rsidR="00D61D72" w:rsidRDefault="00860DAE">
      <w:pPr>
        <w:pStyle w:val="ListParagraph"/>
        <w:numPr>
          <w:ilvl w:val="1"/>
          <w:numId w:val="3"/>
        </w:numPr>
        <w:tabs>
          <w:tab w:val="left" w:pos="2740"/>
        </w:tabs>
        <w:spacing w:before="77"/>
        <w:rPr>
          <w:sz w:val="24"/>
        </w:rPr>
      </w:pPr>
      <w:r>
        <w:rPr>
          <w:sz w:val="24"/>
        </w:rPr>
        <w:t>Customer</w:t>
      </w:r>
      <w:r>
        <w:rPr>
          <w:spacing w:val="-5"/>
          <w:sz w:val="24"/>
        </w:rPr>
        <w:t xml:space="preserve"> </w:t>
      </w:r>
      <w:r>
        <w:rPr>
          <w:spacing w:val="-2"/>
          <w:sz w:val="24"/>
        </w:rPr>
        <w:t>Service</w:t>
      </w:r>
    </w:p>
    <w:p w14:paraId="4D9591BB" w14:textId="77777777" w:rsidR="00D61D72" w:rsidRDefault="00860DAE">
      <w:pPr>
        <w:pStyle w:val="ListParagraph"/>
        <w:numPr>
          <w:ilvl w:val="1"/>
          <w:numId w:val="3"/>
        </w:numPr>
        <w:tabs>
          <w:tab w:val="left" w:pos="2740"/>
        </w:tabs>
        <w:rPr>
          <w:sz w:val="24"/>
        </w:rPr>
      </w:pPr>
      <w:r>
        <w:rPr>
          <w:sz w:val="24"/>
        </w:rPr>
        <w:t>Compliance</w:t>
      </w:r>
      <w:r>
        <w:rPr>
          <w:spacing w:val="-6"/>
          <w:sz w:val="24"/>
        </w:rPr>
        <w:t xml:space="preserve"> </w:t>
      </w:r>
      <w:r>
        <w:rPr>
          <w:spacing w:val="-2"/>
          <w:sz w:val="24"/>
        </w:rPr>
        <w:t>Program</w:t>
      </w:r>
    </w:p>
    <w:p w14:paraId="7E04A07A" w14:textId="77777777" w:rsidR="00D61D72" w:rsidRDefault="00860DAE">
      <w:pPr>
        <w:pStyle w:val="ListParagraph"/>
        <w:numPr>
          <w:ilvl w:val="1"/>
          <w:numId w:val="3"/>
        </w:numPr>
        <w:tabs>
          <w:tab w:val="left" w:pos="2737"/>
          <w:tab w:val="left" w:pos="2738"/>
        </w:tabs>
        <w:spacing w:before="19"/>
        <w:ind w:left="2737" w:hanging="358"/>
        <w:rPr>
          <w:sz w:val="24"/>
        </w:rPr>
      </w:pPr>
      <w:r>
        <w:rPr>
          <w:sz w:val="24"/>
        </w:rPr>
        <w:t>Medical</w:t>
      </w:r>
      <w:r>
        <w:rPr>
          <w:spacing w:val="-4"/>
          <w:sz w:val="24"/>
        </w:rPr>
        <w:t xml:space="preserve"> </w:t>
      </w:r>
      <w:r>
        <w:rPr>
          <w:sz w:val="24"/>
        </w:rPr>
        <w:t>Review</w:t>
      </w:r>
      <w:r>
        <w:rPr>
          <w:spacing w:val="-2"/>
          <w:sz w:val="24"/>
        </w:rPr>
        <w:t xml:space="preserve"> </w:t>
      </w:r>
      <w:r>
        <w:rPr>
          <w:sz w:val="24"/>
        </w:rPr>
        <w:t>Accuracy</w:t>
      </w:r>
      <w:r>
        <w:rPr>
          <w:spacing w:val="-6"/>
          <w:sz w:val="24"/>
        </w:rPr>
        <w:t xml:space="preserve"> </w:t>
      </w:r>
      <w:r>
        <w:rPr>
          <w:sz w:val="24"/>
        </w:rPr>
        <w:t>of</w:t>
      </w:r>
      <w:r>
        <w:rPr>
          <w:spacing w:val="-5"/>
          <w:sz w:val="24"/>
        </w:rPr>
        <w:t xml:space="preserve"> </w:t>
      </w:r>
      <w:r>
        <w:rPr>
          <w:sz w:val="24"/>
        </w:rPr>
        <w:t>Claim</w:t>
      </w:r>
      <w:r>
        <w:rPr>
          <w:spacing w:val="-1"/>
          <w:sz w:val="24"/>
        </w:rPr>
        <w:t xml:space="preserve"> </w:t>
      </w:r>
      <w:r>
        <w:rPr>
          <w:spacing w:val="-2"/>
          <w:sz w:val="24"/>
        </w:rPr>
        <w:t>Decisions</w:t>
      </w:r>
    </w:p>
    <w:p w14:paraId="128D5798" w14:textId="77777777" w:rsidR="00D61D72" w:rsidRDefault="00860DAE">
      <w:pPr>
        <w:pStyle w:val="ListParagraph"/>
        <w:numPr>
          <w:ilvl w:val="1"/>
          <w:numId w:val="3"/>
        </w:numPr>
        <w:tabs>
          <w:tab w:val="left" w:pos="2737"/>
          <w:tab w:val="left" w:pos="2738"/>
        </w:tabs>
        <w:ind w:left="2737" w:hanging="358"/>
        <w:rPr>
          <w:sz w:val="24"/>
        </w:rPr>
      </w:pPr>
      <w:r>
        <w:rPr>
          <w:sz w:val="24"/>
        </w:rPr>
        <w:t>Provider/Supplier</w:t>
      </w:r>
      <w:r>
        <w:rPr>
          <w:spacing w:val="-12"/>
          <w:sz w:val="24"/>
        </w:rPr>
        <w:t xml:space="preserve"> </w:t>
      </w:r>
      <w:r>
        <w:rPr>
          <w:sz w:val="24"/>
        </w:rPr>
        <w:t>Communication</w:t>
      </w:r>
      <w:r>
        <w:rPr>
          <w:spacing w:val="-5"/>
          <w:sz w:val="24"/>
        </w:rPr>
        <w:t xml:space="preserve"> </w:t>
      </w:r>
      <w:r>
        <w:rPr>
          <w:sz w:val="24"/>
        </w:rPr>
        <w:t>(ADR,</w:t>
      </w:r>
      <w:r>
        <w:rPr>
          <w:spacing w:val="52"/>
          <w:sz w:val="24"/>
        </w:rPr>
        <w:t xml:space="preserve"> </w:t>
      </w:r>
      <w:r>
        <w:rPr>
          <w:sz w:val="24"/>
        </w:rPr>
        <w:t>Result</w:t>
      </w:r>
      <w:r>
        <w:rPr>
          <w:spacing w:val="-3"/>
          <w:sz w:val="24"/>
        </w:rPr>
        <w:t xml:space="preserve"> </w:t>
      </w:r>
      <w:r>
        <w:rPr>
          <w:sz w:val="24"/>
        </w:rPr>
        <w:t>letter,</w:t>
      </w:r>
      <w:r>
        <w:rPr>
          <w:spacing w:val="-5"/>
          <w:sz w:val="24"/>
        </w:rPr>
        <w:t xml:space="preserve"> </w:t>
      </w:r>
      <w:r>
        <w:rPr>
          <w:sz w:val="24"/>
        </w:rPr>
        <w:t>Web</w:t>
      </w:r>
      <w:r>
        <w:rPr>
          <w:spacing w:val="-4"/>
          <w:sz w:val="24"/>
        </w:rPr>
        <w:t xml:space="preserve"> </w:t>
      </w:r>
      <w:r>
        <w:rPr>
          <w:spacing w:val="-2"/>
          <w:sz w:val="24"/>
        </w:rPr>
        <w:t>posting)</w:t>
      </w:r>
    </w:p>
    <w:p w14:paraId="53660BA7" w14:textId="77777777" w:rsidR="00D61D72" w:rsidRDefault="00860DAE">
      <w:pPr>
        <w:pStyle w:val="ListParagraph"/>
        <w:numPr>
          <w:ilvl w:val="1"/>
          <w:numId w:val="3"/>
        </w:numPr>
        <w:tabs>
          <w:tab w:val="left" w:pos="2740"/>
        </w:tabs>
        <w:spacing w:before="21"/>
        <w:rPr>
          <w:sz w:val="24"/>
        </w:rPr>
      </w:pPr>
      <w:r>
        <w:rPr>
          <w:sz w:val="24"/>
        </w:rPr>
        <w:t>Website</w:t>
      </w:r>
      <w:r>
        <w:rPr>
          <w:spacing w:val="-6"/>
          <w:sz w:val="24"/>
        </w:rPr>
        <w:t xml:space="preserve"> </w:t>
      </w:r>
      <w:r>
        <w:rPr>
          <w:sz w:val="24"/>
        </w:rPr>
        <w:t>Development</w:t>
      </w:r>
      <w:r>
        <w:rPr>
          <w:spacing w:val="-2"/>
          <w:sz w:val="24"/>
        </w:rPr>
        <w:t xml:space="preserve"> </w:t>
      </w:r>
      <w:r>
        <w:rPr>
          <w:sz w:val="24"/>
        </w:rPr>
        <w:t>and</w:t>
      </w:r>
      <w:r>
        <w:rPr>
          <w:spacing w:val="-1"/>
          <w:sz w:val="24"/>
        </w:rPr>
        <w:t xml:space="preserve"> </w:t>
      </w:r>
      <w:r>
        <w:rPr>
          <w:sz w:val="24"/>
        </w:rPr>
        <w:t>Ongoing</w:t>
      </w:r>
      <w:r>
        <w:rPr>
          <w:spacing w:val="-6"/>
          <w:sz w:val="24"/>
        </w:rPr>
        <w:t xml:space="preserve"> </w:t>
      </w:r>
      <w:r>
        <w:rPr>
          <w:spacing w:val="-2"/>
          <w:sz w:val="24"/>
        </w:rPr>
        <w:t>Maintenance</w:t>
      </w:r>
    </w:p>
    <w:p w14:paraId="0CD9F0AB" w14:textId="77777777" w:rsidR="00D61D72" w:rsidRDefault="00860DAE">
      <w:pPr>
        <w:pStyle w:val="ListParagraph"/>
        <w:numPr>
          <w:ilvl w:val="1"/>
          <w:numId w:val="3"/>
        </w:numPr>
        <w:tabs>
          <w:tab w:val="left" w:pos="2737"/>
          <w:tab w:val="left" w:pos="2738"/>
        </w:tabs>
        <w:ind w:left="2737" w:hanging="358"/>
        <w:rPr>
          <w:sz w:val="24"/>
        </w:rPr>
      </w:pPr>
      <w:r>
        <w:rPr>
          <w:sz w:val="24"/>
        </w:rPr>
        <w:t>Project</w:t>
      </w:r>
      <w:r>
        <w:rPr>
          <w:spacing w:val="-5"/>
          <w:sz w:val="24"/>
        </w:rPr>
        <w:t xml:space="preserve"> </w:t>
      </w:r>
      <w:r>
        <w:rPr>
          <w:sz w:val="24"/>
        </w:rPr>
        <w:t>Milestones</w:t>
      </w:r>
      <w:r>
        <w:rPr>
          <w:spacing w:val="-5"/>
          <w:sz w:val="24"/>
        </w:rPr>
        <w:t xml:space="preserve"> </w:t>
      </w:r>
      <w:r>
        <w:rPr>
          <w:sz w:val="24"/>
        </w:rPr>
        <w:t xml:space="preserve">when </w:t>
      </w:r>
      <w:r>
        <w:rPr>
          <w:spacing w:val="-2"/>
          <w:sz w:val="24"/>
        </w:rPr>
        <w:t>applicable</w:t>
      </w:r>
    </w:p>
    <w:p w14:paraId="1FF29249" w14:textId="77777777" w:rsidR="00D61D72" w:rsidRDefault="00860DAE">
      <w:pPr>
        <w:pStyle w:val="ListParagraph"/>
        <w:numPr>
          <w:ilvl w:val="1"/>
          <w:numId w:val="3"/>
        </w:numPr>
        <w:tabs>
          <w:tab w:val="left" w:pos="2740"/>
        </w:tabs>
        <w:rPr>
          <w:sz w:val="24"/>
        </w:rPr>
      </w:pPr>
      <w:r>
        <w:rPr>
          <w:sz w:val="24"/>
        </w:rPr>
        <w:t>Quality</w:t>
      </w:r>
      <w:r>
        <w:rPr>
          <w:spacing w:val="-12"/>
          <w:sz w:val="24"/>
        </w:rPr>
        <w:t xml:space="preserve"> </w:t>
      </w:r>
      <w:r>
        <w:rPr>
          <w:sz w:val="24"/>
        </w:rPr>
        <w:t>Control</w:t>
      </w:r>
      <w:r>
        <w:rPr>
          <w:spacing w:val="-1"/>
          <w:sz w:val="24"/>
        </w:rPr>
        <w:t xml:space="preserve"> </w:t>
      </w:r>
      <w:r>
        <w:rPr>
          <w:spacing w:val="-4"/>
          <w:sz w:val="24"/>
        </w:rPr>
        <w:t>Plan</w:t>
      </w:r>
    </w:p>
    <w:p w14:paraId="37E2BCE8" w14:textId="77777777" w:rsidR="00D61D72" w:rsidRDefault="00860DAE">
      <w:pPr>
        <w:pStyle w:val="ListParagraph"/>
        <w:numPr>
          <w:ilvl w:val="1"/>
          <w:numId w:val="3"/>
        </w:numPr>
        <w:tabs>
          <w:tab w:val="left" w:pos="2740"/>
        </w:tabs>
        <w:spacing w:before="21"/>
        <w:rPr>
          <w:sz w:val="24"/>
        </w:rPr>
      </w:pPr>
      <w:r>
        <w:rPr>
          <w:sz w:val="24"/>
        </w:rPr>
        <w:t>Case</w:t>
      </w:r>
      <w:r>
        <w:rPr>
          <w:spacing w:val="-6"/>
          <w:sz w:val="24"/>
        </w:rPr>
        <w:t xml:space="preserve"> </w:t>
      </w:r>
      <w:r>
        <w:rPr>
          <w:sz w:val="24"/>
        </w:rPr>
        <w:t>Record</w:t>
      </w:r>
      <w:r>
        <w:rPr>
          <w:spacing w:val="-5"/>
          <w:sz w:val="24"/>
        </w:rPr>
        <w:t xml:space="preserve"> </w:t>
      </w:r>
      <w:r>
        <w:rPr>
          <w:spacing w:val="-2"/>
          <w:sz w:val="24"/>
        </w:rPr>
        <w:t>Maintenance</w:t>
      </w:r>
    </w:p>
    <w:p w14:paraId="1075E793" w14:textId="77777777" w:rsidR="00D61D72" w:rsidRDefault="00D61D72">
      <w:pPr>
        <w:pStyle w:val="BodyText"/>
        <w:spacing w:before="9"/>
        <w:rPr>
          <w:sz w:val="32"/>
        </w:rPr>
      </w:pPr>
    </w:p>
    <w:p w14:paraId="1641BD55" w14:textId="77777777" w:rsidR="00D61D72" w:rsidRDefault="00860DAE">
      <w:pPr>
        <w:pStyle w:val="ListParagraph"/>
        <w:numPr>
          <w:ilvl w:val="0"/>
          <w:numId w:val="7"/>
        </w:numPr>
        <w:tabs>
          <w:tab w:val="left" w:pos="1252"/>
        </w:tabs>
        <w:spacing w:before="0"/>
        <w:ind w:left="1252" w:hanging="312"/>
        <w:jc w:val="both"/>
        <w:rPr>
          <w:b/>
          <w:sz w:val="24"/>
        </w:rPr>
      </w:pPr>
      <w:r>
        <w:rPr>
          <w:b/>
          <w:sz w:val="24"/>
          <w:u w:val="single"/>
        </w:rPr>
        <w:t>Quality</w:t>
      </w:r>
      <w:r>
        <w:rPr>
          <w:b/>
          <w:spacing w:val="-9"/>
          <w:sz w:val="24"/>
          <w:u w:val="single"/>
        </w:rPr>
        <w:t xml:space="preserve"> </w:t>
      </w:r>
      <w:r>
        <w:rPr>
          <w:b/>
          <w:sz w:val="24"/>
          <w:u w:val="single"/>
        </w:rPr>
        <w:t>Control</w:t>
      </w:r>
      <w:r>
        <w:rPr>
          <w:b/>
          <w:spacing w:val="-1"/>
          <w:sz w:val="24"/>
          <w:u w:val="single"/>
        </w:rPr>
        <w:t xml:space="preserve"> </w:t>
      </w:r>
      <w:r>
        <w:rPr>
          <w:b/>
          <w:spacing w:val="-4"/>
          <w:sz w:val="24"/>
          <w:u w:val="single"/>
        </w:rPr>
        <w:t>Plan</w:t>
      </w:r>
    </w:p>
    <w:p w14:paraId="730931EE" w14:textId="77777777" w:rsidR="00D61D72" w:rsidRDefault="00860DAE">
      <w:pPr>
        <w:pStyle w:val="BodyText"/>
        <w:spacing w:before="24"/>
        <w:ind w:left="1300"/>
        <w:jc w:val="both"/>
      </w:pPr>
      <w:r>
        <w:t>Within</w:t>
      </w:r>
      <w:r>
        <w:rPr>
          <w:spacing w:val="-6"/>
        </w:rPr>
        <w:t xml:space="preserve"> </w:t>
      </w:r>
      <w:r>
        <w:t>fourteen</w:t>
      </w:r>
      <w:r>
        <w:rPr>
          <w:spacing w:val="-1"/>
        </w:rPr>
        <w:t xml:space="preserve"> </w:t>
      </w:r>
      <w:r>
        <w:t>(14)</w:t>
      </w:r>
      <w:r>
        <w:rPr>
          <w:spacing w:val="-5"/>
        </w:rPr>
        <w:t xml:space="preserve"> </w:t>
      </w:r>
      <w:r>
        <w:t>days</w:t>
      </w:r>
      <w:r>
        <w:rPr>
          <w:spacing w:val="-1"/>
        </w:rPr>
        <w:t xml:space="preserve"> </w:t>
      </w:r>
      <w:r>
        <w:t>of</w:t>
      </w:r>
      <w:r>
        <w:rPr>
          <w:spacing w:val="-2"/>
        </w:rPr>
        <w:t xml:space="preserve"> </w:t>
      </w:r>
      <w:r>
        <w:t>award,</w:t>
      </w:r>
      <w:r>
        <w:rPr>
          <w:spacing w:val="-2"/>
        </w:rPr>
        <w:t xml:space="preserve"> </w:t>
      </w:r>
      <w:r>
        <w:t>provide</w:t>
      </w:r>
      <w:r>
        <w:rPr>
          <w:spacing w:val="-2"/>
        </w:rPr>
        <w:t xml:space="preserve"> </w:t>
      </w:r>
      <w:r>
        <w:t>a</w:t>
      </w:r>
      <w:r>
        <w:rPr>
          <w:spacing w:val="-5"/>
        </w:rPr>
        <w:t xml:space="preserve"> </w:t>
      </w:r>
      <w:r>
        <w:t>quality</w:t>
      </w:r>
      <w:r>
        <w:rPr>
          <w:spacing w:val="-6"/>
        </w:rPr>
        <w:t xml:space="preserve"> </w:t>
      </w:r>
      <w:r>
        <w:t>control</w:t>
      </w:r>
      <w:r>
        <w:rPr>
          <w:spacing w:val="-1"/>
        </w:rPr>
        <w:t xml:space="preserve"> </w:t>
      </w:r>
      <w:r>
        <w:t>plan</w:t>
      </w:r>
      <w:r>
        <w:rPr>
          <w:spacing w:val="-1"/>
        </w:rPr>
        <w:t xml:space="preserve"> </w:t>
      </w:r>
      <w:r>
        <w:t>(QCP)</w:t>
      </w:r>
      <w:r>
        <w:rPr>
          <w:spacing w:val="-2"/>
        </w:rPr>
        <w:t xml:space="preserve"> </w:t>
      </w:r>
      <w:r>
        <w:t xml:space="preserve">to </w:t>
      </w:r>
      <w:r>
        <w:rPr>
          <w:spacing w:val="-2"/>
        </w:rPr>
        <w:t>include:</w:t>
      </w:r>
    </w:p>
    <w:p w14:paraId="42CD5F50" w14:textId="77777777" w:rsidR="00D61D72" w:rsidRDefault="00860DAE">
      <w:pPr>
        <w:pStyle w:val="ListParagraph"/>
        <w:numPr>
          <w:ilvl w:val="0"/>
          <w:numId w:val="2"/>
        </w:numPr>
        <w:tabs>
          <w:tab w:val="left" w:pos="1752"/>
        </w:tabs>
        <w:spacing w:line="247" w:lineRule="auto"/>
        <w:ind w:right="973"/>
        <w:jc w:val="both"/>
        <w:rPr>
          <w:sz w:val="24"/>
        </w:rPr>
      </w:pPr>
      <w:r>
        <w:rPr>
          <w:sz w:val="24"/>
        </w:rPr>
        <w:t>Procedures</w:t>
      </w:r>
      <w:r>
        <w:rPr>
          <w:spacing w:val="-1"/>
          <w:sz w:val="24"/>
        </w:rPr>
        <w:t xml:space="preserve"> </w:t>
      </w:r>
      <w:r>
        <w:rPr>
          <w:sz w:val="24"/>
        </w:rPr>
        <w:t>and</w:t>
      </w:r>
      <w:r>
        <w:rPr>
          <w:spacing w:val="-5"/>
          <w:sz w:val="24"/>
        </w:rPr>
        <w:t xml:space="preserve"> </w:t>
      </w:r>
      <w:r>
        <w:rPr>
          <w:sz w:val="24"/>
        </w:rPr>
        <w:t>processes</w:t>
      </w:r>
      <w:r>
        <w:rPr>
          <w:spacing w:val="-1"/>
          <w:sz w:val="24"/>
        </w:rPr>
        <w:t xml:space="preserve"> </w:t>
      </w:r>
      <w:r>
        <w:rPr>
          <w:sz w:val="24"/>
        </w:rPr>
        <w:t>used</w:t>
      </w:r>
      <w:r>
        <w:rPr>
          <w:spacing w:val="-4"/>
          <w:sz w:val="24"/>
        </w:rPr>
        <w:t xml:space="preserve"> </w:t>
      </w:r>
      <w:r>
        <w:rPr>
          <w:sz w:val="24"/>
        </w:rPr>
        <w:t>to</w:t>
      </w:r>
      <w:r>
        <w:rPr>
          <w:spacing w:val="-4"/>
          <w:sz w:val="24"/>
        </w:rPr>
        <w:t xml:space="preserve"> </w:t>
      </w:r>
      <w:r>
        <w:rPr>
          <w:sz w:val="24"/>
        </w:rPr>
        <w:t>perform</w:t>
      </w:r>
      <w:r>
        <w:rPr>
          <w:spacing w:val="-4"/>
          <w:sz w:val="24"/>
        </w:rPr>
        <w:t xml:space="preserve"> </w:t>
      </w:r>
      <w:r>
        <w:rPr>
          <w:sz w:val="24"/>
        </w:rPr>
        <w:t>quality</w:t>
      </w:r>
      <w:r>
        <w:rPr>
          <w:spacing w:val="-7"/>
          <w:sz w:val="24"/>
        </w:rPr>
        <w:t xml:space="preserve"> </w:t>
      </w:r>
      <w:r>
        <w:rPr>
          <w:sz w:val="24"/>
        </w:rPr>
        <w:t>assurance</w:t>
      </w:r>
      <w:r>
        <w:rPr>
          <w:spacing w:val="-5"/>
          <w:sz w:val="24"/>
        </w:rPr>
        <w:t xml:space="preserve"> </w:t>
      </w:r>
      <w:r>
        <w:rPr>
          <w:sz w:val="24"/>
        </w:rPr>
        <w:t>(QA)</w:t>
      </w:r>
      <w:r>
        <w:rPr>
          <w:spacing w:val="-5"/>
          <w:sz w:val="24"/>
        </w:rPr>
        <w:t xml:space="preserve"> </w:t>
      </w:r>
      <w:r>
        <w:rPr>
          <w:sz w:val="24"/>
        </w:rPr>
        <w:t>functions</w:t>
      </w:r>
      <w:r>
        <w:rPr>
          <w:spacing w:val="-3"/>
          <w:sz w:val="24"/>
        </w:rPr>
        <w:t xml:space="preserve"> </w:t>
      </w:r>
      <w:r>
        <w:rPr>
          <w:sz w:val="24"/>
        </w:rPr>
        <w:t xml:space="preserve">as outlined in their QCP to include specific measures for reporting and resolving corrective </w:t>
      </w:r>
      <w:proofErr w:type="gramStart"/>
      <w:r>
        <w:rPr>
          <w:sz w:val="24"/>
        </w:rPr>
        <w:t>actions;</w:t>
      </w:r>
      <w:proofErr w:type="gramEnd"/>
    </w:p>
    <w:p w14:paraId="5BCE509C" w14:textId="77777777" w:rsidR="00D61D72" w:rsidRDefault="00860DAE">
      <w:pPr>
        <w:pStyle w:val="ListParagraph"/>
        <w:numPr>
          <w:ilvl w:val="0"/>
          <w:numId w:val="2"/>
        </w:numPr>
        <w:tabs>
          <w:tab w:val="left" w:pos="1752"/>
        </w:tabs>
        <w:spacing w:before="16"/>
        <w:ind w:hanging="455"/>
        <w:jc w:val="both"/>
        <w:rPr>
          <w:sz w:val="24"/>
        </w:rPr>
      </w:pPr>
      <w:r>
        <w:rPr>
          <w:sz w:val="24"/>
        </w:rPr>
        <w:t>Delineation</w:t>
      </w:r>
      <w:r>
        <w:rPr>
          <w:spacing w:val="-9"/>
          <w:sz w:val="24"/>
        </w:rPr>
        <w:t xml:space="preserve"> </w:t>
      </w:r>
      <w:r>
        <w:rPr>
          <w:sz w:val="24"/>
        </w:rPr>
        <w:t>of</w:t>
      </w:r>
      <w:r>
        <w:rPr>
          <w:spacing w:val="-6"/>
          <w:sz w:val="24"/>
        </w:rPr>
        <w:t xml:space="preserve"> </w:t>
      </w:r>
      <w:r>
        <w:rPr>
          <w:sz w:val="24"/>
        </w:rPr>
        <w:t>specific</w:t>
      </w:r>
      <w:r>
        <w:rPr>
          <w:spacing w:val="-5"/>
          <w:sz w:val="24"/>
        </w:rPr>
        <w:t xml:space="preserve"> </w:t>
      </w:r>
      <w:r>
        <w:rPr>
          <w:sz w:val="24"/>
        </w:rPr>
        <w:t>personnel</w:t>
      </w:r>
      <w:r>
        <w:rPr>
          <w:spacing w:val="-4"/>
          <w:sz w:val="24"/>
        </w:rPr>
        <w:t xml:space="preserve"> </w:t>
      </w:r>
      <w:r>
        <w:rPr>
          <w:sz w:val="24"/>
        </w:rPr>
        <w:t>responsibilities</w:t>
      </w:r>
      <w:r>
        <w:rPr>
          <w:spacing w:val="-4"/>
          <w:sz w:val="24"/>
        </w:rPr>
        <w:t xml:space="preserve"> </w:t>
      </w:r>
      <w:r>
        <w:rPr>
          <w:sz w:val="24"/>
        </w:rPr>
        <w:t>to</w:t>
      </w:r>
      <w:r>
        <w:rPr>
          <w:spacing w:val="-2"/>
          <w:sz w:val="24"/>
        </w:rPr>
        <w:t xml:space="preserve"> </w:t>
      </w:r>
      <w:r>
        <w:rPr>
          <w:sz w:val="24"/>
        </w:rPr>
        <w:t>perform</w:t>
      </w:r>
      <w:r>
        <w:rPr>
          <w:spacing w:val="-4"/>
          <w:sz w:val="24"/>
        </w:rPr>
        <w:t xml:space="preserve"> </w:t>
      </w:r>
      <w:r>
        <w:rPr>
          <w:sz w:val="24"/>
        </w:rPr>
        <w:t>this</w:t>
      </w:r>
      <w:r>
        <w:rPr>
          <w:spacing w:val="-1"/>
          <w:sz w:val="24"/>
        </w:rPr>
        <w:t xml:space="preserve"> </w:t>
      </w:r>
      <w:proofErr w:type="gramStart"/>
      <w:r>
        <w:rPr>
          <w:spacing w:val="-2"/>
          <w:sz w:val="24"/>
        </w:rPr>
        <w:t>function;</w:t>
      </w:r>
      <w:proofErr w:type="gramEnd"/>
    </w:p>
    <w:p w14:paraId="14F754A1" w14:textId="77777777" w:rsidR="00D61D72" w:rsidRDefault="00860DAE">
      <w:pPr>
        <w:pStyle w:val="ListParagraph"/>
        <w:numPr>
          <w:ilvl w:val="0"/>
          <w:numId w:val="2"/>
        </w:numPr>
        <w:tabs>
          <w:tab w:val="left" w:pos="1752"/>
        </w:tabs>
        <w:spacing w:before="19"/>
        <w:ind w:hanging="455"/>
        <w:jc w:val="both"/>
        <w:rPr>
          <w:sz w:val="24"/>
        </w:rPr>
      </w:pPr>
      <w:r>
        <w:rPr>
          <w:sz w:val="24"/>
        </w:rPr>
        <w:t>Rate</w:t>
      </w:r>
      <w:r>
        <w:rPr>
          <w:spacing w:val="-10"/>
          <w:sz w:val="24"/>
        </w:rPr>
        <w:t xml:space="preserve"> </w:t>
      </w:r>
      <w:r>
        <w:rPr>
          <w:sz w:val="24"/>
        </w:rPr>
        <w:t>and</w:t>
      </w:r>
      <w:r>
        <w:rPr>
          <w:spacing w:val="-1"/>
          <w:sz w:val="24"/>
        </w:rPr>
        <w:t xml:space="preserve"> </w:t>
      </w:r>
      <w:r>
        <w:rPr>
          <w:sz w:val="24"/>
        </w:rPr>
        <w:t>frequency</w:t>
      </w:r>
      <w:r>
        <w:rPr>
          <w:spacing w:val="-6"/>
          <w:sz w:val="24"/>
        </w:rPr>
        <w:t xml:space="preserve"> </w:t>
      </w:r>
      <w:r>
        <w:rPr>
          <w:sz w:val="24"/>
        </w:rPr>
        <w:t>by</w:t>
      </w:r>
      <w:r>
        <w:rPr>
          <w:spacing w:val="-5"/>
          <w:sz w:val="24"/>
        </w:rPr>
        <w:t xml:space="preserve"> </w:t>
      </w:r>
      <w:r>
        <w:rPr>
          <w:sz w:val="24"/>
        </w:rPr>
        <w:t>which</w:t>
      </w:r>
      <w:r>
        <w:rPr>
          <w:spacing w:val="-1"/>
          <w:sz w:val="24"/>
        </w:rPr>
        <w:t xml:space="preserve"> </w:t>
      </w:r>
      <w:r>
        <w:rPr>
          <w:sz w:val="24"/>
        </w:rPr>
        <w:t>quality</w:t>
      </w:r>
      <w:r>
        <w:rPr>
          <w:spacing w:val="-6"/>
          <w:sz w:val="24"/>
        </w:rPr>
        <w:t xml:space="preserve"> </w:t>
      </w:r>
      <w:r>
        <w:rPr>
          <w:sz w:val="24"/>
        </w:rPr>
        <w:t>assurance</w:t>
      </w:r>
      <w:r>
        <w:rPr>
          <w:spacing w:val="-2"/>
          <w:sz w:val="24"/>
        </w:rPr>
        <w:t xml:space="preserve"> </w:t>
      </w:r>
      <w:r>
        <w:rPr>
          <w:sz w:val="24"/>
        </w:rPr>
        <w:t>functions</w:t>
      </w:r>
      <w:r>
        <w:rPr>
          <w:spacing w:val="-2"/>
          <w:sz w:val="24"/>
        </w:rPr>
        <w:t xml:space="preserve"> </w:t>
      </w:r>
      <w:r>
        <w:rPr>
          <w:sz w:val="24"/>
        </w:rPr>
        <w:t>are</w:t>
      </w:r>
      <w:r>
        <w:rPr>
          <w:spacing w:val="-2"/>
          <w:sz w:val="24"/>
        </w:rPr>
        <w:t xml:space="preserve"> </w:t>
      </w:r>
      <w:r>
        <w:rPr>
          <w:sz w:val="24"/>
        </w:rPr>
        <w:t>performed;</w:t>
      </w:r>
      <w:r>
        <w:rPr>
          <w:spacing w:val="1"/>
          <w:sz w:val="24"/>
        </w:rPr>
        <w:t xml:space="preserve"> </w:t>
      </w:r>
      <w:r>
        <w:rPr>
          <w:spacing w:val="-5"/>
          <w:sz w:val="24"/>
        </w:rPr>
        <w:t>and</w:t>
      </w:r>
    </w:p>
    <w:p w14:paraId="6F7663CD" w14:textId="77777777" w:rsidR="00D61D72" w:rsidRDefault="00860DAE">
      <w:pPr>
        <w:pStyle w:val="ListParagraph"/>
        <w:numPr>
          <w:ilvl w:val="0"/>
          <w:numId w:val="2"/>
        </w:numPr>
        <w:tabs>
          <w:tab w:val="left" w:pos="1751"/>
          <w:tab w:val="left" w:pos="1752"/>
        </w:tabs>
        <w:spacing w:line="247" w:lineRule="auto"/>
        <w:ind w:right="379"/>
        <w:rPr>
          <w:sz w:val="24"/>
        </w:rPr>
      </w:pPr>
      <w:r>
        <w:rPr>
          <w:sz w:val="24"/>
        </w:rPr>
        <w:t>Procedures</w:t>
      </w:r>
      <w:r>
        <w:rPr>
          <w:spacing w:val="-7"/>
          <w:sz w:val="24"/>
        </w:rPr>
        <w:t xml:space="preserve"> </w:t>
      </w:r>
      <w:r>
        <w:rPr>
          <w:sz w:val="24"/>
        </w:rPr>
        <w:t>and</w:t>
      </w:r>
      <w:r>
        <w:rPr>
          <w:spacing w:val="-9"/>
          <w:sz w:val="24"/>
        </w:rPr>
        <w:t xml:space="preserve"> </w:t>
      </w:r>
      <w:r>
        <w:rPr>
          <w:sz w:val="24"/>
        </w:rPr>
        <w:t>processes</w:t>
      </w:r>
      <w:r>
        <w:rPr>
          <w:spacing w:val="-4"/>
          <w:sz w:val="24"/>
        </w:rPr>
        <w:t xml:space="preserve"> </w:t>
      </w:r>
      <w:r>
        <w:rPr>
          <w:sz w:val="24"/>
        </w:rPr>
        <w:t>used</w:t>
      </w:r>
      <w:r>
        <w:rPr>
          <w:spacing w:val="-9"/>
          <w:sz w:val="24"/>
        </w:rPr>
        <w:t xml:space="preserve"> </w:t>
      </w:r>
      <w:r>
        <w:rPr>
          <w:sz w:val="24"/>
        </w:rPr>
        <w:t>to</w:t>
      </w:r>
      <w:r>
        <w:rPr>
          <w:spacing w:val="-9"/>
          <w:sz w:val="24"/>
        </w:rPr>
        <w:t xml:space="preserve"> </w:t>
      </w:r>
      <w:r>
        <w:rPr>
          <w:sz w:val="24"/>
        </w:rPr>
        <w:t>disseminate</w:t>
      </w:r>
      <w:r>
        <w:rPr>
          <w:spacing w:val="-10"/>
          <w:sz w:val="24"/>
        </w:rPr>
        <w:t xml:space="preserve"> </w:t>
      </w:r>
      <w:r>
        <w:rPr>
          <w:sz w:val="24"/>
        </w:rPr>
        <w:t>information</w:t>
      </w:r>
      <w:r>
        <w:rPr>
          <w:spacing w:val="-9"/>
          <w:sz w:val="24"/>
        </w:rPr>
        <w:t xml:space="preserve"> </w:t>
      </w:r>
      <w:r>
        <w:rPr>
          <w:sz w:val="24"/>
        </w:rPr>
        <w:t>to</w:t>
      </w:r>
      <w:r>
        <w:rPr>
          <w:spacing w:val="-9"/>
          <w:sz w:val="24"/>
        </w:rPr>
        <w:t xml:space="preserve"> </w:t>
      </w:r>
      <w:r>
        <w:rPr>
          <w:sz w:val="24"/>
        </w:rPr>
        <w:t>Contractor</w:t>
      </w:r>
      <w:r>
        <w:rPr>
          <w:spacing w:val="-10"/>
          <w:sz w:val="24"/>
        </w:rPr>
        <w:t xml:space="preserve"> </w:t>
      </w:r>
      <w:r>
        <w:rPr>
          <w:sz w:val="24"/>
        </w:rPr>
        <w:t>personnel</w:t>
      </w:r>
      <w:r>
        <w:rPr>
          <w:spacing w:val="-9"/>
          <w:sz w:val="24"/>
        </w:rPr>
        <w:t xml:space="preserve"> </w:t>
      </w:r>
      <w:r>
        <w:rPr>
          <w:sz w:val="24"/>
        </w:rPr>
        <w:t>of policy and procedures changes as well as systematic issues identified during quality assurance reviews.</w:t>
      </w:r>
    </w:p>
    <w:p w14:paraId="2BDF9BF8" w14:textId="77777777" w:rsidR="00D61D72" w:rsidRDefault="00D61D72">
      <w:pPr>
        <w:pStyle w:val="BodyText"/>
        <w:spacing w:before="3"/>
        <w:rPr>
          <w:sz w:val="27"/>
        </w:rPr>
      </w:pPr>
    </w:p>
    <w:p w14:paraId="3C6F5388" w14:textId="77777777" w:rsidR="00D61D72" w:rsidRDefault="00860DAE">
      <w:pPr>
        <w:pStyle w:val="BodyText"/>
        <w:spacing w:line="247" w:lineRule="auto"/>
        <w:ind w:left="1307" w:right="377" w:hanging="10"/>
      </w:pPr>
      <w:r>
        <w:t>The</w:t>
      </w:r>
      <w:r>
        <w:rPr>
          <w:spacing w:val="-10"/>
        </w:rPr>
        <w:t xml:space="preserve"> </w:t>
      </w:r>
      <w:r>
        <w:t>Contractor</w:t>
      </w:r>
      <w:r>
        <w:rPr>
          <w:spacing w:val="-8"/>
        </w:rPr>
        <w:t xml:space="preserve"> </w:t>
      </w:r>
      <w:r>
        <w:t>shall</w:t>
      </w:r>
      <w:r>
        <w:rPr>
          <w:spacing w:val="-6"/>
        </w:rPr>
        <w:t xml:space="preserve"> </w:t>
      </w:r>
      <w:r>
        <w:t>establish</w:t>
      </w:r>
      <w:r>
        <w:rPr>
          <w:spacing w:val="-7"/>
        </w:rPr>
        <w:t xml:space="preserve"> </w:t>
      </w:r>
      <w:r>
        <w:t>a</w:t>
      </w:r>
      <w:r>
        <w:rPr>
          <w:spacing w:val="-10"/>
        </w:rPr>
        <w:t xml:space="preserve"> </w:t>
      </w:r>
      <w:r>
        <w:t>quality</w:t>
      </w:r>
      <w:r>
        <w:rPr>
          <w:spacing w:val="-12"/>
        </w:rPr>
        <w:t xml:space="preserve"> </w:t>
      </w:r>
      <w:r>
        <w:t>assurance</w:t>
      </w:r>
      <w:r>
        <w:rPr>
          <w:spacing w:val="-5"/>
        </w:rPr>
        <w:t xml:space="preserve"> </w:t>
      </w:r>
      <w:r>
        <w:t>process</w:t>
      </w:r>
      <w:r>
        <w:rPr>
          <w:spacing w:val="-7"/>
        </w:rPr>
        <w:t xml:space="preserve"> </w:t>
      </w:r>
      <w:r>
        <w:t>that</w:t>
      </w:r>
      <w:r>
        <w:rPr>
          <w:spacing w:val="-6"/>
        </w:rPr>
        <w:t xml:space="preserve"> </w:t>
      </w:r>
      <w:r>
        <w:t>outline</w:t>
      </w:r>
      <w:r>
        <w:rPr>
          <w:spacing w:val="-10"/>
        </w:rPr>
        <w:t xml:space="preserve"> </w:t>
      </w:r>
      <w:r>
        <w:t>measures</w:t>
      </w:r>
      <w:r>
        <w:rPr>
          <w:spacing w:val="-7"/>
        </w:rPr>
        <w:t xml:space="preserve"> </w:t>
      </w:r>
      <w:r>
        <w:t>necessary to meet the requirements and standards documented in its contract with the government. The government shall monitor the Contractor’s performance using systematic quality assurance methods defined in the QCP.</w:t>
      </w:r>
    </w:p>
    <w:p w14:paraId="15E46B77" w14:textId="77777777" w:rsidR="00D61D72" w:rsidRDefault="00D61D72">
      <w:pPr>
        <w:pStyle w:val="BodyText"/>
        <w:spacing w:before="2"/>
        <w:rPr>
          <w:sz w:val="27"/>
        </w:rPr>
      </w:pPr>
    </w:p>
    <w:p w14:paraId="76FB6CA6" w14:textId="77777777" w:rsidR="00D61D72" w:rsidRDefault="00860DAE">
      <w:pPr>
        <w:pStyle w:val="BodyText"/>
        <w:spacing w:line="247" w:lineRule="auto"/>
        <w:ind w:left="1307" w:right="377" w:hanging="10"/>
      </w:pPr>
      <w:r>
        <w:t>The</w:t>
      </w:r>
      <w:r>
        <w:rPr>
          <w:spacing w:val="-6"/>
        </w:rPr>
        <w:t xml:space="preserve"> </w:t>
      </w:r>
      <w:r>
        <w:t>Contractor</w:t>
      </w:r>
      <w:r>
        <w:rPr>
          <w:spacing w:val="-6"/>
        </w:rPr>
        <w:t xml:space="preserve"> </w:t>
      </w:r>
      <w:r>
        <w:t>shall</w:t>
      </w:r>
      <w:r>
        <w:rPr>
          <w:spacing w:val="-5"/>
        </w:rPr>
        <w:t xml:space="preserve"> </w:t>
      </w:r>
      <w:r>
        <w:t>utilize</w:t>
      </w:r>
      <w:r>
        <w:rPr>
          <w:spacing w:val="-6"/>
        </w:rPr>
        <w:t xml:space="preserve"> </w:t>
      </w:r>
      <w:r>
        <w:t>a</w:t>
      </w:r>
      <w:r>
        <w:rPr>
          <w:spacing w:val="-6"/>
        </w:rPr>
        <w:t xml:space="preserve"> </w:t>
      </w:r>
      <w:r>
        <w:t>quality</w:t>
      </w:r>
      <w:r>
        <w:rPr>
          <w:spacing w:val="-10"/>
        </w:rPr>
        <w:t xml:space="preserve"> </w:t>
      </w:r>
      <w:r>
        <w:t>assurance</w:t>
      </w:r>
      <w:r>
        <w:rPr>
          <w:spacing w:val="-6"/>
        </w:rPr>
        <w:t xml:space="preserve"> </w:t>
      </w:r>
      <w:r>
        <w:t>process</w:t>
      </w:r>
      <w:r>
        <w:rPr>
          <w:spacing w:val="-6"/>
        </w:rPr>
        <w:t xml:space="preserve"> </w:t>
      </w:r>
      <w:r>
        <w:t>as</w:t>
      </w:r>
      <w:r>
        <w:rPr>
          <w:spacing w:val="-6"/>
        </w:rPr>
        <w:t xml:space="preserve"> </w:t>
      </w:r>
      <w:r>
        <w:t>outlined</w:t>
      </w:r>
      <w:r>
        <w:rPr>
          <w:spacing w:val="-6"/>
        </w:rPr>
        <w:t xml:space="preserve"> </w:t>
      </w:r>
      <w:r>
        <w:t>in</w:t>
      </w:r>
      <w:r>
        <w:rPr>
          <w:spacing w:val="-6"/>
        </w:rPr>
        <w:t xml:space="preserve"> </w:t>
      </w:r>
      <w:r>
        <w:t>their</w:t>
      </w:r>
      <w:r>
        <w:rPr>
          <w:spacing w:val="-2"/>
        </w:rPr>
        <w:t xml:space="preserve"> </w:t>
      </w:r>
      <w:r>
        <w:t>QCP</w:t>
      </w:r>
      <w:r>
        <w:rPr>
          <w:spacing w:val="-5"/>
        </w:rPr>
        <w:t xml:space="preserve"> </w:t>
      </w:r>
      <w:r>
        <w:t>to</w:t>
      </w:r>
      <w:r>
        <w:rPr>
          <w:spacing w:val="-6"/>
        </w:rPr>
        <w:t xml:space="preserve"> </w:t>
      </w:r>
      <w:r>
        <w:t>ensure that all customer service representatives are knowledgeable, being respectful to providers/suppliers and providing timely follow-up calls when necessary.</w:t>
      </w:r>
    </w:p>
    <w:p w14:paraId="268413E4" w14:textId="77777777" w:rsidR="00D61D72" w:rsidRDefault="00D61D72">
      <w:pPr>
        <w:pStyle w:val="BodyText"/>
        <w:spacing w:before="7"/>
        <w:rPr>
          <w:sz w:val="35"/>
        </w:rPr>
      </w:pPr>
    </w:p>
    <w:p w14:paraId="33FBE7C6" w14:textId="77777777" w:rsidR="00D61D72" w:rsidRDefault="00860DAE">
      <w:pPr>
        <w:spacing w:line="247" w:lineRule="auto"/>
        <w:ind w:left="1307" w:right="377" w:hanging="10"/>
        <w:rPr>
          <w:b/>
          <w:i/>
          <w:sz w:val="24"/>
        </w:rPr>
      </w:pPr>
      <w:r>
        <w:rPr>
          <w:b/>
          <w:i/>
          <w:sz w:val="24"/>
        </w:rPr>
        <w:t>NOTE:</w:t>
      </w:r>
      <w:r>
        <w:rPr>
          <w:b/>
          <w:i/>
          <w:spacing w:val="36"/>
          <w:sz w:val="24"/>
        </w:rPr>
        <w:t xml:space="preserve"> </w:t>
      </w:r>
      <w:r>
        <w:rPr>
          <w:b/>
          <w:i/>
          <w:sz w:val="24"/>
        </w:rPr>
        <w:t>CMS</w:t>
      </w:r>
      <w:r>
        <w:rPr>
          <w:b/>
          <w:i/>
          <w:spacing w:val="-4"/>
          <w:sz w:val="24"/>
        </w:rPr>
        <w:t xml:space="preserve"> </w:t>
      </w:r>
      <w:r>
        <w:rPr>
          <w:b/>
          <w:i/>
          <w:sz w:val="24"/>
        </w:rPr>
        <w:t>reserves</w:t>
      </w:r>
      <w:r>
        <w:rPr>
          <w:b/>
          <w:i/>
          <w:spacing w:val="-5"/>
          <w:sz w:val="24"/>
        </w:rPr>
        <w:t xml:space="preserve"> </w:t>
      </w:r>
      <w:r>
        <w:rPr>
          <w:b/>
          <w:i/>
          <w:sz w:val="24"/>
        </w:rPr>
        <w:t>the</w:t>
      </w:r>
      <w:r>
        <w:rPr>
          <w:b/>
          <w:i/>
          <w:spacing w:val="-6"/>
          <w:sz w:val="24"/>
        </w:rPr>
        <w:t xml:space="preserve"> </w:t>
      </w:r>
      <w:r>
        <w:rPr>
          <w:b/>
          <w:i/>
          <w:sz w:val="24"/>
        </w:rPr>
        <w:t>right</w:t>
      </w:r>
      <w:r>
        <w:rPr>
          <w:b/>
          <w:i/>
          <w:spacing w:val="-4"/>
          <w:sz w:val="24"/>
        </w:rPr>
        <w:t xml:space="preserve"> </w:t>
      </w:r>
      <w:r>
        <w:rPr>
          <w:b/>
          <w:i/>
          <w:sz w:val="24"/>
        </w:rPr>
        <w:t>to</w:t>
      </w:r>
      <w:r>
        <w:rPr>
          <w:b/>
          <w:i/>
          <w:spacing w:val="-5"/>
          <w:sz w:val="24"/>
        </w:rPr>
        <w:t xml:space="preserve"> </w:t>
      </w:r>
      <w:r>
        <w:rPr>
          <w:b/>
          <w:i/>
          <w:sz w:val="24"/>
        </w:rPr>
        <w:t>exercise</w:t>
      </w:r>
      <w:r>
        <w:rPr>
          <w:b/>
          <w:i/>
          <w:spacing w:val="-6"/>
          <w:sz w:val="24"/>
        </w:rPr>
        <w:t xml:space="preserve"> </w:t>
      </w:r>
      <w:r>
        <w:rPr>
          <w:b/>
          <w:i/>
          <w:sz w:val="24"/>
        </w:rPr>
        <w:t>the</w:t>
      </w:r>
      <w:r>
        <w:rPr>
          <w:b/>
          <w:i/>
          <w:spacing w:val="-6"/>
          <w:sz w:val="24"/>
        </w:rPr>
        <w:t xml:space="preserve"> </w:t>
      </w:r>
      <w:r>
        <w:rPr>
          <w:b/>
          <w:i/>
          <w:sz w:val="24"/>
        </w:rPr>
        <w:t>option</w:t>
      </w:r>
      <w:r>
        <w:rPr>
          <w:b/>
          <w:i/>
          <w:spacing w:val="-4"/>
          <w:sz w:val="24"/>
        </w:rPr>
        <w:t xml:space="preserve"> </w:t>
      </w:r>
      <w:r>
        <w:rPr>
          <w:b/>
          <w:i/>
          <w:sz w:val="24"/>
        </w:rPr>
        <w:t>of</w:t>
      </w:r>
      <w:r>
        <w:rPr>
          <w:b/>
          <w:i/>
          <w:spacing w:val="-6"/>
          <w:sz w:val="24"/>
        </w:rPr>
        <w:t xml:space="preserve"> </w:t>
      </w:r>
      <w:r>
        <w:rPr>
          <w:b/>
          <w:i/>
          <w:sz w:val="24"/>
        </w:rPr>
        <w:t>requiring</w:t>
      </w:r>
      <w:r>
        <w:rPr>
          <w:b/>
          <w:i/>
          <w:spacing w:val="-7"/>
          <w:sz w:val="24"/>
        </w:rPr>
        <w:t xml:space="preserve"> </w:t>
      </w:r>
      <w:r>
        <w:rPr>
          <w:b/>
          <w:i/>
          <w:sz w:val="24"/>
        </w:rPr>
        <w:t>two</w:t>
      </w:r>
      <w:r>
        <w:rPr>
          <w:b/>
          <w:i/>
          <w:spacing w:val="-5"/>
          <w:sz w:val="24"/>
        </w:rPr>
        <w:t xml:space="preserve"> </w:t>
      </w:r>
      <w:r>
        <w:rPr>
          <w:b/>
          <w:i/>
          <w:sz w:val="24"/>
        </w:rPr>
        <w:t>(2)</w:t>
      </w:r>
      <w:r>
        <w:rPr>
          <w:b/>
          <w:i/>
          <w:spacing w:val="-8"/>
          <w:sz w:val="24"/>
        </w:rPr>
        <w:t xml:space="preserve"> </w:t>
      </w:r>
      <w:r>
        <w:rPr>
          <w:b/>
          <w:i/>
          <w:sz w:val="24"/>
        </w:rPr>
        <w:t>Contract employees to meet face to face with CMS staff and to conduct site visits at the Contractor’s location at any time.</w:t>
      </w:r>
    </w:p>
    <w:p w14:paraId="61F75784" w14:textId="77777777" w:rsidR="00D61D72" w:rsidRDefault="00D61D72">
      <w:pPr>
        <w:pStyle w:val="BodyText"/>
        <w:spacing w:before="2"/>
        <w:rPr>
          <w:b/>
          <w:i/>
          <w:sz w:val="26"/>
        </w:rPr>
      </w:pPr>
    </w:p>
    <w:p w14:paraId="68E552D2" w14:textId="77777777" w:rsidR="00D61D72" w:rsidRDefault="00860DAE">
      <w:pPr>
        <w:pStyle w:val="ListParagraph"/>
        <w:numPr>
          <w:ilvl w:val="0"/>
          <w:numId w:val="7"/>
        </w:numPr>
        <w:tabs>
          <w:tab w:val="left" w:pos="1252"/>
        </w:tabs>
        <w:spacing w:before="1"/>
        <w:ind w:left="1252" w:hanging="315"/>
        <w:rPr>
          <w:b/>
          <w:sz w:val="24"/>
        </w:rPr>
      </w:pPr>
      <w:r>
        <w:rPr>
          <w:b/>
          <w:sz w:val="24"/>
          <w:u w:val="single"/>
        </w:rPr>
        <w:t>Case</w:t>
      </w:r>
      <w:r>
        <w:rPr>
          <w:b/>
          <w:spacing w:val="-6"/>
          <w:sz w:val="24"/>
          <w:u w:val="single"/>
        </w:rPr>
        <w:t xml:space="preserve"> </w:t>
      </w:r>
      <w:r>
        <w:rPr>
          <w:b/>
          <w:sz w:val="24"/>
          <w:u w:val="single"/>
        </w:rPr>
        <w:t>Record</w:t>
      </w:r>
      <w:r>
        <w:rPr>
          <w:b/>
          <w:spacing w:val="-1"/>
          <w:sz w:val="24"/>
          <w:u w:val="single"/>
        </w:rPr>
        <w:t xml:space="preserve"> </w:t>
      </w:r>
      <w:r>
        <w:rPr>
          <w:b/>
          <w:spacing w:val="-2"/>
          <w:sz w:val="24"/>
          <w:u w:val="single"/>
        </w:rPr>
        <w:t>Maintenance</w:t>
      </w:r>
    </w:p>
    <w:p w14:paraId="40A72365" w14:textId="77777777" w:rsidR="00D61D72" w:rsidRDefault="00860DAE">
      <w:pPr>
        <w:pStyle w:val="BodyText"/>
        <w:spacing w:before="120" w:line="247" w:lineRule="auto"/>
        <w:ind w:left="1307" w:right="394" w:hanging="10"/>
      </w:pPr>
      <w:r>
        <w:t>The Contractor shall maintain a case file for every claim reviewed.</w:t>
      </w:r>
      <w:r>
        <w:rPr>
          <w:spacing w:val="80"/>
        </w:rPr>
        <w:t xml:space="preserve"> </w:t>
      </w:r>
      <w:r>
        <w:t>This file shall include</w:t>
      </w:r>
      <w:r>
        <w:rPr>
          <w:spacing w:val="-9"/>
        </w:rPr>
        <w:t xml:space="preserve"> </w:t>
      </w:r>
      <w:r>
        <w:t>documentation</w:t>
      </w:r>
      <w:r>
        <w:rPr>
          <w:spacing w:val="-6"/>
        </w:rPr>
        <w:t xml:space="preserve"> </w:t>
      </w:r>
      <w:r>
        <w:t>of</w:t>
      </w:r>
      <w:r>
        <w:rPr>
          <w:spacing w:val="-4"/>
        </w:rPr>
        <w:t xml:space="preserve"> </w:t>
      </w:r>
      <w:r>
        <w:t>all</w:t>
      </w:r>
      <w:r>
        <w:rPr>
          <w:spacing w:val="-5"/>
        </w:rPr>
        <w:t xml:space="preserve"> </w:t>
      </w:r>
      <w:r>
        <w:t>processes</w:t>
      </w:r>
      <w:r>
        <w:rPr>
          <w:spacing w:val="-3"/>
        </w:rPr>
        <w:t xml:space="preserve"> </w:t>
      </w:r>
      <w:r>
        <w:t>followed</w:t>
      </w:r>
      <w:r>
        <w:rPr>
          <w:spacing w:val="-6"/>
        </w:rPr>
        <w:t xml:space="preserve"> </w:t>
      </w:r>
      <w:r>
        <w:t>by</w:t>
      </w:r>
      <w:r>
        <w:rPr>
          <w:spacing w:val="-11"/>
        </w:rPr>
        <w:t xml:space="preserve"> </w:t>
      </w:r>
      <w:r>
        <w:t>the</w:t>
      </w:r>
      <w:r>
        <w:rPr>
          <w:spacing w:val="-9"/>
        </w:rPr>
        <w:t xml:space="preserve"> </w:t>
      </w:r>
      <w:r>
        <w:t>Contractor</w:t>
      </w:r>
      <w:r>
        <w:rPr>
          <w:spacing w:val="-9"/>
        </w:rPr>
        <w:t xml:space="preserve"> </w:t>
      </w:r>
      <w:r>
        <w:t>including</w:t>
      </w:r>
      <w:r>
        <w:rPr>
          <w:spacing w:val="-11"/>
        </w:rPr>
        <w:t xml:space="preserve"> </w:t>
      </w:r>
      <w:r>
        <w:t>a</w:t>
      </w:r>
      <w:r>
        <w:rPr>
          <w:spacing w:val="-7"/>
        </w:rPr>
        <w:t xml:space="preserve"> </w:t>
      </w:r>
      <w:r>
        <w:t>copy</w:t>
      </w:r>
      <w:r>
        <w:rPr>
          <w:spacing w:val="-8"/>
        </w:rPr>
        <w:t xml:space="preserve"> </w:t>
      </w:r>
      <w:r>
        <w:t>of</w:t>
      </w:r>
      <w:r>
        <w:rPr>
          <w:spacing w:val="-6"/>
        </w:rPr>
        <w:t xml:space="preserve"> </w:t>
      </w:r>
      <w:r>
        <w:t>all correspondence, a telephone log for all conversations with the provider/supplier or other individuals</w:t>
      </w:r>
      <w:r>
        <w:rPr>
          <w:spacing w:val="-2"/>
        </w:rPr>
        <w:t xml:space="preserve"> </w:t>
      </w:r>
      <w:r>
        <w:t>on</w:t>
      </w:r>
      <w:r>
        <w:rPr>
          <w:spacing w:val="-2"/>
        </w:rPr>
        <w:t xml:space="preserve"> </w:t>
      </w:r>
      <w:r>
        <w:t>behalf</w:t>
      </w:r>
      <w:r>
        <w:rPr>
          <w:spacing w:val="-3"/>
        </w:rPr>
        <w:t xml:space="preserve"> </w:t>
      </w:r>
      <w:r>
        <w:t>of</w:t>
      </w:r>
      <w:r>
        <w:rPr>
          <w:spacing w:val="-3"/>
        </w:rPr>
        <w:t xml:space="preserve"> </w:t>
      </w:r>
      <w:r>
        <w:t>the</w:t>
      </w:r>
      <w:r>
        <w:rPr>
          <w:spacing w:val="-3"/>
        </w:rPr>
        <w:t xml:space="preserve"> </w:t>
      </w:r>
      <w:r>
        <w:t>provider/supplier.</w:t>
      </w:r>
      <w:r>
        <w:rPr>
          <w:spacing w:val="-2"/>
        </w:rPr>
        <w:t xml:space="preserve"> </w:t>
      </w:r>
      <w:r>
        <w:t>The</w:t>
      </w:r>
      <w:r>
        <w:rPr>
          <w:spacing w:val="-1"/>
        </w:rPr>
        <w:t xml:space="preserve"> </w:t>
      </w:r>
      <w:r>
        <w:t>case</w:t>
      </w:r>
      <w:r>
        <w:rPr>
          <w:spacing w:val="-3"/>
        </w:rPr>
        <w:t xml:space="preserve"> </w:t>
      </w:r>
      <w:r>
        <w:t>file</w:t>
      </w:r>
      <w:r>
        <w:rPr>
          <w:spacing w:val="-3"/>
        </w:rPr>
        <w:t xml:space="preserve"> </w:t>
      </w:r>
      <w:r>
        <w:t>may</w:t>
      </w:r>
      <w:r>
        <w:rPr>
          <w:spacing w:val="-4"/>
        </w:rPr>
        <w:t xml:space="preserve"> </w:t>
      </w:r>
      <w:r>
        <w:t>be</w:t>
      </w:r>
      <w:r>
        <w:rPr>
          <w:spacing w:val="-3"/>
        </w:rPr>
        <w:t xml:space="preserve"> </w:t>
      </w:r>
      <w:r>
        <w:t>electronic,</w:t>
      </w:r>
      <w:r>
        <w:rPr>
          <w:spacing w:val="-2"/>
        </w:rPr>
        <w:t xml:space="preserve"> </w:t>
      </w:r>
      <w:r>
        <w:t>paper</w:t>
      </w:r>
      <w:r>
        <w:rPr>
          <w:spacing w:val="-3"/>
        </w:rPr>
        <w:t xml:space="preserve"> </w:t>
      </w:r>
      <w:r>
        <w:t>or</w:t>
      </w:r>
      <w:r>
        <w:rPr>
          <w:spacing w:val="-3"/>
        </w:rPr>
        <w:t xml:space="preserve"> </w:t>
      </w:r>
      <w:r>
        <w:t>a combination of both.</w:t>
      </w:r>
      <w:r>
        <w:rPr>
          <w:spacing w:val="80"/>
        </w:rPr>
        <w:t xml:space="preserve"> </w:t>
      </w:r>
      <w:r>
        <w:t>For electronic files, the case file shall be easily accessible and made</w:t>
      </w:r>
      <w:r>
        <w:rPr>
          <w:spacing w:val="-8"/>
        </w:rPr>
        <w:t xml:space="preserve"> </w:t>
      </w:r>
      <w:r>
        <w:t>available</w:t>
      </w:r>
      <w:r>
        <w:rPr>
          <w:spacing w:val="-6"/>
        </w:rPr>
        <w:t xml:space="preserve"> </w:t>
      </w:r>
      <w:r>
        <w:t>within</w:t>
      </w:r>
      <w:r>
        <w:rPr>
          <w:spacing w:val="-5"/>
        </w:rPr>
        <w:t xml:space="preserve"> </w:t>
      </w:r>
      <w:r>
        <w:t>48</w:t>
      </w:r>
      <w:r>
        <w:rPr>
          <w:spacing w:val="-5"/>
        </w:rPr>
        <w:t xml:space="preserve"> </w:t>
      </w:r>
      <w:r>
        <w:t>hours</w:t>
      </w:r>
      <w:r>
        <w:rPr>
          <w:spacing w:val="-5"/>
        </w:rPr>
        <w:t xml:space="preserve"> </w:t>
      </w:r>
      <w:r>
        <w:t>of</w:t>
      </w:r>
      <w:r>
        <w:rPr>
          <w:spacing w:val="-8"/>
        </w:rPr>
        <w:t xml:space="preserve"> </w:t>
      </w:r>
      <w:r>
        <w:t>request.</w:t>
      </w:r>
      <w:r>
        <w:rPr>
          <w:spacing w:val="38"/>
        </w:rPr>
        <w:t xml:space="preserve"> </w:t>
      </w:r>
      <w:r>
        <w:t>At</w:t>
      </w:r>
      <w:r>
        <w:rPr>
          <w:spacing w:val="-4"/>
        </w:rPr>
        <w:t xml:space="preserve"> </w:t>
      </w:r>
      <w:r>
        <w:t>CMS’s</w:t>
      </w:r>
      <w:r>
        <w:rPr>
          <w:spacing w:val="-5"/>
        </w:rPr>
        <w:t xml:space="preserve"> </w:t>
      </w:r>
      <w:r>
        <w:t>request</w:t>
      </w:r>
      <w:r>
        <w:rPr>
          <w:spacing w:val="-4"/>
        </w:rPr>
        <w:t xml:space="preserve"> </w:t>
      </w:r>
      <w:r>
        <w:t>or</w:t>
      </w:r>
      <w:r>
        <w:rPr>
          <w:spacing w:val="-8"/>
        </w:rPr>
        <w:t xml:space="preserve"> </w:t>
      </w:r>
      <w:r>
        <w:t>no</w:t>
      </w:r>
      <w:r>
        <w:rPr>
          <w:spacing w:val="-5"/>
        </w:rPr>
        <w:t xml:space="preserve"> </w:t>
      </w:r>
      <w:r>
        <w:t>later</w:t>
      </w:r>
      <w:r>
        <w:rPr>
          <w:spacing w:val="-6"/>
        </w:rPr>
        <w:t xml:space="preserve"> </w:t>
      </w:r>
      <w:r>
        <w:t>than</w:t>
      </w:r>
      <w:r>
        <w:rPr>
          <w:spacing w:val="-5"/>
        </w:rPr>
        <w:t xml:space="preserve"> </w:t>
      </w:r>
      <w:r>
        <w:t>fifteen</w:t>
      </w:r>
      <w:r>
        <w:rPr>
          <w:spacing w:val="-2"/>
        </w:rPr>
        <w:t xml:space="preserve"> </w:t>
      </w:r>
      <w:r>
        <w:t>(15) days</w:t>
      </w:r>
      <w:r>
        <w:rPr>
          <w:spacing w:val="-2"/>
        </w:rPr>
        <w:t xml:space="preserve"> </w:t>
      </w:r>
      <w:r>
        <w:t>after</w:t>
      </w:r>
      <w:r>
        <w:rPr>
          <w:spacing w:val="-3"/>
        </w:rPr>
        <w:t xml:space="preserve"> </w:t>
      </w:r>
      <w:r>
        <w:t>Contractor</w:t>
      </w:r>
      <w:r>
        <w:rPr>
          <w:spacing w:val="-3"/>
        </w:rPr>
        <w:t xml:space="preserve"> </w:t>
      </w:r>
      <w:r>
        <w:t>termination,</w:t>
      </w:r>
      <w:r>
        <w:rPr>
          <w:spacing w:val="-2"/>
        </w:rPr>
        <w:t xml:space="preserve"> </w:t>
      </w:r>
      <w:r>
        <w:t>the</w:t>
      </w:r>
      <w:r>
        <w:rPr>
          <w:spacing w:val="-3"/>
        </w:rPr>
        <w:t xml:space="preserve"> </w:t>
      </w:r>
      <w:r>
        <w:t>Contractor</w:t>
      </w:r>
      <w:r>
        <w:rPr>
          <w:spacing w:val="-3"/>
        </w:rPr>
        <w:t xml:space="preserve"> </w:t>
      </w:r>
      <w:r>
        <w:t>shall</w:t>
      </w:r>
      <w:r>
        <w:rPr>
          <w:spacing w:val="-2"/>
        </w:rPr>
        <w:t xml:space="preserve"> </w:t>
      </w:r>
      <w:r>
        <w:t>return</w:t>
      </w:r>
      <w:r>
        <w:rPr>
          <w:spacing w:val="-2"/>
        </w:rPr>
        <w:t xml:space="preserve"> </w:t>
      </w:r>
      <w:r>
        <w:t>to</w:t>
      </w:r>
      <w:r>
        <w:rPr>
          <w:spacing w:val="-2"/>
        </w:rPr>
        <w:t xml:space="preserve"> </w:t>
      </w:r>
      <w:r>
        <w:t>CMS</w:t>
      </w:r>
      <w:r>
        <w:rPr>
          <w:spacing w:val="-2"/>
        </w:rPr>
        <w:t xml:space="preserve"> </w:t>
      </w:r>
      <w:r>
        <w:t>all</w:t>
      </w:r>
      <w:r>
        <w:rPr>
          <w:spacing w:val="-2"/>
        </w:rPr>
        <w:t xml:space="preserve"> </w:t>
      </w:r>
      <w:r>
        <w:t>case</w:t>
      </w:r>
      <w:r>
        <w:rPr>
          <w:spacing w:val="-3"/>
        </w:rPr>
        <w:t xml:space="preserve"> </w:t>
      </w:r>
      <w:r>
        <w:t>files</w:t>
      </w:r>
      <w:r>
        <w:rPr>
          <w:spacing w:val="-2"/>
        </w:rPr>
        <w:t xml:space="preserve"> </w:t>
      </w:r>
      <w:r>
        <w:t>stored in accordance with CMS instructions.</w:t>
      </w:r>
      <w:r>
        <w:rPr>
          <w:spacing w:val="40"/>
        </w:rPr>
        <w:t xml:space="preserve"> </w:t>
      </w:r>
      <w:r>
        <w:t>The Contractor shall not destroy any supporting documentation relating to the claim review determination. All case files shall meet the requirements as set by OMB Circular A-130.</w:t>
      </w:r>
    </w:p>
    <w:p w14:paraId="47B86627" w14:textId="77777777" w:rsidR="0012118A" w:rsidRDefault="0012118A" w:rsidP="0012118A">
      <w:pPr>
        <w:pStyle w:val="BodyText"/>
        <w:spacing w:before="120" w:line="247" w:lineRule="auto"/>
        <w:ind w:right="394"/>
      </w:pPr>
    </w:p>
    <w:p w14:paraId="631B1F2D" w14:textId="77777777" w:rsidR="00D61D72" w:rsidRDefault="00860DAE">
      <w:pPr>
        <w:pStyle w:val="ListParagraph"/>
        <w:numPr>
          <w:ilvl w:val="0"/>
          <w:numId w:val="7"/>
        </w:numPr>
        <w:tabs>
          <w:tab w:val="left" w:pos="1159"/>
        </w:tabs>
        <w:spacing w:before="72"/>
        <w:ind w:left="1158" w:hanging="222"/>
        <w:rPr>
          <w:b/>
          <w:sz w:val="24"/>
        </w:rPr>
      </w:pPr>
      <w:r>
        <w:rPr>
          <w:b/>
          <w:spacing w:val="-2"/>
          <w:sz w:val="24"/>
          <w:u w:val="single"/>
        </w:rPr>
        <w:t>Meetings</w:t>
      </w:r>
    </w:p>
    <w:p w14:paraId="2287F3EA" w14:textId="77777777" w:rsidR="00D61D72" w:rsidRDefault="00D61D72">
      <w:pPr>
        <w:pStyle w:val="BodyText"/>
        <w:spacing w:before="4"/>
        <w:rPr>
          <w:b/>
          <w:sz w:val="20"/>
        </w:rPr>
      </w:pPr>
    </w:p>
    <w:p w14:paraId="54A5276E" w14:textId="77777777" w:rsidR="00D61D72" w:rsidRDefault="00860DAE">
      <w:pPr>
        <w:pStyle w:val="BodyText"/>
        <w:spacing w:before="90" w:line="247" w:lineRule="auto"/>
        <w:ind w:left="1307" w:right="420" w:hanging="10"/>
      </w:pPr>
      <w:r>
        <w:t>The Contractor shall organize, host, and provide toll-free telecommunication lines and facilities for meetings. The meetings shall follow a prepared agenda and discuss the status</w:t>
      </w:r>
      <w:r>
        <w:rPr>
          <w:spacing w:val="-7"/>
        </w:rPr>
        <w:t xml:space="preserve"> </w:t>
      </w:r>
      <w:r>
        <w:t>of</w:t>
      </w:r>
      <w:r>
        <w:rPr>
          <w:spacing w:val="-9"/>
        </w:rPr>
        <w:t xml:space="preserve"> </w:t>
      </w:r>
      <w:r>
        <w:t>the</w:t>
      </w:r>
      <w:r>
        <w:rPr>
          <w:spacing w:val="-9"/>
        </w:rPr>
        <w:t xml:space="preserve"> </w:t>
      </w:r>
      <w:r>
        <w:t>major</w:t>
      </w:r>
      <w:r>
        <w:rPr>
          <w:spacing w:val="-9"/>
        </w:rPr>
        <w:t xml:space="preserve"> </w:t>
      </w:r>
      <w:r>
        <w:t>tasks,</w:t>
      </w:r>
      <w:r>
        <w:rPr>
          <w:spacing w:val="-2"/>
        </w:rPr>
        <w:t xml:space="preserve"> </w:t>
      </w:r>
      <w:r>
        <w:t>issues,</w:t>
      </w:r>
      <w:r>
        <w:rPr>
          <w:spacing w:val="-7"/>
        </w:rPr>
        <w:t xml:space="preserve"> </w:t>
      </w:r>
      <w:r>
        <w:t>deliverables,</w:t>
      </w:r>
      <w:r>
        <w:rPr>
          <w:spacing w:val="-7"/>
        </w:rPr>
        <w:t xml:space="preserve"> </w:t>
      </w:r>
      <w:r>
        <w:t>schedule,</w:t>
      </w:r>
      <w:r>
        <w:rPr>
          <w:spacing w:val="-7"/>
        </w:rPr>
        <w:t xml:space="preserve"> </w:t>
      </w:r>
      <w:r>
        <w:t>delays,</w:t>
      </w:r>
      <w:r>
        <w:rPr>
          <w:spacing w:val="-7"/>
        </w:rPr>
        <w:t xml:space="preserve"> </w:t>
      </w:r>
      <w:r>
        <w:t>problem</w:t>
      </w:r>
      <w:r>
        <w:rPr>
          <w:spacing w:val="-6"/>
        </w:rPr>
        <w:t xml:space="preserve"> </w:t>
      </w:r>
      <w:r>
        <w:t>resolution,</w:t>
      </w:r>
      <w:r>
        <w:rPr>
          <w:spacing w:val="-7"/>
        </w:rPr>
        <w:t xml:space="preserve"> </w:t>
      </w:r>
      <w:r>
        <w:t>and risk mitigation and contingencies.</w:t>
      </w:r>
      <w:r>
        <w:rPr>
          <w:spacing w:val="40"/>
        </w:rPr>
        <w:t xml:space="preserve"> </w:t>
      </w:r>
      <w:r>
        <w:t>The Contractor shall document the minutes of each meeting conducted.</w:t>
      </w:r>
      <w:r>
        <w:rPr>
          <w:spacing w:val="40"/>
        </w:rPr>
        <w:t xml:space="preserve"> </w:t>
      </w:r>
      <w:r>
        <w:t>The Contractor shall also maintain an issue log.</w:t>
      </w:r>
      <w:r>
        <w:rPr>
          <w:spacing w:val="40"/>
        </w:rPr>
        <w:t xml:space="preserve"> </w:t>
      </w:r>
      <w:r>
        <w:t>The CMS may require additional ad hoc meetings on an as needed basis.</w:t>
      </w:r>
    </w:p>
    <w:p w14:paraId="5EE6957B" w14:textId="77777777" w:rsidR="00D61D72" w:rsidRDefault="00D61D72">
      <w:pPr>
        <w:pStyle w:val="BodyText"/>
        <w:rPr>
          <w:sz w:val="27"/>
        </w:rPr>
      </w:pPr>
    </w:p>
    <w:p w14:paraId="4F016673" w14:textId="77777777" w:rsidR="00D61D72" w:rsidRDefault="00860DAE">
      <w:pPr>
        <w:pStyle w:val="BodyText"/>
        <w:spacing w:line="247" w:lineRule="auto"/>
        <w:ind w:left="1307" w:right="377" w:hanging="10"/>
      </w:pPr>
      <w:r>
        <w:t>The Contractor and CMS will establish methods and processes that actively encourage communications and information flows that improve the contract performance.</w:t>
      </w:r>
      <w:r>
        <w:rPr>
          <w:spacing w:val="40"/>
        </w:rPr>
        <w:t xml:space="preserve"> </w:t>
      </w:r>
      <w:r>
        <w:t>This would</w:t>
      </w:r>
      <w:r>
        <w:rPr>
          <w:spacing w:val="-2"/>
        </w:rPr>
        <w:t xml:space="preserve"> </w:t>
      </w:r>
      <w:r>
        <w:t>include</w:t>
      </w:r>
      <w:r>
        <w:rPr>
          <w:spacing w:val="-3"/>
        </w:rPr>
        <w:t xml:space="preserve"> </w:t>
      </w:r>
      <w:r>
        <w:t>defining</w:t>
      </w:r>
      <w:r>
        <w:rPr>
          <w:spacing w:val="-2"/>
        </w:rPr>
        <w:t xml:space="preserve"> </w:t>
      </w:r>
      <w:r>
        <w:t>recurring</w:t>
      </w:r>
      <w:r>
        <w:rPr>
          <w:spacing w:val="-2"/>
        </w:rPr>
        <w:t xml:space="preserve"> </w:t>
      </w:r>
      <w:r>
        <w:t>meetings,</w:t>
      </w:r>
      <w:r>
        <w:rPr>
          <w:spacing w:val="-2"/>
        </w:rPr>
        <w:t xml:space="preserve"> </w:t>
      </w:r>
      <w:r>
        <w:t>establishing</w:t>
      </w:r>
      <w:r>
        <w:rPr>
          <w:spacing w:val="-2"/>
        </w:rPr>
        <w:t xml:space="preserve"> </w:t>
      </w:r>
      <w:r>
        <w:t>the</w:t>
      </w:r>
      <w:r>
        <w:rPr>
          <w:spacing w:val="-3"/>
        </w:rPr>
        <w:t xml:space="preserve"> </w:t>
      </w:r>
      <w:r>
        <w:t>ground</w:t>
      </w:r>
      <w:r>
        <w:rPr>
          <w:spacing w:val="-2"/>
        </w:rPr>
        <w:t xml:space="preserve"> </w:t>
      </w:r>
      <w:r>
        <w:t>rules</w:t>
      </w:r>
      <w:r>
        <w:rPr>
          <w:spacing w:val="-2"/>
        </w:rPr>
        <w:t xml:space="preserve"> </w:t>
      </w:r>
      <w:r>
        <w:t>of</w:t>
      </w:r>
      <w:r>
        <w:rPr>
          <w:spacing w:val="-3"/>
        </w:rPr>
        <w:t xml:space="preserve"> </w:t>
      </w:r>
      <w:r>
        <w:t>what</w:t>
      </w:r>
      <w:r>
        <w:rPr>
          <w:spacing w:val="-2"/>
        </w:rPr>
        <w:t xml:space="preserve"> </w:t>
      </w:r>
      <w:r>
        <w:t>should be</w:t>
      </w:r>
      <w:r>
        <w:rPr>
          <w:spacing w:val="-9"/>
        </w:rPr>
        <w:t xml:space="preserve"> </w:t>
      </w:r>
      <w:r>
        <w:t>discussed,</w:t>
      </w:r>
      <w:r>
        <w:rPr>
          <w:spacing w:val="-6"/>
        </w:rPr>
        <w:t xml:space="preserve"> </w:t>
      </w:r>
      <w:r>
        <w:t>who</w:t>
      </w:r>
      <w:r>
        <w:rPr>
          <w:spacing w:val="-6"/>
        </w:rPr>
        <w:t xml:space="preserve"> </w:t>
      </w:r>
      <w:r>
        <w:t>should</w:t>
      </w:r>
      <w:r>
        <w:rPr>
          <w:spacing w:val="-1"/>
        </w:rPr>
        <w:t xml:space="preserve"> </w:t>
      </w:r>
      <w:r>
        <w:t>be</w:t>
      </w:r>
      <w:r>
        <w:rPr>
          <w:spacing w:val="-9"/>
        </w:rPr>
        <w:t xml:space="preserve"> </w:t>
      </w:r>
      <w:r>
        <w:t>required</w:t>
      </w:r>
      <w:r>
        <w:rPr>
          <w:spacing w:val="-6"/>
        </w:rPr>
        <w:t xml:space="preserve"> </w:t>
      </w:r>
      <w:r>
        <w:t>participant,</w:t>
      </w:r>
      <w:r>
        <w:rPr>
          <w:spacing w:val="-4"/>
        </w:rPr>
        <w:t xml:space="preserve"> </w:t>
      </w:r>
      <w:r>
        <w:t>and</w:t>
      </w:r>
      <w:r>
        <w:rPr>
          <w:spacing w:val="-6"/>
        </w:rPr>
        <w:t xml:space="preserve"> </w:t>
      </w:r>
      <w:r>
        <w:t>who</w:t>
      </w:r>
      <w:r>
        <w:rPr>
          <w:spacing w:val="-6"/>
        </w:rPr>
        <w:t xml:space="preserve"> </w:t>
      </w:r>
      <w:r>
        <w:t>will</w:t>
      </w:r>
      <w:r>
        <w:rPr>
          <w:spacing w:val="-5"/>
        </w:rPr>
        <w:t xml:space="preserve"> </w:t>
      </w:r>
      <w:r>
        <w:t>have</w:t>
      </w:r>
      <w:r>
        <w:rPr>
          <w:spacing w:val="-9"/>
        </w:rPr>
        <w:t xml:space="preserve"> </w:t>
      </w:r>
      <w:r>
        <w:t>the</w:t>
      </w:r>
      <w:r>
        <w:rPr>
          <w:spacing w:val="-9"/>
        </w:rPr>
        <w:t xml:space="preserve"> </w:t>
      </w:r>
      <w:r>
        <w:t>responsibility</w:t>
      </w:r>
      <w:r>
        <w:rPr>
          <w:spacing w:val="-15"/>
        </w:rPr>
        <w:t xml:space="preserve"> </w:t>
      </w:r>
      <w:r>
        <w:t xml:space="preserve">to </w:t>
      </w:r>
      <w:r>
        <w:rPr>
          <w:spacing w:val="-2"/>
        </w:rPr>
        <w:t>lead.</w:t>
      </w:r>
    </w:p>
    <w:p w14:paraId="03C430A8" w14:textId="77777777" w:rsidR="00D61D72" w:rsidRDefault="00D61D72">
      <w:pPr>
        <w:pStyle w:val="BodyText"/>
        <w:spacing w:before="1"/>
        <w:rPr>
          <w:sz w:val="27"/>
        </w:rPr>
      </w:pPr>
    </w:p>
    <w:p w14:paraId="188B5F92" w14:textId="77777777" w:rsidR="00D61D72" w:rsidRDefault="00860DAE">
      <w:pPr>
        <w:pStyle w:val="BodyText"/>
        <w:spacing w:before="1"/>
        <w:ind w:left="1300"/>
      </w:pPr>
      <w:r>
        <w:t>Teleconference</w:t>
      </w:r>
      <w:r>
        <w:rPr>
          <w:spacing w:val="-8"/>
        </w:rPr>
        <w:t xml:space="preserve"> </w:t>
      </w:r>
      <w:r>
        <w:t>is</w:t>
      </w:r>
      <w:r>
        <w:rPr>
          <w:spacing w:val="-4"/>
        </w:rPr>
        <w:t xml:space="preserve"> </w:t>
      </w:r>
      <w:r>
        <w:t>an acceptable</w:t>
      </w:r>
      <w:r>
        <w:rPr>
          <w:spacing w:val="-5"/>
        </w:rPr>
        <w:t xml:space="preserve"> </w:t>
      </w:r>
      <w:r>
        <w:t>format</w:t>
      </w:r>
      <w:r>
        <w:rPr>
          <w:spacing w:val="-4"/>
        </w:rPr>
        <w:t xml:space="preserve"> </w:t>
      </w:r>
      <w:r>
        <w:t>for</w:t>
      </w:r>
      <w:r>
        <w:rPr>
          <w:spacing w:val="-5"/>
        </w:rPr>
        <w:t xml:space="preserve"> </w:t>
      </w:r>
      <w:r>
        <w:t>all</w:t>
      </w:r>
      <w:r>
        <w:rPr>
          <w:spacing w:val="-1"/>
        </w:rPr>
        <w:t xml:space="preserve"> </w:t>
      </w:r>
      <w:r>
        <w:rPr>
          <w:spacing w:val="-2"/>
        </w:rPr>
        <w:t>meetings.</w:t>
      </w:r>
    </w:p>
    <w:p w14:paraId="35DE22E8" w14:textId="77777777" w:rsidR="00D61D72" w:rsidRDefault="00D61D72">
      <w:pPr>
        <w:pStyle w:val="BodyText"/>
        <w:spacing w:before="6"/>
        <w:rPr>
          <w:sz w:val="28"/>
        </w:rPr>
      </w:pPr>
    </w:p>
    <w:p w14:paraId="25EDE0F8" w14:textId="77777777" w:rsidR="00D61D72" w:rsidRDefault="00860DAE">
      <w:pPr>
        <w:pStyle w:val="ListParagraph"/>
        <w:numPr>
          <w:ilvl w:val="1"/>
          <w:numId w:val="7"/>
        </w:numPr>
        <w:tabs>
          <w:tab w:val="left" w:pos="2270"/>
        </w:tabs>
        <w:spacing w:before="0" w:line="247" w:lineRule="auto"/>
        <w:ind w:left="2027" w:right="413" w:hanging="10"/>
        <w:rPr>
          <w:sz w:val="24"/>
        </w:rPr>
      </w:pPr>
      <w:r>
        <w:rPr>
          <w:b/>
          <w:sz w:val="24"/>
        </w:rPr>
        <w:t>Weekly SMRC CMS Status Meeting:</w:t>
      </w:r>
      <w:r>
        <w:rPr>
          <w:b/>
          <w:spacing w:val="40"/>
          <w:sz w:val="24"/>
        </w:rPr>
        <w:t xml:space="preserve"> </w:t>
      </w:r>
      <w:r>
        <w:rPr>
          <w:sz w:val="24"/>
        </w:rPr>
        <w:t>The Contractor shall arrange and facilitate a weekly meeting with the COR and other CMS staff. The Contractor shall collaborate with the COR and/or designees regarding the meeting time and agenda. The agenda must be received at least 24 hours prior to the meeting. The Contractor shall provide a summary of the previous activities and provide recommendations</w:t>
      </w:r>
      <w:r>
        <w:rPr>
          <w:spacing w:val="-2"/>
          <w:sz w:val="24"/>
        </w:rPr>
        <w:t xml:space="preserve"> </w:t>
      </w:r>
      <w:r>
        <w:rPr>
          <w:sz w:val="24"/>
        </w:rPr>
        <w:t>relating</w:t>
      </w:r>
      <w:r>
        <w:rPr>
          <w:spacing w:val="-2"/>
          <w:sz w:val="24"/>
        </w:rPr>
        <w:t xml:space="preserve"> </w:t>
      </w:r>
      <w:r>
        <w:rPr>
          <w:sz w:val="24"/>
        </w:rPr>
        <w:t>to</w:t>
      </w:r>
      <w:r>
        <w:rPr>
          <w:spacing w:val="-2"/>
          <w:sz w:val="24"/>
        </w:rPr>
        <w:t xml:space="preserve"> </w:t>
      </w:r>
      <w:r>
        <w:rPr>
          <w:sz w:val="24"/>
        </w:rPr>
        <w:t>procedural</w:t>
      </w:r>
      <w:r>
        <w:rPr>
          <w:spacing w:val="-2"/>
          <w:sz w:val="24"/>
        </w:rPr>
        <w:t xml:space="preserve"> </w:t>
      </w:r>
      <w:r>
        <w:rPr>
          <w:sz w:val="24"/>
        </w:rPr>
        <w:t>matters</w:t>
      </w:r>
      <w:r>
        <w:rPr>
          <w:spacing w:val="-2"/>
          <w:sz w:val="24"/>
        </w:rPr>
        <w:t xml:space="preserve"> </w:t>
      </w:r>
      <w:r>
        <w:rPr>
          <w:sz w:val="24"/>
        </w:rPr>
        <w:t>and</w:t>
      </w:r>
      <w:r>
        <w:rPr>
          <w:spacing w:val="-2"/>
          <w:sz w:val="24"/>
        </w:rPr>
        <w:t xml:space="preserve"> </w:t>
      </w:r>
      <w:r>
        <w:rPr>
          <w:sz w:val="24"/>
        </w:rPr>
        <w:t>policy</w:t>
      </w:r>
      <w:r>
        <w:rPr>
          <w:spacing w:val="-2"/>
          <w:sz w:val="24"/>
        </w:rPr>
        <w:t xml:space="preserve"> </w:t>
      </w:r>
      <w:r>
        <w:rPr>
          <w:sz w:val="24"/>
        </w:rPr>
        <w:t>clarifications</w:t>
      </w:r>
      <w:r>
        <w:rPr>
          <w:spacing w:val="-2"/>
          <w:sz w:val="24"/>
        </w:rPr>
        <w:t xml:space="preserve"> </w:t>
      </w:r>
      <w:r>
        <w:rPr>
          <w:sz w:val="24"/>
        </w:rPr>
        <w:t>or</w:t>
      </w:r>
      <w:r>
        <w:rPr>
          <w:spacing w:val="-3"/>
          <w:sz w:val="24"/>
        </w:rPr>
        <w:t xml:space="preserve"> </w:t>
      </w:r>
      <w:r>
        <w:rPr>
          <w:sz w:val="24"/>
        </w:rPr>
        <w:t>other suggestions the Contractor deems appropriate.</w:t>
      </w:r>
      <w:r>
        <w:rPr>
          <w:spacing w:val="80"/>
          <w:sz w:val="24"/>
        </w:rPr>
        <w:t xml:space="preserve"> </w:t>
      </w:r>
      <w:r>
        <w:rPr>
          <w:sz w:val="24"/>
        </w:rPr>
        <w:t>CMS reserves the right to decide if and how to act upon these recommendations. The Contractor shall prepare the agenda</w:t>
      </w:r>
      <w:r>
        <w:rPr>
          <w:spacing w:val="-4"/>
          <w:sz w:val="24"/>
        </w:rPr>
        <w:t xml:space="preserve"> </w:t>
      </w:r>
      <w:r>
        <w:rPr>
          <w:sz w:val="24"/>
        </w:rPr>
        <w:t>and</w:t>
      </w:r>
      <w:r>
        <w:rPr>
          <w:spacing w:val="-6"/>
          <w:sz w:val="24"/>
        </w:rPr>
        <w:t xml:space="preserve"> </w:t>
      </w:r>
      <w:r>
        <w:rPr>
          <w:sz w:val="24"/>
        </w:rPr>
        <w:t>take</w:t>
      </w:r>
      <w:r>
        <w:rPr>
          <w:spacing w:val="-9"/>
          <w:sz w:val="24"/>
        </w:rPr>
        <w:t xml:space="preserve"> </w:t>
      </w:r>
      <w:r>
        <w:rPr>
          <w:sz w:val="24"/>
        </w:rPr>
        <w:t>meeting</w:t>
      </w:r>
      <w:r>
        <w:rPr>
          <w:spacing w:val="-6"/>
          <w:sz w:val="24"/>
        </w:rPr>
        <w:t xml:space="preserve"> </w:t>
      </w:r>
      <w:r>
        <w:rPr>
          <w:sz w:val="24"/>
        </w:rPr>
        <w:t>minutes</w:t>
      </w:r>
      <w:r>
        <w:rPr>
          <w:spacing w:val="-6"/>
          <w:sz w:val="24"/>
        </w:rPr>
        <w:t xml:space="preserve"> </w:t>
      </w:r>
      <w:r>
        <w:rPr>
          <w:sz w:val="24"/>
        </w:rPr>
        <w:t>for</w:t>
      </w:r>
      <w:r>
        <w:rPr>
          <w:spacing w:val="-9"/>
          <w:sz w:val="24"/>
        </w:rPr>
        <w:t xml:space="preserve"> </w:t>
      </w:r>
      <w:r>
        <w:rPr>
          <w:sz w:val="24"/>
        </w:rPr>
        <w:t>each</w:t>
      </w:r>
      <w:r>
        <w:rPr>
          <w:spacing w:val="-6"/>
          <w:sz w:val="24"/>
        </w:rPr>
        <w:t xml:space="preserve"> </w:t>
      </w:r>
      <w:r>
        <w:rPr>
          <w:sz w:val="24"/>
        </w:rPr>
        <w:t>meeting.</w:t>
      </w:r>
      <w:r>
        <w:rPr>
          <w:spacing w:val="35"/>
          <w:sz w:val="24"/>
        </w:rPr>
        <w:t xml:space="preserve"> </w:t>
      </w:r>
      <w:r>
        <w:rPr>
          <w:sz w:val="24"/>
        </w:rPr>
        <w:t>The</w:t>
      </w:r>
      <w:r>
        <w:rPr>
          <w:spacing w:val="-9"/>
          <w:sz w:val="24"/>
        </w:rPr>
        <w:t xml:space="preserve"> </w:t>
      </w:r>
      <w:r>
        <w:rPr>
          <w:sz w:val="24"/>
        </w:rPr>
        <w:t>meeting</w:t>
      </w:r>
      <w:r>
        <w:rPr>
          <w:spacing w:val="-11"/>
          <w:sz w:val="24"/>
        </w:rPr>
        <w:t xml:space="preserve"> </w:t>
      </w:r>
      <w:r>
        <w:rPr>
          <w:sz w:val="24"/>
        </w:rPr>
        <w:t>minutes</w:t>
      </w:r>
      <w:r>
        <w:rPr>
          <w:spacing w:val="-6"/>
          <w:sz w:val="24"/>
        </w:rPr>
        <w:t xml:space="preserve"> </w:t>
      </w:r>
      <w:r>
        <w:rPr>
          <w:sz w:val="24"/>
        </w:rPr>
        <w:t>shall</w:t>
      </w:r>
      <w:r>
        <w:rPr>
          <w:spacing w:val="-5"/>
          <w:sz w:val="24"/>
        </w:rPr>
        <w:t xml:space="preserve"> </w:t>
      </w:r>
      <w:r>
        <w:rPr>
          <w:sz w:val="24"/>
        </w:rPr>
        <w:t>be distributed to the COR and/or designees four (4) days after the status meeting. CMS</w:t>
      </w:r>
      <w:r>
        <w:rPr>
          <w:spacing w:val="-2"/>
          <w:sz w:val="24"/>
        </w:rPr>
        <w:t xml:space="preserve"> </w:t>
      </w:r>
      <w:r>
        <w:rPr>
          <w:sz w:val="24"/>
        </w:rPr>
        <w:t>reserves</w:t>
      </w:r>
      <w:r>
        <w:rPr>
          <w:spacing w:val="-2"/>
          <w:sz w:val="24"/>
        </w:rPr>
        <w:t xml:space="preserve"> </w:t>
      </w:r>
      <w:r>
        <w:rPr>
          <w:sz w:val="24"/>
        </w:rPr>
        <w:t>the</w:t>
      </w:r>
      <w:r>
        <w:rPr>
          <w:spacing w:val="-3"/>
          <w:sz w:val="24"/>
        </w:rPr>
        <w:t xml:space="preserve"> </w:t>
      </w:r>
      <w:r>
        <w:rPr>
          <w:sz w:val="24"/>
        </w:rPr>
        <w:t>right</w:t>
      </w:r>
      <w:r>
        <w:rPr>
          <w:spacing w:val="-2"/>
          <w:sz w:val="24"/>
        </w:rPr>
        <w:t xml:space="preserve"> </w:t>
      </w:r>
      <w:r>
        <w:rPr>
          <w:sz w:val="24"/>
        </w:rPr>
        <w:t>to</w:t>
      </w:r>
      <w:r>
        <w:rPr>
          <w:spacing w:val="-2"/>
          <w:sz w:val="24"/>
        </w:rPr>
        <w:t xml:space="preserve"> </w:t>
      </w:r>
      <w:r>
        <w:rPr>
          <w:sz w:val="24"/>
        </w:rPr>
        <w:t>change</w:t>
      </w:r>
      <w:r>
        <w:rPr>
          <w:spacing w:val="-3"/>
          <w:sz w:val="24"/>
        </w:rPr>
        <w:t xml:space="preserve"> </w:t>
      </w:r>
      <w:r>
        <w:rPr>
          <w:sz w:val="24"/>
        </w:rPr>
        <w:t>the</w:t>
      </w:r>
      <w:r>
        <w:rPr>
          <w:spacing w:val="-3"/>
          <w:sz w:val="24"/>
        </w:rPr>
        <w:t xml:space="preserve"> </w:t>
      </w:r>
      <w:r>
        <w:rPr>
          <w:sz w:val="24"/>
        </w:rPr>
        <w:t>meeting</w:t>
      </w:r>
      <w:r>
        <w:rPr>
          <w:spacing w:val="-2"/>
          <w:sz w:val="24"/>
        </w:rPr>
        <w:t xml:space="preserve"> </w:t>
      </w:r>
      <w:r>
        <w:rPr>
          <w:sz w:val="24"/>
        </w:rPr>
        <w:t>duration</w:t>
      </w:r>
      <w:r>
        <w:rPr>
          <w:spacing w:val="-2"/>
          <w:sz w:val="24"/>
        </w:rPr>
        <w:t xml:space="preserve"> </w:t>
      </w:r>
      <w:r>
        <w:rPr>
          <w:sz w:val="24"/>
        </w:rPr>
        <w:t>at</w:t>
      </w:r>
      <w:r>
        <w:rPr>
          <w:spacing w:val="-2"/>
          <w:sz w:val="24"/>
        </w:rPr>
        <w:t xml:space="preserve"> </w:t>
      </w:r>
      <w:r>
        <w:rPr>
          <w:sz w:val="24"/>
        </w:rPr>
        <w:t>any</w:t>
      </w:r>
      <w:r>
        <w:rPr>
          <w:spacing w:val="-5"/>
          <w:sz w:val="24"/>
        </w:rPr>
        <w:t xml:space="preserve"> </w:t>
      </w:r>
      <w:r>
        <w:rPr>
          <w:sz w:val="24"/>
        </w:rPr>
        <w:t>time</w:t>
      </w:r>
      <w:r>
        <w:rPr>
          <w:spacing w:val="-3"/>
          <w:sz w:val="24"/>
        </w:rPr>
        <w:t xml:space="preserve"> </w:t>
      </w:r>
      <w:r>
        <w:rPr>
          <w:sz w:val="24"/>
        </w:rPr>
        <w:t>(ex:</w:t>
      </w:r>
      <w:r>
        <w:rPr>
          <w:spacing w:val="-2"/>
          <w:sz w:val="24"/>
        </w:rPr>
        <w:t xml:space="preserve"> </w:t>
      </w:r>
      <w:r>
        <w:rPr>
          <w:sz w:val="24"/>
        </w:rPr>
        <w:t>biweekly, monthly, etc.).</w:t>
      </w:r>
    </w:p>
    <w:p w14:paraId="31DC56E5" w14:textId="77777777" w:rsidR="00D61D72" w:rsidRDefault="00D61D72">
      <w:pPr>
        <w:pStyle w:val="BodyText"/>
        <w:spacing w:before="11"/>
        <w:rPr>
          <w:sz w:val="27"/>
        </w:rPr>
      </w:pPr>
    </w:p>
    <w:p w14:paraId="6CFE6FFF" w14:textId="69A32C20" w:rsidR="00D61D72" w:rsidRDefault="00D268B4">
      <w:pPr>
        <w:pStyle w:val="ListParagraph"/>
        <w:numPr>
          <w:ilvl w:val="1"/>
          <w:numId w:val="7"/>
        </w:numPr>
        <w:tabs>
          <w:tab w:val="left" w:pos="2270"/>
        </w:tabs>
        <w:spacing w:before="0" w:line="247" w:lineRule="auto"/>
        <w:ind w:left="2027" w:right="439" w:hanging="10"/>
        <w:rPr>
          <w:sz w:val="24"/>
        </w:rPr>
      </w:pPr>
      <w:r>
        <w:rPr>
          <w:noProof/>
        </w:rPr>
        <mc:AlternateContent>
          <mc:Choice Requires="wps">
            <w:drawing>
              <wp:anchor distT="0" distB="0" distL="114300" distR="114300" simplePos="0" relativeHeight="15733248" behindDoc="0" locked="0" layoutInCell="1" allowOverlap="1" wp14:anchorId="51315AEE" wp14:editId="6F1A93C0">
                <wp:simplePos x="0" y="0"/>
                <wp:positionH relativeFrom="page">
                  <wp:posOffset>5966460</wp:posOffset>
                </wp:positionH>
                <wp:positionV relativeFrom="paragraph">
                  <wp:posOffset>884555</wp:posOffset>
                </wp:positionV>
                <wp:extent cx="42545" cy="7620"/>
                <wp:effectExtent l="0" t="0" r="0" b="0"/>
                <wp:wrapNone/>
                <wp:docPr id="1385995109" name="docshape6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545" cy="76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C6FC621" id="docshape65" o:spid="_x0000_s1026" style="position:absolute;margin-left:469.8pt;margin-top:69.65pt;width:3.35pt;height:.6pt;z-index:157332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" fillcolor="black" stroked="f">
                <w10:wrap anchorx="page"/>
              </v:rect>
            </w:pict>
          </mc:Fallback>
        </mc:AlternateContent>
      </w:r>
      <w:r>
        <w:rPr>
          <w:b/>
          <w:sz w:val="24"/>
        </w:rPr>
        <w:t>Year End Meeting:</w:t>
      </w:r>
      <w:r>
        <w:rPr>
          <w:b/>
          <w:spacing w:val="40"/>
          <w:sz w:val="24"/>
        </w:rPr>
        <w:t xml:space="preserve"> </w:t>
      </w:r>
      <w:r>
        <w:rPr>
          <w:sz w:val="24"/>
        </w:rPr>
        <w:t>The Contractor shall conduct a year-end meeting within fourteen (14) days before or after the conclusion of each contract year as agreed upon with CMS.</w:t>
      </w:r>
      <w:r>
        <w:rPr>
          <w:spacing w:val="40"/>
          <w:sz w:val="24"/>
        </w:rPr>
        <w:t xml:space="preserve"> </w:t>
      </w:r>
      <w:r>
        <w:rPr>
          <w:sz w:val="24"/>
        </w:rPr>
        <w:t>During this meeting, the Contractor shall review the overall findings as well as the findings from each individual project open or completed during</w:t>
      </w:r>
      <w:r>
        <w:rPr>
          <w:spacing w:val="-11"/>
          <w:sz w:val="24"/>
        </w:rPr>
        <w:t xml:space="preserve"> </w:t>
      </w:r>
      <w:r>
        <w:rPr>
          <w:sz w:val="24"/>
        </w:rPr>
        <w:t>the</w:t>
      </w:r>
      <w:r>
        <w:rPr>
          <w:spacing w:val="-7"/>
          <w:sz w:val="24"/>
        </w:rPr>
        <w:t xml:space="preserve"> </w:t>
      </w:r>
      <w:r>
        <w:rPr>
          <w:sz w:val="24"/>
        </w:rPr>
        <w:t>current</w:t>
      </w:r>
      <w:r>
        <w:rPr>
          <w:spacing w:val="-6"/>
          <w:sz w:val="24"/>
        </w:rPr>
        <w:t xml:space="preserve"> </w:t>
      </w:r>
      <w:r>
        <w:rPr>
          <w:sz w:val="24"/>
        </w:rPr>
        <w:t>option</w:t>
      </w:r>
      <w:r>
        <w:rPr>
          <w:spacing w:val="-7"/>
          <w:sz w:val="24"/>
        </w:rPr>
        <w:t xml:space="preserve"> </w:t>
      </w:r>
      <w:r>
        <w:rPr>
          <w:sz w:val="24"/>
        </w:rPr>
        <w:t>year.</w:t>
      </w:r>
      <w:r>
        <w:rPr>
          <w:spacing w:val="73"/>
          <w:sz w:val="24"/>
        </w:rPr>
        <w:t xml:space="preserve"> </w:t>
      </w:r>
      <w:r>
        <w:rPr>
          <w:sz w:val="24"/>
        </w:rPr>
        <w:t>Lessons</w:t>
      </w:r>
      <w:r>
        <w:rPr>
          <w:spacing w:val="-7"/>
          <w:sz w:val="24"/>
        </w:rPr>
        <w:t xml:space="preserve"> </w:t>
      </w:r>
      <w:r>
        <w:rPr>
          <w:sz w:val="24"/>
        </w:rPr>
        <w:t>learned</w:t>
      </w:r>
      <w:r>
        <w:rPr>
          <w:spacing w:val="-7"/>
          <w:sz w:val="24"/>
        </w:rPr>
        <w:t xml:space="preserve"> </w:t>
      </w:r>
      <w:r>
        <w:rPr>
          <w:sz w:val="24"/>
        </w:rPr>
        <w:t>and</w:t>
      </w:r>
      <w:r>
        <w:rPr>
          <w:spacing w:val="-7"/>
          <w:sz w:val="24"/>
        </w:rPr>
        <w:t xml:space="preserve"> </w:t>
      </w:r>
      <w:r>
        <w:rPr>
          <w:sz w:val="24"/>
        </w:rPr>
        <w:t>potential</w:t>
      </w:r>
      <w:r>
        <w:rPr>
          <w:spacing w:val="-6"/>
          <w:sz w:val="24"/>
        </w:rPr>
        <w:t xml:space="preserve"> </w:t>
      </w:r>
      <w:r>
        <w:rPr>
          <w:sz w:val="24"/>
        </w:rPr>
        <w:t>initiatives</w:t>
      </w:r>
      <w:r>
        <w:rPr>
          <w:spacing w:val="-7"/>
          <w:sz w:val="24"/>
        </w:rPr>
        <w:t xml:space="preserve"> </w:t>
      </w:r>
      <w:r>
        <w:rPr>
          <w:sz w:val="24"/>
        </w:rPr>
        <w:t>based</w:t>
      </w:r>
      <w:r>
        <w:rPr>
          <w:spacing w:val="-7"/>
          <w:sz w:val="24"/>
        </w:rPr>
        <w:t xml:space="preserve"> </w:t>
      </w:r>
      <w:r>
        <w:rPr>
          <w:sz w:val="24"/>
        </w:rPr>
        <w:t>on outcomes shall also be discussed. In the last year of the contract the year-end meeting shall take place at least 30 days prior to the end of the contract.</w:t>
      </w:r>
    </w:p>
    <w:p w14:paraId="781B7D8C" w14:textId="77777777" w:rsidR="00D61D72" w:rsidRDefault="00D61D72">
      <w:pPr>
        <w:pStyle w:val="BodyText"/>
        <w:spacing w:before="11"/>
        <w:rPr>
          <w:sz w:val="27"/>
        </w:rPr>
      </w:pPr>
    </w:p>
    <w:p w14:paraId="51AC6410" w14:textId="20815DFF" w:rsidR="00D61D72" w:rsidRDefault="00860DAE">
      <w:pPr>
        <w:pStyle w:val="ListParagraph"/>
        <w:numPr>
          <w:ilvl w:val="1"/>
          <w:numId w:val="7"/>
        </w:numPr>
        <w:tabs>
          <w:tab w:val="left" w:pos="2270"/>
        </w:tabs>
        <w:spacing w:before="0" w:line="247" w:lineRule="auto"/>
        <w:ind w:left="2027" w:right="458" w:hanging="10"/>
        <w:jc w:val="both"/>
        <w:rPr>
          <w:sz w:val="24"/>
        </w:rPr>
      </w:pPr>
      <w:r>
        <w:rPr>
          <w:b/>
          <w:sz w:val="24"/>
        </w:rPr>
        <w:t xml:space="preserve">Communication: </w:t>
      </w:r>
      <w:r>
        <w:rPr>
          <w:sz w:val="24"/>
        </w:rPr>
        <w:t>The Contractor shall be available for phone calls and email request</w:t>
      </w:r>
      <w:r>
        <w:rPr>
          <w:spacing w:val="-8"/>
          <w:sz w:val="24"/>
        </w:rPr>
        <w:t xml:space="preserve"> </w:t>
      </w:r>
      <w:r>
        <w:rPr>
          <w:sz w:val="24"/>
        </w:rPr>
        <w:t>from</w:t>
      </w:r>
      <w:r>
        <w:rPr>
          <w:spacing w:val="-8"/>
          <w:sz w:val="24"/>
        </w:rPr>
        <w:t xml:space="preserve"> </w:t>
      </w:r>
      <w:r>
        <w:rPr>
          <w:sz w:val="24"/>
        </w:rPr>
        <w:t>the</w:t>
      </w:r>
      <w:r>
        <w:rPr>
          <w:spacing w:val="-9"/>
          <w:sz w:val="24"/>
        </w:rPr>
        <w:t xml:space="preserve"> </w:t>
      </w:r>
      <w:r>
        <w:rPr>
          <w:sz w:val="24"/>
        </w:rPr>
        <w:t>COR</w:t>
      </w:r>
      <w:r>
        <w:rPr>
          <w:spacing w:val="-8"/>
          <w:sz w:val="24"/>
        </w:rPr>
        <w:t xml:space="preserve"> </w:t>
      </w:r>
      <w:r>
        <w:rPr>
          <w:sz w:val="24"/>
        </w:rPr>
        <w:t>and/or</w:t>
      </w:r>
      <w:r>
        <w:rPr>
          <w:spacing w:val="-9"/>
          <w:sz w:val="24"/>
        </w:rPr>
        <w:t xml:space="preserve"> </w:t>
      </w:r>
      <w:r>
        <w:rPr>
          <w:sz w:val="24"/>
        </w:rPr>
        <w:t>designees</w:t>
      </w:r>
      <w:r>
        <w:rPr>
          <w:spacing w:val="-8"/>
          <w:sz w:val="24"/>
        </w:rPr>
        <w:t xml:space="preserve"> </w:t>
      </w:r>
      <w:proofErr w:type="gramStart"/>
      <w:r w:rsidR="00634B46">
        <w:rPr>
          <w:sz w:val="24"/>
        </w:rPr>
        <w:t>in</w:t>
      </w:r>
      <w:r w:rsidR="00634B46">
        <w:rPr>
          <w:spacing w:val="-6"/>
          <w:sz w:val="24"/>
        </w:rPr>
        <w:t xml:space="preserve"> </w:t>
      </w:r>
      <w:r w:rsidR="00634B46">
        <w:rPr>
          <w:sz w:val="24"/>
        </w:rPr>
        <w:t>regard to</w:t>
      </w:r>
      <w:proofErr w:type="gramEnd"/>
      <w:r>
        <w:rPr>
          <w:spacing w:val="-8"/>
          <w:sz w:val="24"/>
        </w:rPr>
        <w:t xml:space="preserve"> </w:t>
      </w:r>
      <w:r>
        <w:rPr>
          <w:sz w:val="24"/>
        </w:rPr>
        <w:t>findings,</w:t>
      </w:r>
      <w:r>
        <w:rPr>
          <w:spacing w:val="-8"/>
          <w:sz w:val="24"/>
        </w:rPr>
        <w:t xml:space="preserve"> </w:t>
      </w:r>
      <w:r>
        <w:rPr>
          <w:sz w:val="24"/>
        </w:rPr>
        <w:t>reports,</w:t>
      </w:r>
      <w:r>
        <w:rPr>
          <w:spacing w:val="-8"/>
          <w:sz w:val="24"/>
        </w:rPr>
        <w:t xml:space="preserve"> </w:t>
      </w:r>
      <w:r>
        <w:rPr>
          <w:sz w:val="24"/>
        </w:rPr>
        <w:t>or</w:t>
      </w:r>
      <w:r>
        <w:rPr>
          <w:spacing w:val="-9"/>
          <w:sz w:val="24"/>
        </w:rPr>
        <w:t xml:space="preserve"> </w:t>
      </w:r>
      <w:r>
        <w:rPr>
          <w:sz w:val="24"/>
        </w:rPr>
        <w:t>medical review procedures concerning assigned projects on an as needed basis.</w:t>
      </w:r>
    </w:p>
    <w:p w14:paraId="5D878B8F" w14:textId="77777777" w:rsidR="00D61D72" w:rsidRDefault="00D61D72">
      <w:pPr>
        <w:pStyle w:val="BodyText"/>
        <w:rPr>
          <w:sz w:val="27"/>
        </w:rPr>
      </w:pPr>
    </w:p>
    <w:p w14:paraId="3401CD4F" w14:textId="77777777" w:rsidR="00D61D72" w:rsidRDefault="00860DAE">
      <w:pPr>
        <w:pStyle w:val="ListParagraph"/>
        <w:numPr>
          <w:ilvl w:val="0"/>
          <w:numId w:val="7"/>
        </w:numPr>
        <w:tabs>
          <w:tab w:val="left" w:pos="1188"/>
        </w:tabs>
        <w:spacing w:before="1"/>
        <w:ind w:left="1187" w:hanging="251"/>
        <w:rPr>
          <w:b/>
          <w:sz w:val="24"/>
        </w:rPr>
      </w:pPr>
      <w:r>
        <w:rPr>
          <w:b/>
          <w:sz w:val="24"/>
          <w:u w:val="single"/>
        </w:rPr>
        <w:t>Ad</w:t>
      </w:r>
      <w:r>
        <w:rPr>
          <w:b/>
          <w:spacing w:val="-4"/>
          <w:sz w:val="24"/>
          <w:u w:val="single"/>
        </w:rPr>
        <w:t xml:space="preserve"> </w:t>
      </w:r>
      <w:r>
        <w:rPr>
          <w:b/>
          <w:sz w:val="24"/>
          <w:u w:val="single"/>
        </w:rPr>
        <w:t>Hoc</w:t>
      </w:r>
      <w:r>
        <w:rPr>
          <w:b/>
          <w:spacing w:val="-5"/>
          <w:sz w:val="24"/>
          <w:u w:val="single"/>
        </w:rPr>
        <w:t xml:space="preserve"> </w:t>
      </w:r>
      <w:r>
        <w:rPr>
          <w:b/>
          <w:sz w:val="24"/>
          <w:u w:val="single"/>
        </w:rPr>
        <w:t>Reports</w:t>
      </w:r>
      <w:r>
        <w:rPr>
          <w:b/>
          <w:spacing w:val="-1"/>
          <w:sz w:val="24"/>
          <w:u w:val="single"/>
        </w:rPr>
        <w:t xml:space="preserve"> </w:t>
      </w:r>
      <w:proofErr w:type="gramStart"/>
      <w:r>
        <w:rPr>
          <w:b/>
          <w:sz w:val="24"/>
          <w:u w:val="single"/>
        </w:rPr>
        <w:t>As</w:t>
      </w:r>
      <w:proofErr w:type="gramEnd"/>
      <w:r>
        <w:rPr>
          <w:b/>
          <w:spacing w:val="1"/>
          <w:sz w:val="24"/>
          <w:u w:val="single"/>
        </w:rPr>
        <w:t xml:space="preserve"> </w:t>
      </w:r>
      <w:r>
        <w:rPr>
          <w:b/>
          <w:spacing w:val="-2"/>
          <w:sz w:val="24"/>
          <w:u w:val="single"/>
        </w:rPr>
        <w:t>Required</w:t>
      </w:r>
    </w:p>
    <w:p w14:paraId="3BAC10B7" w14:textId="5AC9811A" w:rsidR="00D61D72" w:rsidRDefault="00860DAE" w:rsidP="00E92DB1">
      <w:pPr>
        <w:pStyle w:val="BodyText"/>
        <w:spacing w:before="26"/>
        <w:ind w:left="1297"/>
      </w:pPr>
      <w:r>
        <w:t>CMS</w:t>
      </w:r>
      <w:r>
        <w:rPr>
          <w:spacing w:val="-2"/>
        </w:rPr>
        <w:t xml:space="preserve"> </w:t>
      </w:r>
      <w:r>
        <w:t>or</w:t>
      </w:r>
      <w:r>
        <w:rPr>
          <w:spacing w:val="-2"/>
        </w:rPr>
        <w:t xml:space="preserve"> </w:t>
      </w:r>
      <w:r>
        <w:t>its</w:t>
      </w:r>
      <w:r>
        <w:rPr>
          <w:spacing w:val="-1"/>
        </w:rPr>
        <w:t xml:space="preserve"> </w:t>
      </w:r>
      <w:r>
        <w:t>Contractors</w:t>
      </w:r>
      <w:r>
        <w:rPr>
          <w:spacing w:val="-1"/>
        </w:rPr>
        <w:t xml:space="preserve"> </w:t>
      </w:r>
      <w:r>
        <w:t>may</w:t>
      </w:r>
      <w:r>
        <w:rPr>
          <w:spacing w:val="-2"/>
        </w:rPr>
        <w:t xml:space="preserve"> </w:t>
      </w:r>
      <w:r>
        <w:t>occasionally</w:t>
      </w:r>
      <w:r>
        <w:rPr>
          <w:spacing w:val="-1"/>
        </w:rPr>
        <w:t xml:space="preserve"> </w:t>
      </w:r>
      <w:r>
        <w:t>ask</w:t>
      </w:r>
      <w:r>
        <w:rPr>
          <w:spacing w:val="1"/>
        </w:rPr>
        <w:t xml:space="preserve"> </w:t>
      </w:r>
      <w:r>
        <w:t>for Ad</w:t>
      </w:r>
      <w:r>
        <w:rPr>
          <w:spacing w:val="-1"/>
        </w:rPr>
        <w:t xml:space="preserve"> </w:t>
      </w:r>
      <w:r>
        <w:t>hoc</w:t>
      </w:r>
      <w:r>
        <w:rPr>
          <w:spacing w:val="-3"/>
        </w:rPr>
        <w:t xml:space="preserve"> </w:t>
      </w:r>
      <w:r>
        <w:t>reports.</w:t>
      </w:r>
      <w:r>
        <w:rPr>
          <w:spacing w:val="-1"/>
        </w:rPr>
        <w:t xml:space="preserve"> </w:t>
      </w:r>
      <w:r>
        <w:t>Requests</w:t>
      </w:r>
      <w:r>
        <w:rPr>
          <w:spacing w:val="-1"/>
        </w:rPr>
        <w:t xml:space="preserve"> </w:t>
      </w:r>
      <w:r>
        <w:t>for</w:t>
      </w:r>
      <w:r>
        <w:rPr>
          <w:spacing w:val="-2"/>
        </w:rPr>
        <w:t xml:space="preserve"> </w:t>
      </w:r>
      <w:r>
        <w:t>Ad</w:t>
      </w:r>
      <w:r>
        <w:rPr>
          <w:spacing w:val="-1"/>
        </w:rPr>
        <w:t xml:space="preserve"> </w:t>
      </w:r>
      <w:r>
        <w:rPr>
          <w:spacing w:val="-5"/>
        </w:rPr>
        <w:t>hoc</w:t>
      </w:r>
      <w:r w:rsidR="00C8276E">
        <w:rPr>
          <w:spacing w:val="-5"/>
        </w:rPr>
        <w:t xml:space="preserve"> </w:t>
      </w:r>
      <w:r>
        <w:t>reports by Contractors shall be approved by the COR and/or designees. Delivery of Ad hoc</w:t>
      </w:r>
      <w:r>
        <w:rPr>
          <w:spacing w:val="-9"/>
        </w:rPr>
        <w:t xml:space="preserve"> </w:t>
      </w:r>
      <w:r>
        <w:t>reports</w:t>
      </w:r>
      <w:r>
        <w:rPr>
          <w:spacing w:val="-4"/>
        </w:rPr>
        <w:t xml:space="preserve"> </w:t>
      </w:r>
      <w:r>
        <w:t>shall</w:t>
      </w:r>
      <w:r>
        <w:rPr>
          <w:spacing w:val="-4"/>
        </w:rPr>
        <w:t xml:space="preserve"> </w:t>
      </w:r>
      <w:r>
        <w:t>be</w:t>
      </w:r>
      <w:r>
        <w:rPr>
          <w:spacing w:val="-7"/>
        </w:rPr>
        <w:t xml:space="preserve"> </w:t>
      </w:r>
      <w:r>
        <w:t>decided</w:t>
      </w:r>
      <w:r>
        <w:rPr>
          <w:spacing w:val="-4"/>
        </w:rPr>
        <w:t xml:space="preserve"> </w:t>
      </w:r>
      <w:r>
        <w:t>collaboratively</w:t>
      </w:r>
      <w:r>
        <w:rPr>
          <w:spacing w:val="-8"/>
        </w:rPr>
        <w:t xml:space="preserve"> </w:t>
      </w:r>
      <w:r>
        <w:t>by</w:t>
      </w:r>
      <w:r>
        <w:rPr>
          <w:spacing w:val="-9"/>
        </w:rPr>
        <w:t xml:space="preserve"> </w:t>
      </w:r>
      <w:r>
        <w:t>the</w:t>
      </w:r>
      <w:r>
        <w:rPr>
          <w:spacing w:val="-2"/>
        </w:rPr>
        <w:t xml:space="preserve"> </w:t>
      </w:r>
      <w:r>
        <w:t>Contractor</w:t>
      </w:r>
      <w:r>
        <w:rPr>
          <w:spacing w:val="-7"/>
        </w:rPr>
        <w:t xml:space="preserve"> </w:t>
      </w:r>
      <w:r>
        <w:t>and</w:t>
      </w:r>
      <w:r>
        <w:rPr>
          <w:spacing w:val="-4"/>
        </w:rPr>
        <w:t xml:space="preserve"> </w:t>
      </w:r>
      <w:r>
        <w:t>COR</w:t>
      </w:r>
      <w:r>
        <w:rPr>
          <w:spacing w:val="-4"/>
        </w:rPr>
        <w:t xml:space="preserve"> </w:t>
      </w:r>
      <w:r>
        <w:t>and/or</w:t>
      </w:r>
      <w:r>
        <w:rPr>
          <w:spacing w:val="-6"/>
        </w:rPr>
        <w:t xml:space="preserve"> </w:t>
      </w:r>
      <w:r>
        <w:rPr>
          <w:spacing w:val="-2"/>
        </w:rPr>
        <w:t>designees.</w:t>
      </w:r>
    </w:p>
    <w:p w14:paraId="530A12DF" w14:textId="77777777" w:rsidR="00D61D72" w:rsidRDefault="00D61D72">
      <w:pPr>
        <w:pStyle w:val="BodyText"/>
        <w:spacing w:before="2"/>
        <w:rPr>
          <w:sz w:val="29"/>
        </w:rPr>
      </w:pPr>
    </w:p>
    <w:p w14:paraId="4482DF69" w14:textId="77777777" w:rsidR="00D61D72" w:rsidRDefault="00860DAE">
      <w:pPr>
        <w:pStyle w:val="ListParagraph"/>
        <w:numPr>
          <w:ilvl w:val="0"/>
          <w:numId w:val="7"/>
        </w:numPr>
        <w:tabs>
          <w:tab w:val="left" w:pos="1240"/>
        </w:tabs>
        <w:spacing w:before="0"/>
        <w:jc w:val="both"/>
        <w:rPr>
          <w:b/>
          <w:sz w:val="24"/>
        </w:rPr>
      </w:pPr>
      <w:r>
        <w:rPr>
          <w:b/>
          <w:sz w:val="24"/>
          <w:u w:val="single"/>
        </w:rPr>
        <w:t>Participate</w:t>
      </w:r>
      <w:r>
        <w:rPr>
          <w:b/>
          <w:spacing w:val="-8"/>
          <w:sz w:val="24"/>
          <w:u w:val="single"/>
        </w:rPr>
        <w:t xml:space="preserve"> </w:t>
      </w:r>
      <w:r>
        <w:rPr>
          <w:b/>
          <w:sz w:val="24"/>
          <w:u w:val="single"/>
        </w:rPr>
        <w:t>in</w:t>
      </w:r>
      <w:r>
        <w:rPr>
          <w:b/>
          <w:spacing w:val="-4"/>
          <w:sz w:val="24"/>
          <w:u w:val="single"/>
        </w:rPr>
        <w:t xml:space="preserve"> </w:t>
      </w:r>
      <w:r>
        <w:rPr>
          <w:b/>
          <w:sz w:val="24"/>
          <w:u w:val="single"/>
        </w:rPr>
        <w:t>CMS</w:t>
      </w:r>
      <w:r>
        <w:rPr>
          <w:b/>
          <w:spacing w:val="-1"/>
          <w:sz w:val="24"/>
          <w:u w:val="single"/>
        </w:rPr>
        <w:t xml:space="preserve"> </w:t>
      </w:r>
      <w:r>
        <w:rPr>
          <w:b/>
          <w:spacing w:val="-2"/>
          <w:sz w:val="24"/>
          <w:u w:val="single"/>
        </w:rPr>
        <w:t>Correspondence</w:t>
      </w:r>
    </w:p>
    <w:p w14:paraId="6BC19649" w14:textId="77777777" w:rsidR="00D61D72" w:rsidRDefault="00860DAE">
      <w:pPr>
        <w:pStyle w:val="BodyText"/>
        <w:spacing w:before="32" w:line="247" w:lineRule="auto"/>
        <w:ind w:left="1307" w:right="464" w:hanging="10"/>
        <w:jc w:val="both"/>
      </w:pPr>
      <w:r>
        <w:t>The</w:t>
      </w:r>
      <w:r>
        <w:rPr>
          <w:spacing w:val="-1"/>
        </w:rPr>
        <w:t xml:space="preserve"> </w:t>
      </w:r>
      <w:r>
        <w:t>Contractor shall participate</w:t>
      </w:r>
      <w:r>
        <w:rPr>
          <w:spacing w:val="-1"/>
        </w:rPr>
        <w:t xml:space="preserve"> </w:t>
      </w:r>
      <w:r>
        <w:t>in the</w:t>
      </w:r>
      <w:r>
        <w:rPr>
          <w:spacing w:val="-3"/>
        </w:rPr>
        <w:t xml:space="preserve"> </w:t>
      </w:r>
      <w:r>
        <w:t>review of CMS Change</w:t>
      </w:r>
      <w:r>
        <w:rPr>
          <w:spacing w:val="-3"/>
        </w:rPr>
        <w:t xml:space="preserve"> </w:t>
      </w:r>
      <w:r>
        <w:t>Requests, Advance</w:t>
      </w:r>
      <w:r>
        <w:rPr>
          <w:spacing w:val="-1"/>
        </w:rPr>
        <w:t xml:space="preserve"> </w:t>
      </w:r>
      <w:r>
        <w:t>Copy of</w:t>
      </w:r>
      <w:r>
        <w:rPr>
          <w:spacing w:val="-3"/>
        </w:rPr>
        <w:t xml:space="preserve"> </w:t>
      </w:r>
      <w:r>
        <w:t>Instructions,</w:t>
      </w:r>
      <w:r>
        <w:rPr>
          <w:spacing w:val="-4"/>
        </w:rPr>
        <w:t xml:space="preserve"> </w:t>
      </w:r>
      <w:r>
        <w:t>One</w:t>
      </w:r>
      <w:r>
        <w:rPr>
          <w:spacing w:val="-4"/>
        </w:rPr>
        <w:t xml:space="preserve"> </w:t>
      </w:r>
      <w:r>
        <w:t>Time</w:t>
      </w:r>
      <w:r>
        <w:rPr>
          <w:spacing w:val="-4"/>
        </w:rPr>
        <w:t xml:space="preserve"> </w:t>
      </w:r>
      <w:r>
        <w:t>Notifications,</w:t>
      </w:r>
      <w:r>
        <w:rPr>
          <w:spacing w:val="-4"/>
        </w:rPr>
        <w:t xml:space="preserve"> </w:t>
      </w:r>
      <w:r>
        <w:t>Technical</w:t>
      </w:r>
      <w:r>
        <w:rPr>
          <w:spacing w:val="-4"/>
        </w:rPr>
        <w:t xml:space="preserve"> </w:t>
      </w:r>
      <w:r>
        <w:t>Directions</w:t>
      </w:r>
      <w:r>
        <w:rPr>
          <w:spacing w:val="-2"/>
        </w:rPr>
        <w:t xml:space="preserve"> </w:t>
      </w:r>
      <w:r>
        <w:t>Letters</w:t>
      </w:r>
      <w:r>
        <w:rPr>
          <w:spacing w:val="-4"/>
        </w:rPr>
        <w:t xml:space="preserve"> </w:t>
      </w:r>
      <w:r>
        <w:t>and</w:t>
      </w:r>
      <w:r>
        <w:rPr>
          <w:spacing w:val="-4"/>
        </w:rPr>
        <w:t xml:space="preserve"> </w:t>
      </w:r>
      <w:r>
        <w:t>other</w:t>
      </w:r>
      <w:r>
        <w:rPr>
          <w:spacing w:val="-4"/>
        </w:rPr>
        <w:t xml:space="preserve"> </w:t>
      </w:r>
      <w:r>
        <w:t>forms</w:t>
      </w:r>
      <w:r>
        <w:rPr>
          <w:spacing w:val="-4"/>
        </w:rPr>
        <w:t xml:space="preserve"> </w:t>
      </w:r>
      <w:r>
        <w:t>of CMS instructions and communications.</w:t>
      </w:r>
    </w:p>
    <w:p w14:paraId="7CAF51DF" w14:textId="77777777" w:rsidR="00D61D72" w:rsidRDefault="00D61D72">
      <w:pPr>
        <w:pStyle w:val="BodyText"/>
        <w:rPr>
          <w:sz w:val="27"/>
        </w:rPr>
      </w:pPr>
    </w:p>
    <w:p w14:paraId="6CE4D2D1" w14:textId="77777777" w:rsidR="00D61D72" w:rsidRDefault="00860DAE">
      <w:pPr>
        <w:pStyle w:val="BodyText"/>
        <w:spacing w:line="249" w:lineRule="auto"/>
        <w:ind w:left="1299" w:right="377"/>
      </w:pPr>
      <w:r>
        <w:t>With</w:t>
      </w:r>
      <w:r>
        <w:rPr>
          <w:spacing w:val="-7"/>
        </w:rPr>
        <w:t xml:space="preserve"> </w:t>
      </w:r>
      <w:r>
        <w:t>respect</w:t>
      </w:r>
      <w:r>
        <w:rPr>
          <w:spacing w:val="-6"/>
        </w:rPr>
        <w:t xml:space="preserve"> </w:t>
      </w:r>
      <w:r>
        <w:t>to</w:t>
      </w:r>
      <w:r>
        <w:rPr>
          <w:spacing w:val="-7"/>
        </w:rPr>
        <w:t xml:space="preserve"> </w:t>
      </w:r>
      <w:r>
        <w:t>proposed</w:t>
      </w:r>
      <w:r>
        <w:rPr>
          <w:spacing w:val="-4"/>
        </w:rPr>
        <w:t xml:space="preserve"> </w:t>
      </w:r>
      <w:r>
        <w:t>Medicare</w:t>
      </w:r>
      <w:r>
        <w:rPr>
          <w:spacing w:val="-8"/>
        </w:rPr>
        <w:t xml:space="preserve"> </w:t>
      </w:r>
      <w:r>
        <w:t>FFS</w:t>
      </w:r>
      <w:r>
        <w:rPr>
          <w:spacing w:val="-6"/>
        </w:rPr>
        <w:t xml:space="preserve"> </w:t>
      </w:r>
      <w:r>
        <w:t>program</w:t>
      </w:r>
      <w:r>
        <w:rPr>
          <w:spacing w:val="-4"/>
        </w:rPr>
        <w:t xml:space="preserve"> </w:t>
      </w:r>
      <w:r>
        <w:t>changes</w:t>
      </w:r>
      <w:r>
        <w:rPr>
          <w:spacing w:val="-7"/>
        </w:rPr>
        <w:t xml:space="preserve"> </w:t>
      </w:r>
      <w:r>
        <w:t>that</w:t>
      </w:r>
      <w:r>
        <w:rPr>
          <w:spacing w:val="-6"/>
        </w:rPr>
        <w:t xml:space="preserve"> </w:t>
      </w:r>
      <w:r>
        <w:t>may</w:t>
      </w:r>
      <w:r>
        <w:rPr>
          <w:spacing w:val="-11"/>
        </w:rPr>
        <w:t xml:space="preserve"> </w:t>
      </w:r>
      <w:r>
        <w:t>affect</w:t>
      </w:r>
      <w:r>
        <w:rPr>
          <w:spacing w:val="-6"/>
        </w:rPr>
        <w:t xml:space="preserve"> </w:t>
      </w:r>
      <w:r>
        <w:t>this</w:t>
      </w:r>
      <w:r>
        <w:rPr>
          <w:spacing w:val="-7"/>
        </w:rPr>
        <w:t xml:space="preserve"> </w:t>
      </w:r>
      <w:r>
        <w:t>SOW,</w:t>
      </w:r>
      <w:r>
        <w:rPr>
          <w:spacing w:val="-7"/>
        </w:rPr>
        <w:t xml:space="preserve"> </w:t>
      </w:r>
      <w:r>
        <w:t>the Contractor shall actively participate in and support the CMS Change Management Process in accordance with IOM Pub. 100-01, Chapter 7, to ensure that such changes produce the expected results and can be implemented into production without adverse effects on the operations of the Contractor.</w:t>
      </w:r>
    </w:p>
    <w:p w14:paraId="2178910A" w14:textId="77777777" w:rsidR="00D61D72" w:rsidRDefault="00D61D72">
      <w:pPr>
        <w:pStyle w:val="BodyText"/>
        <w:spacing w:before="2"/>
        <w:rPr>
          <w:sz w:val="27"/>
        </w:rPr>
      </w:pPr>
    </w:p>
    <w:p w14:paraId="296102E1" w14:textId="77777777" w:rsidR="00D61D72" w:rsidRDefault="00860DAE">
      <w:pPr>
        <w:pStyle w:val="BodyText"/>
        <w:spacing w:line="247" w:lineRule="auto"/>
        <w:ind w:left="1307" w:right="420" w:hanging="10"/>
      </w:pPr>
      <w:r>
        <w:t>The</w:t>
      </w:r>
      <w:r>
        <w:rPr>
          <w:spacing w:val="-7"/>
        </w:rPr>
        <w:t xml:space="preserve"> </w:t>
      </w:r>
      <w:r>
        <w:t>Contractor</w:t>
      </w:r>
      <w:r>
        <w:rPr>
          <w:spacing w:val="-7"/>
        </w:rPr>
        <w:t xml:space="preserve"> </w:t>
      </w:r>
      <w:r>
        <w:t>shall</w:t>
      </w:r>
      <w:r>
        <w:rPr>
          <w:spacing w:val="-5"/>
        </w:rPr>
        <w:t xml:space="preserve"> </w:t>
      </w:r>
      <w:r>
        <w:t>promptly</w:t>
      </w:r>
      <w:r>
        <w:rPr>
          <w:spacing w:val="-13"/>
        </w:rPr>
        <w:t xml:space="preserve"> </w:t>
      </w:r>
      <w:r>
        <w:t>notify</w:t>
      </w:r>
      <w:r>
        <w:rPr>
          <w:spacing w:val="-11"/>
        </w:rPr>
        <w:t xml:space="preserve"> </w:t>
      </w:r>
      <w:r>
        <w:t>CMS,</w:t>
      </w:r>
      <w:r>
        <w:rPr>
          <w:spacing w:val="-6"/>
        </w:rPr>
        <w:t xml:space="preserve"> </w:t>
      </w:r>
      <w:r>
        <w:t>in</w:t>
      </w:r>
      <w:r>
        <w:rPr>
          <w:spacing w:val="-6"/>
        </w:rPr>
        <w:t xml:space="preserve"> </w:t>
      </w:r>
      <w:r>
        <w:t>accordance</w:t>
      </w:r>
      <w:r>
        <w:rPr>
          <w:spacing w:val="-4"/>
        </w:rPr>
        <w:t xml:space="preserve"> </w:t>
      </w:r>
      <w:r>
        <w:t>with</w:t>
      </w:r>
      <w:r>
        <w:rPr>
          <w:spacing w:val="-6"/>
        </w:rPr>
        <w:t xml:space="preserve"> </w:t>
      </w:r>
      <w:r>
        <w:t>the</w:t>
      </w:r>
      <w:r>
        <w:rPr>
          <w:spacing w:val="-7"/>
        </w:rPr>
        <w:t xml:space="preserve"> </w:t>
      </w:r>
      <w:r>
        <w:t>terms</w:t>
      </w:r>
      <w:r>
        <w:rPr>
          <w:spacing w:val="-3"/>
        </w:rPr>
        <w:t xml:space="preserve"> </w:t>
      </w:r>
      <w:r>
        <w:t>and</w:t>
      </w:r>
      <w:r>
        <w:rPr>
          <w:spacing w:val="-6"/>
        </w:rPr>
        <w:t xml:space="preserve"> </w:t>
      </w:r>
      <w:r>
        <w:t>conditions of this contract, if it believes that any CMS Change Request will cause an increase or decrease in its costs or otherwise affect any other term or condition of this contract.</w:t>
      </w:r>
    </w:p>
    <w:p w14:paraId="09B827D7" w14:textId="77777777" w:rsidR="00D61D72" w:rsidRDefault="00D61D72">
      <w:pPr>
        <w:pStyle w:val="BodyText"/>
        <w:spacing w:before="1"/>
        <w:rPr>
          <w:sz w:val="27"/>
        </w:rPr>
      </w:pPr>
    </w:p>
    <w:p w14:paraId="78DD1C1F" w14:textId="77777777" w:rsidR="00D61D72" w:rsidRDefault="00860DAE">
      <w:pPr>
        <w:pStyle w:val="BodyText"/>
        <w:spacing w:line="247" w:lineRule="auto"/>
        <w:ind w:left="1307" w:right="377" w:hanging="10"/>
      </w:pPr>
      <w:r>
        <w:t>The Contractor shall timely arrange comments in response to the CMS correspondence. During</w:t>
      </w:r>
      <w:r>
        <w:rPr>
          <w:spacing w:val="-11"/>
        </w:rPr>
        <w:t xml:space="preserve"> </w:t>
      </w:r>
      <w:r>
        <w:t>POC</w:t>
      </w:r>
      <w:r>
        <w:rPr>
          <w:spacing w:val="-5"/>
        </w:rPr>
        <w:t xml:space="preserve"> </w:t>
      </w:r>
      <w:r>
        <w:t>Review,</w:t>
      </w:r>
      <w:r>
        <w:rPr>
          <w:spacing w:val="-6"/>
        </w:rPr>
        <w:t xml:space="preserve"> </w:t>
      </w:r>
      <w:r>
        <w:t>the</w:t>
      </w:r>
      <w:r>
        <w:rPr>
          <w:spacing w:val="-4"/>
        </w:rPr>
        <w:t xml:space="preserve"> </w:t>
      </w:r>
      <w:r>
        <w:t>Contractor</w:t>
      </w:r>
      <w:r>
        <w:rPr>
          <w:spacing w:val="-9"/>
        </w:rPr>
        <w:t xml:space="preserve"> </w:t>
      </w:r>
      <w:r>
        <w:t>provides</w:t>
      </w:r>
      <w:r>
        <w:rPr>
          <w:spacing w:val="-6"/>
        </w:rPr>
        <w:t xml:space="preserve"> </w:t>
      </w:r>
      <w:r>
        <w:t>comments</w:t>
      </w:r>
      <w:r>
        <w:rPr>
          <w:spacing w:val="-6"/>
        </w:rPr>
        <w:t xml:space="preserve"> </w:t>
      </w:r>
      <w:r>
        <w:t>on</w:t>
      </w:r>
      <w:r>
        <w:rPr>
          <w:spacing w:val="-6"/>
        </w:rPr>
        <w:t xml:space="preserve"> </w:t>
      </w:r>
      <w:r>
        <w:t>proposed</w:t>
      </w:r>
      <w:r>
        <w:rPr>
          <w:spacing w:val="-6"/>
        </w:rPr>
        <w:t xml:space="preserve"> </w:t>
      </w:r>
      <w:r>
        <w:t>changes</w:t>
      </w:r>
      <w:r>
        <w:rPr>
          <w:spacing w:val="-6"/>
        </w:rPr>
        <w:t xml:space="preserve"> </w:t>
      </w:r>
      <w:r>
        <w:t>by</w:t>
      </w:r>
      <w:r>
        <w:rPr>
          <w:spacing w:val="-11"/>
        </w:rPr>
        <w:t xml:space="preserve"> </w:t>
      </w:r>
      <w:r>
        <w:t>the</w:t>
      </w:r>
      <w:r>
        <w:rPr>
          <w:spacing w:val="-7"/>
        </w:rPr>
        <w:t xml:space="preserve"> </w:t>
      </w:r>
      <w:r>
        <w:t>date and time specified on the Change Request cover note, as applicable to the SMRC. Comments shall be sent to the COR by the time outlined in the CR or TDL communication. The SMRC COR will forward the comments to the CR/TDL POC.</w:t>
      </w:r>
    </w:p>
    <w:p w14:paraId="558CDA3B" w14:textId="77777777" w:rsidR="00D61D72" w:rsidRDefault="00D61D72">
      <w:pPr>
        <w:pStyle w:val="BodyText"/>
        <w:spacing w:before="1"/>
        <w:rPr>
          <w:sz w:val="27"/>
        </w:rPr>
      </w:pPr>
    </w:p>
    <w:p w14:paraId="179CE4C6" w14:textId="77777777" w:rsidR="00D61D72" w:rsidRDefault="00860DAE">
      <w:pPr>
        <w:pStyle w:val="BodyText"/>
        <w:spacing w:line="247" w:lineRule="auto"/>
        <w:ind w:left="1307" w:right="420" w:hanging="10"/>
      </w:pPr>
      <w:r>
        <w:t>The</w:t>
      </w:r>
      <w:r>
        <w:rPr>
          <w:spacing w:val="-9"/>
        </w:rPr>
        <w:t xml:space="preserve"> </w:t>
      </w:r>
      <w:r>
        <w:t>Contractor</w:t>
      </w:r>
      <w:r>
        <w:rPr>
          <w:spacing w:val="-7"/>
        </w:rPr>
        <w:t xml:space="preserve"> </w:t>
      </w:r>
      <w:r>
        <w:t>shall</w:t>
      </w:r>
      <w:r>
        <w:rPr>
          <w:spacing w:val="-6"/>
        </w:rPr>
        <w:t xml:space="preserve"> </w:t>
      </w:r>
      <w:r>
        <w:t>implement</w:t>
      </w:r>
      <w:r>
        <w:rPr>
          <w:spacing w:val="-6"/>
        </w:rPr>
        <w:t xml:space="preserve"> </w:t>
      </w:r>
      <w:r>
        <w:t>any</w:t>
      </w:r>
      <w:r>
        <w:rPr>
          <w:spacing w:val="-11"/>
        </w:rPr>
        <w:t xml:space="preserve"> </w:t>
      </w:r>
      <w:r>
        <w:t>final</w:t>
      </w:r>
      <w:r>
        <w:rPr>
          <w:spacing w:val="-6"/>
        </w:rPr>
        <w:t xml:space="preserve"> </w:t>
      </w:r>
      <w:r>
        <w:t>CMS</w:t>
      </w:r>
      <w:r>
        <w:rPr>
          <w:spacing w:val="-6"/>
        </w:rPr>
        <w:t xml:space="preserve"> </w:t>
      </w:r>
      <w:r>
        <w:t>Change</w:t>
      </w:r>
      <w:r>
        <w:rPr>
          <w:spacing w:val="-9"/>
        </w:rPr>
        <w:t xml:space="preserve"> </w:t>
      </w:r>
      <w:r>
        <w:t>Requests</w:t>
      </w:r>
      <w:r>
        <w:rPr>
          <w:spacing w:val="-6"/>
        </w:rPr>
        <w:t xml:space="preserve"> </w:t>
      </w:r>
      <w:r>
        <w:t>that</w:t>
      </w:r>
      <w:r>
        <w:rPr>
          <w:spacing w:val="-6"/>
        </w:rPr>
        <w:t xml:space="preserve"> </w:t>
      </w:r>
      <w:r>
        <w:t>are</w:t>
      </w:r>
      <w:r>
        <w:rPr>
          <w:spacing w:val="-7"/>
        </w:rPr>
        <w:t xml:space="preserve"> </w:t>
      </w:r>
      <w:r>
        <w:t>applicable</w:t>
      </w:r>
      <w:r>
        <w:rPr>
          <w:spacing w:val="-9"/>
        </w:rPr>
        <w:t xml:space="preserve"> </w:t>
      </w:r>
      <w:r>
        <w:t xml:space="preserve">to this SOW, once CMS provides notice to the Contractor through issuance of final </w:t>
      </w:r>
      <w:r>
        <w:rPr>
          <w:spacing w:val="-2"/>
        </w:rPr>
        <w:t>instructions.</w:t>
      </w:r>
    </w:p>
    <w:p w14:paraId="79014383" w14:textId="77777777" w:rsidR="00D61D72" w:rsidRDefault="00D61D72">
      <w:pPr>
        <w:pStyle w:val="BodyText"/>
        <w:rPr>
          <w:sz w:val="27"/>
        </w:rPr>
      </w:pPr>
    </w:p>
    <w:p w14:paraId="4087F2A6" w14:textId="77777777" w:rsidR="00D61D72" w:rsidRDefault="00860DAE">
      <w:pPr>
        <w:pStyle w:val="BodyText"/>
        <w:spacing w:before="1" w:line="247" w:lineRule="auto"/>
        <w:ind w:left="1307" w:right="420" w:hanging="10"/>
      </w:pPr>
      <w:r>
        <w:t>For</w:t>
      </w:r>
      <w:r>
        <w:rPr>
          <w:spacing w:val="-10"/>
        </w:rPr>
        <w:t xml:space="preserve"> </w:t>
      </w:r>
      <w:r>
        <w:t>those</w:t>
      </w:r>
      <w:r>
        <w:rPr>
          <w:spacing w:val="-10"/>
        </w:rPr>
        <w:t xml:space="preserve"> </w:t>
      </w:r>
      <w:r>
        <w:t>CMS</w:t>
      </w:r>
      <w:r>
        <w:rPr>
          <w:spacing w:val="-8"/>
        </w:rPr>
        <w:t xml:space="preserve"> </w:t>
      </w:r>
      <w:r>
        <w:t>Change</w:t>
      </w:r>
      <w:r>
        <w:rPr>
          <w:spacing w:val="-5"/>
        </w:rPr>
        <w:t xml:space="preserve"> </w:t>
      </w:r>
      <w:r>
        <w:t>Requests</w:t>
      </w:r>
      <w:r>
        <w:rPr>
          <w:spacing w:val="-9"/>
        </w:rPr>
        <w:t xml:space="preserve"> </w:t>
      </w:r>
      <w:r>
        <w:t>that</w:t>
      </w:r>
      <w:r>
        <w:rPr>
          <w:spacing w:val="-9"/>
        </w:rPr>
        <w:t xml:space="preserve"> </w:t>
      </w:r>
      <w:r>
        <w:t>require</w:t>
      </w:r>
      <w:r>
        <w:rPr>
          <w:spacing w:val="-10"/>
        </w:rPr>
        <w:t xml:space="preserve"> </w:t>
      </w:r>
      <w:r>
        <w:t>the</w:t>
      </w:r>
      <w:r>
        <w:rPr>
          <w:spacing w:val="-5"/>
        </w:rPr>
        <w:t xml:space="preserve"> </w:t>
      </w:r>
      <w:r>
        <w:t>Contractor’s</w:t>
      </w:r>
      <w:r>
        <w:rPr>
          <w:spacing w:val="-7"/>
        </w:rPr>
        <w:t xml:space="preserve"> </w:t>
      </w:r>
      <w:r>
        <w:t>review</w:t>
      </w:r>
      <w:r>
        <w:rPr>
          <w:spacing w:val="-7"/>
        </w:rPr>
        <w:t xml:space="preserve"> </w:t>
      </w:r>
      <w:r>
        <w:t>and</w:t>
      </w:r>
      <w:r>
        <w:rPr>
          <w:spacing w:val="-9"/>
        </w:rPr>
        <w:t xml:space="preserve"> </w:t>
      </w:r>
      <w:r>
        <w:t>involvement, the Contractor shall participate in Early Involvement Calls and Walk-throughs with Shared System Maintainers and various CMS personnel, when requested by CMS.</w:t>
      </w:r>
    </w:p>
    <w:p w14:paraId="3A74A019" w14:textId="77777777" w:rsidR="00D61D72" w:rsidRDefault="00D61D72">
      <w:pPr>
        <w:pStyle w:val="BodyText"/>
        <w:spacing w:before="3"/>
        <w:rPr>
          <w:sz w:val="27"/>
        </w:rPr>
      </w:pPr>
    </w:p>
    <w:p w14:paraId="272EB819" w14:textId="77777777" w:rsidR="00D61D72" w:rsidRDefault="00860DAE">
      <w:pPr>
        <w:pStyle w:val="Heading1"/>
        <w:numPr>
          <w:ilvl w:val="0"/>
          <w:numId w:val="15"/>
        </w:numPr>
        <w:tabs>
          <w:tab w:val="left" w:pos="937"/>
          <w:tab w:val="left" w:pos="938"/>
        </w:tabs>
        <w:jc w:val="left"/>
        <w:rPr>
          <w:u w:val="none"/>
        </w:rPr>
      </w:pPr>
      <w:bookmarkStart w:id="359" w:name="IX._DELIVERABLES"/>
      <w:bookmarkEnd w:id="359"/>
      <w:r>
        <w:rPr>
          <w:spacing w:val="-2"/>
        </w:rPr>
        <w:t>DELIVERABLES</w:t>
      </w:r>
    </w:p>
    <w:p w14:paraId="465968D4" w14:textId="77777777" w:rsidR="00D61D72" w:rsidRDefault="00860DAE">
      <w:pPr>
        <w:pStyle w:val="BodyText"/>
        <w:spacing w:before="120" w:line="247" w:lineRule="auto"/>
        <w:ind w:left="935" w:right="420" w:hanging="12"/>
      </w:pPr>
      <w:r>
        <w:t>All deliverables shall be provided in hard copy and or acceptable electronic format as directed by CMS.</w:t>
      </w:r>
      <w:r>
        <w:rPr>
          <w:spacing w:val="40"/>
        </w:rPr>
        <w:t xml:space="preserve"> </w:t>
      </w:r>
      <w:r>
        <w:t>Deliverables shall be submitted in accordance with dates and timeframes as</w:t>
      </w:r>
      <w:r>
        <w:rPr>
          <w:spacing w:val="-6"/>
        </w:rPr>
        <w:t xml:space="preserve"> </w:t>
      </w:r>
      <w:r>
        <w:t>identified</w:t>
      </w:r>
      <w:r>
        <w:rPr>
          <w:spacing w:val="-6"/>
        </w:rPr>
        <w:t xml:space="preserve"> </w:t>
      </w:r>
      <w:r>
        <w:t>in</w:t>
      </w:r>
      <w:r>
        <w:rPr>
          <w:spacing w:val="-6"/>
        </w:rPr>
        <w:t xml:space="preserve"> </w:t>
      </w:r>
      <w:r>
        <w:t>the</w:t>
      </w:r>
      <w:r>
        <w:rPr>
          <w:spacing w:val="-9"/>
        </w:rPr>
        <w:t xml:space="preserve"> </w:t>
      </w:r>
      <w:r>
        <w:t>SOW.</w:t>
      </w:r>
      <w:r>
        <w:rPr>
          <w:spacing w:val="35"/>
        </w:rPr>
        <w:t xml:space="preserve"> </w:t>
      </w:r>
      <w:r>
        <w:t>Detailed</w:t>
      </w:r>
      <w:r>
        <w:rPr>
          <w:spacing w:val="-6"/>
        </w:rPr>
        <w:t xml:space="preserve"> </w:t>
      </w:r>
      <w:r>
        <w:t>requirements</w:t>
      </w:r>
      <w:r>
        <w:rPr>
          <w:spacing w:val="-6"/>
        </w:rPr>
        <w:t xml:space="preserve"> </w:t>
      </w:r>
      <w:r>
        <w:t>of</w:t>
      </w:r>
      <w:r>
        <w:rPr>
          <w:spacing w:val="-9"/>
        </w:rPr>
        <w:t xml:space="preserve"> </w:t>
      </w:r>
      <w:r>
        <w:t>each</w:t>
      </w:r>
      <w:r>
        <w:rPr>
          <w:spacing w:val="-6"/>
        </w:rPr>
        <w:t xml:space="preserve"> </w:t>
      </w:r>
      <w:r>
        <w:t>deliverable</w:t>
      </w:r>
      <w:r>
        <w:rPr>
          <w:spacing w:val="-7"/>
        </w:rPr>
        <w:t xml:space="preserve"> </w:t>
      </w:r>
      <w:r>
        <w:t>are</w:t>
      </w:r>
      <w:r>
        <w:rPr>
          <w:spacing w:val="-7"/>
        </w:rPr>
        <w:t xml:space="preserve"> </w:t>
      </w:r>
      <w:r>
        <w:t>provided</w:t>
      </w:r>
      <w:r>
        <w:rPr>
          <w:spacing w:val="-6"/>
        </w:rPr>
        <w:t xml:space="preserve"> </w:t>
      </w:r>
      <w:r>
        <w:t>throughout this task order.</w:t>
      </w:r>
      <w:r>
        <w:rPr>
          <w:spacing w:val="40"/>
        </w:rPr>
        <w:t xml:space="preserve"> </w:t>
      </w:r>
      <w:r>
        <w:t>The Contractor shall work with CMS to establish preferred formats and layouts, and to consolidate reports to make them more useful.</w:t>
      </w:r>
    </w:p>
    <w:p w14:paraId="6F176D5F" w14:textId="77777777" w:rsidR="00D61D72" w:rsidRDefault="00D61D72">
      <w:pPr>
        <w:pStyle w:val="BodyText"/>
        <w:spacing w:before="6"/>
        <w:rPr>
          <w:sz w:val="23"/>
        </w:rPr>
      </w:pPr>
    </w:p>
    <w:p w14:paraId="70CBC5FA" w14:textId="77777777" w:rsidR="00D61D72" w:rsidRDefault="00860DAE">
      <w:pPr>
        <w:pStyle w:val="BodyText"/>
        <w:spacing w:line="247" w:lineRule="auto"/>
        <w:ind w:left="935" w:right="377" w:hanging="12"/>
      </w:pPr>
      <w:r>
        <w:t>The Contractor shall initially submit draft deliverables.</w:t>
      </w:r>
      <w:r>
        <w:rPr>
          <w:spacing w:val="40"/>
        </w:rPr>
        <w:t xml:space="preserve"> </w:t>
      </w:r>
      <w:r>
        <w:t>After CMS reviews and provides feedback,</w:t>
      </w:r>
      <w:r>
        <w:rPr>
          <w:spacing w:val="-6"/>
        </w:rPr>
        <w:t xml:space="preserve"> </w:t>
      </w:r>
      <w:r>
        <w:t>the</w:t>
      </w:r>
      <w:r>
        <w:rPr>
          <w:spacing w:val="-9"/>
        </w:rPr>
        <w:t xml:space="preserve"> </w:t>
      </w:r>
      <w:r>
        <w:t>Contractor</w:t>
      </w:r>
      <w:r>
        <w:rPr>
          <w:spacing w:val="-4"/>
        </w:rPr>
        <w:t xml:space="preserve"> </w:t>
      </w:r>
      <w:r>
        <w:t>shall</w:t>
      </w:r>
      <w:r>
        <w:rPr>
          <w:spacing w:val="-5"/>
        </w:rPr>
        <w:t xml:space="preserve"> </w:t>
      </w:r>
      <w:r>
        <w:t>then</w:t>
      </w:r>
      <w:r>
        <w:rPr>
          <w:spacing w:val="-6"/>
        </w:rPr>
        <w:t xml:space="preserve"> </w:t>
      </w:r>
      <w:r>
        <w:t>finalize</w:t>
      </w:r>
      <w:r>
        <w:rPr>
          <w:spacing w:val="-9"/>
        </w:rPr>
        <w:t xml:space="preserve"> </w:t>
      </w:r>
      <w:r>
        <w:t>the</w:t>
      </w:r>
      <w:r>
        <w:rPr>
          <w:spacing w:val="-9"/>
        </w:rPr>
        <w:t xml:space="preserve"> </w:t>
      </w:r>
      <w:r>
        <w:t>product</w:t>
      </w:r>
      <w:r>
        <w:rPr>
          <w:spacing w:val="-5"/>
        </w:rPr>
        <w:t xml:space="preserve"> </w:t>
      </w:r>
      <w:r>
        <w:t>to</w:t>
      </w:r>
      <w:r>
        <w:rPr>
          <w:spacing w:val="-6"/>
        </w:rPr>
        <w:t xml:space="preserve"> </w:t>
      </w:r>
      <w:r>
        <w:t>meet</w:t>
      </w:r>
      <w:r>
        <w:rPr>
          <w:spacing w:val="-5"/>
        </w:rPr>
        <w:t xml:space="preserve"> </w:t>
      </w:r>
      <w:r>
        <w:t>the</w:t>
      </w:r>
      <w:r>
        <w:rPr>
          <w:spacing w:val="-9"/>
        </w:rPr>
        <w:t xml:space="preserve"> </w:t>
      </w:r>
      <w:r>
        <w:t>agreed</w:t>
      </w:r>
      <w:r>
        <w:rPr>
          <w:spacing w:val="-6"/>
        </w:rPr>
        <w:t xml:space="preserve"> </w:t>
      </w:r>
      <w:r>
        <w:t>upon</w:t>
      </w:r>
      <w:r>
        <w:rPr>
          <w:spacing w:val="-6"/>
        </w:rPr>
        <w:t xml:space="preserve"> </w:t>
      </w:r>
      <w:r>
        <w:t>timeframe.</w:t>
      </w:r>
    </w:p>
    <w:p w14:paraId="5476FA62" w14:textId="77777777" w:rsidR="00D61D72" w:rsidRDefault="00D61D72">
      <w:pPr>
        <w:pStyle w:val="BodyText"/>
        <w:spacing w:before="9"/>
        <w:rPr>
          <w:sz w:val="23"/>
        </w:rPr>
      </w:pPr>
    </w:p>
    <w:p w14:paraId="75BC78B4" w14:textId="75691B20" w:rsidR="00D61D72" w:rsidRDefault="00860DAE" w:rsidP="00E92DB1">
      <w:pPr>
        <w:pStyle w:val="BodyText"/>
        <w:spacing w:line="247" w:lineRule="auto"/>
        <w:ind w:left="935" w:right="377" w:hanging="12"/>
      </w:pPr>
      <w:r>
        <w:t>In addition, for the deliverables that require the Contractor</w:t>
      </w:r>
      <w:r>
        <w:rPr>
          <w:spacing w:val="40"/>
        </w:rPr>
        <w:t xml:space="preserve"> </w:t>
      </w:r>
      <w:r>
        <w:t>to provide updates, unless otherwise</w:t>
      </w:r>
      <w:r>
        <w:rPr>
          <w:spacing w:val="-4"/>
        </w:rPr>
        <w:t xml:space="preserve"> </w:t>
      </w:r>
      <w:r>
        <w:t>specified,</w:t>
      </w:r>
      <w:r>
        <w:rPr>
          <w:spacing w:val="-3"/>
        </w:rPr>
        <w:t xml:space="preserve"> </w:t>
      </w:r>
      <w:r>
        <w:t>the</w:t>
      </w:r>
      <w:r>
        <w:rPr>
          <w:spacing w:val="-2"/>
        </w:rPr>
        <w:t xml:space="preserve"> </w:t>
      </w:r>
      <w:r>
        <w:t>Contractor</w:t>
      </w:r>
      <w:r>
        <w:rPr>
          <w:spacing w:val="-4"/>
        </w:rPr>
        <w:t xml:space="preserve"> </w:t>
      </w:r>
      <w:r>
        <w:t>is</w:t>
      </w:r>
      <w:r>
        <w:rPr>
          <w:spacing w:val="-3"/>
        </w:rPr>
        <w:t xml:space="preserve"> </w:t>
      </w:r>
      <w:r>
        <w:t>expected</w:t>
      </w:r>
      <w:r>
        <w:rPr>
          <w:spacing w:val="-3"/>
        </w:rPr>
        <w:t xml:space="preserve"> </w:t>
      </w:r>
      <w:r>
        <w:t>to</w:t>
      </w:r>
      <w:r>
        <w:rPr>
          <w:spacing w:val="-1"/>
        </w:rPr>
        <w:t xml:space="preserve"> </w:t>
      </w:r>
      <w:r>
        <w:t>notify</w:t>
      </w:r>
      <w:r>
        <w:rPr>
          <w:spacing w:val="-6"/>
        </w:rPr>
        <w:t xml:space="preserve"> </w:t>
      </w:r>
      <w:r>
        <w:t>CMS</w:t>
      </w:r>
      <w:r>
        <w:rPr>
          <w:spacing w:val="-3"/>
        </w:rPr>
        <w:t xml:space="preserve"> </w:t>
      </w:r>
      <w:r>
        <w:t>when</w:t>
      </w:r>
      <w:r>
        <w:rPr>
          <w:spacing w:val="-3"/>
        </w:rPr>
        <w:t xml:space="preserve"> </w:t>
      </w:r>
      <w:r>
        <w:t>they</w:t>
      </w:r>
      <w:r>
        <w:rPr>
          <w:spacing w:val="-6"/>
        </w:rPr>
        <w:t xml:space="preserve"> </w:t>
      </w:r>
      <w:r>
        <w:t>foresee</w:t>
      </w:r>
      <w:r>
        <w:rPr>
          <w:spacing w:val="-2"/>
        </w:rPr>
        <w:t xml:space="preserve"> </w:t>
      </w:r>
      <w:r>
        <w:t>a</w:t>
      </w:r>
      <w:r>
        <w:rPr>
          <w:spacing w:val="-4"/>
        </w:rPr>
        <w:t xml:space="preserve"> </w:t>
      </w:r>
      <w:r>
        <w:t>change</w:t>
      </w:r>
      <w:r>
        <w:rPr>
          <w:spacing w:val="-4"/>
        </w:rPr>
        <w:t xml:space="preserve"> </w:t>
      </w:r>
      <w:r>
        <w:t xml:space="preserve">to the </w:t>
      </w:r>
      <w:proofErr w:type="gramStart"/>
      <w:r>
        <w:t>content, and</w:t>
      </w:r>
      <w:proofErr w:type="gramEnd"/>
      <w:r>
        <w:t xml:space="preserve"> then provide a document update based upon CMS-approved content</w:t>
      </w:r>
      <w:r w:rsidR="00E92DB1">
        <w:t xml:space="preserve"> </w:t>
      </w:r>
      <w:r>
        <w:t>revisions</w:t>
      </w:r>
      <w:r>
        <w:rPr>
          <w:spacing w:val="-6"/>
        </w:rPr>
        <w:t xml:space="preserve"> </w:t>
      </w:r>
      <w:r>
        <w:t>and</w:t>
      </w:r>
      <w:r>
        <w:rPr>
          <w:spacing w:val="-6"/>
        </w:rPr>
        <w:t xml:space="preserve"> </w:t>
      </w:r>
      <w:r>
        <w:t>a</w:t>
      </w:r>
      <w:r>
        <w:rPr>
          <w:spacing w:val="-7"/>
        </w:rPr>
        <w:t xml:space="preserve"> </w:t>
      </w:r>
      <w:r>
        <w:t>mutually</w:t>
      </w:r>
      <w:r>
        <w:rPr>
          <w:spacing w:val="-8"/>
        </w:rPr>
        <w:t xml:space="preserve"> </w:t>
      </w:r>
      <w:proofErr w:type="gramStart"/>
      <w:r>
        <w:t>agreed</w:t>
      </w:r>
      <w:r>
        <w:rPr>
          <w:spacing w:val="-4"/>
        </w:rPr>
        <w:t xml:space="preserve"> </w:t>
      </w:r>
      <w:r>
        <w:t>upon</w:t>
      </w:r>
      <w:proofErr w:type="gramEnd"/>
      <w:r>
        <w:rPr>
          <w:spacing w:val="-6"/>
        </w:rPr>
        <w:t xml:space="preserve"> </w:t>
      </w:r>
      <w:r>
        <w:t>delivery</w:t>
      </w:r>
      <w:r>
        <w:rPr>
          <w:spacing w:val="-8"/>
        </w:rPr>
        <w:t xml:space="preserve"> </w:t>
      </w:r>
      <w:r>
        <w:t>date.</w:t>
      </w:r>
      <w:r>
        <w:rPr>
          <w:spacing w:val="36"/>
        </w:rPr>
        <w:t xml:space="preserve"> </w:t>
      </w:r>
      <w:r>
        <w:t>All</w:t>
      </w:r>
      <w:r>
        <w:rPr>
          <w:spacing w:val="-5"/>
        </w:rPr>
        <w:t xml:space="preserve"> </w:t>
      </w:r>
      <w:r>
        <w:t>documents</w:t>
      </w:r>
      <w:r>
        <w:rPr>
          <w:spacing w:val="-6"/>
        </w:rPr>
        <w:t xml:space="preserve"> </w:t>
      </w:r>
      <w:r>
        <w:t>shall</w:t>
      </w:r>
      <w:r>
        <w:rPr>
          <w:spacing w:val="-5"/>
        </w:rPr>
        <w:t xml:space="preserve"> </w:t>
      </w:r>
      <w:r>
        <w:t>contain</w:t>
      </w:r>
      <w:r>
        <w:rPr>
          <w:spacing w:val="-6"/>
        </w:rPr>
        <w:t xml:space="preserve"> </w:t>
      </w:r>
      <w:r>
        <w:t>a</w:t>
      </w:r>
      <w:r>
        <w:rPr>
          <w:spacing w:val="-7"/>
        </w:rPr>
        <w:t xml:space="preserve"> </w:t>
      </w:r>
      <w:r>
        <w:t>date</w:t>
      </w:r>
      <w:r>
        <w:rPr>
          <w:spacing w:val="-7"/>
        </w:rPr>
        <w:t xml:space="preserve"> </w:t>
      </w:r>
      <w:r>
        <w:t>and</w:t>
      </w:r>
      <w:r>
        <w:rPr>
          <w:spacing w:val="-3"/>
        </w:rPr>
        <w:t xml:space="preserve"> </w:t>
      </w:r>
      <w:r>
        <w:t>a version number. Documents shall be maintained and kept current by the Contractor. All revisions/updates to documentation shall be delivered to the COR and/or designees within 3 days of such revision unless otherwise specified.</w:t>
      </w:r>
    </w:p>
    <w:p w14:paraId="5A6F78A4" w14:textId="77777777" w:rsidR="00D61D72" w:rsidRDefault="00D61D72">
      <w:pPr>
        <w:pStyle w:val="BodyText"/>
        <w:spacing w:before="10"/>
        <w:rPr>
          <w:sz w:val="25"/>
        </w:rPr>
      </w:pPr>
    </w:p>
    <w:p w14:paraId="0174111C" w14:textId="77777777" w:rsidR="00D61D72" w:rsidRDefault="00860DAE">
      <w:pPr>
        <w:pStyle w:val="BodyText"/>
        <w:spacing w:line="247" w:lineRule="auto"/>
        <w:ind w:left="935" w:right="420" w:hanging="12"/>
      </w:pPr>
      <w:r>
        <w:t>Deliverable</w:t>
      </w:r>
      <w:r>
        <w:rPr>
          <w:spacing w:val="-7"/>
        </w:rPr>
        <w:t xml:space="preserve"> </w:t>
      </w:r>
      <w:r>
        <w:t>due</w:t>
      </w:r>
      <w:r>
        <w:rPr>
          <w:spacing w:val="-7"/>
        </w:rPr>
        <w:t xml:space="preserve"> </w:t>
      </w:r>
      <w:r>
        <w:t>dates</w:t>
      </w:r>
      <w:r>
        <w:rPr>
          <w:spacing w:val="-3"/>
        </w:rPr>
        <w:t xml:space="preserve"> </w:t>
      </w:r>
      <w:r>
        <w:t>are</w:t>
      </w:r>
      <w:r>
        <w:rPr>
          <w:spacing w:val="-4"/>
        </w:rPr>
        <w:t xml:space="preserve"> </w:t>
      </w:r>
      <w:r>
        <w:t>as</w:t>
      </w:r>
      <w:r>
        <w:rPr>
          <w:spacing w:val="-6"/>
        </w:rPr>
        <w:t xml:space="preserve"> </w:t>
      </w:r>
      <w:r>
        <w:t>stated</w:t>
      </w:r>
      <w:r>
        <w:rPr>
          <w:spacing w:val="-6"/>
        </w:rPr>
        <w:t xml:space="preserve"> </w:t>
      </w:r>
      <w:r>
        <w:t>unless</w:t>
      </w:r>
      <w:r>
        <w:rPr>
          <w:spacing w:val="-6"/>
        </w:rPr>
        <w:t xml:space="preserve"> </w:t>
      </w:r>
      <w:r>
        <w:t>otherwise</w:t>
      </w:r>
      <w:r>
        <w:rPr>
          <w:spacing w:val="-9"/>
        </w:rPr>
        <w:t xml:space="preserve"> </w:t>
      </w:r>
      <w:r>
        <w:t>agreed</w:t>
      </w:r>
      <w:r>
        <w:rPr>
          <w:spacing w:val="-6"/>
        </w:rPr>
        <w:t xml:space="preserve"> </w:t>
      </w:r>
      <w:r>
        <w:t>to</w:t>
      </w:r>
      <w:r>
        <w:rPr>
          <w:spacing w:val="-6"/>
        </w:rPr>
        <w:t xml:space="preserve"> </w:t>
      </w:r>
      <w:r>
        <w:t>by</w:t>
      </w:r>
      <w:r>
        <w:rPr>
          <w:spacing w:val="-11"/>
        </w:rPr>
        <w:t xml:space="preserve"> </w:t>
      </w:r>
      <w:r>
        <w:t>CMS</w:t>
      </w:r>
      <w:r>
        <w:rPr>
          <w:spacing w:val="-5"/>
        </w:rPr>
        <w:t xml:space="preserve"> </w:t>
      </w:r>
      <w:r>
        <w:t>and</w:t>
      </w:r>
      <w:r>
        <w:rPr>
          <w:spacing w:val="-6"/>
        </w:rPr>
        <w:t xml:space="preserve"> </w:t>
      </w:r>
      <w:r>
        <w:t>the</w:t>
      </w:r>
      <w:r>
        <w:rPr>
          <w:spacing w:val="-9"/>
        </w:rPr>
        <w:t xml:space="preserve"> </w:t>
      </w:r>
      <w:r>
        <w:t>Contractor</w:t>
      </w:r>
      <w:r>
        <w:rPr>
          <w:spacing w:val="-7"/>
        </w:rPr>
        <w:t xml:space="preserve"> </w:t>
      </w:r>
      <w:r>
        <w:t>in the CMS-approved Project Plan. Unless otherwise specified, all timeframes are in calendar weeks, calendar months, or calendar days. If any deliverable date falls on a Saturday, Sunday, or Federal holiday, the contractor shall complete the activity by the following business day.</w:t>
      </w:r>
    </w:p>
    <w:p w14:paraId="5CC1175E" w14:textId="77777777" w:rsidR="00D61D72" w:rsidRDefault="00D61D72">
      <w:pPr>
        <w:pStyle w:val="BodyText"/>
        <w:spacing w:before="9"/>
        <w:rPr>
          <w:sz w:val="23"/>
        </w:rPr>
      </w:pPr>
    </w:p>
    <w:p w14:paraId="76AA53D4" w14:textId="77777777" w:rsidR="00D61D72" w:rsidRDefault="00860DAE">
      <w:pPr>
        <w:pStyle w:val="BodyText"/>
        <w:spacing w:line="247" w:lineRule="auto"/>
        <w:ind w:left="935" w:right="507" w:hanging="12"/>
        <w:jc w:val="both"/>
      </w:pPr>
      <w:r>
        <w:rPr>
          <w:i/>
        </w:rPr>
        <w:t>Inspection</w:t>
      </w:r>
      <w:r>
        <w:rPr>
          <w:i/>
          <w:spacing w:val="-9"/>
        </w:rPr>
        <w:t xml:space="preserve"> </w:t>
      </w:r>
      <w:r>
        <w:rPr>
          <w:i/>
        </w:rPr>
        <w:t>and</w:t>
      </w:r>
      <w:r>
        <w:rPr>
          <w:i/>
          <w:spacing w:val="-9"/>
        </w:rPr>
        <w:t xml:space="preserve"> </w:t>
      </w:r>
      <w:r>
        <w:rPr>
          <w:i/>
        </w:rPr>
        <w:t>Acceptance</w:t>
      </w:r>
      <w:r>
        <w:rPr>
          <w:i/>
          <w:spacing w:val="-10"/>
        </w:rPr>
        <w:t xml:space="preserve"> </w:t>
      </w:r>
      <w:r>
        <w:rPr>
          <w:i/>
        </w:rPr>
        <w:t>Criteria--</w:t>
      </w:r>
      <w:r>
        <w:t>Final</w:t>
      </w:r>
      <w:r>
        <w:rPr>
          <w:spacing w:val="-6"/>
        </w:rPr>
        <w:t xml:space="preserve"> </w:t>
      </w:r>
      <w:r>
        <w:t>inspection</w:t>
      </w:r>
      <w:r>
        <w:rPr>
          <w:spacing w:val="-9"/>
        </w:rPr>
        <w:t xml:space="preserve"> </w:t>
      </w:r>
      <w:r>
        <w:t>and</w:t>
      </w:r>
      <w:r>
        <w:rPr>
          <w:spacing w:val="-9"/>
        </w:rPr>
        <w:t xml:space="preserve"> </w:t>
      </w:r>
      <w:r>
        <w:t>acceptance</w:t>
      </w:r>
      <w:r>
        <w:rPr>
          <w:spacing w:val="-10"/>
        </w:rPr>
        <w:t xml:space="preserve"> </w:t>
      </w:r>
      <w:r>
        <w:t>of</w:t>
      </w:r>
      <w:r>
        <w:rPr>
          <w:spacing w:val="-10"/>
        </w:rPr>
        <w:t xml:space="preserve"> </w:t>
      </w:r>
      <w:r>
        <w:t>all</w:t>
      </w:r>
      <w:r>
        <w:rPr>
          <w:spacing w:val="-4"/>
        </w:rPr>
        <w:t xml:space="preserve"> </w:t>
      </w:r>
      <w:r>
        <w:t>work</w:t>
      </w:r>
      <w:r>
        <w:rPr>
          <w:spacing w:val="-9"/>
        </w:rPr>
        <w:t xml:space="preserve"> </w:t>
      </w:r>
      <w:r>
        <w:t xml:space="preserve">performed, reports and other deliverables will be performed at the place of delivery by the COR and/or </w:t>
      </w:r>
      <w:r>
        <w:rPr>
          <w:spacing w:val="-2"/>
        </w:rPr>
        <w:t>designees.</w:t>
      </w:r>
    </w:p>
    <w:p w14:paraId="7F5ED9C8" w14:textId="77777777" w:rsidR="00D61D72" w:rsidRDefault="00D61D72">
      <w:pPr>
        <w:pStyle w:val="BodyText"/>
        <w:spacing w:before="3"/>
        <w:rPr>
          <w:sz w:val="27"/>
        </w:rPr>
      </w:pPr>
    </w:p>
    <w:p w14:paraId="74D5D1E7" w14:textId="77777777" w:rsidR="00D61D72" w:rsidRDefault="00860DAE">
      <w:pPr>
        <w:pStyle w:val="BodyText"/>
        <w:spacing w:line="247" w:lineRule="auto"/>
        <w:ind w:left="587" w:right="377" w:hanging="10"/>
      </w:pPr>
      <w:r>
        <w:rPr>
          <w:i/>
        </w:rPr>
        <w:t>General</w:t>
      </w:r>
      <w:r>
        <w:rPr>
          <w:i/>
          <w:spacing w:val="-6"/>
        </w:rPr>
        <w:t xml:space="preserve"> </w:t>
      </w:r>
      <w:r>
        <w:rPr>
          <w:i/>
        </w:rPr>
        <w:t>Acceptance</w:t>
      </w:r>
      <w:r>
        <w:rPr>
          <w:i/>
          <w:spacing w:val="-7"/>
        </w:rPr>
        <w:t xml:space="preserve"> </w:t>
      </w:r>
      <w:r>
        <w:rPr>
          <w:i/>
        </w:rPr>
        <w:t>Criteria--</w:t>
      </w:r>
      <w:r>
        <w:t>General</w:t>
      </w:r>
      <w:r>
        <w:rPr>
          <w:spacing w:val="-6"/>
        </w:rPr>
        <w:t xml:space="preserve"> </w:t>
      </w:r>
      <w:r>
        <w:t>quality</w:t>
      </w:r>
      <w:r>
        <w:rPr>
          <w:spacing w:val="-11"/>
        </w:rPr>
        <w:t xml:space="preserve"> </w:t>
      </w:r>
      <w:r>
        <w:t>measures,</w:t>
      </w:r>
      <w:r>
        <w:rPr>
          <w:spacing w:val="-7"/>
        </w:rPr>
        <w:t xml:space="preserve"> </w:t>
      </w:r>
      <w:r>
        <w:t>as</w:t>
      </w:r>
      <w:r>
        <w:rPr>
          <w:spacing w:val="-7"/>
        </w:rPr>
        <w:t xml:space="preserve"> </w:t>
      </w:r>
      <w:r>
        <w:t>set</w:t>
      </w:r>
      <w:r>
        <w:rPr>
          <w:spacing w:val="-6"/>
        </w:rPr>
        <w:t xml:space="preserve"> </w:t>
      </w:r>
      <w:r>
        <w:t>forth</w:t>
      </w:r>
      <w:r>
        <w:rPr>
          <w:spacing w:val="-7"/>
        </w:rPr>
        <w:t xml:space="preserve"> </w:t>
      </w:r>
      <w:r>
        <w:t>below,</w:t>
      </w:r>
      <w:r>
        <w:rPr>
          <w:spacing w:val="-7"/>
        </w:rPr>
        <w:t xml:space="preserve"> </w:t>
      </w:r>
      <w:r>
        <w:t>will</w:t>
      </w:r>
      <w:r>
        <w:rPr>
          <w:spacing w:val="-6"/>
        </w:rPr>
        <w:t xml:space="preserve"> </w:t>
      </w:r>
      <w:r>
        <w:t>be</w:t>
      </w:r>
      <w:r>
        <w:rPr>
          <w:spacing w:val="-9"/>
        </w:rPr>
        <w:t xml:space="preserve"> </w:t>
      </w:r>
      <w:r>
        <w:t>applied</w:t>
      </w:r>
      <w:r>
        <w:rPr>
          <w:spacing w:val="-7"/>
        </w:rPr>
        <w:t xml:space="preserve"> </w:t>
      </w:r>
      <w:r>
        <w:t>to each work product received from the contractor(s) under this statement of work.</w:t>
      </w:r>
    </w:p>
    <w:p w14:paraId="49E27BAF" w14:textId="77777777" w:rsidR="00D61D72" w:rsidRDefault="00D61D72">
      <w:pPr>
        <w:pStyle w:val="BodyText"/>
        <w:spacing w:before="2"/>
        <w:rPr>
          <w:sz w:val="27"/>
        </w:rPr>
      </w:pPr>
    </w:p>
    <w:p w14:paraId="10AFD0A7" w14:textId="77777777" w:rsidR="00D61D72" w:rsidRDefault="00860DAE">
      <w:pPr>
        <w:pStyle w:val="ListParagraph"/>
        <w:numPr>
          <w:ilvl w:val="0"/>
          <w:numId w:val="1"/>
        </w:numPr>
        <w:tabs>
          <w:tab w:val="left" w:pos="1392"/>
        </w:tabs>
        <w:spacing w:before="0" w:line="247" w:lineRule="auto"/>
        <w:ind w:right="985"/>
        <w:rPr>
          <w:sz w:val="24"/>
        </w:rPr>
      </w:pPr>
      <w:r>
        <w:rPr>
          <w:sz w:val="24"/>
        </w:rPr>
        <w:t>Accuracy</w:t>
      </w:r>
      <w:r>
        <w:rPr>
          <w:spacing w:val="-12"/>
          <w:sz w:val="24"/>
        </w:rPr>
        <w:t xml:space="preserve"> </w:t>
      </w:r>
      <w:r>
        <w:rPr>
          <w:sz w:val="24"/>
        </w:rPr>
        <w:t>-</w:t>
      </w:r>
      <w:r>
        <w:rPr>
          <w:spacing w:val="-8"/>
          <w:sz w:val="24"/>
        </w:rPr>
        <w:t xml:space="preserve"> </w:t>
      </w:r>
      <w:r>
        <w:rPr>
          <w:sz w:val="24"/>
        </w:rPr>
        <w:t>Work</w:t>
      </w:r>
      <w:r>
        <w:rPr>
          <w:spacing w:val="-7"/>
          <w:sz w:val="24"/>
        </w:rPr>
        <w:t xml:space="preserve"> </w:t>
      </w:r>
      <w:r>
        <w:rPr>
          <w:sz w:val="24"/>
        </w:rPr>
        <w:t>Products</w:t>
      </w:r>
      <w:r>
        <w:rPr>
          <w:spacing w:val="-7"/>
          <w:sz w:val="24"/>
        </w:rPr>
        <w:t xml:space="preserve"> </w:t>
      </w:r>
      <w:r>
        <w:rPr>
          <w:sz w:val="24"/>
        </w:rPr>
        <w:t>shall</w:t>
      </w:r>
      <w:r>
        <w:rPr>
          <w:spacing w:val="-6"/>
          <w:sz w:val="24"/>
        </w:rPr>
        <w:t xml:space="preserve"> </w:t>
      </w:r>
      <w:r>
        <w:rPr>
          <w:sz w:val="24"/>
        </w:rPr>
        <w:t>be</w:t>
      </w:r>
      <w:r>
        <w:rPr>
          <w:spacing w:val="-10"/>
          <w:sz w:val="24"/>
        </w:rPr>
        <w:t xml:space="preserve"> </w:t>
      </w:r>
      <w:r>
        <w:rPr>
          <w:sz w:val="24"/>
        </w:rPr>
        <w:t>accurate</w:t>
      </w:r>
      <w:r>
        <w:rPr>
          <w:spacing w:val="-10"/>
          <w:sz w:val="24"/>
        </w:rPr>
        <w:t xml:space="preserve"> </w:t>
      </w:r>
      <w:r>
        <w:rPr>
          <w:sz w:val="24"/>
        </w:rPr>
        <w:t>in</w:t>
      </w:r>
      <w:r>
        <w:rPr>
          <w:spacing w:val="-7"/>
          <w:sz w:val="24"/>
        </w:rPr>
        <w:t xml:space="preserve"> </w:t>
      </w:r>
      <w:r>
        <w:rPr>
          <w:sz w:val="24"/>
        </w:rPr>
        <w:t>presentation,</w:t>
      </w:r>
      <w:r>
        <w:rPr>
          <w:spacing w:val="-7"/>
          <w:sz w:val="24"/>
        </w:rPr>
        <w:t xml:space="preserve"> </w:t>
      </w:r>
      <w:r>
        <w:rPr>
          <w:sz w:val="24"/>
        </w:rPr>
        <w:t>technical</w:t>
      </w:r>
      <w:r>
        <w:rPr>
          <w:spacing w:val="-6"/>
          <w:sz w:val="24"/>
        </w:rPr>
        <w:t xml:space="preserve"> </w:t>
      </w:r>
      <w:r>
        <w:rPr>
          <w:sz w:val="24"/>
        </w:rPr>
        <w:t>content,</w:t>
      </w:r>
      <w:r>
        <w:rPr>
          <w:spacing w:val="-7"/>
          <w:sz w:val="24"/>
        </w:rPr>
        <w:t xml:space="preserve"> </w:t>
      </w:r>
      <w:r>
        <w:rPr>
          <w:sz w:val="24"/>
        </w:rPr>
        <w:t>and adherence to accepted elements of style.</w:t>
      </w:r>
    </w:p>
    <w:p w14:paraId="43E4559C" w14:textId="77777777" w:rsidR="00D61D72" w:rsidRDefault="00860DAE">
      <w:pPr>
        <w:pStyle w:val="ListParagraph"/>
        <w:numPr>
          <w:ilvl w:val="0"/>
          <w:numId w:val="1"/>
        </w:numPr>
        <w:tabs>
          <w:tab w:val="left" w:pos="1392"/>
        </w:tabs>
        <w:spacing w:before="12" w:line="247" w:lineRule="auto"/>
        <w:ind w:right="661"/>
        <w:rPr>
          <w:sz w:val="24"/>
        </w:rPr>
      </w:pPr>
      <w:r>
        <w:rPr>
          <w:sz w:val="24"/>
        </w:rPr>
        <w:t>Clarity</w:t>
      </w:r>
      <w:r>
        <w:rPr>
          <w:spacing w:val="-11"/>
          <w:sz w:val="24"/>
        </w:rPr>
        <w:t xml:space="preserve"> </w:t>
      </w:r>
      <w:r>
        <w:rPr>
          <w:sz w:val="24"/>
        </w:rPr>
        <w:t>-</w:t>
      </w:r>
      <w:r>
        <w:rPr>
          <w:spacing w:val="-7"/>
          <w:sz w:val="24"/>
        </w:rPr>
        <w:t xml:space="preserve"> </w:t>
      </w:r>
      <w:r>
        <w:rPr>
          <w:sz w:val="24"/>
        </w:rPr>
        <w:t>Work</w:t>
      </w:r>
      <w:r>
        <w:rPr>
          <w:spacing w:val="-6"/>
          <w:sz w:val="24"/>
        </w:rPr>
        <w:t xml:space="preserve"> </w:t>
      </w:r>
      <w:r>
        <w:rPr>
          <w:sz w:val="24"/>
        </w:rPr>
        <w:t>Products</w:t>
      </w:r>
      <w:r>
        <w:rPr>
          <w:spacing w:val="-3"/>
          <w:sz w:val="24"/>
        </w:rPr>
        <w:t xml:space="preserve"> </w:t>
      </w:r>
      <w:r>
        <w:rPr>
          <w:sz w:val="24"/>
        </w:rPr>
        <w:t>shall</w:t>
      </w:r>
      <w:r>
        <w:rPr>
          <w:spacing w:val="-5"/>
          <w:sz w:val="24"/>
        </w:rPr>
        <w:t xml:space="preserve"> </w:t>
      </w:r>
      <w:r>
        <w:rPr>
          <w:sz w:val="24"/>
        </w:rPr>
        <w:t>be</w:t>
      </w:r>
      <w:r>
        <w:rPr>
          <w:spacing w:val="-7"/>
          <w:sz w:val="24"/>
        </w:rPr>
        <w:t xml:space="preserve"> </w:t>
      </w:r>
      <w:r>
        <w:rPr>
          <w:sz w:val="24"/>
        </w:rPr>
        <w:t>clear</w:t>
      </w:r>
      <w:r>
        <w:rPr>
          <w:spacing w:val="-7"/>
          <w:sz w:val="24"/>
        </w:rPr>
        <w:t xml:space="preserve"> </w:t>
      </w:r>
      <w:r>
        <w:rPr>
          <w:sz w:val="24"/>
        </w:rPr>
        <w:t>and</w:t>
      </w:r>
      <w:r>
        <w:rPr>
          <w:spacing w:val="-6"/>
          <w:sz w:val="24"/>
        </w:rPr>
        <w:t xml:space="preserve"> </w:t>
      </w:r>
      <w:r>
        <w:rPr>
          <w:sz w:val="24"/>
        </w:rPr>
        <w:t>concise.</w:t>
      </w:r>
      <w:r>
        <w:rPr>
          <w:spacing w:val="38"/>
          <w:sz w:val="24"/>
        </w:rPr>
        <w:t xml:space="preserve"> </w:t>
      </w:r>
      <w:r>
        <w:rPr>
          <w:sz w:val="24"/>
        </w:rPr>
        <w:t>Any/All</w:t>
      </w:r>
      <w:r>
        <w:rPr>
          <w:spacing w:val="-5"/>
          <w:sz w:val="24"/>
        </w:rPr>
        <w:t xml:space="preserve"> </w:t>
      </w:r>
      <w:r>
        <w:rPr>
          <w:sz w:val="24"/>
        </w:rPr>
        <w:t>diagrams</w:t>
      </w:r>
      <w:r>
        <w:rPr>
          <w:spacing w:val="-6"/>
          <w:sz w:val="24"/>
        </w:rPr>
        <w:t xml:space="preserve"> </w:t>
      </w:r>
      <w:r>
        <w:rPr>
          <w:sz w:val="24"/>
        </w:rPr>
        <w:t>shall</w:t>
      </w:r>
      <w:r>
        <w:rPr>
          <w:spacing w:val="-5"/>
          <w:sz w:val="24"/>
        </w:rPr>
        <w:t xml:space="preserve"> </w:t>
      </w:r>
      <w:r>
        <w:rPr>
          <w:sz w:val="24"/>
        </w:rPr>
        <w:t>be</w:t>
      </w:r>
      <w:r>
        <w:rPr>
          <w:spacing w:val="-7"/>
          <w:sz w:val="24"/>
        </w:rPr>
        <w:t xml:space="preserve"> </w:t>
      </w:r>
      <w:r>
        <w:rPr>
          <w:sz w:val="24"/>
        </w:rPr>
        <w:t>easy</w:t>
      </w:r>
      <w:r>
        <w:rPr>
          <w:spacing w:val="-11"/>
          <w:sz w:val="24"/>
        </w:rPr>
        <w:t xml:space="preserve"> </w:t>
      </w:r>
      <w:r>
        <w:rPr>
          <w:sz w:val="24"/>
        </w:rPr>
        <w:t>to understand and be relevant to the supporting narrative.</w:t>
      </w:r>
    </w:p>
    <w:p w14:paraId="29B50B54" w14:textId="77777777" w:rsidR="00D61D72" w:rsidRDefault="00860DAE">
      <w:pPr>
        <w:pStyle w:val="ListParagraph"/>
        <w:numPr>
          <w:ilvl w:val="0"/>
          <w:numId w:val="1"/>
        </w:numPr>
        <w:tabs>
          <w:tab w:val="left" w:pos="1392"/>
        </w:tabs>
        <w:spacing w:before="15" w:line="247" w:lineRule="auto"/>
        <w:ind w:right="605"/>
        <w:rPr>
          <w:sz w:val="24"/>
        </w:rPr>
      </w:pPr>
      <w:r>
        <w:rPr>
          <w:sz w:val="24"/>
        </w:rPr>
        <w:t>Consistency</w:t>
      </w:r>
      <w:r>
        <w:rPr>
          <w:spacing w:val="-11"/>
          <w:sz w:val="24"/>
        </w:rPr>
        <w:t xml:space="preserve"> </w:t>
      </w:r>
      <w:r>
        <w:rPr>
          <w:sz w:val="24"/>
        </w:rPr>
        <w:t>to</w:t>
      </w:r>
      <w:r>
        <w:rPr>
          <w:spacing w:val="-6"/>
          <w:sz w:val="24"/>
        </w:rPr>
        <w:t xml:space="preserve"> </w:t>
      </w:r>
      <w:r>
        <w:rPr>
          <w:sz w:val="24"/>
        </w:rPr>
        <w:t>Requirements</w:t>
      </w:r>
      <w:r>
        <w:rPr>
          <w:spacing w:val="-6"/>
          <w:sz w:val="24"/>
        </w:rPr>
        <w:t xml:space="preserve"> </w:t>
      </w:r>
      <w:r>
        <w:rPr>
          <w:sz w:val="24"/>
        </w:rPr>
        <w:t>-</w:t>
      </w:r>
      <w:r>
        <w:rPr>
          <w:spacing w:val="-9"/>
          <w:sz w:val="24"/>
        </w:rPr>
        <w:t xml:space="preserve"> </w:t>
      </w:r>
      <w:r>
        <w:rPr>
          <w:sz w:val="24"/>
        </w:rPr>
        <w:t>All</w:t>
      </w:r>
      <w:r>
        <w:rPr>
          <w:spacing w:val="-5"/>
          <w:sz w:val="24"/>
        </w:rPr>
        <w:t xml:space="preserve"> </w:t>
      </w:r>
      <w:r>
        <w:rPr>
          <w:sz w:val="24"/>
        </w:rPr>
        <w:t>work</w:t>
      </w:r>
      <w:r>
        <w:rPr>
          <w:spacing w:val="-6"/>
          <w:sz w:val="24"/>
        </w:rPr>
        <w:t xml:space="preserve"> </w:t>
      </w:r>
      <w:r>
        <w:rPr>
          <w:sz w:val="24"/>
        </w:rPr>
        <w:t>products</w:t>
      </w:r>
      <w:r>
        <w:rPr>
          <w:spacing w:val="-3"/>
          <w:sz w:val="24"/>
        </w:rPr>
        <w:t xml:space="preserve"> </w:t>
      </w:r>
      <w:r>
        <w:rPr>
          <w:sz w:val="24"/>
        </w:rPr>
        <w:t>must</w:t>
      </w:r>
      <w:r>
        <w:rPr>
          <w:spacing w:val="-5"/>
          <w:sz w:val="24"/>
        </w:rPr>
        <w:t xml:space="preserve"> </w:t>
      </w:r>
      <w:r>
        <w:rPr>
          <w:sz w:val="24"/>
        </w:rPr>
        <w:t>satisfy</w:t>
      </w:r>
      <w:r>
        <w:rPr>
          <w:spacing w:val="-11"/>
          <w:sz w:val="24"/>
        </w:rPr>
        <w:t xml:space="preserve"> </w:t>
      </w:r>
      <w:r>
        <w:rPr>
          <w:sz w:val="24"/>
        </w:rPr>
        <w:t>the</w:t>
      </w:r>
      <w:r>
        <w:rPr>
          <w:spacing w:val="-9"/>
          <w:sz w:val="24"/>
        </w:rPr>
        <w:t xml:space="preserve"> </w:t>
      </w:r>
      <w:r>
        <w:rPr>
          <w:sz w:val="24"/>
        </w:rPr>
        <w:t>requirements</w:t>
      </w:r>
      <w:r>
        <w:rPr>
          <w:spacing w:val="-6"/>
          <w:sz w:val="24"/>
        </w:rPr>
        <w:t xml:space="preserve"> </w:t>
      </w:r>
      <w:r>
        <w:rPr>
          <w:sz w:val="24"/>
        </w:rPr>
        <w:t>of</w:t>
      </w:r>
      <w:r>
        <w:rPr>
          <w:spacing w:val="-9"/>
          <w:sz w:val="24"/>
        </w:rPr>
        <w:t xml:space="preserve"> </w:t>
      </w:r>
      <w:r>
        <w:rPr>
          <w:sz w:val="24"/>
        </w:rPr>
        <w:t>this statement of work.</w:t>
      </w:r>
    </w:p>
    <w:p w14:paraId="21805E33" w14:textId="77777777" w:rsidR="00D61D72" w:rsidRDefault="00860DAE">
      <w:pPr>
        <w:pStyle w:val="ListParagraph"/>
        <w:numPr>
          <w:ilvl w:val="0"/>
          <w:numId w:val="1"/>
        </w:numPr>
        <w:tabs>
          <w:tab w:val="left" w:pos="1392"/>
        </w:tabs>
        <w:spacing w:before="12"/>
        <w:ind w:hanging="364"/>
        <w:rPr>
          <w:sz w:val="24"/>
        </w:rPr>
      </w:pPr>
      <w:r>
        <w:rPr>
          <w:sz w:val="24"/>
        </w:rPr>
        <w:t>File</w:t>
      </w:r>
      <w:r>
        <w:rPr>
          <w:spacing w:val="-10"/>
          <w:sz w:val="24"/>
        </w:rPr>
        <w:t xml:space="preserve"> </w:t>
      </w:r>
      <w:r>
        <w:rPr>
          <w:sz w:val="24"/>
        </w:rPr>
        <w:t>Editing</w:t>
      </w:r>
      <w:r>
        <w:rPr>
          <w:spacing w:val="-6"/>
          <w:sz w:val="24"/>
        </w:rPr>
        <w:t xml:space="preserve"> </w:t>
      </w:r>
      <w:r>
        <w:rPr>
          <w:sz w:val="24"/>
        </w:rPr>
        <w:t>-</w:t>
      </w:r>
      <w:r>
        <w:rPr>
          <w:spacing w:val="-2"/>
          <w:sz w:val="24"/>
        </w:rPr>
        <w:t xml:space="preserve"> </w:t>
      </w:r>
      <w:r>
        <w:rPr>
          <w:sz w:val="24"/>
        </w:rPr>
        <w:t>All</w:t>
      </w:r>
      <w:r>
        <w:rPr>
          <w:spacing w:val="-1"/>
          <w:sz w:val="24"/>
        </w:rPr>
        <w:t xml:space="preserve"> </w:t>
      </w:r>
      <w:r>
        <w:rPr>
          <w:sz w:val="24"/>
        </w:rPr>
        <w:t>text</w:t>
      </w:r>
      <w:r>
        <w:rPr>
          <w:spacing w:val="-1"/>
          <w:sz w:val="24"/>
        </w:rPr>
        <w:t xml:space="preserve"> </w:t>
      </w:r>
      <w:r>
        <w:rPr>
          <w:sz w:val="24"/>
        </w:rPr>
        <w:t>and</w:t>
      </w:r>
      <w:r>
        <w:rPr>
          <w:spacing w:val="-2"/>
          <w:sz w:val="24"/>
        </w:rPr>
        <w:t xml:space="preserve"> </w:t>
      </w:r>
      <w:r>
        <w:rPr>
          <w:sz w:val="24"/>
        </w:rPr>
        <w:t>diagrammatic</w:t>
      </w:r>
      <w:r>
        <w:rPr>
          <w:spacing w:val="-3"/>
          <w:sz w:val="24"/>
        </w:rPr>
        <w:t xml:space="preserve"> </w:t>
      </w:r>
      <w:r>
        <w:rPr>
          <w:sz w:val="24"/>
        </w:rPr>
        <w:t>files</w:t>
      </w:r>
      <w:r>
        <w:rPr>
          <w:spacing w:val="-1"/>
          <w:sz w:val="24"/>
        </w:rPr>
        <w:t xml:space="preserve"> </w:t>
      </w:r>
      <w:r>
        <w:rPr>
          <w:sz w:val="24"/>
        </w:rPr>
        <w:t>shall</w:t>
      </w:r>
      <w:r>
        <w:rPr>
          <w:spacing w:val="-1"/>
          <w:sz w:val="24"/>
        </w:rPr>
        <w:t xml:space="preserve"> </w:t>
      </w:r>
      <w:r>
        <w:rPr>
          <w:sz w:val="24"/>
        </w:rPr>
        <w:t>be</w:t>
      </w:r>
      <w:r>
        <w:rPr>
          <w:spacing w:val="-5"/>
          <w:sz w:val="24"/>
        </w:rPr>
        <w:t xml:space="preserve"> </w:t>
      </w:r>
      <w:r>
        <w:rPr>
          <w:sz w:val="24"/>
        </w:rPr>
        <w:t>editable</w:t>
      </w:r>
      <w:r>
        <w:rPr>
          <w:spacing w:val="-5"/>
          <w:sz w:val="24"/>
        </w:rPr>
        <w:t xml:space="preserve"> </w:t>
      </w:r>
      <w:r>
        <w:rPr>
          <w:sz w:val="24"/>
        </w:rPr>
        <w:t>by</w:t>
      </w:r>
      <w:r>
        <w:rPr>
          <w:spacing w:val="-9"/>
          <w:sz w:val="24"/>
        </w:rPr>
        <w:t xml:space="preserve"> </w:t>
      </w:r>
      <w:r>
        <w:rPr>
          <w:sz w:val="24"/>
        </w:rPr>
        <w:t>the</w:t>
      </w:r>
      <w:r>
        <w:rPr>
          <w:spacing w:val="-2"/>
          <w:sz w:val="24"/>
        </w:rPr>
        <w:t xml:space="preserve"> Government.</w:t>
      </w:r>
    </w:p>
    <w:p w14:paraId="54AA8558" w14:textId="77777777" w:rsidR="00D61D72" w:rsidRDefault="00860DAE">
      <w:pPr>
        <w:pStyle w:val="ListParagraph"/>
        <w:numPr>
          <w:ilvl w:val="0"/>
          <w:numId w:val="1"/>
        </w:numPr>
        <w:tabs>
          <w:tab w:val="left" w:pos="1392"/>
        </w:tabs>
        <w:spacing w:before="19" w:line="247" w:lineRule="auto"/>
        <w:ind w:right="1027"/>
        <w:rPr>
          <w:sz w:val="24"/>
        </w:rPr>
      </w:pPr>
      <w:r>
        <w:rPr>
          <w:sz w:val="24"/>
        </w:rPr>
        <w:t>Format</w:t>
      </w:r>
      <w:r>
        <w:rPr>
          <w:spacing w:val="-5"/>
          <w:sz w:val="24"/>
        </w:rPr>
        <w:t xml:space="preserve"> </w:t>
      </w:r>
      <w:r>
        <w:rPr>
          <w:sz w:val="24"/>
        </w:rPr>
        <w:t>-</w:t>
      </w:r>
      <w:r>
        <w:rPr>
          <w:spacing w:val="-7"/>
          <w:sz w:val="24"/>
        </w:rPr>
        <w:t xml:space="preserve"> </w:t>
      </w:r>
      <w:r>
        <w:rPr>
          <w:sz w:val="24"/>
        </w:rPr>
        <w:t>Work</w:t>
      </w:r>
      <w:r>
        <w:rPr>
          <w:spacing w:val="-6"/>
          <w:sz w:val="24"/>
        </w:rPr>
        <w:t xml:space="preserve"> </w:t>
      </w:r>
      <w:r>
        <w:rPr>
          <w:sz w:val="24"/>
        </w:rPr>
        <w:t>Products</w:t>
      </w:r>
      <w:r>
        <w:rPr>
          <w:spacing w:val="-3"/>
          <w:sz w:val="24"/>
        </w:rPr>
        <w:t xml:space="preserve"> </w:t>
      </w:r>
      <w:r>
        <w:rPr>
          <w:sz w:val="24"/>
        </w:rPr>
        <w:t>shall</w:t>
      </w:r>
      <w:r>
        <w:rPr>
          <w:spacing w:val="-5"/>
          <w:sz w:val="24"/>
        </w:rPr>
        <w:t xml:space="preserve"> </w:t>
      </w:r>
      <w:r>
        <w:rPr>
          <w:sz w:val="24"/>
        </w:rPr>
        <w:t>be</w:t>
      </w:r>
      <w:r>
        <w:rPr>
          <w:spacing w:val="-9"/>
          <w:sz w:val="24"/>
        </w:rPr>
        <w:t xml:space="preserve"> </w:t>
      </w:r>
      <w:r>
        <w:rPr>
          <w:sz w:val="24"/>
        </w:rPr>
        <w:t>submitted</w:t>
      </w:r>
      <w:r>
        <w:rPr>
          <w:spacing w:val="-6"/>
          <w:sz w:val="24"/>
        </w:rPr>
        <w:t xml:space="preserve"> </w:t>
      </w:r>
      <w:r>
        <w:rPr>
          <w:sz w:val="24"/>
        </w:rPr>
        <w:t>in</w:t>
      </w:r>
      <w:r>
        <w:rPr>
          <w:spacing w:val="-6"/>
          <w:sz w:val="24"/>
        </w:rPr>
        <w:t xml:space="preserve"> </w:t>
      </w:r>
      <w:r>
        <w:rPr>
          <w:sz w:val="24"/>
        </w:rPr>
        <w:t>hard</w:t>
      </w:r>
      <w:r>
        <w:rPr>
          <w:spacing w:val="-6"/>
          <w:sz w:val="24"/>
        </w:rPr>
        <w:t xml:space="preserve"> </w:t>
      </w:r>
      <w:r>
        <w:rPr>
          <w:sz w:val="24"/>
        </w:rPr>
        <w:t>copy</w:t>
      </w:r>
      <w:r>
        <w:rPr>
          <w:spacing w:val="-11"/>
          <w:sz w:val="24"/>
        </w:rPr>
        <w:t xml:space="preserve"> </w:t>
      </w:r>
      <w:r>
        <w:rPr>
          <w:sz w:val="24"/>
        </w:rPr>
        <w:t>and</w:t>
      </w:r>
      <w:r>
        <w:rPr>
          <w:spacing w:val="-6"/>
          <w:sz w:val="24"/>
        </w:rPr>
        <w:t xml:space="preserve"> </w:t>
      </w:r>
      <w:r>
        <w:rPr>
          <w:sz w:val="24"/>
        </w:rPr>
        <w:t>electronic</w:t>
      </w:r>
      <w:r>
        <w:rPr>
          <w:spacing w:val="-7"/>
          <w:sz w:val="24"/>
        </w:rPr>
        <w:t xml:space="preserve"> </w:t>
      </w:r>
      <w:r>
        <w:rPr>
          <w:sz w:val="24"/>
        </w:rPr>
        <w:t>copy.</w:t>
      </w:r>
      <w:r>
        <w:rPr>
          <w:spacing w:val="35"/>
          <w:sz w:val="24"/>
        </w:rPr>
        <w:t xml:space="preserve"> </w:t>
      </w:r>
      <w:r>
        <w:rPr>
          <w:sz w:val="24"/>
        </w:rPr>
        <w:t>The electronic copy must be in a format as indicated in the Deliverables table</w:t>
      </w:r>
    </w:p>
    <w:p w14:paraId="2CCA715D" w14:textId="77777777" w:rsidR="00D61D72" w:rsidRDefault="00860DAE">
      <w:pPr>
        <w:pStyle w:val="ListParagraph"/>
        <w:numPr>
          <w:ilvl w:val="0"/>
          <w:numId w:val="1"/>
        </w:numPr>
        <w:tabs>
          <w:tab w:val="left" w:pos="1392"/>
        </w:tabs>
        <w:spacing w:before="15" w:line="254" w:lineRule="auto"/>
        <w:ind w:right="370"/>
        <w:jc w:val="both"/>
        <w:rPr>
          <w:sz w:val="24"/>
        </w:rPr>
      </w:pPr>
      <w:r>
        <w:rPr>
          <w:sz w:val="24"/>
        </w:rPr>
        <w:t>Timeliness</w:t>
      </w:r>
      <w:r>
        <w:rPr>
          <w:spacing w:val="-5"/>
          <w:sz w:val="24"/>
        </w:rPr>
        <w:t xml:space="preserve"> </w:t>
      </w:r>
      <w:r>
        <w:rPr>
          <w:sz w:val="24"/>
        </w:rPr>
        <w:t>-</w:t>
      </w:r>
      <w:r>
        <w:rPr>
          <w:spacing w:val="-6"/>
          <w:sz w:val="24"/>
        </w:rPr>
        <w:t xml:space="preserve"> </w:t>
      </w:r>
      <w:r>
        <w:rPr>
          <w:sz w:val="24"/>
        </w:rPr>
        <w:t>Work</w:t>
      </w:r>
      <w:r>
        <w:rPr>
          <w:spacing w:val="-5"/>
          <w:sz w:val="24"/>
        </w:rPr>
        <w:t xml:space="preserve"> </w:t>
      </w:r>
      <w:r>
        <w:rPr>
          <w:sz w:val="24"/>
        </w:rPr>
        <w:t>Products</w:t>
      </w:r>
      <w:r>
        <w:rPr>
          <w:spacing w:val="-5"/>
          <w:sz w:val="24"/>
        </w:rPr>
        <w:t xml:space="preserve"> </w:t>
      </w:r>
      <w:r>
        <w:rPr>
          <w:sz w:val="24"/>
        </w:rPr>
        <w:t>shall</w:t>
      </w:r>
      <w:r>
        <w:rPr>
          <w:spacing w:val="-4"/>
          <w:sz w:val="24"/>
        </w:rPr>
        <w:t xml:space="preserve"> </w:t>
      </w:r>
      <w:r>
        <w:rPr>
          <w:sz w:val="24"/>
        </w:rPr>
        <w:t>be</w:t>
      </w:r>
      <w:r>
        <w:rPr>
          <w:spacing w:val="-6"/>
          <w:sz w:val="24"/>
        </w:rPr>
        <w:t xml:space="preserve"> </w:t>
      </w:r>
      <w:r>
        <w:rPr>
          <w:sz w:val="24"/>
        </w:rPr>
        <w:t>submitted</w:t>
      </w:r>
      <w:r>
        <w:rPr>
          <w:spacing w:val="-5"/>
          <w:sz w:val="24"/>
        </w:rPr>
        <w:t xml:space="preserve"> </w:t>
      </w:r>
      <w:r>
        <w:rPr>
          <w:sz w:val="24"/>
        </w:rPr>
        <w:t>on</w:t>
      </w:r>
      <w:r>
        <w:rPr>
          <w:spacing w:val="-7"/>
          <w:sz w:val="24"/>
        </w:rPr>
        <w:t xml:space="preserve"> </w:t>
      </w:r>
      <w:r>
        <w:rPr>
          <w:sz w:val="24"/>
        </w:rPr>
        <w:t>or</w:t>
      </w:r>
      <w:r>
        <w:rPr>
          <w:spacing w:val="-6"/>
          <w:sz w:val="24"/>
        </w:rPr>
        <w:t xml:space="preserve"> </w:t>
      </w:r>
      <w:r>
        <w:rPr>
          <w:sz w:val="24"/>
        </w:rPr>
        <w:t>before</w:t>
      </w:r>
      <w:r>
        <w:rPr>
          <w:spacing w:val="-6"/>
          <w:sz w:val="24"/>
        </w:rPr>
        <w:t xml:space="preserve"> </w:t>
      </w:r>
      <w:r>
        <w:rPr>
          <w:sz w:val="24"/>
        </w:rPr>
        <w:t>the</w:t>
      </w:r>
      <w:r>
        <w:rPr>
          <w:spacing w:val="-6"/>
          <w:sz w:val="24"/>
        </w:rPr>
        <w:t xml:space="preserve"> </w:t>
      </w:r>
      <w:r>
        <w:rPr>
          <w:sz w:val="24"/>
        </w:rPr>
        <w:t>due</w:t>
      </w:r>
      <w:r>
        <w:rPr>
          <w:spacing w:val="-6"/>
          <w:sz w:val="24"/>
        </w:rPr>
        <w:t xml:space="preserve"> </w:t>
      </w:r>
      <w:r>
        <w:rPr>
          <w:sz w:val="24"/>
        </w:rPr>
        <w:t>date</w:t>
      </w:r>
      <w:r>
        <w:rPr>
          <w:spacing w:val="-6"/>
          <w:sz w:val="24"/>
        </w:rPr>
        <w:t xml:space="preserve"> </w:t>
      </w:r>
      <w:r>
        <w:rPr>
          <w:sz w:val="24"/>
        </w:rPr>
        <w:t>specified</w:t>
      </w:r>
      <w:r>
        <w:rPr>
          <w:spacing w:val="-5"/>
          <w:sz w:val="24"/>
        </w:rPr>
        <w:t xml:space="preserve"> </w:t>
      </w:r>
      <w:r>
        <w:rPr>
          <w:sz w:val="24"/>
        </w:rPr>
        <w:t>in</w:t>
      </w:r>
      <w:r>
        <w:rPr>
          <w:spacing w:val="-5"/>
          <w:sz w:val="24"/>
        </w:rPr>
        <w:t xml:space="preserve"> </w:t>
      </w:r>
      <w:r>
        <w:rPr>
          <w:sz w:val="24"/>
        </w:rPr>
        <w:t xml:space="preserve">this statement of work or submitted in accordance with a later scheduled date determined by </w:t>
      </w:r>
      <w:r>
        <w:rPr>
          <w:spacing w:val="-4"/>
          <w:sz w:val="24"/>
        </w:rPr>
        <w:t>CMS</w:t>
      </w:r>
    </w:p>
    <w:p w14:paraId="6D6BC1F1" w14:textId="77777777" w:rsidR="00D61D72" w:rsidRDefault="00D61D72">
      <w:pPr>
        <w:pStyle w:val="BodyText"/>
        <w:spacing w:before="2"/>
        <w:rPr>
          <w:sz w:val="22"/>
        </w:rPr>
      </w:pPr>
    </w:p>
    <w:p w14:paraId="59FC2D7D" w14:textId="77777777" w:rsidR="00D61D72" w:rsidRDefault="00860DAE">
      <w:pPr>
        <w:spacing w:after="45"/>
        <w:ind w:left="923"/>
        <w:jc w:val="both"/>
        <w:rPr>
          <w:b/>
          <w:sz w:val="24"/>
        </w:rPr>
      </w:pPr>
      <w:r>
        <w:rPr>
          <w:b/>
          <w:sz w:val="24"/>
        </w:rPr>
        <w:t>NOTE:</w:t>
      </w:r>
      <w:r>
        <w:rPr>
          <w:b/>
          <w:spacing w:val="46"/>
          <w:sz w:val="24"/>
        </w:rPr>
        <w:t xml:space="preserve"> </w:t>
      </w:r>
      <w:r>
        <w:rPr>
          <w:b/>
          <w:sz w:val="24"/>
        </w:rPr>
        <w:t>All</w:t>
      </w:r>
      <w:r>
        <w:rPr>
          <w:b/>
          <w:spacing w:val="-4"/>
          <w:sz w:val="24"/>
        </w:rPr>
        <w:t xml:space="preserve"> </w:t>
      </w:r>
      <w:r>
        <w:rPr>
          <w:b/>
          <w:sz w:val="24"/>
        </w:rPr>
        <w:t>deliverables,</w:t>
      </w:r>
      <w:r>
        <w:rPr>
          <w:b/>
          <w:spacing w:val="-4"/>
          <w:sz w:val="24"/>
        </w:rPr>
        <w:t xml:space="preserve"> </w:t>
      </w:r>
      <w:r>
        <w:rPr>
          <w:b/>
          <w:sz w:val="24"/>
        </w:rPr>
        <w:t>when</w:t>
      </w:r>
      <w:r>
        <w:rPr>
          <w:b/>
          <w:spacing w:val="-2"/>
          <w:sz w:val="24"/>
        </w:rPr>
        <w:t xml:space="preserve"> </w:t>
      </w:r>
      <w:r>
        <w:rPr>
          <w:b/>
          <w:sz w:val="24"/>
        </w:rPr>
        <w:t>applicable,</w:t>
      </w:r>
      <w:r>
        <w:rPr>
          <w:b/>
          <w:spacing w:val="-5"/>
          <w:sz w:val="24"/>
        </w:rPr>
        <w:t xml:space="preserve"> </w:t>
      </w:r>
      <w:r>
        <w:rPr>
          <w:b/>
          <w:sz w:val="24"/>
        </w:rPr>
        <w:t>shall</w:t>
      </w:r>
      <w:r>
        <w:rPr>
          <w:b/>
          <w:spacing w:val="-3"/>
          <w:sz w:val="24"/>
        </w:rPr>
        <w:t xml:space="preserve"> </w:t>
      </w:r>
      <w:r>
        <w:rPr>
          <w:b/>
          <w:sz w:val="24"/>
        </w:rPr>
        <w:t>be</w:t>
      </w:r>
      <w:r>
        <w:rPr>
          <w:b/>
          <w:spacing w:val="-6"/>
          <w:sz w:val="24"/>
        </w:rPr>
        <w:t xml:space="preserve"> </w:t>
      </w:r>
      <w:r>
        <w:rPr>
          <w:b/>
          <w:sz w:val="24"/>
        </w:rPr>
        <w:t>Section</w:t>
      </w:r>
      <w:r>
        <w:rPr>
          <w:b/>
          <w:spacing w:val="-4"/>
          <w:sz w:val="24"/>
        </w:rPr>
        <w:t xml:space="preserve"> </w:t>
      </w:r>
      <w:r>
        <w:rPr>
          <w:b/>
          <w:sz w:val="24"/>
        </w:rPr>
        <w:t>508</w:t>
      </w:r>
      <w:r>
        <w:rPr>
          <w:b/>
          <w:spacing w:val="-1"/>
          <w:sz w:val="24"/>
        </w:rPr>
        <w:t xml:space="preserve"> </w:t>
      </w:r>
      <w:r>
        <w:rPr>
          <w:b/>
          <w:spacing w:val="-2"/>
          <w:sz w:val="24"/>
        </w:rPr>
        <w:t>compliant.</w:t>
      </w:r>
    </w:p>
    <w:tbl>
      <w:tblPr>
        <w:tblW w:w="0" w:type="auto"/>
        <w:tblInd w:w="5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19"/>
        <w:gridCol w:w="2724"/>
        <w:gridCol w:w="1867"/>
        <w:gridCol w:w="2640"/>
      </w:tblGrid>
      <w:tr w:rsidR="00D61D72" w14:paraId="55BF81FA" w14:textId="77777777">
        <w:trPr>
          <w:trHeight w:val="405"/>
        </w:trPr>
        <w:tc>
          <w:tcPr>
            <w:tcW w:w="2119" w:type="dxa"/>
            <w:tcBorders>
              <w:top w:val="nil"/>
              <w:left w:val="nil"/>
              <w:right w:val="nil"/>
            </w:tcBorders>
            <w:shd w:val="clear" w:color="auto" w:fill="000000"/>
          </w:tcPr>
          <w:p w14:paraId="3A6A06D4" w14:textId="77777777" w:rsidR="00D61D72" w:rsidRDefault="00860DAE">
            <w:pPr>
              <w:pStyle w:val="TableParagraph"/>
              <w:spacing w:before="73"/>
              <w:ind w:left="729"/>
              <w:rPr>
                <w:b/>
                <w:sz w:val="24"/>
              </w:rPr>
            </w:pPr>
            <w:r>
              <w:rPr>
                <w:b/>
                <w:color w:val="FFFFFF"/>
                <w:sz w:val="24"/>
              </w:rPr>
              <w:t xml:space="preserve">Task </w:t>
            </w:r>
            <w:r>
              <w:rPr>
                <w:b/>
                <w:color w:val="FFFFFF"/>
                <w:spacing w:val="-10"/>
                <w:sz w:val="24"/>
              </w:rPr>
              <w:t>#</w:t>
            </w:r>
          </w:p>
        </w:tc>
        <w:tc>
          <w:tcPr>
            <w:tcW w:w="2724" w:type="dxa"/>
            <w:tcBorders>
              <w:top w:val="nil"/>
              <w:left w:val="nil"/>
              <w:right w:val="nil"/>
            </w:tcBorders>
            <w:shd w:val="clear" w:color="auto" w:fill="000000"/>
          </w:tcPr>
          <w:p w14:paraId="1094B482" w14:textId="77777777" w:rsidR="00D61D72" w:rsidRDefault="00860DAE">
            <w:pPr>
              <w:pStyle w:val="TableParagraph"/>
              <w:spacing w:before="73"/>
              <w:ind w:left="117"/>
              <w:rPr>
                <w:b/>
                <w:sz w:val="24"/>
              </w:rPr>
            </w:pPr>
            <w:r>
              <w:rPr>
                <w:b/>
                <w:color w:val="FFFFFF"/>
                <w:spacing w:val="-2"/>
                <w:sz w:val="24"/>
              </w:rPr>
              <w:t>Deliverable</w:t>
            </w:r>
          </w:p>
        </w:tc>
        <w:tc>
          <w:tcPr>
            <w:tcW w:w="1867" w:type="dxa"/>
            <w:tcBorders>
              <w:top w:val="nil"/>
              <w:left w:val="nil"/>
              <w:right w:val="nil"/>
            </w:tcBorders>
            <w:shd w:val="clear" w:color="auto" w:fill="000000"/>
          </w:tcPr>
          <w:p w14:paraId="33DD8943" w14:textId="77777777" w:rsidR="00D61D72" w:rsidRDefault="00860DAE">
            <w:pPr>
              <w:pStyle w:val="TableParagraph"/>
              <w:spacing w:before="73"/>
              <w:ind w:left="117"/>
              <w:rPr>
                <w:b/>
                <w:sz w:val="24"/>
              </w:rPr>
            </w:pPr>
            <w:r>
              <w:rPr>
                <w:b/>
                <w:color w:val="FFFFFF"/>
                <w:sz w:val="24"/>
              </w:rPr>
              <w:t>Initial</w:t>
            </w:r>
            <w:r>
              <w:rPr>
                <w:b/>
                <w:color w:val="FFFFFF"/>
                <w:spacing w:val="-1"/>
                <w:sz w:val="24"/>
              </w:rPr>
              <w:t xml:space="preserve"> </w:t>
            </w:r>
            <w:r>
              <w:rPr>
                <w:b/>
                <w:color w:val="FFFFFF"/>
                <w:spacing w:val="-5"/>
                <w:sz w:val="24"/>
              </w:rPr>
              <w:t>Due</w:t>
            </w:r>
          </w:p>
        </w:tc>
        <w:tc>
          <w:tcPr>
            <w:tcW w:w="2640" w:type="dxa"/>
            <w:tcBorders>
              <w:top w:val="nil"/>
              <w:left w:val="nil"/>
              <w:right w:val="nil"/>
            </w:tcBorders>
            <w:shd w:val="clear" w:color="auto" w:fill="000000"/>
          </w:tcPr>
          <w:p w14:paraId="54E7A55B" w14:textId="77777777" w:rsidR="00D61D72" w:rsidRDefault="00860DAE">
            <w:pPr>
              <w:pStyle w:val="TableParagraph"/>
              <w:spacing w:before="73"/>
              <w:ind w:left="117"/>
              <w:rPr>
                <w:b/>
                <w:sz w:val="24"/>
              </w:rPr>
            </w:pPr>
            <w:r>
              <w:rPr>
                <w:b/>
                <w:color w:val="FFFFFF"/>
                <w:spacing w:val="-2"/>
                <w:sz w:val="24"/>
              </w:rPr>
              <w:t>Frequency</w:t>
            </w:r>
          </w:p>
        </w:tc>
      </w:tr>
      <w:tr w:rsidR="00D61D72" w14:paraId="6B957F28" w14:textId="77777777">
        <w:trPr>
          <w:trHeight w:val="371"/>
        </w:trPr>
        <w:tc>
          <w:tcPr>
            <w:tcW w:w="9350" w:type="dxa"/>
            <w:gridSpan w:val="4"/>
            <w:shd w:val="clear" w:color="auto" w:fill="BDBDBD"/>
          </w:tcPr>
          <w:p w14:paraId="2EEA3F92" w14:textId="77777777" w:rsidR="00D61D72" w:rsidRDefault="00860DAE">
            <w:pPr>
              <w:pStyle w:val="TableParagraph"/>
              <w:spacing w:before="49"/>
              <w:ind w:left="3405" w:right="3390"/>
              <w:jc w:val="center"/>
              <w:rPr>
                <w:b/>
                <w:sz w:val="24"/>
              </w:rPr>
            </w:pPr>
            <w:r>
              <w:rPr>
                <w:b/>
                <w:sz w:val="24"/>
              </w:rPr>
              <w:t>GENERAL</w:t>
            </w:r>
            <w:r>
              <w:rPr>
                <w:b/>
                <w:spacing w:val="-8"/>
                <w:sz w:val="24"/>
              </w:rPr>
              <w:t xml:space="preserve"> </w:t>
            </w:r>
            <w:r>
              <w:rPr>
                <w:b/>
                <w:spacing w:val="-2"/>
                <w:sz w:val="24"/>
              </w:rPr>
              <w:t>SUMMARY</w:t>
            </w:r>
          </w:p>
        </w:tc>
      </w:tr>
      <w:tr w:rsidR="00D61D72" w14:paraId="0529EBF1" w14:textId="77777777">
        <w:trPr>
          <w:trHeight w:val="1451"/>
        </w:trPr>
        <w:tc>
          <w:tcPr>
            <w:tcW w:w="2119" w:type="dxa"/>
          </w:tcPr>
          <w:p w14:paraId="613C076F" w14:textId="77777777" w:rsidR="00D61D72" w:rsidRDefault="00D61D72">
            <w:pPr>
              <w:pStyle w:val="TableParagraph"/>
              <w:ind w:left="0"/>
              <w:rPr>
                <w:b/>
                <w:sz w:val="26"/>
              </w:rPr>
            </w:pPr>
          </w:p>
          <w:p w14:paraId="56F6085C" w14:textId="77777777" w:rsidR="00D61D72" w:rsidRDefault="00D61D72">
            <w:pPr>
              <w:pStyle w:val="TableParagraph"/>
              <w:spacing w:before="8"/>
              <w:ind w:left="0"/>
              <w:rPr>
                <w:b/>
                <w:sz w:val="26"/>
              </w:rPr>
            </w:pPr>
          </w:p>
          <w:p w14:paraId="37ABA5DC" w14:textId="77777777" w:rsidR="00D61D72" w:rsidRDefault="00860DAE">
            <w:pPr>
              <w:pStyle w:val="TableParagraph"/>
              <w:rPr>
                <w:sz w:val="24"/>
              </w:rPr>
            </w:pPr>
            <w:r>
              <w:rPr>
                <w:sz w:val="24"/>
              </w:rPr>
              <w:t>All</w:t>
            </w:r>
            <w:r>
              <w:rPr>
                <w:spacing w:val="-3"/>
                <w:sz w:val="24"/>
              </w:rPr>
              <w:t xml:space="preserve"> </w:t>
            </w:r>
            <w:r>
              <w:rPr>
                <w:spacing w:val="-2"/>
                <w:sz w:val="24"/>
              </w:rPr>
              <w:t>Tasks</w:t>
            </w:r>
          </w:p>
        </w:tc>
        <w:tc>
          <w:tcPr>
            <w:tcW w:w="2724" w:type="dxa"/>
          </w:tcPr>
          <w:p w14:paraId="4F06CD1A" w14:textId="77777777" w:rsidR="00D61D72" w:rsidRDefault="00D61D72">
            <w:pPr>
              <w:pStyle w:val="TableParagraph"/>
              <w:ind w:left="0"/>
              <w:rPr>
                <w:b/>
                <w:sz w:val="26"/>
              </w:rPr>
            </w:pPr>
          </w:p>
          <w:p w14:paraId="52F732AA" w14:textId="77777777" w:rsidR="00D61D72" w:rsidRDefault="00D61D72">
            <w:pPr>
              <w:pStyle w:val="TableParagraph"/>
              <w:spacing w:before="8"/>
              <w:ind w:left="0"/>
              <w:rPr>
                <w:b/>
                <w:sz w:val="26"/>
              </w:rPr>
            </w:pPr>
          </w:p>
          <w:p w14:paraId="705F83E3" w14:textId="77777777" w:rsidR="00D61D72" w:rsidRDefault="00860DAE">
            <w:pPr>
              <w:pStyle w:val="TableParagraph"/>
              <w:rPr>
                <w:sz w:val="24"/>
              </w:rPr>
            </w:pPr>
            <w:r>
              <w:rPr>
                <w:sz w:val="24"/>
              </w:rPr>
              <w:t>Monthly</w:t>
            </w:r>
            <w:r>
              <w:rPr>
                <w:spacing w:val="-6"/>
                <w:sz w:val="24"/>
              </w:rPr>
              <w:t xml:space="preserve"> </w:t>
            </w:r>
            <w:r>
              <w:rPr>
                <w:sz w:val="24"/>
              </w:rPr>
              <w:t xml:space="preserve">Status </w:t>
            </w:r>
            <w:r>
              <w:rPr>
                <w:spacing w:val="-2"/>
                <w:sz w:val="24"/>
              </w:rPr>
              <w:t>Report</w:t>
            </w:r>
          </w:p>
        </w:tc>
        <w:tc>
          <w:tcPr>
            <w:tcW w:w="1867" w:type="dxa"/>
          </w:tcPr>
          <w:p w14:paraId="1B539D65" w14:textId="77777777" w:rsidR="00D61D72" w:rsidRDefault="00860DAE">
            <w:pPr>
              <w:pStyle w:val="TableParagraph"/>
              <w:spacing w:before="61" w:line="256" w:lineRule="auto"/>
              <w:ind w:right="498"/>
              <w:jc w:val="both"/>
              <w:rPr>
                <w:sz w:val="24"/>
              </w:rPr>
            </w:pPr>
            <w:r>
              <w:rPr>
                <w:sz w:val="24"/>
              </w:rPr>
              <w:t>The</w:t>
            </w:r>
            <w:r>
              <w:rPr>
                <w:spacing w:val="-15"/>
                <w:sz w:val="24"/>
              </w:rPr>
              <w:t xml:space="preserve"> </w:t>
            </w:r>
            <w:r>
              <w:rPr>
                <w:sz w:val="24"/>
              </w:rPr>
              <w:t xml:space="preserve">fifteenth </w:t>
            </w:r>
            <w:r>
              <w:rPr>
                <w:spacing w:val="-2"/>
                <w:sz w:val="24"/>
              </w:rPr>
              <w:t>(15</w:t>
            </w:r>
            <w:r>
              <w:rPr>
                <w:spacing w:val="-2"/>
                <w:sz w:val="24"/>
                <w:vertAlign w:val="superscript"/>
              </w:rPr>
              <w:t>th</w:t>
            </w:r>
            <w:r>
              <w:rPr>
                <w:spacing w:val="-2"/>
                <w:sz w:val="24"/>
              </w:rPr>
              <w:t>)</w:t>
            </w:r>
            <w:r>
              <w:rPr>
                <w:spacing w:val="-13"/>
                <w:sz w:val="24"/>
              </w:rPr>
              <w:t xml:space="preserve"> </w:t>
            </w:r>
            <w:r>
              <w:rPr>
                <w:spacing w:val="-2"/>
                <w:sz w:val="24"/>
              </w:rPr>
              <w:t>of</w:t>
            </w:r>
            <w:r>
              <w:rPr>
                <w:spacing w:val="-13"/>
                <w:sz w:val="24"/>
              </w:rPr>
              <w:t xml:space="preserve"> </w:t>
            </w:r>
            <w:r>
              <w:rPr>
                <w:spacing w:val="-2"/>
                <w:sz w:val="24"/>
              </w:rPr>
              <w:t>each month</w:t>
            </w:r>
          </w:p>
        </w:tc>
        <w:tc>
          <w:tcPr>
            <w:tcW w:w="2640" w:type="dxa"/>
          </w:tcPr>
          <w:p w14:paraId="71C9DDF7" w14:textId="77777777" w:rsidR="00D61D72" w:rsidRDefault="00D61D72">
            <w:pPr>
              <w:pStyle w:val="TableParagraph"/>
              <w:ind w:left="0"/>
              <w:rPr>
                <w:b/>
                <w:sz w:val="26"/>
              </w:rPr>
            </w:pPr>
          </w:p>
          <w:p w14:paraId="6855485C" w14:textId="77777777" w:rsidR="00D61D72" w:rsidRDefault="00D61D72">
            <w:pPr>
              <w:pStyle w:val="TableParagraph"/>
              <w:spacing w:before="8"/>
              <w:ind w:left="0"/>
              <w:rPr>
                <w:b/>
                <w:sz w:val="26"/>
              </w:rPr>
            </w:pPr>
          </w:p>
          <w:p w14:paraId="2AC5E689" w14:textId="77777777" w:rsidR="00D61D72" w:rsidRDefault="00860DAE">
            <w:pPr>
              <w:pStyle w:val="TableParagraph"/>
              <w:rPr>
                <w:sz w:val="24"/>
              </w:rPr>
            </w:pPr>
            <w:r>
              <w:rPr>
                <w:spacing w:val="-2"/>
                <w:sz w:val="24"/>
              </w:rPr>
              <w:t>Monthly</w:t>
            </w:r>
          </w:p>
        </w:tc>
      </w:tr>
      <w:tr w:rsidR="00D61D72" w14:paraId="2351DFF9" w14:textId="77777777">
        <w:trPr>
          <w:trHeight w:val="1254"/>
        </w:trPr>
        <w:tc>
          <w:tcPr>
            <w:tcW w:w="2119" w:type="dxa"/>
          </w:tcPr>
          <w:p w14:paraId="344D2BAF" w14:textId="77777777" w:rsidR="00D61D72" w:rsidRDefault="00D61D72">
            <w:pPr>
              <w:pStyle w:val="TableParagraph"/>
              <w:spacing w:before="2"/>
              <w:ind w:left="0"/>
              <w:rPr>
                <w:b/>
                <w:sz w:val="31"/>
              </w:rPr>
            </w:pPr>
          </w:p>
          <w:p w14:paraId="0F9195B8" w14:textId="282DD13D" w:rsidR="00D61D72" w:rsidRDefault="00860DAE" w:rsidP="00E92DB1">
            <w:pPr>
              <w:pStyle w:val="TableParagraph"/>
              <w:spacing w:line="259" w:lineRule="auto"/>
              <w:ind w:left="0"/>
              <w:rPr>
                <w:sz w:val="24"/>
              </w:rPr>
            </w:pPr>
            <w:r>
              <w:rPr>
                <w:sz w:val="24"/>
              </w:rPr>
              <w:t xml:space="preserve">Task 1: PCG </w:t>
            </w:r>
            <w:r>
              <w:rPr>
                <w:spacing w:val="-2"/>
                <w:sz w:val="24"/>
              </w:rPr>
              <w:t>Specialty</w:t>
            </w:r>
            <w:r>
              <w:rPr>
                <w:spacing w:val="-15"/>
                <w:sz w:val="24"/>
              </w:rPr>
              <w:t xml:space="preserve"> </w:t>
            </w:r>
            <w:r>
              <w:rPr>
                <w:spacing w:val="-2"/>
                <w:sz w:val="24"/>
              </w:rPr>
              <w:t>Reviews</w:t>
            </w:r>
          </w:p>
        </w:tc>
        <w:tc>
          <w:tcPr>
            <w:tcW w:w="2724" w:type="dxa"/>
          </w:tcPr>
          <w:p w14:paraId="5F296FB6" w14:textId="77777777" w:rsidR="00D61D72" w:rsidRDefault="00860DAE">
            <w:pPr>
              <w:pStyle w:val="TableParagraph"/>
              <w:spacing w:before="210" w:line="259" w:lineRule="auto"/>
              <w:ind w:right="494"/>
              <w:jc w:val="both"/>
              <w:rPr>
                <w:sz w:val="24"/>
              </w:rPr>
            </w:pPr>
            <w:r>
              <w:rPr>
                <w:sz w:val="24"/>
              </w:rPr>
              <w:t>Initial Project Report including</w:t>
            </w:r>
            <w:r>
              <w:rPr>
                <w:spacing w:val="-15"/>
                <w:sz w:val="24"/>
              </w:rPr>
              <w:t xml:space="preserve"> </w:t>
            </w:r>
            <w:r>
              <w:rPr>
                <w:sz w:val="24"/>
              </w:rPr>
              <w:t>ADR</w:t>
            </w:r>
            <w:r>
              <w:rPr>
                <w:spacing w:val="-15"/>
                <w:sz w:val="24"/>
              </w:rPr>
              <w:t xml:space="preserve"> </w:t>
            </w:r>
            <w:r>
              <w:rPr>
                <w:sz w:val="24"/>
              </w:rPr>
              <w:t>Letter documentation</w:t>
            </w:r>
            <w:r>
              <w:rPr>
                <w:spacing w:val="-15"/>
                <w:sz w:val="24"/>
              </w:rPr>
              <w:t xml:space="preserve"> </w:t>
            </w:r>
            <w:r>
              <w:rPr>
                <w:sz w:val="24"/>
              </w:rPr>
              <w:t>listing</w:t>
            </w:r>
          </w:p>
        </w:tc>
        <w:tc>
          <w:tcPr>
            <w:tcW w:w="1867" w:type="dxa"/>
          </w:tcPr>
          <w:p w14:paraId="53AF77FA" w14:textId="77777777" w:rsidR="00D61D72" w:rsidRDefault="00860DAE">
            <w:pPr>
              <w:pStyle w:val="TableParagraph"/>
              <w:spacing w:before="59" w:line="252" w:lineRule="auto"/>
              <w:ind w:right="152"/>
              <w:rPr>
                <w:sz w:val="24"/>
              </w:rPr>
            </w:pPr>
            <w:r>
              <w:rPr>
                <w:sz w:val="24"/>
              </w:rPr>
              <w:t xml:space="preserve">Within 30 days from the </w:t>
            </w:r>
            <w:r>
              <w:rPr>
                <w:spacing w:val="-2"/>
                <w:sz w:val="24"/>
              </w:rPr>
              <w:t>initiation</w:t>
            </w:r>
            <w:r>
              <w:rPr>
                <w:spacing w:val="-15"/>
                <w:sz w:val="24"/>
              </w:rPr>
              <w:t xml:space="preserve"> </w:t>
            </w:r>
            <w:r>
              <w:rPr>
                <w:spacing w:val="-2"/>
                <w:sz w:val="24"/>
              </w:rPr>
              <w:t>date</w:t>
            </w:r>
            <w:r>
              <w:rPr>
                <w:spacing w:val="-16"/>
                <w:sz w:val="24"/>
              </w:rPr>
              <w:t xml:space="preserve"> </w:t>
            </w:r>
            <w:r>
              <w:rPr>
                <w:spacing w:val="-2"/>
                <w:sz w:val="24"/>
              </w:rPr>
              <w:t xml:space="preserve">of </w:t>
            </w:r>
            <w:r>
              <w:rPr>
                <w:sz w:val="24"/>
              </w:rPr>
              <w:t>the project</w:t>
            </w:r>
          </w:p>
        </w:tc>
        <w:tc>
          <w:tcPr>
            <w:tcW w:w="2640" w:type="dxa"/>
          </w:tcPr>
          <w:p w14:paraId="0D9A8A04" w14:textId="77777777" w:rsidR="00D61D72" w:rsidRDefault="00D61D72">
            <w:pPr>
              <w:pStyle w:val="TableParagraph"/>
              <w:spacing w:before="2"/>
              <w:ind w:left="0"/>
              <w:rPr>
                <w:b/>
                <w:sz w:val="31"/>
              </w:rPr>
            </w:pPr>
          </w:p>
          <w:p w14:paraId="7CAD66E8" w14:textId="77777777" w:rsidR="00D61D72" w:rsidRDefault="00860DAE">
            <w:pPr>
              <w:pStyle w:val="TableParagraph"/>
              <w:spacing w:line="259" w:lineRule="auto"/>
              <w:ind w:right="7"/>
              <w:rPr>
                <w:sz w:val="24"/>
              </w:rPr>
            </w:pPr>
            <w:r>
              <w:rPr>
                <w:spacing w:val="-2"/>
                <w:sz w:val="24"/>
              </w:rPr>
              <w:t>TBD</w:t>
            </w:r>
            <w:r>
              <w:rPr>
                <w:spacing w:val="-15"/>
                <w:sz w:val="24"/>
              </w:rPr>
              <w:t xml:space="preserve"> </w:t>
            </w:r>
            <w:r>
              <w:rPr>
                <w:spacing w:val="-2"/>
                <w:sz w:val="24"/>
              </w:rPr>
              <w:t>between</w:t>
            </w:r>
            <w:r>
              <w:rPr>
                <w:spacing w:val="-13"/>
                <w:sz w:val="24"/>
              </w:rPr>
              <w:t xml:space="preserve"> </w:t>
            </w:r>
            <w:r>
              <w:rPr>
                <w:spacing w:val="-2"/>
                <w:sz w:val="24"/>
              </w:rPr>
              <w:t>CMS</w:t>
            </w:r>
            <w:r>
              <w:rPr>
                <w:spacing w:val="-13"/>
                <w:sz w:val="24"/>
              </w:rPr>
              <w:t xml:space="preserve"> </w:t>
            </w:r>
            <w:r>
              <w:rPr>
                <w:spacing w:val="-2"/>
                <w:sz w:val="24"/>
              </w:rPr>
              <w:t xml:space="preserve">and </w:t>
            </w:r>
            <w:r>
              <w:rPr>
                <w:sz w:val="24"/>
              </w:rPr>
              <w:t>the Contractor</w:t>
            </w:r>
          </w:p>
        </w:tc>
      </w:tr>
      <w:tr w:rsidR="00E92DB1" w14:paraId="6F1163FE" w14:textId="77777777">
        <w:trPr>
          <w:trHeight w:val="1254"/>
        </w:trPr>
        <w:tc>
          <w:tcPr>
            <w:tcW w:w="2119" w:type="dxa"/>
          </w:tcPr>
          <w:p w14:paraId="01CB0A48" w14:textId="77777777" w:rsidR="00E92DB1" w:rsidRDefault="00E92DB1" w:rsidP="00E92DB1">
            <w:pPr>
              <w:pStyle w:val="TableParagraph"/>
              <w:spacing w:before="2"/>
              <w:ind w:left="0"/>
              <w:rPr>
                <w:sz w:val="24"/>
              </w:rPr>
            </w:pPr>
          </w:p>
          <w:p w14:paraId="3583D5F4" w14:textId="77777777" w:rsidR="00E92DB1" w:rsidRDefault="00E92DB1" w:rsidP="00E92DB1">
            <w:pPr>
              <w:pStyle w:val="TableParagraph"/>
              <w:spacing w:before="2"/>
              <w:ind w:left="0"/>
              <w:rPr>
                <w:sz w:val="24"/>
              </w:rPr>
            </w:pPr>
          </w:p>
          <w:p w14:paraId="514AAA49" w14:textId="65562986" w:rsidR="00E92DB1" w:rsidRDefault="00E92DB1" w:rsidP="00E92DB1">
            <w:pPr>
              <w:pStyle w:val="TableParagraph"/>
              <w:spacing w:before="2"/>
              <w:ind w:left="0"/>
              <w:rPr>
                <w:b/>
                <w:sz w:val="31"/>
              </w:rPr>
            </w:pPr>
            <w:r>
              <w:rPr>
                <w:sz w:val="24"/>
              </w:rPr>
              <w:t xml:space="preserve">Task 1: PCG </w:t>
            </w:r>
            <w:r>
              <w:rPr>
                <w:spacing w:val="-2"/>
                <w:sz w:val="24"/>
              </w:rPr>
              <w:t>Specialty</w:t>
            </w:r>
            <w:r>
              <w:rPr>
                <w:spacing w:val="-15"/>
                <w:sz w:val="24"/>
              </w:rPr>
              <w:t xml:space="preserve"> </w:t>
            </w:r>
            <w:r>
              <w:rPr>
                <w:spacing w:val="-2"/>
                <w:sz w:val="24"/>
              </w:rPr>
              <w:t>Reviews</w:t>
            </w:r>
          </w:p>
        </w:tc>
        <w:tc>
          <w:tcPr>
            <w:tcW w:w="2724" w:type="dxa"/>
          </w:tcPr>
          <w:p w14:paraId="4D1A38B7" w14:textId="77777777" w:rsidR="00E92DB1" w:rsidRDefault="00E92DB1" w:rsidP="00E92DB1">
            <w:pPr>
              <w:pStyle w:val="TableParagraph"/>
              <w:ind w:left="0"/>
              <w:rPr>
                <w:b/>
                <w:sz w:val="26"/>
              </w:rPr>
            </w:pPr>
          </w:p>
          <w:p w14:paraId="01FEB181" w14:textId="77777777" w:rsidR="00E92DB1" w:rsidRDefault="00E92DB1" w:rsidP="00E92DB1">
            <w:pPr>
              <w:pStyle w:val="TableParagraph"/>
              <w:ind w:left="0"/>
              <w:rPr>
                <w:b/>
                <w:sz w:val="26"/>
              </w:rPr>
            </w:pPr>
          </w:p>
          <w:p w14:paraId="3873A203" w14:textId="22EC605B" w:rsidR="00E92DB1" w:rsidRDefault="00E92DB1" w:rsidP="00E92DB1">
            <w:pPr>
              <w:pStyle w:val="TableParagraph"/>
              <w:spacing w:before="210" w:line="259" w:lineRule="auto"/>
              <w:ind w:right="494"/>
              <w:jc w:val="both"/>
              <w:rPr>
                <w:sz w:val="24"/>
              </w:rPr>
            </w:pPr>
            <w:r>
              <w:rPr>
                <w:sz w:val="24"/>
              </w:rPr>
              <w:t>Final</w:t>
            </w:r>
            <w:r>
              <w:rPr>
                <w:spacing w:val="-5"/>
                <w:sz w:val="24"/>
              </w:rPr>
              <w:t xml:space="preserve"> </w:t>
            </w:r>
            <w:r>
              <w:rPr>
                <w:sz w:val="24"/>
              </w:rPr>
              <w:t>Project</w:t>
            </w:r>
            <w:r>
              <w:rPr>
                <w:spacing w:val="-5"/>
                <w:sz w:val="24"/>
              </w:rPr>
              <w:t xml:space="preserve"> </w:t>
            </w:r>
            <w:r>
              <w:rPr>
                <w:spacing w:val="-2"/>
                <w:sz w:val="24"/>
              </w:rPr>
              <w:t>Report</w:t>
            </w:r>
          </w:p>
        </w:tc>
        <w:tc>
          <w:tcPr>
            <w:tcW w:w="1867" w:type="dxa"/>
          </w:tcPr>
          <w:p w14:paraId="471B31B8" w14:textId="052AF4E0" w:rsidR="00E92DB1" w:rsidRDefault="00E92DB1" w:rsidP="00E92DB1">
            <w:pPr>
              <w:pStyle w:val="TableParagraph"/>
              <w:spacing w:before="59" w:line="252" w:lineRule="auto"/>
              <w:ind w:right="152"/>
              <w:rPr>
                <w:sz w:val="24"/>
              </w:rPr>
            </w:pPr>
            <w:r>
              <w:rPr>
                <w:spacing w:val="-2"/>
                <w:sz w:val="24"/>
              </w:rPr>
              <w:t>45</w:t>
            </w:r>
            <w:r>
              <w:rPr>
                <w:spacing w:val="-15"/>
                <w:sz w:val="24"/>
              </w:rPr>
              <w:t xml:space="preserve"> </w:t>
            </w:r>
            <w:r>
              <w:rPr>
                <w:spacing w:val="-2"/>
                <w:sz w:val="24"/>
              </w:rPr>
              <w:t>days</w:t>
            </w:r>
            <w:r>
              <w:rPr>
                <w:spacing w:val="-13"/>
                <w:sz w:val="24"/>
              </w:rPr>
              <w:t xml:space="preserve"> </w:t>
            </w:r>
            <w:r>
              <w:rPr>
                <w:spacing w:val="-2"/>
                <w:sz w:val="24"/>
              </w:rPr>
              <w:t>from</w:t>
            </w:r>
            <w:r>
              <w:rPr>
                <w:spacing w:val="-14"/>
                <w:sz w:val="24"/>
              </w:rPr>
              <w:t xml:space="preserve"> </w:t>
            </w:r>
            <w:r>
              <w:rPr>
                <w:spacing w:val="-2"/>
                <w:sz w:val="24"/>
              </w:rPr>
              <w:t xml:space="preserve">the </w:t>
            </w:r>
            <w:r>
              <w:rPr>
                <w:sz w:val="24"/>
              </w:rPr>
              <w:t xml:space="preserve">completion of the re-review </w:t>
            </w:r>
            <w:r>
              <w:rPr>
                <w:spacing w:val="-2"/>
                <w:sz w:val="24"/>
              </w:rPr>
              <w:t xml:space="preserve">universe, </w:t>
            </w:r>
            <w:r>
              <w:rPr>
                <w:sz w:val="24"/>
              </w:rPr>
              <w:t>excluding re- reviews due to MAC requests.</w:t>
            </w:r>
          </w:p>
        </w:tc>
        <w:tc>
          <w:tcPr>
            <w:tcW w:w="2640" w:type="dxa"/>
          </w:tcPr>
          <w:p w14:paraId="6DBCAE1C" w14:textId="77777777" w:rsidR="00E92DB1" w:rsidRDefault="00E92DB1" w:rsidP="00E92DB1">
            <w:pPr>
              <w:pStyle w:val="TableParagraph"/>
              <w:ind w:left="0"/>
              <w:rPr>
                <w:b/>
                <w:sz w:val="26"/>
              </w:rPr>
            </w:pPr>
          </w:p>
          <w:p w14:paraId="7A706466" w14:textId="77777777" w:rsidR="00E92DB1" w:rsidRDefault="00E92DB1" w:rsidP="00E92DB1">
            <w:pPr>
              <w:pStyle w:val="TableParagraph"/>
              <w:spacing w:before="10"/>
              <w:ind w:left="0"/>
              <w:rPr>
                <w:b/>
                <w:sz w:val="30"/>
              </w:rPr>
            </w:pPr>
          </w:p>
          <w:p w14:paraId="794F3782" w14:textId="44C8A38D" w:rsidR="00E92DB1" w:rsidRDefault="00E92DB1" w:rsidP="00E92DB1">
            <w:pPr>
              <w:pStyle w:val="TableParagraph"/>
              <w:spacing w:before="2"/>
              <w:ind w:left="0"/>
              <w:rPr>
                <w:b/>
                <w:sz w:val="31"/>
              </w:rPr>
            </w:pPr>
            <w:r>
              <w:rPr>
                <w:spacing w:val="-2"/>
                <w:sz w:val="24"/>
              </w:rPr>
              <w:t>TBD</w:t>
            </w:r>
            <w:r>
              <w:rPr>
                <w:spacing w:val="-15"/>
                <w:sz w:val="24"/>
              </w:rPr>
              <w:t xml:space="preserve"> </w:t>
            </w:r>
            <w:r>
              <w:rPr>
                <w:spacing w:val="-2"/>
                <w:sz w:val="24"/>
              </w:rPr>
              <w:t>between</w:t>
            </w:r>
            <w:r>
              <w:rPr>
                <w:spacing w:val="-13"/>
                <w:sz w:val="24"/>
              </w:rPr>
              <w:t xml:space="preserve"> </w:t>
            </w:r>
            <w:r>
              <w:rPr>
                <w:spacing w:val="-2"/>
                <w:sz w:val="24"/>
              </w:rPr>
              <w:t>CMS</w:t>
            </w:r>
            <w:r>
              <w:rPr>
                <w:spacing w:val="-13"/>
                <w:sz w:val="24"/>
              </w:rPr>
              <w:t xml:space="preserve"> </w:t>
            </w:r>
            <w:r>
              <w:rPr>
                <w:spacing w:val="-2"/>
                <w:sz w:val="24"/>
              </w:rPr>
              <w:t xml:space="preserve">and </w:t>
            </w:r>
            <w:r>
              <w:rPr>
                <w:sz w:val="24"/>
              </w:rPr>
              <w:t>the Contractor</w:t>
            </w:r>
          </w:p>
        </w:tc>
      </w:tr>
    </w:tbl>
    <w:p w14:paraId="170A1985" w14:textId="77777777" w:rsidR="00D61D72" w:rsidRDefault="00D61D72">
      <w:pPr>
        <w:spacing w:line="259" w:lineRule="auto"/>
        <w:rPr>
          <w:sz w:val="24"/>
        </w:rPr>
        <w:sectPr w:rsidR="00D61D72">
          <w:footerReference w:type="default" r:id="rId42"/>
          <w:pgSz w:w="12240" w:h="15840"/>
          <w:pgMar w:top="1180" w:right="1120" w:bottom="1460" w:left="860" w:header="0" w:footer="1180" w:gutter="0"/>
          <w:cols w:space="720"/>
        </w:sectPr>
      </w:pPr>
    </w:p>
    <w:tbl>
      <w:tblPr>
        <w:tblW w:w="0" w:type="auto"/>
        <w:tblInd w:w="5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
        <w:gridCol w:w="2112"/>
        <w:gridCol w:w="10"/>
        <w:gridCol w:w="2714"/>
        <w:gridCol w:w="10"/>
        <w:gridCol w:w="1857"/>
        <w:gridCol w:w="10"/>
        <w:gridCol w:w="2630"/>
        <w:gridCol w:w="12"/>
      </w:tblGrid>
      <w:tr w:rsidR="00D61D72" w14:paraId="703D9949" w14:textId="77777777" w:rsidTr="00E92DB1">
        <w:trPr>
          <w:gridAfter w:val="1"/>
          <w:wAfter w:w="12" w:type="dxa"/>
          <w:trHeight w:val="391"/>
        </w:trPr>
        <w:tc>
          <w:tcPr>
            <w:tcW w:w="2122" w:type="dxa"/>
            <w:gridSpan w:val="2"/>
            <w:tcBorders>
              <w:top w:val="nil"/>
              <w:left w:val="nil"/>
              <w:bottom w:val="nil"/>
              <w:right w:val="nil"/>
            </w:tcBorders>
            <w:shd w:val="clear" w:color="auto" w:fill="000000"/>
          </w:tcPr>
          <w:p w14:paraId="13BB3C0E" w14:textId="77777777" w:rsidR="00D61D72" w:rsidRDefault="00860DAE">
            <w:pPr>
              <w:pStyle w:val="TableParagraph"/>
              <w:spacing w:before="59"/>
              <w:ind w:left="729"/>
              <w:rPr>
                <w:b/>
                <w:sz w:val="24"/>
              </w:rPr>
            </w:pPr>
            <w:r>
              <w:rPr>
                <w:b/>
                <w:color w:val="FFFFFF"/>
                <w:sz w:val="24"/>
              </w:rPr>
              <w:t xml:space="preserve">Task </w:t>
            </w:r>
            <w:r>
              <w:rPr>
                <w:b/>
                <w:color w:val="FFFFFF"/>
                <w:spacing w:val="-10"/>
                <w:sz w:val="24"/>
              </w:rPr>
              <w:t>#</w:t>
            </w:r>
          </w:p>
        </w:tc>
        <w:tc>
          <w:tcPr>
            <w:tcW w:w="2724" w:type="dxa"/>
            <w:gridSpan w:val="2"/>
            <w:tcBorders>
              <w:top w:val="nil"/>
              <w:left w:val="nil"/>
              <w:bottom w:val="nil"/>
              <w:right w:val="nil"/>
            </w:tcBorders>
            <w:shd w:val="clear" w:color="auto" w:fill="000000"/>
          </w:tcPr>
          <w:p w14:paraId="10FBA574" w14:textId="77777777" w:rsidR="00D61D72" w:rsidRDefault="00860DAE">
            <w:pPr>
              <w:pStyle w:val="TableParagraph"/>
              <w:spacing w:before="59"/>
              <w:ind w:left="114"/>
              <w:rPr>
                <w:b/>
                <w:sz w:val="24"/>
              </w:rPr>
            </w:pPr>
            <w:r>
              <w:rPr>
                <w:b/>
                <w:color w:val="FFFFFF"/>
                <w:spacing w:val="-2"/>
                <w:sz w:val="24"/>
              </w:rPr>
              <w:t>Deliverable</w:t>
            </w:r>
          </w:p>
        </w:tc>
        <w:tc>
          <w:tcPr>
            <w:tcW w:w="1867" w:type="dxa"/>
            <w:gridSpan w:val="2"/>
            <w:tcBorders>
              <w:top w:val="nil"/>
              <w:left w:val="nil"/>
              <w:bottom w:val="nil"/>
              <w:right w:val="nil"/>
            </w:tcBorders>
            <w:shd w:val="clear" w:color="auto" w:fill="000000"/>
          </w:tcPr>
          <w:p w14:paraId="210707BE" w14:textId="77777777" w:rsidR="00D61D72" w:rsidRDefault="00860DAE">
            <w:pPr>
              <w:pStyle w:val="TableParagraph"/>
              <w:spacing w:before="59"/>
              <w:ind w:left="114"/>
              <w:rPr>
                <w:b/>
                <w:sz w:val="24"/>
              </w:rPr>
            </w:pPr>
            <w:r>
              <w:rPr>
                <w:b/>
                <w:color w:val="FFFFFF"/>
                <w:sz w:val="24"/>
              </w:rPr>
              <w:t>Initial</w:t>
            </w:r>
            <w:r>
              <w:rPr>
                <w:b/>
                <w:color w:val="FFFFFF"/>
                <w:spacing w:val="-1"/>
                <w:sz w:val="24"/>
              </w:rPr>
              <w:t xml:space="preserve"> </w:t>
            </w:r>
            <w:r>
              <w:rPr>
                <w:b/>
                <w:color w:val="FFFFFF"/>
                <w:spacing w:val="-5"/>
                <w:sz w:val="24"/>
              </w:rPr>
              <w:t>Due</w:t>
            </w:r>
          </w:p>
        </w:tc>
        <w:tc>
          <w:tcPr>
            <w:tcW w:w="2640" w:type="dxa"/>
            <w:gridSpan w:val="2"/>
            <w:tcBorders>
              <w:top w:val="nil"/>
              <w:left w:val="nil"/>
              <w:bottom w:val="nil"/>
              <w:right w:val="nil"/>
            </w:tcBorders>
            <w:shd w:val="clear" w:color="auto" w:fill="000000"/>
          </w:tcPr>
          <w:p w14:paraId="25C0CB22" w14:textId="77777777" w:rsidR="00D61D72" w:rsidRDefault="00860DAE">
            <w:pPr>
              <w:pStyle w:val="TableParagraph"/>
              <w:spacing w:before="59"/>
              <w:ind w:left="115"/>
              <w:rPr>
                <w:b/>
                <w:sz w:val="24"/>
              </w:rPr>
            </w:pPr>
            <w:r>
              <w:rPr>
                <w:b/>
                <w:color w:val="FFFFFF"/>
                <w:spacing w:val="-2"/>
                <w:sz w:val="24"/>
              </w:rPr>
              <w:t>Frequency</w:t>
            </w:r>
          </w:p>
        </w:tc>
      </w:tr>
      <w:tr w:rsidR="00D61D72" w14:paraId="3901BAAE" w14:textId="77777777" w:rsidTr="00E92DB1">
        <w:trPr>
          <w:gridAfter w:val="1"/>
          <w:wAfter w:w="12" w:type="dxa"/>
          <w:trHeight w:val="647"/>
        </w:trPr>
        <w:tc>
          <w:tcPr>
            <w:tcW w:w="2122" w:type="dxa"/>
            <w:gridSpan w:val="2"/>
          </w:tcPr>
          <w:p w14:paraId="040E6C01" w14:textId="77777777" w:rsidR="00D61D72" w:rsidRDefault="00860DAE">
            <w:pPr>
              <w:pStyle w:val="TableParagraph"/>
              <w:spacing w:before="51"/>
              <w:rPr>
                <w:sz w:val="24"/>
              </w:rPr>
            </w:pPr>
            <w:r>
              <w:rPr>
                <w:sz w:val="24"/>
              </w:rPr>
              <w:t>All</w:t>
            </w:r>
            <w:r>
              <w:rPr>
                <w:spacing w:val="-3"/>
                <w:sz w:val="24"/>
              </w:rPr>
              <w:t xml:space="preserve"> </w:t>
            </w:r>
            <w:r>
              <w:rPr>
                <w:spacing w:val="-2"/>
                <w:sz w:val="24"/>
              </w:rPr>
              <w:t>Tasks</w:t>
            </w:r>
          </w:p>
        </w:tc>
        <w:tc>
          <w:tcPr>
            <w:tcW w:w="2724" w:type="dxa"/>
            <w:gridSpan w:val="2"/>
          </w:tcPr>
          <w:p w14:paraId="385207C1" w14:textId="77777777" w:rsidR="00D61D72" w:rsidRDefault="00860DAE">
            <w:pPr>
              <w:pStyle w:val="TableParagraph"/>
              <w:spacing w:before="37" w:line="290" w:lineRule="atLeast"/>
              <w:ind w:left="109" w:right="178"/>
              <w:rPr>
                <w:sz w:val="24"/>
              </w:rPr>
            </w:pPr>
            <w:r>
              <w:rPr>
                <w:spacing w:val="-2"/>
                <w:sz w:val="24"/>
              </w:rPr>
              <w:t>Collected</w:t>
            </w:r>
            <w:r>
              <w:rPr>
                <w:spacing w:val="-15"/>
                <w:sz w:val="24"/>
              </w:rPr>
              <w:t xml:space="preserve"> </w:t>
            </w:r>
            <w:r>
              <w:rPr>
                <w:spacing w:val="-2"/>
                <w:sz w:val="24"/>
              </w:rPr>
              <w:t xml:space="preserve">overpayment </w:t>
            </w:r>
            <w:r>
              <w:rPr>
                <w:sz w:val="24"/>
              </w:rPr>
              <w:t>info</w:t>
            </w:r>
            <w:r>
              <w:rPr>
                <w:spacing w:val="-6"/>
                <w:sz w:val="24"/>
              </w:rPr>
              <w:t xml:space="preserve"> </w:t>
            </w:r>
            <w:r>
              <w:rPr>
                <w:sz w:val="24"/>
              </w:rPr>
              <w:t>sent</w:t>
            </w:r>
            <w:r>
              <w:rPr>
                <w:spacing w:val="-1"/>
                <w:sz w:val="24"/>
              </w:rPr>
              <w:t xml:space="preserve"> </w:t>
            </w:r>
            <w:r>
              <w:rPr>
                <w:sz w:val="24"/>
              </w:rPr>
              <w:t>by</w:t>
            </w:r>
            <w:r>
              <w:rPr>
                <w:spacing w:val="-5"/>
                <w:sz w:val="24"/>
              </w:rPr>
              <w:t xml:space="preserve"> </w:t>
            </w:r>
            <w:r>
              <w:rPr>
                <w:sz w:val="24"/>
              </w:rPr>
              <w:t>the</w:t>
            </w:r>
            <w:r>
              <w:rPr>
                <w:spacing w:val="-1"/>
                <w:sz w:val="24"/>
              </w:rPr>
              <w:t xml:space="preserve"> </w:t>
            </w:r>
            <w:r>
              <w:rPr>
                <w:spacing w:val="-4"/>
                <w:sz w:val="24"/>
              </w:rPr>
              <w:t>MACs</w:t>
            </w:r>
          </w:p>
        </w:tc>
        <w:tc>
          <w:tcPr>
            <w:tcW w:w="1867" w:type="dxa"/>
            <w:gridSpan w:val="2"/>
          </w:tcPr>
          <w:p w14:paraId="3E004317" w14:textId="77777777" w:rsidR="00D61D72" w:rsidRDefault="00860DAE">
            <w:pPr>
              <w:pStyle w:val="TableParagraph"/>
              <w:spacing w:before="200"/>
              <w:ind w:left="109"/>
              <w:rPr>
                <w:sz w:val="24"/>
              </w:rPr>
            </w:pPr>
            <w:r>
              <w:rPr>
                <w:spacing w:val="-2"/>
                <w:sz w:val="24"/>
              </w:rPr>
              <w:t>Quarterly</w:t>
            </w:r>
          </w:p>
        </w:tc>
        <w:tc>
          <w:tcPr>
            <w:tcW w:w="2640" w:type="dxa"/>
            <w:gridSpan w:val="2"/>
          </w:tcPr>
          <w:p w14:paraId="2B1AAA3D" w14:textId="77777777" w:rsidR="00D61D72" w:rsidRDefault="00860DAE">
            <w:pPr>
              <w:pStyle w:val="TableParagraph"/>
              <w:spacing w:before="200"/>
              <w:ind w:left="110"/>
              <w:rPr>
                <w:sz w:val="24"/>
              </w:rPr>
            </w:pPr>
            <w:r>
              <w:rPr>
                <w:spacing w:val="-2"/>
                <w:sz w:val="24"/>
              </w:rPr>
              <w:t>Quarterly</w:t>
            </w:r>
          </w:p>
        </w:tc>
      </w:tr>
      <w:tr w:rsidR="00D61D72" w14:paraId="3FFBF7DE" w14:textId="77777777" w:rsidTr="00E92DB1">
        <w:trPr>
          <w:gridAfter w:val="1"/>
          <w:wAfter w:w="12" w:type="dxa"/>
          <w:trHeight w:val="1245"/>
        </w:trPr>
        <w:tc>
          <w:tcPr>
            <w:tcW w:w="2122" w:type="dxa"/>
            <w:gridSpan w:val="2"/>
          </w:tcPr>
          <w:p w14:paraId="12637ADB" w14:textId="76F8CCF5" w:rsidR="00D61D72" w:rsidRDefault="00860DAE">
            <w:pPr>
              <w:pStyle w:val="TableParagraph"/>
              <w:spacing w:before="49" w:line="252" w:lineRule="auto"/>
              <w:ind w:right="41"/>
              <w:rPr>
                <w:sz w:val="24"/>
              </w:rPr>
            </w:pPr>
            <w:r>
              <w:rPr>
                <w:sz w:val="24"/>
              </w:rPr>
              <w:t xml:space="preserve">Task 2: Medical Reviews for </w:t>
            </w:r>
            <w:r>
              <w:rPr>
                <w:spacing w:val="-2"/>
                <w:sz w:val="24"/>
              </w:rPr>
              <w:t>Program</w:t>
            </w:r>
            <w:r>
              <w:rPr>
                <w:spacing w:val="-14"/>
                <w:sz w:val="24"/>
              </w:rPr>
              <w:t xml:space="preserve"> </w:t>
            </w:r>
            <w:r>
              <w:rPr>
                <w:spacing w:val="-2"/>
                <w:sz w:val="24"/>
              </w:rPr>
              <w:t>Integrity Support</w:t>
            </w:r>
            <w:r w:rsidR="002F0016">
              <w:rPr>
                <w:spacing w:val="-2"/>
                <w:sz w:val="24"/>
              </w:rPr>
              <w:t xml:space="preserve">; </w:t>
            </w:r>
          </w:p>
        </w:tc>
        <w:tc>
          <w:tcPr>
            <w:tcW w:w="2724" w:type="dxa"/>
            <w:gridSpan w:val="2"/>
          </w:tcPr>
          <w:p w14:paraId="0D6CEEA4" w14:textId="77777777" w:rsidR="00D61D72" w:rsidRDefault="00D61D72">
            <w:pPr>
              <w:pStyle w:val="TableParagraph"/>
              <w:ind w:left="0"/>
              <w:rPr>
                <w:b/>
                <w:sz w:val="26"/>
              </w:rPr>
            </w:pPr>
          </w:p>
          <w:p w14:paraId="270BBD35" w14:textId="77777777" w:rsidR="00D61D72" w:rsidRDefault="00860DAE">
            <w:pPr>
              <w:pStyle w:val="TableParagraph"/>
              <w:spacing w:before="199"/>
              <w:ind w:left="109"/>
              <w:rPr>
                <w:sz w:val="24"/>
              </w:rPr>
            </w:pPr>
            <w:r>
              <w:rPr>
                <w:sz w:val="24"/>
              </w:rPr>
              <w:t>Initial</w:t>
            </w:r>
            <w:r>
              <w:rPr>
                <w:spacing w:val="-8"/>
                <w:sz w:val="24"/>
              </w:rPr>
              <w:t xml:space="preserve"> </w:t>
            </w:r>
            <w:r>
              <w:rPr>
                <w:sz w:val="24"/>
              </w:rPr>
              <w:t>Project</w:t>
            </w:r>
            <w:r>
              <w:rPr>
                <w:spacing w:val="-8"/>
                <w:sz w:val="24"/>
              </w:rPr>
              <w:t xml:space="preserve"> </w:t>
            </w:r>
            <w:r>
              <w:rPr>
                <w:spacing w:val="-2"/>
                <w:sz w:val="24"/>
              </w:rPr>
              <w:t>Report</w:t>
            </w:r>
          </w:p>
        </w:tc>
        <w:tc>
          <w:tcPr>
            <w:tcW w:w="1867" w:type="dxa"/>
            <w:gridSpan w:val="2"/>
          </w:tcPr>
          <w:p w14:paraId="08665381" w14:textId="2261C331" w:rsidR="00D61D72" w:rsidRDefault="00860DAE">
            <w:pPr>
              <w:pStyle w:val="TableParagraph"/>
              <w:spacing w:before="49" w:line="252" w:lineRule="auto"/>
              <w:ind w:left="109" w:right="152"/>
              <w:rPr>
                <w:sz w:val="24"/>
              </w:rPr>
            </w:pPr>
            <w:r>
              <w:rPr>
                <w:sz w:val="24"/>
              </w:rPr>
              <w:t xml:space="preserve">Within 25 days from the </w:t>
            </w:r>
            <w:r>
              <w:rPr>
                <w:spacing w:val="-2"/>
                <w:sz w:val="24"/>
              </w:rPr>
              <w:t>initiation</w:t>
            </w:r>
            <w:r>
              <w:rPr>
                <w:spacing w:val="-15"/>
                <w:sz w:val="24"/>
              </w:rPr>
              <w:t xml:space="preserve"> </w:t>
            </w:r>
            <w:r>
              <w:rPr>
                <w:spacing w:val="-2"/>
                <w:sz w:val="24"/>
              </w:rPr>
              <w:t>date</w:t>
            </w:r>
            <w:r>
              <w:rPr>
                <w:spacing w:val="-16"/>
                <w:sz w:val="24"/>
              </w:rPr>
              <w:t xml:space="preserve"> </w:t>
            </w:r>
            <w:r>
              <w:rPr>
                <w:spacing w:val="-2"/>
                <w:sz w:val="24"/>
              </w:rPr>
              <w:t xml:space="preserve">of </w:t>
            </w:r>
            <w:r>
              <w:rPr>
                <w:sz w:val="24"/>
              </w:rPr>
              <w:t>the project</w:t>
            </w:r>
          </w:p>
        </w:tc>
        <w:tc>
          <w:tcPr>
            <w:tcW w:w="2640" w:type="dxa"/>
            <w:gridSpan w:val="2"/>
          </w:tcPr>
          <w:p w14:paraId="589E26A5" w14:textId="77777777" w:rsidR="00D61D72" w:rsidRDefault="00D61D72">
            <w:pPr>
              <w:pStyle w:val="TableParagraph"/>
              <w:spacing w:before="4"/>
              <w:ind w:left="0"/>
              <w:rPr>
                <w:b/>
                <w:sz w:val="30"/>
              </w:rPr>
            </w:pPr>
          </w:p>
          <w:p w14:paraId="463D7D47" w14:textId="77777777" w:rsidR="00D61D72" w:rsidRDefault="00860DAE">
            <w:pPr>
              <w:pStyle w:val="TableParagraph"/>
              <w:spacing w:line="259" w:lineRule="auto"/>
              <w:ind w:left="109" w:right="7"/>
              <w:rPr>
                <w:sz w:val="24"/>
              </w:rPr>
            </w:pPr>
            <w:r>
              <w:rPr>
                <w:spacing w:val="-2"/>
                <w:sz w:val="24"/>
              </w:rPr>
              <w:t>TBD</w:t>
            </w:r>
            <w:r>
              <w:rPr>
                <w:spacing w:val="-15"/>
                <w:sz w:val="24"/>
              </w:rPr>
              <w:t xml:space="preserve"> </w:t>
            </w:r>
            <w:r>
              <w:rPr>
                <w:spacing w:val="-2"/>
                <w:sz w:val="24"/>
              </w:rPr>
              <w:t>between</w:t>
            </w:r>
            <w:r>
              <w:rPr>
                <w:spacing w:val="-13"/>
                <w:sz w:val="24"/>
              </w:rPr>
              <w:t xml:space="preserve"> </w:t>
            </w:r>
            <w:r>
              <w:rPr>
                <w:spacing w:val="-2"/>
                <w:sz w:val="24"/>
              </w:rPr>
              <w:t>CMS</w:t>
            </w:r>
            <w:r>
              <w:rPr>
                <w:spacing w:val="-13"/>
                <w:sz w:val="24"/>
              </w:rPr>
              <w:t xml:space="preserve"> </w:t>
            </w:r>
            <w:r>
              <w:rPr>
                <w:spacing w:val="-2"/>
                <w:sz w:val="24"/>
              </w:rPr>
              <w:t xml:space="preserve">and </w:t>
            </w:r>
            <w:r>
              <w:rPr>
                <w:sz w:val="24"/>
              </w:rPr>
              <w:t>the Contractor</w:t>
            </w:r>
          </w:p>
        </w:tc>
      </w:tr>
      <w:tr w:rsidR="00D61D72" w14:paraId="679131F4" w14:textId="77777777" w:rsidTr="00E92DB1">
        <w:trPr>
          <w:gridAfter w:val="1"/>
          <w:wAfter w:w="12" w:type="dxa"/>
          <w:trHeight w:val="1415"/>
        </w:trPr>
        <w:tc>
          <w:tcPr>
            <w:tcW w:w="2122" w:type="dxa"/>
            <w:gridSpan w:val="2"/>
          </w:tcPr>
          <w:p w14:paraId="4060C8C7" w14:textId="1B89E5E0" w:rsidR="00D61D72" w:rsidRDefault="00860DAE">
            <w:pPr>
              <w:pStyle w:val="TableParagraph"/>
              <w:spacing w:before="49" w:line="259" w:lineRule="auto"/>
              <w:ind w:right="41"/>
              <w:rPr>
                <w:sz w:val="24"/>
              </w:rPr>
            </w:pPr>
            <w:r>
              <w:rPr>
                <w:sz w:val="24"/>
              </w:rPr>
              <w:t xml:space="preserve">Task 2: Medical Reviews for </w:t>
            </w:r>
            <w:r>
              <w:rPr>
                <w:spacing w:val="-2"/>
                <w:sz w:val="24"/>
              </w:rPr>
              <w:t>Program</w:t>
            </w:r>
            <w:r>
              <w:rPr>
                <w:spacing w:val="-14"/>
                <w:sz w:val="24"/>
              </w:rPr>
              <w:t xml:space="preserve"> </w:t>
            </w:r>
            <w:r>
              <w:rPr>
                <w:spacing w:val="-2"/>
                <w:sz w:val="24"/>
              </w:rPr>
              <w:t>Integrity Support</w:t>
            </w:r>
            <w:r w:rsidR="002F0016">
              <w:rPr>
                <w:spacing w:val="-2"/>
                <w:sz w:val="24"/>
              </w:rPr>
              <w:t xml:space="preserve">; </w:t>
            </w:r>
          </w:p>
        </w:tc>
        <w:tc>
          <w:tcPr>
            <w:tcW w:w="2724" w:type="dxa"/>
            <w:gridSpan w:val="2"/>
          </w:tcPr>
          <w:p w14:paraId="5C035EEC" w14:textId="77777777" w:rsidR="00D61D72" w:rsidRDefault="00D61D72">
            <w:pPr>
              <w:pStyle w:val="TableParagraph"/>
              <w:spacing w:before="10"/>
              <w:ind w:left="0"/>
              <w:rPr>
                <w:b/>
                <w:sz w:val="37"/>
              </w:rPr>
            </w:pPr>
          </w:p>
          <w:p w14:paraId="085D5B67" w14:textId="77777777" w:rsidR="00D61D72" w:rsidRDefault="00860DAE">
            <w:pPr>
              <w:pStyle w:val="TableParagraph"/>
              <w:spacing w:line="259" w:lineRule="auto"/>
              <w:ind w:left="109"/>
              <w:rPr>
                <w:sz w:val="24"/>
              </w:rPr>
            </w:pPr>
            <w:r>
              <w:rPr>
                <w:spacing w:val="-2"/>
                <w:sz w:val="24"/>
              </w:rPr>
              <w:t>MAC</w:t>
            </w:r>
            <w:r>
              <w:rPr>
                <w:spacing w:val="-14"/>
                <w:sz w:val="24"/>
              </w:rPr>
              <w:t xml:space="preserve"> </w:t>
            </w:r>
            <w:r>
              <w:rPr>
                <w:spacing w:val="-2"/>
                <w:sz w:val="24"/>
              </w:rPr>
              <w:t>Overpayment Summary</w:t>
            </w:r>
          </w:p>
        </w:tc>
        <w:tc>
          <w:tcPr>
            <w:tcW w:w="1867" w:type="dxa"/>
            <w:gridSpan w:val="2"/>
          </w:tcPr>
          <w:p w14:paraId="008845D4" w14:textId="77777777" w:rsidR="00D61D72" w:rsidRDefault="00860DAE">
            <w:pPr>
              <w:pStyle w:val="TableParagraph"/>
              <w:spacing w:before="49" w:line="259" w:lineRule="auto"/>
              <w:ind w:left="109" w:right="501"/>
              <w:jc w:val="both"/>
              <w:rPr>
                <w:sz w:val="24"/>
              </w:rPr>
            </w:pPr>
            <w:r>
              <w:rPr>
                <w:sz w:val="24"/>
              </w:rPr>
              <w:t>The</w:t>
            </w:r>
            <w:r>
              <w:rPr>
                <w:spacing w:val="-15"/>
                <w:sz w:val="24"/>
              </w:rPr>
              <w:t xml:space="preserve"> </w:t>
            </w:r>
            <w:r>
              <w:rPr>
                <w:sz w:val="24"/>
              </w:rPr>
              <w:t xml:space="preserve">fifteenth </w:t>
            </w:r>
            <w:r>
              <w:rPr>
                <w:spacing w:val="-2"/>
                <w:sz w:val="24"/>
              </w:rPr>
              <w:t>(15</w:t>
            </w:r>
            <w:r>
              <w:rPr>
                <w:spacing w:val="-2"/>
                <w:sz w:val="24"/>
                <w:vertAlign w:val="superscript"/>
              </w:rPr>
              <w:t>th</w:t>
            </w:r>
            <w:r>
              <w:rPr>
                <w:spacing w:val="-2"/>
                <w:sz w:val="24"/>
              </w:rPr>
              <w:t>)</w:t>
            </w:r>
            <w:r>
              <w:rPr>
                <w:spacing w:val="-13"/>
                <w:sz w:val="24"/>
              </w:rPr>
              <w:t xml:space="preserve"> </w:t>
            </w:r>
            <w:r>
              <w:rPr>
                <w:spacing w:val="-2"/>
                <w:sz w:val="24"/>
              </w:rPr>
              <w:t>of</w:t>
            </w:r>
            <w:r>
              <w:rPr>
                <w:spacing w:val="-13"/>
                <w:sz w:val="24"/>
              </w:rPr>
              <w:t xml:space="preserve"> </w:t>
            </w:r>
            <w:r>
              <w:rPr>
                <w:spacing w:val="-2"/>
                <w:sz w:val="24"/>
              </w:rPr>
              <w:t>each month</w:t>
            </w:r>
          </w:p>
        </w:tc>
        <w:tc>
          <w:tcPr>
            <w:tcW w:w="2640" w:type="dxa"/>
            <w:gridSpan w:val="2"/>
          </w:tcPr>
          <w:p w14:paraId="06EB8D77" w14:textId="77777777" w:rsidR="00D61D72" w:rsidRDefault="00D61D72">
            <w:pPr>
              <w:pStyle w:val="TableParagraph"/>
              <w:ind w:left="0"/>
              <w:rPr>
                <w:b/>
                <w:sz w:val="26"/>
              </w:rPr>
            </w:pPr>
          </w:p>
          <w:p w14:paraId="159ED198" w14:textId="77777777" w:rsidR="00D61D72" w:rsidRDefault="00D61D72">
            <w:pPr>
              <w:pStyle w:val="TableParagraph"/>
              <w:spacing w:before="9"/>
              <w:ind w:left="0"/>
              <w:rPr>
                <w:b/>
                <w:sz w:val="24"/>
              </w:rPr>
            </w:pPr>
          </w:p>
          <w:p w14:paraId="08DB7E84" w14:textId="77777777" w:rsidR="00D61D72" w:rsidRDefault="00860DAE">
            <w:pPr>
              <w:pStyle w:val="TableParagraph"/>
              <w:ind w:left="110"/>
              <w:rPr>
                <w:sz w:val="24"/>
              </w:rPr>
            </w:pPr>
            <w:r>
              <w:rPr>
                <w:spacing w:val="-2"/>
                <w:sz w:val="24"/>
              </w:rPr>
              <w:t>Monthly</w:t>
            </w:r>
          </w:p>
        </w:tc>
      </w:tr>
      <w:tr w:rsidR="00D61D72" w14:paraId="4CCA50C1" w14:textId="77777777" w:rsidTr="00E92DB1">
        <w:trPr>
          <w:gridAfter w:val="1"/>
          <w:wAfter w:w="12" w:type="dxa"/>
          <w:trHeight w:val="1415"/>
        </w:trPr>
        <w:tc>
          <w:tcPr>
            <w:tcW w:w="2122" w:type="dxa"/>
            <w:gridSpan w:val="2"/>
          </w:tcPr>
          <w:p w14:paraId="48365557" w14:textId="77777777" w:rsidR="00D61D72" w:rsidRDefault="00860DAE">
            <w:pPr>
              <w:pStyle w:val="TableParagraph"/>
              <w:spacing w:before="49" w:line="259" w:lineRule="auto"/>
              <w:ind w:right="41"/>
              <w:rPr>
                <w:sz w:val="24"/>
              </w:rPr>
            </w:pPr>
            <w:r>
              <w:rPr>
                <w:sz w:val="24"/>
              </w:rPr>
              <w:t xml:space="preserve">Task 2: Medical Reviews for </w:t>
            </w:r>
            <w:r>
              <w:rPr>
                <w:spacing w:val="-2"/>
                <w:sz w:val="24"/>
              </w:rPr>
              <w:t>Program</w:t>
            </w:r>
            <w:r>
              <w:rPr>
                <w:spacing w:val="-14"/>
                <w:sz w:val="24"/>
              </w:rPr>
              <w:t xml:space="preserve"> </w:t>
            </w:r>
            <w:r>
              <w:rPr>
                <w:spacing w:val="-2"/>
                <w:sz w:val="24"/>
              </w:rPr>
              <w:t>Integrity Support</w:t>
            </w:r>
          </w:p>
        </w:tc>
        <w:tc>
          <w:tcPr>
            <w:tcW w:w="2724" w:type="dxa"/>
            <w:gridSpan w:val="2"/>
          </w:tcPr>
          <w:p w14:paraId="6774B7C8" w14:textId="77777777" w:rsidR="00D61D72" w:rsidRDefault="00D61D72">
            <w:pPr>
              <w:pStyle w:val="TableParagraph"/>
              <w:ind w:left="0"/>
              <w:rPr>
                <w:b/>
                <w:sz w:val="26"/>
              </w:rPr>
            </w:pPr>
          </w:p>
          <w:p w14:paraId="03BB50F2" w14:textId="77777777" w:rsidR="00D61D72" w:rsidRDefault="00D61D72">
            <w:pPr>
              <w:pStyle w:val="TableParagraph"/>
              <w:spacing w:before="7"/>
              <w:ind w:left="0"/>
              <w:rPr>
                <w:b/>
                <w:sz w:val="24"/>
              </w:rPr>
            </w:pPr>
          </w:p>
          <w:p w14:paraId="441D0CDC" w14:textId="77777777" w:rsidR="00D61D72" w:rsidRDefault="00860DAE">
            <w:pPr>
              <w:pStyle w:val="TableParagraph"/>
              <w:ind w:left="109"/>
              <w:rPr>
                <w:sz w:val="24"/>
              </w:rPr>
            </w:pPr>
            <w:r>
              <w:rPr>
                <w:sz w:val="24"/>
              </w:rPr>
              <w:t>Task</w:t>
            </w:r>
            <w:r>
              <w:rPr>
                <w:spacing w:val="-6"/>
                <w:sz w:val="24"/>
              </w:rPr>
              <w:t xml:space="preserve"> </w:t>
            </w:r>
            <w:r>
              <w:rPr>
                <w:sz w:val="24"/>
              </w:rPr>
              <w:t>2</w:t>
            </w:r>
            <w:r>
              <w:rPr>
                <w:spacing w:val="-1"/>
                <w:sz w:val="24"/>
              </w:rPr>
              <w:t xml:space="preserve"> </w:t>
            </w:r>
            <w:r>
              <w:rPr>
                <w:spacing w:val="-2"/>
                <w:sz w:val="24"/>
              </w:rPr>
              <w:t>Summary</w:t>
            </w:r>
          </w:p>
        </w:tc>
        <w:tc>
          <w:tcPr>
            <w:tcW w:w="1867" w:type="dxa"/>
            <w:gridSpan w:val="2"/>
          </w:tcPr>
          <w:p w14:paraId="29832F90" w14:textId="77777777" w:rsidR="00D61D72" w:rsidRDefault="00860DAE">
            <w:pPr>
              <w:pStyle w:val="TableParagraph"/>
              <w:spacing w:before="49" w:line="259" w:lineRule="auto"/>
              <w:ind w:left="109" w:right="501"/>
              <w:jc w:val="both"/>
              <w:rPr>
                <w:sz w:val="24"/>
              </w:rPr>
            </w:pPr>
            <w:r>
              <w:rPr>
                <w:sz w:val="24"/>
              </w:rPr>
              <w:t>The</w:t>
            </w:r>
            <w:r>
              <w:rPr>
                <w:spacing w:val="-15"/>
                <w:sz w:val="24"/>
              </w:rPr>
              <w:t xml:space="preserve"> </w:t>
            </w:r>
            <w:r>
              <w:rPr>
                <w:sz w:val="24"/>
              </w:rPr>
              <w:t xml:space="preserve">fifteenth </w:t>
            </w:r>
            <w:r>
              <w:rPr>
                <w:spacing w:val="-2"/>
                <w:sz w:val="24"/>
              </w:rPr>
              <w:t>(15</w:t>
            </w:r>
            <w:r>
              <w:rPr>
                <w:spacing w:val="-2"/>
                <w:sz w:val="24"/>
                <w:vertAlign w:val="superscript"/>
              </w:rPr>
              <w:t>th</w:t>
            </w:r>
            <w:r>
              <w:rPr>
                <w:spacing w:val="-2"/>
                <w:sz w:val="24"/>
              </w:rPr>
              <w:t>)</w:t>
            </w:r>
            <w:r>
              <w:rPr>
                <w:spacing w:val="-13"/>
                <w:sz w:val="24"/>
              </w:rPr>
              <w:t xml:space="preserve"> </w:t>
            </w:r>
            <w:r>
              <w:rPr>
                <w:spacing w:val="-2"/>
                <w:sz w:val="24"/>
              </w:rPr>
              <w:t>of</w:t>
            </w:r>
            <w:r>
              <w:rPr>
                <w:spacing w:val="-13"/>
                <w:sz w:val="24"/>
              </w:rPr>
              <w:t xml:space="preserve"> </w:t>
            </w:r>
            <w:r>
              <w:rPr>
                <w:spacing w:val="-2"/>
                <w:sz w:val="24"/>
              </w:rPr>
              <w:t>each month</w:t>
            </w:r>
          </w:p>
        </w:tc>
        <w:tc>
          <w:tcPr>
            <w:tcW w:w="2640" w:type="dxa"/>
            <w:gridSpan w:val="2"/>
          </w:tcPr>
          <w:p w14:paraId="28C46069" w14:textId="77777777" w:rsidR="00D61D72" w:rsidRDefault="00D61D72">
            <w:pPr>
              <w:pStyle w:val="TableParagraph"/>
              <w:ind w:left="0"/>
              <w:rPr>
                <w:b/>
                <w:sz w:val="26"/>
              </w:rPr>
            </w:pPr>
          </w:p>
          <w:p w14:paraId="10B35F5C" w14:textId="77777777" w:rsidR="00D61D72" w:rsidRDefault="00D61D72">
            <w:pPr>
              <w:pStyle w:val="TableParagraph"/>
              <w:spacing w:before="7"/>
              <w:ind w:left="0"/>
              <w:rPr>
                <w:b/>
                <w:sz w:val="24"/>
              </w:rPr>
            </w:pPr>
          </w:p>
          <w:p w14:paraId="4C5DFD46" w14:textId="77777777" w:rsidR="00D61D72" w:rsidRDefault="00860DAE">
            <w:pPr>
              <w:pStyle w:val="TableParagraph"/>
              <w:ind w:left="110"/>
              <w:rPr>
                <w:sz w:val="24"/>
              </w:rPr>
            </w:pPr>
            <w:r>
              <w:rPr>
                <w:spacing w:val="-2"/>
                <w:sz w:val="24"/>
              </w:rPr>
              <w:t>Monthly</w:t>
            </w:r>
          </w:p>
        </w:tc>
      </w:tr>
      <w:tr w:rsidR="00D61D72" w14:paraId="0437A10E" w14:textId="77777777" w:rsidTr="00E92DB1">
        <w:trPr>
          <w:gridAfter w:val="1"/>
          <w:wAfter w:w="12" w:type="dxa"/>
          <w:trHeight w:val="3028"/>
        </w:trPr>
        <w:tc>
          <w:tcPr>
            <w:tcW w:w="2122" w:type="dxa"/>
            <w:gridSpan w:val="2"/>
          </w:tcPr>
          <w:p w14:paraId="0888CC4A" w14:textId="14448943" w:rsidR="00D61D72" w:rsidRDefault="00860DAE">
            <w:pPr>
              <w:pStyle w:val="TableParagraph"/>
              <w:spacing w:before="49" w:line="259" w:lineRule="auto"/>
              <w:ind w:right="41"/>
              <w:rPr>
                <w:sz w:val="24"/>
              </w:rPr>
            </w:pPr>
            <w:r w:rsidRPr="00C77462">
              <w:rPr>
                <w:sz w:val="24"/>
              </w:rPr>
              <w:t>Task 2</w:t>
            </w:r>
            <w:r>
              <w:rPr>
                <w:sz w:val="24"/>
              </w:rPr>
              <w:t xml:space="preserve">: Medical Reviews for </w:t>
            </w:r>
            <w:r>
              <w:rPr>
                <w:spacing w:val="-2"/>
                <w:sz w:val="24"/>
              </w:rPr>
              <w:t>Program</w:t>
            </w:r>
            <w:r>
              <w:rPr>
                <w:spacing w:val="-14"/>
                <w:sz w:val="24"/>
              </w:rPr>
              <w:t xml:space="preserve"> </w:t>
            </w:r>
            <w:r>
              <w:rPr>
                <w:spacing w:val="-2"/>
                <w:sz w:val="24"/>
              </w:rPr>
              <w:t>Integrity Support</w:t>
            </w:r>
            <w:r w:rsidR="00CB1467">
              <w:rPr>
                <w:spacing w:val="-2"/>
                <w:sz w:val="24"/>
              </w:rPr>
              <w:t xml:space="preserve">: </w:t>
            </w:r>
          </w:p>
        </w:tc>
        <w:tc>
          <w:tcPr>
            <w:tcW w:w="2724" w:type="dxa"/>
            <w:gridSpan w:val="2"/>
          </w:tcPr>
          <w:p w14:paraId="0311F400" w14:textId="77777777" w:rsidR="00D61D72" w:rsidRDefault="00D61D72">
            <w:pPr>
              <w:pStyle w:val="TableParagraph"/>
              <w:ind w:left="0"/>
              <w:rPr>
                <w:b/>
                <w:sz w:val="26"/>
              </w:rPr>
            </w:pPr>
          </w:p>
          <w:p w14:paraId="62CA518E" w14:textId="77777777" w:rsidR="00D61D72" w:rsidRDefault="00D61D72">
            <w:pPr>
              <w:pStyle w:val="TableParagraph"/>
              <w:ind w:left="0"/>
              <w:rPr>
                <w:b/>
                <w:sz w:val="26"/>
              </w:rPr>
            </w:pPr>
          </w:p>
          <w:p w14:paraId="06A79F37" w14:textId="77777777" w:rsidR="00D61D72" w:rsidRDefault="00D61D72">
            <w:pPr>
              <w:pStyle w:val="TableParagraph"/>
              <w:ind w:left="0"/>
              <w:rPr>
                <w:b/>
                <w:sz w:val="26"/>
              </w:rPr>
            </w:pPr>
          </w:p>
          <w:p w14:paraId="6793B74D" w14:textId="77777777" w:rsidR="00D61D72" w:rsidRDefault="00D61D72">
            <w:pPr>
              <w:pStyle w:val="TableParagraph"/>
              <w:ind w:left="0"/>
              <w:rPr>
                <w:b/>
                <w:sz w:val="26"/>
              </w:rPr>
            </w:pPr>
          </w:p>
          <w:p w14:paraId="28EBF943" w14:textId="77777777" w:rsidR="00D61D72" w:rsidRDefault="00860DAE">
            <w:pPr>
              <w:pStyle w:val="TableParagraph"/>
              <w:spacing w:before="195"/>
              <w:ind w:left="109"/>
              <w:rPr>
                <w:sz w:val="24"/>
              </w:rPr>
            </w:pPr>
            <w:r>
              <w:rPr>
                <w:sz w:val="24"/>
              </w:rPr>
              <w:t>Final</w:t>
            </w:r>
            <w:r>
              <w:rPr>
                <w:spacing w:val="-5"/>
                <w:sz w:val="24"/>
              </w:rPr>
              <w:t xml:space="preserve"> </w:t>
            </w:r>
            <w:r>
              <w:rPr>
                <w:sz w:val="24"/>
              </w:rPr>
              <w:t>Project</w:t>
            </w:r>
            <w:r>
              <w:rPr>
                <w:spacing w:val="-5"/>
                <w:sz w:val="24"/>
              </w:rPr>
              <w:t xml:space="preserve"> </w:t>
            </w:r>
            <w:r>
              <w:rPr>
                <w:spacing w:val="-2"/>
                <w:sz w:val="24"/>
              </w:rPr>
              <w:t>Report</w:t>
            </w:r>
          </w:p>
        </w:tc>
        <w:tc>
          <w:tcPr>
            <w:tcW w:w="1867" w:type="dxa"/>
            <w:gridSpan w:val="2"/>
          </w:tcPr>
          <w:p w14:paraId="7FC65594" w14:textId="24527C60" w:rsidR="00D61D72" w:rsidRDefault="00D745DC">
            <w:pPr>
              <w:pStyle w:val="TableParagraph"/>
              <w:spacing w:before="49" w:line="259" w:lineRule="auto"/>
              <w:ind w:left="109" w:right="101"/>
              <w:rPr>
                <w:sz w:val="24"/>
              </w:rPr>
            </w:pPr>
            <w:r>
              <w:rPr>
                <w:sz w:val="24"/>
              </w:rPr>
              <w:t>W</w:t>
            </w:r>
            <w:r w:rsidR="00860DAE">
              <w:rPr>
                <w:sz w:val="24"/>
              </w:rPr>
              <w:t xml:space="preserve">ithin 75 days from receipt of all requested medical records or confirmation from CMS of denial for no </w:t>
            </w:r>
            <w:r w:rsidR="00860DAE">
              <w:rPr>
                <w:spacing w:val="-2"/>
                <w:sz w:val="24"/>
              </w:rPr>
              <w:t>records</w:t>
            </w:r>
            <w:r w:rsidR="00860DAE">
              <w:rPr>
                <w:spacing w:val="-15"/>
                <w:sz w:val="24"/>
              </w:rPr>
              <w:t xml:space="preserve"> </w:t>
            </w:r>
            <w:r w:rsidR="00860DAE">
              <w:rPr>
                <w:spacing w:val="-2"/>
                <w:sz w:val="24"/>
              </w:rPr>
              <w:t xml:space="preserve">received; </w:t>
            </w:r>
            <w:r w:rsidR="00860DAE">
              <w:rPr>
                <w:sz w:val="24"/>
              </w:rPr>
              <w:t>whichever is</w:t>
            </w:r>
          </w:p>
          <w:p w14:paraId="30E6607E" w14:textId="590F22C2" w:rsidR="00D61D72" w:rsidRDefault="00860DAE">
            <w:pPr>
              <w:pStyle w:val="TableParagraph"/>
              <w:spacing w:line="269" w:lineRule="exact"/>
              <w:ind w:left="109"/>
              <w:rPr>
                <w:sz w:val="24"/>
              </w:rPr>
            </w:pPr>
            <w:r>
              <w:rPr>
                <w:spacing w:val="-2"/>
                <w:sz w:val="24"/>
              </w:rPr>
              <w:t>later</w:t>
            </w:r>
            <w:r w:rsidR="00BC51A4">
              <w:rPr>
                <w:sz w:val="24"/>
              </w:rPr>
              <w:t xml:space="preserve">. </w:t>
            </w:r>
          </w:p>
          <w:p w14:paraId="43CD179D" w14:textId="77777777" w:rsidR="00E92DB1" w:rsidRDefault="00E92DB1">
            <w:pPr>
              <w:pStyle w:val="TableParagraph"/>
              <w:spacing w:line="269" w:lineRule="exact"/>
              <w:ind w:left="109"/>
              <w:rPr>
                <w:sz w:val="24"/>
              </w:rPr>
            </w:pPr>
          </w:p>
          <w:p w14:paraId="76CE1196" w14:textId="57005C75" w:rsidR="00E92DB1" w:rsidRDefault="00E92DB1">
            <w:pPr>
              <w:pStyle w:val="TableParagraph"/>
              <w:spacing w:line="269" w:lineRule="exact"/>
              <w:ind w:left="109"/>
              <w:rPr>
                <w:sz w:val="24"/>
              </w:rPr>
            </w:pPr>
          </w:p>
        </w:tc>
        <w:tc>
          <w:tcPr>
            <w:tcW w:w="2640" w:type="dxa"/>
            <w:gridSpan w:val="2"/>
          </w:tcPr>
          <w:p w14:paraId="5A85AD63" w14:textId="77777777" w:rsidR="00D61D72" w:rsidRDefault="00D61D72">
            <w:pPr>
              <w:pStyle w:val="TableParagraph"/>
              <w:ind w:left="0"/>
              <w:rPr>
                <w:b/>
                <w:sz w:val="26"/>
              </w:rPr>
            </w:pPr>
          </w:p>
          <w:p w14:paraId="55599F95" w14:textId="77777777" w:rsidR="00D61D72" w:rsidRDefault="00D61D72">
            <w:pPr>
              <w:pStyle w:val="TableParagraph"/>
              <w:ind w:left="0"/>
              <w:rPr>
                <w:b/>
                <w:sz w:val="26"/>
              </w:rPr>
            </w:pPr>
          </w:p>
          <w:p w14:paraId="6A4BF131" w14:textId="77777777" w:rsidR="00D61D72" w:rsidRDefault="00D61D72">
            <w:pPr>
              <w:pStyle w:val="TableParagraph"/>
              <w:ind w:left="0"/>
              <w:rPr>
                <w:b/>
                <w:sz w:val="26"/>
              </w:rPr>
            </w:pPr>
          </w:p>
          <w:p w14:paraId="7E70CB60" w14:textId="77777777" w:rsidR="00D61D72" w:rsidRDefault="00D61D72">
            <w:pPr>
              <w:pStyle w:val="TableParagraph"/>
              <w:spacing w:before="9"/>
              <w:ind w:left="0"/>
              <w:rPr>
                <w:b/>
                <w:sz w:val="29"/>
              </w:rPr>
            </w:pPr>
          </w:p>
          <w:p w14:paraId="48371544" w14:textId="77777777" w:rsidR="00D61D72" w:rsidRDefault="00860DAE">
            <w:pPr>
              <w:pStyle w:val="TableParagraph"/>
              <w:spacing w:line="261" w:lineRule="auto"/>
              <w:ind w:left="109" w:right="7"/>
              <w:rPr>
                <w:sz w:val="24"/>
              </w:rPr>
            </w:pPr>
            <w:r>
              <w:rPr>
                <w:spacing w:val="-2"/>
                <w:sz w:val="24"/>
              </w:rPr>
              <w:t>TBD</w:t>
            </w:r>
            <w:r>
              <w:rPr>
                <w:spacing w:val="-15"/>
                <w:sz w:val="24"/>
              </w:rPr>
              <w:t xml:space="preserve"> </w:t>
            </w:r>
            <w:r>
              <w:rPr>
                <w:spacing w:val="-2"/>
                <w:sz w:val="24"/>
              </w:rPr>
              <w:t>between</w:t>
            </w:r>
            <w:r>
              <w:rPr>
                <w:spacing w:val="-13"/>
                <w:sz w:val="24"/>
              </w:rPr>
              <w:t xml:space="preserve"> </w:t>
            </w:r>
            <w:r>
              <w:rPr>
                <w:spacing w:val="-2"/>
                <w:sz w:val="24"/>
              </w:rPr>
              <w:t>CMS</w:t>
            </w:r>
            <w:r>
              <w:rPr>
                <w:spacing w:val="-13"/>
                <w:sz w:val="24"/>
              </w:rPr>
              <w:t xml:space="preserve"> </w:t>
            </w:r>
            <w:r>
              <w:rPr>
                <w:spacing w:val="-2"/>
                <w:sz w:val="24"/>
              </w:rPr>
              <w:t xml:space="preserve">and </w:t>
            </w:r>
            <w:r>
              <w:rPr>
                <w:sz w:val="24"/>
              </w:rPr>
              <w:t>the Contractor</w:t>
            </w:r>
          </w:p>
        </w:tc>
      </w:tr>
      <w:tr w:rsidR="00E92DB1" w:rsidRPr="00E92DB1" w14:paraId="04B43E64" w14:textId="77777777" w:rsidTr="00E92DB1">
        <w:trPr>
          <w:gridAfter w:val="1"/>
          <w:wAfter w:w="12" w:type="dxa"/>
          <w:trHeight w:val="267"/>
        </w:trPr>
        <w:tc>
          <w:tcPr>
            <w:tcW w:w="2122" w:type="dxa"/>
            <w:gridSpan w:val="2"/>
            <w:shd w:val="clear" w:color="auto" w:fill="000000" w:themeFill="text1"/>
          </w:tcPr>
          <w:p w14:paraId="0ACF5A75" w14:textId="7173B512" w:rsidR="00E92DB1" w:rsidRPr="00E92DB1" w:rsidRDefault="00E92DB1" w:rsidP="00E92DB1">
            <w:pPr>
              <w:pStyle w:val="TableParagraph"/>
              <w:ind w:left="0"/>
              <w:jc w:val="center"/>
              <w:rPr>
                <w:b/>
                <w:sz w:val="26"/>
                <w:highlight w:val="black"/>
              </w:rPr>
            </w:pPr>
            <w:r w:rsidRPr="00E92DB1">
              <w:rPr>
                <w:b/>
                <w:color w:val="FFFFFF"/>
                <w:sz w:val="24"/>
                <w:highlight w:val="black"/>
              </w:rPr>
              <w:t xml:space="preserve">Task </w:t>
            </w:r>
            <w:r w:rsidRPr="00E92DB1">
              <w:rPr>
                <w:b/>
                <w:color w:val="FFFFFF"/>
                <w:spacing w:val="-10"/>
                <w:sz w:val="24"/>
                <w:highlight w:val="black"/>
              </w:rPr>
              <w:t>#</w:t>
            </w:r>
          </w:p>
        </w:tc>
        <w:tc>
          <w:tcPr>
            <w:tcW w:w="2724" w:type="dxa"/>
            <w:gridSpan w:val="2"/>
            <w:shd w:val="clear" w:color="auto" w:fill="000000" w:themeFill="text1"/>
          </w:tcPr>
          <w:p w14:paraId="4FCDF5B2" w14:textId="7EF6614E" w:rsidR="00E92DB1" w:rsidRPr="00E92DB1" w:rsidRDefault="00E92DB1" w:rsidP="00E92DB1">
            <w:pPr>
              <w:pStyle w:val="TableParagraph"/>
              <w:spacing w:before="1"/>
              <w:ind w:left="0"/>
              <w:jc w:val="center"/>
              <w:rPr>
                <w:b/>
                <w:sz w:val="38"/>
                <w:highlight w:val="black"/>
              </w:rPr>
            </w:pPr>
            <w:r w:rsidRPr="00E92DB1">
              <w:rPr>
                <w:b/>
                <w:color w:val="FFFFFF"/>
                <w:spacing w:val="-2"/>
                <w:sz w:val="24"/>
                <w:highlight w:val="black"/>
              </w:rPr>
              <w:t>Deliverable</w:t>
            </w:r>
          </w:p>
        </w:tc>
        <w:tc>
          <w:tcPr>
            <w:tcW w:w="1867" w:type="dxa"/>
            <w:gridSpan w:val="2"/>
            <w:shd w:val="clear" w:color="auto" w:fill="000000" w:themeFill="text1"/>
          </w:tcPr>
          <w:p w14:paraId="2B579A89" w14:textId="4CFFF195" w:rsidR="00E92DB1" w:rsidRPr="00E92DB1" w:rsidRDefault="00E92DB1" w:rsidP="00E92DB1">
            <w:pPr>
              <w:pStyle w:val="TableParagraph"/>
              <w:spacing w:before="49" w:line="259" w:lineRule="auto"/>
              <w:ind w:left="0" w:right="152"/>
              <w:jc w:val="center"/>
              <w:rPr>
                <w:sz w:val="24"/>
                <w:highlight w:val="black"/>
              </w:rPr>
            </w:pPr>
            <w:r w:rsidRPr="00E92DB1">
              <w:rPr>
                <w:b/>
                <w:color w:val="FFFFFF"/>
                <w:sz w:val="24"/>
                <w:highlight w:val="black"/>
              </w:rPr>
              <w:t>Initial</w:t>
            </w:r>
            <w:r w:rsidRPr="00E92DB1">
              <w:rPr>
                <w:b/>
                <w:color w:val="FFFFFF"/>
                <w:spacing w:val="-1"/>
                <w:sz w:val="24"/>
                <w:highlight w:val="black"/>
              </w:rPr>
              <w:t xml:space="preserve"> </w:t>
            </w:r>
            <w:r w:rsidRPr="00E92DB1">
              <w:rPr>
                <w:b/>
                <w:color w:val="FFFFFF"/>
                <w:spacing w:val="-5"/>
                <w:sz w:val="24"/>
                <w:highlight w:val="black"/>
              </w:rPr>
              <w:t>Due</w:t>
            </w:r>
          </w:p>
        </w:tc>
        <w:tc>
          <w:tcPr>
            <w:tcW w:w="2640" w:type="dxa"/>
            <w:gridSpan w:val="2"/>
            <w:shd w:val="clear" w:color="auto" w:fill="000000" w:themeFill="text1"/>
          </w:tcPr>
          <w:p w14:paraId="5AD050AF" w14:textId="11E3D1E6" w:rsidR="00E92DB1" w:rsidRPr="00E92DB1" w:rsidRDefault="00E92DB1" w:rsidP="00E92DB1">
            <w:pPr>
              <w:pStyle w:val="TableParagraph"/>
              <w:spacing w:before="10"/>
              <w:ind w:left="0"/>
              <w:jc w:val="center"/>
              <w:rPr>
                <w:b/>
                <w:sz w:val="38"/>
                <w:highlight w:val="black"/>
              </w:rPr>
            </w:pPr>
            <w:r w:rsidRPr="00E92DB1">
              <w:rPr>
                <w:b/>
                <w:color w:val="FFFFFF"/>
                <w:spacing w:val="-2"/>
                <w:sz w:val="24"/>
                <w:highlight w:val="black"/>
              </w:rPr>
              <w:t>Frequency</w:t>
            </w:r>
          </w:p>
        </w:tc>
      </w:tr>
      <w:tr w:rsidR="00D61D72" w14:paraId="1A183E1E" w14:textId="77777777" w:rsidTr="00E92DB1">
        <w:trPr>
          <w:gridAfter w:val="1"/>
          <w:wAfter w:w="12" w:type="dxa"/>
          <w:trHeight w:val="1441"/>
        </w:trPr>
        <w:tc>
          <w:tcPr>
            <w:tcW w:w="2122" w:type="dxa"/>
            <w:gridSpan w:val="2"/>
          </w:tcPr>
          <w:p w14:paraId="411E1BF1" w14:textId="77777777" w:rsidR="00D61D72" w:rsidRDefault="00D61D72">
            <w:pPr>
              <w:pStyle w:val="TableParagraph"/>
              <w:ind w:left="0"/>
              <w:rPr>
                <w:b/>
                <w:sz w:val="26"/>
              </w:rPr>
            </w:pPr>
          </w:p>
          <w:p w14:paraId="3B22B41C" w14:textId="77777777" w:rsidR="00D61D72" w:rsidRDefault="00D61D72">
            <w:pPr>
              <w:pStyle w:val="TableParagraph"/>
              <w:spacing w:before="10"/>
              <w:ind w:left="0"/>
              <w:rPr>
                <w:b/>
                <w:sz w:val="25"/>
              </w:rPr>
            </w:pPr>
          </w:p>
          <w:p w14:paraId="3D645B8E" w14:textId="77777777" w:rsidR="00D61D72" w:rsidRDefault="00860DAE">
            <w:pPr>
              <w:pStyle w:val="TableParagraph"/>
              <w:rPr>
                <w:sz w:val="24"/>
              </w:rPr>
            </w:pPr>
            <w:r>
              <w:rPr>
                <w:sz w:val="24"/>
              </w:rPr>
              <w:t>Task</w:t>
            </w:r>
            <w:r>
              <w:rPr>
                <w:spacing w:val="-4"/>
                <w:sz w:val="24"/>
              </w:rPr>
              <w:t xml:space="preserve"> </w:t>
            </w:r>
            <w:r>
              <w:rPr>
                <w:sz w:val="24"/>
              </w:rPr>
              <w:t>5:</w:t>
            </w:r>
            <w:r>
              <w:rPr>
                <w:spacing w:val="-1"/>
                <w:sz w:val="24"/>
              </w:rPr>
              <w:t xml:space="preserve"> </w:t>
            </w:r>
            <w:r>
              <w:rPr>
                <w:spacing w:val="-2"/>
                <w:sz w:val="24"/>
              </w:rPr>
              <w:t>Research</w:t>
            </w:r>
          </w:p>
        </w:tc>
        <w:tc>
          <w:tcPr>
            <w:tcW w:w="2724" w:type="dxa"/>
            <w:gridSpan w:val="2"/>
          </w:tcPr>
          <w:p w14:paraId="4E193811" w14:textId="77777777" w:rsidR="00D61D72" w:rsidRDefault="00D61D72">
            <w:pPr>
              <w:pStyle w:val="TableParagraph"/>
              <w:spacing w:before="1"/>
              <w:ind w:left="0"/>
              <w:rPr>
                <w:b/>
                <w:sz w:val="38"/>
              </w:rPr>
            </w:pPr>
          </w:p>
          <w:p w14:paraId="3888CA14" w14:textId="77777777" w:rsidR="00D61D72" w:rsidRDefault="00860DAE">
            <w:pPr>
              <w:pStyle w:val="TableParagraph"/>
              <w:spacing w:line="276" w:lineRule="auto"/>
              <w:rPr>
                <w:sz w:val="24"/>
              </w:rPr>
            </w:pPr>
            <w:r>
              <w:rPr>
                <w:spacing w:val="-2"/>
                <w:sz w:val="24"/>
              </w:rPr>
              <w:t>Research</w:t>
            </w:r>
            <w:r>
              <w:rPr>
                <w:spacing w:val="-15"/>
                <w:sz w:val="24"/>
              </w:rPr>
              <w:t xml:space="preserve"> </w:t>
            </w:r>
            <w:r>
              <w:rPr>
                <w:spacing w:val="-2"/>
                <w:sz w:val="24"/>
              </w:rPr>
              <w:t>Report</w:t>
            </w:r>
            <w:r>
              <w:rPr>
                <w:spacing w:val="-14"/>
                <w:sz w:val="24"/>
              </w:rPr>
              <w:t xml:space="preserve"> </w:t>
            </w:r>
            <w:r>
              <w:rPr>
                <w:spacing w:val="-2"/>
                <w:sz w:val="24"/>
              </w:rPr>
              <w:t>and Recommendations</w:t>
            </w:r>
          </w:p>
        </w:tc>
        <w:tc>
          <w:tcPr>
            <w:tcW w:w="1867" w:type="dxa"/>
            <w:gridSpan w:val="2"/>
          </w:tcPr>
          <w:p w14:paraId="72BD3C4D" w14:textId="77777777" w:rsidR="00D61D72" w:rsidRDefault="00860DAE">
            <w:pPr>
              <w:pStyle w:val="TableParagraph"/>
              <w:spacing w:before="49" w:line="259" w:lineRule="auto"/>
              <w:ind w:right="152"/>
              <w:rPr>
                <w:sz w:val="24"/>
              </w:rPr>
            </w:pPr>
            <w:r>
              <w:rPr>
                <w:sz w:val="24"/>
              </w:rPr>
              <w:t xml:space="preserve">30 days following the </w:t>
            </w:r>
            <w:r>
              <w:rPr>
                <w:spacing w:val="-2"/>
                <w:sz w:val="24"/>
              </w:rPr>
              <w:t>initiation</w:t>
            </w:r>
            <w:r>
              <w:rPr>
                <w:spacing w:val="-15"/>
                <w:sz w:val="24"/>
              </w:rPr>
              <w:t xml:space="preserve"> </w:t>
            </w:r>
            <w:r>
              <w:rPr>
                <w:spacing w:val="-2"/>
                <w:sz w:val="24"/>
              </w:rPr>
              <w:t>of</w:t>
            </w:r>
            <w:r>
              <w:rPr>
                <w:spacing w:val="-16"/>
                <w:sz w:val="24"/>
              </w:rPr>
              <w:t xml:space="preserve"> </w:t>
            </w:r>
            <w:r>
              <w:rPr>
                <w:spacing w:val="-2"/>
                <w:sz w:val="24"/>
              </w:rPr>
              <w:t>the project</w:t>
            </w:r>
          </w:p>
        </w:tc>
        <w:tc>
          <w:tcPr>
            <w:tcW w:w="2640" w:type="dxa"/>
            <w:gridSpan w:val="2"/>
          </w:tcPr>
          <w:p w14:paraId="60BF4A69" w14:textId="77777777" w:rsidR="00D61D72" w:rsidRDefault="00D61D72">
            <w:pPr>
              <w:pStyle w:val="TableParagraph"/>
              <w:spacing w:before="10"/>
              <w:ind w:left="0"/>
              <w:rPr>
                <w:b/>
                <w:sz w:val="38"/>
              </w:rPr>
            </w:pPr>
          </w:p>
          <w:p w14:paraId="2596827A" w14:textId="77777777" w:rsidR="00D61D72" w:rsidRDefault="00860DAE">
            <w:pPr>
              <w:pStyle w:val="TableParagraph"/>
              <w:spacing w:line="259" w:lineRule="auto"/>
              <w:ind w:left="109" w:right="7"/>
              <w:rPr>
                <w:sz w:val="24"/>
              </w:rPr>
            </w:pPr>
            <w:r>
              <w:rPr>
                <w:spacing w:val="-2"/>
                <w:sz w:val="24"/>
              </w:rPr>
              <w:t>TBD</w:t>
            </w:r>
            <w:r>
              <w:rPr>
                <w:spacing w:val="-15"/>
                <w:sz w:val="24"/>
              </w:rPr>
              <w:t xml:space="preserve"> </w:t>
            </w:r>
            <w:r>
              <w:rPr>
                <w:spacing w:val="-2"/>
                <w:sz w:val="24"/>
              </w:rPr>
              <w:t>between</w:t>
            </w:r>
            <w:r>
              <w:rPr>
                <w:spacing w:val="-13"/>
                <w:sz w:val="24"/>
              </w:rPr>
              <w:t xml:space="preserve"> </w:t>
            </w:r>
            <w:r>
              <w:rPr>
                <w:spacing w:val="-2"/>
                <w:sz w:val="24"/>
              </w:rPr>
              <w:t>CMS</w:t>
            </w:r>
            <w:r>
              <w:rPr>
                <w:spacing w:val="-13"/>
                <w:sz w:val="24"/>
              </w:rPr>
              <w:t xml:space="preserve"> </w:t>
            </w:r>
            <w:r>
              <w:rPr>
                <w:spacing w:val="-2"/>
                <w:sz w:val="24"/>
              </w:rPr>
              <w:t xml:space="preserve">and </w:t>
            </w:r>
            <w:r>
              <w:rPr>
                <w:sz w:val="24"/>
              </w:rPr>
              <w:t>the Contractor</w:t>
            </w:r>
          </w:p>
        </w:tc>
      </w:tr>
      <w:tr w:rsidR="00D61D72" w14:paraId="6CF3620E" w14:textId="77777777" w:rsidTr="00E92DB1">
        <w:trPr>
          <w:gridAfter w:val="1"/>
          <w:wAfter w:w="12" w:type="dxa"/>
          <w:trHeight w:val="1442"/>
        </w:trPr>
        <w:tc>
          <w:tcPr>
            <w:tcW w:w="2122" w:type="dxa"/>
            <w:gridSpan w:val="2"/>
          </w:tcPr>
          <w:p w14:paraId="2F13B66D" w14:textId="77777777" w:rsidR="00D61D72" w:rsidRDefault="00D61D72">
            <w:pPr>
              <w:pStyle w:val="TableParagraph"/>
              <w:spacing w:before="10"/>
              <w:ind w:left="0"/>
              <w:rPr>
                <w:b/>
                <w:sz w:val="38"/>
              </w:rPr>
            </w:pPr>
          </w:p>
          <w:p w14:paraId="224A4FE9" w14:textId="77777777" w:rsidR="00D61D72" w:rsidRDefault="00860DAE">
            <w:pPr>
              <w:pStyle w:val="TableParagraph"/>
              <w:spacing w:line="259" w:lineRule="auto"/>
              <w:ind w:right="41"/>
              <w:rPr>
                <w:sz w:val="24"/>
              </w:rPr>
            </w:pPr>
            <w:r>
              <w:rPr>
                <w:spacing w:val="-2"/>
                <w:sz w:val="24"/>
              </w:rPr>
              <w:t>Task</w:t>
            </w:r>
            <w:r>
              <w:rPr>
                <w:spacing w:val="-17"/>
                <w:sz w:val="24"/>
              </w:rPr>
              <w:t xml:space="preserve"> </w:t>
            </w:r>
            <w:r>
              <w:rPr>
                <w:spacing w:val="-2"/>
                <w:sz w:val="24"/>
              </w:rPr>
              <w:t>6:</w:t>
            </w:r>
            <w:r>
              <w:rPr>
                <w:spacing w:val="-14"/>
                <w:sz w:val="24"/>
              </w:rPr>
              <w:t xml:space="preserve"> </w:t>
            </w:r>
            <w:r>
              <w:rPr>
                <w:spacing w:val="-2"/>
                <w:sz w:val="24"/>
              </w:rPr>
              <w:t>Data Analysis</w:t>
            </w:r>
          </w:p>
        </w:tc>
        <w:tc>
          <w:tcPr>
            <w:tcW w:w="2724" w:type="dxa"/>
            <w:gridSpan w:val="2"/>
          </w:tcPr>
          <w:p w14:paraId="17E86F18" w14:textId="77777777" w:rsidR="00D61D72" w:rsidRDefault="00D61D72">
            <w:pPr>
              <w:pStyle w:val="TableParagraph"/>
              <w:ind w:left="0"/>
              <w:rPr>
                <w:b/>
                <w:sz w:val="26"/>
              </w:rPr>
            </w:pPr>
          </w:p>
          <w:p w14:paraId="4AFAB034" w14:textId="77777777" w:rsidR="00D61D72" w:rsidRDefault="00D61D72">
            <w:pPr>
              <w:pStyle w:val="TableParagraph"/>
              <w:spacing w:before="10"/>
              <w:ind w:left="0"/>
              <w:rPr>
                <w:b/>
                <w:sz w:val="25"/>
              </w:rPr>
            </w:pPr>
          </w:p>
          <w:p w14:paraId="0E46957B" w14:textId="77777777" w:rsidR="00D61D72" w:rsidRDefault="00860DAE">
            <w:pPr>
              <w:pStyle w:val="TableParagraph"/>
              <w:rPr>
                <w:sz w:val="24"/>
              </w:rPr>
            </w:pPr>
            <w:r>
              <w:rPr>
                <w:sz w:val="24"/>
              </w:rPr>
              <w:t>Data</w:t>
            </w:r>
            <w:r>
              <w:rPr>
                <w:spacing w:val="-6"/>
                <w:sz w:val="24"/>
              </w:rPr>
              <w:t xml:space="preserve"> </w:t>
            </w:r>
            <w:r>
              <w:rPr>
                <w:sz w:val="24"/>
              </w:rPr>
              <w:t>Analysis</w:t>
            </w:r>
            <w:r>
              <w:rPr>
                <w:spacing w:val="-5"/>
                <w:sz w:val="24"/>
              </w:rPr>
              <w:t xml:space="preserve"> </w:t>
            </w:r>
            <w:r>
              <w:rPr>
                <w:spacing w:val="-2"/>
                <w:sz w:val="24"/>
              </w:rPr>
              <w:t>Report</w:t>
            </w:r>
          </w:p>
        </w:tc>
        <w:tc>
          <w:tcPr>
            <w:tcW w:w="1867" w:type="dxa"/>
            <w:gridSpan w:val="2"/>
          </w:tcPr>
          <w:p w14:paraId="44E15A50" w14:textId="77777777" w:rsidR="00D61D72" w:rsidRDefault="00860DAE">
            <w:pPr>
              <w:pStyle w:val="TableParagraph"/>
              <w:spacing w:before="54" w:line="237" w:lineRule="auto"/>
              <w:ind w:right="288"/>
              <w:rPr>
                <w:sz w:val="24"/>
              </w:rPr>
            </w:pPr>
            <w:r>
              <w:rPr>
                <w:sz w:val="24"/>
              </w:rPr>
              <w:t>Within</w:t>
            </w:r>
            <w:r>
              <w:rPr>
                <w:spacing w:val="-15"/>
                <w:sz w:val="24"/>
              </w:rPr>
              <w:t xml:space="preserve"> </w:t>
            </w:r>
            <w:r>
              <w:rPr>
                <w:sz w:val="24"/>
              </w:rPr>
              <w:t>30</w:t>
            </w:r>
            <w:r>
              <w:rPr>
                <w:spacing w:val="-15"/>
                <w:sz w:val="24"/>
              </w:rPr>
              <w:t xml:space="preserve"> </w:t>
            </w:r>
            <w:r>
              <w:rPr>
                <w:sz w:val="24"/>
              </w:rPr>
              <w:t xml:space="preserve">days following the </w:t>
            </w:r>
            <w:r>
              <w:rPr>
                <w:spacing w:val="-2"/>
                <w:sz w:val="24"/>
              </w:rPr>
              <w:t>initiation</w:t>
            </w:r>
            <w:r>
              <w:rPr>
                <w:spacing w:val="-15"/>
                <w:sz w:val="24"/>
              </w:rPr>
              <w:t xml:space="preserve"> </w:t>
            </w:r>
            <w:r>
              <w:rPr>
                <w:spacing w:val="-2"/>
                <w:sz w:val="24"/>
              </w:rPr>
              <w:t>of</w:t>
            </w:r>
            <w:r>
              <w:rPr>
                <w:spacing w:val="-16"/>
                <w:sz w:val="24"/>
              </w:rPr>
              <w:t xml:space="preserve"> </w:t>
            </w:r>
            <w:r>
              <w:rPr>
                <w:spacing w:val="-2"/>
                <w:sz w:val="24"/>
              </w:rPr>
              <w:t>the project</w:t>
            </w:r>
          </w:p>
        </w:tc>
        <w:tc>
          <w:tcPr>
            <w:tcW w:w="2640" w:type="dxa"/>
            <w:gridSpan w:val="2"/>
          </w:tcPr>
          <w:p w14:paraId="1452859C" w14:textId="77777777" w:rsidR="00D61D72" w:rsidRDefault="00D61D72">
            <w:pPr>
              <w:pStyle w:val="TableParagraph"/>
              <w:spacing w:before="10"/>
              <w:ind w:left="0"/>
              <w:rPr>
                <w:b/>
                <w:sz w:val="38"/>
              </w:rPr>
            </w:pPr>
          </w:p>
          <w:p w14:paraId="3CDC5D48" w14:textId="77777777" w:rsidR="00D61D72" w:rsidRDefault="00860DAE">
            <w:pPr>
              <w:pStyle w:val="TableParagraph"/>
              <w:spacing w:line="259" w:lineRule="auto"/>
              <w:ind w:left="109" w:right="7"/>
              <w:rPr>
                <w:sz w:val="24"/>
              </w:rPr>
            </w:pPr>
            <w:r>
              <w:rPr>
                <w:spacing w:val="-2"/>
                <w:sz w:val="24"/>
              </w:rPr>
              <w:t>TBD</w:t>
            </w:r>
            <w:r>
              <w:rPr>
                <w:spacing w:val="-15"/>
                <w:sz w:val="24"/>
              </w:rPr>
              <w:t xml:space="preserve"> </w:t>
            </w:r>
            <w:r>
              <w:rPr>
                <w:spacing w:val="-2"/>
                <w:sz w:val="24"/>
              </w:rPr>
              <w:t>between</w:t>
            </w:r>
            <w:r>
              <w:rPr>
                <w:spacing w:val="-13"/>
                <w:sz w:val="24"/>
              </w:rPr>
              <w:t xml:space="preserve"> </w:t>
            </w:r>
            <w:r>
              <w:rPr>
                <w:spacing w:val="-2"/>
                <w:sz w:val="24"/>
              </w:rPr>
              <w:t>CMS</w:t>
            </w:r>
            <w:r>
              <w:rPr>
                <w:spacing w:val="-13"/>
                <w:sz w:val="24"/>
              </w:rPr>
              <w:t xml:space="preserve"> </w:t>
            </w:r>
            <w:r>
              <w:rPr>
                <w:spacing w:val="-2"/>
                <w:sz w:val="24"/>
              </w:rPr>
              <w:t xml:space="preserve">and </w:t>
            </w:r>
            <w:r>
              <w:rPr>
                <w:sz w:val="24"/>
              </w:rPr>
              <w:t>the Contractor</w:t>
            </w:r>
          </w:p>
        </w:tc>
      </w:tr>
      <w:tr w:rsidR="00D61D72" w14:paraId="3C8682B5" w14:textId="77777777" w:rsidTr="00E92DB1">
        <w:trPr>
          <w:gridAfter w:val="1"/>
          <w:wAfter w:w="12" w:type="dxa"/>
          <w:trHeight w:val="897"/>
        </w:trPr>
        <w:tc>
          <w:tcPr>
            <w:tcW w:w="2122" w:type="dxa"/>
            <w:gridSpan w:val="2"/>
          </w:tcPr>
          <w:p w14:paraId="50059731" w14:textId="77777777" w:rsidR="00D61D72" w:rsidRDefault="00860DAE">
            <w:pPr>
              <w:pStyle w:val="TableParagraph"/>
              <w:spacing w:before="176" w:line="259" w:lineRule="auto"/>
              <w:rPr>
                <w:sz w:val="24"/>
              </w:rPr>
            </w:pPr>
            <w:r>
              <w:rPr>
                <w:spacing w:val="-2"/>
                <w:sz w:val="24"/>
              </w:rPr>
              <w:t>Task</w:t>
            </w:r>
            <w:r>
              <w:rPr>
                <w:spacing w:val="-15"/>
                <w:sz w:val="24"/>
              </w:rPr>
              <w:t xml:space="preserve"> </w:t>
            </w:r>
            <w:r>
              <w:rPr>
                <w:spacing w:val="-2"/>
                <w:sz w:val="24"/>
              </w:rPr>
              <w:t>8:</w:t>
            </w:r>
            <w:r>
              <w:rPr>
                <w:spacing w:val="-14"/>
                <w:sz w:val="24"/>
              </w:rPr>
              <w:t xml:space="preserve"> </w:t>
            </w:r>
            <w:r>
              <w:rPr>
                <w:spacing w:val="-2"/>
                <w:sz w:val="24"/>
              </w:rPr>
              <w:t>Public Website</w:t>
            </w:r>
          </w:p>
        </w:tc>
        <w:tc>
          <w:tcPr>
            <w:tcW w:w="2724" w:type="dxa"/>
            <w:gridSpan w:val="2"/>
          </w:tcPr>
          <w:p w14:paraId="0186000E" w14:textId="77777777" w:rsidR="00D61D72" w:rsidRDefault="00860DAE">
            <w:pPr>
              <w:pStyle w:val="TableParagraph"/>
              <w:spacing w:before="176" w:line="259" w:lineRule="auto"/>
              <w:ind w:right="178"/>
              <w:rPr>
                <w:sz w:val="24"/>
              </w:rPr>
            </w:pPr>
            <w:r>
              <w:rPr>
                <w:spacing w:val="-2"/>
                <w:sz w:val="24"/>
              </w:rPr>
              <w:t>Operational</w:t>
            </w:r>
            <w:r>
              <w:rPr>
                <w:spacing w:val="-14"/>
                <w:sz w:val="24"/>
              </w:rPr>
              <w:t xml:space="preserve"> </w:t>
            </w:r>
            <w:r>
              <w:rPr>
                <w:spacing w:val="-2"/>
                <w:sz w:val="24"/>
              </w:rPr>
              <w:t>Public Website</w:t>
            </w:r>
          </w:p>
        </w:tc>
        <w:tc>
          <w:tcPr>
            <w:tcW w:w="1867" w:type="dxa"/>
            <w:gridSpan w:val="2"/>
          </w:tcPr>
          <w:p w14:paraId="0CBCD6FB" w14:textId="77777777" w:rsidR="00D61D72" w:rsidRDefault="00860DAE">
            <w:pPr>
              <w:pStyle w:val="TableParagraph"/>
              <w:spacing w:before="56" w:line="237" w:lineRule="auto"/>
              <w:ind w:right="152"/>
              <w:rPr>
                <w:sz w:val="24"/>
              </w:rPr>
            </w:pPr>
            <w:r>
              <w:rPr>
                <w:sz w:val="24"/>
              </w:rPr>
              <w:t xml:space="preserve">3 months of </w:t>
            </w:r>
            <w:r>
              <w:rPr>
                <w:spacing w:val="-2"/>
                <w:sz w:val="24"/>
              </w:rPr>
              <w:t>contract</w:t>
            </w:r>
            <w:r>
              <w:rPr>
                <w:spacing w:val="-14"/>
                <w:sz w:val="24"/>
              </w:rPr>
              <w:t xml:space="preserve"> </w:t>
            </w:r>
            <w:r>
              <w:rPr>
                <w:spacing w:val="-2"/>
                <w:sz w:val="24"/>
              </w:rPr>
              <w:t xml:space="preserve">award </w:t>
            </w:r>
            <w:r>
              <w:rPr>
                <w:spacing w:val="-4"/>
                <w:sz w:val="24"/>
              </w:rPr>
              <w:t>date</w:t>
            </w:r>
          </w:p>
        </w:tc>
        <w:tc>
          <w:tcPr>
            <w:tcW w:w="2640" w:type="dxa"/>
            <w:gridSpan w:val="2"/>
          </w:tcPr>
          <w:p w14:paraId="43901002" w14:textId="77777777" w:rsidR="00D61D72" w:rsidRDefault="00D61D72">
            <w:pPr>
              <w:pStyle w:val="TableParagraph"/>
              <w:spacing w:before="3"/>
              <w:ind w:left="0"/>
              <w:rPr>
                <w:b/>
                <w:sz w:val="28"/>
              </w:rPr>
            </w:pPr>
          </w:p>
          <w:p w14:paraId="08C3043E" w14:textId="77777777" w:rsidR="00D61D72" w:rsidRDefault="00860DAE">
            <w:pPr>
              <w:pStyle w:val="TableParagraph"/>
              <w:ind w:left="170"/>
              <w:rPr>
                <w:sz w:val="24"/>
              </w:rPr>
            </w:pPr>
            <w:r>
              <w:rPr>
                <w:sz w:val="24"/>
              </w:rPr>
              <w:t>Updated</w:t>
            </w:r>
            <w:r>
              <w:rPr>
                <w:spacing w:val="-5"/>
                <w:sz w:val="24"/>
              </w:rPr>
              <w:t xml:space="preserve"> </w:t>
            </w:r>
            <w:r>
              <w:rPr>
                <w:sz w:val="24"/>
              </w:rPr>
              <w:t>as</w:t>
            </w:r>
            <w:r>
              <w:rPr>
                <w:spacing w:val="-2"/>
                <w:sz w:val="24"/>
              </w:rPr>
              <w:t xml:space="preserve"> needed</w:t>
            </w:r>
          </w:p>
        </w:tc>
      </w:tr>
      <w:tr w:rsidR="00D61D72" w14:paraId="42A78CB1" w14:textId="77777777" w:rsidTr="00E92DB1">
        <w:trPr>
          <w:gridAfter w:val="1"/>
          <w:wAfter w:w="12" w:type="dxa"/>
          <w:trHeight w:val="947"/>
        </w:trPr>
        <w:tc>
          <w:tcPr>
            <w:tcW w:w="2122" w:type="dxa"/>
            <w:gridSpan w:val="2"/>
          </w:tcPr>
          <w:p w14:paraId="0F513ED6" w14:textId="77777777" w:rsidR="00D61D72" w:rsidRDefault="00860DAE">
            <w:pPr>
              <w:pStyle w:val="TableParagraph"/>
              <w:spacing w:before="49" w:line="252" w:lineRule="auto"/>
              <w:rPr>
                <w:sz w:val="24"/>
              </w:rPr>
            </w:pPr>
            <w:r>
              <w:rPr>
                <w:sz w:val="24"/>
              </w:rPr>
              <w:t xml:space="preserve">Task 9: Record </w:t>
            </w:r>
            <w:r>
              <w:rPr>
                <w:spacing w:val="-2"/>
                <w:sz w:val="24"/>
              </w:rPr>
              <w:t>management</w:t>
            </w:r>
            <w:r>
              <w:rPr>
                <w:spacing w:val="-14"/>
                <w:sz w:val="24"/>
              </w:rPr>
              <w:t xml:space="preserve"> </w:t>
            </w:r>
            <w:r>
              <w:rPr>
                <w:spacing w:val="-2"/>
                <w:sz w:val="24"/>
              </w:rPr>
              <w:t xml:space="preserve">and </w:t>
            </w:r>
            <w:r>
              <w:rPr>
                <w:sz w:val="24"/>
              </w:rPr>
              <w:t>Work Tracking</w:t>
            </w:r>
          </w:p>
        </w:tc>
        <w:tc>
          <w:tcPr>
            <w:tcW w:w="2724" w:type="dxa"/>
            <w:gridSpan w:val="2"/>
          </w:tcPr>
          <w:p w14:paraId="3AE44C7E" w14:textId="77777777" w:rsidR="00D61D72" w:rsidRDefault="00860DAE">
            <w:pPr>
              <w:pStyle w:val="TableParagraph"/>
              <w:spacing w:before="198" w:line="261" w:lineRule="auto"/>
              <w:rPr>
                <w:sz w:val="24"/>
              </w:rPr>
            </w:pPr>
            <w:r>
              <w:rPr>
                <w:spacing w:val="-2"/>
                <w:sz w:val="24"/>
              </w:rPr>
              <w:t>Request</w:t>
            </w:r>
            <w:r>
              <w:rPr>
                <w:spacing w:val="-14"/>
                <w:sz w:val="24"/>
              </w:rPr>
              <w:t xml:space="preserve"> </w:t>
            </w:r>
            <w:r>
              <w:rPr>
                <w:spacing w:val="-2"/>
                <w:sz w:val="24"/>
              </w:rPr>
              <w:t>project</w:t>
            </w:r>
            <w:r>
              <w:rPr>
                <w:spacing w:val="-14"/>
                <w:sz w:val="24"/>
              </w:rPr>
              <w:t xml:space="preserve"> </w:t>
            </w:r>
            <w:r>
              <w:rPr>
                <w:spacing w:val="-2"/>
                <w:sz w:val="24"/>
              </w:rPr>
              <w:t>tracking process/report</w:t>
            </w:r>
          </w:p>
        </w:tc>
        <w:tc>
          <w:tcPr>
            <w:tcW w:w="1867" w:type="dxa"/>
            <w:gridSpan w:val="2"/>
          </w:tcPr>
          <w:p w14:paraId="635752D1" w14:textId="77777777" w:rsidR="00D61D72" w:rsidRDefault="00860DAE">
            <w:pPr>
              <w:pStyle w:val="TableParagraph"/>
              <w:spacing w:before="54" w:line="237" w:lineRule="auto"/>
              <w:ind w:right="152"/>
              <w:rPr>
                <w:sz w:val="24"/>
              </w:rPr>
            </w:pPr>
            <w:r>
              <w:rPr>
                <w:sz w:val="24"/>
              </w:rPr>
              <w:t xml:space="preserve">30 days of </w:t>
            </w:r>
            <w:r>
              <w:rPr>
                <w:spacing w:val="-2"/>
                <w:sz w:val="24"/>
              </w:rPr>
              <w:t>contract</w:t>
            </w:r>
            <w:r>
              <w:rPr>
                <w:spacing w:val="-14"/>
                <w:sz w:val="24"/>
              </w:rPr>
              <w:t xml:space="preserve"> </w:t>
            </w:r>
            <w:r>
              <w:rPr>
                <w:spacing w:val="-2"/>
                <w:sz w:val="24"/>
              </w:rPr>
              <w:t xml:space="preserve">award </w:t>
            </w:r>
            <w:r>
              <w:rPr>
                <w:spacing w:val="-4"/>
                <w:sz w:val="24"/>
              </w:rPr>
              <w:t>date</w:t>
            </w:r>
          </w:p>
        </w:tc>
        <w:tc>
          <w:tcPr>
            <w:tcW w:w="2640" w:type="dxa"/>
            <w:gridSpan w:val="2"/>
          </w:tcPr>
          <w:p w14:paraId="2810FBFC" w14:textId="77777777" w:rsidR="00D61D72" w:rsidRDefault="00D61D72">
            <w:pPr>
              <w:pStyle w:val="TableParagraph"/>
              <w:spacing w:before="4"/>
              <w:ind w:left="0"/>
              <w:rPr>
                <w:b/>
                <w:sz w:val="30"/>
              </w:rPr>
            </w:pPr>
          </w:p>
          <w:p w14:paraId="2E9FC724" w14:textId="77777777" w:rsidR="00D61D72" w:rsidRDefault="00860DAE">
            <w:pPr>
              <w:pStyle w:val="TableParagraph"/>
              <w:ind w:left="170"/>
              <w:rPr>
                <w:sz w:val="24"/>
              </w:rPr>
            </w:pPr>
            <w:r>
              <w:rPr>
                <w:sz w:val="24"/>
              </w:rPr>
              <w:t>Updated</w:t>
            </w:r>
            <w:r>
              <w:rPr>
                <w:spacing w:val="-5"/>
                <w:sz w:val="24"/>
              </w:rPr>
              <w:t xml:space="preserve"> </w:t>
            </w:r>
            <w:r>
              <w:rPr>
                <w:sz w:val="24"/>
              </w:rPr>
              <w:t>as</w:t>
            </w:r>
            <w:r>
              <w:rPr>
                <w:spacing w:val="-2"/>
                <w:sz w:val="24"/>
              </w:rPr>
              <w:t xml:space="preserve"> needed</w:t>
            </w:r>
          </w:p>
        </w:tc>
      </w:tr>
      <w:tr w:rsidR="00D61D72" w14:paraId="035535EA" w14:textId="77777777" w:rsidTr="00E92DB1">
        <w:trPr>
          <w:gridAfter w:val="1"/>
          <w:wAfter w:w="12" w:type="dxa"/>
          <w:trHeight w:val="945"/>
        </w:trPr>
        <w:tc>
          <w:tcPr>
            <w:tcW w:w="2122" w:type="dxa"/>
            <w:gridSpan w:val="2"/>
          </w:tcPr>
          <w:p w14:paraId="30CD2942" w14:textId="77777777" w:rsidR="00D61D72" w:rsidRDefault="00860DAE">
            <w:pPr>
              <w:pStyle w:val="TableParagraph"/>
              <w:spacing w:before="49" w:line="252" w:lineRule="auto"/>
              <w:rPr>
                <w:sz w:val="24"/>
              </w:rPr>
            </w:pPr>
            <w:r>
              <w:rPr>
                <w:sz w:val="24"/>
              </w:rPr>
              <w:t xml:space="preserve">Task 9: Record </w:t>
            </w:r>
            <w:r>
              <w:rPr>
                <w:spacing w:val="-2"/>
                <w:sz w:val="24"/>
              </w:rPr>
              <w:t>management</w:t>
            </w:r>
            <w:r>
              <w:rPr>
                <w:spacing w:val="-14"/>
                <w:sz w:val="24"/>
              </w:rPr>
              <w:t xml:space="preserve"> </w:t>
            </w:r>
            <w:r>
              <w:rPr>
                <w:spacing w:val="-2"/>
                <w:sz w:val="24"/>
              </w:rPr>
              <w:t xml:space="preserve">and </w:t>
            </w:r>
            <w:r>
              <w:rPr>
                <w:sz w:val="24"/>
              </w:rPr>
              <w:t>Work Tracking</w:t>
            </w:r>
          </w:p>
        </w:tc>
        <w:tc>
          <w:tcPr>
            <w:tcW w:w="2724" w:type="dxa"/>
            <w:gridSpan w:val="2"/>
          </w:tcPr>
          <w:p w14:paraId="49B4A357" w14:textId="77777777" w:rsidR="00D61D72" w:rsidRDefault="00860DAE">
            <w:pPr>
              <w:pStyle w:val="TableParagraph"/>
              <w:spacing w:before="198" w:line="261" w:lineRule="auto"/>
              <w:rPr>
                <w:sz w:val="24"/>
              </w:rPr>
            </w:pPr>
            <w:r>
              <w:rPr>
                <w:spacing w:val="-2"/>
                <w:sz w:val="24"/>
              </w:rPr>
              <w:t>Management</w:t>
            </w:r>
            <w:r>
              <w:rPr>
                <w:spacing w:val="-14"/>
                <w:sz w:val="24"/>
              </w:rPr>
              <w:t xml:space="preserve"> </w:t>
            </w:r>
            <w:r>
              <w:rPr>
                <w:spacing w:val="-2"/>
                <w:sz w:val="24"/>
              </w:rPr>
              <w:t>Dashboard Report</w:t>
            </w:r>
          </w:p>
        </w:tc>
        <w:tc>
          <w:tcPr>
            <w:tcW w:w="1867" w:type="dxa"/>
            <w:gridSpan w:val="2"/>
          </w:tcPr>
          <w:p w14:paraId="31EB1CB2" w14:textId="77777777" w:rsidR="00D61D72" w:rsidRDefault="00860DAE">
            <w:pPr>
              <w:pStyle w:val="TableParagraph"/>
              <w:spacing w:before="54" w:line="237" w:lineRule="auto"/>
              <w:ind w:right="152"/>
              <w:rPr>
                <w:sz w:val="24"/>
              </w:rPr>
            </w:pPr>
            <w:r>
              <w:rPr>
                <w:sz w:val="24"/>
              </w:rPr>
              <w:t xml:space="preserve">3 months of </w:t>
            </w:r>
            <w:r>
              <w:rPr>
                <w:spacing w:val="-2"/>
                <w:sz w:val="24"/>
              </w:rPr>
              <w:t>contract</w:t>
            </w:r>
            <w:r>
              <w:rPr>
                <w:spacing w:val="-14"/>
                <w:sz w:val="24"/>
              </w:rPr>
              <w:t xml:space="preserve"> </w:t>
            </w:r>
            <w:r>
              <w:rPr>
                <w:spacing w:val="-2"/>
                <w:sz w:val="24"/>
              </w:rPr>
              <w:t xml:space="preserve">award </w:t>
            </w:r>
            <w:r>
              <w:rPr>
                <w:spacing w:val="-4"/>
                <w:sz w:val="24"/>
              </w:rPr>
              <w:t>date</w:t>
            </w:r>
          </w:p>
        </w:tc>
        <w:tc>
          <w:tcPr>
            <w:tcW w:w="2640" w:type="dxa"/>
            <w:gridSpan w:val="2"/>
          </w:tcPr>
          <w:p w14:paraId="23B89535" w14:textId="77777777" w:rsidR="00D61D72" w:rsidRDefault="00D61D72">
            <w:pPr>
              <w:pStyle w:val="TableParagraph"/>
              <w:spacing w:before="4"/>
              <w:ind w:left="0"/>
              <w:rPr>
                <w:b/>
                <w:sz w:val="30"/>
              </w:rPr>
            </w:pPr>
          </w:p>
          <w:p w14:paraId="7B40E319" w14:textId="77777777" w:rsidR="00D61D72" w:rsidRDefault="00860DAE">
            <w:pPr>
              <w:pStyle w:val="TableParagraph"/>
              <w:ind w:left="110"/>
              <w:rPr>
                <w:sz w:val="24"/>
              </w:rPr>
            </w:pPr>
            <w:r>
              <w:rPr>
                <w:spacing w:val="-4"/>
                <w:sz w:val="24"/>
              </w:rPr>
              <w:t>Bi-</w:t>
            </w:r>
            <w:r>
              <w:rPr>
                <w:spacing w:val="-2"/>
                <w:sz w:val="24"/>
              </w:rPr>
              <w:t>monthly</w:t>
            </w:r>
          </w:p>
        </w:tc>
      </w:tr>
      <w:tr w:rsidR="00D61D72" w14:paraId="519205AA" w14:textId="77777777" w:rsidTr="00E92DB1">
        <w:trPr>
          <w:gridAfter w:val="1"/>
          <w:wAfter w:w="12" w:type="dxa"/>
          <w:trHeight w:val="947"/>
        </w:trPr>
        <w:tc>
          <w:tcPr>
            <w:tcW w:w="2122" w:type="dxa"/>
            <w:gridSpan w:val="2"/>
          </w:tcPr>
          <w:p w14:paraId="398C65BD" w14:textId="77777777" w:rsidR="00D61D72" w:rsidRDefault="00860DAE">
            <w:pPr>
              <w:pStyle w:val="TableParagraph"/>
              <w:spacing w:before="51" w:line="252" w:lineRule="auto"/>
              <w:rPr>
                <w:sz w:val="24"/>
              </w:rPr>
            </w:pPr>
            <w:r>
              <w:rPr>
                <w:sz w:val="24"/>
              </w:rPr>
              <w:t xml:space="preserve">Task 9: Record </w:t>
            </w:r>
            <w:r>
              <w:rPr>
                <w:spacing w:val="-2"/>
                <w:sz w:val="24"/>
              </w:rPr>
              <w:t>Management</w:t>
            </w:r>
            <w:r>
              <w:rPr>
                <w:spacing w:val="-14"/>
                <w:sz w:val="24"/>
              </w:rPr>
              <w:t xml:space="preserve"> </w:t>
            </w:r>
            <w:r>
              <w:rPr>
                <w:spacing w:val="-2"/>
                <w:sz w:val="24"/>
              </w:rPr>
              <w:t xml:space="preserve">and </w:t>
            </w:r>
            <w:r>
              <w:rPr>
                <w:sz w:val="24"/>
              </w:rPr>
              <w:t>Work Tracking</w:t>
            </w:r>
          </w:p>
        </w:tc>
        <w:tc>
          <w:tcPr>
            <w:tcW w:w="2724" w:type="dxa"/>
            <w:gridSpan w:val="2"/>
          </w:tcPr>
          <w:p w14:paraId="5A27DC60" w14:textId="77777777" w:rsidR="00D61D72" w:rsidRDefault="00D61D72">
            <w:pPr>
              <w:pStyle w:val="TableParagraph"/>
              <w:spacing w:before="4"/>
              <w:ind w:left="0"/>
              <w:rPr>
                <w:b/>
                <w:sz w:val="30"/>
              </w:rPr>
            </w:pPr>
          </w:p>
          <w:p w14:paraId="463E2B1D" w14:textId="77777777" w:rsidR="00D61D72" w:rsidRDefault="00860DAE">
            <w:pPr>
              <w:pStyle w:val="TableParagraph"/>
              <w:rPr>
                <w:sz w:val="24"/>
              </w:rPr>
            </w:pPr>
            <w:r>
              <w:rPr>
                <w:sz w:val="24"/>
              </w:rPr>
              <w:t>Ad</w:t>
            </w:r>
            <w:r>
              <w:rPr>
                <w:spacing w:val="-6"/>
                <w:sz w:val="24"/>
              </w:rPr>
              <w:t xml:space="preserve"> </w:t>
            </w:r>
            <w:r>
              <w:rPr>
                <w:sz w:val="24"/>
              </w:rPr>
              <w:t>hoc</w:t>
            </w:r>
            <w:r>
              <w:rPr>
                <w:spacing w:val="-1"/>
                <w:sz w:val="24"/>
              </w:rPr>
              <w:t xml:space="preserve"> </w:t>
            </w:r>
            <w:r>
              <w:rPr>
                <w:spacing w:val="-2"/>
                <w:sz w:val="24"/>
              </w:rPr>
              <w:t>report</w:t>
            </w:r>
          </w:p>
        </w:tc>
        <w:tc>
          <w:tcPr>
            <w:tcW w:w="1867" w:type="dxa"/>
            <w:gridSpan w:val="2"/>
          </w:tcPr>
          <w:p w14:paraId="5A08C203" w14:textId="77777777" w:rsidR="00D61D72" w:rsidRDefault="00860DAE">
            <w:pPr>
              <w:pStyle w:val="TableParagraph"/>
              <w:spacing w:before="51" w:line="252" w:lineRule="auto"/>
              <w:ind w:right="402"/>
              <w:jc w:val="both"/>
              <w:rPr>
                <w:sz w:val="24"/>
              </w:rPr>
            </w:pPr>
            <w:r>
              <w:rPr>
                <w:sz w:val="24"/>
              </w:rPr>
              <w:t>TBD</w:t>
            </w:r>
            <w:r>
              <w:rPr>
                <w:spacing w:val="-15"/>
                <w:sz w:val="24"/>
              </w:rPr>
              <w:t xml:space="preserve"> </w:t>
            </w:r>
            <w:r>
              <w:rPr>
                <w:sz w:val="24"/>
              </w:rPr>
              <w:t xml:space="preserve">between CMS and the </w:t>
            </w:r>
            <w:r>
              <w:rPr>
                <w:spacing w:val="-2"/>
                <w:sz w:val="24"/>
              </w:rPr>
              <w:t>Contractor</w:t>
            </w:r>
          </w:p>
        </w:tc>
        <w:tc>
          <w:tcPr>
            <w:tcW w:w="2640" w:type="dxa"/>
            <w:gridSpan w:val="2"/>
          </w:tcPr>
          <w:p w14:paraId="1D07DC10" w14:textId="77777777" w:rsidR="00D61D72" w:rsidRDefault="00860DAE">
            <w:pPr>
              <w:pStyle w:val="TableParagraph"/>
              <w:spacing w:before="203" w:line="256" w:lineRule="auto"/>
              <w:ind w:right="7"/>
              <w:rPr>
                <w:sz w:val="24"/>
              </w:rPr>
            </w:pPr>
            <w:r>
              <w:rPr>
                <w:spacing w:val="-2"/>
                <w:sz w:val="24"/>
              </w:rPr>
              <w:t>TBD</w:t>
            </w:r>
            <w:r>
              <w:rPr>
                <w:spacing w:val="-15"/>
                <w:sz w:val="24"/>
              </w:rPr>
              <w:t xml:space="preserve"> </w:t>
            </w:r>
            <w:r>
              <w:rPr>
                <w:spacing w:val="-2"/>
                <w:sz w:val="24"/>
              </w:rPr>
              <w:t>between</w:t>
            </w:r>
            <w:r>
              <w:rPr>
                <w:spacing w:val="-13"/>
                <w:sz w:val="24"/>
              </w:rPr>
              <w:t xml:space="preserve"> </w:t>
            </w:r>
            <w:r>
              <w:rPr>
                <w:spacing w:val="-2"/>
                <w:sz w:val="24"/>
              </w:rPr>
              <w:t>CMS</w:t>
            </w:r>
            <w:r>
              <w:rPr>
                <w:spacing w:val="-13"/>
                <w:sz w:val="24"/>
              </w:rPr>
              <w:t xml:space="preserve"> </w:t>
            </w:r>
            <w:r>
              <w:rPr>
                <w:spacing w:val="-2"/>
                <w:sz w:val="24"/>
              </w:rPr>
              <w:t xml:space="preserve">and </w:t>
            </w:r>
            <w:r>
              <w:rPr>
                <w:sz w:val="24"/>
              </w:rPr>
              <w:t>the Contractor</w:t>
            </w:r>
          </w:p>
        </w:tc>
      </w:tr>
      <w:tr w:rsidR="00D61D72" w14:paraId="663B6D3E" w14:textId="77777777" w:rsidTr="00E92DB1">
        <w:trPr>
          <w:gridAfter w:val="1"/>
          <w:wAfter w:w="12" w:type="dxa"/>
          <w:trHeight w:val="954"/>
        </w:trPr>
        <w:tc>
          <w:tcPr>
            <w:tcW w:w="2122" w:type="dxa"/>
            <w:gridSpan w:val="2"/>
          </w:tcPr>
          <w:p w14:paraId="69F018E8" w14:textId="77777777" w:rsidR="00D61D72" w:rsidRDefault="00860DAE">
            <w:pPr>
              <w:pStyle w:val="TableParagraph"/>
              <w:spacing w:before="210" w:line="259" w:lineRule="auto"/>
              <w:rPr>
                <w:sz w:val="24"/>
              </w:rPr>
            </w:pPr>
            <w:r>
              <w:rPr>
                <w:spacing w:val="-2"/>
                <w:sz w:val="24"/>
              </w:rPr>
              <w:t>Task</w:t>
            </w:r>
            <w:r>
              <w:rPr>
                <w:spacing w:val="-15"/>
                <w:sz w:val="24"/>
              </w:rPr>
              <w:t xml:space="preserve"> </w:t>
            </w:r>
            <w:r>
              <w:rPr>
                <w:spacing w:val="-2"/>
                <w:sz w:val="24"/>
              </w:rPr>
              <w:t>10:</w:t>
            </w:r>
            <w:r>
              <w:rPr>
                <w:spacing w:val="-14"/>
                <w:sz w:val="24"/>
              </w:rPr>
              <w:t xml:space="preserve"> </w:t>
            </w:r>
            <w:r>
              <w:rPr>
                <w:spacing w:val="-2"/>
                <w:sz w:val="24"/>
              </w:rPr>
              <w:t>Customer Support</w:t>
            </w:r>
          </w:p>
        </w:tc>
        <w:tc>
          <w:tcPr>
            <w:tcW w:w="2724" w:type="dxa"/>
            <w:gridSpan w:val="2"/>
          </w:tcPr>
          <w:p w14:paraId="3AF8676E" w14:textId="77777777" w:rsidR="00D61D72" w:rsidRDefault="00D61D72">
            <w:pPr>
              <w:pStyle w:val="TableParagraph"/>
              <w:spacing w:before="2"/>
              <w:ind w:left="0"/>
              <w:rPr>
                <w:b/>
                <w:sz w:val="31"/>
              </w:rPr>
            </w:pPr>
          </w:p>
          <w:p w14:paraId="66A4B70F" w14:textId="77777777" w:rsidR="00D61D72" w:rsidRDefault="00860DAE">
            <w:pPr>
              <w:pStyle w:val="TableParagraph"/>
              <w:rPr>
                <w:sz w:val="24"/>
              </w:rPr>
            </w:pPr>
            <w:r>
              <w:rPr>
                <w:spacing w:val="-5"/>
                <w:sz w:val="24"/>
              </w:rPr>
              <w:t>FAQ</w:t>
            </w:r>
          </w:p>
        </w:tc>
        <w:tc>
          <w:tcPr>
            <w:tcW w:w="1867" w:type="dxa"/>
            <w:gridSpan w:val="2"/>
          </w:tcPr>
          <w:p w14:paraId="580F9AF5" w14:textId="77777777" w:rsidR="00D61D72" w:rsidRDefault="00860DAE">
            <w:pPr>
              <w:pStyle w:val="TableParagraph"/>
              <w:spacing w:before="59" w:line="252" w:lineRule="auto"/>
              <w:ind w:right="402"/>
              <w:jc w:val="both"/>
              <w:rPr>
                <w:sz w:val="24"/>
              </w:rPr>
            </w:pPr>
            <w:r>
              <w:rPr>
                <w:sz w:val="24"/>
              </w:rPr>
              <w:t>TBD</w:t>
            </w:r>
            <w:r>
              <w:rPr>
                <w:spacing w:val="-15"/>
                <w:sz w:val="24"/>
              </w:rPr>
              <w:t xml:space="preserve"> </w:t>
            </w:r>
            <w:r>
              <w:rPr>
                <w:sz w:val="24"/>
              </w:rPr>
              <w:t xml:space="preserve">between CMS and the </w:t>
            </w:r>
            <w:r>
              <w:rPr>
                <w:spacing w:val="-2"/>
                <w:sz w:val="24"/>
              </w:rPr>
              <w:t>Contractor</w:t>
            </w:r>
          </w:p>
        </w:tc>
        <w:tc>
          <w:tcPr>
            <w:tcW w:w="2640" w:type="dxa"/>
            <w:gridSpan w:val="2"/>
          </w:tcPr>
          <w:p w14:paraId="69B8810B" w14:textId="77777777" w:rsidR="00D61D72" w:rsidRDefault="00860DAE">
            <w:pPr>
              <w:pStyle w:val="TableParagraph"/>
              <w:spacing w:before="210" w:line="259" w:lineRule="auto"/>
              <w:ind w:right="7"/>
              <w:rPr>
                <w:sz w:val="24"/>
              </w:rPr>
            </w:pPr>
            <w:r>
              <w:rPr>
                <w:spacing w:val="-2"/>
                <w:sz w:val="24"/>
              </w:rPr>
              <w:t>TBD</w:t>
            </w:r>
            <w:r>
              <w:rPr>
                <w:spacing w:val="-15"/>
                <w:sz w:val="24"/>
              </w:rPr>
              <w:t xml:space="preserve"> </w:t>
            </w:r>
            <w:r>
              <w:rPr>
                <w:spacing w:val="-2"/>
                <w:sz w:val="24"/>
              </w:rPr>
              <w:t>between</w:t>
            </w:r>
            <w:r>
              <w:rPr>
                <w:spacing w:val="-13"/>
                <w:sz w:val="24"/>
              </w:rPr>
              <w:t xml:space="preserve"> </w:t>
            </w:r>
            <w:r>
              <w:rPr>
                <w:spacing w:val="-2"/>
                <w:sz w:val="24"/>
              </w:rPr>
              <w:t>CMS</w:t>
            </w:r>
            <w:r>
              <w:rPr>
                <w:spacing w:val="-13"/>
                <w:sz w:val="24"/>
              </w:rPr>
              <w:t xml:space="preserve"> </w:t>
            </w:r>
            <w:r>
              <w:rPr>
                <w:spacing w:val="-2"/>
                <w:sz w:val="24"/>
              </w:rPr>
              <w:t xml:space="preserve">and </w:t>
            </w:r>
            <w:r>
              <w:rPr>
                <w:sz w:val="24"/>
              </w:rPr>
              <w:t>the Contractor</w:t>
            </w:r>
          </w:p>
        </w:tc>
      </w:tr>
      <w:tr w:rsidR="00D61D72" w:rsidDel="00770EA8" w14:paraId="57934CCF" w14:textId="7901C457" w:rsidTr="00E92DB1">
        <w:trPr>
          <w:gridAfter w:val="1"/>
          <w:wAfter w:w="12" w:type="dxa"/>
          <w:trHeight w:val="954"/>
          <w:del w:id="360" w:author="Scott Wakefield" w:date="2026-04-16T12:34:00Z"/>
        </w:trPr>
        <w:tc>
          <w:tcPr>
            <w:tcW w:w="2122" w:type="dxa"/>
            <w:gridSpan w:val="2"/>
          </w:tcPr>
          <w:p w14:paraId="10DAD318" w14:textId="4A5C375F" w:rsidR="00D61D72" w:rsidDel="00770EA8" w:rsidRDefault="00860DAE">
            <w:pPr>
              <w:pStyle w:val="TableParagraph"/>
              <w:spacing w:before="210" w:line="259" w:lineRule="auto"/>
              <w:rPr>
                <w:del w:id="361" w:author="Scott Wakefield" w:date="2026-04-16T12:34:00Z" w16du:dateUtc="2026-04-16T16:34:00Z"/>
                <w:sz w:val="24"/>
              </w:rPr>
            </w:pPr>
            <w:del w:id="362" w:author="Scott Wakefield" w:date="2026-04-16T12:34:00Z" w16du:dateUtc="2026-04-16T16:34:00Z">
              <w:r w:rsidDel="00770EA8">
                <w:rPr>
                  <w:sz w:val="24"/>
                </w:rPr>
                <w:delText>Task</w:delText>
              </w:r>
              <w:r w:rsidDel="00770EA8">
                <w:rPr>
                  <w:spacing w:val="-15"/>
                  <w:sz w:val="24"/>
                </w:rPr>
                <w:delText xml:space="preserve"> </w:delText>
              </w:r>
              <w:r w:rsidDel="00770EA8">
                <w:rPr>
                  <w:sz w:val="24"/>
                </w:rPr>
                <w:delText>12:</w:delText>
              </w:r>
              <w:r w:rsidDel="00770EA8">
                <w:rPr>
                  <w:spacing w:val="-15"/>
                  <w:sz w:val="24"/>
                </w:rPr>
                <w:delText xml:space="preserve"> </w:delText>
              </w:r>
              <w:r w:rsidDel="00770EA8">
                <w:rPr>
                  <w:sz w:val="24"/>
                </w:rPr>
                <w:delText xml:space="preserve">CAA </w:delText>
              </w:r>
              <w:r w:rsidDel="00770EA8">
                <w:rPr>
                  <w:spacing w:val="-2"/>
                  <w:sz w:val="24"/>
                </w:rPr>
                <w:delText>Telehealth</w:delText>
              </w:r>
            </w:del>
          </w:p>
        </w:tc>
        <w:tc>
          <w:tcPr>
            <w:tcW w:w="2724" w:type="dxa"/>
            <w:gridSpan w:val="2"/>
          </w:tcPr>
          <w:p w14:paraId="35E104F4" w14:textId="4EC518C5" w:rsidR="00D61D72" w:rsidDel="00770EA8" w:rsidRDefault="00D61D72">
            <w:pPr>
              <w:pStyle w:val="TableParagraph"/>
              <w:spacing w:before="6"/>
              <w:ind w:left="0"/>
              <w:rPr>
                <w:del w:id="363" w:author="Scott Wakefield" w:date="2026-04-16T12:34:00Z" w16du:dateUtc="2026-04-16T16:34:00Z"/>
                <w:b/>
                <w:sz w:val="29"/>
              </w:rPr>
            </w:pPr>
          </w:p>
          <w:p w14:paraId="1487D830" w14:textId="11A5F8B5" w:rsidR="00D61D72" w:rsidDel="00770EA8" w:rsidRDefault="00860DAE">
            <w:pPr>
              <w:pStyle w:val="TableParagraph"/>
              <w:ind w:left="64"/>
              <w:rPr>
                <w:del w:id="364" w:author="Scott Wakefield" w:date="2026-04-16T12:34:00Z" w16du:dateUtc="2026-04-16T16:34:00Z"/>
                <w:sz w:val="24"/>
              </w:rPr>
            </w:pPr>
            <w:del w:id="365" w:author="Scott Wakefield" w:date="2026-04-16T12:34:00Z" w16du:dateUtc="2026-04-16T16:34:00Z">
              <w:r w:rsidDel="00770EA8">
                <w:rPr>
                  <w:sz w:val="24"/>
                </w:rPr>
                <w:delText>Interim</w:delText>
              </w:r>
              <w:r w:rsidDel="00770EA8">
                <w:rPr>
                  <w:spacing w:val="-4"/>
                  <w:sz w:val="24"/>
                </w:rPr>
                <w:delText xml:space="preserve"> </w:delText>
              </w:r>
              <w:r w:rsidDel="00770EA8">
                <w:rPr>
                  <w:spacing w:val="-2"/>
                  <w:sz w:val="24"/>
                </w:rPr>
                <w:delText>Report</w:delText>
              </w:r>
            </w:del>
          </w:p>
        </w:tc>
        <w:tc>
          <w:tcPr>
            <w:tcW w:w="1867" w:type="dxa"/>
            <w:gridSpan w:val="2"/>
          </w:tcPr>
          <w:p w14:paraId="3A7D7138" w14:textId="2742FD10" w:rsidR="00D61D72" w:rsidDel="00770EA8" w:rsidRDefault="00D61D72">
            <w:pPr>
              <w:pStyle w:val="TableParagraph"/>
              <w:ind w:left="0"/>
              <w:rPr>
                <w:del w:id="366" w:author="Scott Wakefield" w:date="2026-04-16T12:34:00Z" w16du:dateUtc="2026-04-16T16:34:00Z"/>
                <w:b/>
                <w:sz w:val="32"/>
              </w:rPr>
            </w:pPr>
          </w:p>
          <w:p w14:paraId="796D4BA1" w14:textId="3E853F2D" w:rsidR="00D61D72" w:rsidDel="00770EA8" w:rsidRDefault="00860DAE">
            <w:pPr>
              <w:pStyle w:val="TableParagraph"/>
              <w:rPr>
                <w:del w:id="367" w:author="Scott Wakefield" w:date="2026-04-16T12:34:00Z" w16du:dateUtc="2026-04-16T16:34:00Z"/>
                <w:sz w:val="24"/>
              </w:rPr>
            </w:pPr>
            <w:del w:id="368" w:author="Scott Wakefield" w:date="2026-04-16T12:34:00Z" w16du:dateUtc="2026-04-16T16:34:00Z">
              <w:r w:rsidDel="00770EA8">
                <w:rPr>
                  <w:spacing w:val="-2"/>
                  <w:sz w:val="24"/>
                </w:rPr>
                <w:delText>3/31/2024</w:delText>
              </w:r>
            </w:del>
          </w:p>
        </w:tc>
        <w:tc>
          <w:tcPr>
            <w:tcW w:w="2640" w:type="dxa"/>
            <w:gridSpan w:val="2"/>
          </w:tcPr>
          <w:p w14:paraId="70FB5AF8" w14:textId="18D57C03" w:rsidR="00D61D72" w:rsidDel="00770EA8" w:rsidRDefault="00D61D72">
            <w:pPr>
              <w:pStyle w:val="TableParagraph"/>
              <w:spacing w:before="7"/>
              <w:ind w:left="0"/>
              <w:rPr>
                <w:del w:id="369" w:author="Scott Wakefield" w:date="2026-04-16T12:34:00Z" w16du:dateUtc="2026-04-16T16:34:00Z"/>
                <w:b/>
                <w:sz w:val="37"/>
              </w:rPr>
            </w:pPr>
          </w:p>
          <w:p w14:paraId="75DDC31E" w14:textId="5BEB9D63" w:rsidR="00D61D72" w:rsidDel="00770EA8" w:rsidRDefault="00860DAE">
            <w:pPr>
              <w:pStyle w:val="TableParagraph"/>
              <w:spacing w:before="1"/>
              <w:rPr>
                <w:del w:id="370" w:author="Scott Wakefield" w:date="2026-04-16T12:34:00Z" w16du:dateUtc="2026-04-16T16:34:00Z"/>
                <w:sz w:val="24"/>
              </w:rPr>
            </w:pPr>
            <w:del w:id="371" w:author="Scott Wakefield" w:date="2026-04-16T12:34:00Z" w16du:dateUtc="2026-04-16T16:34:00Z">
              <w:r w:rsidDel="00770EA8">
                <w:rPr>
                  <w:sz w:val="24"/>
                </w:rPr>
                <w:delText>Once,</w:delText>
              </w:r>
              <w:r w:rsidDel="00770EA8">
                <w:rPr>
                  <w:spacing w:val="-2"/>
                  <w:sz w:val="24"/>
                </w:rPr>
                <w:delText xml:space="preserve"> </w:delText>
              </w:r>
              <w:r w:rsidDel="00770EA8">
                <w:rPr>
                  <w:sz w:val="24"/>
                </w:rPr>
                <w:delText>updated</w:delText>
              </w:r>
              <w:r w:rsidDel="00770EA8">
                <w:rPr>
                  <w:spacing w:val="-1"/>
                  <w:sz w:val="24"/>
                </w:rPr>
                <w:delText xml:space="preserve"> </w:delText>
              </w:r>
              <w:r w:rsidDel="00770EA8">
                <w:rPr>
                  <w:sz w:val="24"/>
                </w:rPr>
                <w:delText>as</w:delText>
              </w:r>
              <w:r w:rsidDel="00770EA8">
                <w:rPr>
                  <w:spacing w:val="-1"/>
                  <w:sz w:val="24"/>
                </w:rPr>
                <w:delText xml:space="preserve"> </w:delText>
              </w:r>
              <w:r w:rsidDel="00770EA8">
                <w:rPr>
                  <w:spacing w:val="-2"/>
                  <w:sz w:val="24"/>
                </w:rPr>
                <w:delText>needed</w:delText>
              </w:r>
            </w:del>
          </w:p>
        </w:tc>
      </w:tr>
      <w:tr w:rsidR="00D61D72" w:rsidDel="00770EA8" w14:paraId="57182119" w14:textId="663A9E64" w:rsidTr="00E92DB1">
        <w:trPr>
          <w:gridAfter w:val="1"/>
          <w:wAfter w:w="12" w:type="dxa"/>
          <w:trHeight w:val="952"/>
          <w:del w:id="372" w:author="Scott Wakefield" w:date="2026-04-16T12:34:00Z"/>
        </w:trPr>
        <w:tc>
          <w:tcPr>
            <w:tcW w:w="2122" w:type="dxa"/>
            <w:gridSpan w:val="2"/>
            <w:tcBorders>
              <w:bottom w:val="single" w:sz="4" w:space="0" w:color="auto"/>
            </w:tcBorders>
          </w:tcPr>
          <w:p w14:paraId="48F6853A" w14:textId="5D41BAAD" w:rsidR="00D61D72" w:rsidDel="00770EA8" w:rsidRDefault="00860DAE">
            <w:pPr>
              <w:pStyle w:val="TableParagraph"/>
              <w:spacing w:before="210" w:line="256" w:lineRule="auto"/>
              <w:rPr>
                <w:del w:id="373" w:author="Scott Wakefield" w:date="2026-04-16T12:34:00Z" w16du:dateUtc="2026-04-16T16:34:00Z"/>
                <w:sz w:val="24"/>
              </w:rPr>
            </w:pPr>
            <w:del w:id="374" w:author="Scott Wakefield" w:date="2026-04-16T12:34:00Z" w16du:dateUtc="2026-04-16T16:34:00Z">
              <w:r w:rsidDel="00770EA8">
                <w:rPr>
                  <w:sz w:val="24"/>
                </w:rPr>
                <w:delText>Task</w:delText>
              </w:r>
              <w:r w:rsidDel="00770EA8">
                <w:rPr>
                  <w:spacing w:val="-15"/>
                  <w:sz w:val="24"/>
                </w:rPr>
                <w:delText xml:space="preserve"> </w:delText>
              </w:r>
              <w:r w:rsidDel="00770EA8">
                <w:rPr>
                  <w:sz w:val="24"/>
                </w:rPr>
                <w:delText>12:</w:delText>
              </w:r>
              <w:r w:rsidDel="00770EA8">
                <w:rPr>
                  <w:spacing w:val="-15"/>
                  <w:sz w:val="24"/>
                </w:rPr>
                <w:delText xml:space="preserve"> </w:delText>
              </w:r>
              <w:r w:rsidDel="00770EA8">
                <w:rPr>
                  <w:sz w:val="24"/>
                </w:rPr>
                <w:delText xml:space="preserve">CAA </w:delText>
              </w:r>
              <w:r w:rsidDel="00770EA8">
                <w:rPr>
                  <w:spacing w:val="-2"/>
                  <w:sz w:val="24"/>
                </w:rPr>
                <w:delText>Telehealth</w:delText>
              </w:r>
            </w:del>
          </w:p>
        </w:tc>
        <w:tc>
          <w:tcPr>
            <w:tcW w:w="2724" w:type="dxa"/>
            <w:gridSpan w:val="2"/>
            <w:tcBorders>
              <w:bottom w:val="single" w:sz="4" w:space="0" w:color="auto"/>
            </w:tcBorders>
          </w:tcPr>
          <w:p w14:paraId="3461EEB8" w14:textId="3DA3541E" w:rsidR="00D61D72" w:rsidDel="00770EA8" w:rsidRDefault="00D61D72">
            <w:pPr>
              <w:pStyle w:val="TableParagraph"/>
              <w:spacing w:before="3"/>
              <w:ind w:left="0"/>
              <w:rPr>
                <w:del w:id="375" w:author="Scott Wakefield" w:date="2026-04-16T12:34:00Z" w16du:dateUtc="2026-04-16T16:34:00Z"/>
                <w:b/>
                <w:sz w:val="29"/>
              </w:rPr>
            </w:pPr>
          </w:p>
          <w:p w14:paraId="2C0FCADB" w14:textId="050B34E1" w:rsidR="00D61D72" w:rsidDel="00770EA8" w:rsidRDefault="00860DAE">
            <w:pPr>
              <w:pStyle w:val="TableParagraph"/>
              <w:spacing w:before="1"/>
              <w:ind w:left="64"/>
              <w:rPr>
                <w:del w:id="376" w:author="Scott Wakefield" w:date="2026-04-16T12:34:00Z" w16du:dateUtc="2026-04-16T16:34:00Z"/>
                <w:sz w:val="24"/>
              </w:rPr>
            </w:pPr>
            <w:del w:id="377" w:author="Scott Wakefield" w:date="2026-04-16T12:34:00Z" w16du:dateUtc="2026-04-16T16:34:00Z">
              <w:r w:rsidDel="00770EA8">
                <w:rPr>
                  <w:sz w:val="24"/>
                </w:rPr>
                <w:delText>Final</w:delText>
              </w:r>
              <w:r w:rsidDel="00770EA8">
                <w:rPr>
                  <w:spacing w:val="-5"/>
                  <w:sz w:val="24"/>
                </w:rPr>
                <w:delText xml:space="preserve"> </w:delText>
              </w:r>
              <w:r w:rsidDel="00770EA8">
                <w:rPr>
                  <w:spacing w:val="-2"/>
                  <w:sz w:val="24"/>
                </w:rPr>
                <w:delText>Report</w:delText>
              </w:r>
            </w:del>
          </w:p>
        </w:tc>
        <w:tc>
          <w:tcPr>
            <w:tcW w:w="1867" w:type="dxa"/>
            <w:gridSpan w:val="2"/>
            <w:tcBorders>
              <w:bottom w:val="single" w:sz="4" w:space="0" w:color="auto"/>
            </w:tcBorders>
          </w:tcPr>
          <w:p w14:paraId="74E60E5E" w14:textId="19F85EA7" w:rsidR="00D61D72" w:rsidDel="00770EA8" w:rsidRDefault="00D61D72">
            <w:pPr>
              <w:pStyle w:val="TableParagraph"/>
              <w:spacing w:before="9"/>
              <w:ind w:left="0"/>
              <w:rPr>
                <w:del w:id="378" w:author="Scott Wakefield" w:date="2026-04-16T12:34:00Z" w16du:dateUtc="2026-04-16T16:34:00Z"/>
                <w:b/>
                <w:sz w:val="31"/>
              </w:rPr>
            </w:pPr>
          </w:p>
          <w:p w14:paraId="38C2320C" w14:textId="75F88F88" w:rsidR="00D61D72" w:rsidDel="00770EA8" w:rsidRDefault="00860DAE">
            <w:pPr>
              <w:pStyle w:val="TableParagraph"/>
              <w:rPr>
                <w:del w:id="379" w:author="Scott Wakefield" w:date="2026-04-16T12:34:00Z" w16du:dateUtc="2026-04-16T16:34:00Z"/>
                <w:sz w:val="24"/>
              </w:rPr>
            </w:pPr>
            <w:del w:id="380" w:author="Scott Wakefield" w:date="2026-04-16T12:34:00Z" w16du:dateUtc="2026-04-16T16:34:00Z">
              <w:r w:rsidDel="00770EA8">
                <w:rPr>
                  <w:spacing w:val="-2"/>
                  <w:sz w:val="24"/>
                </w:rPr>
                <w:delText>10/31/2025</w:delText>
              </w:r>
            </w:del>
          </w:p>
        </w:tc>
        <w:tc>
          <w:tcPr>
            <w:tcW w:w="2640" w:type="dxa"/>
            <w:gridSpan w:val="2"/>
            <w:tcBorders>
              <w:bottom w:val="single" w:sz="4" w:space="0" w:color="auto"/>
            </w:tcBorders>
          </w:tcPr>
          <w:p w14:paraId="0D06C09E" w14:textId="11D2FCD8" w:rsidR="00D61D72" w:rsidDel="00770EA8" w:rsidRDefault="00860DAE">
            <w:pPr>
              <w:pStyle w:val="TableParagraph"/>
              <w:spacing w:before="210"/>
              <w:rPr>
                <w:del w:id="381" w:author="Scott Wakefield" w:date="2026-04-16T12:34:00Z" w16du:dateUtc="2026-04-16T16:34:00Z"/>
                <w:sz w:val="24"/>
              </w:rPr>
            </w:pPr>
            <w:del w:id="382" w:author="Scott Wakefield" w:date="2026-04-16T12:34:00Z" w16du:dateUtc="2026-04-16T16:34:00Z">
              <w:r w:rsidDel="00770EA8">
                <w:rPr>
                  <w:sz w:val="24"/>
                </w:rPr>
                <w:delText>Once,</w:delText>
              </w:r>
              <w:r w:rsidDel="00770EA8">
                <w:rPr>
                  <w:spacing w:val="-2"/>
                  <w:sz w:val="24"/>
                </w:rPr>
                <w:delText xml:space="preserve"> </w:delText>
              </w:r>
              <w:r w:rsidDel="00770EA8">
                <w:rPr>
                  <w:sz w:val="24"/>
                </w:rPr>
                <w:delText>updated</w:delText>
              </w:r>
              <w:r w:rsidDel="00770EA8">
                <w:rPr>
                  <w:spacing w:val="-1"/>
                  <w:sz w:val="24"/>
                </w:rPr>
                <w:delText xml:space="preserve"> </w:delText>
              </w:r>
              <w:r w:rsidDel="00770EA8">
                <w:rPr>
                  <w:sz w:val="24"/>
                </w:rPr>
                <w:delText>as</w:delText>
              </w:r>
              <w:r w:rsidDel="00770EA8">
                <w:rPr>
                  <w:spacing w:val="-1"/>
                  <w:sz w:val="24"/>
                </w:rPr>
                <w:delText xml:space="preserve"> </w:delText>
              </w:r>
              <w:r w:rsidDel="00770EA8">
                <w:rPr>
                  <w:spacing w:val="-2"/>
                  <w:sz w:val="24"/>
                </w:rPr>
                <w:delText>needed</w:delText>
              </w:r>
            </w:del>
          </w:p>
        </w:tc>
      </w:tr>
      <w:tr w:rsidR="00D61D72" w:rsidDel="00770EA8" w14:paraId="4D827E95" w14:textId="0549CAF3" w:rsidTr="00E92DB1">
        <w:trPr>
          <w:gridAfter w:val="1"/>
          <w:wAfter w:w="12" w:type="dxa"/>
          <w:trHeight w:val="911"/>
          <w:del w:id="383" w:author="Scott Wakefield" w:date="2026-04-16T12:34:00Z"/>
        </w:trPr>
        <w:tc>
          <w:tcPr>
            <w:tcW w:w="2122" w:type="dxa"/>
            <w:gridSpan w:val="2"/>
            <w:tcBorders>
              <w:top w:val="single" w:sz="4" w:space="0" w:color="auto"/>
              <w:left w:val="single" w:sz="4" w:space="0" w:color="auto"/>
              <w:bottom w:val="single" w:sz="4" w:space="0" w:color="auto"/>
              <w:right w:val="single" w:sz="4" w:space="0" w:color="auto"/>
            </w:tcBorders>
          </w:tcPr>
          <w:p w14:paraId="53BAA2A8" w14:textId="577BB52A" w:rsidR="00D61D72" w:rsidDel="00770EA8" w:rsidRDefault="00860DAE">
            <w:pPr>
              <w:pStyle w:val="TableParagraph"/>
              <w:spacing w:before="210" w:line="259" w:lineRule="auto"/>
              <w:rPr>
                <w:del w:id="384" w:author="Scott Wakefield" w:date="2026-04-16T12:34:00Z" w16du:dateUtc="2026-04-16T16:34:00Z"/>
                <w:sz w:val="24"/>
              </w:rPr>
            </w:pPr>
            <w:del w:id="385" w:author="Scott Wakefield" w:date="2026-04-16T12:34:00Z" w16du:dateUtc="2026-04-16T16:34:00Z">
              <w:r w:rsidDel="00770EA8">
                <w:rPr>
                  <w:sz w:val="24"/>
                </w:rPr>
                <w:delText>Task</w:delText>
              </w:r>
              <w:r w:rsidDel="00770EA8">
                <w:rPr>
                  <w:spacing w:val="-15"/>
                  <w:sz w:val="24"/>
                </w:rPr>
                <w:delText xml:space="preserve"> </w:delText>
              </w:r>
              <w:r w:rsidDel="00770EA8">
                <w:rPr>
                  <w:sz w:val="24"/>
                </w:rPr>
                <w:delText>12:</w:delText>
              </w:r>
              <w:r w:rsidDel="00770EA8">
                <w:rPr>
                  <w:spacing w:val="-15"/>
                  <w:sz w:val="24"/>
                </w:rPr>
                <w:delText xml:space="preserve"> </w:delText>
              </w:r>
              <w:r w:rsidDel="00770EA8">
                <w:rPr>
                  <w:sz w:val="24"/>
                </w:rPr>
                <w:delText xml:space="preserve">CAA </w:delText>
              </w:r>
              <w:r w:rsidDel="00770EA8">
                <w:rPr>
                  <w:spacing w:val="-2"/>
                  <w:sz w:val="24"/>
                </w:rPr>
                <w:delText>Telehealth</w:delText>
              </w:r>
            </w:del>
          </w:p>
        </w:tc>
        <w:tc>
          <w:tcPr>
            <w:tcW w:w="2724" w:type="dxa"/>
            <w:gridSpan w:val="2"/>
            <w:tcBorders>
              <w:top w:val="single" w:sz="4" w:space="0" w:color="auto"/>
              <w:left w:val="single" w:sz="4" w:space="0" w:color="auto"/>
              <w:bottom w:val="single" w:sz="4" w:space="0" w:color="auto"/>
              <w:right w:val="single" w:sz="4" w:space="0" w:color="auto"/>
            </w:tcBorders>
          </w:tcPr>
          <w:p w14:paraId="39FEFA6C" w14:textId="6A8E8C0D" w:rsidR="00D61D72" w:rsidDel="00770EA8" w:rsidRDefault="00860DAE">
            <w:pPr>
              <w:pStyle w:val="TableParagraph"/>
              <w:spacing w:before="203"/>
              <w:ind w:left="4"/>
              <w:rPr>
                <w:del w:id="386" w:author="Scott Wakefield" w:date="2026-04-16T12:34:00Z" w16du:dateUtc="2026-04-16T16:34:00Z"/>
                <w:sz w:val="24"/>
              </w:rPr>
            </w:pPr>
            <w:del w:id="387" w:author="Scott Wakefield" w:date="2026-04-16T12:34:00Z" w16du:dateUtc="2026-04-16T16:34:00Z">
              <w:r w:rsidDel="00770EA8">
                <w:rPr>
                  <w:sz w:val="24"/>
                </w:rPr>
                <w:delText xml:space="preserve">Final Project </w:delText>
              </w:r>
              <w:r w:rsidDel="00770EA8">
                <w:rPr>
                  <w:spacing w:val="-2"/>
                  <w:sz w:val="24"/>
                </w:rPr>
                <w:delText>Recommendations</w:delText>
              </w:r>
            </w:del>
          </w:p>
        </w:tc>
        <w:tc>
          <w:tcPr>
            <w:tcW w:w="1867" w:type="dxa"/>
            <w:gridSpan w:val="2"/>
            <w:tcBorders>
              <w:top w:val="single" w:sz="4" w:space="0" w:color="auto"/>
              <w:left w:val="single" w:sz="4" w:space="0" w:color="auto"/>
              <w:bottom w:val="single" w:sz="4" w:space="0" w:color="auto"/>
              <w:right w:val="single" w:sz="4" w:space="0" w:color="auto"/>
            </w:tcBorders>
          </w:tcPr>
          <w:p w14:paraId="05D9D096" w14:textId="799FCB07" w:rsidR="00D61D72" w:rsidDel="00770EA8" w:rsidRDefault="00D61D72">
            <w:pPr>
              <w:pStyle w:val="TableParagraph"/>
              <w:ind w:left="0"/>
              <w:rPr>
                <w:del w:id="388" w:author="Scott Wakefield" w:date="2026-04-16T12:34:00Z" w16du:dateUtc="2026-04-16T16:34:00Z"/>
                <w:b/>
                <w:sz w:val="32"/>
              </w:rPr>
            </w:pPr>
          </w:p>
          <w:p w14:paraId="1023CBAF" w14:textId="6D987BCA" w:rsidR="00D61D72" w:rsidDel="00770EA8" w:rsidRDefault="00860DAE">
            <w:pPr>
              <w:pStyle w:val="TableParagraph"/>
              <w:rPr>
                <w:del w:id="389" w:author="Scott Wakefield" w:date="2026-04-16T12:34:00Z" w16du:dateUtc="2026-04-16T16:34:00Z"/>
                <w:sz w:val="24"/>
              </w:rPr>
            </w:pPr>
            <w:del w:id="390" w:author="Scott Wakefield" w:date="2026-04-16T12:34:00Z" w16du:dateUtc="2026-04-16T16:34:00Z">
              <w:r w:rsidDel="00770EA8">
                <w:rPr>
                  <w:spacing w:val="-2"/>
                  <w:sz w:val="24"/>
                </w:rPr>
                <w:delText>10/31/2025</w:delText>
              </w:r>
            </w:del>
          </w:p>
        </w:tc>
        <w:tc>
          <w:tcPr>
            <w:tcW w:w="2640" w:type="dxa"/>
            <w:gridSpan w:val="2"/>
            <w:tcBorders>
              <w:top w:val="single" w:sz="4" w:space="0" w:color="auto"/>
              <w:left w:val="single" w:sz="4" w:space="0" w:color="auto"/>
              <w:bottom w:val="single" w:sz="4" w:space="0" w:color="auto"/>
              <w:right w:val="single" w:sz="4" w:space="0" w:color="auto"/>
            </w:tcBorders>
          </w:tcPr>
          <w:p w14:paraId="4849AD19" w14:textId="7927C1FC" w:rsidR="00D61D72" w:rsidDel="00770EA8" w:rsidRDefault="00860DAE">
            <w:pPr>
              <w:pStyle w:val="TableParagraph"/>
              <w:spacing w:before="210"/>
              <w:rPr>
                <w:del w:id="391" w:author="Scott Wakefield" w:date="2026-04-16T12:34:00Z" w16du:dateUtc="2026-04-16T16:34:00Z"/>
                <w:sz w:val="24"/>
              </w:rPr>
            </w:pPr>
            <w:del w:id="392" w:author="Scott Wakefield" w:date="2026-04-16T12:34:00Z" w16du:dateUtc="2026-04-16T16:34:00Z">
              <w:r w:rsidDel="00770EA8">
                <w:rPr>
                  <w:sz w:val="24"/>
                </w:rPr>
                <w:delText>Once,</w:delText>
              </w:r>
              <w:r w:rsidDel="00770EA8">
                <w:rPr>
                  <w:spacing w:val="-2"/>
                  <w:sz w:val="24"/>
                </w:rPr>
                <w:delText xml:space="preserve"> </w:delText>
              </w:r>
              <w:r w:rsidDel="00770EA8">
                <w:rPr>
                  <w:sz w:val="24"/>
                </w:rPr>
                <w:delText>updated</w:delText>
              </w:r>
              <w:r w:rsidDel="00770EA8">
                <w:rPr>
                  <w:spacing w:val="-1"/>
                  <w:sz w:val="24"/>
                </w:rPr>
                <w:delText xml:space="preserve"> </w:delText>
              </w:r>
              <w:r w:rsidDel="00770EA8">
                <w:rPr>
                  <w:sz w:val="24"/>
                </w:rPr>
                <w:delText>as</w:delText>
              </w:r>
              <w:r w:rsidDel="00770EA8">
                <w:rPr>
                  <w:spacing w:val="-1"/>
                  <w:sz w:val="24"/>
                </w:rPr>
                <w:delText xml:space="preserve"> </w:delText>
              </w:r>
              <w:r w:rsidDel="00770EA8">
                <w:rPr>
                  <w:spacing w:val="-2"/>
                  <w:sz w:val="24"/>
                </w:rPr>
                <w:delText>needed</w:delText>
              </w:r>
            </w:del>
          </w:p>
        </w:tc>
      </w:tr>
      <w:tr w:rsidR="00D61D72" w:rsidDel="00770EA8" w14:paraId="01933DAF" w14:textId="1ED56BED" w:rsidTr="00E92DB1">
        <w:trPr>
          <w:gridAfter w:val="1"/>
          <w:wAfter w:w="12" w:type="dxa"/>
          <w:trHeight w:val="952"/>
          <w:del w:id="393" w:author="Scott Wakefield" w:date="2026-04-16T12:34:00Z"/>
        </w:trPr>
        <w:tc>
          <w:tcPr>
            <w:tcW w:w="2122" w:type="dxa"/>
            <w:gridSpan w:val="2"/>
            <w:tcBorders>
              <w:top w:val="single" w:sz="4" w:space="0" w:color="auto"/>
              <w:left w:val="single" w:sz="4" w:space="0" w:color="auto"/>
              <w:bottom w:val="single" w:sz="4" w:space="0" w:color="auto"/>
              <w:right w:val="single" w:sz="4" w:space="0" w:color="auto"/>
            </w:tcBorders>
          </w:tcPr>
          <w:p w14:paraId="336A594F" w14:textId="6FCAFB45" w:rsidR="00E92DB1" w:rsidDel="00770EA8" w:rsidRDefault="00860DAE" w:rsidP="00887C35">
            <w:pPr>
              <w:pStyle w:val="TableParagraph"/>
              <w:spacing w:before="210" w:line="256" w:lineRule="auto"/>
              <w:rPr>
                <w:del w:id="394" w:author="Scott Wakefield" w:date="2026-04-16T12:34:00Z" w16du:dateUtc="2026-04-16T16:34:00Z"/>
                <w:spacing w:val="-2"/>
                <w:sz w:val="24"/>
              </w:rPr>
            </w:pPr>
            <w:del w:id="395" w:author="Scott Wakefield" w:date="2026-04-16T12:34:00Z" w16du:dateUtc="2026-04-16T16:34:00Z">
              <w:r w:rsidDel="00770EA8">
                <w:rPr>
                  <w:sz w:val="24"/>
                </w:rPr>
                <w:delText>Task</w:delText>
              </w:r>
              <w:r w:rsidDel="00770EA8">
                <w:rPr>
                  <w:spacing w:val="-15"/>
                  <w:sz w:val="24"/>
                </w:rPr>
                <w:delText xml:space="preserve"> </w:delText>
              </w:r>
              <w:r w:rsidDel="00770EA8">
                <w:rPr>
                  <w:sz w:val="24"/>
                </w:rPr>
                <w:delText>12:</w:delText>
              </w:r>
              <w:r w:rsidDel="00770EA8">
                <w:rPr>
                  <w:spacing w:val="-15"/>
                  <w:sz w:val="24"/>
                </w:rPr>
                <w:delText xml:space="preserve"> </w:delText>
              </w:r>
              <w:r w:rsidDel="00770EA8">
                <w:rPr>
                  <w:sz w:val="24"/>
                </w:rPr>
                <w:delText xml:space="preserve">CAA </w:delText>
              </w:r>
              <w:r w:rsidDel="00770EA8">
                <w:rPr>
                  <w:spacing w:val="-2"/>
                  <w:sz w:val="24"/>
                </w:rPr>
                <w:delText>Telehealth</w:delText>
              </w:r>
            </w:del>
          </w:p>
          <w:p w14:paraId="6703CA14" w14:textId="59166BD1" w:rsidR="00887C35" w:rsidDel="00770EA8" w:rsidRDefault="00887C35" w:rsidP="00887C35">
            <w:pPr>
              <w:pStyle w:val="TableParagraph"/>
              <w:spacing w:before="210" w:line="256" w:lineRule="auto"/>
              <w:rPr>
                <w:del w:id="396" w:author="Scott Wakefield" w:date="2026-04-16T12:34:00Z" w16du:dateUtc="2026-04-16T16:34:00Z"/>
                <w:spacing w:val="-2"/>
                <w:sz w:val="24"/>
              </w:rPr>
            </w:pPr>
          </w:p>
          <w:p w14:paraId="307471D7" w14:textId="4C33248A" w:rsidR="00887C35" w:rsidDel="00770EA8" w:rsidRDefault="00887C35" w:rsidP="00887C35">
            <w:pPr>
              <w:pStyle w:val="TableParagraph"/>
              <w:spacing w:before="210" w:line="256" w:lineRule="auto"/>
              <w:rPr>
                <w:del w:id="397" w:author="Scott Wakefield" w:date="2026-04-16T12:34:00Z" w16du:dateUtc="2026-04-16T16:34:00Z"/>
                <w:spacing w:val="-2"/>
                <w:sz w:val="24"/>
              </w:rPr>
            </w:pPr>
          </w:p>
          <w:p w14:paraId="66EB22B1" w14:textId="610DA663" w:rsidR="00887C35" w:rsidRPr="00887C35" w:rsidDel="00770EA8" w:rsidRDefault="00887C35" w:rsidP="00887C35">
            <w:pPr>
              <w:pStyle w:val="TableParagraph"/>
              <w:spacing w:before="210" w:line="256" w:lineRule="auto"/>
              <w:rPr>
                <w:del w:id="398" w:author="Scott Wakefield" w:date="2026-04-16T12:34:00Z" w16du:dateUtc="2026-04-16T16:34:00Z"/>
                <w:spacing w:val="-2"/>
                <w:sz w:val="24"/>
              </w:rPr>
            </w:pPr>
          </w:p>
        </w:tc>
        <w:tc>
          <w:tcPr>
            <w:tcW w:w="2724" w:type="dxa"/>
            <w:gridSpan w:val="2"/>
            <w:tcBorders>
              <w:top w:val="single" w:sz="4" w:space="0" w:color="auto"/>
              <w:left w:val="single" w:sz="4" w:space="0" w:color="auto"/>
              <w:bottom w:val="single" w:sz="4" w:space="0" w:color="auto"/>
              <w:right w:val="single" w:sz="4" w:space="0" w:color="auto"/>
            </w:tcBorders>
          </w:tcPr>
          <w:p w14:paraId="659EC77A" w14:textId="63B4FF27" w:rsidR="00D61D72" w:rsidDel="00770EA8" w:rsidRDefault="00D61D72">
            <w:pPr>
              <w:pStyle w:val="TableParagraph"/>
              <w:spacing w:before="3"/>
              <w:ind w:left="0"/>
              <w:rPr>
                <w:del w:id="399" w:author="Scott Wakefield" w:date="2026-04-16T12:34:00Z" w16du:dateUtc="2026-04-16T16:34:00Z"/>
                <w:b/>
                <w:sz w:val="29"/>
              </w:rPr>
            </w:pPr>
          </w:p>
          <w:p w14:paraId="175771BC" w14:textId="41448A85" w:rsidR="00D61D72" w:rsidDel="00770EA8" w:rsidRDefault="00860DAE">
            <w:pPr>
              <w:pStyle w:val="TableParagraph"/>
              <w:spacing w:before="1"/>
              <w:ind w:left="4"/>
              <w:rPr>
                <w:del w:id="400" w:author="Scott Wakefield" w:date="2026-04-16T12:34:00Z" w16du:dateUtc="2026-04-16T16:34:00Z"/>
                <w:sz w:val="24"/>
              </w:rPr>
            </w:pPr>
            <w:del w:id="401" w:author="Scott Wakefield" w:date="2026-04-16T12:34:00Z" w16du:dateUtc="2026-04-16T16:34:00Z">
              <w:r w:rsidDel="00770EA8">
                <w:rPr>
                  <w:sz w:val="24"/>
                </w:rPr>
                <w:delText>ROI</w:delText>
              </w:r>
              <w:r w:rsidDel="00770EA8">
                <w:rPr>
                  <w:spacing w:val="-7"/>
                  <w:sz w:val="24"/>
                </w:rPr>
                <w:delText xml:space="preserve"> </w:delText>
              </w:r>
              <w:r w:rsidDel="00770EA8">
                <w:rPr>
                  <w:spacing w:val="-2"/>
                  <w:sz w:val="24"/>
                </w:rPr>
                <w:delText>Analysis</w:delText>
              </w:r>
            </w:del>
          </w:p>
        </w:tc>
        <w:tc>
          <w:tcPr>
            <w:tcW w:w="1867" w:type="dxa"/>
            <w:gridSpan w:val="2"/>
            <w:tcBorders>
              <w:top w:val="single" w:sz="4" w:space="0" w:color="auto"/>
              <w:left w:val="single" w:sz="4" w:space="0" w:color="auto"/>
              <w:bottom w:val="single" w:sz="4" w:space="0" w:color="auto"/>
              <w:right w:val="single" w:sz="4" w:space="0" w:color="auto"/>
            </w:tcBorders>
          </w:tcPr>
          <w:p w14:paraId="10B2E7AE" w14:textId="7D82E907" w:rsidR="00D61D72" w:rsidDel="00770EA8" w:rsidRDefault="00D61D72">
            <w:pPr>
              <w:pStyle w:val="TableParagraph"/>
              <w:spacing w:before="9"/>
              <w:ind w:left="0"/>
              <w:rPr>
                <w:del w:id="402" w:author="Scott Wakefield" w:date="2026-04-16T12:34:00Z" w16du:dateUtc="2026-04-16T16:34:00Z"/>
                <w:b/>
                <w:sz w:val="31"/>
              </w:rPr>
            </w:pPr>
          </w:p>
          <w:p w14:paraId="3A6EC265" w14:textId="0E35BA00" w:rsidR="00D61D72" w:rsidDel="00770EA8" w:rsidRDefault="00860DAE">
            <w:pPr>
              <w:pStyle w:val="TableParagraph"/>
              <w:rPr>
                <w:del w:id="403" w:author="Scott Wakefield" w:date="2026-04-16T12:34:00Z" w16du:dateUtc="2026-04-16T16:34:00Z"/>
                <w:sz w:val="24"/>
              </w:rPr>
            </w:pPr>
            <w:del w:id="404" w:author="Scott Wakefield" w:date="2026-04-16T12:34:00Z" w16du:dateUtc="2026-04-16T16:34:00Z">
              <w:r w:rsidDel="00770EA8">
                <w:rPr>
                  <w:spacing w:val="-2"/>
                  <w:sz w:val="24"/>
                </w:rPr>
                <w:delText>10/31/2025</w:delText>
              </w:r>
            </w:del>
          </w:p>
        </w:tc>
        <w:tc>
          <w:tcPr>
            <w:tcW w:w="2640" w:type="dxa"/>
            <w:gridSpan w:val="2"/>
            <w:tcBorders>
              <w:top w:val="single" w:sz="4" w:space="0" w:color="auto"/>
              <w:left w:val="single" w:sz="4" w:space="0" w:color="auto"/>
              <w:bottom w:val="single" w:sz="4" w:space="0" w:color="auto"/>
              <w:right w:val="single" w:sz="4" w:space="0" w:color="auto"/>
            </w:tcBorders>
          </w:tcPr>
          <w:p w14:paraId="462481C5" w14:textId="07B3FBF4" w:rsidR="00D61D72" w:rsidDel="00770EA8" w:rsidRDefault="00860DAE">
            <w:pPr>
              <w:pStyle w:val="TableParagraph"/>
              <w:spacing w:before="210"/>
              <w:rPr>
                <w:del w:id="405" w:author="Scott Wakefield" w:date="2026-04-16T12:34:00Z" w16du:dateUtc="2026-04-16T16:34:00Z"/>
                <w:sz w:val="24"/>
              </w:rPr>
            </w:pPr>
            <w:del w:id="406" w:author="Scott Wakefield" w:date="2026-04-16T12:34:00Z" w16du:dateUtc="2026-04-16T16:34:00Z">
              <w:r w:rsidDel="00770EA8">
                <w:rPr>
                  <w:sz w:val="24"/>
                </w:rPr>
                <w:delText>Once,</w:delText>
              </w:r>
              <w:r w:rsidDel="00770EA8">
                <w:rPr>
                  <w:spacing w:val="-2"/>
                  <w:sz w:val="24"/>
                </w:rPr>
                <w:delText xml:space="preserve"> </w:delText>
              </w:r>
              <w:r w:rsidDel="00770EA8">
                <w:rPr>
                  <w:sz w:val="24"/>
                </w:rPr>
                <w:delText>updated</w:delText>
              </w:r>
              <w:r w:rsidDel="00770EA8">
                <w:rPr>
                  <w:spacing w:val="-1"/>
                  <w:sz w:val="24"/>
                </w:rPr>
                <w:delText xml:space="preserve"> </w:delText>
              </w:r>
              <w:r w:rsidDel="00770EA8">
                <w:rPr>
                  <w:sz w:val="24"/>
                </w:rPr>
                <w:delText>as</w:delText>
              </w:r>
              <w:r w:rsidDel="00770EA8">
                <w:rPr>
                  <w:spacing w:val="-1"/>
                  <w:sz w:val="24"/>
                </w:rPr>
                <w:delText xml:space="preserve"> </w:delText>
              </w:r>
              <w:r w:rsidDel="00770EA8">
                <w:rPr>
                  <w:spacing w:val="-2"/>
                  <w:sz w:val="24"/>
                </w:rPr>
                <w:delText>needed</w:delText>
              </w:r>
            </w:del>
          </w:p>
        </w:tc>
      </w:tr>
      <w:tr w:rsidR="00D61D72" w14:paraId="324CCAAC" w14:textId="77777777" w:rsidTr="00E92DB1">
        <w:trPr>
          <w:gridAfter w:val="1"/>
          <w:wAfter w:w="12" w:type="dxa"/>
          <w:trHeight w:val="359"/>
        </w:trPr>
        <w:tc>
          <w:tcPr>
            <w:tcW w:w="9353" w:type="dxa"/>
            <w:gridSpan w:val="8"/>
            <w:tcBorders>
              <w:top w:val="single" w:sz="4" w:space="0" w:color="auto"/>
            </w:tcBorders>
            <w:shd w:val="clear" w:color="auto" w:fill="BDBDBD"/>
          </w:tcPr>
          <w:p w14:paraId="08B21142" w14:textId="77777777" w:rsidR="00D61D72" w:rsidRDefault="00860DAE">
            <w:pPr>
              <w:pStyle w:val="TableParagraph"/>
              <w:spacing w:before="59"/>
              <w:rPr>
                <w:b/>
                <w:sz w:val="24"/>
              </w:rPr>
            </w:pPr>
            <w:r>
              <w:rPr>
                <w:b/>
                <w:sz w:val="24"/>
              </w:rPr>
              <w:t>OPTIONAL</w:t>
            </w:r>
            <w:r>
              <w:rPr>
                <w:b/>
                <w:spacing w:val="-12"/>
                <w:sz w:val="24"/>
              </w:rPr>
              <w:t xml:space="preserve"> </w:t>
            </w:r>
            <w:r>
              <w:rPr>
                <w:b/>
                <w:spacing w:val="-4"/>
                <w:sz w:val="24"/>
              </w:rPr>
              <w:t>TASKS</w:t>
            </w:r>
          </w:p>
        </w:tc>
      </w:tr>
      <w:tr w:rsidR="00887C35" w14:paraId="630B8C77" w14:textId="77777777" w:rsidTr="00887C35">
        <w:trPr>
          <w:gridAfter w:val="1"/>
          <w:wAfter w:w="12" w:type="dxa"/>
          <w:trHeight w:val="339"/>
        </w:trPr>
        <w:tc>
          <w:tcPr>
            <w:tcW w:w="2122" w:type="dxa"/>
            <w:gridSpan w:val="2"/>
            <w:shd w:val="clear" w:color="auto" w:fill="000000" w:themeFill="text1"/>
          </w:tcPr>
          <w:p w14:paraId="05B4115B" w14:textId="3B18BEBE" w:rsidR="00887C35" w:rsidRDefault="00887C35" w:rsidP="00887C35">
            <w:pPr>
              <w:pStyle w:val="TableParagraph"/>
              <w:spacing w:before="59" w:line="252" w:lineRule="auto"/>
              <w:ind w:right="199"/>
              <w:rPr>
                <w:sz w:val="24"/>
              </w:rPr>
            </w:pPr>
            <w:r>
              <w:rPr>
                <w:b/>
                <w:color w:val="FFFFFF"/>
                <w:sz w:val="24"/>
              </w:rPr>
              <w:t xml:space="preserve">Task </w:t>
            </w:r>
            <w:r>
              <w:rPr>
                <w:b/>
                <w:color w:val="FFFFFF"/>
                <w:spacing w:val="-10"/>
                <w:sz w:val="24"/>
              </w:rPr>
              <w:t>#</w:t>
            </w:r>
          </w:p>
        </w:tc>
        <w:tc>
          <w:tcPr>
            <w:tcW w:w="2724" w:type="dxa"/>
            <w:gridSpan w:val="2"/>
            <w:shd w:val="clear" w:color="auto" w:fill="000000" w:themeFill="text1"/>
          </w:tcPr>
          <w:p w14:paraId="680A8C13" w14:textId="3F5A6394" w:rsidR="00887C35" w:rsidRDefault="00887C35" w:rsidP="00887C35">
            <w:pPr>
              <w:pStyle w:val="TableParagraph"/>
              <w:ind w:left="0"/>
              <w:rPr>
                <w:b/>
                <w:sz w:val="26"/>
              </w:rPr>
            </w:pPr>
            <w:r>
              <w:rPr>
                <w:b/>
                <w:color w:val="FFFFFF"/>
                <w:spacing w:val="-2"/>
                <w:sz w:val="24"/>
              </w:rPr>
              <w:t>Deliverable</w:t>
            </w:r>
          </w:p>
        </w:tc>
        <w:tc>
          <w:tcPr>
            <w:tcW w:w="1867" w:type="dxa"/>
            <w:gridSpan w:val="2"/>
            <w:shd w:val="clear" w:color="auto" w:fill="000000" w:themeFill="text1"/>
          </w:tcPr>
          <w:p w14:paraId="77ACA1B2" w14:textId="09AAF578" w:rsidR="00887C35" w:rsidRDefault="00887C35" w:rsidP="00887C35">
            <w:pPr>
              <w:pStyle w:val="TableParagraph"/>
              <w:spacing w:before="2"/>
              <w:ind w:left="0"/>
              <w:rPr>
                <w:b/>
                <w:sz w:val="31"/>
              </w:rPr>
            </w:pPr>
            <w:r>
              <w:rPr>
                <w:b/>
                <w:color w:val="FFFFFF"/>
                <w:sz w:val="24"/>
              </w:rPr>
              <w:t>Initial</w:t>
            </w:r>
            <w:r>
              <w:rPr>
                <w:b/>
                <w:color w:val="FFFFFF"/>
                <w:spacing w:val="-1"/>
                <w:sz w:val="24"/>
              </w:rPr>
              <w:t xml:space="preserve"> </w:t>
            </w:r>
            <w:r>
              <w:rPr>
                <w:b/>
                <w:color w:val="FFFFFF"/>
                <w:spacing w:val="-5"/>
                <w:sz w:val="24"/>
              </w:rPr>
              <w:t>Due</w:t>
            </w:r>
          </w:p>
        </w:tc>
        <w:tc>
          <w:tcPr>
            <w:tcW w:w="2640" w:type="dxa"/>
            <w:gridSpan w:val="2"/>
            <w:shd w:val="clear" w:color="auto" w:fill="000000" w:themeFill="text1"/>
          </w:tcPr>
          <w:p w14:paraId="34C41FFA" w14:textId="7E97A1C1" w:rsidR="00887C35" w:rsidRDefault="00887C35" w:rsidP="00887C35">
            <w:pPr>
              <w:pStyle w:val="TableParagraph"/>
              <w:ind w:left="0"/>
              <w:rPr>
                <w:b/>
                <w:sz w:val="26"/>
              </w:rPr>
            </w:pPr>
            <w:r>
              <w:rPr>
                <w:b/>
                <w:color w:val="FFFFFF"/>
                <w:spacing w:val="-2"/>
                <w:sz w:val="24"/>
              </w:rPr>
              <w:t>Frequency</w:t>
            </w:r>
          </w:p>
        </w:tc>
      </w:tr>
      <w:tr w:rsidR="00887C35" w14:paraId="6CA7D6AA" w14:textId="77777777" w:rsidTr="00E92DB1">
        <w:trPr>
          <w:gridAfter w:val="1"/>
          <w:wAfter w:w="12" w:type="dxa"/>
          <w:trHeight w:val="1552"/>
        </w:trPr>
        <w:tc>
          <w:tcPr>
            <w:tcW w:w="2122" w:type="dxa"/>
            <w:gridSpan w:val="2"/>
          </w:tcPr>
          <w:p w14:paraId="47080894" w14:textId="77777777" w:rsidR="00887C35" w:rsidRDefault="00887C35" w:rsidP="00887C35">
            <w:pPr>
              <w:pStyle w:val="TableParagraph"/>
              <w:spacing w:before="59" w:line="252" w:lineRule="auto"/>
              <w:ind w:right="199"/>
              <w:rPr>
                <w:sz w:val="24"/>
              </w:rPr>
            </w:pPr>
            <w:r>
              <w:rPr>
                <w:sz w:val="24"/>
              </w:rPr>
              <w:t>Optional Task Type 1:</w:t>
            </w:r>
            <w:r>
              <w:rPr>
                <w:spacing w:val="40"/>
                <w:sz w:val="24"/>
              </w:rPr>
              <w:t xml:space="preserve"> </w:t>
            </w:r>
            <w:r>
              <w:rPr>
                <w:sz w:val="24"/>
              </w:rPr>
              <w:t xml:space="preserve">Special </w:t>
            </w:r>
            <w:r>
              <w:rPr>
                <w:spacing w:val="-2"/>
                <w:sz w:val="24"/>
              </w:rPr>
              <w:t>Project-Home Health</w:t>
            </w:r>
            <w:r>
              <w:rPr>
                <w:spacing w:val="-15"/>
                <w:sz w:val="24"/>
              </w:rPr>
              <w:t xml:space="preserve"> </w:t>
            </w:r>
            <w:r>
              <w:rPr>
                <w:spacing w:val="-2"/>
                <w:sz w:val="24"/>
              </w:rPr>
              <w:t>Aide;</w:t>
            </w:r>
            <w:r>
              <w:rPr>
                <w:spacing w:val="-14"/>
                <w:sz w:val="24"/>
              </w:rPr>
              <w:t xml:space="preserve"> </w:t>
            </w:r>
            <w:r>
              <w:rPr>
                <w:spacing w:val="-2"/>
                <w:sz w:val="24"/>
              </w:rPr>
              <w:t xml:space="preserve">Third </w:t>
            </w:r>
            <w:r>
              <w:rPr>
                <w:sz w:val="24"/>
              </w:rPr>
              <w:t>Party Liability</w:t>
            </w:r>
          </w:p>
        </w:tc>
        <w:tc>
          <w:tcPr>
            <w:tcW w:w="2724" w:type="dxa"/>
            <w:gridSpan w:val="2"/>
          </w:tcPr>
          <w:p w14:paraId="1A3E0107" w14:textId="77777777" w:rsidR="00887C35" w:rsidRDefault="00887C35" w:rsidP="00887C35">
            <w:pPr>
              <w:pStyle w:val="TableParagraph"/>
              <w:ind w:left="0"/>
              <w:rPr>
                <w:b/>
                <w:sz w:val="26"/>
              </w:rPr>
            </w:pPr>
          </w:p>
          <w:p w14:paraId="57BA30E0" w14:textId="77777777" w:rsidR="00887C35" w:rsidRDefault="00887C35" w:rsidP="00887C35">
            <w:pPr>
              <w:pStyle w:val="TableParagraph"/>
              <w:tabs>
                <w:tab w:val="left" w:pos="1329"/>
                <w:tab w:val="left" w:pos="2051"/>
              </w:tabs>
              <w:spacing w:before="208" w:line="259" w:lineRule="auto"/>
              <w:ind w:right="48"/>
              <w:rPr>
                <w:sz w:val="24"/>
              </w:rPr>
            </w:pPr>
            <w:r>
              <w:rPr>
                <w:spacing w:val="-2"/>
                <w:sz w:val="24"/>
              </w:rPr>
              <w:t>Analysis</w:t>
            </w:r>
            <w:r>
              <w:rPr>
                <w:sz w:val="24"/>
              </w:rPr>
              <w:tab/>
            </w:r>
            <w:r>
              <w:rPr>
                <w:spacing w:val="-4"/>
                <w:sz w:val="24"/>
              </w:rPr>
              <w:t>and</w:t>
            </w:r>
            <w:r>
              <w:rPr>
                <w:sz w:val="24"/>
              </w:rPr>
              <w:tab/>
            </w:r>
            <w:r>
              <w:rPr>
                <w:spacing w:val="-4"/>
                <w:sz w:val="24"/>
              </w:rPr>
              <w:t xml:space="preserve">results </w:t>
            </w:r>
            <w:r>
              <w:rPr>
                <w:sz w:val="24"/>
              </w:rPr>
              <w:t>written report</w:t>
            </w:r>
          </w:p>
        </w:tc>
        <w:tc>
          <w:tcPr>
            <w:tcW w:w="1867" w:type="dxa"/>
            <w:gridSpan w:val="2"/>
          </w:tcPr>
          <w:p w14:paraId="1CF1D838" w14:textId="77777777" w:rsidR="00887C35" w:rsidRDefault="00887C35" w:rsidP="00887C35">
            <w:pPr>
              <w:pStyle w:val="TableParagraph"/>
              <w:spacing w:before="2"/>
              <w:ind w:left="0"/>
              <w:rPr>
                <w:b/>
                <w:sz w:val="31"/>
              </w:rPr>
            </w:pPr>
          </w:p>
          <w:p w14:paraId="0500A3D4" w14:textId="77777777" w:rsidR="00887C35" w:rsidRDefault="00887C35" w:rsidP="00887C35">
            <w:pPr>
              <w:pStyle w:val="TableParagraph"/>
              <w:spacing w:line="259" w:lineRule="auto"/>
              <w:ind w:right="402"/>
              <w:jc w:val="both"/>
              <w:rPr>
                <w:sz w:val="24"/>
              </w:rPr>
            </w:pPr>
            <w:r>
              <w:rPr>
                <w:sz w:val="24"/>
              </w:rPr>
              <w:t>TBD</w:t>
            </w:r>
            <w:r>
              <w:rPr>
                <w:spacing w:val="-15"/>
                <w:sz w:val="24"/>
              </w:rPr>
              <w:t xml:space="preserve"> </w:t>
            </w:r>
            <w:r>
              <w:rPr>
                <w:sz w:val="24"/>
              </w:rPr>
              <w:t xml:space="preserve">between CMS and the </w:t>
            </w:r>
            <w:r>
              <w:rPr>
                <w:spacing w:val="-2"/>
                <w:sz w:val="24"/>
              </w:rPr>
              <w:t>Contractor</w:t>
            </w:r>
          </w:p>
        </w:tc>
        <w:tc>
          <w:tcPr>
            <w:tcW w:w="2640" w:type="dxa"/>
            <w:gridSpan w:val="2"/>
          </w:tcPr>
          <w:p w14:paraId="0499BA6F" w14:textId="77777777" w:rsidR="00887C35" w:rsidRDefault="00887C35" w:rsidP="00887C35">
            <w:pPr>
              <w:pStyle w:val="TableParagraph"/>
              <w:ind w:left="0"/>
              <w:rPr>
                <w:b/>
                <w:sz w:val="26"/>
              </w:rPr>
            </w:pPr>
          </w:p>
          <w:p w14:paraId="1891F391" w14:textId="77777777" w:rsidR="00887C35" w:rsidRDefault="00887C35" w:rsidP="00887C35">
            <w:pPr>
              <w:pStyle w:val="TableParagraph"/>
              <w:spacing w:before="1"/>
              <w:ind w:left="0"/>
              <w:rPr>
                <w:b/>
                <w:sz w:val="31"/>
              </w:rPr>
            </w:pPr>
          </w:p>
          <w:p w14:paraId="3239C0D7" w14:textId="77777777" w:rsidR="00887C35" w:rsidRDefault="00887C35" w:rsidP="00887C35">
            <w:pPr>
              <w:pStyle w:val="TableParagraph"/>
              <w:rPr>
                <w:sz w:val="24"/>
              </w:rPr>
            </w:pPr>
            <w:r>
              <w:rPr>
                <w:spacing w:val="-4"/>
                <w:sz w:val="24"/>
              </w:rPr>
              <w:t>Bi-</w:t>
            </w:r>
            <w:r>
              <w:rPr>
                <w:spacing w:val="-2"/>
                <w:sz w:val="24"/>
              </w:rPr>
              <w:t>monthly</w:t>
            </w:r>
          </w:p>
        </w:tc>
      </w:tr>
      <w:tr w:rsidR="00887C35" w14:paraId="28357697" w14:textId="77777777" w:rsidTr="00E92DB1">
        <w:trPr>
          <w:trHeight w:val="1550"/>
        </w:trPr>
        <w:tc>
          <w:tcPr>
            <w:tcW w:w="2132" w:type="dxa"/>
            <w:gridSpan w:val="3"/>
          </w:tcPr>
          <w:p w14:paraId="0C7A1D12" w14:textId="77777777" w:rsidR="00887C35" w:rsidRDefault="00887C35" w:rsidP="00887C35">
            <w:pPr>
              <w:pStyle w:val="TableParagraph"/>
              <w:spacing w:before="59" w:line="252" w:lineRule="auto"/>
              <w:ind w:left="125" w:right="199"/>
              <w:rPr>
                <w:sz w:val="24"/>
              </w:rPr>
            </w:pPr>
            <w:r>
              <w:rPr>
                <w:sz w:val="24"/>
              </w:rPr>
              <w:t>Optional Task Type 1:</w:t>
            </w:r>
            <w:r>
              <w:rPr>
                <w:spacing w:val="40"/>
                <w:sz w:val="24"/>
              </w:rPr>
              <w:t xml:space="preserve"> </w:t>
            </w:r>
            <w:r>
              <w:rPr>
                <w:sz w:val="24"/>
              </w:rPr>
              <w:t xml:space="preserve">Special </w:t>
            </w:r>
            <w:r>
              <w:rPr>
                <w:spacing w:val="-2"/>
                <w:sz w:val="24"/>
              </w:rPr>
              <w:t>Project-Home Health</w:t>
            </w:r>
            <w:r>
              <w:rPr>
                <w:spacing w:val="-15"/>
                <w:sz w:val="24"/>
              </w:rPr>
              <w:t xml:space="preserve"> </w:t>
            </w:r>
            <w:r>
              <w:rPr>
                <w:spacing w:val="-2"/>
                <w:sz w:val="24"/>
              </w:rPr>
              <w:t>Aide;</w:t>
            </w:r>
            <w:r>
              <w:rPr>
                <w:spacing w:val="-14"/>
                <w:sz w:val="24"/>
              </w:rPr>
              <w:t xml:space="preserve"> </w:t>
            </w:r>
            <w:r>
              <w:rPr>
                <w:spacing w:val="-2"/>
                <w:sz w:val="24"/>
              </w:rPr>
              <w:t xml:space="preserve">Third </w:t>
            </w:r>
            <w:r>
              <w:rPr>
                <w:sz w:val="24"/>
              </w:rPr>
              <w:t>Party Liability</w:t>
            </w:r>
          </w:p>
        </w:tc>
        <w:tc>
          <w:tcPr>
            <w:tcW w:w="2724" w:type="dxa"/>
            <w:gridSpan w:val="2"/>
          </w:tcPr>
          <w:p w14:paraId="43BA020C" w14:textId="77777777" w:rsidR="00887C35" w:rsidRDefault="00887C35" w:rsidP="00887C35">
            <w:pPr>
              <w:pStyle w:val="TableParagraph"/>
              <w:ind w:left="0"/>
              <w:rPr>
                <w:b/>
                <w:sz w:val="26"/>
              </w:rPr>
            </w:pPr>
          </w:p>
          <w:p w14:paraId="51ED5D47" w14:textId="77777777" w:rsidR="00887C35" w:rsidRDefault="00887C35" w:rsidP="00887C35">
            <w:pPr>
              <w:pStyle w:val="TableParagraph"/>
              <w:spacing w:before="1"/>
              <w:ind w:left="0"/>
              <w:rPr>
                <w:b/>
                <w:sz w:val="31"/>
              </w:rPr>
            </w:pPr>
          </w:p>
          <w:p w14:paraId="1A203B3F" w14:textId="77777777" w:rsidR="00887C35" w:rsidRDefault="00887C35" w:rsidP="00887C35">
            <w:pPr>
              <w:pStyle w:val="TableParagraph"/>
              <w:rPr>
                <w:sz w:val="24"/>
              </w:rPr>
            </w:pPr>
            <w:r>
              <w:rPr>
                <w:sz w:val="24"/>
              </w:rPr>
              <w:t>Annual</w:t>
            </w:r>
            <w:r>
              <w:rPr>
                <w:spacing w:val="-3"/>
                <w:sz w:val="24"/>
              </w:rPr>
              <w:t xml:space="preserve"> </w:t>
            </w:r>
            <w:r>
              <w:rPr>
                <w:sz w:val="24"/>
              </w:rPr>
              <w:t>summary</w:t>
            </w:r>
            <w:r>
              <w:rPr>
                <w:spacing w:val="-6"/>
                <w:sz w:val="24"/>
              </w:rPr>
              <w:t xml:space="preserve"> </w:t>
            </w:r>
            <w:r>
              <w:rPr>
                <w:spacing w:val="-2"/>
                <w:sz w:val="24"/>
              </w:rPr>
              <w:t>report</w:t>
            </w:r>
          </w:p>
        </w:tc>
        <w:tc>
          <w:tcPr>
            <w:tcW w:w="1867" w:type="dxa"/>
            <w:gridSpan w:val="2"/>
          </w:tcPr>
          <w:p w14:paraId="618D9A2E" w14:textId="77777777" w:rsidR="00887C35" w:rsidRDefault="00887C35" w:rsidP="00887C35">
            <w:pPr>
              <w:pStyle w:val="TableParagraph"/>
              <w:spacing w:before="2"/>
              <w:ind w:left="0"/>
              <w:rPr>
                <w:b/>
                <w:sz w:val="31"/>
              </w:rPr>
            </w:pPr>
          </w:p>
          <w:p w14:paraId="1060BCB1" w14:textId="77777777" w:rsidR="00887C35" w:rsidRDefault="00887C35" w:rsidP="00887C35">
            <w:pPr>
              <w:pStyle w:val="TableParagraph"/>
              <w:spacing w:line="259" w:lineRule="auto"/>
              <w:ind w:right="402"/>
              <w:jc w:val="both"/>
              <w:rPr>
                <w:sz w:val="24"/>
              </w:rPr>
            </w:pPr>
            <w:r>
              <w:rPr>
                <w:sz w:val="24"/>
              </w:rPr>
              <w:t>TBD</w:t>
            </w:r>
            <w:r>
              <w:rPr>
                <w:spacing w:val="-15"/>
                <w:sz w:val="24"/>
              </w:rPr>
              <w:t xml:space="preserve"> </w:t>
            </w:r>
            <w:r>
              <w:rPr>
                <w:sz w:val="24"/>
              </w:rPr>
              <w:t xml:space="preserve">between CMS and the </w:t>
            </w:r>
            <w:r>
              <w:rPr>
                <w:spacing w:val="-2"/>
                <w:sz w:val="24"/>
              </w:rPr>
              <w:t>Contractor</w:t>
            </w:r>
          </w:p>
        </w:tc>
        <w:tc>
          <w:tcPr>
            <w:tcW w:w="2642" w:type="dxa"/>
            <w:gridSpan w:val="2"/>
          </w:tcPr>
          <w:p w14:paraId="6A338DF1" w14:textId="77777777" w:rsidR="00887C35" w:rsidRDefault="00887C35" w:rsidP="00887C35">
            <w:pPr>
              <w:pStyle w:val="TableParagraph"/>
              <w:ind w:left="0"/>
              <w:rPr>
                <w:b/>
                <w:sz w:val="26"/>
              </w:rPr>
            </w:pPr>
          </w:p>
          <w:p w14:paraId="56D946DE" w14:textId="77777777" w:rsidR="00887C35" w:rsidRDefault="00887C35" w:rsidP="00887C35">
            <w:pPr>
              <w:pStyle w:val="TableParagraph"/>
              <w:spacing w:before="1"/>
              <w:ind w:left="0"/>
              <w:rPr>
                <w:b/>
                <w:sz w:val="31"/>
              </w:rPr>
            </w:pPr>
          </w:p>
          <w:p w14:paraId="68809733" w14:textId="77777777" w:rsidR="00887C35" w:rsidRDefault="00887C35" w:rsidP="00887C35">
            <w:pPr>
              <w:pStyle w:val="TableParagraph"/>
              <w:rPr>
                <w:sz w:val="24"/>
              </w:rPr>
            </w:pPr>
            <w:r>
              <w:rPr>
                <w:spacing w:val="-2"/>
                <w:sz w:val="24"/>
              </w:rPr>
              <w:t>Annually</w:t>
            </w:r>
          </w:p>
        </w:tc>
      </w:tr>
      <w:tr w:rsidR="00887C35" w14:paraId="4C335DB2" w14:textId="77777777" w:rsidTr="00E92DB1">
        <w:trPr>
          <w:trHeight w:val="1552"/>
        </w:trPr>
        <w:tc>
          <w:tcPr>
            <w:tcW w:w="2132" w:type="dxa"/>
            <w:gridSpan w:val="3"/>
          </w:tcPr>
          <w:p w14:paraId="26134A63" w14:textId="77777777" w:rsidR="00887C35" w:rsidRDefault="00887C35" w:rsidP="00887C35">
            <w:pPr>
              <w:pStyle w:val="TableParagraph"/>
              <w:spacing w:before="47" w:line="290" w:lineRule="atLeast"/>
              <w:ind w:left="125" w:right="200"/>
              <w:rPr>
                <w:sz w:val="24"/>
              </w:rPr>
            </w:pPr>
            <w:r>
              <w:rPr>
                <w:sz w:val="24"/>
              </w:rPr>
              <w:t>Optional Task Type 1:</w:t>
            </w:r>
            <w:r>
              <w:rPr>
                <w:spacing w:val="40"/>
                <w:sz w:val="24"/>
              </w:rPr>
              <w:t xml:space="preserve"> </w:t>
            </w:r>
            <w:r>
              <w:rPr>
                <w:sz w:val="24"/>
              </w:rPr>
              <w:t xml:space="preserve">Special </w:t>
            </w:r>
            <w:r>
              <w:rPr>
                <w:spacing w:val="-2"/>
                <w:sz w:val="24"/>
              </w:rPr>
              <w:t>Project-Home Health</w:t>
            </w:r>
            <w:r>
              <w:rPr>
                <w:spacing w:val="-15"/>
                <w:sz w:val="24"/>
              </w:rPr>
              <w:t xml:space="preserve"> </w:t>
            </w:r>
            <w:r>
              <w:rPr>
                <w:spacing w:val="-2"/>
                <w:sz w:val="24"/>
              </w:rPr>
              <w:t>Aide;</w:t>
            </w:r>
            <w:r>
              <w:rPr>
                <w:spacing w:val="-14"/>
                <w:sz w:val="24"/>
              </w:rPr>
              <w:t xml:space="preserve"> </w:t>
            </w:r>
            <w:r>
              <w:rPr>
                <w:spacing w:val="-2"/>
                <w:sz w:val="24"/>
              </w:rPr>
              <w:t xml:space="preserve">Third </w:t>
            </w:r>
            <w:r>
              <w:rPr>
                <w:sz w:val="24"/>
              </w:rPr>
              <w:t>Party Liability</w:t>
            </w:r>
          </w:p>
        </w:tc>
        <w:tc>
          <w:tcPr>
            <w:tcW w:w="2724" w:type="dxa"/>
            <w:gridSpan w:val="2"/>
          </w:tcPr>
          <w:p w14:paraId="4D196F09" w14:textId="77777777" w:rsidR="00887C35" w:rsidRDefault="00887C35" w:rsidP="00887C35">
            <w:pPr>
              <w:pStyle w:val="TableParagraph"/>
              <w:ind w:left="0"/>
              <w:rPr>
                <w:b/>
                <w:sz w:val="26"/>
              </w:rPr>
            </w:pPr>
          </w:p>
          <w:p w14:paraId="63C59983" w14:textId="77777777" w:rsidR="00887C35" w:rsidRDefault="00887C35" w:rsidP="00887C35">
            <w:pPr>
              <w:pStyle w:val="TableParagraph"/>
              <w:spacing w:before="3"/>
              <w:ind w:left="0"/>
              <w:rPr>
                <w:b/>
                <w:sz w:val="31"/>
              </w:rPr>
            </w:pPr>
          </w:p>
          <w:p w14:paraId="2E9F305A" w14:textId="77777777" w:rsidR="00887C35" w:rsidRDefault="00887C35" w:rsidP="00887C35">
            <w:pPr>
              <w:pStyle w:val="TableParagraph"/>
              <w:rPr>
                <w:sz w:val="24"/>
              </w:rPr>
            </w:pPr>
            <w:r>
              <w:rPr>
                <w:sz w:val="24"/>
              </w:rPr>
              <w:t>Final</w:t>
            </w:r>
            <w:r>
              <w:rPr>
                <w:spacing w:val="-5"/>
                <w:sz w:val="24"/>
              </w:rPr>
              <w:t xml:space="preserve"> </w:t>
            </w:r>
            <w:r>
              <w:rPr>
                <w:sz w:val="24"/>
              </w:rPr>
              <w:t>Project</w:t>
            </w:r>
            <w:r>
              <w:rPr>
                <w:spacing w:val="-5"/>
                <w:sz w:val="24"/>
              </w:rPr>
              <w:t xml:space="preserve"> </w:t>
            </w:r>
            <w:r>
              <w:rPr>
                <w:spacing w:val="-2"/>
                <w:sz w:val="24"/>
              </w:rPr>
              <w:t>Report</w:t>
            </w:r>
          </w:p>
        </w:tc>
        <w:tc>
          <w:tcPr>
            <w:tcW w:w="1867" w:type="dxa"/>
            <w:gridSpan w:val="2"/>
          </w:tcPr>
          <w:p w14:paraId="2C0EA68B" w14:textId="77777777" w:rsidR="00887C35" w:rsidRDefault="00887C35" w:rsidP="00887C35">
            <w:pPr>
              <w:pStyle w:val="TableParagraph"/>
              <w:spacing w:before="210" w:line="259" w:lineRule="auto"/>
              <w:ind w:right="199"/>
              <w:rPr>
                <w:sz w:val="24"/>
              </w:rPr>
            </w:pPr>
            <w:r>
              <w:rPr>
                <w:spacing w:val="-2"/>
                <w:sz w:val="24"/>
              </w:rPr>
              <w:t>Within</w:t>
            </w:r>
            <w:r>
              <w:rPr>
                <w:spacing w:val="-15"/>
                <w:sz w:val="24"/>
              </w:rPr>
              <w:t xml:space="preserve"> </w:t>
            </w:r>
            <w:r>
              <w:rPr>
                <w:spacing w:val="-2"/>
                <w:sz w:val="24"/>
              </w:rPr>
              <w:t>10</w:t>
            </w:r>
            <w:r>
              <w:rPr>
                <w:spacing w:val="-15"/>
                <w:sz w:val="24"/>
              </w:rPr>
              <w:t xml:space="preserve"> </w:t>
            </w:r>
            <w:r>
              <w:rPr>
                <w:spacing w:val="-2"/>
                <w:sz w:val="24"/>
              </w:rPr>
              <w:t xml:space="preserve">days </w:t>
            </w:r>
            <w:r>
              <w:rPr>
                <w:sz w:val="24"/>
              </w:rPr>
              <w:t>of the end of each</w:t>
            </w:r>
            <w:r>
              <w:rPr>
                <w:spacing w:val="-14"/>
                <w:sz w:val="24"/>
              </w:rPr>
              <w:t xml:space="preserve"> </w:t>
            </w:r>
            <w:r>
              <w:rPr>
                <w:sz w:val="24"/>
              </w:rPr>
              <w:t>project</w:t>
            </w:r>
            <w:r>
              <w:rPr>
                <w:spacing w:val="-14"/>
                <w:sz w:val="24"/>
              </w:rPr>
              <w:t xml:space="preserve"> </w:t>
            </w:r>
            <w:r>
              <w:rPr>
                <w:sz w:val="24"/>
              </w:rPr>
              <w:t>or as needed</w:t>
            </w:r>
          </w:p>
        </w:tc>
        <w:tc>
          <w:tcPr>
            <w:tcW w:w="2642" w:type="dxa"/>
            <w:gridSpan w:val="2"/>
          </w:tcPr>
          <w:p w14:paraId="4917DEAA" w14:textId="77777777" w:rsidR="00887C35" w:rsidRDefault="00887C35" w:rsidP="00887C35">
            <w:pPr>
              <w:pStyle w:val="TableParagraph"/>
              <w:ind w:left="0"/>
              <w:rPr>
                <w:b/>
                <w:sz w:val="26"/>
              </w:rPr>
            </w:pPr>
          </w:p>
          <w:p w14:paraId="33C5F421" w14:textId="77777777" w:rsidR="00887C35" w:rsidRDefault="00887C35" w:rsidP="00887C35">
            <w:pPr>
              <w:pStyle w:val="TableParagraph"/>
              <w:spacing w:before="211" w:line="259" w:lineRule="auto"/>
              <w:ind w:right="6"/>
              <w:rPr>
                <w:sz w:val="24"/>
              </w:rPr>
            </w:pPr>
            <w:r>
              <w:rPr>
                <w:spacing w:val="-2"/>
                <w:sz w:val="24"/>
              </w:rPr>
              <w:t>TBD</w:t>
            </w:r>
            <w:r>
              <w:rPr>
                <w:spacing w:val="-15"/>
                <w:sz w:val="24"/>
              </w:rPr>
              <w:t xml:space="preserve"> </w:t>
            </w:r>
            <w:r>
              <w:rPr>
                <w:spacing w:val="-2"/>
                <w:sz w:val="24"/>
              </w:rPr>
              <w:t>between</w:t>
            </w:r>
            <w:r>
              <w:rPr>
                <w:spacing w:val="-13"/>
                <w:sz w:val="24"/>
              </w:rPr>
              <w:t xml:space="preserve"> </w:t>
            </w:r>
            <w:r>
              <w:rPr>
                <w:spacing w:val="-2"/>
                <w:sz w:val="24"/>
              </w:rPr>
              <w:t>CMS</w:t>
            </w:r>
            <w:r>
              <w:rPr>
                <w:spacing w:val="-13"/>
                <w:sz w:val="24"/>
              </w:rPr>
              <w:t xml:space="preserve"> </w:t>
            </w:r>
            <w:r>
              <w:rPr>
                <w:spacing w:val="-2"/>
                <w:sz w:val="24"/>
              </w:rPr>
              <w:t xml:space="preserve">and </w:t>
            </w:r>
            <w:r>
              <w:rPr>
                <w:sz w:val="24"/>
              </w:rPr>
              <w:t>the Contractor</w:t>
            </w:r>
          </w:p>
        </w:tc>
      </w:tr>
      <w:tr w:rsidR="00887C35" w14:paraId="7862C4C9" w14:textId="77777777" w:rsidTr="00E92DB1">
        <w:trPr>
          <w:trHeight w:val="645"/>
        </w:trPr>
        <w:tc>
          <w:tcPr>
            <w:tcW w:w="9365" w:type="dxa"/>
            <w:gridSpan w:val="9"/>
            <w:shd w:val="clear" w:color="auto" w:fill="D9D9D9"/>
          </w:tcPr>
          <w:p w14:paraId="699E48FB" w14:textId="77777777" w:rsidR="00887C35" w:rsidRDefault="00887C35" w:rsidP="00887C35">
            <w:pPr>
              <w:pStyle w:val="TableParagraph"/>
              <w:spacing w:before="203"/>
              <w:ind w:left="185"/>
              <w:rPr>
                <w:b/>
                <w:sz w:val="24"/>
              </w:rPr>
            </w:pPr>
            <w:r>
              <w:rPr>
                <w:b/>
                <w:sz w:val="24"/>
              </w:rPr>
              <w:t>Performance</w:t>
            </w:r>
            <w:r>
              <w:rPr>
                <w:b/>
                <w:spacing w:val="-12"/>
                <w:sz w:val="24"/>
              </w:rPr>
              <w:t xml:space="preserve"> </w:t>
            </w:r>
            <w:r>
              <w:rPr>
                <w:b/>
                <w:spacing w:val="-2"/>
                <w:sz w:val="24"/>
              </w:rPr>
              <w:t>Standards</w:t>
            </w:r>
          </w:p>
        </w:tc>
      </w:tr>
      <w:tr w:rsidR="00887C35" w14:paraId="6B997A01" w14:textId="77777777" w:rsidTr="00E92DB1">
        <w:trPr>
          <w:trHeight w:val="952"/>
        </w:trPr>
        <w:tc>
          <w:tcPr>
            <w:tcW w:w="2132" w:type="dxa"/>
            <w:gridSpan w:val="3"/>
          </w:tcPr>
          <w:p w14:paraId="002439AD" w14:textId="77777777" w:rsidR="00887C35" w:rsidRDefault="00887C35" w:rsidP="00887C35">
            <w:pPr>
              <w:pStyle w:val="TableParagraph"/>
              <w:spacing w:before="210" w:line="259" w:lineRule="auto"/>
              <w:ind w:left="125"/>
              <w:rPr>
                <w:sz w:val="24"/>
              </w:rPr>
            </w:pPr>
            <w:r>
              <w:rPr>
                <w:sz w:val="24"/>
              </w:rPr>
              <w:t xml:space="preserve">Task 1: PCG </w:t>
            </w:r>
            <w:r>
              <w:rPr>
                <w:spacing w:val="-2"/>
                <w:sz w:val="24"/>
              </w:rPr>
              <w:t>Specialty</w:t>
            </w:r>
            <w:r>
              <w:rPr>
                <w:spacing w:val="-15"/>
                <w:sz w:val="24"/>
              </w:rPr>
              <w:t xml:space="preserve"> </w:t>
            </w:r>
            <w:r>
              <w:rPr>
                <w:spacing w:val="-2"/>
                <w:sz w:val="24"/>
              </w:rPr>
              <w:t>Reviews</w:t>
            </w:r>
          </w:p>
        </w:tc>
        <w:tc>
          <w:tcPr>
            <w:tcW w:w="2724" w:type="dxa"/>
            <w:gridSpan w:val="2"/>
          </w:tcPr>
          <w:p w14:paraId="08C54FA2" w14:textId="77777777" w:rsidR="00887C35" w:rsidRDefault="00887C35" w:rsidP="00887C35">
            <w:pPr>
              <w:pStyle w:val="TableParagraph"/>
              <w:tabs>
                <w:tab w:val="left" w:pos="1537"/>
                <w:tab w:val="left" w:pos="2111"/>
              </w:tabs>
              <w:spacing w:before="210" w:line="259" w:lineRule="auto"/>
              <w:ind w:right="41"/>
              <w:rPr>
                <w:sz w:val="24"/>
              </w:rPr>
            </w:pPr>
            <w:r>
              <w:rPr>
                <w:spacing w:val="-2"/>
                <w:sz w:val="24"/>
              </w:rPr>
              <w:t>Timeliness</w:t>
            </w:r>
            <w:r>
              <w:rPr>
                <w:sz w:val="24"/>
              </w:rPr>
              <w:tab/>
            </w:r>
            <w:r>
              <w:rPr>
                <w:spacing w:val="-6"/>
                <w:sz w:val="24"/>
              </w:rPr>
              <w:t>of</w:t>
            </w:r>
            <w:r>
              <w:rPr>
                <w:sz w:val="24"/>
              </w:rPr>
              <w:tab/>
            </w:r>
            <w:r>
              <w:rPr>
                <w:spacing w:val="-4"/>
                <w:sz w:val="24"/>
              </w:rPr>
              <w:t xml:space="preserve">Initial </w:t>
            </w:r>
            <w:r>
              <w:rPr>
                <w:sz w:val="24"/>
              </w:rPr>
              <w:t>Review Decisions</w:t>
            </w:r>
          </w:p>
        </w:tc>
        <w:tc>
          <w:tcPr>
            <w:tcW w:w="1867" w:type="dxa"/>
            <w:gridSpan w:val="2"/>
          </w:tcPr>
          <w:p w14:paraId="148CACA8" w14:textId="77777777" w:rsidR="00887C35" w:rsidRDefault="00887C35" w:rsidP="00887C35">
            <w:pPr>
              <w:pStyle w:val="TableParagraph"/>
              <w:spacing w:before="59" w:line="252" w:lineRule="auto"/>
              <w:ind w:right="152"/>
              <w:rPr>
                <w:sz w:val="24"/>
              </w:rPr>
            </w:pPr>
            <w:r>
              <w:rPr>
                <w:spacing w:val="-2"/>
                <w:sz w:val="24"/>
              </w:rPr>
              <w:t>Within</w:t>
            </w:r>
            <w:r>
              <w:rPr>
                <w:spacing w:val="-15"/>
                <w:sz w:val="24"/>
              </w:rPr>
              <w:t xml:space="preserve"> </w:t>
            </w:r>
            <w:r>
              <w:rPr>
                <w:spacing w:val="-2"/>
                <w:sz w:val="24"/>
              </w:rPr>
              <w:t>30</w:t>
            </w:r>
            <w:r>
              <w:rPr>
                <w:spacing w:val="-15"/>
                <w:sz w:val="24"/>
              </w:rPr>
              <w:t xml:space="preserve"> </w:t>
            </w:r>
            <w:r>
              <w:rPr>
                <w:spacing w:val="-2"/>
                <w:sz w:val="24"/>
              </w:rPr>
              <w:t xml:space="preserve">days </w:t>
            </w:r>
            <w:r>
              <w:rPr>
                <w:sz w:val="24"/>
              </w:rPr>
              <w:t xml:space="preserve">of receipt of </w:t>
            </w:r>
            <w:r>
              <w:rPr>
                <w:spacing w:val="-2"/>
                <w:sz w:val="24"/>
              </w:rPr>
              <w:t>documentation</w:t>
            </w:r>
          </w:p>
        </w:tc>
        <w:tc>
          <w:tcPr>
            <w:tcW w:w="2642" w:type="dxa"/>
            <w:gridSpan w:val="2"/>
          </w:tcPr>
          <w:p w14:paraId="73C870BA" w14:textId="77777777" w:rsidR="00887C35" w:rsidRDefault="00887C35" w:rsidP="00887C35">
            <w:pPr>
              <w:pStyle w:val="TableParagraph"/>
              <w:spacing w:before="210" w:line="259" w:lineRule="auto"/>
              <w:ind w:right="6"/>
              <w:rPr>
                <w:sz w:val="24"/>
              </w:rPr>
            </w:pPr>
            <w:r>
              <w:rPr>
                <w:spacing w:val="-2"/>
                <w:sz w:val="24"/>
              </w:rPr>
              <w:t>TBD</w:t>
            </w:r>
            <w:r>
              <w:rPr>
                <w:spacing w:val="-15"/>
                <w:sz w:val="24"/>
              </w:rPr>
              <w:t xml:space="preserve"> </w:t>
            </w:r>
            <w:r>
              <w:rPr>
                <w:spacing w:val="-2"/>
                <w:sz w:val="24"/>
              </w:rPr>
              <w:t>between</w:t>
            </w:r>
            <w:r>
              <w:rPr>
                <w:spacing w:val="-13"/>
                <w:sz w:val="24"/>
              </w:rPr>
              <w:t xml:space="preserve"> </w:t>
            </w:r>
            <w:r>
              <w:rPr>
                <w:spacing w:val="-2"/>
                <w:sz w:val="24"/>
              </w:rPr>
              <w:t>CMS</w:t>
            </w:r>
            <w:r>
              <w:rPr>
                <w:spacing w:val="-13"/>
                <w:sz w:val="24"/>
              </w:rPr>
              <w:t xml:space="preserve"> </w:t>
            </w:r>
            <w:r>
              <w:rPr>
                <w:spacing w:val="-2"/>
                <w:sz w:val="24"/>
              </w:rPr>
              <w:t xml:space="preserve">and </w:t>
            </w:r>
            <w:r>
              <w:rPr>
                <w:sz w:val="24"/>
              </w:rPr>
              <w:t>the Contractor</w:t>
            </w:r>
          </w:p>
        </w:tc>
      </w:tr>
      <w:tr w:rsidR="00887C35" w14:paraId="6F6B021F" w14:textId="77777777" w:rsidTr="00E92DB1">
        <w:trPr>
          <w:trHeight w:val="1552"/>
        </w:trPr>
        <w:tc>
          <w:tcPr>
            <w:tcW w:w="2132" w:type="dxa"/>
            <w:gridSpan w:val="3"/>
            <w:tcBorders>
              <w:bottom w:val="single" w:sz="4" w:space="0" w:color="auto"/>
            </w:tcBorders>
          </w:tcPr>
          <w:p w14:paraId="79EA6648" w14:textId="77777777" w:rsidR="00887C35" w:rsidRDefault="00887C35" w:rsidP="00887C35">
            <w:pPr>
              <w:pStyle w:val="TableParagraph"/>
              <w:ind w:left="0"/>
              <w:rPr>
                <w:b/>
                <w:sz w:val="26"/>
              </w:rPr>
            </w:pPr>
          </w:p>
          <w:p w14:paraId="3062C3FB" w14:textId="77777777" w:rsidR="00887C35" w:rsidRDefault="00887C35" w:rsidP="00887C35">
            <w:pPr>
              <w:pStyle w:val="TableParagraph"/>
              <w:spacing w:before="208" w:line="259" w:lineRule="auto"/>
              <w:ind w:left="125"/>
              <w:rPr>
                <w:sz w:val="24"/>
              </w:rPr>
            </w:pPr>
            <w:r>
              <w:rPr>
                <w:sz w:val="24"/>
              </w:rPr>
              <w:t xml:space="preserve">Task 1: PCG </w:t>
            </w:r>
            <w:r>
              <w:rPr>
                <w:spacing w:val="-2"/>
                <w:sz w:val="24"/>
              </w:rPr>
              <w:t>Specialty</w:t>
            </w:r>
            <w:r>
              <w:rPr>
                <w:spacing w:val="-15"/>
                <w:sz w:val="24"/>
              </w:rPr>
              <w:t xml:space="preserve"> </w:t>
            </w:r>
            <w:r>
              <w:rPr>
                <w:spacing w:val="-2"/>
                <w:sz w:val="24"/>
              </w:rPr>
              <w:t>Reviews</w:t>
            </w:r>
          </w:p>
        </w:tc>
        <w:tc>
          <w:tcPr>
            <w:tcW w:w="2724" w:type="dxa"/>
            <w:gridSpan w:val="2"/>
            <w:tcBorders>
              <w:bottom w:val="single" w:sz="4" w:space="0" w:color="auto"/>
            </w:tcBorders>
          </w:tcPr>
          <w:p w14:paraId="58053658" w14:textId="4026592B" w:rsidR="00887C35" w:rsidRDefault="00887C35" w:rsidP="00887C35">
            <w:pPr>
              <w:pStyle w:val="TableParagraph"/>
              <w:spacing w:before="63" w:line="259" w:lineRule="auto"/>
              <w:ind w:right="178"/>
              <w:rPr>
                <w:sz w:val="24"/>
              </w:rPr>
            </w:pPr>
            <w:r>
              <w:rPr>
                <w:spacing w:val="-2"/>
                <w:sz w:val="24"/>
              </w:rPr>
              <w:t>Timeliness</w:t>
            </w:r>
            <w:r>
              <w:rPr>
                <w:spacing w:val="-13"/>
                <w:sz w:val="24"/>
              </w:rPr>
              <w:t xml:space="preserve"> </w:t>
            </w:r>
            <w:r>
              <w:rPr>
                <w:spacing w:val="-2"/>
                <w:sz w:val="24"/>
              </w:rPr>
              <w:t>of</w:t>
            </w:r>
            <w:r>
              <w:rPr>
                <w:spacing w:val="-14"/>
                <w:sz w:val="24"/>
              </w:rPr>
              <w:t xml:space="preserve"> </w:t>
            </w:r>
            <w:r>
              <w:rPr>
                <w:spacing w:val="-2"/>
                <w:sz w:val="24"/>
              </w:rPr>
              <w:t xml:space="preserve">Re-Review </w:t>
            </w:r>
            <w:r>
              <w:rPr>
                <w:sz w:val="24"/>
              </w:rPr>
              <w:t xml:space="preserve">Decisions after D&amp;E with </w:t>
            </w:r>
            <w:r>
              <w:rPr>
                <w:spacing w:val="-2"/>
                <w:sz w:val="24"/>
              </w:rPr>
              <w:t>Additional Documentation</w:t>
            </w:r>
          </w:p>
        </w:tc>
        <w:tc>
          <w:tcPr>
            <w:tcW w:w="1867" w:type="dxa"/>
            <w:gridSpan w:val="2"/>
            <w:tcBorders>
              <w:bottom w:val="single" w:sz="4" w:space="0" w:color="auto"/>
            </w:tcBorders>
          </w:tcPr>
          <w:p w14:paraId="5B02B6B8" w14:textId="77777777" w:rsidR="00887C35" w:rsidRDefault="00887C35" w:rsidP="00887C35">
            <w:pPr>
              <w:pStyle w:val="TableParagraph"/>
              <w:spacing w:before="2"/>
              <w:ind w:left="0"/>
              <w:rPr>
                <w:b/>
                <w:sz w:val="31"/>
              </w:rPr>
            </w:pPr>
          </w:p>
          <w:p w14:paraId="12288823" w14:textId="51951988" w:rsidR="00887C35" w:rsidRDefault="00887C35" w:rsidP="00887C35">
            <w:pPr>
              <w:pStyle w:val="TableParagraph"/>
              <w:spacing w:line="259" w:lineRule="auto"/>
              <w:ind w:right="152"/>
              <w:rPr>
                <w:sz w:val="24"/>
              </w:rPr>
            </w:pPr>
            <w:r>
              <w:rPr>
                <w:spacing w:val="-2"/>
                <w:sz w:val="24"/>
              </w:rPr>
              <w:t>Within</w:t>
            </w:r>
            <w:r>
              <w:rPr>
                <w:spacing w:val="-15"/>
                <w:sz w:val="24"/>
              </w:rPr>
              <w:t xml:space="preserve"> </w:t>
            </w:r>
            <w:r>
              <w:rPr>
                <w:spacing w:val="-2"/>
                <w:sz w:val="24"/>
              </w:rPr>
              <w:t>14</w:t>
            </w:r>
            <w:r>
              <w:rPr>
                <w:spacing w:val="-15"/>
                <w:sz w:val="24"/>
              </w:rPr>
              <w:t xml:space="preserve"> </w:t>
            </w:r>
            <w:r>
              <w:rPr>
                <w:spacing w:val="-2"/>
                <w:sz w:val="24"/>
              </w:rPr>
              <w:t xml:space="preserve">days </w:t>
            </w:r>
            <w:r>
              <w:rPr>
                <w:sz w:val="24"/>
              </w:rPr>
              <w:t xml:space="preserve">of receipt of </w:t>
            </w:r>
            <w:r>
              <w:rPr>
                <w:spacing w:val="-2"/>
                <w:sz w:val="24"/>
              </w:rPr>
              <w:t>documentation after D&amp;E with additional documentation</w:t>
            </w:r>
          </w:p>
        </w:tc>
        <w:tc>
          <w:tcPr>
            <w:tcW w:w="2642" w:type="dxa"/>
            <w:gridSpan w:val="2"/>
            <w:tcBorders>
              <w:bottom w:val="single" w:sz="4" w:space="0" w:color="auto"/>
            </w:tcBorders>
          </w:tcPr>
          <w:p w14:paraId="37FB71A5" w14:textId="77777777" w:rsidR="00887C35" w:rsidRDefault="00887C35" w:rsidP="00887C35">
            <w:pPr>
              <w:pStyle w:val="TableParagraph"/>
              <w:ind w:left="0"/>
              <w:rPr>
                <w:b/>
                <w:sz w:val="26"/>
              </w:rPr>
            </w:pPr>
          </w:p>
          <w:p w14:paraId="444392FE" w14:textId="77777777" w:rsidR="00887C35" w:rsidRDefault="00887C35" w:rsidP="00887C35">
            <w:pPr>
              <w:pStyle w:val="TableParagraph"/>
              <w:spacing w:before="208" w:line="259" w:lineRule="auto"/>
              <w:ind w:right="6"/>
              <w:rPr>
                <w:sz w:val="24"/>
              </w:rPr>
            </w:pPr>
            <w:r>
              <w:rPr>
                <w:spacing w:val="-2"/>
                <w:sz w:val="24"/>
              </w:rPr>
              <w:t>TBD</w:t>
            </w:r>
            <w:r>
              <w:rPr>
                <w:spacing w:val="-15"/>
                <w:sz w:val="24"/>
              </w:rPr>
              <w:t xml:space="preserve"> </w:t>
            </w:r>
            <w:r>
              <w:rPr>
                <w:spacing w:val="-2"/>
                <w:sz w:val="24"/>
              </w:rPr>
              <w:t>between</w:t>
            </w:r>
            <w:r>
              <w:rPr>
                <w:spacing w:val="-13"/>
                <w:sz w:val="24"/>
              </w:rPr>
              <w:t xml:space="preserve"> </w:t>
            </w:r>
            <w:r>
              <w:rPr>
                <w:spacing w:val="-2"/>
                <w:sz w:val="24"/>
              </w:rPr>
              <w:t>CMS</w:t>
            </w:r>
            <w:r>
              <w:rPr>
                <w:spacing w:val="-13"/>
                <w:sz w:val="24"/>
              </w:rPr>
              <w:t xml:space="preserve"> </w:t>
            </w:r>
            <w:r>
              <w:rPr>
                <w:spacing w:val="-2"/>
                <w:sz w:val="24"/>
              </w:rPr>
              <w:t xml:space="preserve">and </w:t>
            </w:r>
            <w:r>
              <w:rPr>
                <w:sz w:val="24"/>
              </w:rPr>
              <w:t>the Contractor</w:t>
            </w:r>
          </w:p>
        </w:tc>
      </w:tr>
      <w:tr w:rsidR="00887C35" w14:paraId="2EB2A1EB" w14:textId="77777777" w:rsidTr="00E92DB1">
        <w:trPr>
          <w:trHeight w:val="1549"/>
        </w:trPr>
        <w:tc>
          <w:tcPr>
            <w:tcW w:w="2132" w:type="dxa"/>
            <w:gridSpan w:val="3"/>
            <w:tcBorders>
              <w:top w:val="single" w:sz="4" w:space="0" w:color="auto"/>
              <w:left w:val="single" w:sz="4" w:space="0" w:color="auto"/>
              <w:bottom w:val="single" w:sz="4" w:space="0" w:color="auto"/>
              <w:right w:val="single" w:sz="4" w:space="0" w:color="auto"/>
            </w:tcBorders>
          </w:tcPr>
          <w:p w14:paraId="773D5605" w14:textId="77777777" w:rsidR="00887C35" w:rsidRDefault="00887C35" w:rsidP="00887C35">
            <w:pPr>
              <w:pStyle w:val="TableParagraph"/>
              <w:ind w:left="0"/>
              <w:rPr>
                <w:b/>
                <w:sz w:val="26"/>
              </w:rPr>
            </w:pPr>
          </w:p>
          <w:p w14:paraId="0719FA47" w14:textId="77777777" w:rsidR="00887C35" w:rsidRDefault="00887C35" w:rsidP="00887C35">
            <w:pPr>
              <w:pStyle w:val="TableParagraph"/>
              <w:spacing w:before="208" w:line="259" w:lineRule="auto"/>
              <w:ind w:left="125"/>
              <w:rPr>
                <w:sz w:val="24"/>
              </w:rPr>
            </w:pPr>
            <w:r>
              <w:rPr>
                <w:sz w:val="24"/>
              </w:rPr>
              <w:t xml:space="preserve">Task 1: PCG </w:t>
            </w:r>
            <w:r>
              <w:rPr>
                <w:spacing w:val="-2"/>
                <w:sz w:val="24"/>
              </w:rPr>
              <w:t>Specialty</w:t>
            </w:r>
            <w:r>
              <w:rPr>
                <w:spacing w:val="-15"/>
                <w:sz w:val="24"/>
              </w:rPr>
              <w:t xml:space="preserve"> </w:t>
            </w:r>
            <w:r>
              <w:rPr>
                <w:spacing w:val="-2"/>
                <w:sz w:val="24"/>
              </w:rPr>
              <w:t>Reviews</w:t>
            </w:r>
          </w:p>
        </w:tc>
        <w:tc>
          <w:tcPr>
            <w:tcW w:w="2724" w:type="dxa"/>
            <w:gridSpan w:val="2"/>
            <w:tcBorders>
              <w:top w:val="single" w:sz="4" w:space="0" w:color="auto"/>
              <w:left w:val="single" w:sz="4" w:space="0" w:color="auto"/>
              <w:bottom w:val="single" w:sz="4" w:space="0" w:color="auto"/>
              <w:right w:val="single" w:sz="4" w:space="0" w:color="auto"/>
            </w:tcBorders>
          </w:tcPr>
          <w:p w14:paraId="0AA31E08" w14:textId="77777777" w:rsidR="00887C35" w:rsidRDefault="00887C35" w:rsidP="00887C35">
            <w:pPr>
              <w:pStyle w:val="TableParagraph"/>
              <w:ind w:left="0"/>
              <w:rPr>
                <w:b/>
                <w:sz w:val="26"/>
              </w:rPr>
            </w:pPr>
          </w:p>
          <w:p w14:paraId="2EC3E123" w14:textId="77777777" w:rsidR="00887C35" w:rsidRDefault="00887C35" w:rsidP="00887C35">
            <w:pPr>
              <w:pStyle w:val="TableParagraph"/>
              <w:spacing w:before="208" w:line="259" w:lineRule="auto"/>
              <w:ind w:right="178"/>
              <w:rPr>
                <w:sz w:val="24"/>
              </w:rPr>
            </w:pPr>
            <w:r>
              <w:rPr>
                <w:spacing w:val="-2"/>
                <w:sz w:val="24"/>
              </w:rPr>
              <w:t>Final</w:t>
            </w:r>
            <w:r>
              <w:rPr>
                <w:spacing w:val="-14"/>
                <w:sz w:val="24"/>
              </w:rPr>
              <w:t xml:space="preserve"> </w:t>
            </w:r>
            <w:r>
              <w:rPr>
                <w:spacing w:val="-2"/>
                <w:sz w:val="24"/>
              </w:rPr>
              <w:t>Review</w:t>
            </w:r>
            <w:r>
              <w:rPr>
                <w:spacing w:val="-15"/>
                <w:sz w:val="24"/>
              </w:rPr>
              <w:t xml:space="preserve"> </w:t>
            </w:r>
            <w:r>
              <w:rPr>
                <w:spacing w:val="-2"/>
                <w:sz w:val="24"/>
              </w:rPr>
              <w:t>Results Letter</w:t>
            </w:r>
          </w:p>
        </w:tc>
        <w:tc>
          <w:tcPr>
            <w:tcW w:w="1867" w:type="dxa"/>
            <w:gridSpan w:val="2"/>
            <w:tcBorders>
              <w:top w:val="single" w:sz="4" w:space="0" w:color="auto"/>
              <w:left w:val="single" w:sz="4" w:space="0" w:color="auto"/>
              <w:bottom w:val="single" w:sz="4" w:space="0" w:color="auto"/>
              <w:right w:val="single" w:sz="4" w:space="0" w:color="auto"/>
            </w:tcBorders>
          </w:tcPr>
          <w:p w14:paraId="2BA0D974" w14:textId="77777777" w:rsidR="00887C35" w:rsidRDefault="00887C35" w:rsidP="00887C35">
            <w:pPr>
              <w:pStyle w:val="TableParagraph"/>
              <w:spacing w:before="59" w:line="252" w:lineRule="auto"/>
              <w:ind w:right="101"/>
              <w:rPr>
                <w:sz w:val="24"/>
              </w:rPr>
            </w:pPr>
            <w:r>
              <w:rPr>
                <w:sz w:val="24"/>
              </w:rPr>
              <w:t>Within 10 days of</w:t>
            </w:r>
            <w:r>
              <w:rPr>
                <w:spacing w:val="-9"/>
                <w:sz w:val="24"/>
              </w:rPr>
              <w:t xml:space="preserve"> </w:t>
            </w:r>
            <w:r>
              <w:rPr>
                <w:sz w:val="24"/>
              </w:rPr>
              <w:t>completion</w:t>
            </w:r>
            <w:r>
              <w:rPr>
                <w:spacing w:val="-8"/>
                <w:sz w:val="24"/>
              </w:rPr>
              <w:t xml:space="preserve"> </w:t>
            </w:r>
            <w:r>
              <w:rPr>
                <w:sz w:val="24"/>
              </w:rPr>
              <w:t xml:space="preserve">of </w:t>
            </w:r>
            <w:r>
              <w:rPr>
                <w:spacing w:val="-4"/>
                <w:sz w:val="24"/>
              </w:rPr>
              <w:t xml:space="preserve">provider/supplier </w:t>
            </w:r>
            <w:r>
              <w:rPr>
                <w:sz w:val="24"/>
              </w:rPr>
              <w:t xml:space="preserve">medical review </w:t>
            </w:r>
            <w:r>
              <w:rPr>
                <w:spacing w:val="-2"/>
                <w:sz w:val="24"/>
              </w:rPr>
              <w:t>sample</w:t>
            </w:r>
          </w:p>
        </w:tc>
        <w:tc>
          <w:tcPr>
            <w:tcW w:w="2642" w:type="dxa"/>
            <w:gridSpan w:val="2"/>
            <w:tcBorders>
              <w:top w:val="single" w:sz="4" w:space="0" w:color="auto"/>
              <w:left w:val="single" w:sz="4" w:space="0" w:color="auto"/>
              <w:bottom w:val="single" w:sz="4" w:space="0" w:color="auto"/>
              <w:right w:val="single" w:sz="4" w:space="0" w:color="auto"/>
            </w:tcBorders>
          </w:tcPr>
          <w:p w14:paraId="54C2F388" w14:textId="77777777" w:rsidR="00887C35" w:rsidRDefault="00887C35" w:rsidP="00887C35">
            <w:pPr>
              <w:pStyle w:val="TableParagraph"/>
              <w:ind w:left="0"/>
              <w:rPr>
                <w:b/>
                <w:sz w:val="26"/>
              </w:rPr>
            </w:pPr>
          </w:p>
          <w:p w14:paraId="560591AE" w14:textId="77777777" w:rsidR="00887C35" w:rsidRDefault="00887C35" w:rsidP="00887C35">
            <w:pPr>
              <w:pStyle w:val="TableParagraph"/>
              <w:spacing w:before="208" w:line="259" w:lineRule="auto"/>
              <w:ind w:right="6"/>
              <w:rPr>
                <w:sz w:val="24"/>
              </w:rPr>
            </w:pPr>
            <w:r>
              <w:rPr>
                <w:spacing w:val="-2"/>
                <w:sz w:val="24"/>
              </w:rPr>
              <w:t>TBD</w:t>
            </w:r>
            <w:r>
              <w:rPr>
                <w:spacing w:val="-15"/>
                <w:sz w:val="24"/>
              </w:rPr>
              <w:t xml:space="preserve"> </w:t>
            </w:r>
            <w:r>
              <w:rPr>
                <w:spacing w:val="-2"/>
                <w:sz w:val="24"/>
              </w:rPr>
              <w:t>between</w:t>
            </w:r>
            <w:r>
              <w:rPr>
                <w:spacing w:val="-13"/>
                <w:sz w:val="24"/>
              </w:rPr>
              <w:t xml:space="preserve"> </w:t>
            </w:r>
            <w:r>
              <w:rPr>
                <w:spacing w:val="-2"/>
                <w:sz w:val="24"/>
              </w:rPr>
              <w:t>CMS</w:t>
            </w:r>
            <w:r>
              <w:rPr>
                <w:spacing w:val="-13"/>
                <w:sz w:val="24"/>
              </w:rPr>
              <w:t xml:space="preserve"> </w:t>
            </w:r>
            <w:r>
              <w:rPr>
                <w:spacing w:val="-2"/>
                <w:sz w:val="24"/>
              </w:rPr>
              <w:t xml:space="preserve">and </w:t>
            </w:r>
            <w:r>
              <w:rPr>
                <w:sz w:val="24"/>
              </w:rPr>
              <w:t>the Contractor</w:t>
            </w:r>
          </w:p>
        </w:tc>
      </w:tr>
      <w:tr w:rsidR="00887C35" w14:paraId="310EC08D" w14:textId="77777777" w:rsidTr="00E92DB1">
        <w:trPr>
          <w:trHeight w:val="1451"/>
        </w:trPr>
        <w:tc>
          <w:tcPr>
            <w:tcW w:w="2132" w:type="dxa"/>
            <w:gridSpan w:val="3"/>
            <w:tcBorders>
              <w:top w:val="single" w:sz="4" w:space="0" w:color="auto"/>
              <w:left w:val="single" w:sz="4" w:space="0" w:color="auto"/>
              <w:bottom w:val="single" w:sz="4" w:space="0" w:color="auto"/>
              <w:right w:val="single" w:sz="4" w:space="0" w:color="auto"/>
            </w:tcBorders>
          </w:tcPr>
          <w:p w14:paraId="15FA88D1" w14:textId="77777777" w:rsidR="00887C35" w:rsidRDefault="00887C35" w:rsidP="00887C35">
            <w:pPr>
              <w:pStyle w:val="TableParagraph"/>
              <w:ind w:left="0"/>
              <w:rPr>
                <w:b/>
                <w:sz w:val="26"/>
              </w:rPr>
            </w:pPr>
          </w:p>
          <w:p w14:paraId="475F889A" w14:textId="77777777" w:rsidR="00887C35" w:rsidRDefault="00887C35" w:rsidP="00887C35">
            <w:pPr>
              <w:pStyle w:val="TableParagraph"/>
              <w:spacing w:before="160" w:line="259" w:lineRule="auto"/>
              <w:ind w:left="130"/>
              <w:rPr>
                <w:sz w:val="24"/>
              </w:rPr>
            </w:pPr>
            <w:r>
              <w:rPr>
                <w:sz w:val="24"/>
              </w:rPr>
              <w:t xml:space="preserve">Task 1: PCG </w:t>
            </w:r>
            <w:r>
              <w:rPr>
                <w:spacing w:val="-2"/>
                <w:sz w:val="24"/>
              </w:rPr>
              <w:t>Specialty</w:t>
            </w:r>
            <w:r>
              <w:rPr>
                <w:spacing w:val="-15"/>
                <w:sz w:val="24"/>
              </w:rPr>
              <w:t xml:space="preserve"> </w:t>
            </w:r>
            <w:r>
              <w:rPr>
                <w:spacing w:val="-2"/>
                <w:sz w:val="24"/>
              </w:rPr>
              <w:t>Reviews</w:t>
            </w:r>
          </w:p>
        </w:tc>
        <w:tc>
          <w:tcPr>
            <w:tcW w:w="2724" w:type="dxa"/>
            <w:gridSpan w:val="2"/>
            <w:tcBorders>
              <w:top w:val="single" w:sz="4" w:space="0" w:color="auto"/>
              <w:left w:val="single" w:sz="4" w:space="0" w:color="auto"/>
              <w:bottom w:val="single" w:sz="4" w:space="0" w:color="auto"/>
              <w:right w:val="single" w:sz="4" w:space="0" w:color="auto"/>
            </w:tcBorders>
          </w:tcPr>
          <w:p w14:paraId="37084B25" w14:textId="6942BF71" w:rsidR="00887C35" w:rsidRDefault="00887C35" w:rsidP="00887C35">
            <w:pPr>
              <w:pStyle w:val="TableParagraph"/>
              <w:spacing w:before="157" w:line="259" w:lineRule="auto"/>
              <w:ind w:right="9"/>
              <w:rPr>
                <w:sz w:val="24"/>
              </w:rPr>
            </w:pPr>
            <w:r>
              <w:rPr>
                <w:sz w:val="24"/>
              </w:rPr>
              <w:t xml:space="preserve">Revised final review results letter after D&amp;E with </w:t>
            </w:r>
            <w:r>
              <w:rPr>
                <w:spacing w:val="-2"/>
                <w:sz w:val="24"/>
              </w:rPr>
              <w:t>additional</w:t>
            </w:r>
            <w:r>
              <w:rPr>
                <w:spacing w:val="-9"/>
                <w:sz w:val="24"/>
              </w:rPr>
              <w:t xml:space="preserve"> </w:t>
            </w:r>
            <w:r>
              <w:rPr>
                <w:spacing w:val="-2"/>
                <w:sz w:val="24"/>
              </w:rPr>
              <w:t>documentation</w:t>
            </w:r>
          </w:p>
        </w:tc>
        <w:tc>
          <w:tcPr>
            <w:tcW w:w="1867" w:type="dxa"/>
            <w:gridSpan w:val="2"/>
            <w:tcBorders>
              <w:top w:val="single" w:sz="4" w:space="0" w:color="auto"/>
              <w:left w:val="single" w:sz="4" w:space="0" w:color="auto"/>
              <w:bottom w:val="single" w:sz="4" w:space="0" w:color="auto"/>
              <w:right w:val="single" w:sz="4" w:space="0" w:color="auto"/>
            </w:tcBorders>
          </w:tcPr>
          <w:p w14:paraId="3F4BC803" w14:textId="190C0A85" w:rsidR="00887C35" w:rsidRDefault="00887C35" w:rsidP="00887C35">
            <w:pPr>
              <w:pStyle w:val="TableParagraph"/>
              <w:spacing w:before="61" w:line="259" w:lineRule="auto"/>
              <w:ind w:right="101"/>
              <w:rPr>
                <w:spacing w:val="-4"/>
                <w:sz w:val="24"/>
              </w:rPr>
            </w:pPr>
            <w:r>
              <w:rPr>
                <w:sz w:val="24"/>
              </w:rPr>
              <w:t>Within</w:t>
            </w:r>
            <w:r>
              <w:rPr>
                <w:spacing w:val="-1"/>
                <w:sz w:val="24"/>
              </w:rPr>
              <w:t xml:space="preserve"> </w:t>
            </w:r>
            <w:r>
              <w:rPr>
                <w:sz w:val="24"/>
              </w:rPr>
              <w:t>7</w:t>
            </w:r>
            <w:r>
              <w:rPr>
                <w:spacing w:val="-1"/>
                <w:sz w:val="24"/>
              </w:rPr>
              <w:t xml:space="preserve"> </w:t>
            </w:r>
            <w:r>
              <w:rPr>
                <w:sz w:val="24"/>
              </w:rPr>
              <w:t>days</w:t>
            </w:r>
            <w:r>
              <w:rPr>
                <w:spacing w:val="-1"/>
                <w:sz w:val="24"/>
              </w:rPr>
              <w:t xml:space="preserve"> </w:t>
            </w:r>
            <w:r>
              <w:rPr>
                <w:sz w:val="24"/>
              </w:rPr>
              <w:t xml:space="preserve">of completion of </w:t>
            </w:r>
            <w:r>
              <w:rPr>
                <w:spacing w:val="-2"/>
                <w:sz w:val="24"/>
              </w:rPr>
              <w:t xml:space="preserve">provider/supplier </w:t>
            </w:r>
            <w:r>
              <w:rPr>
                <w:sz w:val="24"/>
              </w:rPr>
              <w:t>re-review</w:t>
            </w:r>
            <w:r>
              <w:rPr>
                <w:spacing w:val="-12"/>
                <w:sz w:val="24"/>
              </w:rPr>
              <w:t xml:space="preserve"> </w:t>
            </w:r>
            <w:r>
              <w:rPr>
                <w:spacing w:val="-4"/>
                <w:sz w:val="24"/>
              </w:rPr>
              <w:t>sample</w:t>
            </w:r>
          </w:p>
          <w:p w14:paraId="51FB11D5" w14:textId="77777777" w:rsidR="00887C35" w:rsidRDefault="00887C35" w:rsidP="00887C35">
            <w:pPr>
              <w:pStyle w:val="TableParagraph"/>
              <w:spacing w:before="61" w:line="259" w:lineRule="auto"/>
              <w:ind w:right="101"/>
              <w:rPr>
                <w:spacing w:val="-4"/>
                <w:sz w:val="24"/>
              </w:rPr>
            </w:pPr>
          </w:p>
          <w:p w14:paraId="45AE9D8C" w14:textId="77777777" w:rsidR="00887C35" w:rsidRDefault="00887C35" w:rsidP="00887C35">
            <w:pPr>
              <w:pStyle w:val="TableParagraph"/>
              <w:spacing w:before="61" w:line="259" w:lineRule="auto"/>
              <w:ind w:right="101"/>
              <w:rPr>
                <w:spacing w:val="-4"/>
                <w:sz w:val="24"/>
              </w:rPr>
            </w:pPr>
          </w:p>
          <w:p w14:paraId="5437A40E" w14:textId="77777777" w:rsidR="00887C35" w:rsidRDefault="00887C35" w:rsidP="00887C35">
            <w:pPr>
              <w:pStyle w:val="TableParagraph"/>
              <w:spacing w:before="61" w:line="259" w:lineRule="auto"/>
              <w:ind w:right="101"/>
              <w:rPr>
                <w:sz w:val="24"/>
              </w:rPr>
            </w:pPr>
          </w:p>
        </w:tc>
        <w:tc>
          <w:tcPr>
            <w:tcW w:w="2642" w:type="dxa"/>
            <w:gridSpan w:val="2"/>
            <w:tcBorders>
              <w:top w:val="single" w:sz="4" w:space="0" w:color="auto"/>
              <w:left w:val="single" w:sz="4" w:space="0" w:color="auto"/>
              <w:bottom w:val="single" w:sz="4" w:space="0" w:color="auto"/>
              <w:right w:val="single" w:sz="4" w:space="0" w:color="auto"/>
            </w:tcBorders>
          </w:tcPr>
          <w:p w14:paraId="759D9037" w14:textId="77777777" w:rsidR="00887C35" w:rsidRDefault="00887C35" w:rsidP="00887C35">
            <w:pPr>
              <w:pStyle w:val="TableParagraph"/>
              <w:ind w:left="0"/>
              <w:rPr>
                <w:b/>
                <w:sz w:val="26"/>
              </w:rPr>
            </w:pPr>
          </w:p>
          <w:p w14:paraId="38B273BC" w14:textId="77777777" w:rsidR="00887C35" w:rsidRDefault="00887C35" w:rsidP="00887C35">
            <w:pPr>
              <w:pStyle w:val="TableParagraph"/>
              <w:spacing w:before="160" w:line="259" w:lineRule="auto"/>
              <w:ind w:right="11"/>
              <w:rPr>
                <w:sz w:val="24"/>
              </w:rPr>
            </w:pPr>
            <w:r>
              <w:rPr>
                <w:spacing w:val="-2"/>
                <w:sz w:val="24"/>
              </w:rPr>
              <w:t>TBD</w:t>
            </w:r>
            <w:r>
              <w:rPr>
                <w:spacing w:val="-15"/>
                <w:sz w:val="24"/>
              </w:rPr>
              <w:t xml:space="preserve"> </w:t>
            </w:r>
            <w:r>
              <w:rPr>
                <w:spacing w:val="-2"/>
                <w:sz w:val="24"/>
              </w:rPr>
              <w:t>between</w:t>
            </w:r>
            <w:r>
              <w:rPr>
                <w:spacing w:val="-13"/>
                <w:sz w:val="24"/>
              </w:rPr>
              <w:t xml:space="preserve"> </w:t>
            </w:r>
            <w:r>
              <w:rPr>
                <w:spacing w:val="-2"/>
                <w:sz w:val="24"/>
              </w:rPr>
              <w:t>CMS</w:t>
            </w:r>
            <w:r>
              <w:rPr>
                <w:spacing w:val="-13"/>
                <w:sz w:val="24"/>
              </w:rPr>
              <w:t xml:space="preserve"> </w:t>
            </w:r>
            <w:r>
              <w:rPr>
                <w:spacing w:val="-2"/>
                <w:sz w:val="24"/>
              </w:rPr>
              <w:t xml:space="preserve">and </w:t>
            </w:r>
            <w:r>
              <w:rPr>
                <w:sz w:val="24"/>
              </w:rPr>
              <w:t>the Contractor</w:t>
            </w:r>
          </w:p>
        </w:tc>
      </w:tr>
      <w:tr w:rsidR="00887C35" w14:paraId="7463AA1F" w14:textId="77777777" w:rsidTr="00E92DB1">
        <w:trPr>
          <w:trHeight w:val="386"/>
        </w:trPr>
        <w:tc>
          <w:tcPr>
            <w:tcW w:w="2132" w:type="dxa"/>
            <w:gridSpan w:val="3"/>
            <w:tcBorders>
              <w:top w:val="single" w:sz="4" w:space="0" w:color="auto"/>
              <w:left w:val="nil"/>
              <w:bottom w:val="nil"/>
              <w:right w:val="nil"/>
            </w:tcBorders>
            <w:shd w:val="clear" w:color="auto" w:fill="000000"/>
          </w:tcPr>
          <w:p w14:paraId="1DFD9F1E" w14:textId="77777777" w:rsidR="00887C35" w:rsidRDefault="00887C35" w:rsidP="00887C35">
            <w:pPr>
              <w:pStyle w:val="TableParagraph"/>
              <w:spacing w:before="68"/>
              <w:ind w:left="744"/>
              <w:rPr>
                <w:b/>
                <w:sz w:val="24"/>
              </w:rPr>
            </w:pPr>
            <w:r>
              <w:rPr>
                <w:b/>
                <w:color w:val="FFFFFF"/>
                <w:sz w:val="24"/>
              </w:rPr>
              <w:t xml:space="preserve">Task </w:t>
            </w:r>
            <w:r>
              <w:rPr>
                <w:b/>
                <w:color w:val="FFFFFF"/>
                <w:spacing w:val="-10"/>
                <w:sz w:val="24"/>
              </w:rPr>
              <w:t>#</w:t>
            </w:r>
          </w:p>
        </w:tc>
        <w:tc>
          <w:tcPr>
            <w:tcW w:w="2724" w:type="dxa"/>
            <w:gridSpan w:val="2"/>
            <w:tcBorders>
              <w:top w:val="single" w:sz="4" w:space="0" w:color="auto"/>
              <w:left w:val="nil"/>
              <w:bottom w:val="nil"/>
              <w:right w:val="nil"/>
            </w:tcBorders>
            <w:shd w:val="clear" w:color="auto" w:fill="000000"/>
          </w:tcPr>
          <w:p w14:paraId="25CDF6BA" w14:textId="77777777" w:rsidR="00887C35" w:rsidRDefault="00887C35" w:rsidP="00887C35">
            <w:pPr>
              <w:pStyle w:val="TableParagraph"/>
              <w:spacing w:before="68"/>
              <w:ind w:left="117"/>
              <w:rPr>
                <w:b/>
                <w:sz w:val="24"/>
              </w:rPr>
            </w:pPr>
            <w:r>
              <w:rPr>
                <w:b/>
                <w:color w:val="FFFFFF"/>
                <w:spacing w:val="-2"/>
                <w:sz w:val="24"/>
              </w:rPr>
              <w:t>Deliverable</w:t>
            </w:r>
          </w:p>
        </w:tc>
        <w:tc>
          <w:tcPr>
            <w:tcW w:w="1867" w:type="dxa"/>
            <w:gridSpan w:val="2"/>
            <w:tcBorders>
              <w:top w:val="single" w:sz="4" w:space="0" w:color="auto"/>
              <w:left w:val="nil"/>
              <w:bottom w:val="nil"/>
              <w:right w:val="nil"/>
            </w:tcBorders>
            <w:shd w:val="clear" w:color="auto" w:fill="000000"/>
          </w:tcPr>
          <w:p w14:paraId="697EF337" w14:textId="77777777" w:rsidR="00887C35" w:rsidRDefault="00887C35" w:rsidP="00887C35">
            <w:pPr>
              <w:pStyle w:val="TableParagraph"/>
              <w:spacing w:before="68"/>
              <w:ind w:left="117"/>
              <w:rPr>
                <w:b/>
                <w:sz w:val="24"/>
              </w:rPr>
            </w:pPr>
            <w:r>
              <w:rPr>
                <w:b/>
                <w:color w:val="FFFFFF"/>
                <w:sz w:val="24"/>
              </w:rPr>
              <w:t>Initial</w:t>
            </w:r>
            <w:r>
              <w:rPr>
                <w:b/>
                <w:color w:val="FFFFFF"/>
                <w:spacing w:val="-1"/>
                <w:sz w:val="24"/>
              </w:rPr>
              <w:t xml:space="preserve"> </w:t>
            </w:r>
            <w:r>
              <w:rPr>
                <w:b/>
                <w:color w:val="FFFFFF"/>
                <w:spacing w:val="-5"/>
                <w:sz w:val="24"/>
              </w:rPr>
              <w:t>Due</w:t>
            </w:r>
          </w:p>
        </w:tc>
        <w:tc>
          <w:tcPr>
            <w:tcW w:w="2642" w:type="dxa"/>
            <w:gridSpan w:val="2"/>
            <w:tcBorders>
              <w:top w:val="single" w:sz="4" w:space="0" w:color="auto"/>
              <w:left w:val="nil"/>
              <w:bottom w:val="nil"/>
              <w:right w:val="nil"/>
            </w:tcBorders>
            <w:shd w:val="clear" w:color="auto" w:fill="000000"/>
          </w:tcPr>
          <w:p w14:paraId="46458748" w14:textId="77777777" w:rsidR="00887C35" w:rsidRDefault="00887C35" w:rsidP="00887C35">
            <w:pPr>
              <w:pStyle w:val="TableParagraph"/>
              <w:spacing w:before="68"/>
              <w:ind w:left="117"/>
              <w:rPr>
                <w:b/>
                <w:sz w:val="24"/>
              </w:rPr>
            </w:pPr>
            <w:r>
              <w:rPr>
                <w:b/>
                <w:color w:val="FFFFFF"/>
                <w:spacing w:val="-2"/>
                <w:sz w:val="24"/>
              </w:rPr>
              <w:t>Frequency</w:t>
            </w:r>
          </w:p>
        </w:tc>
      </w:tr>
      <w:tr w:rsidR="00887C35" w14:paraId="686770A6" w14:textId="77777777" w:rsidTr="00887C35">
        <w:trPr>
          <w:gridBefore w:val="1"/>
          <w:wBefore w:w="10" w:type="dxa"/>
          <w:trHeight w:val="1845"/>
        </w:trPr>
        <w:tc>
          <w:tcPr>
            <w:tcW w:w="2122" w:type="dxa"/>
            <w:gridSpan w:val="2"/>
          </w:tcPr>
          <w:p w14:paraId="56A66145" w14:textId="77777777" w:rsidR="00887C35" w:rsidRDefault="00887C35" w:rsidP="00887C35">
            <w:pPr>
              <w:pStyle w:val="TableParagraph"/>
              <w:ind w:left="0"/>
              <w:rPr>
                <w:b/>
                <w:sz w:val="26"/>
              </w:rPr>
            </w:pPr>
          </w:p>
          <w:p w14:paraId="47EE80CA" w14:textId="77777777" w:rsidR="00887C35" w:rsidRDefault="00887C35" w:rsidP="00887C35">
            <w:pPr>
              <w:pStyle w:val="TableParagraph"/>
              <w:spacing w:before="5"/>
              <w:ind w:left="0"/>
              <w:rPr>
                <w:b/>
                <w:sz w:val="30"/>
              </w:rPr>
            </w:pPr>
          </w:p>
          <w:p w14:paraId="23CF8E5D" w14:textId="77777777" w:rsidR="00887C35" w:rsidRDefault="00887C35" w:rsidP="00887C35">
            <w:pPr>
              <w:pStyle w:val="TableParagraph"/>
              <w:spacing w:line="259" w:lineRule="auto"/>
              <w:ind w:left="115"/>
              <w:rPr>
                <w:sz w:val="24"/>
              </w:rPr>
            </w:pPr>
            <w:r>
              <w:rPr>
                <w:sz w:val="24"/>
              </w:rPr>
              <w:t xml:space="preserve">Task 1: PCG </w:t>
            </w:r>
            <w:r>
              <w:rPr>
                <w:spacing w:val="-2"/>
                <w:sz w:val="24"/>
              </w:rPr>
              <w:t>Specialty</w:t>
            </w:r>
            <w:r>
              <w:rPr>
                <w:spacing w:val="-15"/>
                <w:sz w:val="24"/>
              </w:rPr>
              <w:t xml:space="preserve"> </w:t>
            </w:r>
            <w:r>
              <w:rPr>
                <w:spacing w:val="-2"/>
                <w:sz w:val="24"/>
              </w:rPr>
              <w:t>Reviews</w:t>
            </w:r>
          </w:p>
        </w:tc>
        <w:tc>
          <w:tcPr>
            <w:tcW w:w="2724" w:type="dxa"/>
            <w:gridSpan w:val="2"/>
          </w:tcPr>
          <w:p w14:paraId="6C955C7A" w14:textId="77777777" w:rsidR="00887C35" w:rsidRDefault="00887C35" w:rsidP="00887C35">
            <w:pPr>
              <w:pStyle w:val="TableParagraph"/>
              <w:ind w:left="0"/>
              <w:rPr>
                <w:b/>
                <w:sz w:val="26"/>
              </w:rPr>
            </w:pPr>
          </w:p>
          <w:p w14:paraId="3909943B" w14:textId="77777777" w:rsidR="00887C35" w:rsidRDefault="00887C35" w:rsidP="00887C35">
            <w:pPr>
              <w:pStyle w:val="TableParagraph"/>
              <w:spacing w:before="5"/>
              <w:ind w:left="0"/>
              <w:rPr>
                <w:b/>
                <w:sz w:val="30"/>
              </w:rPr>
            </w:pPr>
          </w:p>
          <w:p w14:paraId="3F886217" w14:textId="77777777" w:rsidR="00887C35" w:rsidRDefault="00887C35" w:rsidP="00887C35">
            <w:pPr>
              <w:pStyle w:val="TableParagraph"/>
              <w:spacing w:line="259" w:lineRule="auto"/>
              <w:ind w:right="178"/>
              <w:rPr>
                <w:sz w:val="24"/>
              </w:rPr>
            </w:pPr>
            <w:r>
              <w:rPr>
                <w:spacing w:val="-2"/>
                <w:sz w:val="24"/>
              </w:rPr>
              <w:t>Identified</w:t>
            </w:r>
            <w:r>
              <w:rPr>
                <w:spacing w:val="-12"/>
                <w:sz w:val="24"/>
              </w:rPr>
              <w:t xml:space="preserve"> </w:t>
            </w:r>
            <w:r>
              <w:rPr>
                <w:spacing w:val="-2"/>
                <w:sz w:val="24"/>
              </w:rPr>
              <w:t xml:space="preserve">overpayment </w:t>
            </w:r>
            <w:r>
              <w:rPr>
                <w:sz w:val="24"/>
              </w:rPr>
              <w:t>info sent to MACs</w:t>
            </w:r>
          </w:p>
        </w:tc>
        <w:tc>
          <w:tcPr>
            <w:tcW w:w="1867" w:type="dxa"/>
            <w:gridSpan w:val="2"/>
          </w:tcPr>
          <w:p w14:paraId="6E27F135" w14:textId="77777777" w:rsidR="00887C35" w:rsidRDefault="00887C35" w:rsidP="00887C35">
            <w:pPr>
              <w:pStyle w:val="TableParagraph"/>
              <w:ind w:left="0"/>
              <w:rPr>
                <w:b/>
                <w:sz w:val="26"/>
              </w:rPr>
            </w:pPr>
          </w:p>
          <w:p w14:paraId="0D5D6AD4" w14:textId="77777777" w:rsidR="00887C35" w:rsidRDefault="00887C35" w:rsidP="00887C35">
            <w:pPr>
              <w:pStyle w:val="TableParagraph"/>
              <w:spacing w:before="201" w:line="259" w:lineRule="auto"/>
              <w:ind w:right="402"/>
              <w:jc w:val="both"/>
              <w:rPr>
                <w:sz w:val="24"/>
              </w:rPr>
            </w:pPr>
            <w:r>
              <w:rPr>
                <w:sz w:val="24"/>
              </w:rPr>
              <w:t>TBD</w:t>
            </w:r>
            <w:r>
              <w:rPr>
                <w:spacing w:val="-15"/>
                <w:sz w:val="24"/>
              </w:rPr>
              <w:t xml:space="preserve"> </w:t>
            </w:r>
            <w:r>
              <w:rPr>
                <w:sz w:val="24"/>
              </w:rPr>
              <w:t xml:space="preserve">between CMS and the </w:t>
            </w:r>
            <w:r>
              <w:rPr>
                <w:spacing w:val="-2"/>
                <w:sz w:val="24"/>
              </w:rPr>
              <w:t>Contractor</w:t>
            </w:r>
          </w:p>
        </w:tc>
        <w:tc>
          <w:tcPr>
            <w:tcW w:w="2642" w:type="dxa"/>
            <w:gridSpan w:val="2"/>
          </w:tcPr>
          <w:p w14:paraId="53D80222" w14:textId="77777777" w:rsidR="00887C35" w:rsidRDefault="00887C35" w:rsidP="00887C35">
            <w:pPr>
              <w:pStyle w:val="TableParagraph"/>
              <w:spacing w:before="54" w:line="259" w:lineRule="auto"/>
              <w:ind w:left="113"/>
              <w:rPr>
                <w:sz w:val="24"/>
              </w:rPr>
            </w:pPr>
            <w:r>
              <w:rPr>
                <w:sz w:val="24"/>
              </w:rPr>
              <w:t>Daily, begin when appropriate</w:t>
            </w:r>
            <w:r>
              <w:rPr>
                <w:spacing w:val="-15"/>
                <w:sz w:val="24"/>
              </w:rPr>
              <w:t xml:space="preserve"> </w:t>
            </w:r>
            <w:r>
              <w:rPr>
                <w:sz w:val="24"/>
              </w:rPr>
              <w:t xml:space="preserve">timeframes have lapsed for the </w:t>
            </w:r>
            <w:r>
              <w:rPr>
                <w:spacing w:val="-2"/>
                <w:sz w:val="24"/>
              </w:rPr>
              <w:t>individual providers/suppliers</w:t>
            </w:r>
            <w:r>
              <w:rPr>
                <w:spacing w:val="-11"/>
                <w:sz w:val="24"/>
              </w:rPr>
              <w:t xml:space="preserve"> </w:t>
            </w:r>
            <w:r>
              <w:rPr>
                <w:spacing w:val="-2"/>
                <w:sz w:val="24"/>
              </w:rPr>
              <w:t>that</w:t>
            </w:r>
          </w:p>
          <w:p w14:paraId="20D6B842" w14:textId="77777777" w:rsidR="00887C35" w:rsidRDefault="00887C35" w:rsidP="00887C35">
            <w:pPr>
              <w:pStyle w:val="TableParagraph"/>
              <w:ind w:left="113"/>
              <w:rPr>
                <w:sz w:val="24"/>
              </w:rPr>
            </w:pPr>
            <w:r>
              <w:rPr>
                <w:sz w:val="24"/>
              </w:rPr>
              <w:t>are</w:t>
            </w:r>
            <w:r>
              <w:rPr>
                <w:spacing w:val="-5"/>
                <w:sz w:val="24"/>
              </w:rPr>
              <w:t xml:space="preserve"> </w:t>
            </w:r>
            <w:r>
              <w:rPr>
                <w:sz w:val="24"/>
              </w:rPr>
              <w:t>part of</w:t>
            </w:r>
            <w:r>
              <w:rPr>
                <w:spacing w:val="-5"/>
                <w:sz w:val="24"/>
              </w:rPr>
              <w:t xml:space="preserve"> </w:t>
            </w:r>
            <w:r>
              <w:rPr>
                <w:sz w:val="24"/>
              </w:rPr>
              <w:t>the</w:t>
            </w:r>
            <w:r>
              <w:rPr>
                <w:spacing w:val="-1"/>
                <w:sz w:val="24"/>
              </w:rPr>
              <w:t xml:space="preserve"> </w:t>
            </w:r>
            <w:r>
              <w:rPr>
                <w:spacing w:val="-2"/>
                <w:sz w:val="24"/>
              </w:rPr>
              <w:t>project</w:t>
            </w:r>
          </w:p>
        </w:tc>
      </w:tr>
      <w:tr w:rsidR="00887C35" w14:paraId="54D1AC6E" w14:textId="77777777" w:rsidTr="00887C35">
        <w:trPr>
          <w:gridBefore w:val="1"/>
          <w:wBefore w:w="10" w:type="dxa"/>
          <w:trHeight w:val="1252"/>
        </w:trPr>
        <w:tc>
          <w:tcPr>
            <w:tcW w:w="2122" w:type="dxa"/>
            <w:gridSpan w:val="2"/>
          </w:tcPr>
          <w:p w14:paraId="635984BE" w14:textId="34B54771" w:rsidR="00887C35" w:rsidRDefault="00887C35" w:rsidP="00887C35">
            <w:pPr>
              <w:pStyle w:val="TableParagraph"/>
              <w:spacing w:before="59" w:line="252" w:lineRule="auto"/>
              <w:ind w:left="115" w:right="199"/>
              <w:rPr>
                <w:sz w:val="24"/>
              </w:rPr>
            </w:pPr>
            <w:r>
              <w:rPr>
                <w:sz w:val="24"/>
              </w:rPr>
              <w:t xml:space="preserve">Task 2: Medical Reviews for </w:t>
            </w:r>
            <w:r>
              <w:rPr>
                <w:spacing w:val="-2"/>
                <w:sz w:val="24"/>
              </w:rPr>
              <w:t>Program</w:t>
            </w:r>
            <w:r>
              <w:rPr>
                <w:spacing w:val="-14"/>
                <w:sz w:val="24"/>
              </w:rPr>
              <w:t xml:space="preserve"> </w:t>
            </w:r>
            <w:r>
              <w:rPr>
                <w:spacing w:val="-2"/>
                <w:sz w:val="24"/>
              </w:rPr>
              <w:t xml:space="preserve">Integrity Support: </w:t>
            </w:r>
          </w:p>
        </w:tc>
        <w:tc>
          <w:tcPr>
            <w:tcW w:w="2724" w:type="dxa"/>
            <w:gridSpan w:val="2"/>
          </w:tcPr>
          <w:p w14:paraId="7C465133" w14:textId="77777777" w:rsidR="00887C35" w:rsidRDefault="00887C35" w:rsidP="00887C35">
            <w:pPr>
              <w:pStyle w:val="TableParagraph"/>
              <w:ind w:left="0"/>
              <w:rPr>
                <w:b/>
                <w:sz w:val="31"/>
              </w:rPr>
            </w:pPr>
          </w:p>
          <w:p w14:paraId="30A60C1C" w14:textId="77777777" w:rsidR="00887C35" w:rsidRDefault="00887C35" w:rsidP="00887C35">
            <w:pPr>
              <w:pStyle w:val="TableParagraph"/>
              <w:spacing w:line="259" w:lineRule="auto"/>
              <w:rPr>
                <w:sz w:val="24"/>
              </w:rPr>
            </w:pPr>
            <w:r>
              <w:rPr>
                <w:sz w:val="24"/>
              </w:rPr>
              <w:t xml:space="preserve">Timeliness of Medical </w:t>
            </w:r>
            <w:r>
              <w:rPr>
                <w:spacing w:val="-2"/>
                <w:sz w:val="24"/>
              </w:rPr>
              <w:t>Record</w:t>
            </w:r>
            <w:r>
              <w:rPr>
                <w:spacing w:val="-14"/>
                <w:sz w:val="24"/>
              </w:rPr>
              <w:t xml:space="preserve"> </w:t>
            </w:r>
            <w:r>
              <w:rPr>
                <w:spacing w:val="-2"/>
                <w:sz w:val="24"/>
              </w:rPr>
              <w:t>Review</w:t>
            </w:r>
            <w:r>
              <w:rPr>
                <w:spacing w:val="-14"/>
                <w:sz w:val="24"/>
              </w:rPr>
              <w:t xml:space="preserve"> </w:t>
            </w:r>
            <w:r>
              <w:rPr>
                <w:spacing w:val="-2"/>
                <w:sz w:val="24"/>
              </w:rPr>
              <w:t>Decisions</w:t>
            </w:r>
          </w:p>
        </w:tc>
        <w:tc>
          <w:tcPr>
            <w:tcW w:w="1867" w:type="dxa"/>
            <w:gridSpan w:val="2"/>
          </w:tcPr>
          <w:p w14:paraId="6D2B6E4D" w14:textId="77777777" w:rsidR="00887C35" w:rsidRDefault="00887C35" w:rsidP="00887C35">
            <w:pPr>
              <w:pStyle w:val="TableParagraph"/>
              <w:spacing w:before="59" w:line="252" w:lineRule="auto"/>
              <w:ind w:right="102"/>
              <w:rPr>
                <w:sz w:val="24"/>
              </w:rPr>
            </w:pPr>
            <w:r>
              <w:rPr>
                <w:sz w:val="24"/>
              </w:rPr>
              <w:t xml:space="preserve">Within 60 days </w:t>
            </w:r>
            <w:r>
              <w:rPr>
                <w:spacing w:val="-2"/>
                <w:sz w:val="24"/>
              </w:rPr>
              <w:t>of</w:t>
            </w:r>
            <w:r>
              <w:rPr>
                <w:spacing w:val="-16"/>
                <w:sz w:val="24"/>
              </w:rPr>
              <w:t xml:space="preserve"> </w:t>
            </w:r>
            <w:r>
              <w:rPr>
                <w:spacing w:val="-2"/>
                <w:sz w:val="24"/>
              </w:rPr>
              <w:t>final</w:t>
            </w:r>
            <w:r>
              <w:rPr>
                <w:spacing w:val="-13"/>
                <w:sz w:val="24"/>
              </w:rPr>
              <w:t xml:space="preserve"> </w:t>
            </w:r>
            <w:r>
              <w:rPr>
                <w:spacing w:val="-2"/>
                <w:sz w:val="24"/>
              </w:rPr>
              <w:t>receipt</w:t>
            </w:r>
            <w:r>
              <w:rPr>
                <w:spacing w:val="-13"/>
                <w:sz w:val="24"/>
              </w:rPr>
              <w:t xml:space="preserve"> </w:t>
            </w:r>
            <w:r>
              <w:rPr>
                <w:spacing w:val="-2"/>
                <w:sz w:val="24"/>
              </w:rPr>
              <w:t>of project documentation</w:t>
            </w:r>
          </w:p>
        </w:tc>
        <w:tc>
          <w:tcPr>
            <w:tcW w:w="2642" w:type="dxa"/>
            <w:gridSpan w:val="2"/>
          </w:tcPr>
          <w:p w14:paraId="363381E6" w14:textId="77777777" w:rsidR="00887C35" w:rsidRDefault="00887C35" w:rsidP="00887C35">
            <w:pPr>
              <w:pStyle w:val="TableParagraph"/>
              <w:ind w:left="0"/>
              <w:rPr>
                <w:b/>
                <w:sz w:val="31"/>
              </w:rPr>
            </w:pPr>
          </w:p>
          <w:p w14:paraId="710B2D31" w14:textId="77777777" w:rsidR="00887C35" w:rsidRDefault="00887C35" w:rsidP="00887C35">
            <w:pPr>
              <w:pStyle w:val="TableParagraph"/>
              <w:spacing w:line="259" w:lineRule="auto"/>
              <w:ind w:left="113" w:right="7"/>
              <w:rPr>
                <w:sz w:val="24"/>
              </w:rPr>
            </w:pPr>
            <w:r>
              <w:rPr>
                <w:spacing w:val="-2"/>
                <w:sz w:val="24"/>
              </w:rPr>
              <w:t>TBD</w:t>
            </w:r>
            <w:r>
              <w:rPr>
                <w:spacing w:val="-15"/>
                <w:sz w:val="24"/>
              </w:rPr>
              <w:t xml:space="preserve"> </w:t>
            </w:r>
            <w:r>
              <w:rPr>
                <w:spacing w:val="-2"/>
                <w:sz w:val="24"/>
              </w:rPr>
              <w:t>between</w:t>
            </w:r>
            <w:r>
              <w:rPr>
                <w:spacing w:val="-13"/>
                <w:sz w:val="24"/>
              </w:rPr>
              <w:t xml:space="preserve"> </w:t>
            </w:r>
            <w:r>
              <w:rPr>
                <w:spacing w:val="-2"/>
                <w:sz w:val="24"/>
              </w:rPr>
              <w:t>CMS</w:t>
            </w:r>
            <w:r>
              <w:rPr>
                <w:spacing w:val="-13"/>
                <w:sz w:val="24"/>
              </w:rPr>
              <w:t xml:space="preserve"> </w:t>
            </w:r>
            <w:r>
              <w:rPr>
                <w:spacing w:val="-2"/>
                <w:sz w:val="24"/>
              </w:rPr>
              <w:t xml:space="preserve">and </w:t>
            </w:r>
            <w:r>
              <w:rPr>
                <w:sz w:val="24"/>
              </w:rPr>
              <w:t>the Contractor</w:t>
            </w:r>
          </w:p>
        </w:tc>
      </w:tr>
    </w:tbl>
    <w:p w14:paraId="0AD0ED14" w14:textId="77777777" w:rsidR="00D61D72" w:rsidRDefault="00D61D72">
      <w:pPr>
        <w:pStyle w:val="BodyText"/>
        <w:spacing w:before="8"/>
        <w:rPr>
          <w:b/>
          <w:sz w:val="27"/>
        </w:rPr>
      </w:pPr>
    </w:p>
    <w:p w14:paraId="43C08F23" w14:textId="77777777" w:rsidR="00D61D72" w:rsidRDefault="00D61D72">
      <w:pPr>
        <w:pStyle w:val="BodyText"/>
        <w:rPr>
          <w:b/>
          <w:sz w:val="20"/>
        </w:rPr>
      </w:pPr>
    </w:p>
    <w:p w14:paraId="4D4005DC" w14:textId="77777777" w:rsidR="00D61D72" w:rsidRDefault="00D61D72">
      <w:pPr>
        <w:pStyle w:val="BodyText"/>
        <w:spacing w:before="3"/>
        <w:rPr>
          <w:b/>
          <w:sz w:val="25"/>
        </w:rPr>
      </w:pPr>
    </w:p>
    <w:p w14:paraId="66FB3709" w14:textId="60D3520E" w:rsidR="00D61D72" w:rsidRDefault="00D61D72">
      <w:pPr>
        <w:pStyle w:val="BodyText"/>
        <w:spacing w:before="24"/>
        <w:ind w:left="580"/>
      </w:pPr>
      <w:bookmarkStart w:id="407" w:name="POINTS_OF_CONTACT:"/>
      <w:bookmarkEnd w:id="407"/>
    </w:p>
    <w:sectPr w:rsidR="00D61D72">
      <w:footerReference w:type="default" r:id="rId43"/>
      <w:pgSz w:w="12240" w:h="15840"/>
      <w:pgMar w:top="1280" w:right="1120" w:bottom="1380" w:left="860" w:header="0" w:footer="118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C46ABD" w14:textId="77777777" w:rsidR="00AE5FB7" w:rsidRDefault="00AE5FB7">
      <w:r>
        <w:separator/>
      </w:r>
    </w:p>
  </w:endnote>
  <w:endnote w:type="continuationSeparator" w:id="0">
    <w:p w14:paraId="2A469172" w14:textId="77777777" w:rsidR="00AE5FB7" w:rsidRDefault="00AE5F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DB92A" w14:textId="53E03231" w:rsidR="00D61D72" w:rsidRDefault="00D268B4">
    <w:pPr>
      <w:pStyle w:val="BodyText"/>
      <w:spacing w:line="14" w:lineRule="auto"/>
      <w:rPr>
        <w:sz w:val="20"/>
      </w:rPr>
    </w:pPr>
    <w:r>
      <w:rPr>
        <w:noProof/>
      </w:rPr>
      <mc:AlternateContent>
        <mc:Choice Requires="wpg">
          <w:drawing>
            <wp:anchor distT="0" distB="0" distL="114300" distR="114300" simplePos="0" relativeHeight="486211584" behindDoc="1" locked="0" layoutInCell="1" allowOverlap="1" wp14:anchorId="56907270" wp14:editId="2FF7E385">
              <wp:simplePos x="0" y="0"/>
              <wp:positionH relativeFrom="page">
                <wp:posOffset>914400</wp:posOffset>
              </wp:positionH>
              <wp:positionV relativeFrom="page">
                <wp:posOffset>9131300</wp:posOffset>
              </wp:positionV>
              <wp:extent cx="5949950" cy="25400"/>
              <wp:effectExtent l="0" t="0" r="0" b="0"/>
              <wp:wrapNone/>
              <wp:docPr id="1299081700" name="docshapegroup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49950" cy="25400"/>
                        <a:chOff x="1440" y="14380"/>
                        <a:chExt cx="9370" cy="40"/>
                      </a:xfrm>
                    </wpg:grpSpPr>
                    <wps:wsp>
                      <wps:cNvPr id="837372579" name="docshape3"/>
                      <wps:cNvSpPr>
                        <a:spLocks noChangeArrowheads="1"/>
                      </wps:cNvSpPr>
                      <wps:spPr bwMode="auto">
                        <a:xfrm>
                          <a:off x="1440" y="14380"/>
                          <a:ext cx="9360" cy="31"/>
                        </a:xfrm>
                        <a:prstGeom prst="rect">
                          <a:avLst/>
                        </a:prstGeom>
                        <a:solidFill>
                          <a:srgbClr val="808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43617432" name="docshape4"/>
                      <wps:cNvSpPr>
                        <a:spLocks/>
                      </wps:cNvSpPr>
                      <wps:spPr bwMode="auto">
                        <a:xfrm>
                          <a:off x="1440" y="14380"/>
                          <a:ext cx="9370" cy="26"/>
                        </a:xfrm>
                        <a:custGeom>
                          <a:avLst/>
                          <a:gdLst>
                            <a:gd name="T0" fmla="+- 0 10810 1440"/>
                            <a:gd name="T1" fmla="*/ T0 w 9370"/>
                            <a:gd name="T2" fmla="+- 0 14380 14380"/>
                            <a:gd name="T3" fmla="*/ 14380 h 26"/>
                            <a:gd name="T4" fmla="+- 0 10795 1440"/>
                            <a:gd name="T5" fmla="*/ T4 w 9370"/>
                            <a:gd name="T6" fmla="+- 0 14380 14380"/>
                            <a:gd name="T7" fmla="*/ 14380 h 26"/>
                            <a:gd name="T8" fmla="+- 0 1440 1440"/>
                            <a:gd name="T9" fmla="*/ T8 w 9370"/>
                            <a:gd name="T10" fmla="+- 0 14380 14380"/>
                            <a:gd name="T11" fmla="*/ 14380 h 26"/>
                            <a:gd name="T12" fmla="+- 0 1440 1440"/>
                            <a:gd name="T13" fmla="*/ T12 w 9370"/>
                            <a:gd name="T14" fmla="+- 0 14394 14380"/>
                            <a:gd name="T15" fmla="*/ 14394 h 26"/>
                            <a:gd name="T16" fmla="+- 0 1440 1440"/>
                            <a:gd name="T17" fmla="*/ T16 w 9370"/>
                            <a:gd name="T18" fmla="+- 0 14406 14380"/>
                            <a:gd name="T19" fmla="*/ 14406 h 26"/>
                            <a:gd name="T20" fmla="+- 0 1454 1440"/>
                            <a:gd name="T21" fmla="*/ T20 w 9370"/>
                            <a:gd name="T22" fmla="+- 0 14406 14380"/>
                            <a:gd name="T23" fmla="*/ 14406 h 26"/>
                            <a:gd name="T24" fmla="+- 0 1454 1440"/>
                            <a:gd name="T25" fmla="*/ T24 w 9370"/>
                            <a:gd name="T26" fmla="+- 0 14394 14380"/>
                            <a:gd name="T27" fmla="*/ 14394 h 26"/>
                            <a:gd name="T28" fmla="+- 0 10795 1440"/>
                            <a:gd name="T29" fmla="*/ T28 w 9370"/>
                            <a:gd name="T30" fmla="+- 0 14394 14380"/>
                            <a:gd name="T31" fmla="*/ 14394 h 26"/>
                            <a:gd name="T32" fmla="+- 0 10810 1440"/>
                            <a:gd name="T33" fmla="*/ T32 w 9370"/>
                            <a:gd name="T34" fmla="+- 0 14394 14380"/>
                            <a:gd name="T35" fmla="*/ 14394 h 26"/>
                            <a:gd name="T36" fmla="+- 0 10810 1440"/>
                            <a:gd name="T37" fmla="*/ T36 w 9370"/>
                            <a:gd name="T38" fmla="+- 0 14380 14380"/>
                            <a:gd name="T39" fmla="*/ 14380 h 2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370" h="26">
                              <a:moveTo>
                                <a:pt x="9370" y="0"/>
                              </a:moveTo>
                              <a:lnTo>
                                <a:pt x="9355" y="0"/>
                              </a:lnTo>
                              <a:lnTo>
                                <a:pt x="0" y="0"/>
                              </a:lnTo>
                              <a:lnTo>
                                <a:pt x="0" y="14"/>
                              </a:lnTo>
                              <a:lnTo>
                                <a:pt x="0" y="26"/>
                              </a:lnTo>
                              <a:lnTo>
                                <a:pt x="14" y="26"/>
                              </a:lnTo>
                              <a:lnTo>
                                <a:pt x="14" y="14"/>
                              </a:lnTo>
                              <a:lnTo>
                                <a:pt x="9355" y="14"/>
                              </a:lnTo>
                              <a:lnTo>
                                <a:pt x="9370" y="14"/>
                              </a:lnTo>
                              <a:lnTo>
                                <a:pt x="9370"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20486152" name="docshape5"/>
                      <wps:cNvSpPr>
                        <a:spLocks/>
                      </wps:cNvSpPr>
                      <wps:spPr bwMode="auto">
                        <a:xfrm>
                          <a:off x="1440" y="14384"/>
                          <a:ext cx="9370" cy="36"/>
                        </a:xfrm>
                        <a:custGeom>
                          <a:avLst/>
                          <a:gdLst>
                            <a:gd name="T0" fmla="+- 0 10810 1440"/>
                            <a:gd name="T1" fmla="*/ T0 w 9370"/>
                            <a:gd name="T2" fmla="+- 0 14384 14384"/>
                            <a:gd name="T3" fmla="*/ 14384 h 36"/>
                            <a:gd name="T4" fmla="+- 0 10795 1440"/>
                            <a:gd name="T5" fmla="*/ T4 w 9370"/>
                            <a:gd name="T6" fmla="+- 0 14384 14384"/>
                            <a:gd name="T7" fmla="*/ 14384 h 36"/>
                            <a:gd name="T8" fmla="+- 0 10795 1440"/>
                            <a:gd name="T9" fmla="*/ T8 w 9370"/>
                            <a:gd name="T10" fmla="+- 0 14405 14384"/>
                            <a:gd name="T11" fmla="*/ 14405 h 36"/>
                            <a:gd name="T12" fmla="+- 0 1440 1440"/>
                            <a:gd name="T13" fmla="*/ T12 w 9370"/>
                            <a:gd name="T14" fmla="+- 0 14405 14384"/>
                            <a:gd name="T15" fmla="*/ 14405 h 36"/>
                            <a:gd name="T16" fmla="+- 0 1440 1440"/>
                            <a:gd name="T17" fmla="*/ T16 w 9370"/>
                            <a:gd name="T18" fmla="+- 0 14420 14384"/>
                            <a:gd name="T19" fmla="*/ 14420 h 36"/>
                            <a:gd name="T20" fmla="+- 0 10795 1440"/>
                            <a:gd name="T21" fmla="*/ T20 w 9370"/>
                            <a:gd name="T22" fmla="+- 0 14420 14384"/>
                            <a:gd name="T23" fmla="*/ 14420 h 36"/>
                            <a:gd name="T24" fmla="+- 0 10810 1440"/>
                            <a:gd name="T25" fmla="*/ T24 w 9370"/>
                            <a:gd name="T26" fmla="+- 0 14420 14384"/>
                            <a:gd name="T27" fmla="*/ 14420 h 36"/>
                            <a:gd name="T28" fmla="+- 0 10810 1440"/>
                            <a:gd name="T29" fmla="*/ T28 w 9370"/>
                            <a:gd name="T30" fmla="+- 0 14384 14384"/>
                            <a:gd name="T31" fmla="*/ 14384 h 36"/>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9370" h="36">
                              <a:moveTo>
                                <a:pt x="9370" y="0"/>
                              </a:moveTo>
                              <a:lnTo>
                                <a:pt x="9355" y="0"/>
                              </a:lnTo>
                              <a:lnTo>
                                <a:pt x="9355" y="21"/>
                              </a:lnTo>
                              <a:lnTo>
                                <a:pt x="0" y="21"/>
                              </a:lnTo>
                              <a:lnTo>
                                <a:pt x="0" y="36"/>
                              </a:lnTo>
                              <a:lnTo>
                                <a:pt x="9355" y="36"/>
                              </a:lnTo>
                              <a:lnTo>
                                <a:pt x="9370" y="36"/>
                              </a:lnTo>
                              <a:lnTo>
                                <a:pt x="9370" y="0"/>
                              </a:lnTo>
                              <a:close/>
                            </a:path>
                          </a:pathLst>
                        </a:custGeom>
                        <a:solidFill>
                          <a:srgbClr val="E1E1E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57161ED" id="docshapegroup2" o:spid="_x0000_s1026" style="position:absolute;margin-left:1in;margin-top:719pt;width:468.5pt;height:2pt;z-index:-17104896;mso-position-horizontal-relative:page;mso-position-vertical-relative:page" coordorigin="1440,14380" coordsize="9370,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">
              <v:rect id="docshape3" o:spid="_x0000_s1027" style="position:absolute;left:1440;top:14380;width:9360;height: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" fillcolor="gray" stroked="f"/>
              <v:shape id="docshape4" o:spid="_x0000_s1028" style="position:absolute;left:1440;top:14380;width:9370;height:26;visibility:visible;mso-wrap-style:square;v-text-anchor:top" coordsize="937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" path="m9370,r-15,l,,,14,,26r14,l14,14r9341,l9370,14r,-14xe" fillcolor="#9f9f9f" stroked="f">
                <v:path arrowok="t" o:connecttype="custom" o:connectlocs="9370,14380;9355,14380;0,14380;0,14394;0,14406;14,14406;14,14394;9355,14394;9370,14394;9370,14380" o:connectangles="0,0,0,0,0,0,0,0,0,0"/>
              </v:shape>
              <v:shape id="docshape5" o:spid="_x0000_s1029" style="position:absolute;left:1440;top:14384;width:9370;height:36;visibility:visible;mso-wrap-style:square;v-text-anchor:top" coordsize="9370,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" path="m9370,r-15,l9355,21,,21,,36r9355,l9370,36r,-36xe" fillcolor="#e1e1e1" stroked="f">
                <v:path arrowok="t" o:connecttype="custom" o:connectlocs="9370,14384;9355,14384;9355,14405;0,14405;0,14420;9355,14420;9370,14420;9370,14384" o:connectangles="0,0,0,0,0,0,0,0"/>
              </v:shape>
              <w10:wrap anchorx="page" anchory="page"/>
            </v:group>
          </w:pict>
        </mc:Fallback>
      </mc:AlternateContent>
    </w:r>
    <w:r>
      <w:rPr>
        <w:noProof/>
      </w:rPr>
      <mc:AlternateContent>
        <mc:Choice Requires="wps">
          <w:drawing>
            <wp:anchor distT="0" distB="0" distL="114300" distR="114300" simplePos="0" relativeHeight="486212096" behindDoc="1" locked="0" layoutInCell="1" allowOverlap="1" wp14:anchorId="7E830B66" wp14:editId="4F36081C">
              <wp:simplePos x="0" y="0"/>
              <wp:positionH relativeFrom="page">
                <wp:posOffset>901700</wp:posOffset>
              </wp:positionH>
              <wp:positionV relativeFrom="page">
                <wp:posOffset>9173845</wp:posOffset>
              </wp:positionV>
              <wp:extent cx="1464310" cy="165735"/>
              <wp:effectExtent l="0" t="0" r="0" b="0"/>
              <wp:wrapNone/>
              <wp:docPr id="1650227074" name="docshape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6431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35BA9C" w14:textId="77777777" w:rsidR="00D61D72" w:rsidRDefault="00860DAE">
                          <w:pPr>
                            <w:spacing w:line="245" w:lineRule="exact"/>
                            <w:ind w:left="20"/>
                            <w:rPr>
                              <w:rFonts w:ascii="Calibri"/>
                            </w:rPr>
                          </w:pPr>
                          <w:r>
                            <w:rPr>
                              <w:rFonts w:ascii="Calibri"/>
                            </w:rPr>
                            <w:t>SMRC</w:t>
                          </w:r>
                          <w:r>
                            <w:rPr>
                              <w:rFonts w:ascii="Calibri"/>
                              <w:spacing w:val="-8"/>
                            </w:rPr>
                            <w:t xml:space="preserve"> </w:t>
                          </w:r>
                          <w:r>
                            <w:rPr>
                              <w:rFonts w:ascii="Calibri"/>
                            </w:rPr>
                            <w:t>Statement</w:t>
                          </w:r>
                          <w:r>
                            <w:rPr>
                              <w:rFonts w:ascii="Calibri"/>
                              <w:spacing w:val="-7"/>
                            </w:rPr>
                            <w:t xml:space="preserve"> </w:t>
                          </w:r>
                          <w:r>
                            <w:rPr>
                              <w:rFonts w:ascii="Calibri"/>
                            </w:rPr>
                            <w:t>of</w:t>
                          </w:r>
                          <w:r>
                            <w:rPr>
                              <w:rFonts w:ascii="Calibri"/>
                              <w:spacing w:val="-8"/>
                            </w:rPr>
                            <w:t xml:space="preserve"> </w:t>
                          </w:r>
                          <w:r>
                            <w:rPr>
                              <w:rFonts w:ascii="Calibri"/>
                              <w:spacing w:val="-4"/>
                            </w:rPr>
                            <w:t>Work</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E830B66" id="_x0000_t202" coordsize="21600,21600" o:spt="202" path="m,l,21600r21600,l21600,xe">
              <v:stroke joinstyle="miter"/>
              <v:path gradientshapeok="t" o:connecttype="rect"/>
            </v:shapetype>
            <v:shape id="docshape6" o:spid="_x0000_s1026" type="#_x0000_t202" style="position:absolute;margin-left:71pt;margin-top:722.35pt;width:115.3pt;height:13.05pt;z-index:-171043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" filled="f" stroked="f">
              <v:textbox inset="0,0,0,0">
                <w:txbxContent>
                  <w:p w14:paraId="1D35BA9C" w14:textId="77777777" w:rsidR="00D61D72" w:rsidRDefault="00860DAE">
                    <w:pPr>
                      <w:spacing w:line="245" w:lineRule="exact"/>
                      <w:ind w:left="20"/>
                      <w:rPr>
                        <w:rFonts w:ascii="Calibri"/>
                      </w:rPr>
                    </w:pPr>
                    <w:r>
                      <w:rPr>
                        <w:rFonts w:ascii="Calibri"/>
                      </w:rPr>
                      <w:t>SMRC</w:t>
                    </w:r>
                    <w:r>
                      <w:rPr>
                        <w:rFonts w:ascii="Calibri"/>
                        <w:spacing w:val="-8"/>
                      </w:rPr>
                      <w:t xml:space="preserve"> </w:t>
                    </w:r>
                    <w:r>
                      <w:rPr>
                        <w:rFonts w:ascii="Calibri"/>
                      </w:rPr>
                      <w:t>Statement</w:t>
                    </w:r>
                    <w:r>
                      <w:rPr>
                        <w:rFonts w:ascii="Calibri"/>
                        <w:spacing w:val="-7"/>
                      </w:rPr>
                      <w:t xml:space="preserve"> </w:t>
                    </w:r>
                    <w:r>
                      <w:rPr>
                        <w:rFonts w:ascii="Calibri"/>
                      </w:rPr>
                      <w:t>of</w:t>
                    </w:r>
                    <w:r>
                      <w:rPr>
                        <w:rFonts w:ascii="Calibri"/>
                        <w:spacing w:val="-8"/>
                      </w:rPr>
                      <w:t xml:space="preserve"> </w:t>
                    </w:r>
                    <w:r>
                      <w:rPr>
                        <w:rFonts w:ascii="Calibri"/>
                        <w:spacing w:val="-4"/>
                      </w:rPr>
                      <w:t>Work</w:t>
                    </w:r>
                  </w:p>
                </w:txbxContent>
              </v:textbox>
              <w10:wrap anchorx="page" anchory="page"/>
            </v:shape>
          </w:pict>
        </mc:Fallback>
      </mc:AlternateContent>
    </w:r>
    <w:r>
      <w:rPr>
        <w:noProof/>
      </w:rPr>
      <mc:AlternateContent>
        <mc:Choice Requires="wps">
          <w:drawing>
            <wp:anchor distT="0" distB="0" distL="114300" distR="114300" simplePos="0" relativeHeight="486212608" behindDoc="1" locked="0" layoutInCell="1" allowOverlap="1" wp14:anchorId="04594AA9" wp14:editId="4EC5B251">
              <wp:simplePos x="0" y="0"/>
              <wp:positionH relativeFrom="page">
                <wp:posOffset>6714490</wp:posOffset>
              </wp:positionH>
              <wp:positionV relativeFrom="page">
                <wp:posOffset>9173845</wp:posOffset>
              </wp:positionV>
              <wp:extent cx="226060" cy="165735"/>
              <wp:effectExtent l="0" t="0" r="0" b="0"/>
              <wp:wrapNone/>
              <wp:docPr id="1409307645" name="docshape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606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38E85A" w14:textId="77777777" w:rsidR="00D61D72" w:rsidRDefault="00860DAE">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42</w:t>
                          </w:r>
                          <w:r>
                            <w:rPr>
                              <w:rFonts w:ascii="Calibri"/>
                              <w:spacing w:val="-5"/>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4594AA9" id="docshape7" o:spid="_x0000_s1027" type="#_x0000_t202" style="position:absolute;margin-left:528.7pt;margin-top:722.35pt;width:17.8pt;height:13.05pt;z-index:-171038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" filled="f" stroked="f">
              <v:textbox inset="0,0,0,0">
                <w:txbxContent>
                  <w:p w14:paraId="3538E85A" w14:textId="77777777" w:rsidR="00D61D72" w:rsidRDefault="00860DAE">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42</w:t>
                    </w:r>
                    <w:r>
                      <w:rPr>
                        <w:rFonts w:ascii="Calibri"/>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70529" w14:textId="3F166277" w:rsidR="00D61D72" w:rsidRDefault="00D268B4">
    <w:pPr>
      <w:pStyle w:val="BodyText"/>
      <w:spacing w:line="14" w:lineRule="auto"/>
      <w:rPr>
        <w:sz w:val="20"/>
      </w:rPr>
    </w:pPr>
    <w:r>
      <w:rPr>
        <w:noProof/>
      </w:rPr>
      <mc:AlternateContent>
        <mc:Choice Requires="wpg">
          <w:drawing>
            <wp:anchor distT="0" distB="0" distL="114300" distR="114300" simplePos="0" relativeHeight="486224384" behindDoc="1" locked="0" layoutInCell="1" allowOverlap="1" wp14:anchorId="237832DB" wp14:editId="61D8392D">
              <wp:simplePos x="0" y="0"/>
              <wp:positionH relativeFrom="page">
                <wp:posOffset>914400</wp:posOffset>
              </wp:positionH>
              <wp:positionV relativeFrom="page">
                <wp:posOffset>9131300</wp:posOffset>
              </wp:positionV>
              <wp:extent cx="5949950" cy="25400"/>
              <wp:effectExtent l="0" t="0" r="0" b="0"/>
              <wp:wrapNone/>
              <wp:docPr id="1558952181" name="docshapegroup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49950" cy="25400"/>
                        <a:chOff x="1440" y="14380"/>
                        <a:chExt cx="9370" cy="40"/>
                      </a:xfrm>
                    </wpg:grpSpPr>
                    <wps:wsp>
                      <wps:cNvPr id="448170342" name="docshape71"/>
                      <wps:cNvSpPr>
                        <a:spLocks noChangeArrowheads="1"/>
                      </wps:cNvSpPr>
                      <wps:spPr bwMode="auto">
                        <a:xfrm>
                          <a:off x="1440" y="14380"/>
                          <a:ext cx="9360" cy="31"/>
                        </a:xfrm>
                        <a:prstGeom prst="rect">
                          <a:avLst/>
                        </a:prstGeom>
                        <a:solidFill>
                          <a:srgbClr val="808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93699579" name="docshape72"/>
                      <wps:cNvSpPr>
                        <a:spLocks/>
                      </wps:cNvSpPr>
                      <wps:spPr bwMode="auto">
                        <a:xfrm>
                          <a:off x="1440" y="14380"/>
                          <a:ext cx="9370" cy="26"/>
                        </a:xfrm>
                        <a:custGeom>
                          <a:avLst/>
                          <a:gdLst>
                            <a:gd name="T0" fmla="+- 0 10810 1440"/>
                            <a:gd name="T1" fmla="*/ T0 w 9370"/>
                            <a:gd name="T2" fmla="+- 0 14380 14380"/>
                            <a:gd name="T3" fmla="*/ 14380 h 26"/>
                            <a:gd name="T4" fmla="+- 0 10795 1440"/>
                            <a:gd name="T5" fmla="*/ T4 w 9370"/>
                            <a:gd name="T6" fmla="+- 0 14380 14380"/>
                            <a:gd name="T7" fmla="*/ 14380 h 26"/>
                            <a:gd name="T8" fmla="+- 0 1440 1440"/>
                            <a:gd name="T9" fmla="*/ T8 w 9370"/>
                            <a:gd name="T10" fmla="+- 0 14380 14380"/>
                            <a:gd name="T11" fmla="*/ 14380 h 26"/>
                            <a:gd name="T12" fmla="+- 0 1440 1440"/>
                            <a:gd name="T13" fmla="*/ T12 w 9370"/>
                            <a:gd name="T14" fmla="+- 0 14394 14380"/>
                            <a:gd name="T15" fmla="*/ 14394 h 26"/>
                            <a:gd name="T16" fmla="+- 0 1440 1440"/>
                            <a:gd name="T17" fmla="*/ T16 w 9370"/>
                            <a:gd name="T18" fmla="+- 0 14406 14380"/>
                            <a:gd name="T19" fmla="*/ 14406 h 26"/>
                            <a:gd name="T20" fmla="+- 0 1454 1440"/>
                            <a:gd name="T21" fmla="*/ T20 w 9370"/>
                            <a:gd name="T22" fmla="+- 0 14406 14380"/>
                            <a:gd name="T23" fmla="*/ 14406 h 26"/>
                            <a:gd name="T24" fmla="+- 0 1454 1440"/>
                            <a:gd name="T25" fmla="*/ T24 w 9370"/>
                            <a:gd name="T26" fmla="+- 0 14394 14380"/>
                            <a:gd name="T27" fmla="*/ 14394 h 26"/>
                            <a:gd name="T28" fmla="+- 0 10795 1440"/>
                            <a:gd name="T29" fmla="*/ T28 w 9370"/>
                            <a:gd name="T30" fmla="+- 0 14394 14380"/>
                            <a:gd name="T31" fmla="*/ 14394 h 26"/>
                            <a:gd name="T32" fmla="+- 0 10810 1440"/>
                            <a:gd name="T33" fmla="*/ T32 w 9370"/>
                            <a:gd name="T34" fmla="+- 0 14394 14380"/>
                            <a:gd name="T35" fmla="*/ 14394 h 26"/>
                            <a:gd name="T36" fmla="+- 0 10810 1440"/>
                            <a:gd name="T37" fmla="*/ T36 w 9370"/>
                            <a:gd name="T38" fmla="+- 0 14380 14380"/>
                            <a:gd name="T39" fmla="*/ 14380 h 2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370" h="26">
                              <a:moveTo>
                                <a:pt x="9370" y="0"/>
                              </a:moveTo>
                              <a:lnTo>
                                <a:pt x="9355" y="0"/>
                              </a:lnTo>
                              <a:lnTo>
                                <a:pt x="0" y="0"/>
                              </a:lnTo>
                              <a:lnTo>
                                <a:pt x="0" y="14"/>
                              </a:lnTo>
                              <a:lnTo>
                                <a:pt x="0" y="26"/>
                              </a:lnTo>
                              <a:lnTo>
                                <a:pt x="14" y="26"/>
                              </a:lnTo>
                              <a:lnTo>
                                <a:pt x="14" y="14"/>
                              </a:lnTo>
                              <a:lnTo>
                                <a:pt x="9355" y="14"/>
                              </a:lnTo>
                              <a:lnTo>
                                <a:pt x="9370" y="14"/>
                              </a:lnTo>
                              <a:lnTo>
                                <a:pt x="9370"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51715549" name="docshape73"/>
                      <wps:cNvSpPr>
                        <a:spLocks/>
                      </wps:cNvSpPr>
                      <wps:spPr bwMode="auto">
                        <a:xfrm>
                          <a:off x="1440" y="14384"/>
                          <a:ext cx="9370" cy="36"/>
                        </a:xfrm>
                        <a:custGeom>
                          <a:avLst/>
                          <a:gdLst>
                            <a:gd name="T0" fmla="+- 0 10810 1440"/>
                            <a:gd name="T1" fmla="*/ T0 w 9370"/>
                            <a:gd name="T2" fmla="+- 0 14384 14384"/>
                            <a:gd name="T3" fmla="*/ 14384 h 36"/>
                            <a:gd name="T4" fmla="+- 0 10795 1440"/>
                            <a:gd name="T5" fmla="*/ T4 w 9370"/>
                            <a:gd name="T6" fmla="+- 0 14384 14384"/>
                            <a:gd name="T7" fmla="*/ 14384 h 36"/>
                            <a:gd name="T8" fmla="+- 0 10795 1440"/>
                            <a:gd name="T9" fmla="*/ T8 w 9370"/>
                            <a:gd name="T10" fmla="+- 0 14405 14384"/>
                            <a:gd name="T11" fmla="*/ 14405 h 36"/>
                            <a:gd name="T12" fmla="+- 0 1440 1440"/>
                            <a:gd name="T13" fmla="*/ T12 w 9370"/>
                            <a:gd name="T14" fmla="+- 0 14405 14384"/>
                            <a:gd name="T15" fmla="*/ 14405 h 36"/>
                            <a:gd name="T16" fmla="+- 0 1440 1440"/>
                            <a:gd name="T17" fmla="*/ T16 w 9370"/>
                            <a:gd name="T18" fmla="+- 0 14420 14384"/>
                            <a:gd name="T19" fmla="*/ 14420 h 36"/>
                            <a:gd name="T20" fmla="+- 0 10795 1440"/>
                            <a:gd name="T21" fmla="*/ T20 w 9370"/>
                            <a:gd name="T22" fmla="+- 0 14420 14384"/>
                            <a:gd name="T23" fmla="*/ 14420 h 36"/>
                            <a:gd name="T24" fmla="+- 0 10810 1440"/>
                            <a:gd name="T25" fmla="*/ T24 w 9370"/>
                            <a:gd name="T26" fmla="+- 0 14420 14384"/>
                            <a:gd name="T27" fmla="*/ 14420 h 36"/>
                            <a:gd name="T28" fmla="+- 0 10810 1440"/>
                            <a:gd name="T29" fmla="*/ T28 w 9370"/>
                            <a:gd name="T30" fmla="+- 0 14384 14384"/>
                            <a:gd name="T31" fmla="*/ 14384 h 36"/>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9370" h="36">
                              <a:moveTo>
                                <a:pt x="9370" y="0"/>
                              </a:moveTo>
                              <a:lnTo>
                                <a:pt x="9355" y="0"/>
                              </a:lnTo>
                              <a:lnTo>
                                <a:pt x="9355" y="21"/>
                              </a:lnTo>
                              <a:lnTo>
                                <a:pt x="0" y="21"/>
                              </a:lnTo>
                              <a:lnTo>
                                <a:pt x="0" y="36"/>
                              </a:lnTo>
                              <a:lnTo>
                                <a:pt x="9355" y="36"/>
                              </a:lnTo>
                              <a:lnTo>
                                <a:pt x="9370" y="36"/>
                              </a:lnTo>
                              <a:lnTo>
                                <a:pt x="9370" y="0"/>
                              </a:lnTo>
                              <a:close/>
                            </a:path>
                          </a:pathLst>
                        </a:custGeom>
                        <a:solidFill>
                          <a:srgbClr val="E1E1E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124C91C" id="docshapegroup70" o:spid="_x0000_s1026" style="position:absolute;margin-left:1in;margin-top:719pt;width:468.5pt;height:2pt;z-index:-17092096;mso-position-horizontal-relative:page;mso-position-vertical-relative:page" coordorigin="1440,14380" coordsize="9370,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">
              <v:rect id="docshape71" o:spid="_x0000_s1027" style="position:absolute;left:1440;top:14380;width:9360;height: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" fillcolor="gray" stroked="f"/>
              <v:shape id="docshape72" o:spid="_x0000_s1028" style="position:absolute;left:1440;top:14380;width:9370;height:26;visibility:visible;mso-wrap-style:square;v-text-anchor:top" coordsize="937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" path="m9370,r-15,l,,,14,,26r14,l14,14r9341,l9370,14r,-14xe" fillcolor="#9f9f9f" stroked="f">
                <v:path arrowok="t" o:connecttype="custom" o:connectlocs="9370,14380;9355,14380;0,14380;0,14394;0,14406;14,14406;14,14394;9355,14394;9370,14394;9370,14380" o:connectangles="0,0,0,0,0,0,0,0,0,0"/>
              </v:shape>
              <v:shape id="docshape73" o:spid="_x0000_s1029" style="position:absolute;left:1440;top:14384;width:9370;height:36;visibility:visible;mso-wrap-style:square;v-text-anchor:top" coordsize="9370,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" path="m9370,r-15,l9355,21,,21,,36r9355,l9370,36r,-36xe" fillcolor="#e1e1e1" stroked="f">
                <v:path arrowok="t" o:connecttype="custom" o:connectlocs="9370,14384;9355,14384;9355,14405;0,14405;0,14420;9355,14420;9370,14420;9370,14384" o:connectangles="0,0,0,0,0,0,0,0"/>
              </v:shape>
              <w10:wrap anchorx="page" anchory="page"/>
            </v:group>
          </w:pict>
        </mc:Fallback>
      </mc:AlternateContent>
    </w:r>
    <w:r>
      <w:rPr>
        <w:noProof/>
      </w:rPr>
      <mc:AlternateContent>
        <mc:Choice Requires="wps">
          <w:drawing>
            <wp:anchor distT="0" distB="0" distL="114300" distR="114300" simplePos="0" relativeHeight="486224896" behindDoc="1" locked="0" layoutInCell="1" allowOverlap="1" wp14:anchorId="5543B567" wp14:editId="4C5086B1">
              <wp:simplePos x="0" y="0"/>
              <wp:positionH relativeFrom="page">
                <wp:posOffset>901700</wp:posOffset>
              </wp:positionH>
              <wp:positionV relativeFrom="page">
                <wp:posOffset>9173845</wp:posOffset>
              </wp:positionV>
              <wp:extent cx="1464310" cy="165735"/>
              <wp:effectExtent l="0" t="0" r="0" b="0"/>
              <wp:wrapNone/>
              <wp:docPr id="108544024" name="docshape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6431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7DAA715" w14:textId="77777777" w:rsidR="00D61D72" w:rsidRDefault="00860DAE">
                          <w:pPr>
                            <w:spacing w:line="245" w:lineRule="exact"/>
                            <w:ind w:left="20"/>
                            <w:rPr>
                              <w:rFonts w:ascii="Calibri"/>
                            </w:rPr>
                          </w:pPr>
                          <w:r>
                            <w:rPr>
                              <w:rFonts w:ascii="Calibri"/>
                            </w:rPr>
                            <w:t>SMRC</w:t>
                          </w:r>
                          <w:r>
                            <w:rPr>
                              <w:rFonts w:ascii="Calibri"/>
                              <w:spacing w:val="-8"/>
                            </w:rPr>
                            <w:t xml:space="preserve"> </w:t>
                          </w:r>
                          <w:r>
                            <w:rPr>
                              <w:rFonts w:ascii="Calibri"/>
                            </w:rPr>
                            <w:t>Statement</w:t>
                          </w:r>
                          <w:r>
                            <w:rPr>
                              <w:rFonts w:ascii="Calibri"/>
                              <w:spacing w:val="-7"/>
                            </w:rPr>
                            <w:t xml:space="preserve"> </w:t>
                          </w:r>
                          <w:r>
                            <w:rPr>
                              <w:rFonts w:ascii="Calibri"/>
                            </w:rPr>
                            <w:t>of</w:t>
                          </w:r>
                          <w:r>
                            <w:rPr>
                              <w:rFonts w:ascii="Calibri"/>
                              <w:spacing w:val="-8"/>
                            </w:rPr>
                            <w:t xml:space="preserve"> </w:t>
                          </w:r>
                          <w:r>
                            <w:rPr>
                              <w:rFonts w:ascii="Calibri"/>
                              <w:spacing w:val="-4"/>
                            </w:rPr>
                            <w:t>Work</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543B567" id="_x0000_t202" coordsize="21600,21600" o:spt="202" path="m,l,21600r21600,l21600,xe">
              <v:stroke joinstyle="miter"/>
              <v:path gradientshapeok="t" o:connecttype="rect"/>
            </v:shapetype>
            <v:shape id="docshape74" o:spid="_x0000_s1028" type="#_x0000_t202" style="position:absolute;margin-left:71pt;margin-top:722.35pt;width:115.3pt;height:13.05pt;z-index:-170915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" filled="f" stroked="f">
              <v:textbox inset="0,0,0,0">
                <w:txbxContent>
                  <w:p w14:paraId="27DAA715" w14:textId="77777777" w:rsidR="00D61D72" w:rsidRDefault="00860DAE">
                    <w:pPr>
                      <w:spacing w:line="245" w:lineRule="exact"/>
                      <w:ind w:left="20"/>
                      <w:rPr>
                        <w:rFonts w:ascii="Calibri"/>
                      </w:rPr>
                    </w:pPr>
                    <w:r>
                      <w:rPr>
                        <w:rFonts w:ascii="Calibri"/>
                      </w:rPr>
                      <w:t>SMRC</w:t>
                    </w:r>
                    <w:r>
                      <w:rPr>
                        <w:rFonts w:ascii="Calibri"/>
                        <w:spacing w:val="-8"/>
                      </w:rPr>
                      <w:t xml:space="preserve"> </w:t>
                    </w:r>
                    <w:r>
                      <w:rPr>
                        <w:rFonts w:ascii="Calibri"/>
                      </w:rPr>
                      <w:t>Statement</w:t>
                    </w:r>
                    <w:r>
                      <w:rPr>
                        <w:rFonts w:ascii="Calibri"/>
                        <w:spacing w:val="-7"/>
                      </w:rPr>
                      <w:t xml:space="preserve"> </w:t>
                    </w:r>
                    <w:r>
                      <w:rPr>
                        <w:rFonts w:ascii="Calibri"/>
                      </w:rPr>
                      <w:t>of</w:t>
                    </w:r>
                    <w:r>
                      <w:rPr>
                        <w:rFonts w:ascii="Calibri"/>
                        <w:spacing w:val="-8"/>
                      </w:rPr>
                      <w:t xml:space="preserve"> </w:t>
                    </w:r>
                    <w:r>
                      <w:rPr>
                        <w:rFonts w:ascii="Calibri"/>
                        <w:spacing w:val="-4"/>
                      </w:rPr>
                      <w:t>Work</w:t>
                    </w:r>
                  </w:p>
                </w:txbxContent>
              </v:textbox>
              <w10:wrap anchorx="page" anchory="page"/>
            </v:shape>
          </w:pict>
        </mc:Fallback>
      </mc:AlternateContent>
    </w:r>
    <w:r>
      <w:rPr>
        <w:noProof/>
      </w:rPr>
      <mc:AlternateContent>
        <mc:Choice Requires="wps">
          <w:drawing>
            <wp:anchor distT="0" distB="0" distL="114300" distR="114300" simplePos="0" relativeHeight="486225408" behindDoc="1" locked="0" layoutInCell="1" allowOverlap="1" wp14:anchorId="219312F3" wp14:editId="08C073E9">
              <wp:simplePos x="0" y="0"/>
              <wp:positionH relativeFrom="page">
                <wp:posOffset>6714490</wp:posOffset>
              </wp:positionH>
              <wp:positionV relativeFrom="page">
                <wp:posOffset>9173845</wp:posOffset>
              </wp:positionV>
              <wp:extent cx="226060" cy="165735"/>
              <wp:effectExtent l="0" t="0" r="0" b="0"/>
              <wp:wrapNone/>
              <wp:docPr id="1794215604" name="docshape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606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22F8E9" w14:textId="77777777" w:rsidR="00D61D72" w:rsidRDefault="00860DAE">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72</w:t>
                          </w:r>
                          <w:r>
                            <w:rPr>
                              <w:rFonts w:ascii="Calibri"/>
                              <w:spacing w:val="-5"/>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19312F3" id="docshape75" o:spid="_x0000_s1029" type="#_x0000_t202" style="position:absolute;margin-left:528.7pt;margin-top:722.35pt;width:17.8pt;height:13.05pt;z-index:-170910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" filled="f" stroked="f">
              <v:textbox inset="0,0,0,0">
                <w:txbxContent>
                  <w:p w14:paraId="1D22F8E9" w14:textId="77777777" w:rsidR="00D61D72" w:rsidRDefault="00860DAE">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72</w:t>
                    </w:r>
                    <w:r>
                      <w:rPr>
                        <w:rFonts w:ascii="Calibri"/>
                        <w:spacing w:val="-5"/>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B0FA5D" w14:textId="4557A479" w:rsidR="00D61D72" w:rsidRDefault="00D268B4">
    <w:pPr>
      <w:pStyle w:val="BodyText"/>
      <w:spacing w:line="14" w:lineRule="auto"/>
      <w:rPr>
        <w:sz w:val="20"/>
      </w:rPr>
    </w:pPr>
    <w:r>
      <w:rPr>
        <w:noProof/>
      </w:rPr>
      <mc:AlternateContent>
        <mc:Choice Requires="wpg">
          <w:drawing>
            <wp:anchor distT="0" distB="0" distL="114300" distR="114300" simplePos="0" relativeHeight="486226944" behindDoc="1" locked="0" layoutInCell="1" allowOverlap="1" wp14:anchorId="690A5668" wp14:editId="628FE52C">
              <wp:simplePos x="0" y="0"/>
              <wp:positionH relativeFrom="page">
                <wp:posOffset>914400</wp:posOffset>
              </wp:positionH>
              <wp:positionV relativeFrom="page">
                <wp:posOffset>9131300</wp:posOffset>
              </wp:positionV>
              <wp:extent cx="5949950" cy="25400"/>
              <wp:effectExtent l="0" t="0" r="0" b="0"/>
              <wp:wrapNone/>
              <wp:docPr id="874349216" name="docshapegroup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49950" cy="25400"/>
                        <a:chOff x="1440" y="14380"/>
                        <a:chExt cx="9370" cy="40"/>
                      </a:xfrm>
                    </wpg:grpSpPr>
                    <wps:wsp>
                      <wps:cNvPr id="2040015037" name="docshape83"/>
                      <wps:cNvSpPr>
                        <a:spLocks noChangeArrowheads="1"/>
                      </wps:cNvSpPr>
                      <wps:spPr bwMode="auto">
                        <a:xfrm>
                          <a:off x="1440" y="14380"/>
                          <a:ext cx="9360" cy="31"/>
                        </a:xfrm>
                        <a:prstGeom prst="rect">
                          <a:avLst/>
                        </a:prstGeom>
                        <a:solidFill>
                          <a:srgbClr val="808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01961165" name="docshape84"/>
                      <wps:cNvSpPr>
                        <a:spLocks/>
                      </wps:cNvSpPr>
                      <wps:spPr bwMode="auto">
                        <a:xfrm>
                          <a:off x="1440" y="14380"/>
                          <a:ext cx="9370" cy="26"/>
                        </a:xfrm>
                        <a:custGeom>
                          <a:avLst/>
                          <a:gdLst>
                            <a:gd name="T0" fmla="+- 0 10810 1440"/>
                            <a:gd name="T1" fmla="*/ T0 w 9370"/>
                            <a:gd name="T2" fmla="+- 0 14380 14380"/>
                            <a:gd name="T3" fmla="*/ 14380 h 26"/>
                            <a:gd name="T4" fmla="+- 0 10795 1440"/>
                            <a:gd name="T5" fmla="*/ T4 w 9370"/>
                            <a:gd name="T6" fmla="+- 0 14380 14380"/>
                            <a:gd name="T7" fmla="*/ 14380 h 26"/>
                            <a:gd name="T8" fmla="+- 0 1440 1440"/>
                            <a:gd name="T9" fmla="*/ T8 w 9370"/>
                            <a:gd name="T10" fmla="+- 0 14380 14380"/>
                            <a:gd name="T11" fmla="*/ 14380 h 26"/>
                            <a:gd name="T12" fmla="+- 0 1440 1440"/>
                            <a:gd name="T13" fmla="*/ T12 w 9370"/>
                            <a:gd name="T14" fmla="+- 0 14394 14380"/>
                            <a:gd name="T15" fmla="*/ 14394 h 26"/>
                            <a:gd name="T16" fmla="+- 0 1440 1440"/>
                            <a:gd name="T17" fmla="*/ T16 w 9370"/>
                            <a:gd name="T18" fmla="+- 0 14406 14380"/>
                            <a:gd name="T19" fmla="*/ 14406 h 26"/>
                            <a:gd name="T20" fmla="+- 0 1454 1440"/>
                            <a:gd name="T21" fmla="*/ T20 w 9370"/>
                            <a:gd name="T22" fmla="+- 0 14406 14380"/>
                            <a:gd name="T23" fmla="*/ 14406 h 26"/>
                            <a:gd name="T24" fmla="+- 0 1454 1440"/>
                            <a:gd name="T25" fmla="*/ T24 w 9370"/>
                            <a:gd name="T26" fmla="+- 0 14394 14380"/>
                            <a:gd name="T27" fmla="*/ 14394 h 26"/>
                            <a:gd name="T28" fmla="+- 0 10795 1440"/>
                            <a:gd name="T29" fmla="*/ T28 w 9370"/>
                            <a:gd name="T30" fmla="+- 0 14394 14380"/>
                            <a:gd name="T31" fmla="*/ 14394 h 26"/>
                            <a:gd name="T32" fmla="+- 0 10810 1440"/>
                            <a:gd name="T33" fmla="*/ T32 w 9370"/>
                            <a:gd name="T34" fmla="+- 0 14394 14380"/>
                            <a:gd name="T35" fmla="*/ 14394 h 26"/>
                            <a:gd name="T36" fmla="+- 0 10810 1440"/>
                            <a:gd name="T37" fmla="*/ T36 w 9370"/>
                            <a:gd name="T38" fmla="+- 0 14380 14380"/>
                            <a:gd name="T39" fmla="*/ 14380 h 2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370" h="26">
                              <a:moveTo>
                                <a:pt x="9370" y="0"/>
                              </a:moveTo>
                              <a:lnTo>
                                <a:pt x="9355" y="0"/>
                              </a:lnTo>
                              <a:lnTo>
                                <a:pt x="0" y="0"/>
                              </a:lnTo>
                              <a:lnTo>
                                <a:pt x="0" y="14"/>
                              </a:lnTo>
                              <a:lnTo>
                                <a:pt x="0" y="26"/>
                              </a:lnTo>
                              <a:lnTo>
                                <a:pt x="14" y="26"/>
                              </a:lnTo>
                              <a:lnTo>
                                <a:pt x="14" y="14"/>
                              </a:lnTo>
                              <a:lnTo>
                                <a:pt x="9355" y="14"/>
                              </a:lnTo>
                              <a:lnTo>
                                <a:pt x="9370" y="14"/>
                              </a:lnTo>
                              <a:lnTo>
                                <a:pt x="9370"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17297260" name="docshape85"/>
                      <wps:cNvSpPr>
                        <a:spLocks/>
                      </wps:cNvSpPr>
                      <wps:spPr bwMode="auto">
                        <a:xfrm>
                          <a:off x="1440" y="14384"/>
                          <a:ext cx="9370" cy="36"/>
                        </a:xfrm>
                        <a:custGeom>
                          <a:avLst/>
                          <a:gdLst>
                            <a:gd name="T0" fmla="+- 0 10810 1440"/>
                            <a:gd name="T1" fmla="*/ T0 w 9370"/>
                            <a:gd name="T2" fmla="+- 0 14384 14384"/>
                            <a:gd name="T3" fmla="*/ 14384 h 36"/>
                            <a:gd name="T4" fmla="+- 0 10795 1440"/>
                            <a:gd name="T5" fmla="*/ T4 w 9370"/>
                            <a:gd name="T6" fmla="+- 0 14384 14384"/>
                            <a:gd name="T7" fmla="*/ 14384 h 36"/>
                            <a:gd name="T8" fmla="+- 0 10795 1440"/>
                            <a:gd name="T9" fmla="*/ T8 w 9370"/>
                            <a:gd name="T10" fmla="+- 0 14405 14384"/>
                            <a:gd name="T11" fmla="*/ 14405 h 36"/>
                            <a:gd name="T12" fmla="+- 0 1440 1440"/>
                            <a:gd name="T13" fmla="*/ T12 w 9370"/>
                            <a:gd name="T14" fmla="+- 0 14405 14384"/>
                            <a:gd name="T15" fmla="*/ 14405 h 36"/>
                            <a:gd name="T16" fmla="+- 0 1440 1440"/>
                            <a:gd name="T17" fmla="*/ T16 w 9370"/>
                            <a:gd name="T18" fmla="+- 0 14420 14384"/>
                            <a:gd name="T19" fmla="*/ 14420 h 36"/>
                            <a:gd name="T20" fmla="+- 0 10795 1440"/>
                            <a:gd name="T21" fmla="*/ T20 w 9370"/>
                            <a:gd name="T22" fmla="+- 0 14420 14384"/>
                            <a:gd name="T23" fmla="*/ 14420 h 36"/>
                            <a:gd name="T24" fmla="+- 0 10810 1440"/>
                            <a:gd name="T25" fmla="*/ T24 w 9370"/>
                            <a:gd name="T26" fmla="+- 0 14420 14384"/>
                            <a:gd name="T27" fmla="*/ 14420 h 36"/>
                            <a:gd name="T28" fmla="+- 0 10810 1440"/>
                            <a:gd name="T29" fmla="*/ T28 w 9370"/>
                            <a:gd name="T30" fmla="+- 0 14384 14384"/>
                            <a:gd name="T31" fmla="*/ 14384 h 36"/>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9370" h="36">
                              <a:moveTo>
                                <a:pt x="9370" y="0"/>
                              </a:moveTo>
                              <a:lnTo>
                                <a:pt x="9355" y="0"/>
                              </a:lnTo>
                              <a:lnTo>
                                <a:pt x="9355" y="21"/>
                              </a:lnTo>
                              <a:lnTo>
                                <a:pt x="0" y="21"/>
                              </a:lnTo>
                              <a:lnTo>
                                <a:pt x="0" y="36"/>
                              </a:lnTo>
                              <a:lnTo>
                                <a:pt x="9355" y="36"/>
                              </a:lnTo>
                              <a:lnTo>
                                <a:pt x="9370" y="36"/>
                              </a:lnTo>
                              <a:lnTo>
                                <a:pt x="9370" y="0"/>
                              </a:lnTo>
                              <a:close/>
                            </a:path>
                          </a:pathLst>
                        </a:custGeom>
                        <a:solidFill>
                          <a:srgbClr val="E1E1E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90A3F2E" id="docshapegroup82" o:spid="_x0000_s1026" style="position:absolute;margin-left:1in;margin-top:719pt;width:468.5pt;height:2pt;z-index:-17089536;mso-position-horizontal-relative:page;mso-position-vertical-relative:page" coordorigin="1440,14380" coordsize="9370,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">
              <v:rect id="docshape83" o:spid="_x0000_s1027" style="position:absolute;left:1440;top:14380;width:9360;height: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" fillcolor="gray" stroked="f"/>
              <v:shape id="docshape84" o:spid="_x0000_s1028" style="position:absolute;left:1440;top:14380;width:9370;height:26;visibility:visible;mso-wrap-style:square;v-text-anchor:top" coordsize="937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" path="m9370,r-15,l,,,14,,26r14,l14,14r9341,l9370,14r,-14xe" fillcolor="#9f9f9f" stroked="f">
                <v:path arrowok="t" o:connecttype="custom" o:connectlocs="9370,14380;9355,14380;0,14380;0,14394;0,14406;14,14406;14,14394;9355,14394;9370,14394;9370,14380" o:connectangles="0,0,0,0,0,0,0,0,0,0"/>
              </v:shape>
              <v:shape id="docshape85" o:spid="_x0000_s1029" style="position:absolute;left:1440;top:14384;width:9370;height:36;visibility:visible;mso-wrap-style:square;v-text-anchor:top" coordsize="9370,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" path="m9370,r-15,l9355,21,,21,,36r9355,l9370,36r,-36xe" fillcolor="#e1e1e1" stroked="f">
                <v:path arrowok="t" o:connecttype="custom" o:connectlocs="9370,14384;9355,14384;9355,14405;0,14405;0,14420;9355,14420;9370,14420;9370,14384" o:connectangles="0,0,0,0,0,0,0,0"/>
              </v:shape>
              <w10:wrap anchorx="page" anchory="page"/>
            </v:group>
          </w:pict>
        </mc:Fallback>
      </mc:AlternateContent>
    </w:r>
    <w:r>
      <w:rPr>
        <w:noProof/>
      </w:rPr>
      <mc:AlternateContent>
        <mc:Choice Requires="wps">
          <w:drawing>
            <wp:anchor distT="0" distB="0" distL="114300" distR="114300" simplePos="0" relativeHeight="486227456" behindDoc="1" locked="0" layoutInCell="1" allowOverlap="1" wp14:anchorId="4CA1D362" wp14:editId="4256B7D6">
              <wp:simplePos x="0" y="0"/>
              <wp:positionH relativeFrom="page">
                <wp:posOffset>901700</wp:posOffset>
              </wp:positionH>
              <wp:positionV relativeFrom="page">
                <wp:posOffset>9173845</wp:posOffset>
              </wp:positionV>
              <wp:extent cx="1464310" cy="165735"/>
              <wp:effectExtent l="0" t="0" r="0" b="0"/>
              <wp:wrapNone/>
              <wp:docPr id="100576200" name="docshape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6431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C9B003" w14:textId="77777777" w:rsidR="00D61D72" w:rsidRDefault="00860DAE">
                          <w:pPr>
                            <w:spacing w:line="245" w:lineRule="exact"/>
                            <w:ind w:left="20"/>
                            <w:rPr>
                              <w:rFonts w:ascii="Calibri"/>
                            </w:rPr>
                          </w:pPr>
                          <w:r>
                            <w:rPr>
                              <w:rFonts w:ascii="Calibri"/>
                            </w:rPr>
                            <w:t>SMRC</w:t>
                          </w:r>
                          <w:r>
                            <w:rPr>
                              <w:rFonts w:ascii="Calibri"/>
                              <w:spacing w:val="-8"/>
                            </w:rPr>
                            <w:t xml:space="preserve"> </w:t>
                          </w:r>
                          <w:r>
                            <w:rPr>
                              <w:rFonts w:ascii="Calibri"/>
                            </w:rPr>
                            <w:t>Statement</w:t>
                          </w:r>
                          <w:r>
                            <w:rPr>
                              <w:rFonts w:ascii="Calibri"/>
                              <w:spacing w:val="-7"/>
                            </w:rPr>
                            <w:t xml:space="preserve"> </w:t>
                          </w:r>
                          <w:r>
                            <w:rPr>
                              <w:rFonts w:ascii="Calibri"/>
                            </w:rPr>
                            <w:t>of</w:t>
                          </w:r>
                          <w:r>
                            <w:rPr>
                              <w:rFonts w:ascii="Calibri"/>
                              <w:spacing w:val="-8"/>
                            </w:rPr>
                            <w:t xml:space="preserve"> </w:t>
                          </w:r>
                          <w:r>
                            <w:rPr>
                              <w:rFonts w:ascii="Calibri"/>
                              <w:spacing w:val="-4"/>
                            </w:rPr>
                            <w:t>Work</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CA1D362" id="_x0000_t202" coordsize="21600,21600" o:spt="202" path="m,l,21600r21600,l21600,xe">
              <v:stroke joinstyle="miter"/>
              <v:path gradientshapeok="t" o:connecttype="rect"/>
            </v:shapetype>
            <v:shape id="docshape86" o:spid="_x0000_s1030" type="#_x0000_t202" style="position:absolute;margin-left:71pt;margin-top:722.35pt;width:115.3pt;height:13.05pt;z-index:-170890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" filled="f" stroked="f">
              <v:textbox inset="0,0,0,0">
                <w:txbxContent>
                  <w:p w14:paraId="28C9B003" w14:textId="77777777" w:rsidR="00D61D72" w:rsidRDefault="00860DAE">
                    <w:pPr>
                      <w:spacing w:line="245" w:lineRule="exact"/>
                      <w:ind w:left="20"/>
                      <w:rPr>
                        <w:rFonts w:ascii="Calibri"/>
                      </w:rPr>
                    </w:pPr>
                    <w:r>
                      <w:rPr>
                        <w:rFonts w:ascii="Calibri"/>
                      </w:rPr>
                      <w:t>SMRC</w:t>
                    </w:r>
                    <w:r>
                      <w:rPr>
                        <w:rFonts w:ascii="Calibri"/>
                        <w:spacing w:val="-8"/>
                      </w:rPr>
                      <w:t xml:space="preserve"> </w:t>
                    </w:r>
                    <w:r>
                      <w:rPr>
                        <w:rFonts w:ascii="Calibri"/>
                      </w:rPr>
                      <w:t>Statement</w:t>
                    </w:r>
                    <w:r>
                      <w:rPr>
                        <w:rFonts w:ascii="Calibri"/>
                        <w:spacing w:val="-7"/>
                      </w:rPr>
                      <w:t xml:space="preserve"> </w:t>
                    </w:r>
                    <w:r>
                      <w:rPr>
                        <w:rFonts w:ascii="Calibri"/>
                      </w:rPr>
                      <w:t>of</w:t>
                    </w:r>
                    <w:r>
                      <w:rPr>
                        <w:rFonts w:ascii="Calibri"/>
                        <w:spacing w:val="-8"/>
                      </w:rPr>
                      <w:t xml:space="preserve"> </w:t>
                    </w:r>
                    <w:r>
                      <w:rPr>
                        <w:rFonts w:ascii="Calibri"/>
                        <w:spacing w:val="-4"/>
                      </w:rPr>
                      <w:t>Work</w:t>
                    </w:r>
                  </w:p>
                </w:txbxContent>
              </v:textbox>
              <w10:wrap anchorx="page" anchory="page"/>
            </v:shape>
          </w:pict>
        </mc:Fallback>
      </mc:AlternateContent>
    </w:r>
    <w:r>
      <w:rPr>
        <w:noProof/>
      </w:rPr>
      <mc:AlternateContent>
        <mc:Choice Requires="wps">
          <w:drawing>
            <wp:anchor distT="0" distB="0" distL="114300" distR="114300" simplePos="0" relativeHeight="486227968" behindDoc="1" locked="0" layoutInCell="1" allowOverlap="1" wp14:anchorId="77373D40" wp14:editId="5C154C7E">
              <wp:simplePos x="0" y="0"/>
              <wp:positionH relativeFrom="page">
                <wp:posOffset>6714490</wp:posOffset>
              </wp:positionH>
              <wp:positionV relativeFrom="page">
                <wp:posOffset>9173845</wp:posOffset>
              </wp:positionV>
              <wp:extent cx="226060" cy="165735"/>
              <wp:effectExtent l="0" t="0" r="0" b="0"/>
              <wp:wrapNone/>
              <wp:docPr id="1778552523" name="docshape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606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81A030" w14:textId="77777777" w:rsidR="00D61D72" w:rsidRDefault="00860DAE">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75</w:t>
                          </w:r>
                          <w:r>
                            <w:rPr>
                              <w:rFonts w:ascii="Calibri"/>
                              <w:spacing w:val="-5"/>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7373D40" id="docshape87" o:spid="_x0000_s1031" type="#_x0000_t202" style="position:absolute;margin-left:528.7pt;margin-top:722.35pt;width:17.8pt;height:13.05pt;z-index:-170885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" filled="f" stroked="f">
              <v:textbox inset="0,0,0,0">
                <w:txbxContent>
                  <w:p w14:paraId="2381A030" w14:textId="77777777" w:rsidR="00D61D72" w:rsidRDefault="00860DAE">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75</w:t>
                    </w:r>
                    <w:r>
                      <w:rPr>
                        <w:rFonts w:ascii="Calibri"/>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C4949B" w14:textId="77777777" w:rsidR="00AE5FB7" w:rsidRDefault="00AE5FB7">
      <w:r>
        <w:separator/>
      </w:r>
    </w:p>
  </w:footnote>
  <w:footnote w:type="continuationSeparator" w:id="0">
    <w:p w14:paraId="01AE8A6D" w14:textId="77777777" w:rsidR="00AE5FB7" w:rsidRDefault="00AE5FB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C7432"/>
    <w:multiLevelType w:val="hybridMultilevel"/>
    <w:tmpl w:val="C8DEA218"/>
    <w:lvl w:ilvl="0" w:tplc="1E3E9FFC">
      <w:numFmt w:val="bullet"/>
      <w:lvlText w:val=""/>
      <w:lvlJc w:val="left"/>
      <w:pPr>
        <w:ind w:left="2399" w:hanging="360"/>
      </w:pPr>
      <w:rPr>
        <w:rFonts w:ascii="Symbol" w:eastAsia="Symbol" w:hAnsi="Symbol" w:cs="Symbol" w:hint="default"/>
        <w:b w:val="0"/>
        <w:bCs w:val="0"/>
        <w:i w:val="0"/>
        <w:iCs w:val="0"/>
        <w:w w:val="99"/>
        <w:sz w:val="20"/>
        <w:szCs w:val="20"/>
        <w:lang w:val="en-US" w:eastAsia="en-US" w:bidi="ar-SA"/>
      </w:rPr>
    </w:lvl>
    <w:lvl w:ilvl="1" w:tplc="F5403488">
      <w:numFmt w:val="bullet"/>
      <w:lvlText w:val="o"/>
      <w:lvlJc w:val="left"/>
      <w:pPr>
        <w:ind w:left="3119" w:hanging="360"/>
      </w:pPr>
      <w:rPr>
        <w:rFonts w:ascii="Courier New" w:eastAsia="Courier New" w:hAnsi="Courier New" w:cs="Courier New" w:hint="default"/>
        <w:b w:val="0"/>
        <w:bCs w:val="0"/>
        <w:i w:val="0"/>
        <w:iCs w:val="0"/>
        <w:w w:val="100"/>
        <w:sz w:val="24"/>
        <w:szCs w:val="24"/>
        <w:lang w:val="en-US" w:eastAsia="en-US" w:bidi="ar-SA"/>
      </w:rPr>
    </w:lvl>
    <w:lvl w:ilvl="2" w:tplc="969AFE94">
      <w:numFmt w:val="bullet"/>
      <w:lvlText w:val="•"/>
      <w:lvlJc w:val="left"/>
      <w:pPr>
        <w:ind w:left="3913" w:hanging="360"/>
      </w:pPr>
      <w:rPr>
        <w:rFonts w:hint="default"/>
        <w:lang w:val="en-US" w:eastAsia="en-US" w:bidi="ar-SA"/>
      </w:rPr>
    </w:lvl>
    <w:lvl w:ilvl="3" w:tplc="00E47A76">
      <w:numFmt w:val="bullet"/>
      <w:lvlText w:val="•"/>
      <w:lvlJc w:val="left"/>
      <w:pPr>
        <w:ind w:left="4706" w:hanging="360"/>
      </w:pPr>
      <w:rPr>
        <w:rFonts w:hint="default"/>
        <w:lang w:val="en-US" w:eastAsia="en-US" w:bidi="ar-SA"/>
      </w:rPr>
    </w:lvl>
    <w:lvl w:ilvl="4" w:tplc="A46EAD74">
      <w:numFmt w:val="bullet"/>
      <w:lvlText w:val="•"/>
      <w:lvlJc w:val="left"/>
      <w:pPr>
        <w:ind w:left="5500" w:hanging="360"/>
      </w:pPr>
      <w:rPr>
        <w:rFonts w:hint="default"/>
        <w:lang w:val="en-US" w:eastAsia="en-US" w:bidi="ar-SA"/>
      </w:rPr>
    </w:lvl>
    <w:lvl w:ilvl="5" w:tplc="AD922E2E">
      <w:numFmt w:val="bullet"/>
      <w:lvlText w:val="•"/>
      <w:lvlJc w:val="left"/>
      <w:pPr>
        <w:ind w:left="6293" w:hanging="360"/>
      </w:pPr>
      <w:rPr>
        <w:rFonts w:hint="default"/>
        <w:lang w:val="en-US" w:eastAsia="en-US" w:bidi="ar-SA"/>
      </w:rPr>
    </w:lvl>
    <w:lvl w:ilvl="6" w:tplc="FD683012">
      <w:numFmt w:val="bullet"/>
      <w:lvlText w:val="•"/>
      <w:lvlJc w:val="left"/>
      <w:pPr>
        <w:ind w:left="7086" w:hanging="360"/>
      </w:pPr>
      <w:rPr>
        <w:rFonts w:hint="default"/>
        <w:lang w:val="en-US" w:eastAsia="en-US" w:bidi="ar-SA"/>
      </w:rPr>
    </w:lvl>
    <w:lvl w:ilvl="7" w:tplc="ADD2DA0C">
      <w:numFmt w:val="bullet"/>
      <w:lvlText w:val="•"/>
      <w:lvlJc w:val="left"/>
      <w:pPr>
        <w:ind w:left="7880" w:hanging="360"/>
      </w:pPr>
      <w:rPr>
        <w:rFonts w:hint="default"/>
        <w:lang w:val="en-US" w:eastAsia="en-US" w:bidi="ar-SA"/>
      </w:rPr>
    </w:lvl>
    <w:lvl w:ilvl="8" w:tplc="928C8EA4">
      <w:numFmt w:val="bullet"/>
      <w:lvlText w:val="•"/>
      <w:lvlJc w:val="left"/>
      <w:pPr>
        <w:ind w:left="8673" w:hanging="360"/>
      </w:pPr>
      <w:rPr>
        <w:rFonts w:hint="default"/>
        <w:lang w:val="en-US" w:eastAsia="en-US" w:bidi="ar-SA"/>
      </w:rPr>
    </w:lvl>
  </w:abstractNum>
  <w:abstractNum w:abstractNumId="1" w15:restartNumberingAfterBreak="0">
    <w:nsid w:val="0258232D"/>
    <w:multiLevelType w:val="hybridMultilevel"/>
    <w:tmpl w:val="525AC4D8"/>
    <w:lvl w:ilvl="0" w:tplc="2FA65C70">
      <w:numFmt w:val="bullet"/>
      <w:lvlText w:val="•"/>
      <w:lvlJc w:val="left"/>
      <w:pPr>
        <w:ind w:left="2737" w:hanging="358"/>
      </w:pPr>
      <w:rPr>
        <w:rFonts w:ascii="Arial" w:eastAsia="Arial" w:hAnsi="Arial" w:cs="Arial" w:hint="default"/>
        <w:b w:val="0"/>
        <w:bCs w:val="0"/>
        <w:i w:val="0"/>
        <w:iCs w:val="0"/>
        <w:w w:val="100"/>
        <w:sz w:val="24"/>
        <w:szCs w:val="24"/>
        <w:lang w:val="en-US" w:eastAsia="en-US" w:bidi="ar-SA"/>
      </w:rPr>
    </w:lvl>
    <w:lvl w:ilvl="1" w:tplc="A8BE1862">
      <w:numFmt w:val="bullet"/>
      <w:lvlText w:val="•"/>
      <w:lvlJc w:val="left"/>
      <w:pPr>
        <w:ind w:left="3492" w:hanging="358"/>
      </w:pPr>
      <w:rPr>
        <w:rFonts w:hint="default"/>
        <w:lang w:val="en-US" w:eastAsia="en-US" w:bidi="ar-SA"/>
      </w:rPr>
    </w:lvl>
    <w:lvl w:ilvl="2" w:tplc="A9C0CE40">
      <w:numFmt w:val="bullet"/>
      <w:lvlText w:val="•"/>
      <w:lvlJc w:val="left"/>
      <w:pPr>
        <w:ind w:left="4244" w:hanging="358"/>
      </w:pPr>
      <w:rPr>
        <w:rFonts w:hint="default"/>
        <w:lang w:val="en-US" w:eastAsia="en-US" w:bidi="ar-SA"/>
      </w:rPr>
    </w:lvl>
    <w:lvl w:ilvl="3" w:tplc="0678ADFE">
      <w:numFmt w:val="bullet"/>
      <w:lvlText w:val="•"/>
      <w:lvlJc w:val="left"/>
      <w:pPr>
        <w:ind w:left="4996" w:hanging="358"/>
      </w:pPr>
      <w:rPr>
        <w:rFonts w:hint="default"/>
        <w:lang w:val="en-US" w:eastAsia="en-US" w:bidi="ar-SA"/>
      </w:rPr>
    </w:lvl>
    <w:lvl w:ilvl="4" w:tplc="9446EF0E">
      <w:numFmt w:val="bullet"/>
      <w:lvlText w:val="•"/>
      <w:lvlJc w:val="left"/>
      <w:pPr>
        <w:ind w:left="5748" w:hanging="358"/>
      </w:pPr>
      <w:rPr>
        <w:rFonts w:hint="default"/>
        <w:lang w:val="en-US" w:eastAsia="en-US" w:bidi="ar-SA"/>
      </w:rPr>
    </w:lvl>
    <w:lvl w:ilvl="5" w:tplc="745A07AE">
      <w:numFmt w:val="bullet"/>
      <w:lvlText w:val="•"/>
      <w:lvlJc w:val="left"/>
      <w:pPr>
        <w:ind w:left="6500" w:hanging="358"/>
      </w:pPr>
      <w:rPr>
        <w:rFonts w:hint="default"/>
        <w:lang w:val="en-US" w:eastAsia="en-US" w:bidi="ar-SA"/>
      </w:rPr>
    </w:lvl>
    <w:lvl w:ilvl="6" w:tplc="E53E0C18">
      <w:numFmt w:val="bullet"/>
      <w:lvlText w:val="•"/>
      <w:lvlJc w:val="left"/>
      <w:pPr>
        <w:ind w:left="7252" w:hanging="358"/>
      </w:pPr>
      <w:rPr>
        <w:rFonts w:hint="default"/>
        <w:lang w:val="en-US" w:eastAsia="en-US" w:bidi="ar-SA"/>
      </w:rPr>
    </w:lvl>
    <w:lvl w:ilvl="7" w:tplc="4EF0D1E8">
      <w:numFmt w:val="bullet"/>
      <w:lvlText w:val="•"/>
      <w:lvlJc w:val="left"/>
      <w:pPr>
        <w:ind w:left="8004" w:hanging="358"/>
      </w:pPr>
      <w:rPr>
        <w:rFonts w:hint="default"/>
        <w:lang w:val="en-US" w:eastAsia="en-US" w:bidi="ar-SA"/>
      </w:rPr>
    </w:lvl>
    <w:lvl w:ilvl="8" w:tplc="4C7CB598">
      <w:numFmt w:val="bullet"/>
      <w:lvlText w:val="•"/>
      <w:lvlJc w:val="left"/>
      <w:pPr>
        <w:ind w:left="8756" w:hanging="358"/>
      </w:pPr>
      <w:rPr>
        <w:rFonts w:hint="default"/>
        <w:lang w:val="en-US" w:eastAsia="en-US" w:bidi="ar-SA"/>
      </w:rPr>
    </w:lvl>
  </w:abstractNum>
  <w:abstractNum w:abstractNumId="2" w15:restartNumberingAfterBreak="0">
    <w:nsid w:val="071020EE"/>
    <w:multiLevelType w:val="hybridMultilevel"/>
    <w:tmpl w:val="E1B2FAAC"/>
    <w:lvl w:ilvl="0" w:tplc="2CE6F166">
      <w:start w:val="1"/>
      <w:numFmt w:val="decimal"/>
      <w:lvlText w:val="%1."/>
      <w:lvlJc w:val="left"/>
      <w:pPr>
        <w:ind w:left="1717" w:hanging="420"/>
      </w:pPr>
      <w:rPr>
        <w:rFonts w:ascii="Times New Roman" w:eastAsia="Times New Roman" w:hAnsi="Times New Roman" w:cs="Times New Roman" w:hint="default"/>
        <w:b w:val="0"/>
        <w:bCs w:val="0"/>
        <w:i w:val="0"/>
        <w:iCs w:val="0"/>
        <w:w w:val="100"/>
        <w:sz w:val="24"/>
        <w:szCs w:val="24"/>
        <w:lang w:val="en-US" w:eastAsia="en-US" w:bidi="ar-SA"/>
      </w:rPr>
    </w:lvl>
    <w:lvl w:ilvl="1" w:tplc="94FE67F0">
      <w:start w:val="1"/>
      <w:numFmt w:val="lowerLetter"/>
      <w:lvlText w:val="%2."/>
      <w:lvlJc w:val="left"/>
      <w:pPr>
        <w:ind w:left="2557" w:hanging="360"/>
      </w:pPr>
      <w:rPr>
        <w:rFonts w:ascii="Times New Roman" w:eastAsia="Times New Roman" w:hAnsi="Times New Roman" w:cs="Times New Roman" w:hint="default"/>
        <w:b w:val="0"/>
        <w:bCs w:val="0"/>
        <w:i w:val="0"/>
        <w:iCs w:val="0"/>
        <w:spacing w:val="-1"/>
        <w:w w:val="100"/>
        <w:sz w:val="24"/>
        <w:szCs w:val="24"/>
        <w:lang w:val="en-US" w:eastAsia="en-US" w:bidi="ar-SA"/>
      </w:rPr>
    </w:lvl>
    <w:lvl w:ilvl="2" w:tplc="D7A0CB30">
      <w:start w:val="1"/>
      <w:numFmt w:val="lowerRoman"/>
      <w:lvlText w:val="%3."/>
      <w:lvlJc w:val="left"/>
      <w:pPr>
        <w:ind w:left="3076" w:hanging="442"/>
      </w:pPr>
      <w:rPr>
        <w:rFonts w:ascii="Times New Roman" w:eastAsia="Times New Roman" w:hAnsi="Times New Roman" w:cs="Times New Roman" w:hint="default"/>
        <w:b w:val="0"/>
        <w:bCs w:val="0"/>
        <w:i w:val="0"/>
        <w:iCs w:val="0"/>
        <w:w w:val="100"/>
        <w:sz w:val="24"/>
        <w:szCs w:val="24"/>
        <w:lang w:val="en-US" w:eastAsia="en-US" w:bidi="ar-SA"/>
      </w:rPr>
    </w:lvl>
    <w:lvl w:ilvl="3" w:tplc="AA1EDCB6">
      <w:start w:val="1"/>
      <w:numFmt w:val="decimal"/>
      <w:lvlText w:val="%4."/>
      <w:lvlJc w:val="left"/>
      <w:pPr>
        <w:ind w:left="4427" w:hanging="692"/>
      </w:pPr>
      <w:rPr>
        <w:rFonts w:ascii="Times New Roman" w:eastAsia="Times New Roman" w:hAnsi="Times New Roman" w:cs="Times New Roman" w:hint="default"/>
        <w:b w:val="0"/>
        <w:bCs w:val="0"/>
        <w:i w:val="0"/>
        <w:iCs w:val="0"/>
        <w:w w:val="100"/>
        <w:sz w:val="24"/>
        <w:szCs w:val="24"/>
        <w:lang w:val="en-US" w:eastAsia="en-US" w:bidi="ar-SA"/>
      </w:rPr>
    </w:lvl>
    <w:lvl w:ilvl="4" w:tplc="D0ACF85E">
      <w:numFmt w:val="bullet"/>
      <w:lvlText w:val="•"/>
      <w:lvlJc w:val="left"/>
      <w:pPr>
        <w:ind w:left="2580" w:hanging="692"/>
      </w:pPr>
      <w:rPr>
        <w:rFonts w:hint="default"/>
        <w:lang w:val="en-US" w:eastAsia="en-US" w:bidi="ar-SA"/>
      </w:rPr>
    </w:lvl>
    <w:lvl w:ilvl="5" w:tplc="E160C67C">
      <w:numFmt w:val="bullet"/>
      <w:lvlText w:val="•"/>
      <w:lvlJc w:val="left"/>
      <w:pPr>
        <w:ind w:left="2780" w:hanging="692"/>
      </w:pPr>
      <w:rPr>
        <w:rFonts w:hint="default"/>
        <w:lang w:val="en-US" w:eastAsia="en-US" w:bidi="ar-SA"/>
      </w:rPr>
    </w:lvl>
    <w:lvl w:ilvl="6" w:tplc="38FED26E">
      <w:numFmt w:val="bullet"/>
      <w:lvlText w:val="•"/>
      <w:lvlJc w:val="left"/>
      <w:pPr>
        <w:ind w:left="2900" w:hanging="692"/>
      </w:pPr>
      <w:rPr>
        <w:rFonts w:hint="default"/>
        <w:lang w:val="en-US" w:eastAsia="en-US" w:bidi="ar-SA"/>
      </w:rPr>
    </w:lvl>
    <w:lvl w:ilvl="7" w:tplc="82A6BC10">
      <w:numFmt w:val="bullet"/>
      <w:lvlText w:val="•"/>
      <w:lvlJc w:val="left"/>
      <w:pPr>
        <w:ind w:left="3020" w:hanging="692"/>
      </w:pPr>
      <w:rPr>
        <w:rFonts w:hint="default"/>
        <w:lang w:val="en-US" w:eastAsia="en-US" w:bidi="ar-SA"/>
      </w:rPr>
    </w:lvl>
    <w:lvl w:ilvl="8" w:tplc="6BD68AEE">
      <w:numFmt w:val="bullet"/>
      <w:lvlText w:val="•"/>
      <w:lvlJc w:val="left"/>
      <w:pPr>
        <w:ind w:left="3080" w:hanging="692"/>
      </w:pPr>
      <w:rPr>
        <w:rFonts w:hint="default"/>
        <w:lang w:val="en-US" w:eastAsia="en-US" w:bidi="ar-SA"/>
      </w:rPr>
    </w:lvl>
  </w:abstractNum>
  <w:abstractNum w:abstractNumId="3" w15:restartNumberingAfterBreak="0">
    <w:nsid w:val="07271FC5"/>
    <w:multiLevelType w:val="hybridMultilevel"/>
    <w:tmpl w:val="062E9560"/>
    <w:lvl w:ilvl="0" w:tplc="0A3E304A">
      <w:start w:val="1"/>
      <w:numFmt w:val="upperLetter"/>
      <w:lvlText w:val="%1."/>
      <w:lvlJc w:val="left"/>
      <w:pPr>
        <w:ind w:left="1223" w:hanging="300"/>
      </w:pPr>
      <w:rPr>
        <w:rFonts w:ascii="Times New Roman" w:eastAsia="Times New Roman" w:hAnsi="Times New Roman" w:cs="Times New Roman" w:hint="default"/>
        <w:b/>
        <w:bCs/>
        <w:i w:val="0"/>
        <w:iCs w:val="0"/>
        <w:spacing w:val="-1"/>
        <w:w w:val="100"/>
        <w:sz w:val="24"/>
        <w:szCs w:val="24"/>
        <w:lang w:val="en-US" w:eastAsia="en-US" w:bidi="ar-SA"/>
      </w:rPr>
    </w:lvl>
    <w:lvl w:ilvl="1" w:tplc="F802E904">
      <w:start w:val="1"/>
      <w:numFmt w:val="decimal"/>
      <w:lvlText w:val="%2."/>
      <w:lvlJc w:val="left"/>
      <w:pPr>
        <w:ind w:left="1660" w:hanging="248"/>
        <w:jc w:val="right"/>
      </w:pPr>
      <w:rPr>
        <w:rFonts w:ascii="Times New Roman" w:eastAsia="Times New Roman" w:hAnsi="Times New Roman" w:cs="Times New Roman" w:hint="default"/>
        <w:b w:val="0"/>
        <w:bCs w:val="0"/>
        <w:i w:val="0"/>
        <w:iCs w:val="0"/>
        <w:w w:val="100"/>
        <w:sz w:val="24"/>
        <w:szCs w:val="24"/>
        <w:lang w:val="en-US" w:eastAsia="en-US" w:bidi="ar-SA"/>
      </w:rPr>
    </w:lvl>
    <w:lvl w:ilvl="2" w:tplc="C7BC0BD2">
      <w:start w:val="1"/>
      <w:numFmt w:val="lowerLetter"/>
      <w:lvlText w:val="%3."/>
      <w:lvlJc w:val="left"/>
      <w:pPr>
        <w:ind w:left="2020" w:hanging="360"/>
      </w:pPr>
      <w:rPr>
        <w:rFonts w:ascii="Times New Roman" w:eastAsia="Times New Roman" w:hAnsi="Times New Roman" w:cs="Times New Roman" w:hint="default"/>
        <w:b w:val="0"/>
        <w:bCs w:val="0"/>
        <w:i w:val="0"/>
        <w:iCs w:val="0"/>
        <w:spacing w:val="-1"/>
        <w:w w:val="100"/>
        <w:sz w:val="24"/>
        <w:szCs w:val="24"/>
        <w:lang w:val="en-US" w:eastAsia="en-US" w:bidi="ar-SA"/>
      </w:rPr>
    </w:lvl>
    <w:lvl w:ilvl="3" w:tplc="D8E0B2F2">
      <w:numFmt w:val="bullet"/>
      <w:lvlText w:val="•"/>
      <w:lvlJc w:val="left"/>
      <w:pPr>
        <w:ind w:left="3050" w:hanging="360"/>
      </w:pPr>
      <w:rPr>
        <w:rFonts w:hint="default"/>
        <w:lang w:val="en-US" w:eastAsia="en-US" w:bidi="ar-SA"/>
      </w:rPr>
    </w:lvl>
    <w:lvl w:ilvl="4" w:tplc="70C22C70">
      <w:numFmt w:val="bullet"/>
      <w:lvlText w:val="•"/>
      <w:lvlJc w:val="left"/>
      <w:pPr>
        <w:ind w:left="4080" w:hanging="360"/>
      </w:pPr>
      <w:rPr>
        <w:rFonts w:hint="default"/>
        <w:lang w:val="en-US" w:eastAsia="en-US" w:bidi="ar-SA"/>
      </w:rPr>
    </w:lvl>
    <w:lvl w:ilvl="5" w:tplc="20B40758">
      <w:numFmt w:val="bullet"/>
      <w:lvlText w:val="•"/>
      <w:lvlJc w:val="left"/>
      <w:pPr>
        <w:ind w:left="5110" w:hanging="360"/>
      </w:pPr>
      <w:rPr>
        <w:rFonts w:hint="default"/>
        <w:lang w:val="en-US" w:eastAsia="en-US" w:bidi="ar-SA"/>
      </w:rPr>
    </w:lvl>
    <w:lvl w:ilvl="6" w:tplc="0C0217B4">
      <w:numFmt w:val="bullet"/>
      <w:lvlText w:val="•"/>
      <w:lvlJc w:val="left"/>
      <w:pPr>
        <w:ind w:left="6140" w:hanging="360"/>
      </w:pPr>
      <w:rPr>
        <w:rFonts w:hint="default"/>
        <w:lang w:val="en-US" w:eastAsia="en-US" w:bidi="ar-SA"/>
      </w:rPr>
    </w:lvl>
    <w:lvl w:ilvl="7" w:tplc="924848E8">
      <w:numFmt w:val="bullet"/>
      <w:lvlText w:val="•"/>
      <w:lvlJc w:val="left"/>
      <w:pPr>
        <w:ind w:left="7170" w:hanging="360"/>
      </w:pPr>
      <w:rPr>
        <w:rFonts w:hint="default"/>
        <w:lang w:val="en-US" w:eastAsia="en-US" w:bidi="ar-SA"/>
      </w:rPr>
    </w:lvl>
    <w:lvl w:ilvl="8" w:tplc="798A3AB8">
      <w:numFmt w:val="bullet"/>
      <w:lvlText w:val="•"/>
      <w:lvlJc w:val="left"/>
      <w:pPr>
        <w:ind w:left="8200" w:hanging="360"/>
      </w:pPr>
      <w:rPr>
        <w:rFonts w:hint="default"/>
        <w:lang w:val="en-US" w:eastAsia="en-US" w:bidi="ar-SA"/>
      </w:rPr>
    </w:lvl>
  </w:abstractNum>
  <w:abstractNum w:abstractNumId="4" w15:restartNumberingAfterBreak="0">
    <w:nsid w:val="0AA50C1A"/>
    <w:multiLevelType w:val="hybridMultilevel"/>
    <w:tmpl w:val="F61E82EE"/>
    <w:lvl w:ilvl="0" w:tplc="69C64048">
      <w:numFmt w:val="bullet"/>
      <w:lvlText w:val=""/>
      <w:lvlJc w:val="left"/>
      <w:pPr>
        <w:ind w:left="2020" w:hanging="360"/>
      </w:pPr>
      <w:rPr>
        <w:rFonts w:ascii="Wingdings" w:eastAsia="Wingdings" w:hAnsi="Wingdings" w:cs="Wingdings" w:hint="default"/>
        <w:b w:val="0"/>
        <w:bCs w:val="0"/>
        <w:i w:val="0"/>
        <w:iCs w:val="0"/>
        <w:w w:val="100"/>
        <w:sz w:val="24"/>
        <w:szCs w:val="24"/>
        <w:lang w:val="en-US" w:eastAsia="en-US" w:bidi="ar-SA"/>
      </w:rPr>
    </w:lvl>
    <w:lvl w:ilvl="1" w:tplc="9CF6FD82">
      <w:numFmt w:val="bullet"/>
      <w:lvlText w:val="•"/>
      <w:lvlJc w:val="left"/>
      <w:pPr>
        <w:ind w:left="2844" w:hanging="360"/>
      </w:pPr>
      <w:rPr>
        <w:rFonts w:hint="default"/>
        <w:lang w:val="en-US" w:eastAsia="en-US" w:bidi="ar-SA"/>
      </w:rPr>
    </w:lvl>
    <w:lvl w:ilvl="2" w:tplc="EB641A66">
      <w:numFmt w:val="bullet"/>
      <w:lvlText w:val="•"/>
      <w:lvlJc w:val="left"/>
      <w:pPr>
        <w:ind w:left="3668" w:hanging="360"/>
      </w:pPr>
      <w:rPr>
        <w:rFonts w:hint="default"/>
        <w:lang w:val="en-US" w:eastAsia="en-US" w:bidi="ar-SA"/>
      </w:rPr>
    </w:lvl>
    <w:lvl w:ilvl="3" w:tplc="32B6DEDE">
      <w:numFmt w:val="bullet"/>
      <w:lvlText w:val="•"/>
      <w:lvlJc w:val="left"/>
      <w:pPr>
        <w:ind w:left="4492" w:hanging="360"/>
      </w:pPr>
      <w:rPr>
        <w:rFonts w:hint="default"/>
        <w:lang w:val="en-US" w:eastAsia="en-US" w:bidi="ar-SA"/>
      </w:rPr>
    </w:lvl>
    <w:lvl w:ilvl="4" w:tplc="A7E6B8F8">
      <w:numFmt w:val="bullet"/>
      <w:lvlText w:val="•"/>
      <w:lvlJc w:val="left"/>
      <w:pPr>
        <w:ind w:left="5316" w:hanging="360"/>
      </w:pPr>
      <w:rPr>
        <w:rFonts w:hint="default"/>
        <w:lang w:val="en-US" w:eastAsia="en-US" w:bidi="ar-SA"/>
      </w:rPr>
    </w:lvl>
    <w:lvl w:ilvl="5" w:tplc="A7B20378">
      <w:numFmt w:val="bullet"/>
      <w:lvlText w:val="•"/>
      <w:lvlJc w:val="left"/>
      <w:pPr>
        <w:ind w:left="6140" w:hanging="360"/>
      </w:pPr>
      <w:rPr>
        <w:rFonts w:hint="default"/>
        <w:lang w:val="en-US" w:eastAsia="en-US" w:bidi="ar-SA"/>
      </w:rPr>
    </w:lvl>
    <w:lvl w:ilvl="6" w:tplc="7D3CDCFC">
      <w:numFmt w:val="bullet"/>
      <w:lvlText w:val="•"/>
      <w:lvlJc w:val="left"/>
      <w:pPr>
        <w:ind w:left="6964" w:hanging="360"/>
      </w:pPr>
      <w:rPr>
        <w:rFonts w:hint="default"/>
        <w:lang w:val="en-US" w:eastAsia="en-US" w:bidi="ar-SA"/>
      </w:rPr>
    </w:lvl>
    <w:lvl w:ilvl="7" w:tplc="6A2E06D0">
      <w:numFmt w:val="bullet"/>
      <w:lvlText w:val="•"/>
      <w:lvlJc w:val="left"/>
      <w:pPr>
        <w:ind w:left="7788" w:hanging="360"/>
      </w:pPr>
      <w:rPr>
        <w:rFonts w:hint="default"/>
        <w:lang w:val="en-US" w:eastAsia="en-US" w:bidi="ar-SA"/>
      </w:rPr>
    </w:lvl>
    <w:lvl w:ilvl="8" w:tplc="C4E87068">
      <w:numFmt w:val="bullet"/>
      <w:lvlText w:val="•"/>
      <w:lvlJc w:val="left"/>
      <w:pPr>
        <w:ind w:left="8612" w:hanging="360"/>
      </w:pPr>
      <w:rPr>
        <w:rFonts w:hint="default"/>
        <w:lang w:val="en-US" w:eastAsia="en-US" w:bidi="ar-SA"/>
      </w:rPr>
    </w:lvl>
  </w:abstractNum>
  <w:abstractNum w:abstractNumId="5" w15:restartNumberingAfterBreak="0">
    <w:nsid w:val="0B450E4C"/>
    <w:multiLevelType w:val="hybridMultilevel"/>
    <w:tmpl w:val="594E861C"/>
    <w:lvl w:ilvl="0" w:tplc="45D200FC">
      <w:numFmt w:val="bullet"/>
      <w:lvlText w:val=""/>
      <w:lvlJc w:val="left"/>
      <w:pPr>
        <w:ind w:left="2020" w:hanging="360"/>
      </w:pPr>
      <w:rPr>
        <w:rFonts w:ascii="Wingdings" w:eastAsia="Wingdings" w:hAnsi="Wingdings" w:cs="Wingdings" w:hint="default"/>
        <w:b w:val="0"/>
        <w:bCs w:val="0"/>
        <w:i w:val="0"/>
        <w:iCs w:val="0"/>
        <w:w w:val="100"/>
        <w:sz w:val="24"/>
        <w:szCs w:val="24"/>
        <w:lang w:val="en-US" w:eastAsia="en-US" w:bidi="ar-SA"/>
      </w:rPr>
    </w:lvl>
    <w:lvl w:ilvl="1" w:tplc="0B46F664">
      <w:numFmt w:val="bullet"/>
      <w:lvlText w:val="•"/>
      <w:lvlJc w:val="left"/>
      <w:pPr>
        <w:ind w:left="2844" w:hanging="360"/>
      </w:pPr>
      <w:rPr>
        <w:rFonts w:hint="default"/>
        <w:lang w:val="en-US" w:eastAsia="en-US" w:bidi="ar-SA"/>
      </w:rPr>
    </w:lvl>
    <w:lvl w:ilvl="2" w:tplc="02CCCC36">
      <w:numFmt w:val="bullet"/>
      <w:lvlText w:val="•"/>
      <w:lvlJc w:val="left"/>
      <w:pPr>
        <w:ind w:left="3668" w:hanging="360"/>
      </w:pPr>
      <w:rPr>
        <w:rFonts w:hint="default"/>
        <w:lang w:val="en-US" w:eastAsia="en-US" w:bidi="ar-SA"/>
      </w:rPr>
    </w:lvl>
    <w:lvl w:ilvl="3" w:tplc="C8866DB6">
      <w:numFmt w:val="bullet"/>
      <w:lvlText w:val="•"/>
      <w:lvlJc w:val="left"/>
      <w:pPr>
        <w:ind w:left="4492" w:hanging="360"/>
      </w:pPr>
      <w:rPr>
        <w:rFonts w:hint="default"/>
        <w:lang w:val="en-US" w:eastAsia="en-US" w:bidi="ar-SA"/>
      </w:rPr>
    </w:lvl>
    <w:lvl w:ilvl="4" w:tplc="7A06C918">
      <w:numFmt w:val="bullet"/>
      <w:lvlText w:val="•"/>
      <w:lvlJc w:val="left"/>
      <w:pPr>
        <w:ind w:left="5316" w:hanging="360"/>
      </w:pPr>
      <w:rPr>
        <w:rFonts w:hint="default"/>
        <w:lang w:val="en-US" w:eastAsia="en-US" w:bidi="ar-SA"/>
      </w:rPr>
    </w:lvl>
    <w:lvl w:ilvl="5" w:tplc="4AE82FF4">
      <w:numFmt w:val="bullet"/>
      <w:lvlText w:val="•"/>
      <w:lvlJc w:val="left"/>
      <w:pPr>
        <w:ind w:left="6140" w:hanging="360"/>
      </w:pPr>
      <w:rPr>
        <w:rFonts w:hint="default"/>
        <w:lang w:val="en-US" w:eastAsia="en-US" w:bidi="ar-SA"/>
      </w:rPr>
    </w:lvl>
    <w:lvl w:ilvl="6" w:tplc="0A8E3FBE">
      <w:numFmt w:val="bullet"/>
      <w:lvlText w:val="•"/>
      <w:lvlJc w:val="left"/>
      <w:pPr>
        <w:ind w:left="6964" w:hanging="360"/>
      </w:pPr>
      <w:rPr>
        <w:rFonts w:hint="default"/>
        <w:lang w:val="en-US" w:eastAsia="en-US" w:bidi="ar-SA"/>
      </w:rPr>
    </w:lvl>
    <w:lvl w:ilvl="7" w:tplc="D5187A6C">
      <w:numFmt w:val="bullet"/>
      <w:lvlText w:val="•"/>
      <w:lvlJc w:val="left"/>
      <w:pPr>
        <w:ind w:left="7788" w:hanging="360"/>
      </w:pPr>
      <w:rPr>
        <w:rFonts w:hint="default"/>
        <w:lang w:val="en-US" w:eastAsia="en-US" w:bidi="ar-SA"/>
      </w:rPr>
    </w:lvl>
    <w:lvl w:ilvl="8" w:tplc="26C845C0">
      <w:numFmt w:val="bullet"/>
      <w:lvlText w:val="•"/>
      <w:lvlJc w:val="left"/>
      <w:pPr>
        <w:ind w:left="8612" w:hanging="360"/>
      </w:pPr>
      <w:rPr>
        <w:rFonts w:hint="default"/>
        <w:lang w:val="en-US" w:eastAsia="en-US" w:bidi="ar-SA"/>
      </w:rPr>
    </w:lvl>
  </w:abstractNum>
  <w:abstractNum w:abstractNumId="6" w15:restartNumberingAfterBreak="0">
    <w:nsid w:val="10B77437"/>
    <w:multiLevelType w:val="hybridMultilevel"/>
    <w:tmpl w:val="61686CF4"/>
    <w:lvl w:ilvl="0" w:tplc="2ABA9FBA">
      <w:numFmt w:val="bullet"/>
      <w:lvlText w:val="•"/>
      <w:lvlJc w:val="left"/>
      <w:pPr>
        <w:ind w:left="2020" w:hanging="358"/>
      </w:pPr>
      <w:rPr>
        <w:rFonts w:ascii="Arial" w:eastAsia="Arial" w:hAnsi="Arial" w:cs="Arial" w:hint="default"/>
        <w:b w:val="0"/>
        <w:bCs w:val="0"/>
        <w:i w:val="0"/>
        <w:iCs w:val="0"/>
        <w:w w:val="100"/>
        <w:sz w:val="24"/>
        <w:szCs w:val="24"/>
        <w:lang w:val="en-US" w:eastAsia="en-US" w:bidi="ar-SA"/>
      </w:rPr>
    </w:lvl>
    <w:lvl w:ilvl="1" w:tplc="49AA58A0">
      <w:numFmt w:val="bullet"/>
      <w:lvlText w:val="•"/>
      <w:lvlJc w:val="left"/>
      <w:pPr>
        <w:ind w:left="2844" w:hanging="358"/>
      </w:pPr>
      <w:rPr>
        <w:rFonts w:hint="default"/>
        <w:lang w:val="en-US" w:eastAsia="en-US" w:bidi="ar-SA"/>
      </w:rPr>
    </w:lvl>
    <w:lvl w:ilvl="2" w:tplc="5740B11C">
      <w:numFmt w:val="bullet"/>
      <w:lvlText w:val="•"/>
      <w:lvlJc w:val="left"/>
      <w:pPr>
        <w:ind w:left="3668" w:hanging="358"/>
      </w:pPr>
      <w:rPr>
        <w:rFonts w:hint="default"/>
        <w:lang w:val="en-US" w:eastAsia="en-US" w:bidi="ar-SA"/>
      </w:rPr>
    </w:lvl>
    <w:lvl w:ilvl="3" w:tplc="F558EB90">
      <w:numFmt w:val="bullet"/>
      <w:lvlText w:val="•"/>
      <w:lvlJc w:val="left"/>
      <w:pPr>
        <w:ind w:left="4492" w:hanging="358"/>
      </w:pPr>
      <w:rPr>
        <w:rFonts w:hint="default"/>
        <w:lang w:val="en-US" w:eastAsia="en-US" w:bidi="ar-SA"/>
      </w:rPr>
    </w:lvl>
    <w:lvl w:ilvl="4" w:tplc="7F50A4E2">
      <w:numFmt w:val="bullet"/>
      <w:lvlText w:val="•"/>
      <w:lvlJc w:val="left"/>
      <w:pPr>
        <w:ind w:left="5316" w:hanging="358"/>
      </w:pPr>
      <w:rPr>
        <w:rFonts w:hint="default"/>
        <w:lang w:val="en-US" w:eastAsia="en-US" w:bidi="ar-SA"/>
      </w:rPr>
    </w:lvl>
    <w:lvl w:ilvl="5" w:tplc="1D1ABFBA">
      <w:numFmt w:val="bullet"/>
      <w:lvlText w:val="•"/>
      <w:lvlJc w:val="left"/>
      <w:pPr>
        <w:ind w:left="6140" w:hanging="358"/>
      </w:pPr>
      <w:rPr>
        <w:rFonts w:hint="default"/>
        <w:lang w:val="en-US" w:eastAsia="en-US" w:bidi="ar-SA"/>
      </w:rPr>
    </w:lvl>
    <w:lvl w:ilvl="6" w:tplc="C9DEE35E">
      <w:numFmt w:val="bullet"/>
      <w:lvlText w:val="•"/>
      <w:lvlJc w:val="left"/>
      <w:pPr>
        <w:ind w:left="6964" w:hanging="358"/>
      </w:pPr>
      <w:rPr>
        <w:rFonts w:hint="default"/>
        <w:lang w:val="en-US" w:eastAsia="en-US" w:bidi="ar-SA"/>
      </w:rPr>
    </w:lvl>
    <w:lvl w:ilvl="7" w:tplc="0E3ED0E4">
      <w:numFmt w:val="bullet"/>
      <w:lvlText w:val="•"/>
      <w:lvlJc w:val="left"/>
      <w:pPr>
        <w:ind w:left="7788" w:hanging="358"/>
      </w:pPr>
      <w:rPr>
        <w:rFonts w:hint="default"/>
        <w:lang w:val="en-US" w:eastAsia="en-US" w:bidi="ar-SA"/>
      </w:rPr>
    </w:lvl>
    <w:lvl w:ilvl="8" w:tplc="453697C6">
      <w:numFmt w:val="bullet"/>
      <w:lvlText w:val="•"/>
      <w:lvlJc w:val="left"/>
      <w:pPr>
        <w:ind w:left="8612" w:hanging="358"/>
      </w:pPr>
      <w:rPr>
        <w:rFonts w:hint="default"/>
        <w:lang w:val="en-US" w:eastAsia="en-US" w:bidi="ar-SA"/>
      </w:rPr>
    </w:lvl>
  </w:abstractNum>
  <w:abstractNum w:abstractNumId="7" w15:restartNumberingAfterBreak="0">
    <w:nsid w:val="12464D5A"/>
    <w:multiLevelType w:val="hybridMultilevel"/>
    <w:tmpl w:val="88A6CAA2"/>
    <w:lvl w:ilvl="0" w:tplc="2A34739C">
      <w:start w:val="1"/>
      <w:numFmt w:val="upperLetter"/>
      <w:lvlText w:val="%1."/>
      <w:lvlJc w:val="left"/>
      <w:pPr>
        <w:ind w:left="1240" w:hanging="300"/>
      </w:pPr>
      <w:rPr>
        <w:rFonts w:ascii="Times New Roman" w:eastAsia="Times New Roman" w:hAnsi="Times New Roman" w:cs="Times New Roman" w:hint="default"/>
        <w:b/>
        <w:bCs/>
        <w:i w:val="0"/>
        <w:iCs w:val="0"/>
        <w:spacing w:val="-1"/>
        <w:w w:val="100"/>
        <w:sz w:val="24"/>
        <w:szCs w:val="24"/>
        <w:lang w:val="en-US" w:eastAsia="en-US" w:bidi="ar-SA"/>
      </w:rPr>
    </w:lvl>
    <w:lvl w:ilvl="1" w:tplc="8C5C10EA">
      <w:start w:val="1"/>
      <w:numFmt w:val="decimal"/>
      <w:lvlText w:val="%2."/>
      <w:lvlJc w:val="left"/>
      <w:pPr>
        <w:ind w:left="1837" w:hanging="538"/>
      </w:pPr>
      <w:rPr>
        <w:rFonts w:ascii="Times New Roman" w:eastAsia="Times New Roman" w:hAnsi="Times New Roman" w:cs="Times New Roman" w:hint="default"/>
        <w:b w:val="0"/>
        <w:bCs w:val="0"/>
        <w:i w:val="0"/>
        <w:iCs w:val="0"/>
        <w:w w:val="100"/>
        <w:sz w:val="24"/>
        <w:szCs w:val="24"/>
        <w:lang w:val="en-US" w:eastAsia="en-US" w:bidi="ar-SA"/>
      </w:rPr>
    </w:lvl>
    <w:lvl w:ilvl="2" w:tplc="5E323EE4">
      <w:numFmt w:val="bullet"/>
      <w:lvlText w:val="•"/>
      <w:lvlJc w:val="left"/>
      <w:pPr>
        <w:ind w:left="2020" w:hanging="538"/>
      </w:pPr>
      <w:rPr>
        <w:rFonts w:hint="default"/>
        <w:lang w:val="en-US" w:eastAsia="en-US" w:bidi="ar-SA"/>
      </w:rPr>
    </w:lvl>
    <w:lvl w:ilvl="3" w:tplc="2B6C3E0E">
      <w:numFmt w:val="bullet"/>
      <w:lvlText w:val="•"/>
      <w:lvlJc w:val="left"/>
      <w:pPr>
        <w:ind w:left="3050" w:hanging="538"/>
      </w:pPr>
      <w:rPr>
        <w:rFonts w:hint="default"/>
        <w:lang w:val="en-US" w:eastAsia="en-US" w:bidi="ar-SA"/>
      </w:rPr>
    </w:lvl>
    <w:lvl w:ilvl="4" w:tplc="062C0456">
      <w:numFmt w:val="bullet"/>
      <w:lvlText w:val="•"/>
      <w:lvlJc w:val="left"/>
      <w:pPr>
        <w:ind w:left="4080" w:hanging="538"/>
      </w:pPr>
      <w:rPr>
        <w:rFonts w:hint="default"/>
        <w:lang w:val="en-US" w:eastAsia="en-US" w:bidi="ar-SA"/>
      </w:rPr>
    </w:lvl>
    <w:lvl w:ilvl="5" w:tplc="A53EDEE0">
      <w:numFmt w:val="bullet"/>
      <w:lvlText w:val="•"/>
      <w:lvlJc w:val="left"/>
      <w:pPr>
        <w:ind w:left="5110" w:hanging="538"/>
      </w:pPr>
      <w:rPr>
        <w:rFonts w:hint="default"/>
        <w:lang w:val="en-US" w:eastAsia="en-US" w:bidi="ar-SA"/>
      </w:rPr>
    </w:lvl>
    <w:lvl w:ilvl="6" w:tplc="BE0C891E">
      <w:numFmt w:val="bullet"/>
      <w:lvlText w:val="•"/>
      <w:lvlJc w:val="left"/>
      <w:pPr>
        <w:ind w:left="6140" w:hanging="538"/>
      </w:pPr>
      <w:rPr>
        <w:rFonts w:hint="default"/>
        <w:lang w:val="en-US" w:eastAsia="en-US" w:bidi="ar-SA"/>
      </w:rPr>
    </w:lvl>
    <w:lvl w:ilvl="7" w:tplc="B5C608DC">
      <w:numFmt w:val="bullet"/>
      <w:lvlText w:val="•"/>
      <w:lvlJc w:val="left"/>
      <w:pPr>
        <w:ind w:left="7170" w:hanging="538"/>
      </w:pPr>
      <w:rPr>
        <w:rFonts w:hint="default"/>
        <w:lang w:val="en-US" w:eastAsia="en-US" w:bidi="ar-SA"/>
      </w:rPr>
    </w:lvl>
    <w:lvl w:ilvl="8" w:tplc="1E3C314E">
      <w:numFmt w:val="bullet"/>
      <w:lvlText w:val="•"/>
      <w:lvlJc w:val="left"/>
      <w:pPr>
        <w:ind w:left="8200" w:hanging="538"/>
      </w:pPr>
      <w:rPr>
        <w:rFonts w:hint="default"/>
        <w:lang w:val="en-US" w:eastAsia="en-US" w:bidi="ar-SA"/>
      </w:rPr>
    </w:lvl>
  </w:abstractNum>
  <w:abstractNum w:abstractNumId="8" w15:restartNumberingAfterBreak="0">
    <w:nsid w:val="13223F1D"/>
    <w:multiLevelType w:val="hybridMultilevel"/>
    <w:tmpl w:val="1AEE6E8C"/>
    <w:lvl w:ilvl="0" w:tplc="5E960DEE">
      <w:start w:val="1"/>
      <w:numFmt w:val="decimal"/>
      <w:lvlText w:val="%1."/>
      <w:lvlJc w:val="left"/>
      <w:pPr>
        <w:ind w:left="1638" w:hanging="360"/>
      </w:pPr>
      <w:rPr>
        <w:rFonts w:ascii="Times New Roman" w:eastAsia="Times New Roman" w:hAnsi="Times New Roman" w:cs="Times New Roman" w:hint="default"/>
        <w:b w:val="0"/>
        <w:bCs w:val="0"/>
        <w:i w:val="0"/>
        <w:iCs w:val="0"/>
        <w:w w:val="100"/>
        <w:sz w:val="24"/>
        <w:szCs w:val="24"/>
        <w:lang w:val="en-US" w:eastAsia="en-US" w:bidi="ar-SA"/>
      </w:rPr>
    </w:lvl>
    <w:lvl w:ilvl="1" w:tplc="AF24A35C">
      <w:start w:val="1"/>
      <w:numFmt w:val="lowerLetter"/>
      <w:lvlText w:val="%2."/>
      <w:lvlJc w:val="left"/>
      <w:pPr>
        <w:ind w:left="2358" w:hanging="360"/>
      </w:pPr>
      <w:rPr>
        <w:rFonts w:ascii="Times New Roman" w:eastAsia="Times New Roman" w:hAnsi="Times New Roman" w:cs="Times New Roman" w:hint="default"/>
        <w:b w:val="0"/>
        <w:bCs w:val="0"/>
        <w:i w:val="0"/>
        <w:iCs w:val="0"/>
        <w:spacing w:val="-1"/>
        <w:w w:val="100"/>
        <w:sz w:val="24"/>
        <w:szCs w:val="24"/>
        <w:lang w:val="en-US" w:eastAsia="en-US" w:bidi="ar-SA"/>
      </w:rPr>
    </w:lvl>
    <w:lvl w:ilvl="2" w:tplc="ABB83FFE">
      <w:numFmt w:val="bullet"/>
      <w:lvlText w:val="•"/>
      <w:lvlJc w:val="left"/>
      <w:pPr>
        <w:ind w:left="3237" w:hanging="360"/>
      </w:pPr>
      <w:rPr>
        <w:rFonts w:hint="default"/>
        <w:lang w:val="en-US" w:eastAsia="en-US" w:bidi="ar-SA"/>
      </w:rPr>
    </w:lvl>
    <w:lvl w:ilvl="3" w:tplc="4DECD598">
      <w:numFmt w:val="bullet"/>
      <w:lvlText w:val="•"/>
      <w:lvlJc w:val="left"/>
      <w:pPr>
        <w:ind w:left="4115" w:hanging="360"/>
      </w:pPr>
      <w:rPr>
        <w:rFonts w:hint="default"/>
        <w:lang w:val="en-US" w:eastAsia="en-US" w:bidi="ar-SA"/>
      </w:rPr>
    </w:lvl>
    <w:lvl w:ilvl="4" w:tplc="AC90BC0A">
      <w:numFmt w:val="bullet"/>
      <w:lvlText w:val="•"/>
      <w:lvlJc w:val="left"/>
      <w:pPr>
        <w:ind w:left="4993" w:hanging="360"/>
      </w:pPr>
      <w:rPr>
        <w:rFonts w:hint="default"/>
        <w:lang w:val="en-US" w:eastAsia="en-US" w:bidi="ar-SA"/>
      </w:rPr>
    </w:lvl>
    <w:lvl w:ilvl="5" w:tplc="57F6DB8C">
      <w:numFmt w:val="bullet"/>
      <w:lvlText w:val="•"/>
      <w:lvlJc w:val="left"/>
      <w:pPr>
        <w:ind w:left="5871" w:hanging="360"/>
      </w:pPr>
      <w:rPr>
        <w:rFonts w:hint="default"/>
        <w:lang w:val="en-US" w:eastAsia="en-US" w:bidi="ar-SA"/>
      </w:rPr>
    </w:lvl>
    <w:lvl w:ilvl="6" w:tplc="060AFA3C">
      <w:numFmt w:val="bullet"/>
      <w:lvlText w:val="•"/>
      <w:lvlJc w:val="left"/>
      <w:pPr>
        <w:ind w:left="6748" w:hanging="360"/>
      </w:pPr>
      <w:rPr>
        <w:rFonts w:hint="default"/>
        <w:lang w:val="en-US" w:eastAsia="en-US" w:bidi="ar-SA"/>
      </w:rPr>
    </w:lvl>
    <w:lvl w:ilvl="7" w:tplc="9044E76A">
      <w:numFmt w:val="bullet"/>
      <w:lvlText w:val="•"/>
      <w:lvlJc w:val="left"/>
      <w:pPr>
        <w:ind w:left="7626" w:hanging="360"/>
      </w:pPr>
      <w:rPr>
        <w:rFonts w:hint="default"/>
        <w:lang w:val="en-US" w:eastAsia="en-US" w:bidi="ar-SA"/>
      </w:rPr>
    </w:lvl>
    <w:lvl w:ilvl="8" w:tplc="5A68B8C0">
      <w:numFmt w:val="bullet"/>
      <w:lvlText w:val="•"/>
      <w:lvlJc w:val="left"/>
      <w:pPr>
        <w:ind w:left="8504" w:hanging="360"/>
      </w:pPr>
      <w:rPr>
        <w:rFonts w:hint="default"/>
        <w:lang w:val="en-US" w:eastAsia="en-US" w:bidi="ar-SA"/>
      </w:rPr>
    </w:lvl>
  </w:abstractNum>
  <w:abstractNum w:abstractNumId="9" w15:restartNumberingAfterBreak="0">
    <w:nsid w:val="13AC5395"/>
    <w:multiLevelType w:val="hybridMultilevel"/>
    <w:tmpl w:val="A008027C"/>
    <w:lvl w:ilvl="0" w:tplc="A0789498">
      <w:numFmt w:val="bullet"/>
      <w:lvlText w:val="•"/>
      <w:lvlJc w:val="left"/>
      <w:pPr>
        <w:ind w:left="2384" w:hanging="360"/>
      </w:pPr>
      <w:rPr>
        <w:rFonts w:ascii="Times New Roman" w:eastAsia="Times New Roman" w:hAnsi="Times New Roman" w:cs="Times New Roman" w:hint="default"/>
        <w:b w:val="0"/>
        <w:bCs w:val="0"/>
        <w:i w:val="0"/>
        <w:iCs w:val="0"/>
        <w:w w:val="100"/>
        <w:sz w:val="24"/>
        <w:szCs w:val="24"/>
        <w:lang w:val="en-US" w:eastAsia="en-US" w:bidi="ar-SA"/>
      </w:rPr>
    </w:lvl>
    <w:lvl w:ilvl="1" w:tplc="FEDCF676">
      <w:numFmt w:val="bullet"/>
      <w:lvlText w:val="•"/>
      <w:lvlJc w:val="left"/>
      <w:pPr>
        <w:ind w:left="3168" w:hanging="360"/>
      </w:pPr>
      <w:rPr>
        <w:rFonts w:hint="default"/>
        <w:lang w:val="en-US" w:eastAsia="en-US" w:bidi="ar-SA"/>
      </w:rPr>
    </w:lvl>
    <w:lvl w:ilvl="2" w:tplc="9A4E0CA8">
      <w:numFmt w:val="bullet"/>
      <w:lvlText w:val="•"/>
      <w:lvlJc w:val="left"/>
      <w:pPr>
        <w:ind w:left="3956" w:hanging="360"/>
      </w:pPr>
      <w:rPr>
        <w:rFonts w:hint="default"/>
        <w:lang w:val="en-US" w:eastAsia="en-US" w:bidi="ar-SA"/>
      </w:rPr>
    </w:lvl>
    <w:lvl w:ilvl="3" w:tplc="D520EDFC">
      <w:numFmt w:val="bullet"/>
      <w:lvlText w:val="•"/>
      <w:lvlJc w:val="left"/>
      <w:pPr>
        <w:ind w:left="4744" w:hanging="360"/>
      </w:pPr>
      <w:rPr>
        <w:rFonts w:hint="default"/>
        <w:lang w:val="en-US" w:eastAsia="en-US" w:bidi="ar-SA"/>
      </w:rPr>
    </w:lvl>
    <w:lvl w:ilvl="4" w:tplc="9366275E">
      <w:numFmt w:val="bullet"/>
      <w:lvlText w:val="•"/>
      <w:lvlJc w:val="left"/>
      <w:pPr>
        <w:ind w:left="5532" w:hanging="360"/>
      </w:pPr>
      <w:rPr>
        <w:rFonts w:hint="default"/>
        <w:lang w:val="en-US" w:eastAsia="en-US" w:bidi="ar-SA"/>
      </w:rPr>
    </w:lvl>
    <w:lvl w:ilvl="5" w:tplc="93882C0E">
      <w:numFmt w:val="bullet"/>
      <w:lvlText w:val="•"/>
      <w:lvlJc w:val="left"/>
      <w:pPr>
        <w:ind w:left="6320" w:hanging="360"/>
      </w:pPr>
      <w:rPr>
        <w:rFonts w:hint="default"/>
        <w:lang w:val="en-US" w:eastAsia="en-US" w:bidi="ar-SA"/>
      </w:rPr>
    </w:lvl>
    <w:lvl w:ilvl="6" w:tplc="79FE9BD2">
      <w:numFmt w:val="bullet"/>
      <w:lvlText w:val="•"/>
      <w:lvlJc w:val="left"/>
      <w:pPr>
        <w:ind w:left="7108" w:hanging="360"/>
      </w:pPr>
      <w:rPr>
        <w:rFonts w:hint="default"/>
        <w:lang w:val="en-US" w:eastAsia="en-US" w:bidi="ar-SA"/>
      </w:rPr>
    </w:lvl>
    <w:lvl w:ilvl="7" w:tplc="40EC081E">
      <w:numFmt w:val="bullet"/>
      <w:lvlText w:val="•"/>
      <w:lvlJc w:val="left"/>
      <w:pPr>
        <w:ind w:left="7896" w:hanging="360"/>
      </w:pPr>
      <w:rPr>
        <w:rFonts w:hint="default"/>
        <w:lang w:val="en-US" w:eastAsia="en-US" w:bidi="ar-SA"/>
      </w:rPr>
    </w:lvl>
    <w:lvl w:ilvl="8" w:tplc="C7D24916">
      <w:numFmt w:val="bullet"/>
      <w:lvlText w:val="•"/>
      <w:lvlJc w:val="left"/>
      <w:pPr>
        <w:ind w:left="8684" w:hanging="360"/>
      </w:pPr>
      <w:rPr>
        <w:rFonts w:hint="default"/>
        <w:lang w:val="en-US" w:eastAsia="en-US" w:bidi="ar-SA"/>
      </w:rPr>
    </w:lvl>
  </w:abstractNum>
  <w:abstractNum w:abstractNumId="10" w15:restartNumberingAfterBreak="0">
    <w:nsid w:val="14292C3A"/>
    <w:multiLevelType w:val="hybridMultilevel"/>
    <w:tmpl w:val="078CDD10"/>
    <w:lvl w:ilvl="0" w:tplc="A0182FAA">
      <w:start w:val="9"/>
      <w:numFmt w:val="lowerLetter"/>
      <w:lvlText w:val="%1."/>
      <w:lvlJc w:val="left"/>
      <w:pPr>
        <w:ind w:left="2737" w:hanging="360"/>
      </w:pPr>
      <w:rPr>
        <w:rFonts w:hint="default"/>
      </w:rPr>
    </w:lvl>
    <w:lvl w:ilvl="1" w:tplc="04090019">
      <w:start w:val="1"/>
      <w:numFmt w:val="lowerLetter"/>
      <w:lvlText w:val="%2."/>
      <w:lvlJc w:val="left"/>
      <w:pPr>
        <w:ind w:left="3457" w:hanging="360"/>
      </w:pPr>
    </w:lvl>
    <w:lvl w:ilvl="2" w:tplc="0409001B">
      <w:start w:val="1"/>
      <w:numFmt w:val="lowerRoman"/>
      <w:lvlText w:val="%3."/>
      <w:lvlJc w:val="right"/>
      <w:pPr>
        <w:ind w:left="4177" w:hanging="180"/>
      </w:pPr>
    </w:lvl>
    <w:lvl w:ilvl="3" w:tplc="0409000F">
      <w:start w:val="1"/>
      <w:numFmt w:val="decimal"/>
      <w:lvlText w:val="%4."/>
      <w:lvlJc w:val="left"/>
      <w:pPr>
        <w:ind w:left="5850" w:hanging="360"/>
      </w:pPr>
    </w:lvl>
    <w:lvl w:ilvl="4" w:tplc="04090019" w:tentative="1">
      <w:start w:val="1"/>
      <w:numFmt w:val="lowerLetter"/>
      <w:lvlText w:val="%5."/>
      <w:lvlJc w:val="left"/>
      <w:pPr>
        <w:ind w:left="5617" w:hanging="360"/>
      </w:pPr>
    </w:lvl>
    <w:lvl w:ilvl="5" w:tplc="0409001B" w:tentative="1">
      <w:start w:val="1"/>
      <w:numFmt w:val="lowerRoman"/>
      <w:lvlText w:val="%6."/>
      <w:lvlJc w:val="right"/>
      <w:pPr>
        <w:ind w:left="6337" w:hanging="180"/>
      </w:pPr>
    </w:lvl>
    <w:lvl w:ilvl="6" w:tplc="0409000F" w:tentative="1">
      <w:start w:val="1"/>
      <w:numFmt w:val="decimal"/>
      <w:lvlText w:val="%7."/>
      <w:lvlJc w:val="left"/>
      <w:pPr>
        <w:ind w:left="7057" w:hanging="360"/>
      </w:pPr>
    </w:lvl>
    <w:lvl w:ilvl="7" w:tplc="04090019" w:tentative="1">
      <w:start w:val="1"/>
      <w:numFmt w:val="lowerLetter"/>
      <w:lvlText w:val="%8."/>
      <w:lvlJc w:val="left"/>
      <w:pPr>
        <w:ind w:left="7777" w:hanging="360"/>
      </w:pPr>
    </w:lvl>
    <w:lvl w:ilvl="8" w:tplc="0409001B" w:tentative="1">
      <w:start w:val="1"/>
      <w:numFmt w:val="lowerRoman"/>
      <w:lvlText w:val="%9."/>
      <w:lvlJc w:val="right"/>
      <w:pPr>
        <w:ind w:left="8497" w:hanging="180"/>
      </w:pPr>
    </w:lvl>
  </w:abstractNum>
  <w:abstractNum w:abstractNumId="11" w15:restartNumberingAfterBreak="0">
    <w:nsid w:val="197B3150"/>
    <w:multiLevelType w:val="hybridMultilevel"/>
    <w:tmpl w:val="ED0EDAEA"/>
    <w:lvl w:ilvl="0" w:tplc="F934FB7E">
      <w:start w:val="4"/>
      <w:numFmt w:val="upperRoman"/>
      <w:lvlText w:val="%1."/>
      <w:lvlJc w:val="left"/>
      <w:pPr>
        <w:ind w:left="937" w:hanging="831"/>
        <w:jc w:val="right"/>
      </w:pPr>
      <w:rPr>
        <w:rFonts w:ascii="Times New Roman" w:eastAsia="Times New Roman" w:hAnsi="Times New Roman" w:cs="Times New Roman" w:hint="default"/>
        <w:b/>
        <w:bCs/>
        <w:i w:val="0"/>
        <w:iCs w:val="0"/>
        <w:spacing w:val="-3"/>
        <w:w w:val="100"/>
        <w:sz w:val="22"/>
        <w:szCs w:val="22"/>
        <w:lang w:val="en-US" w:eastAsia="en-US" w:bidi="ar-SA"/>
      </w:rPr>
    </w:lvl>
    <w:lvl w:ilvl="1" w:tplc="DBC00DBC">
      <w:start w:val="1"/>
      <w:numFmt w:val="decimal"/>
      <w:lvlText w:val="%2."/>
      <w:lvlJc w:val="left"/>
      <w:pPr>
        <w:ind w:left="827" w:hanging="250"/>
      </w:pPr>
      <w:rPr>
        <w:rFonts w:hint="default"/>
        <w:w w:val="100"/>
        <w:lang w:val="en-US" w:eastAsia="en-US" w:bidi="ar-SA"/>
      </w:rPr>
    </w:lvl>
    <w:lvl w:ilvl="2" w:tplc="5CC43E26">
      <w:start w:val="1"/>
      <w:numFmt w:val="lowerLetter"/>
      <w:lvlText w:val="%3."/>
      <w:lvlJc w:val="left"/>
      <w:pPr>
        <w:ind w:left="1660" w:hanging="360"/>
      </w:pPr>
      <w:rPr>
        <w:rFonts w:hint="default"/>
        <w:w w:val="100"/>
        <w:lang w:val="en-US" w:eastAsia="en-US" w:bidi="ar-SA"/>
      </w:rPr>
    </w:lvl>
    <w:lvl w:ilvl="3" w:tplc="9B44FC10">
      <w:start w:val="1"/>
      <w:numFmt w:val="lowerRoman"/>
      <w:lvlText w:val="%4."/>
      <w:lvlJc w:val="left"/>
      <w:pPr>
        <w:ind w:left="2802" w:hanging="360"/>
      </w:pPr>
      <w:rPr>
        <w:rFonts w:ascii="Times New Roman" w:eastAsia="Times New Roman" w:hAnsi="Times New Roman" w:cs="Times New Roman" w:hint="default"/>
        <w:b w:val="0"/>
        <w:bCs w:val="0"/>
        <w:i w:val="0"/>
        <w:iCs w:val="0"/>
        <w:w w:val="100"/>
        <w:sz w:val="24"/>
        <w:szCs w:val="24"/>
        <w:lang w:val="en-US" w:eastAsia="en-US" w:bidi="ar-SA"/>
      </w:rPr>
    </w:lvl>
    <w:lvl w:ilvl="4" w:tplc="93943956">
      <w:numFmt w:val="bullet"/>
      <w:lvlText w:val="•"/>
      <w:lvlJc w:val="left"/>
      <w:pPr>
        <w:ind w:left="2020" w:hanging="360"/>
      </w:pPr>
      <w:rPr>
        <w:rFonts w:hint="default"/>
        <w:lang w:val="en-US" w:eastAsia="en-US" w:bidi="ar-SA"/>
      </w:rPr>
    </w:lvl>
    <w:lvl w:ilvl="5" w:tplc="EFD66A4A">
      <w:numFmt w:val="bullet"/>
      <w:lvlText w:val="•"/>
      <w:lvlJc w:val="left"/>
      <w:pPr>
        <w:ind w:left="2060" w:hanging="360"/>
      </w:pPr>
      <w:rPr>
        <w:rFonts w:hint="default"/>
        <w:lang w:val="en-US" w:eastAsia="en-US" w:bidi="ar-SA"/>
      </w:rPr>
    </w:lvl>
    <w:lvl w:ilvl="6" w:tplc="10DC4994">
      <w:numFmt w:val="bullet"/>
      <w:lvlText w:val="•"/>
      <w:lvlJc w:val="left"/>
      <w:pPr>
        <w:ind w:left="2800" w:hanging="360"/>
      </w:pPr>
      <w:rPr>
        <w:rFonts w:hint="default"/>
        <w:lang w:val="en-US" w:eastAsia="en-US" w:bidi="ar-SA"/>
      </w:rPr>
    </w:lvl>
    <w:lvl w:ilvl="7" w:tplc="0178BB78">
      <w:numFmt w:val="bullet"/>
      <w:lvlText w:val="•"/>
      <w:lvlJc w:val="left"/>
      <w:pPr>
        <w:ind w:left="4665" w:hanging="360"/>
      </w:pPr>
      <w:rPr>
        <w:rFonts w:hint="default"/>
        <w:lang w:val="en-US" w:eastAsia="en-US" w:bidi="ar-SA"/>
      </w:rPr>
    </w:lvl>
    <w:lvl w:ilvl="8" w:tplc="7C789D24">
      <w:numFmt w:val="bullet"/>
      <w:lvlText w:val="•"/>
      <w:lvlJc w:val="left"/>
      <w:pPr>
        <w:ind w:left="6530" w:hanging="360"/>
      </w:pPr>
      <w:rPr>
        <w:rFonts w:hint="default"/>
        <w:lang w:val="en-US" w:eastAsia="en-US" w:bidi="ar-SA"/>
      </w:rPr>
    </w:lvl>
  </w:abstractNum>
  <w:abstractNum w:abstractNumId="12" w15:restartNumberingAfterBreak="0">
    <w:nsid w:val="1A3E746B"/>
    <w:multiLevelType w:val="hybridMultilevel"/>
    <w:tmpl w:val="1756B2E6"/>
    <w:lvl w:ilvl="0" w:tplc="9C4487C8">
      <w:start w:val="1"/>
      <w:numFmt w:val="decimal"/>
      <w:lvlText w:val="%1."/>
      <w:lvlJc w:val="left"/>
      <w:pPr>
        <w:ind w:left="1660" w:hanging="360"/>
      </w:pPr>
      <w:rPr>
        <w:rFonts w:ascii="Times New Roman" w:eastAsia="Times New Roman" w:hAnsi="Times New Roman" w:cs="Times New Roman" w:hint="default"/>
        <w:b w:val="0"/>
        <w:bCs w:val="0"/>
        <w:i w:val="0"/>
        <w:iCs w:val="0"/>
        <w:w w:val="100"/>
        <w:sz w:val="24"/>
        <w:szCs w:val="24"/>
        <w:lang w:val="en-US" w:eastAsia="en-US" w:bidi="ar-SA"/>
      </w:rPr>
    </w:lvl>
    <w:lvl w:ilvl="1" w:tplc="A65807DC">
      <w:start w:val="1"/>
      <w:numFmt w:val="lowerLetter"/>
      <w:lvlText w:val="%2."/>
      <w:lvlJc w:val="left"/>
      <w:pPr>
        <w:ind w:left="2380" w:hanging="360"/>
      </w:pPr>
      <w:rPr>
        <w:rFonts w:ascii="Times New Roman" w:eastAsia="Times New Roman" w:hAnsi="Times New Roman" w:cs="Times New Roman" w:hint="default"/>
        <w:b w:val="0"/>
        <w:bCs w:val="0"/>
        <w:i w:val="0"/>
        <w:iCs w:val="0"/>
        <w:spacing w:val="-1"/>
        <w:w w:val="100"/>
        <w:sz w:val="24"/>
        <w:szCs w:val="24"/>
        <w:lang w:val="en-US" w:eastAsia="en-US" w:bidi="ar-SA"/>
      </w:rPr>
    </w:lvl>
    <w:lvl w:ilvl="2" w:tplc="0548FF18">
      <w:numFmt w:val="bullet"/>
      <w:lvlText w:val="•"/>
      <w:lvlJc w:val="left"/>
      <w:pPr>
        <w:ind w:left="3255" w:hanging="360"/>
      </w:pPr>
      <w:rPr>
        <w:rFonts w:hint="default"/>
        <w:lang w:val="en-US" w:eastAsia="en-US" w:bidi="ar-SA"/>
      </w:rPr>
    </w:lvl>
    <w:lvl w:ilvl="3" w:tplc="F95286A8">
      <w:numFmt w:val="bullet"/>
      <w:lvlText w:val="•"/>
      <w:lvlJc w:val="left"/>
      <w:pPr>
        <w:ind w:left="4131" w:hanging="360"/>
      </w:pPr>
      <w:rPr>
        <w:rFonts w:hint="default"/>
        <w:lang w:val="en-US" w:eastAsia="en-US" w:bidi="ar-SA"/>
      </w:rPr>
    </w:lvl>
    <w:lvl w:ilvl="4" w:tplc="684A6424">
      <w:numFmt w:val="bullet"/>
      <w:lvlText w:val="•"/>
      <w:lvlJc w:val="left"/>
      <w:pPr>
        <w:ind w:left="5006" w:hanging="360"/>
      </w:pPr>
      <w:rPr>
        <w:rFonts w:hint="default"/>
        <w:lang w:val="en-US" w:eastAsia="en-US" w:bidi="ar-SA"/>
      </w:rPr>
    </w:lvl>
    <w:lvl w:ilvl="5" w:tplc="45BE0D4E">
      <w:numFmt w:val="bullet"/>
      <w:lvlText w:val="•"/>
      <w:lvlJc w:val="left"/>
      <w:pPr>
        <w:ind w:left="5882" w:hanging="360"/>
      </w:pPr>
      <w:rPr>
        <w:rFonts w:hint="default"/>
        <w:lang w:val="en-US" w:eastAsia="en-US" w:bidi="ar-SA"/>
      </w:rPr>
    </w:lvl>
    <w:lvl w:ilvl="6" w:tplc="A6FEF134">
      <w:numFmt w:val="bullet"/>
      <w:lvlText w:val="•"/>
      <w:lvlJc w:val="left"/>
      <w:pPr>
        <w:ind w:left="6757" w:hanging="360"/>
      </w:pPr>
      <w:rPr>
        <w:rFonts w:hint="default"/>
        <w:lang w:val="en-US" w:eastAsia="en-US" w:bidi="ar-SA"/>
      </w:rPr>
    </w:lvl>
    <w:lvl w:ilvl="7" w:tplc="001453AC">
      <w:numFmt w:val="bullet"/>
      <w:lvlText w:val="•"/>
      <w:lvlJc w:val="left"/>
      <w:pPr>
        <w:ind w:left="7633" w:hanging="360"/>
      </w:pPr>
      <w:rPr>
        <w:rFonts w:hint="default"/>
        <w:lang w:val="en-US" w:eastAsia="en-US" w:bidi="ar-SA"/>
      </w:rPr>
    </w:lvl>
    <w:lvl w:ilvl="8" w:tplc="6E229500">
      <w:numFmt w:val="bullet"/>
      <w:lvlText w:val="•"/>
      <w:lvlJc w:val="left"/>
      <w:pPr>
        <w:ind w:left="8508" w:hanging="360"/>
      </w:pPr>
      <w:rPr>
        <w:rFonts w:hint="default"/>
        <w:lang w:val="en-US" w:eastAsia="en-US" w:bidi="ar-SA"/>
      </w:rPr>
    </w:lvl>
  </w:abstractNum>
  <w:abstractNum w:abstractNumId="13" w15:restartNumberingAfterBreak="0">
    <w:nsid w:val="1E321D97"/>
    <w:multiLevelType w:val="hybridMultilevel"/>
    <w:tmpl w:val="D4A8EAA8"/>
    <w:lvl w:ilvl="0" w:tplc="F482AC1E">
      <w:numFmt w:val="bullet"/>
      <w:lvlText w:val="o"/>
      <w:lvlJc w:val="left"/>
      <w:pPr>
        <w:ind w:left="2231" w:hanging="214"/>
      </w:pPr>
      <w:rPr>
        <w:rFonts w:ascii="Courier New" w:eastAsia="Courier New" w:hAnsi="Courier New" w:cs="Courier New" w:hint="default"/>
        <w:b w:val="0"/>
        <w:bCs w:val="0"/>
        <w:i w:val="0"/>
        <w:iCs w:val="0"/>
        <w:w w:val="100"/>
        <w:sz w:val="24"/>
        <w:szCs w:val="24"/>
        <w:lang w:val="en-US" w:eastAsia="en-US" w:bidi="ar-SA"/>
      </w:rPr>
    </w:lvl>
    <w:lvl w:ilvl="1" w:tplc="8CA63CC8">
      <w:numFmt w:val="bullet"/>
      <w:lvlText w:val=""/>
      <w:lvlJc w:val="left"/>
      <w:pPr>
        <w:ind w:left="2915" w:hanging="178"/>
      </w:pPr>
      <w:rPr>
        <w:rFonts w:ascii="Wingdings" w:eastAsia="Wingdings" w:hAnsi="Wingdings" w:cs="Wingdings" w:hint="default"/>
        <w:b w:val="0"/>
        <w:bCs w:val="0"/>
        <w:i w:val="0"/>
        <w:iCs w:val="0"/>
        <w:w w:val="100"/>
        <w:sz w:val="24"/>
        <w:szCs w:val="24"/>
        <w:lang w:val="en-US" w:eastAsia="en-US" w:bidi="ar-SA"/>
      </w:rPr>
    </w:lvl>
    <w:lvl w:ilvl="2" w:tplc="10E8DEA4">
      <w:numFmt w:val="bullet"/>
      <w:lvlText w:val="•"/>
      <w:lvlJc w:val="left"/>
      <w:pPr>
        <w:ind w:left="3735" w:hanging="178"/>
      </w:pPr>
      <w:rPr>
        <w:rFonts w:hint="default"/>
        <w:lang w:val="en-US" w:eastAsia="en-US" w:bidi="ar-SA"/>
      </w:rPr>
    </w:lvl>
    <w:lvl w:ilvl="3" w:tplc="F2E2739C">
      <w:numFmt w:val="bullet"/>
      <w:lvlText w:val="•"/>
      <w:lvlJc w:val="left"/>
      <w:pPr>
        <w:ind w:left="4551" w:hanging="178"/>
      </w:pPr>
      <w:rPr>
        <w:rFonts w:hint="default"/>
        <w:lang w:val="en-US" w:eastAsia="en-US" w:bidi="ar-SA"/>
      </w:rPr>
    </w:lvl>
    <w:lvl w:ilvl="4" w:tplc="B2AAC8C6">
      <w:numFmt w:val="bullet"/>
      <w:lvlText w:val="•"/>
      <w:lvlJc w:val="left"/>
      <w:pPr>
        <w:ind w:left="5366" w:hanging="178"/>
      </w:pPr>
      <w:rPr>
        <w:rFonts w:hint="default"/>
        <w:lang w:val="en-US" w:eastAsia="en-US" w:bidi="ar-SA"/>
      </w:rPr>
    </w:lvl>
    <w:lvl w:ilvl="5" w:tplc="D31C669A">
      <w:numFmt w:val="bullet"/>
      <w:lvlText w:val="•"/>
      <w:lvlJc w:val="left"/>
      <w:pPr>
        <w:ind w:left="6182" w:hanging="178"/>
      </w:pPr>
      <w:rPr>
        <w:rFonts w:hint="default"/>
        <w:lang w:val="en-US" w:eastAsia="en-US" w:bidi="ar-SA"/>
      </w:rPr>
    </w:lvl>
    <w:lvl w:ilvl="6" w:tplc="A00424BC">
      <w:numFmt w:val="bullet"/>
      <w:lvlText w:val="•"/>
      <w:lvlJc w:val="left"/>
      <w:pPr>
        <w:ind w:left="6997" w:hanging="178"/>
      </w:pPr>
      <w:rPr>
        <w:rFonts w:hint="default"/>
        <w:lang w:val="en-US" w:eastAsia="en-US" w:bidi="ar-SA"/>
      </w:rPr>
    </w:lvl>
    <w:lvl w:ilvl="7" w:tplc="A0685A8E">
      <w:numFmt w:val="bullet"/>
      <w:lvlText w:val="•"/>
      <w:lvlJc w:val="left"/>
      <w:pPr>
        <w:ind w:left="7813" w:hanging="178"/>
      </w:pPr>
      <w:rPr>
        <w:rFonts w:hint="default"/>
        <w:lang w:val="en-US" w:eastAsia="en-US" w:bidi="ar-SA"/>
      </w:rPr>
    </w:lvl>
    <w:lvl w:ilvl="8" w:tplc="8B76D504">
      <w:numFmt w:val="bullet"/>
      <w:lvlText w:val="•"/>
      <w:lvlJc w:val="left"/>
      <w:pPr>
        <w:ind w:left="8628" w:hanging="178"/>
      </w:pPr>
      <w:rPr>
        <w:rFonts w:hint="default"/>
        <w:lang w:val="en-US" w:eastAsia="en-US" w:bidi="ar-SA"/>
      </w:rPr>
    </w:lvl>
  </w:abstractNum>
  <w:abstractNum w:abstractNumId="14" w15:restartNumberingAfterBreak="0">
    <w:nsid w:val="1ECA6F0B"/>
    <w:multiLevelType w:val="hybridMultilevel"/>
    <w:tmpl w:val="6AD05030"/>
    <w:lvl w:ilvl="0" w:tplc="A176CAF8">
      <w:start w:val="1"/>
      <w:numFmt w:val="decimal"/>
      <w:lvlText w:val="%1."/>
      <w:lvlJc w:val="left"/>
      <w:pPr>
        <w:ind w:left="1660" w:hanging="360"/>
        <w:jc w:val="right"/>
      </w:pPr>
      <w:rPr>
        <w:rFonts w:ascii="Times New Roman" w:eastAsia="Times New Roman" w:hAnsi="Times New Roman" w:cs="Times New Roman" w:hint="default"/>
        <w:b w:val="0"/>
        <w:bCs w:val="0"/>
        <w:i w:val="0"/>
        <w:iCs w:val="0"/>
        <w:w w:val="100"/>
        <w:sz w:val="24"/>
        <w:szCs w:val="24"/>
        <w:lang w:val="en-US" w:eastAsia="en-US" w:bidi="ar-SA"/>
      </w:rPr>
    </w:lvl>
    <w:lvl w:ilvl="1" w:tplc="43741B96">
      <w:start w:val="1"/>
      <w:numFmt w:val="lowerLetter"/>
      <w:lvlText w:val="%2."/>
      <w:lvlJc w:val="left"/>
      <w:pPr>
        <w:ind w:left="2380" w:hanging="360"/>
      </w:pPr>
      <w:rPr>
        <w:rFonts w:ascii="Times New Roman" w:eastAsia="Times New Roman" w:hAnsi="Times New Roman" w:cs="Times New Roman" w:hint="default"/>
        <w:b w:val="0"/>
        <w:bCs w:val="0"/>
        <w:i w:val="0"/>
        <w:iCs w:val="0"/>
        <w:spacing w:val="-1"/>
        <w:w w:val="100"/>
        <w:sz w:val="24"/>
        <w:szCs w:val="24"/>
        <w:lang w:val="en-US" w:eastAsia="en-US" w:bidi="ar-SA"/>
      </w:rPr>
    </w:lvl>
    <w:lvl w:ilvl="2" w:tplc="C4767DC8">
      <w:numFmt w:val="bullet"/>
      <w:lvlText w:val="•"/>
      <w:lvlJc w:val="left"/>
      <w:pPr>
        <w:ind w:left="3255" w:hanging="360"/>
      </w:pPr>
      <w:rPr>
        <w:rFonts w:hint="default"/>
        <w:lang w:val="en-US" w:eastAsia="en-US" w:bidi="ar-SA"/>
      </w:rPr>
    </w:lvl>
    <w:lvl w:ilvl="3" w:tplc="FD1CDE5E">
      <w:numFmt w:val="bullet"/>
      <w:lvlText w:val="•"/>
      <w:lvlJc w:val="left"/>
      <w:pPr>
        <w:ind w:left="4131" w:hanging="360"/>
      </w:pPr>
      <w:rPr>
        <w:rFonts w:hint="default"/>
        <w:lang w:val="en-US" w:eastAsia="en-US" w:bidi="ar-SA"/>
      </w:rPr>
    </w:lvl>
    <w:lvl w:ilvl="4" w:tplc="6386955C">
      <w:numFmt w:val="bullet"/>
      <w:lvlText w:val="•"/>
      <w:lvlJc w:val="left"/>
      <w:pPr>
        <w:ind w:left="5006" w:hanging="360"/>
      </w:pPr>
      <w:rPr>
        <w:rFonts w:hint="default"/>
        <w:lang w:val="en-US" w:eastAsia="en-US" w:bidi="ar-SA"/>
      </w:rPr>
    </w:lvl>
    <w:lvl w:ilvl="5" w:tplc="95A8BFF6">
      <w:numFmt w:val="bullet"/>
      <w:lvlText w:val="•"/>
      <w:lvlJc w:val="left"/>
      <w:pPr>
        <w:ind w:left="5882" w:hanging="360"/>
      </w:pPr>
      <w:rPr>
        <w:rFonts w:hint="default"/>
        <w:lang w:val="en-US" w:eastAsia="en-US" w:bidi="ar-SA"/>
      </w:rPr>
    </w:lvl>
    <w:lvl w:ilvl="6" w:tplc="ECECC4E6">
      <w:numFmt w:val="bullet"/>
      <w:lvlText w:val="•"/>
      <w:lvlJc w:val="left"/>
      <w:pPr>
        <w:ind w:left="6757" w:hanging="360"/>
      </w:pPr>
      <w:rPr>
        <w:rFonts w:hint="default"/>
        <w:lang w:val="en-US" w:eastAsia="en-US" w:bidi="ar-SA"/>
      </w:rPr>
    </w:lvl>
    <w:lvl w:ilvl="7" w:tplc="466AD5D4">
      <w:numFmt w:val="bullet"/>
      <w:lvlText w:val="•"/>
      <w:lvlJc w:val="left"/>
      <w:pPr>
        <w:ind w:left="7633" w:hanging="360"/>
      </w:pPr>
      <w:rPr>
        <w:rFonts w:hint="default"/>
        <w:lang w:val="en-US" w:eastAsia="en-US" w:bidi="ar-SA"/>
      </w:rPr>
    </w:lvl>
    <w:lvl w:ilvl="8" w:tplc="B5CE2C74">
      <w:numFmt w:val="bullet"/>
      <w:lvlText w:val="•"/>
      <w:lvlJc w:val="left"/>
      <w:pPr>
        <w:ind w:left="8508" w:hanging="360"/>
      </w:pPr>
      <w:rPr>
        <w:rFonts w:hint="default"/>
        <w:lang w:val="en-US" w:eastAsia="en-US" w:bidi="ar-SA"/>
      </w:rPr>
    </w:lvl>
  </w:abstractNum>
  <w:abstractNum w:abstractNumId="15" w15:restartNumberingAfterBreak="0">
    <w:nsid w:val="21683DBB"/>
    <w:multiLevelType w:val="hybridMultilevel"/>
    <w:tmpl w:val="C7A8363C"/>
    <w:lvl w:ilvl="0" w:tplc="012A2058">
      <w:start w:val="1"/>
      <w:numFmt w:val="decimal"/>
      <w:lvlText w:val="%1."/>
      <w:lvlJc w:val="left"/>
      <w:pPr>
        <w:ind w:left="1660" w:hanging="360"/>
      </w:pPr>
      <w:rPr>
        <w:rFonts w:ascii="Times New Roman" w:eastAsia="Times New Roman" w:hAnsi="Times New Roman" w:cs="Times New Roman" w:hint="default"/>
        <w:b w:val="0"/>
        <w:bCs w:val="0"/>
        <w:i w:val="0"/>
        <w:iCs w:val="0"/>
        <w:w w:val="100"/>
        <w:sz w:val="24"/>
        <w:szCs w:val="24"/>
        <w:lang w:val="en-US" w:eastAsia="en-US" w:bidi="ar-SA"/>
      </w:rPr>
    </w:lvl>
    <w:lvl w:ilvl="1" w:tplc="47CCE024">
      <w:start w:val="1"/>
      <w:numFmt w:val="lowerLetter"/>
      <w:lvlText w:val="%2."/>
      <w:lvlJc w:val="left"/>
      <w:pPr>
        <w:ind w:left="2380" w:hanging="360"/>
      </w:pPr>
      <w:rPr>
        <w:rFonts w:ascii="Times New Roman" w:eastAsia="Times New Roman" w:hAnsi="Times New Roman" w:cs="Times New Roman" w:hint="default"/>
        <w:b w:val="0"/>
        <w:bCs w:val="0"/>
        <w:i w:val="0"/>
        <w:iCs w:val="0"/>
        <w:spacing w:val="-1"/>
        <w:w w:val="100"/>
        <w:sz w:val="24"/>
        <w:szCs w:val="24"/>
        <w:lang w:val="en-US" w:eastAsia="en-US" w:bidi="ar-SA"/>
      </w:rPr>
    </w:lvl>
    <w:lvl w:ilvl="2" w:tplc="3E942F8C">
      <w:numFmt w:val="bullet"/>
      <w:lvlText w:val="•"/>
      <w:lvlJc w:val="left"/>
      <w:pPr>
        <w:ind w:left="3255" w:hanging="360"/>
      </w:pPr>
      <w:rPr>
        <w:rFonts w:hint="default"/>
        <w:lang w:val="en-US" w:eastAsia="en-US" w:bidi="ar-SA"/>
      </w:rPr>
    </w:lvl>
    <w:lvl w:ilvl="3" w:tplc="663A3D44">
      <w:numFmt w:val="bullet"/>
      <w:lvlText w:val="•"/>
      <w:lvlJc w:val="left"/>
      <w:pPr>
        <w:ind w:left="4131" w:hanging="360"/>
      </w:pPr>
      <w:rPr>
        <w:rFonts w:hint="default"/>
        <w:lang w:val="en-US" w:eastAsia="en-US" w:bidi="ar-SA"/>
      </w:rPr>
    </w:lvl>
    <w:lvl w:ilvl="4" w:tplc="C1B6E656">
      <w:numFmt w:val="bullet"/>
      <w:lvlText w:val="•"/>
      <w:lvlJc w:val="left"/>
      <w:pPr>
        <w:ind w:left="5006" w:hanging="360"/>
      </w:pPr>
      <w:rPr>
        <w:rFonts w:hint="default"/>
        <w:lang w:val="en-US" w:eastAsia="en-US" w:bidi="ar-SA"/>
      </w:rPr>
    </w:lvl>
    <w:lvl w:ilvl="5" w:tplc="34E0EEEC">
      <w:numFmt w:val="bullet"/>
      <w:lvlText w:val="•"/>
      <w:lvlJc w:val="left"/>
      <w:pPr>
        <w:ind w:left="5882" w:hanging="360"/>
      </w:pPr>
      <w:rPr>
        <w:rFonts w:hint="default"/>
        <w:lang w:val="en-US" w:eastAsia="en-US" w:bidi="ar-SA"/>
      </w:rPr>
    </w:lvl>
    <w:lvl w:ilvl="6" w:tplc="7096C314">
      <w:numFmt w:val="bullet"/>
      <w:lvlText w:val="•"/>
      <w:lvlJc w:val="left"/>
      <w:pPr>
        <w:ind w:left="6757" w:hanging="360"/>
      </w:pPr>
      <w:rPr>
        <w:rFonts w:hint="default"/>
        <w:lang w:val="en-US" w:eastAsia="en-US" w:bidi="ar-SA"/>
      </w:rPr>
    </w:lvl>
    <w:lvl w:ilvl="7" w:tplc="6AEC4302">
      <w:numFmt w:val="bullet"/>
      <w:lvlText w:val="•"/>
      <w:lvlJc w:val="left"/>
      <w:pPr>
        <w:ind w:left="7633" w:hanging="360"/>
      </w:pPr>
      <w:rPr>
        <w:rFonts w:hint="default"/>
        <w:lang w:val="en-US" w:eastAsia="en-US" w:bidi="ar-SA"/>
      </w:rPr>
    </w:lvl>
    <w:lvl w:ilvl="8" w:tplc="00368AAA">
      <w:numFmt w:val="bullet"/>
      <w:lvlText w:val="•"/>
      <w:lvlJc w:val="left"/>
      <w:pPr>
        <w:ind w:left="8508" w:hanging="360"/>
      </w:pPr>
      <w:rPr>
        <w:rFonts w:hint="default"/>
        <w:lang w:val="en-US" w:eastAsia="en-US" w:bidi="ar-SA"/>
      </w:rPr>
    </w:lvl>
  </w:abstractNum>
  <w:abstractNum w:abstractNumId="16" w15:restartNumberingAfterBreak="0">
    <w:nsid w:val="21C002D5"/>
    <w:multiLevelType w:val="hybridMultilevel"/>
    <w:tmpl w:val="98BCCB80"/>
    <w:lvl w:ilvl="0" w:tplc="9606E6DA">
      <w:numFmt w:val="bullet"/>
      <w:lvlText w:val=""/>
      <w:lvlJc w:val="left"/>
      <w:pPr>
        <w:ind w:left="1530" w:hanging="363"/>
      </w:pPr>
      <w:rPr>
        <w:rFonts w:ascii="Symbol" w:eastAsia="Symbol" w:hAnsi="Symbol" w:cs="Symbol" w:hint="default"/>
        <w:b w:val="0"/>
        <w:bCs w:val="0"/>
        <w:i w:val="0"/>
        <w:iCs w:val="0"/>
        <w:w w:val="100"/>
        <w:sz w:val="24"/>
        <w:szCs w:val="24"/>
        <w:lang w:val="en-US" w:eastAsia="en-US" w:bidi="ar-SA"/>
      </w:rPr>
    </w:lvl>
    <w:lvl w:ilvl="1" w:tplc="B92A0A72">
      <w:numFmt w:val="bullet"/>
      <w:lvlText w:val="•"/>
      <w:lvlJc w:val="left"/>
      <w:pPr>
        <w:ind w:left="1660" w:hanging="358"/>
      </w:pPr>
      <w:rPr>
        <w:rFonts w:ascii="Arial" w:eastAsia="Arial" w:hAnsi="Arial" w:cs="Arial" w:hint="default"/>
        <w:b w:val="0"/>
        <w:bCs w:val="0"/>
        <w:i w:val="0"/>
        <w:iCs w:val="0"/>
        <w:w w:val="100"/>
        <w:sz w:val="24"/>
        <w:szCs w:val="24"/>
        <w:lang w:val="en-US" w:eastAsia="en-US" w:bidi="ar-SA"/>
      </w:rPr>
    </w:lvl>
    <w:lvl w:ilvl="2" w:tplc="FBC4433E">
      <w:numFmt w:val="bullet"/>
      <w:lvlText w:val="▪"/>
      <w:lvlJc w:val="left"/>
      <w:pPr>
        <w:ind w:left="2627" w:hanging="360"/>
      </w:pPr>
      <w:rPr>
        <w:rFonts w:ascii="Segoe UI Symbol" w:eastAsia="Segoe UI Symbol" w:hAnsi="Segoe UI Symbol" w:cs="Segoe UI Symbol" w:hint="default"/>
        <w:b w:val="0"/>
        <w:bCs w:val="0"/>
        <w:i w:val="0"/>
        <w:iCs w:val="0"/>
        <w:w w:val="100"/>
        <w:sz w:val="24"/>
        <w:szCs w:val="24"/>
        <w:lang w:val="en-US" w:eastAsia="en-US" w:bidi="ar-SA"/>
      </w:rPr>
    </w:lvl>
    <w:lvl w:ilvl="3" w:tplc="F7984BC4">
      <w:numFmt w:val="bullet"/>
      <w:lvlText w:val="•"/>
      <w:lvlJc w:val="left"/>
      <w:pPr>
        <w:ind w:left="3575" w:hanging="360"/>
      </w:pPr>
      <w:rPr>
        <w:rFonts w:hint="default"/>
        <w:lang w:val="en-US" w:eastAsia="en-US" w:bidi="ar-SA"/>
      </w:rPr>
    </w:lvl>
    <w:lvl w:ilvl="4" w:tplc="22CC3664">
      <w:numFmt w:val="bullet"/>
      <w:lvlText w:val="•"/>
      <w:lvlJc w:val="left"/>
      <w:pPr>
        <w:ind w:left="4530" w:hanging="360"/>
      </w:pPr>
      <w:rPr>
        <w:rFonts w:hint="default"/>
        <w:lang w:val="en-US" w:eastAsia="en-US" w:bidi="ar-SA"/>
      </w:rPr>
    </w:lvl>
    <w:lvl w:ilvl="5" w:tplc="239470E6">
      <w:numFmt w:val="bullet"/>
      <w:lvlText w:val="•"/>
      <w:lvlJc w:val="left"/>
      <w:pPr>
        <w:ind w:left="5485" w:hanging="360"/>
      </w:pPr>
      <w:rPr>
        <w:rFonts w:hint="default"/>
        <w:lang w:val="en-US" w:eastAsia="en-US" w:bidi="ar-SA"/>
      </w:rPr>
    </w:lvl>
    <w:lvl w:ilvl="6" w:tplc="903CDF28">
      <w:numFmt w:val="bullet"/>
      <w:lvlText w:val="•"/>
      <w:lvlJc w:val="left"/>
      <w:pPr>
        <w:ind w:left="6440" w:hanging="360"/>
      </w:pPr>
      <w:rPr>
        <w:rFonts w:hint="default"/>
        <w:lang w:val="en-US" w:eastAsia="en-US" w:bidi="ar-SA"/>
      </w:rPr>
    </w:lvl>
    <w:lvl w:ilvl="7" w:tplc="81C25CBE">
      <w:numFmt w:val="bullet"/>
      <w:lvlText w:val="•"/>
      <w:lvlJc w:val="left"/>
      <w:pPr>
        <w:ind w:left="7395" w:hanging="360"/>
      </w:pPr>
      <w:rPr>
        <w:rFonts w:hint="default"/>
        <w:lang w:val="en-US" w:eastAsia="en-US" w:bidi="ar-SA"/>
      </w:rPr>
    </w:lvl>
    <w:lvl w:ilvl="8" w:tplc="382C491A">
      <w:numFmt w:val="bullet"/>
      <w:lvlText w:val="•"/>
      <w:lvlJc w:val="left"/>
      <w:pPr>
        <w:ind w:left="8350" w:hanging="360"/>
      </w:pPr>
      <w:rPr>
        <w:rFonts w:hint="default"/>
        <w:lang w:val="en-US" w:eastAsia="en-US" w:bidi="ar-SA"/>
      </w:rPr>
    </w:lvl>
  </w:abstractNum>
  <w:abstractNum w:abstractNumId="17" w15:restartNumberingAfterBreak="0">
    <w:nsid w:val="25BE1807"/>
    <w:multiLevelType w:val="hybridMultilevel"/>
    <w:tmpl w:val="050ACACA"/>
    <w:lvl w:ilvl="0" w:tplc="4D507EC8">
      <w:start w:val="1"/>
      <w:numFmt w:val="upperLetter"/>
      <w:lvlText w:val="%1."/>
      <w:lvlJc w:val="left"/>
      <w:pPr>
        <w:ind w:left="863" w:hanging="300"/>
      </w:pPr>
      <w:rPr>
        <w:rFonts w:ascii="Times New Roman" w:eastAsia="Times New Roman" w:hAnsi="Times New Roman" w:cs="Times New Roman" w:hint="default"/>
        <w:b/>
        <w:bCs/>
        <w:i w:val="0"/>
        <w:iCs w:val="0"/>
        <w:spacing w:val="-1"/>
        <w:w w:val="100"/>
        <w:sz w:val="24"/>
        <w:szCs w:val="24"/>
        <w:lang w:val="en-US" w:eastAsia="en-US" w:bidi="ar-SA"/>
      </w:rPr>
    </w:lvl>
    <w:lvl w:ilvl="1" w:tplc="509A8BA0">
      <w:numFmt w:val="bullet"/>
      <w:lvlText w:val=""/>
      <w:lvlJc w:val="left"/>
      <w:pPr>
        <w:ind w:left="1657" w:hanging="360"/>
      </w:pPr>
      <w:rPr>
        <w:rFonts w:ascii="Wingdings" w:eastAsia="Wingdings" w:hAnsi="Wingdings" w:cs="Wingdings" w:hint="default"/>
        <w:b w:val="0"/>
        <w:bCs w:val="0"/>
        <w:i w:val="0"/>
        <w:iCs w:val="0"/>
        <w:w w:val="100"/>
        <w:sz w:val="24"/>
        <w:szCs w:val="24"/>
        <w:lang w:val="en-US" w:eastAsia="en-US" w:bidi="ar-SA"/>
      </w:rPr>
    </w:lvl>
    <w:lvl w:ilvl="2" w:tplc="EE40A574">
      <w:numFmt w:val="bullet"/>
      <w:lvlText w:val="o"/>
      <w:lvlJc w:val="left"/>
      <w:pPr>
        <w:ind w:left="2017" w:hanging="360"/>
      </w:pPr>
      <w:rPr>
        <w:rFonts w:ascii="Courier New" w:eastAsia="Courier New" w:hAnsi="Courier New" w:cs="Courier New" w:hint="default"/>
        <w:b w:val="0"/>
        <w:bCs w:val="0"/>
        <w:i w:val="0"/>
        <w:iCs w:val="0"/>
        <w:w w:val="100"/>
        <w:sz w:val="24"/>
        <w:szCs w:val="24"/>
        <w:lang w:val="en-US" w:eastAsia="en-US" w:bidi="ar-SA"/>
      </w:rPr>
    </w:lvl>
    <w:lvl w:ilvl="3" w:tplc="BD2833B6">
      <w:numFmt w:val="bullet"/>
      <w:lvlText w:val=""/>
      <w:lvlJc w:val="left"/>
      <w:pPr>
        <w:ind w:left="3457" w:hanging="358"/>
      </w:pPr>
      <w:rPr>
        <w:rFonts w:ascii="Wingdings" w:eastAsia="Wingdings" w:hAnsi="Wingdings" w:cs="Wingdings" w:hint="default"/>
        <w:b w:val="0"/>
        <w:bCs w:val="0"/>
        <w:i w:val="0"/>
        <w:iCs w:val="0"/>
        <w:w w:val="100"/>
        <w:sz w:val="24"/>
        <w:szCs w:val="24"/>
        <w:lang w:val="en-US" w:eastAsia="en-US" w:bidi="ar-SA"/>
      </w:rPr>
    </w:lvl>
    <w:lvl w:ilvl="4" w:tplc="4B242ED6">
      <w:numFmt w:val="bullet"/>
      <w:lvlText w:val="•"/>
      <w:lvlJc w:val="left"/>
      <w:pPr>
        <w:ind w:left="3460" w:hanging="358"/>
      </w:pPr>
      <w:rPr>
        <w:rFonts w:hint="default"/>
        <w:lang w:val="en-US" w:eastAsia="en-US" w:bidi="ar-SA"/>
      </w:rPr>
    </w:lvl>
    <w:lvl w:ilvl="5" w:tplc="2006FC3A">
      <w:numFmt w:val="bullet"/>
      <w:lvlText w:val="•"/>
      <w:lvlJc w:val="left"/>
      <w:pPr>
        <w:ind w:left="4593" w:hanging="358"/>
      </w:pPr>
      <w:rPr>
        <w:rFonts w:hint="default"/>
        <w:lang w:val="en-US" w:eastAsia="en-US" w:bidi="ar-SA"/>
      </w:rPr>
    </w:lvl>
    <w:lvl w:ilvl="6" w:tplc="085E630A">
      <w:numFmt w:val="bullet"/>
      <w:lvlText w:val="•"/>
      <w:lvlJc w:val="left"/>
      <w:pPr>
        <w:ind w:left="5726" w:hanging="358"/>
      </w:pPr>
      <w:rPr>
        <w:rFonts w:hint="default"/>
        <w:lang w:val="en-US" w:eastAsia="en-US" w:bidi="ar-SA"/>
      </w:rPr>
    </w:lvl>
    <w:lvl w:ilvl="7" w:tplc="F7C25ECE">
      <w:numFmt w:val="bullet"/>
      <w:lvlText w:val="•"/>
      <w:lvlJc w:val="left"/>
      <w:pPr>
        <w:ind w:left="6860" w:hanging="358"/>
      </w:pPr>
      <w:rPr>
        <w:rFonts w:hint="default"/>
        <w:lang w:val="en-US" w:eastAsia="en-US" w:bidi="ar-SA"/>
      </w:rPr>
    </w:lvl>
    <w:lvl w:ilvl="8" w:tplc="70D640FA">
      <w:numFmt w:val="bullet"/>
      <w:lvlText w:val="•"/>
      <w:lvlJc w:val="left"/>
      <w:pPr>
        <w:ind w:left="7993" w:hanging="358"/>
      </w:pPr>
      <w:rPr>
        <w:rFonts w:hint="default"/>
        <w:lang w:val="en-US" w:eastAsia="en-US" w:bidi="ar-SA"/>
      </w:rPr>
    </w:lvl>
  </w:abstractNum>
  <w:abstractNum w:abstractNumId="18" w15:restartNumberingAfterBreak="0">
    <w:nsid w:val="2DFA0A76"/>
    <w:multiLevelType w:val="hybridMultilevel"/>
    <w:tmpl w:val="07AEFD88"/>
    <w:lvl w:ilvl="0" w:tplc="155A9044">
      <w:numFmt w:val="bullet"/>
      <w:lvlText w:val="•"/>
      <w:lvlJc w:val="left"/>
      <w:pPr>
        <w:ind w:left="2384" w:hanging="360"/>
      </w:pPr>
      <w:rPr>
        <w:rFonts w:ascii="Times New Roman" w:eastAsia="Times New Roman" w:hAnsi="Times New Roman" w:cs="Times New Roman" w:hint="default"/>
        <w:b w:val="0"/>
        <w:bCs w:val="0"/>
        <w:i w:val="0"/>
        <w:iCs w:val="0"/>
        <w:w w:val="100"/>
        <w:sz w:val="24"/>
        <w:szCs w:val="24"/>
        <w:lang w:val="en-US" w:eastAsia="en-US" w:bidi="ar-SA"/>
      </w:rPr>
    </w:lvl>
    <w:lvl w:ilvl="1" w:tplc="E41000FA">
      <w:numFmt w:val="bullet"/>
      <w:lvlText w:val="•"/>
      <w:lvlJc w:val="left"/>
      <w:pPr>
        <w:ind w:left="3191" w:hanging="360"/>
      </w:pPr>
      <w:rPr>
        <w:rFonts w:ascii="Times New Roman" w:eastAsia="Times New Roman" w:hAnsi="Times New Roman" w:cs="Times New Roman" w:hint="default"/>
        <w:b w:val="0"/>
        <w:bCs w:val="0"/>
        <w:i w:val="0"/>
        <w:iCs w:val="0"/>
        <w:w w:val="100"/>
        <w:sz w:val="24"/>
        <w:szCs w:val="24"/>
        <w:lang w:val="en-US" w:eastAsia="en-US" w:bidi="ar-SA"/>
      </w:rPr>
    </w:lvl>
    <w:lvl w:ilvl="2" w:tplc="E90AB910">
      <w:numFmt w:val="bullet"/>
      <w:lvlText w:val="•"/>
      <w:lvlJc w:val="left"/>
      <w:pPr>
        <w:ind w:left="3997" w:hanging="360"/>
      </w:pPr>
      <w:rPr>
        <w:rFonts w:ascii="Times New Roman" w:eastAsia="Times New Roman" w:hAnsi="Times New Roman" w:cs="Times New Roman" w:hint="default"/>
        <w:b w:val="0"/>
        <w:bCs w:val="0"/>
        <w:i w:val="0"/>
        <w:iCs w:val="0"/>
        <w:w w:val="100"/>
        <w:sz w:val="24"/>
        <w:szCs w:val="24"/>
        <w:lang w:val="en-US" w:eastAsia="en-US" w:bidi="ar-SA"/>
      </w:rPr>
    </w:lvl>
    <w:lvl w:ilvl="3" w:tplc="53DC753A">
      <w:numFmt w:val="bullet"/>
      <w:lvlText w:val="•"/>
      <w:lvlJc w:val="left"/>
      <w:pPr>
        <w:ind w:left="4782" w:hanging="360"/>
      </w:pPr>
      <w:rPr>
        <w:rFonts w:hint="default"/>
        <w:lang w:val="en-US" w:eastAsia="en-US" w:bidi="ar-SA"/>
      </w:rPr>
    </w:lvl>
    <w:lvl w:ilvl="4" w:tplc="A03ED450">
      <w:numFmt w:val="bullet"/>
      <w:lvlText w:val="•"/>
      <w:lvlJc w:val="left"/>
      <w:pPr>
        <w:ind w:left="5565" w:hanging="360"/>
      </w:pPr>
      <w:rPr>
        <w:rFonts w:hint="default"/>
        <w:lang w:val="en-US" w:eastAsia="en-US" w:bidi="ar-SA"/>
      </w:rPr>
    </w:lvl>
    <w:lvl w:ilvl="5" w:tplc="8278D3EE">
      <w:numFmt w:val="bullet"/>
      <w:lvlText w:val="•"/>
      <w:lvlJc w:val="left"/>
      <w:pPr>
        <w:ind w:left="6347" w:hanging="360"/>
      </w:pPr>
      <w:rPr>
        <w:rFonts w:hint="default"/>
        <w:lang w:val="en-US" w:eastAsia="en-US" w:bidi="ar-SA"/>
      </w:rPr>
    </w:lvl>
    <w:lvl w:ilvl="6" w:tplc="DFB6076A">
      <w:numFmt w:val="bullet"/>
      <w:lvlText w:val="•"/>
      <w:lvlJc w:val="left"/>
      <w:pPr>
        <w:ind w:left="7130" w:hanging="360"/>
      </w:pPr>
      <w:rPr>
        <w:rFonts w:hint="default"/>
        <w:lang w:val="en-US" w:eastAsia="en-US" w:bidi="ar-SA"/>
      </w:rPr>
    </w:lvl>
    <w:lvl w:ilvl="7" w:tplc="D500FEBC">
      <w:numFmt w:val="bullet"/>
      <w:lvlText w:val="•"/>
      <w:lvlJc w:val="left"/>
      <w:pPr>
        <w:ind w:left="7912" w:hanging="360"/>
      </w:pPr>
      <w:rPr>
        <w:rFonts w:hint="default"/>
        <w:lang w:val="en-US" w:eastAsia="en-US" w:bidi="ar-SA"/>
      </w:rPr>
    </w:lvl>
    <w:lvl w:ilvl="8" w:tplc="1E7A77E2">
      <w:numFmt w:val="bullet"/>
      <w:lvlText w:val="•"/>
      <w:lvlJc w:val="left"/>
      <w:pPr>
        <w:ind w:left="8695" w:hanging="360"/>
      </w:pPr>
      <w:rPr>
        <w:rFonts w:hint="default"/>
        <w:lang w:val="en-US" w:eastAsia="en-US" w:bidi="ar-SA"/>
      </w:rPr>
    </w:lvl>
  </w:abstractNum>
  <w:abstractNum w:abstractNumId="19" w15:restartNumberingAfterBreak="0">
    <w:nsid w:val="31042915"/>
    <w:multiLevelType w:val="hybridMultilevel"/>
    <w:tmpl w:val="A79478A2"/>
    <w:lvl w:ilvl="0" w:tplc="7B5ABAC2">
      <w:start w:val="1"/>
      <w:numFmt w:val="upperLetter"/>
      <w:lvlText w:val="%1."/>
      <w:lvlJc w:val="left"/>
      <w:pPr>
        <w:ind w:left="863" w:hanging="300"/>
      </w:pPr>
      <w:rPr>
        <w:rFonts w:ascii="Times New Roman" w:eastAsia="Times New Roman" w:hAnsi="Times New Roman" w:cs="Times New Roman" w:hint="default"/>
        <w:b/>
        <w:bCs/>
        <w:i w:val="0"/>
        <w:iCs w:val="0"/>
        <w:spacing w:val="-1"/>
        <w:w w:val="100"/>
        <w:sz w:val="24"/>
        <w:szCs w:val="24"/>
        <w:lang w:val="en-US" w:eastAsia="en-US" w:bidi="ar-SA"/>
      </w:rPr>
    </w:lvl>
    <w:lvl w:ilvl="1" w:tplc="4CF4C31C">
      <w:start w:val="1"/>
      <w:numFmt w:val="decimal"/>
      <w:lvlText w:val="%2."/>
      <w:lvlJc w:val="left"/>
      <w:pPr>
        <w:ind w:left="1170" w:hanging="248"/>
      </w:pPr>
      <w:rPr>
        <w:rFonts w:hint="default"/>
        <w:w w:val="100"/>
        <w:lang w:val="en-US" w:eastAsia="en-US" w:bidi="ar-SA"/>
      </w:rPr>
    </w:lvl>
    <w:lvl w:ilvl="2" w:tplc="9576711E">
      <w:start w:val="1"/>
      <w:numFmt w:val="lowerLetter"/>
      <w:lvlText w:val="%3."/>
      <w:lvlJc w:val="left"/>
      <w:pPr>
        <w:ind w:left="1998" w:hanging="248"/>
      </w:pPr>
      <w:rPr>
        <w:rFonts w:ascii="Times New Roman" w:eastAsia="Times New Roman" w:hAnsi="Times New Roman" w:cs="Times New Roman" w:hint="default"/>
        <w:b w:val="0"/>
        <w:bCs w:val="0"/>
        <w:i w:val="0"/>
        <w:iCs w:val="0"/>
        <w:spacing w:val="-1"/>
        <w:w w:val="100"/>
        <w:sz w:val="24"/>
        <w:szCs w:val="24"/>
        <w:lang w:val="en-US" w:eastAsia="en-US" w:bidi="ar-SA"/>
      </w:rPr>
    </w:lvl>
    <w:lvl w:ilvl="3" w:tplc="106A0AFC">
      <w:numFmt w:val="bullet"/>
      <w:lvlText w:val="•"/>
      <w:lvlJc w:val="left"/>
      <w:pPr>
        <w:ind w:left="2740" w:hanging="248"/>
      </w:pPr>
      <w:rPr>
        <w:rFonts w:ascii="Arial" w:eastAsia="Arial" w:hAnsi="Arial" w:cs="Arial" w:hint="default"/>
        <w:b w:val="0"/>
        <w:bCs w:val="0"/>
        <w:i w:val="0"/>
        <w:iCs w:val="0"/>
        <w:w w:val="100"/>
        <w:sz w:val="24"/>
        <w:szCs w:val="24"/>
        <w:lang w:val="en-US" w:eastAsia="en-US" w:bidi="ar-SA"/>
      </w:rPr>
    </w:lvl>
    <w:lvl w:ilvl="4" w:tplc="D710187C">
      <w:numFmt w:val="bullet"/>
      <w:lvlText w:val="•"/>
      <w:lvlJc w:val="left"/>
      <w:pPr>
        <w:ind w:left="2000" w:hanging="248"/>
      </w:pPr>
      <w:rPr>
        <w:rFonts w:hint="default"/>
        <w:lang w:val="en-US" w:eastAsia="en-US" w:bidi="ar-SA"/>
      </w:rPr>
    </w:lvl>
    <w:lvl w:ilvl="5" w:tplc="BAA61E1E">
      <w:numFmt w:val="bullet"/>
      <w:lvlText w:val="•"/>
      <w:lvlJc w:val="left"/>
      <w:pPr>
        <w:ind w:left="2020" w:hanging="248"/>
      </w:pPr>
      <w:rPr>
        <w:rFonts w:hint="default"/>
        <w:lang w:val="en-US" w:eastAsia="en-US" w:bidi="ar-SA"/>
      </w:rPr>
    </w:lvl>
    <w:lvl w:ilvl="6" w:tplc="C0E8F8CC">
      <w:numFmt w:val="bullet"/>
      <w:lvlText w:val="•"/>
      <w:lvlJc w:val="left"/>
      <w:pPr>
        <w:ind w:left="2740" w:hanging="248"/>
      </w:pPr>
      <w:rPr>
        <w:rFonts w:hint="default"/>
        <w:lang w:val="en-US" w:eastAsia="en-US" w:bidi="ar-SA"/>
      </w:rPr>
    </w:lvl>
    <w:lvl w:ilvl="7" w:tplc="4DE0EA3A">
      <w:numFmt w:val="bullet"/>
      <w:lvlText w:val="•"/>
      <w:lvlJc w:val="left"/>
      <w:pPr>
        <w:ind w:left="4620" w:hanging="248"/>
      </w:pPr>
      <w:rPr>
        <w:rFonts w:hint="default"/>
        <w:lang w:val="en-US" w:eastAsia="en-US" w:bidi="ar-SA"/>
      </w:rPr>
    </w:lvl>
    <w:lvl w:ilvl="8" w:tplc="52DC1FA2">
      <w:numFmt w:val="bullet"/>
      <w:lvlText w:val="•"/>
      <w:lvlJc w:val="left"/>
      <w:pPr>
        <w:ind w:left="6500" w:hanging="248"/>
      </w:pPr>
      <w:rPr>
        <w:rFonts w:hint="default"/>
        <w:lang w:val="en-US" w:eastAsia="en-US" w:bidi="ar-SA"/>
      </w:rPr>
    </w:lvl>
  </w:abstractNum>
  <w:abstractNum w:abstractNumId="20" w15:restartNumberingAfterBreak="0">
    <w:nsid w:val="31F0095F"/>
    <w:multiLevelType w:val="hybridMultilevel"/>
    <w:tmpl w:val="8564BB8E"/>
    <w:lvl w:ilvl="0" w:tplc="B920AC1E">
      <w:numFmt w:val="bullet"/>
      <w:lvlText w:val=""/>
      <w:lvlJc w:val="left"/>
      <w:pPr>
        <w:ind w:left="1638" w:hanging="360"/>
      </w:pPr>
      <w:rPr>
        <w:rFonts w:ascii="Wingdings" w:eastAsia="Wingdings" w:hAnsi="Wingdings" w:cs="Wingdings" w:hint="default"/>
        <w:b w:val="0"/>
        <w:bCs w:val="0"/>
        <w:i w:val="0"/>
        <w:iCs w:val="0"/>
        <w:w w:val="100"/>
        <w:sz w:val="24"/>
        <w:szCs w:val="24"/>
        <w:lang w:val="en-US" w:eastAsia="en-US" w:bidi="ar-SA"/>
      </w:rPr>
    </w:lvl>
    <w:lvl w:ilvl="1" w:tplc="A0EAB6DC">
      <w:numFmt w:val="bullet"/>
      <w:lvlText w:val="•"/>
      <w:lvlJc w:val="left"/>
      <w:pPr>
        <w:ind w:left="2502" w:hanging="360"/>
      </w:pPr>
      <w:rPr>
        <w:rFonts w:hint="default"/>
        <w:lang w:val="en-US" w:eastAsia="en-US" w:bidi="ar-SA"/>
      </w:rPr>
    </w:lvl>
    <w:lvl w:ilvl="2" w:tplc="B096E4E6">
      <w:numFmt w:val="bullet"/>
      <w:lvlText w:val="•"/>
      <w:lvlJc w:val="left"/>
      <w:pPr>
        <w:ind w:left="3364" w:hanging="360"/>
      </w:pPr>
      <w:rPr>
        <w:rFonts w:hint="default"/>
        <w:lang w:val="en-US" w:eastAsia="en-US" w:bidi="ar-SA"/>
      </w:rPr>
    </w:lvl>
    <w:lvl w:ilvl="3" w:tplc="DCE85452">
      <w:numFmt w:val="bullet"/>
      <w:lvlText w:val="•"/>
      <w:lvlJc w:val="left"/>
      <w:pPr>
        <w:ind w:left="4226" w:hanging="360"/>
      </w:pPr>
      <w:rPr>
        <w:rFonts w:hint="default"/>
        <w:lang w:val="en-US" w:eastAsia="en-US" w:bidi="ar-SA"/>
      </w:rPr>
    </w:lvl>
    <w:lvl w:ilvl="4" w:tplc="21C4CAAE">
      <w:numFmt w:val="bullet"/>
      <w:lvlText w:val="•"/>
      <w:lvlJc w:val="left"/>
      <w:pPr>
        <w:ind w:left="5088" w:hanging="360"/>
      </w:pPr>
      <w:rPr>
        <w:rFonts w:hint="default"/>
        <w:lang w:val="en-US" w:eastAsia="en-US" w:bidi="ar-SA"/>
      </w:rPr>
    </w:lvl>
    <w:lvl w:ilvl="5" w:tplc="2902BE5C">
      <w:numFmt w:val="bullet"/>
      <w:lvlText w:val="•"/>
      <w:lvlJc w:val="left"/>
      <w:pPr>
        <w:ind w:left="5950" w:hanging="360"/>
      </w:pPr>
      <w:rPr>
        <w:rFonts w:hint="default"/>
        <w:lang w:val="en-US" w:eastAsia="en-US" w:bidi="ar-SA"/>
      </w:rPr>
    </w:lvl>
    <w:lvl w:ilvl="6" w:tplc="6F349FA8">
      <w:numFmt w:val="bullet"/>
      <w:lvlText w:val="•"/>
      <w:lvlJc w:val="left"/>
      <w:pPr>
        <w:ind w:left="6812" w:hanging="360"/>
      </w:pPr>
      <w:rPr>
        <w:rFonts w:hint="default"/>
        <w:lang w:val="en-US" w:eastAsia="en-US" w:bidi="ar-SA"/>
      </w:rPr>
    </w:lvl>
    <w:lvl w:ilvl="7" w:tplc="8F6453DE">
      <w:numFmt w:val="bullet"/>
      <w:lvlText w:val="•"/>
      <w:lvlJc w:val="left"/>
      <w:pPr>
        <w:ind w:left="7674" w:hanging="360"/>
      </w:pPr>
      <w:rPr>
        <w:rFonts w:hint="default"/>
        <w:lang w:val="en-US" w:eastAsia="en-US" w:bidi="ar-SA"/>
      </w:rPr>
    </w:lvl>
    <w:lvl w:ilvl="8" w:tplc="ED2E7E98">
      <w:numFmt w:val="bullet"/>
      <w:lvlText w:val="•"/>
      <w:lvlJc w:val="left"/>
      <w:pPr>
        <w:ind w:left="8536" w:hanging="360"/>
      </w:pPr>
      <w:rPr>
        <w:rFonts w:hint="default"/>
        <w:lang w:val="en-US" w:eastAsia="en-US" w:bidi="ar-SA"/>
      </w:rPr>
    </w:lvl>
  </w:abstractNum>
  <w:abstractNum w:abstractNumId="21" w15:restartNumberingAfterBreak="0">
    <w:nsid w:val="33464C50"/>
    <w:multiLevelType w:val="hybridMultilevel"/>
    <w:tmpl w:val="B046DC96"/>
    <w:lvl w:ilvl="0" w:tplc="28A46648">
      <w:start w:val="1"/>
      <w:numFmt w:val="decimal"/>
      <w:lvlText w:val="%1."/>
      <w:lvlJc w:val="left"/>
      <w:pPr>
        <w:ind w:left="1657" w:hanging="360"/>
      </w:pPr>
      <w:rPr>
        <w:rFonts w:ascii="Times New Roman" w:eastAsia="Times New Roman" w:hAnsi="Times New Roman" w:cs="Times New Roman" w:hint="default"/>
        <w:b w:val="0"/>
        <w:bCs w:val="0"/>
        <w:i w:val="0"/>
        <w:iCs w:val="0"/>
        <w:w w:val="100"/>
        <w:sz w:val="24"/>
        <w:szCs w:val="24"/>
        <w:lang w:val="en-US" w:eastAsia="en-US" w:bidi="ar-SA"/>
      </w:rPr>
    </w:lvl>
    <w:lvl w:ilvl="1" w:tplc="7476719C">
      <w:numFmt w:val="bullet"/>
      <w:lvlText w:val=""/>
      <w:lvlJc w:val="left"/>
      <w:pPr>
        <w:ind w:left="2020" w:hanging="360"/>
      </w:pPr>
      <w:rPr>
        <w:rFonts w:ascii="Wingdings" w:eastAsia="Wingdings" w:hAnsi="Wingdings" w:cs="Wingdings" w:hint="default"/>
        <w:b w:val="0"/>
        <w:bCs w:val="0"/>
        <w:i w:val="0"/>
        <w:iCs w:val="0"/>
        <w:w w:val="100"/>
        <w:sz w:val="24"/>
        <w:szCs w:val="24"/>
        <w:lang w:val="en-US" w:eastAsia="en-US" w:bidi="ar-SA"/>
      </w:rPr>
    </w:lvl>
    <w:lvl w:ilvl="2" w:tplc="E9D2B790">
      <w:numFmt w:val="bullet"/>
      <w:lvlText w:val=""/>
      <w:lvlJc w:val="left"/>
      <w:pPr>
        <w:ind w:left="2742" w:hanging="360"/>
      </w:pPr>
      <w:rPr>
        <w:rFonts w:ascii="Symbol" w:eastAsia="Symbol" w:hAnsi="Symbol" w:cs="Symbol" w:hint="default"/>
        <w:b w:val="0"/>
        <w:bCs w:val="0"/>
        <w:i w:val="0"/>
        <w:iCs w:val="0"/>
        <w:w w:val="100"/>
        <w:sz w:val="24"/>
        <w:szCs w:val="24"/>
        <w:lang w:val="en-US" w:eastAsia="en-US" w:bidi="ar-SA"/>
      </w:rPr>
    </w:lvl>
    <w:lvl w:ilvl="3" w:tplc="8F16D484">
      <w:numFmt w:val="bullet"/>
      <w:lvlText w:val="•"/>
      <w:lvlJc w:val="left"/>
      <w:pPr>
        <w:ind w:left="2980" w:hanging="360"/>
      </w:pPr>
      <w:rPr>
        <w:rFonts w:hint="default"/>
        <w:lang w:val="en-US" w:eastAsia="en-US" w:bidi="ar-SA"/>
      </w:rPr>
    </w:lvl>
    <w:lvl w:ilvl="4" w:tplc="41C23224">
      <w:numFmt w:val="bullet"/>
      <w:lvlText w:val="•"/>
      <w:lvlJc w:val="left"/>
      <w:pPr>
        <w:ind w:left="4020" w:hanging="360"/>
      </w:pPr>
      <w:rPr>
        <w:rFonts w:hint="default"/>
        <w:lang w:val="en-US" w:eastAsia="en-US" w:bidi="ar-SA"/>
      </w:rPr>
    </w:lvl>
    <w:lvl w:ilvl="5" w:tplc="E1ECA43C">
      <w:numFmt w:val="bullet"/>
      <w:lvlText w:val="•"/>
      <w:lvlJc w:val="left"/>
      <w:pPr>
        <w:ind w:left="5060" w:hanging="360"/>
      </w:pPr>
      <w:rPr>
        <w:rFonts w:hint="default"/>
        <w:lang w:val="en-US" w:eastAsia="en-US" w:bidi="ar-SA"/>
      </w:rPr>
    </w:lvl>
    <w:lvl w:ilvl="6" w:tplc="0544799E">
      <w:numFmt w:val="bullet"/>
      <w:lvlText w:val="•"/>
      <w:lvlJc w:val="left"/>
      <w:pPr>
        <w:ind w:left="6100" w:hanging="360"/>
      </w:pPr>
      <w:rPr>
        <w:rFonts w:hint="default"/>
        <w:lang w:val="en-US" w:eastAsia="en-US" w:bidi="ar-SA"/>
      </w:rPr>
    </w:lvl>
    <w:lvl w:ilvl="7" w:tplc="208CEA78">
      <w:numFmt w:val="bullet"/>
      <w:lvlText w:val="•"/>
      <w:lvlJc w:val="left"/>
      <w:pPr>
        <w:ind w:left="7140" w:hanging="360"/>
      </w:pPr>
      <w:rPr>
        <w:rFonts w:hint="default"/>
        <w:lang w:val="en-US" w:eastAsia="en-US" w:bidi="ar-SA"/>
      </w:rPr>
    </w:lvl>
    <w:lvl w:ilvl="8" w:tplc="939890E0">
      <w:numFmt w:val="bullet"/>
      <w:lvlText w:val="•"/>
      <w:lvlJc w:val="left"/>
      <w:pPr>
        <w:ind w:left="8180" w:hanging="360"/>
      </w:pPr>
      <w:rPr>
        <w:rFonts w:hint="default"/>
        <w:lang w:val="en-US" w:eastAsia="en-US" w:bidi="ar-SA"/>
      </w:rPr>
    </w:lvl>
  </w:abstractNum>
  <w:abstractNum w:abstractNumId="22" w15:restartNumberingAfterBreak="0">
    <w:nsid w:val="33B44424"/>
    <w:multiLevelType w:val="hybridMultilevel"/>
    <w:tmpl w:val="9190C712"/>
    <w:lvl w:ilvl="0" w:tplc="AF0CD5C8">
      <w:start w:val="1"/>
      <w:numFmt w:val="decimal"/>
      <w:lvlText w:val="%1)"/>
      <w:lvlJc w:val="left"/>
      <w:pPr>
        <w:ind w:left="2020" w:hanging="267"/>
      </w:pPr>
      <w:rPr>
        <w:rFonts w:ascii="Times New Roman" w:eastAsia="Times New Roman" w:hAnsi="Times New Roman" w:cs="Times New Roman" w:hint="default"/>
        <w:b w:val="0"/>
        <w:bCs w:val="0"/>
        <w:i w:val="0"/>
        <w:iCs w:val="0"/>
        <w:w w:val="100"/>
        <w:sz w:val="24"/>
        <w:szCs w:val="24"/>
        <w:lang w:val="en-US" w:eastAsia="en-US" w:bidi="ar-SA"/>
      </w:rPr>
    </w:lvl>
    <w:lvl w:ilvl="1" w:tplc="ED429DB6">
      <w:start w:val="1"/>
      <w:numFmt w:val="lowerLetter"/>
      <w:lvlText w:val="%2."/>
      <w:lvlJc w:val="left"/>
      <w:pPr>
        <w:ind w:left="2740" w:hanging="360"/>
      </w:pPr>
      <w:rPr>
        <w:rFonts w:ascii="Times New Roman" w:eastAsia="Times New Roman" w:hAnsi="Times New Roman" w:cs="Times New Roman" w:hint="default"/>
        <w:b w:val="0"/>
        <w:bCs w:val="0"/>
        <w:i w:val="0"/>
        <w:iCs w:val="0"/>
        <w:spacing w:val="-1"/>
        <w:w w:val="100"/>
        <w:sz w:val="24"/>
        <w:szCs w:val="24"/>
        <w:lang w:val="en-US" w:eastAsia="en-US" w:bidi="ar-SA"/>
      </w:rPr>
    </w:lvl>
    <w:lvl w:ilvl="2" w:tplc="DBBAF5C0">
      <w:numFmt w:val="bullet"/>
      <w:lvlText w:val="•"/>
      <w:lvlJc w:val="left"/>
      <w:pPr>
        <w:ind w:left="3575" w:hanging="360"/>
      </w:pPr>
      <w:rPr>
        <w:rFonts w:hint="default"/>
        <w:lang w:val="en-US" w:eastAsia="en-US" w:bidi="ar-SA"/>
      </w:rPr>
    </w:lvl>
    <w:lvl w:ilvl="3" w:tplc="8A38F086">
      <w:numFmt w:val="bullet"/>
      <w:lvlText w:val="•"/>
      <w:lvlJc w:val="left"/>
      <w:pPr>
        <w:ind w:left="4411" w:hanging="360"/>
      </w:pPr>
      <w:rPr>
        <w:rFonts w:hint="default"/>
        <w:lang w:val="en-US" w:eastAsia="en-US" w:bidi="ar-SA"/>
      </w:rPr>
    </w:lvl>
    <w:lvl w:ilvl="4" w:tplc="CBD084CA">
      <w:numFmt w:val="bullet"/>
      <w:lvlText w:val="•"/>
      <w:lvlJc w:val="left"/>
      <w:pPr>
        <w:ind w:left="5246" w:hanging="360"/>
      </w:pPr>
      <w:rPr>
        <w:rFonts w:hint="default"/>
        <w:lang w:val="en-US" w:eastAsia="en-US" w:bidi="ar-SA"/>
      </w:rPr>
    </w:lvl>
    <w:lvl w:ilvl="5" w:tplc="B95455AC">
      <w:numFmt w:val="bullet"/>
      <w:lvlText w:val="•"/>
      <w:lvlJc w:val="left"/>
      <w:pPr>
        <w:ind w:left="6082" w:hanging="360"/>
      </w:pPr>
      <w:rPr>
        <w:rFonts w:hint="default"/>
        <w:lang w:val="en-US" w:eastAsia="en-US" w:bidi="ar-SA"/>
      </w:rPr>
    </w:lvl>
    <w:lvl w:ilvl="6" w:tplc="164CC600">
      <w:numFmt w:val="bullet"/>
      <w:lvlText w:val="•"/>
      <w:lvlJc w:val="left"/>
      <w:pPr>
        <w:ind w:left="6917" w:hanging="360"/>
      </w:pPr>
      <w:rPr>
        <w:rFonts w:hint="default"/>
        <w:lang w:val="en-US" w:eastAsia="en-US" w:bidi="ar-SA"/>
      </w:rPr>
    </w:lvl>
    <w:lvl w:ilvl="7" w:tplc="93127D3A">
      <w:numFmt w:val="bullet"/>
      <w:lvlText w:val="•"/>
      <w:lvlJc w:val="left"/>
      <w:pPr>
        <w:ind w:left="7753" w:hanging="360"/>
      </w:pPr>
      <w:rPr>
        <w:rFonts w:hint="default"/>
        <w:lang w:val="en-US" w:eastAsia="en-US" w:bidi="ar-SA"/>
      </w:rPr>
    </w:lvl>
    <w:lvl w:ilvl="8" w:tplc="AA4CB424">
      <w:numFmt w:val="bullet"/>
      <w:lvlText w:val="•"/>
      <w:lvlJc w:val="left"/>
      <w:pPr>
        <w:ind w:left="8588" w:hanging="360"/>
      </w:pPr>
      <w:rPr>
        <w:rFonts w:hint="default"/>
        <w:lang w:val="en-US" w:eastAsia="en-US" w:bidi="ar-SA"/>
      </w:rPr>
    </w:lvl>
  </w:abstractNum>
  <w:abstractNum w:abstractNumId="23" w15:restartNumberingAfterBreak="0">
    <w:nsid w:val="37F904E3"/>
    <w:multiLevelType w:val="hybridMultilevel"/>
    <w:tmpl w:val="331ADE0C"/>
    <w:lvl w:ilvl="0" w:tplc="2DAED6E8">
      <w:numFmt w:val="bullet"/>
      <w:lvlText w:val="•"/>
      <w:lvlJc w:val="left"/>
      <w:pPr>
        <w:ind w:left="1420" w:hanging="358"/>
      </w:pPr>
      <w:rPr>
        <w:rFonts w:ascii="Arial" w:eastAsia="Arial" w:hAnsi="Arial" w:cs="Arial" w:hint="default"/>
        <w:b w:val="0"/>
        <w:bCs w:val="0"/>
        <w:i w:val="0"/>
        <w:iCs w:val="0"/>
        <w:w w:val="100"/>
        <w:sz w:val="24"/>
        <w:szCs w:val="24"/>
        <w:lang w:val="en-US" w:eastAsia="en-US" w:bidi="ar-SA"/>
      </w:rPr>
    </w:lvl>
    <w:lvl w:ilvl="1" w:tplc="35A08F86">
      <w:numFmt w:val="bullet"/>
      <w:lvlText w:val="•"/>
      <w:lvlJc w:val="left"/>
      <w:pPr>
        <w:ind w:left="2304" w:hanging="358"/>
      </w:pPr>
      <w:rPr>
        <w:rFonts w:hint="default"/>
        <w:lang w:val="en-US" w:eastAsia="en-US" w:bidi="ar-SA"/>
      </w:rPr>
    </w:lvl>
    <w:lvl w:ilvl="2" w:tplc="942832EE">
      <w:numFmt w:val="bullet"/>
      <w:lvlText w:val="•"/>
      <w:lvlJc w:val="left"/>
      <w:pPr>
        <w:ind w:left="3188" w:hanging="358"/>
      </w:pPr>
      <w:rPr>
        <w:rFonts w:hint="default"/>
        <w:lang w:val="en-US" w:eastAsia="en-US" w:bidi="ar-SA"/>
      </w:rPr>
    </w:lvl>
    <w:lvl w:ilvl="3" w:tplc="49A253CE">
      <w:numFmt w:val="bullet"/>
      <w:lvlText w:val="•"/>
      <w:lvlJc w:val="left"/>
      <w:pPr>
        <w:ind w:left="4072" w:hanging="358"/>
      </w:pPr>
      <w:rPr>
        <w:rFonts w:hint="default"/>
        <w:lang w:val="en-US" w:eastAsia="en-US" w:bidi="ar-SA"/>
      </w:rPr>
    </w:lvl>
    <w:lvl w:ilvl="4" w:tplc="7096BAC4">
      <w:numFmt w:val="bullet"/>
      <w:lvlText w:val="•"/>
      <w:lvlJc w:val="left"/>
      <w:pPr>
        <w:ind w:left="4956" w:hanging="358"/>
      </w:pPr>
      <w:rPr>
        <w:rFonts w:hint="default"/>
        <w:lang w:val="en-US" w:eastAsia="en-US" w:bidi="ar-SA"/>
      </w:rPr>
    </w:lvl>
    <w:lvl w:ilvl="5" w:tplc="ABC8963C">
      <w:numFmt w:val="bullet"/>
      <w:lvlText w:val="•"/>
      <w:lvlJc w:val="left"/>
      <w:pPr>
        <w:ind w:left="5840" w:hanging="358"/>
      </w:pPr>
      <w:rPr>
        <w:rFonts w:hint="default"/>
        <w:lang w:val="en-US" w:eastAsia="en-US" w:bidi="ar-SA"/>
      </w:rPr>
    </w:lvl>
    <w:lvl w:ilvl="6" w:tplc="E422695A">
      <w:numFmt w:val="bullet"/>
      <w:lvlText w:val="•"/>
      <w:lvlJc w:val="left"/>
      <w:pPr>
        <w:ind w:left="6724" w:hanging="358"/>
      </w:pPr>
      <w:rPr>
        <w:rFonts w:hint="default"/>
        <w:lang w:val="en-US" w:eastAsia="en-US" w:bidi="ar-SA"/>
      </w:rPr>
    </w:lvl>
    <w:lvl w:ilvl="7" w:tplc="23FA9CD6">
      <w:numFmt w:val="bullet"/>
      <w:lvlText w:val="•"/>
      <w:lvlJc w:val="left"/>
      <w:pPr>
        <w:ind w:left="7608" w:hanging="358"/>
      </w:pPr>
      <w:rPr>
        <w:rFonts w:hint="default"/>
        <w:lang w:val="en-US" w:eastAsia="en-US" w:bidi="ar-SA"/>
      </w:rPr>
    </w:lvl>
    <w:lvl w:ilvl="8" w:tplc="390E2EC4">
      <w:numFmt w:val="bullet"/>
      <w:lvlText w:val="•"/>
      <w:lvlJc w:val="left"/>
      <w:pPr>
        <w:ind w:left="8492" w:hanging="358"/>
      </w:pPr>
      <w:rPr>
        <w:rFonts w:hint="default"/>
        <w:lang w:val="en-US" w:eastAsia="en-US" w:bidi="ar-SA"/>
      </w:rPr>
    </w:lvl>
  </w:abstractNum>
  <w:abstractNum w:abstractNumId="24" w15:restartNumberingAfterBreak="0">
    <w:nsid w:val="38A71BC3"/>
    <w:multiLevelType w:val="hybridMultilevel"/>
    <w:tmpl w:val="6B0632F6"/>
    <w:lvl w:ilvl="0" w:tplc="96E2ECF0">
      <w:start w:val="1"/>
      <w:numFmt w:val="decimal"/>
      <w:lvlText w:val="%1)"/>
      <w:lvlJc w:val="left"/>
      <w:pPr>
        <w:ind w:left="2020" w:hanging="360"/>
      </w:pPr>
      <w:rPr>
        <w:rFonts w:ascii="Times New Roman" w:eastAsia="Times New Roman" w:hAnsi="Times New Roman" w:cs="Times New Roman" w:hint="default"/>
        <w:b w:val="0"/>
        <w:bCs w:val="0"/>
        <w:i w:val="0"/>
        <w:iCs w:val="0"/>
        <w:w w:val="100"/>
        <w:sz w:val="24"/>
        <w:szCs w:val="24"/>
        <w:lang w:val="en-US" w:eastAsia="en-US" w:bidi="ar-SA"/>
      </w:rPr>
    </w:lvl>
    <w:lvl w:ilvl="1" w:tplc="30A81056">
      <w:numFmt w:val="bullet"/>
      <w:lvlText w:val="•"/>
      <w:lvlJc w:val="left"/>
      <w:pPr>
        <w:ind w:left="2844" w:hanging="360"/>
      </w:pPr>
      <w:rPr>
        <w:rFonts w:hint="default"/>
        <w:lang w:val="en-US" w:eastAsia="en-US" w:bidi="ar-SA"/>
      </w:rPr>
    </w:lvl>
    <w:lvl w:ilvl="2" w:tplc="079AFA3C">
      <w:numFmt w:val="bullet"/>
      <w:lvlText w:val="•"/>
      <w:lvlJc w:val="left"/>
      <w:pPr>
        <w:ind w:left="3668" w:hanging="360"/>
      </w:pPr>
      <w:rPr>
        <w:rFonts w:hint="default"/>
        <w:lang w:val="en-US" w:eastAsia="en-US" w:bidi="ar-SA"/>
      </w:rPr>
    </w:lvl>
    <w:lvl w:ilvl="3" w:tplc="824879B4">
      <w:numFmt w:val="bullet"/>
      <w:lvlText w:val="•"/>
      <w:lvlJc w:val="left"/>
      <w:pPr>
        <w:ind w:left="4492" w:hanging="360"/>
      </w:pPr>
      <w:rPr>
        <w:rFonts w:hint="default"/>
        <w:lang w:val="en-US" w:eastAsia="en-US" w:bidi="ar-SA"/>
      </w:rPr>
    </w:lvl>
    <w:lvl w:ilvl="4" w:tplc="706076D6">
      <w:numFmt w:val="bullet"/>
      <w:lvlText w:val="•"/>
      <w:lvlJc w:val="left"/>
      <w:pPr>
        <w:ind w:left="5316" w:hanging="360"/>
      </w:pPr>
      <w:rPr>
        <w:rFonts w:hint="default"/>
        <w:lang w:val="en-US" w:eastAsia="en-US" w:bidi="ar-SA"/>
      </w:rPr>
    </w:lvl>
    <w:lvl w:ilvl="5" w:tplc="7B46C9FA">
      <w:numFmt w:val="bullet"/>
      <w:lvlText w:val="•"/>
      <w:lvlJc w:val="left"/>
      <w:pPr>
        <w:ind w:left="6140" w:hanging="360"/>
      </w:pPr>
      <w:rPr>
        <w:rFonts w:hint="default"/>
        <w:lang w:val="en-US" w:eastAsia="en-US" w:bidi="ar-SA"/>
      </w:rPr>
    </w:lvl>
    <w:lvl w:ilvl="6" w:tplc="1D7A1D9E">
      <w:numFmt w:val="bullet"/>
      <w:lvlText w:val="•"/>
      <w:lvlJc w:val="left"/>
      <w:pPr>
        <w:ind w:left="6964" w:hanging="360"/>
      </w:pPr>
      <w:rPr>
        <w:rFonts w:hint="default"/>
        <w:lang w:val="en-US" w:eastAsia="en-US" w:bidi="ar-SA"/>
      </w:rPr>
    </w:lvl>
    <w:lvl w:ilvl="7" w:tplc="B63810CE">
      <w:numFmt w:val="bullet"/>
      <w:lvlText w:val="•"/>
      <w:lvlJc w:val="left"/>
      <w:pPr>
        <w:ind w:left="7788" w:hanging="360"/>
      </w:pPr>
      <w:rPr>
        <w:rFonts w:hint="default"/>
        <w:lang w:val="en-US" w:eastAsia="en-US" w:bidi="ar-SA"/>
      </w:rPr>
    </w:lvl>
    <w:lvl w:ilvl="8" w:tplc="0BF03DD0">
      <w:numFmt w:val="bullet"/>
      <w:lvlText w:val="•"/>
      <w:lvlJc w:val="left"/>
      <w:pPr>
        <w:ind w:left="8612" w:hanging="360"/>
      </w:pPr>
      <w:rPr>
        <w:rFonts w:hint="default"/>
        <w:lang w:val="en-US" w:eastAsia="en-US" w:bidi="ar-SA"/>
      </w:rPr>
    </w:lvl>
  </w:abstractNum>
  <w:abstractNum w:abstractNumId="25" w15:restartNumberingAfterBreak="0">
    <w:nsid w:val="38AD75C3"/>
    <w:multiLevelType w:val="hybridMultilevel"/>
    <w:tmpl w:val="F89AF72A"/>
    <w:lvl w:ilvl="0" w:tplc="C7C2FF54">
      <w:start w:val="1"/>
      <w:numFmt w:val="decimal"/>
      <w:lvlText w:val="%1."/>
      <w:lvlJc w:val="left"/>
      <w:pPr>
        <w:ind w:left="1660" w:hanging="360"/>
      </w:pPr>
      <w:rPr>
        <w:rFonts w:ascii="Times New Roman" w:eastAsia="Times New Roman" w:hAnsi="Times New Roman" w:cs="Times New Roman" w:hint="default"/>
        <w:b w:val="0"/>
        <w:bCs w:val="0"/>
        <w:i w:val="0"/>
        <w:iCs w:val="0"/>
        <w:w w:val="100"/>
        <w:sz w:val="24"/>
        <w:szCs w:val="24"/>
        <w:lang w:val="en-US" w:eastAsia="en-US" w:bidi="ar-SA"/>
      </w:rPr>
    </w:lvl>
    <w:lvl w:ilvl="1" w:tplc="F63AC44E">
      <w:numFmt w:val="bullet"/>
      <w:lvlText w:val="•"/>
      <w:lvlJc w:val="left"/>
      <w:pPr>
        <w:ind w:left="2520" w:hanging="360"/>
      </w:pPr>
      <w:rPr>
        <w:rFonts w:hint="default"/>
        <w:lang w:val="en-US" w:eastAsia="en-US" w:bidi="ar-SA"/>
      </w:rPr>
    </w:lvl>
    <w:lvl w:ilvl="2" w:tplc="8BE8E7C0">
      <w:numFmt w:val="bullet"/>
      <w:lvlText w:val="•"/>
      <w:lvlJc w:val="left"/>
      <w:pPr>
        <w:ind w:left="3380" w:hanging="360"/>
      </w:pPr>
      <w:rPr>
        <w:rFonts w:hint="default"/>
        <w:lang w:val="en-US" w:eastAsia="en-US" w:bidi="ar-SA"/>
      </w:rPr>
    </w:lvl>
    <w:lvl w:ilvl="3" w:tplc="6EF2BFD4">
      <w:numFmt w:val="bullet"/>
      <w:lvlText w:val="•"/>
      <w:lvlJc w:val="left"/>
      <w:pPr>
        <w:ind w:left="4240" w:hanging="360"/>
      </w:pPr>
      <w:rPr>
        <w:rFonts w:hint="default"/>
        <w:lang w:val="en-US" w:eastAsia="en-US" w:bidi="ar-SA"/>
      </w:rPr>
    </w:lvl>
    <w:lvl w:ilvl="4" w:tplc="E2C65138">
      <w:numFmt w:val="bullet"/>
      <w:lvlText w:val="•"/>
      <w:lvlJc w:val="left"/>
      <w:pPr>
        <w:ind w:left="5100" w:hanging="360"/>
      </w:pPr>
      <w:rPr>
        <w:rFonts w:hint="default"/>
        <w:lang w:val="en-US" w:eastAsia="en-US" w:bidi="ar-SA"/>
      </w:rPr>
    </w:lvl>
    <w:lvl w:ilvl="5" w:tplc="61465748">
      <w:numFmt w:val="bullet"/>
      <w:lvlText w:val="•"/>
      <w:lvlJc w:val="left"/>
      <w:pPr>
        <w:ind w:left="5960" w:hanging="360"/>
      </w:pPr>
      <w:rPr>
        <w:rFonts w:hint="default"/>
        <w:lang w:val="en-US" w:eastAsia="en-US" w:bidi="ar-SA"/>
      </w:rPr>
    </w:lvl>
    <w:lvl w:ilvl="6" w:tplc="FF8AE2A4">
      <w:numFmt w:val="bullet"/>
      <w:lvlText w:val="•"/>
      <w:lvlJc w:val="left"/>
      <w:pPr>
        <w:ind w:left="6820" w:hanging="360"/>
      </w:pPr>
      <w:rPr>
        <w:rFonts w:hint="default"/>
        <w:lang w:val="en-US" w:eastAsia="en-US" w:bidi="ar-SA"/>
      </w:rPr>
    </w:lvl>
    <w:lvl w:ilvl="7" w:tplc="2B140CDE">
      <w:numFmt w:val="bullet"/>
      <w:lvlText w:val="•"/>
      <w:lvlJc w:val="left"/>
      <w:pPr>
        <w:ind w:left="7680" w:hanging="360"/>
      </w:pPr>
      <w:rPr>
        <w:rFonts w:hint="default"/>
        <w:lang w:val="en-US" w:eastAsia="en-US" w:bidi="ar-SA"/>
      </w:rPr>
    </w:lvl>
    <w:lvl w:ilvl="8" w:tplc="FADEDEAC">
      <w:numFmt w:val="bullet"/>
      <w:lvlText w:val="•"/>
      <w:lvlJc w:val="left"/>
      <w:pPr>
        <w:ind w:left="8540" w:hanging="360"/>
      </w:pPr>
      <w:rPr>
        <w:rFonts w:hint="default"/>
        <w:lang w:val="en-US" w:eastAsia="en-US" w:bidi="ar-SA"/>
      </w:rPr>
    </w:lvl>
  </w:abstractNum>
  <w:abstractNum w:abstractNumId="26" w15:restartNumberingAfterBreak="0">
    <w:nsid w:val="39D25F93"/>
    <w:multiLevelType w:val="hybridMultilevel"/>
    <w:tmpl w:val="B5620666"/>
    <w:lvl w:ilvl="0" w:tplc="E64CA346">
      <w:start w:val="2"/>
      <w:numFmt w:val="lowerRoman"/>
      <w:lvlText w:val="%1."/>
      <w:lvlJc w:val="left"/>
      <w:pPr>
        <w:ind w:left="3078" w:hanging="327"/>
      </w:pPr>
      <w:rPr>
        <w:rFonts w:ascii="Times New Roman" w:eastAsia="Times New Roman" w:hAnsi="Times New Roman" w:cs="Times New Roman" w:hint="default"/>
        <w:b w:val="0"/>
        <w:bCs w:val="0"/>
        <w:i w:val="0"/>
        <w:iCs w:val="0"/>
        <w:w w:val="100"/>
        <w:sz w:val="24"/>
        <w:szCs w:val="24"/>
        <w:lang w:val="en-US" w:eastAsia="en-US" w:bidi="ar-SA"/>
      </w:rPr>
    </w:lvl>
    <w:lvl w:ilvl="1" w:tplc="5FCA22C6">
      <w:numFmt w:val="bullet"/>
      <w:lvlText w:val="•"/>
      <w:lvlJc w:val="left"/>
      <w:pPr>
        <w:ind w:left="3798" w:hanging="327"/>
      </w:pPr>
      <w:rPr>
        <w:rFonts w:hint="default"/>
        <w:lang w:val="en-US" w:eastAsia="en-US" w:bidi="ar-SA"/>
      </w:rPr>
    </w:lvl>
    <w:lvl w:ilvl="2" w:tplc="5590CB44">
      <w:numFmt w:val="bullet"/>
      <w:lvlText w:val="•"/>
      <w:lvlJc w:val="left"/>
      <w:pPr>
        <w:ind w:left="4516" w:hanging="327"/>
      </w:pPr>
      <w:rPr>
        <w:rFonts w:hint="default"/>
        <w:lang w:val="en-US" w:eastAsia="en-US" w:bidi="ar-SA"/>
      </w:rPr>
    </w:lvl>
    <w:lvl w:ilvl="3" w:tplc="79B23530">
      <w:numFmt w:val="bullet"/>
      <w:lvlText w:val="•"/>
      <w:lvlJc w:val="left"/>
      <w:pPr>
        <w:ind w:left="5234" w:hanging="327"/>
      </w:pPr>
      <w:rPr>
        <w:rFonts w:hint="default"/>
        <w:lang w:val="en-US" w:eastAsia="en-US" w:bidi="ar-SA"/>
      </w:rPr>
    </w:lvl>
    <w:lvl w:ilvl="4" w:tplc="BD863236">
      <w:numFmt w:val="bullet"/>
      <w:lvlText w:val="•"/>
      <w:lvlJc w:val="left"/>
      <w:pPr>
        <w:ind w:left="5952" w:hanging="327"/>
      </w:pPr>
      <w:rPr>
        <w:rFonts w:hint="default"/>
        <w:lang w:val="en-US" w:eastAsia="en-US" w:bidi="ar-SA"/>
      </w:rPr>
    </w:lvl>
    <w:lvl w:ilvl="5" w:tplc="99167B7C">
      <w:numFmt w:val="bullet"/>
      <w:lvlText w:val="•"/>
      <w:lvlJc w:val="left"/>
      <w:pPr>
        <w:ind w:left="6670" w:hanging="327"/>
      </w:pPr>
      <w:rPr>
        <w:rFonts w:hint="default"/>
        <w:lang w:val="en-US" w:eastAsia="en-US" w:bidi="ar-SA"/>
      </w:rPr>
    </w:lvl>
    <w:lvl w:ilvl="6" w:tplc="AA5C16F2">
      <w:numFmt w:val="bullet"/>
      <w:lvlText w:val="•"/>
      <w:lvlJc w:val="left"/>
      <w:pPr>
        <w:ind w:left="7388" w:hanging="327"/>
      </w:pPr>
      <w:rPr>
        <w:rFonts w:hint="default"/>
        <w:lang w:val="en-US" w:eastAsia="en-US" w:bidi="ar-SA"/>
      </w:rPr>
    </w:lvl>
    <w:lvl w:ilvl="7" w:tplc="90E0828E">
      <w:numFmt w:val="bullet"/>
      <w:lvlText w:val="•"/>
      <w:lvlJc w:val="left"/>
      <w:pPr>
        <w:ind w:left="8106" w:hanging="327"/>
      </w:pPr>
      <w:rPr>
        <w:rFonts w:hint="default"/>
        <w:lang w:val="en-US" w:eastAsia="en-US" w:bidi="ar-SA"/>
      </w:rPr>
    </w:lvl>
    <w:lvl w:ilvl="8" w:tplc="E4B6AED2">
      <w:numFmt w:val="bullet"/>
      <w:lvlText w:val="•"/>
      <w:lvlJc w:val="left"/>
      <w:pPr>
        <w:ind w:left="8824" w:hanging="327"/>
      </w:pPr>
      <w:rPr>
        <w:rFonts w:hint="default"/>
        <w:lang w:val="en-US" w:eastAsia="en-US" w:bidi="ar-SA"/>
      </w:rPr>
    </w:lvl>
  </w:abstractNum>
  <w:abstractNum w:abstractNumId="27" w15:restartNumberingAfterBreak="0">
    <w:nsid w:val="3AE17963"/>
    <w:multiLevelType w:val="hybridMultilevel"/>
    <w:tmpl w:val="3C7253CA"/>
    <w:lvl w:ilvl="0" w:tplc="E856D376">
      <w:start w:val="1"/>
      <w:numFmt w:val="decimal"/>
      <w:lvlText w:val="%1."/>
      <w:lvlJc w:val="left"/>
      <w:pPr>
        <w:ind w:left="1717" w:hanging="418"/>
      </w:pPr>
      <w:rPr>
        <w:rFonts w:ascii="Times New Roman" w:eastAsia="Times New Roman" w:hAnsi="Times New Roman" w:cs="Times New Roman" w:hint="default"/>
        <w:b w:val="0"/>
        <w:bCs w:val="0"/>
        <w:i w:val="0"/>
        <w:iCs w:val="0"/>
        <w:w w:val="100"/>
        <w:sz w:val="24"/>
        <w:szCs w:val="24"/>
        <w:lang w:val="en-US" w:eastAsia="en-US" w:bidi="ar-SA"/>
      </w:rPr>
    </w:lvl>
    <w:lvl w:ilvl="1" w:tplc="DC402818">
      <w:start w:val="1"/>
      <w:numFmt w:val="lowerLetter"/>
      <w:lvlText w:val="%2."/>
      <w:lvlJc w:val="left"/>
      <w:pPr>
        <w:ind w:left="2291" w:hanging="360"/>
      </w:pPr>
      <w:rPr>
        <w:rFonts w:ascii="Times New Roman" w:eastAsia="Times New Roman" w:hAnsi="Times New Roman" w:cs="Times New Roman" w:hint="default"/>
        <w:b w:val="0"/>
        <w:bCs w:val="0"/>
        <w:i w:val="0"/>
        <w:iCs w:val="0"/>
        <w:spacing w:val="-1"/>
        <w:w w:val="100"/>
        <w:sz w:val="24"/>
        <w:szCs w:val="24"/>
        <w:lang w:val="en-US" w:eastAsia="en-US" w:bidi="ar-SA"/>
      </w:rPr>
    </w:lvl>
    <w:lvl w:ilvl="2" w:tplc="80886946">
      <w:start w:val="1"/>
      <w:numFmt w:val="lowerRoman"/>
      <w:lvlText w:val="%3."/>
      <w:lvlJc w:val="left"/>
      <w:pPr>
        <w:ind w:left="3076" w:hanging="442"/>
      </w:pPr>
      <w:rPr>
        <w:rFonts w:ascii="Times New Roman" w:eastAsia="Times New Roman" w:hAnsi="Times New Roman" w:cs="Times New Roman" w:hint="default"/>
        <w:b w:val="0"/>
        <w:bCs w:val="0"/>
        <w:i w:val="0"/>
        <w:iCs w:val="0"/>
        <w:w w:val="100"/>
        <w:sz w:val="24"/>
        <w:szCs w:val="24"/>
        <w:lang w:val="en-US" w:eastAsia="en-US" w:bidi="ar-SA"/>
      </w:rPr>
    </w:lvl>
    <w:lvl w:ilvl="3" w:tplc="336626E4">
      <w:start w:val="1"/>
      <w:numFmt w:val="decimal"/>
      <w:lvlText w:val="%4."/>
      <w:lvlJc w:val="left"/>
      <w:pPr>
        <w:ind w:left="4427" w:hanging="692"/>
      </w:pPr>
      <w:rPr>
        <w:rFonts w:ascii="Times New Roman" w:eastAsia="Times New Roman" w:hAnsi="Times New Roman" w:cs="Times New Roman" w:hint="default"/>
        <w:b w:val="0"/>
        <w:bCs w:val="0"/>
        <w:i w:val="0"/>
        <w:iCs w:val="0"/>
        <w:w w:val="100"/>
        <w:sz w:val="24"/>
        <w:szCs w:val="24"/>
        <w:lang w:val="en-US" w:eastAsia="en-US" w:bidi="ar-SA"/>
      </w:rPr>
    </w:lvl>
    <w:lvl w:ilvl="4" w:tplc="81644616">
      <w:numFmt w:val="bullet"/>
      <w:lvlText w:val="•"/>
      <w:lvlJc w:val="left"/>
      <w:pPr>
        <w:ind w:left="3040" w:hanging="692"/>
      </w:pPr>
      <w:rPr>
        <w:rFonts w:hint="default"/>
        <w:lang w:val="en-US" w:eastAsia="en-US" w:bidi="ar-SA"/>
      </w:rPr>
    </w:lvl>
    <w:lvl w:ilvl="5" w:tplc="16AAC566">
      <w:numFmt w:val="bullet"/>
      <w:lvlText w:val="•"/>
      <w:lvlJc w:val="left"/>
      <w:pPr>
        <w:ind w:left="3080" w:hanging="692"/>
      </w:pPr>
      <w:rPr>
        <w:rFonts w:hint="default"/>
        <w:lang w:val="en-US" w:eastAsia="en-US" w:bidi="ar-SA"/>
      </w:rPr>
    </w:lvl>
    <w:lvl w:ilvl="6" w:tplc="8A789204">
      <w:numFmt w:val="bullet"/>
      <w:lvlText w:val="•"/>
      <w:lvlJc w:val="left"/>
      <w:pPr>
        <w:ind w:left="3200" w:hanging="692"/>
      </w:pPr>
      <w:rPr>
        <w:rFonts w:hint="default"/>
        <w:lang w:val="en-US" w:eastAsia="en-US" w:bidi="ar-SA"/>
      </w:rPr>
    </w:lvl>
    <w:lvl w:ilvl="7" w:tplc="4ECA119E">
      <w:numFmt w:val="bullet"/>
      <w:lvlText w:val="•"/>
      <w:lvlJc w:val="left"/>
      <w:pPr>
        <w:ind w:left="3220" w:hanging="692"/>
      </w:pPr>
      <w:rPr>
        <w:rFonts w:hint="default"/>
        <w:lang w:val="en-US" w:eastAsia="en-US" w:bidi="ar-SA"/>
      </w:rPr>
    </w:lvl>
    <w:lvl w:ilvl="8" w:tplc="1AD0FEA4">
      <w:numFmt w:val="bullet"/>
      <w:lvlText w:val="•"/>
      <w:lvlJc w:val="left"/>
      <w:pPr>
        <w:ind w:left="4420" w:hanging="692"/>
      </w:pPr>
      <w:rPr>
        <w:rFonts w:hint="default"/>
        <w:lang w:val="en-US" w:eastAsia="en-US" w:bidi="ar-SA"/>
      </w:rPr>
    </w:lvl>
  </w:abstractNum>
  <w:abstractNum w:abstractNumId="28" w15:restartNumberingAfterBreak="0">
    <w:nsid w:val="3D4D0208"/>
    <w:multiLevelType w:val="hybridMultilevel"/>
    <w:tmpl w:val="1E0C2CFC"/>
    <w:lvl w:ilvl="0" w:tplc="04090001">
      <w:start w:val="1"/>
      <w:numFmt w:val="bullet"/>
      <w:lvlText w:val=""/>
      <w:lvlJc w:val="left"/>
      <w:pPr>
        <w:ind w:left="2960" w:hanging="360"/>
      </w:pPr>
      <w:rPr>
        <w:rFonts w:ascii="Symbol" w:hAnsi="Symbol" w:hint="default"/>
      </w:rPr>
    </w:lvl>
    <w:lvl w:ilvl="1" w:tplc="04090003">
      <w:start w:val="1"/>
      <w:numFmt w:val="bullet"/>
      <w:lvlText w:val="o"/>
      <w:lvlJc w:val="left"/>
      <w:pPr>
        <w:ind w:left="3680" w:hanging="360"/>
      </w:pPr>
      <w:rPr>
        <w:rFonts w:ascii="Courier New" w:hAnsi="Courier New" w:cs="Courier New" w:hint="default"/>
      </w:rPr>
    </w:lvl>
    <w:lvl w:ilvl="2" w:tplc="04090005">
      <w:start w:val="1"/>
      <w:numFmt w:val="bullet"/>
      <w:lvlText w:val=""/>
      <w:lvlJc w:val="left"/>
      <w:pPr>
        <w:ind w:left="4400" w:hanging="360"/>
      </w:pPr>
      <w:rPr>
        <w:rFonts w:ascii="Wingdings" w:hAnsi="Wingdings" w:hint="default"/>
      </w:rPr>
    </w:lvl>
    <w:lvl w:ilvl="3" w:tplc="04090001" w:tentative="1">
      <w:start w:val="1"/>
      <w:numFmt w:val="bullet"/>
      <w:lvlText w:val=""/>
      <w:lvlJc w:val="left"/>
      <w:pPr>
        <w:ind w:left="5120" w:hanging="360"/>
      </w:pPr>
      <w:rPr>
        <w:rFonts w:ascii="Symbol" w:hAnsi="Symbol" w:hint="default"/>
      </w:rPr>
    </w:lvl>
    <w:lvl w:ilvl="4" w:tplc="04090003" w:tentative="1">
      <w:start w:val="1"/>
      <w:numFmt w:val="bullet"/>
      <w:lvlText w:val="o"/>
      <w:lvlJc w:val="left"/>
      <w:pPr>
        <w:ind w:left="5840" w:hanging="360"/>
      </w:pPr>
      <w:rPr>
        <w:rFonts w:ascii="Courier New" w:hAnsi="Courier New" w:cs="Courier New" w:hint="default"/>
      </w:rPr>
    </w:lvl>
    <w:lvl w:ilvl="5" w:tplc="04090005" w:tentative="1">
      <w:start w:val="1"/>
      <w:numFmt w:val="bullet"/>
      <w:lvlText w:val=""/>
      <w:lvlJc w:val="left"/>
      <w:pPr>
        <w:ind w:left="6560" w:hanging="360"/>
      </w:pPr>
      <w:rPr>
        <w:rFonts w:ascii="Wingdings" w:hAnsi="Wingdings" w:hint="default"/>
      </w:rPr>
    </w:lvl>
    <w:lvl w:ilvl="6" w:tplc="04090001" w:tentative="1">
      <w:start w:val="1"/>
      <w:numFmt w:val="bullet"/>
      <w:lvlText w:val=""/>
      <w:lvlJc w:val="left"/>
      <w:pPr>
        <w:ind w:left="7280" w:hanging="360"/>
      </w:pPr>
      <w:rPr>
        <w:rFonts w:ascii="Symbol" w:hAnsi="Symbol" w:hint="default"/>
      </w:rPr>
    </w:lvl>
    <w:lvl w:ilvl="7" w:tplc="04090003" w:tentative="1">
      <w:start w:val="1"/>
      <w:numFmt w:val="bullet"/>
      <w:lvlText w:val="o"/>
      <w:lvlJc w:val="left"/>
      <w:pPr>
        <w:ind w:left="8000" w:hanging="360"/>
      </w:pPr>
      <w:rPr>
        <w:rFonts w:ascii="Courier New" w:hAnsi="Courier New" w:cs="Courier New" w:hint="default"/>
      </w:rPr>
    </w:lvl>
    <w:lvl w:ilvl="8" w:tplc="04090005" w:tentative="1">
      <w:start w:val="1"/>
      <w:numFmt w:val="bullet"/>
      <w:lvlText w:val=""/>
      <w:lvlJc w:val="left"/>
      <w:pPr>
        <w:ind w:left="8720" w:hanging="360"/>
      </w:pPr>
      <w:rPr>
        <w:rFonts w:ascii="Wingdings" w:hAnsi="Wingdings" w:hint="default"/>
      </w:rPr>
    </w:lvl>
  </w:abstractNum>
  <w:abstractNum w:abstractNumId="29" w15:restartNumberingAfterBreak="0">
    <w:nsid w:val="3FEC7798"/>
    <w:multiLevelType w:val="hybridMultilevel"/>
    <w:tmpl w:val="B94C13CE"/>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30" w15:restartNumberingAfterBreak="0">
    <w:nsid w:val="43281553"/>
    <w:multiLevelType w:val="hybridMultilevel"/>
    <w:tmpl w:val="A29232EC"/>
    <w:lvl w:ilvl="0" w:tplc="0B481B44">
      <w:start w:val="1"/>
      <w:numFmt w:val="upperLetter"/>
      <w:lvlText w:val="%1."/>
      <w:lvlJc w:val="left"/>
      <w:pPr>
        <w:ind w:left="863" w:hanging="300"/>
      </w:pPr>
      <w:rPr>
        <w:rFonts w:ascii="Times New Roman" w:eastAsia="Times New Roman" w:hAnsi="Times New Roman" w:cs="Times New Roman" w:hint="default"/>
        <w:b/>
        <w:bCs/>
        <w:i w:val="0"/>
        <w:iCs w:val="0"/>
        <w:spacing w:val="-1"/>
        <w:w w:val="100"/>
        <w:sz w:val="24"/>
        <w:szCs w:val="24"/>
        <w:lang w:val="en-US" w:eastAsia="en-US" w:bidi="ar-SA"/>
      </w:rPr>
    </w:lvl>
    <w:lvl w:ilvl="1" w:tplc="6AD4BE76">
      <w:numFmt w:val="bullet"/>
      <w:lvlText w:val="•"/>
      <w:lvlJc w:val="left"/>
      <w:pPr>
        <w:ind w:left="1800" w:hanging="300"/>
      </w:pPr>
      <w:rPr>
        <w:rFonts w:hint="default"/>
        <w:lang w:val="en-US" w:eastAsia="en-US" w:bidi="ar-SA"/>
      </w:rPr>
    </w:lvl>
    <w:lvl w:ilvl="2" w:tplc="3C7E04CC">
      <w:numFmt w:val="bullet"/>
      <w:lvlText w:val="•"/>
      <w:lvlJc w:val="left"/>
      <w:pPr>
        <w:ind w:left="2740" w:hanging="300"/>
      </w:pPr>
      <w:rPr>
        <w:rFonts w:hint="default"/>
        <w:lang w:val="en-US" w:eastAsia="en-US" w:bidi="ar-SA"/>
      </w:rPr>
    </w:lvl>
    <w:lvl w:ilvl="3" w:tplc="44BC4C3C">
      <w:numFmt w:val="bullet"/>
      <w:lvlText w:val="•"/>
      <w:lvlJc w:val="left"/>
      <w:pPr>
        <w:ind w:left="3680" w:hanging="300"/>
      </w:pPr>
      <w:rPr>
        <w:rFonts w:hint="default"/>
        <w:lang w:val="en-US" w:eastAsia="en-US" w:bidi="ar-SA"/>
      </w:rPr>
    </w:lvl>
    <w:lvl w:ilvl="4" w:tplc="23968350">
      <w:numFmt w:val="bullet"/>
      <w:lvlText w:val="•"/>
      <w:lvlJc w:val="left"/>
      <w:pPr>
        <w:ind w:left="4620" w:hanging="300"/>
      </w:pPr>
      <w:rPr>
        <w:rFonts w:hint="default"/>
        <w:lang w:val="en-US" w:eastAsia="en-US" w:bidi="ar-SA"/>
      </w:rPr>
    </w:lvl>
    <w:lvl w:ilvl="5" w:tplc="2A3E0560">
      <w:numFmt w:val="bullet"/>
      <w:lvlText w:val="•"/>
      <w:lvlJc w:val="left"/>
      <w:pPr>
        <w:ind w:left="5560" w:hanging="300"/>
      </w:pPr>
      <w:rPr>
        <w:rFonts w:hint="default"/>
        <w:lang w:val="en-US" w:eastAsia="en-US" w:bidi="ar-SA"/>
      </w:rPr>
    </w:lvl>
    <w:lvl w:ilvl="6" w:tplc="9F5AE97C">
      <w:numFmt w:val="bullet"/>
      <w:lvlText w:val="•"/>
      <w:lvlJc w:val="left"/>
      <w:pPr>
        <w:ind w:left="6500" w:hanging="300"/>
      </w:pPr>
      <w:rPr>
        <w:rFonts w:hint="default"/>
        <w:lang w:val="en-US" w:eastAsia="en-US" w:bidi="ar-SA"/>
      </w:rPr>
    </w:lvl>
    <w:lvl w:ilvl="7" w:tplc="ED9AB6CE">
      <w:numFmt w:val="bullet"/>
      <w:lvlText w:val="•"/>
      <w:lvlJc w:val="left"/>
      <w:pPr>
        <w:ind w:left="7440" w:hanging="300"/>
      </w:pPr>
      <w:rPr>
        <w:rFonts w:hint="default"/>
        <w:lang w:val="en-US" w:eastAsia="en-US" w:bidi="ar-SA"/>
      </w:rPr>
    </w:lvl>
    <w:lvl w:ilvl="8" w:tplc="B50E4CD0">
      <w:numFmt w:val="bullet"/>
      <w:lvlText w:val="•"/>
      <w:lvlJc w:val="left"/>
      <w:pPr>
        <w:ind w:left="8380" w:hanging="300"/>
      </w:pPr>
      <w:rPr>
        <w:rFonts w:hint="default"/>
        <w:lang w:val="en-US" w:eastAsia="en-US" w:bidi="ar-SA"/>
      </w:rPr>
    </w:lvl>
  </w:abstractNum>
  <w:abstractNum w:abstractNumId="31" w15:restartNumberingAfterBreak="0">
    <w:nsid w:val="44EC4D98"/>
    <w:multiLevelType w:val="hybridMultilevel"/>
    <w:tmpl w:val="36AE43A0"/>
    <w:lvl w:ilvl="0" w:tplc="6D5864A8">
      <w:start w:val="1"/>
      <w:numFmt w:val="lowerRoman"/>
      <w:lvlText w:val="%1."/>
      <w:lvlJc w:val="left"/>
      <w:pPr>
        <w:ind w:left="3042" w:hanging="442"/>
      </w:pPr>
      <w:rPr>
        <w:rFonts w:ascii="Times New Roman" w:eastAsia="Times New Roman" w:hAnsi="Times New Roman" w:cs="Times New Roman" w:hint="default"/>
        <w:b w:val="0"/>
        <w:bCs w:val="0"/>
        <w:i w:val="0"/>
        <w:iCs w:val="0"/>
        <w:w w:val="100"/>
        <w:sz w:val="24"/>
        <w:szCs w:val="24"/>
        <w:lang w:val="en-US" w:eastAsia="en-US" w:bidi="ar-SA"/>
      </w:rPr>
    </w:lvl>
    <w:lvl w:ilvl="1" w:tplc="1B0624B6">
      <w:numFmt w:val="bullet"/>
      <w:lvlText w:val="•"/>
      <w:lvlJc w:val="left"/>
      <w:pPr>
        <w:ind w:left="3762" w:hanging="442"/>
      </w:pPr>
      <w:rPr>
        <w:rFonts w:hint="default"/>
        <w:lang w:val="en-US" w:eastAsia="en-US" w:bidi="ar-SA"/>
      </w:rPr>
    </w:lvl>
    <w:lvl w:ilvl="2" w:tplc="D2F0EFC0">
      <w:numFmt w:val="bullet"/>
      <w:lvlText w:val="•"/>
      <w:lvlJc w:val="left"/>
      <w:pPr>
        <w:ind w:left="4484" w:hanging="442"/>
      </w:pPr>
      <w:rPr>
        <w:rFonts w:hint="default"/>
        <w:lang w:val="en-US" w:eastAsia="en-US" w:bidi="ar-SA"/>
      </w:rPr>
    </w:lvl>
    <w:lvl w:ilvl="3" w:tplc="574088C6">
      <w:numFmt w:val="bullet"/>
      <w:lvlText w:val="•"/>
      <w:lvlJc w:val="left"/>
      <w:pPr>
        <w:ind w:left="5206" w:hanging="442"/>
      </w:pPr>
      <w:rPr>
        <w:rFonts w:hint="default"/>
        <w:lang w:val="en-US" w:eastAsia="en-US" w:bidi="ar-SA"/>
      </w:rPr>
    </w:lvl>
    <w:lvl w:ilvl="4" w:tplc="B21EA356">
      <w:numFmt w:val="bullet"/>
      <w:lvlText w:val="•"/>
      <w:lvlJc w:val="left"/>
      <w:pPr>
        <w:ind w:left="5928" w:hanging="442"/>
      </w:pPr>
      <w:rPr>
        <w:rFonts w:hint="default"/>
        <w:lang w:val="en-US" w:eastAsia="en-US" w:bidi="ar-SA"/>
      </w:rPr>
    </w:lvl>
    <w:lvl w:ilvl="5" w:tplc="8B06FC12">
      <w:numFmt w:val="bullet"/>
      <w:lvlText w:val="•"/>
      <w:lvlJc w:val="left"/>
      <w:pPr>
        <w:ind w:left="6650" w:hanging="442"/>
      </w:pPr>
      <w:rPr>
        <w:rFonts w:hint="default"/>
        <w:lang w:val="en-US" w:eastAsia="en-US" w:bidi="ar-SA"/>
      </w:rPr>
    </w:lvl>
    <w:lvl w:ilvl="6" w:tplc="DCF2ABDC">
      <w:numFmt w:val="bullet"/>
      <w:lvlText w:val="•"/>
      <w:lvlJc w:val="left"/>
      <w:pPr>
        <w:ind w:left="7372" w:hanging="442"/>
      </w:pPr>
      <w:rPr>
        <w:rFonts w:hint="default"/>
        <w:lang w:val="en-US" w:eastAsia="en-US" w:bidi="ar-SA"/>
      </w:rPr>
    </w:lvl>
    <w:lvl w:ilvl="7" w:tplc="925A1570">
      <w:numFmt w:val="bullet"/>
      <w:lvlText w:val="•"/>
      <w:lvlJc w:val="left"/>
      <w:pPr>
        <w:ind w:left="8094" w:hanging="442"/>
      </w:pPr>
      <w:rPr>
        <w:rFonts w:hint="default"/>
        <w:lang w:val="en-US" w:eastAsia="en-US" w:bidi="ar-SA"/>
      </w:rPr>
    </w:lvl>
    <w:lvl w:ilvl="8" w:tplc="AA40D14A">
      <w:numFmt w:val="bullet"/>
      <w:lvlText w:val="•"/>
      <w:lvlJc w:val="left"/>
      <w:pPr>
        <w:ind w:left="8816" w:hanging="442"/>
      </w:pPr>
      <w:rPr>
        <w:rFonts w:hint="default"/>
        <w:lang w:val="en-US" w:eastAsia="en-US" w:bidi="ar-SA"/>
      </w:rPr>
    </w:lvl>
  </w:abstractNum>
  <w:abstractNum w:abstractNumId="32" w15:restartNumberingAfterBreak="0">
    <w:nsid w:val="47FB3EC6"/>
    <w:multiLevelType w:val="hybridMultilevel"/>
    <w:tmpl w:val="E60AA5FC"/>
    <w:lvl w:ilvl="0" w:tplc="4D3EC87E">
      <w:numFmt w:val="bullet"/>
      <w:lvlText w:val="•"/>
      <w:lvlJc w:val="left"/>
      <w:pPr>
        <w:ind w:left="2017" w:hanging="360"/>
      </w:pPr>
      <w:rPr>
        <w:rFonts w:ascii="Arial" w:eastAsia="Arial" w:hAnsi="Arial" w:cs="Arial" w:hint="default"/>
        <w:b w:val="0"/>
        <w:bCs w:val="0"/>
        <w:i w:val="0"/>
        <w:iCs w:val="0"/>
        <w:w w:val="100"/>
        <w:sz w:val="24"/>
        <w:szCs w:val="24"/>
        <w:lang w:val="en-US" w:eastAsia="en-US" w:bidi="ar-SA"/>
      </w:rPr>
    </w:lvl>
    <w:lvl w:ilvl="1" w:tplc="0EB81BAA">
      <w:start w:val="1"/>
      <w:numFmt w:val="decimal"/>
      <w:lvlText w:val="%2."/>
      <w:lvlJc w:val="left"/>
      <w:pPr>
        <w:ind w:left="2377" w:hanging="360"/>
      </w:pPr>
      <w:rPr>
        <w:rFonts w:ascii="Times New Roman" w:eastAsia="Times New Roman" w:hAnsi="Times New Roman" w:cs="Times New Roman" w:hint="default"/>
        <w:b w:val="0"/>
        <w:bCs w:val="0"/>
        <w:i w:val="0"/>
        <w:iCs w:val="0"/>
        <w:w w:val="100"/>
        <w:sz w:val="24"/>
        <w:szCs w:val="24"/>
        <w:lang w:val="en-US" w:eastAsia="en-US" w:bidi="ar-SA"/>
      </w:rPr>
    </w:lvl>
    <w:lvl w:ilvl="2" w:tplc="A5621E7A">
      <w:start w:val="1"/>
      <w:numFmt w:val="lowerLetter"/>
      <w:lvlText w:val="%3."/>
      <w:lvlJc w:val="left"/>
      <w:pPr>
        <w:ind w:left="3100" w:hanging="363"/>
      </w:pPr>
      <w:rPr>
        <w:rFonts w:ascii="Times New Roman" w:eastAsia="Times New Roman" w:hAnsi="Times New Roman" w:cs="Times New Roman" w:hint="default"/>
        <w:b w:val="0"/>
        <w:bCs w:val="0"/>
        <w:i w:val="0"/>
        <w:iCs w:val="0"/>
        <w:spacing w:val="-1"/>
        <w:w w:val="100"/>
        <w:sz w:val="24"/>
        <w:szCs w:val="24"/>
        <w:lang w:val="en-US" w:eastAsia="en-US" w:bidi="ar-SA"/>
      </w:rPr>
    </w:lvl>
    <w:lvl w:ilvl="3" w:tplc="A6CE9E6E">
      <w:numFmt w:val="bullet"/>
      <w:lvlText w:val="•"/>
      <w:lvlJc w:val="left"/>
      <w:pPr>
        <w:ind w:left="3100" w:hanging="363"/>
      </w:pPr>
      <w:rPr>
        <w:rFonts w:hint="default"/>
        <w:lang w:val="en-US" w:eastAsia="en-US" w:bidi="ar-SA"/>
      </w:rPr>
    </w:lvl>
    <w:lvl w:ilvl="4" w:tplc="6430E756">
      <w:numFmt w:val="bullet"/>
      <w:lvlText w:val="•"/>
      <w:lvlJc w:val="left"/>
      <w:pPr>
        <w:ind w:left="4122" w:hanging="363"/>
      </w:pPr>
      <w:rPr>
        <w:rFonts w:hint="default"/>
        <w:lang w:val="en-US" w:eastAsia="en-US" w:bidi="ar-SA"/>
      </w:rPr>
    </w:lvl>
    <w:lvl w:ilvl="5" w:tplc="8CD44940">
      <w:numFmt w:val="bullet"/>
      <w:lvlText w:val="•"/>
      <w:lvlJc w:val="left"/>
      <w:pPr>
        <w:ind w:left="5145" w:hanging="363"/>
      </w:pPr>
      <w:rPr>
        <w:rFonts w:hint="default"/>
        <w:lang w:val="en-US" w:eastAsia="en-US" w:bidi="ar-SA"/>
      </w:rPr>
    </w:lvl>
    <w:lvl w:ilvl="6" w:tplc="97F6601C">
      <w:numFmt w:val="bullet"/>
      <w:lvlText w:val="•"/>
      <w:lvlJc w:val="left"/>
      <w:pPr>
        <w:ind w:left="6168" w:hanging="363"/>
      </w:pPr>
      <w:rPr>
        <w:rFonts w:hint="default"/>
        <w:lang w:val="en-US" w:eastAsia="en-US" w:bidi="ar-SA"/>
      </w:rPr>
    </w:lvl>
    <w:lvl w:ilvl="7" w:tplc="737A709E">
      <w:numFmt w:val="bullet"/>
      <w:lvlText w:val="•"/>
      <w:lvlJc w:val="left"/>
      <w:pPr>
        <w:ind w:left="7191" w:hanging="363"/>
      </w:pPr>
      <w:rPr>
        <w:rFonts w:hint="default"/>
        <w:lang w:val="en-US" w:eastAsia="en-US" w:bidi="ar-SA"/>
      </w:rPr>
    </w:lvl>
    <w:lvl w:ilvl="8" w:tplc="CDF4A126">
      <w:numFmt w:val="bullet"/>
      <w:lvlText w:val="•"/>
      <w:lvlJc w:val="left"/>
      <w:pPr>
        <w:ind w:left="8214" w:hanging="363"/>
      </w:pPr>
      <w:rPr>
        <w:rFonts w:hint="default"/>
        <w:lang w:val="en-US" w:eastAsia="en-US" w:bidi="ar-SA"/>
      </w:rPr>
    </w:lvl>
  </w:abstractNum>
  <w:abstractNum w:abstractNumId="33" w15:restartNumberingAfterBreak="0">
    <w:nsid w:val="48716353"/>
    <w:multiLevelType w:val="hybridMultilevel"/>
    <w:tmpl w:val="5002BABA"/>
    <w:lvl w:ilvl="0" w:tplc="083AEE72">
      <w:numFmt w:val="bullet"/>
      <w:lvlText w:val="•"/>
      <w:lvlJc w:val="left"/>
      <w:pPr>
        <w:ind w:left="1660" w:hanging="358"/>
      </w:pPr>
      <w:rPr>
        <w:rFonts w:ascii="Arial" w:eastAsia="Arial" w:hAnsi="Arial" w:cs="Arial" w:hint="default"/>
        <w:b w:val="0"/>
        <w:bCs w:val="0"/>
        <w:i w:val="0"/>
        <w:iCs w:val="0"/>
        <w:w w:val="100"/>
        <w:sz w:val="24"/>
        <w:szCs w:val="24"/>
        <w:lang w:val="en-US" w:eastAsia="en-US" w:bidi="ar-SA"/>
      </w:rPr>
    </w:lvl>
    <w:lvl w:ilvl="1" w:tplc="149C245E">
      <w:numFmt w:val="bullet"/>
      <w:lvlText w:val="▪"/>
      <w:lvlJc w:val="left"/>
      <w:pPr>
        <w:ind w:left="2267" w:hanging="360"/>
      </w:pPr>
      <w:rPr>
        <w:rFonts w:ascii="Segoe UI Symbol" w:eastAsia="Segoe UI Symbol" w:hAnsi="Segoe UI Symbol" w:cs="Segoe UI Symbol" w:hint="default"/>
        <w:b w:val="0"/>
        <w:bCs w:val="0"/>
        <w:i w:val="0"/>
        <w:iCs w:val="0"/>
        <w:w w:val="100"/>
        <w:sz w:val="24"/>
        <w:szCs w:val="24"/>
        <w:lang w:val="en-US" w:eastAsia="en-US" w:bidi="ar-SA"/>
      </w:rPr>
    </w:lvl>
    <w:lvl w:ilvl="2" w:tplc="9B6C202E">
      <w:numFmt w:val="bullet"/>
      <w:lvlText w:val="•"/>
      <w:lvlJc w:val="left"/>
      <w:pPr>
        <w:ind w:left="2840" w:hanging="360"/>
      </w:pPr>
      <w:rPr>
        <w:rFonts w:hint="default"/>
        <w:lang w:val="en-US" w:eastAsia="en-US" w:bidi="ar-SA"/>
      </w:rPr>
    </w:lvl>
    <w:lvl w:ilvl="3" w:tplc="10FC05DE">
      <w:numFmt w:val="bullet"/>
      <w:lvlText w:val="•"/>
      <w:lvlJc w:val="left"/>
      <w:pPr>
        <w:ind w:left="3767" w:hanging="360"/>
      </w:pPr>
      <w:rPr>
        <w:rFonts w:hint="default"/>
        <w:lang w:val="en-US" w:eastAsia="en-US" w:bidi="ar-SA"/>
      </w:rPr>
    </w:lvl>
    <w:lvl w:ilvl="4" w:tplc="912A5ACE">
      <w:numFmt w:val="bullet"/>
      <w:lvlText w:val="•"/>
      <w:lvlJc w:val="left"/>
      <w:pPr>
        <w:ind w:left="4695" w:hanging="360"/>
      </w:pPr>
      <w:rPr>
        <w:rFonts w:hint="default"/>
        <w:lang w:val="en-US" w:eastAsia="en-US" w:bidi="ar-SA"/>
      </w:rPr>
    </w:lvl>
    <w:lvl w:ilvl="5" w:tplc="2856CD66">
      <w:numFmt w:val="bullet"/>
      <w:lvlText w:val="•"/>
      <w:lvlJc w:val="left"/>
      <w:pPr>
        <w:ind w:left="5622" w:hanging="360"/>
      </w:pPr>
      <w:rPr>
        <w:rFonts w:hint="default"/>
        <w:lang w:val="en-US" w:eastAsia="en-US" w:bidi="ar-SA"/>
      </w:rPr>
    </w:lvl>
    <w:lvl w:ilvl="6" w:tplc="4F7828AC">
      <w:numFmt w:val="bullet"/>
      <w:lvlText w:val="•"/>
      <w:lvlJc w:val="left"/>
      <w:pPr>
        <w:ind w:left="6550" w:hanging="360"/>
      </w:pPr>
      <w:rPr>
        <w:rFonts w:hint="default"/>
        <w:lang w:val="en-US" w:eastAsia="en-US" w:bidi="ar-SA"/>
      </w:rPr>
    </w:lvl>
    <w:lvl w:ilvl="7" w:tplc="B36016E2">
      <w:numFmt w:val="bullet"/>
      <w:lvlText w:val="•"/>
      <w:lvlJc w:val="left"/>
      <w:pPr>
        <w:ind w:left="7477" w:hanging="360"/>
      </w:pPr>
      <w:rPr>
        <w:rFonts w:hint="default"/>
        <w:lang w:val="en-US" w:eastAsia="en-US" w:bidi="ar-SA"/>
      </w:rPr>
    </w:lvl>
    <w:lvl w:ilvl="8" w:tplc="5B3C8B7C">
      <w:numFmt w:val="bullet"/>
      <w:lvlText w:val="•"/>
      <w:lvlJc w:val="left"/>
      <w:pPr>
        <w:ind w:left="8405" w:hanging="360"/>
      </w:pPr>
      <w:rPr>
        <w:rFonts w:hint="default"/>
        <w:lang w:val="en-US" w:eastAsia="en-US" w:bidi="ar-SA"/>
      </w:rPr>
    </w:lvl>
  </w:abstractNum>
  <w:abstractNum w:abstractNumId="34" w15:restartNumberingAfterBreak="0">
    <w:nsid w:val="488610A1"/>
    <w:multiLevelType w:val="hybridMultilevel"/>
    <w:tmpl w:val="2D94D0BA"/>
    <w:lvl w:ilvl="0" w:tplc="EC981C14">
      <w:start w:val="1"/>
      <w:numFmt w:val="lowerLetter"/>
      <w:lvlText w:val="%1."/>
      <w:lvlJc w:val="left"/>
      <w:pPr>
        <w:ind w:left="1657" w:hanging="360"/>
      </w:pPr>
      <w:rPr>
        <w:rFonts w:ascii="Times New Roman" w:eastAsia="Times New Roman" w:hAnsi="Times New Roman" w:cs="Times New Roman" w:hint="default"/>
        <w:b w:val="0"/>
        <w:bCs w:val="0"/>
        <w:i w:val="0"/>
        <w:iCs w:val="0"/>
        <w:spacing w:val="-1"/>
        <w:w w:val="100"/>
        <w:sz w:val="24"/>
        <w:szCs w:val="24"/>
        <w:lang w:val="en-US" w:eastAsia="en-US" w:bidi="ar-SA"/>
      </w:rPr>
    </w:lvl>
    <w:lvl w:ilvl="1" w:tplc="6F3CACD2">
      <w:start w:val="1"/>
      <w:numFmt w:val="lowerRoman"/>
      <w:lvlText w:val="%2."/>
      <w:lvlJc w:val="left"/>
      <w:pPr>
        <w:ind w:left="2111" w:hanging="288"/>
      </w:pPr>
      <w:rPr>
        <w:rFonts w:ascii="Times New Roman" w:eastAsia="Times New Roman" w:hAnsi="Times New Roman" w:cs="Times New Roman" w:hint="default"/>
        <w:b w:val="0"/>
        <w:bCs w:val="0"/>
        <w:i w:val="0"/>
        <w:iCs w:val="0"/>
        <w:w w:val="100"/>
        <w:sz w:val="24"/>
        <w:szCs w:val="24"/>
        <w:lang w:val="en-US" w:eastAsia="en-US" w:bidi="ar-SA"/>
      </w:rPr>
    </w:lvl>
    <w:lvl w:ilvl="2" w:tplc="80281A72">
      <w:numFmt w:val="bullet"/>
      <w:lvlText w:val="•"/>
      <w:lvlJc w:val="left"/>
      <w:pPr>
        <w:ind w:left="3024" w:hanging="288"/>
      </w:pPr>
      <w:rPr>
        <w:rFonts w:hint="default"/>
        <w:lang w:val="en-US" w:eastAsia="en-US" w:bidi="ar-SA"/>
      </w:rPr>
    </w:lvl>
    <w:lvl w:ilvl="3" w:tplc="1196249A">
      <w:numFmt w:val="bullet"/>
      <w:lvlText w:val="•"/>
      <w:lvlJc w:val="left"/>
      <w:pPr>
        <w:ind w:left="3928" w:hanging="288"/>
      </w:pPr>
      <w:rPr>
        <w:rFonts w:hint="default"/>
        <w:lang w:val="en-US" w:eastAsia="en-US" w:bidi="ar-SA"/>
      </w:rPr>
    </w:lvl>
    <w:lvl w:ilvl="4" w:tplc="B0E26828">
      <w:numFmt w:val="bullet"/>
      <w:lvlText w:val="•"/>
      <w:lvlJc w:val="left"/>
      <w:pPr>
        <w:ind w:left="4833" w:hanging="288"/>
      </w:pPr>
      <w:rPr>
        <w:rFonts w:hint="default"/>
        <w:lang w:val="en-US" w:eastAsia="en-US" w:bidi="ar-SA"/>
      </w:rPr>
    </w:lvl>
    <w:lvl w:ilvl="5" w:tplc="409AB622">
      <w:numFmt w:val="bullet"/>
      <w:lvlText w:val="•"/>
      <w:lvlJc w:val="left"/>
      <w:pPr>
        <w:ind w:left="5737" w:hanging="288"/>
      </w:pPr>
      <w:rPr>
        <w:rFonts w:hint="default"/>
        <w:lang w:val="en-US" w:eastAsia="en-US" w:bidi="ar-SA"/>
      </w:rPr>
    </w:lvl>
    <w:lvl w:ilvl="6" w:tplc="DC98302C">
      <w:numFmt w:val="bullet"/>
      <w:lvlText w:val="•"/>
      <w:lvlJc w:val="left"/>
      <w:pPr>
        <w:ind w:left="6642" w:hanging="288"/>
      </w:pPr>
      <w:rPr>
        <w:rFonts w:hint="default"/>
        <w:lang w:val="en-US" w:eastAsia="en-US" w:bidi="ar-SA"/>
      </w:rPr>
    </w:lvl>
    <w:lvl w:ilvl="7" w:tplc="7DEE6FEC">
      <w:numFmt w:val="bullet"/>
      <w:lvlText w:val="•"/>
      <w:lvlJc w:val="left"/>
      <w:pPr>
        <w:ind w:left="7546" w:hanging="288"/>
      </w:pPr>
      <w:rPr>
        <w:rFonts w:hint="default"/>
        <w:lang w:val="en-US" w:eastAsia="en-US" w:bidi="ar-SA"/>
      </w:rPr>
    </w:lvl>
    <w:lvl w:ilvl="8" w:tplc="537AD7D0">
      <w:numFmt w:val="bullet"/>
      <w:lvlText w:val="•"/>
      <w:lvlJc w:val="left"/>
      <w:pPr>
        <w:ind w:left="8451" w:hanging="288"/>
      </w:pPr>
      <w:rPr>
        <w:rFonts w:hint="default"/>
        <w:lang w:val="en-US" w:eastAsia="en-US" w:bidi="ar-SA"/>
      </w:rPr>
    </w:lvl>
  </w:abstractNum>
  <w:abstractNum w:abstractNumId="35" w15:restartNumberingAfterBreak="0">
    <w:nsid w:val="4CF06B99"/>
    <w:multiLevelType w:val="hybridMultilevel"/>
    <w:tmpl w:val="344EF320"/>
    <w:lvl w:ilvl="0" w:tplc="C7548D16">
      <w:start w:val="1"/>
      <w:numFmt w:val="upperRoman"/>
      <w:lvlText w:val="%1."/>
      <w:lvlJc w:val="left"/>
      <w:pPr>
        <w:ind w:left="942" w:hanging="504"/>
        <w:jc w:val="right"/>
      </w:pPr>
      <w:rPr>
        <w:rFonts w:ascii="Times New Roman" w:eastAsia="Times New Roman" w:hAnsi="Times New Roman" w:cs="Times New Roman" w:hint="default"/>
        <w:b/>
        <w:bCs/>
        <w:i w:val="0"/>
        <w:iCs w:val="0"/>
        <w:w w:val="100"/>
        <w:sz w:val="22"/>
        <w:szCs w:val="22"/>
        <w:lang w:val="en-US" w:eastAsia="en-US" w:bidi="ar-SA"/>
      </w:rPr>
    </w:lvl>
    <w:lvl w:ilvl="1" w:tplc="E872E24C">
      <w:start w:val="1"/>
      <w:numFmt w:val="decimal"/>
      <w:lvlText w:val="%2)"/>
      <w:lvlJc w:val="left"/>
      <w:pPr>
        <w:ind w:left="1283" w:hanging="360"/>
      </w:pPr>
      <w:rPr>
        <w:rFonts w:ascii="Times New Roman" w:eastAsia="Times New Roman" w:hAnsi="Times New Roman" w:cs="Times New Roman" w:hint="default"/>
        <w:b w:val="0"/>
        <w:bCs w:val="0"/>
        <w:i w:val="0"/>
        <w:iCs w:val="0"/>
        <w:w w:val="100"/>
        <w:sz w:val="24"/>
        <w:szCs w:val="24"/>
        <w:lang w:val="en-US" w:eastAsia="en-US" w:bidi="ar-SA"/>
      </w:rPr>
    </w:lvl>
    <w:lvl w:ilvl="2" w:tplc="2B9AFAA2">
      <w:numFmt w:val="bullet"/>
      <w:lvlText w:val="•"/>
      <w:lvlJc w:val="left"/>
      <w:pPr>
        <w:ind w:left="2277" w:hanging="360"/>
      </w:pPr>
      <w:rPr>
        <w:rFonts w:hint="default"/>
        <w:lang w:val="en-US" w:eastAsia="en-US" w:bidi="ar-SA"/>
      </w:rPr>
    </w:lvl>
    <w:lvl w:ilvl="3" w:tplc="DC5C5C04">
      <w:numFmt w:val="bullet"/>
      <w:lvlText w:val="•"/>
      <w:lvlJc w:val="left"/>
      <w:pPr>
        <w:ind w:left="3275" w:hanging="360"/>
      </w:pPr>
      <w:rPr>
        <w:rFonts w:hint="default"/>
        <w:lang w:val="en-US" w:eastAsia="en-US" w:bidi="ar-SA"/>
      </w:rPr>
    </w:lvl>
    <w:lvl w:ilvl="4" w:tplc="5D760D64">
      <w:numFmt w:val="bullet"/>
      <w:lvlText w:val="•"/>
      <w:lvlJc w:val="left"/>
      <w:pPr>
        <w:ind w:left="4273" w:hanging="360"/>
      </w:pPr>
      <w:rPr>
        <w:rFonts w:hint="default"/>
        <w:lang w:val="en-US" w:eastAsia="en-US" w:bidi="ar-SA"/>
      </w:rPr>
    </w:lvl>
    <w:lvl w:ilvl="5" w:tplc="F6ACB4F6">
      <w:numFmt w:val="bullet"/>
      <w:lvlText w:val="•"/>
      <w:lvlJc w:val="left"/>
      <w:pPr>
        <w:ind w:left="5271" w:hanging="360"/>
      </w:pPr>
      <w:rPr>
        <w:rFonts w:hint="default"/>
        <w:lang w:val="en-US" w:eastAsia="en-US" w:bidi="ar-SA"/>
      </w:rPr>
    </w:lvl>
    <w:lvl w:ilvl="6" w:tplc="CD943BC2">
      <w:numFmt w:val="bullet"/>
      <w:lvlText w:val="•"/>
      <w:lvlJc w:val="left"/>
      <w:pPr>
        <w:ind w:left="6268" w:hanging="360"/>
      </w:pPr>
      <w:rPr>
        <w:rFonts w:hint="default"/>
        <w:lang w:val="en-US" w:eastAsia="en-US" w:bidi="ar-SA"/>
      </w:rPr>
    </w:lvl>
    <w:lvl w:ilvl="7" w:tplc="E25ECCBE">
      <w:numFmt w:val="bullet"/>
      <w:lvlText w:val="•"/>
      <w:lvlJc w:val="left"/>
      <w:pPr>
        <w:ind w:left="7266" w:hanging="360"/>
      </w:pPr>
      <w:rPr>
        <w:rFonts w:hint="default"/>
        <w:lang w:val="en-US" w:eastAsia="en-US" w:bidi="ar-SA"/>
      </w:rPr>
    </w:lvl>
    <w:lvl w:ilvl="8" w:tplc="53BE02C6">
      <w:numFmt w:val="bullet"/>
      <w:lvlText w:val="•"/>
      <w:lvlJc w:val="left"/>
      <w:pPr>
        <w:ind w:left="8264" w:hanging="360"/>
      </w:pPr>
      <w:rPr>
        <w:rFonts w:hint="default"/>
        <w:lang w:val="en-US" w:eastAsia="en-US" w:bidi="ar-SA"/>
      </w:rPr>
    </w:lvl>
  </w:abstractNum>
  <w:abstractNum w:abstractNumId="36" w15:restartNumberingAfterBreak="0">
    <w:nsid w:val="520E24D0"/>
    <w:multiLevelType w:val="hybridMultilevel"/>
    <w:tmpl w:val="D9F8A4F0"/>
    <w:lvl w:ilvl="0" w:tplc="1712588A">
      <w:numFmt w:val="bullet"/>
      <w:lvlText w:val="•"/>
      <w:lvlJc w:val="left"/>
      <w:pPr>
        <w:ind w:left="1751" w:hanging="360"/>
      </w:pPr>
      <w:rPr>
        <w:rFonts w:ascii="Arial" w:eastAsia="Arial" w:hAnsi="Arial" w:cs="Arial" w:hint="default"/>
        <w:b w:val="0"/>
        <w:bCs w:val="0"/>
        <w:i w:val="0"/>
        <w:iCs w:val="0"/>
        <w:w w:val="100"/>
        <w:sz w:val="24"/>
        <w:szCs w:val="24"/>
        <w:lang w:val="en-US" w:eastAsia="en-US" w:bidi="ar-SA"/>
      </w:rPr>
    </w:lvl>
    <w:lvl w:ilvl="1" w:tplc="130400D2">
      <w:numFmt w:val="bullet"/>
      <w:lvlText w:val="•"/>
      <w:lvlJc w:val="left"/>
      <w:pPr>
        <w:ind w:left="2610" w:hanging="360"/>
      </w:pPr>
      <w:rPr>
        <w:rFonts w:hint="default"/>
        <w:lang w:val="en-US" w:eastAsia="en-US" w:bidi="ar-SA"/>
      </w:rPr>
    </w:lvl>
    <w:lvl w:ilvl="2" w:tplc="AF62F796">
      <w:numFmt w:val="bullet"/>
      <w:lvlText w:val="•"/>
      <w:lvlJc w:val="left"/>
      <w:pPr>
        <w:ind w:left="3460" w:hanging="360"/>
      </w:pPr>
      <w:rPr>
        <w:rFonts w:hint="default"/>
        <w:lang w:val="en-US" w:eastAsia="en-US" w:bidi="ar-SA"/>
      </w:rPr>
    </w:lvl>
    <w:lvl w:ilvl="3" w:tplc="BCB034E0">
      <w:numFmt w:val="bullet"/>
      <w:lvlText w:val="•"/>
      <w:lvlJc w:val="left"/>
      <w:pPr>
        <w:ind w:left="4310" w:hanging="360"/>
      </w:pPr>
      <w:rPr>
        <w:rFonts w:hint="default"/>
        <w:lang w:val="en-US" w:eastAsia="en-US" w:bidi="ar-SA"/>
      </w:rPr>
    </w:lvl>
    <w:lvl w:ilvl="4" w:tplc="051A1BFC">
      <w:numFmt w:val="bullet"/>
      <w:lvlText w:val="•"/>
      <w:lvlJc w:val="left"/>
      <w:pPr>
        <w:ind w:left="5160" w:hanging="360"/>
      </w:pPr>
      <w:rPr>
        <w:rFonts w:hint="default"/>
        <w:lang w:val="en-US" w:eastAsia="en-US" w:bidi="ar-SA"/>
      </w:rPr>
    </w:lvl>
    <w:lvl w:ilvl="5" w:tplc="DFD8FEF0">
      <w:numFmt w:val="bullet"/>
      <w:lvlText w:val="•"/>
      <w:lvlJc w:val="left"/>
      <w:pPr>
        <w:ind w:left="6010" w:hanging="360"/>
      </w:pPr>
      <w:rPr>
        <w:rFonts w:hint="default"/>
        <w:lang w:val="en-US" w:eastAsia="en-US" w:bidi="ar-SA"/>
      </w:rPr>
    </w:lvl>
    <w:lvl w:ilvl="6" w:tplc="C1B6EC0A">
      <w:numFmt w:val="bullet"/>
      <w:lvlText w:val="•"/>
      <w:lvlJc w:val="left"/>
      <w:pPr>
        <w:ind w:left="6860" w:hanging="360"/>
      </w:pPr>
      <w:rPr>
        <w:rFonts w:hint="default"/>
        <w:lang w:val="en-US" w:eastAsia="en-US" w:bidi="ar-SA"/>
      </w:rPr>
    </w:lvl>
    <w:lvl w:ilvl="7" w:tplc="CE7ADAAE">
      <w:numFmt w:val="bullet"/>
      <w:lvlText w:val="•"/>
      <w:lvlJc w:val="left"/>
      <w:pPr>
        <w:ind w:left="7710" w:hanging="360"/>
      </w:pPr>
      <w:rPr>
        <w:rFonts w:hint="default"/>
        <w:lang w:val="en-US" w:eastAsia="en-US" w:bidi="ar-SA"/>
      </w:rPr>
    </w:lvl>
    <w:lvl w:ilvl="8" w:tplc="E8D8231A">
      <w:numFmt w:val="bullet"/>
      <w:lvlText w:val="•"/>
      <w:lvlJc w:val="left"/>
      <w:pPr>
        <w:ind w:left="8560" w:hanging="360"/>
      </w:pPr>
      <w:rPr>
        <w:rFonts w:hint="default"/>
        <w:lang w:val="en-US" w:eastAsia="en-US" w:bidi="ar-SA"/>
      </w:rPr>
    </w:lvl>
  </w:abstractNum>
  <w:abstractNum w:abstractNumId="37" w15:restartNumberingAfterBreak="0">
    <w:nsid w:val="539B2AD0"/>
    <w:multiLevelType w:val="hybridMultilevel"/>
    <w:tmpl w:val="36AA8630"/>
    <w:lvl w:ilvl="0" w:tplc="88B28BAC">
      <w:start w:val="1"/>
      <w:numFmt w:val="lowerLetter"/>
      <w:lvlText w:val="%1."/>
      <w:lvlJc w:val="left"/>
      <w:pPr>
        <w:ind w:left="2380" w:hanging="358"/>
      </w:pPr>
      <w:rPr>
        <w:rFonts w:ascii="Times New Roman" w:eastAsia="Times New Roman" w:hAnsi="Times New Roman" w:cs="Times New Roman" w:hint="default"/>
        <w:b w:val="0"/>
        <w:bCs w:val="0"/>
        <w:i w:val="0"/>
        <w:iCs w:val="0"/>
        <w:w w:val="100"/>
        <w:sz w:val="22"/>
        <w:szCs w:val="22"/>
        <w:lang w:val="en-US" w:eastAsia="en-US" w:bidi="ar-SA"/>
      </w:rPr>
    </w:lvl>
    <w:lvl w:ilvl="1" w:tplc="BD4E0786">
      <w:start w:val="1"/>
      <w:numFmt w:val="lowerRoman"/>
      <w:lvlText w:val="%2."/>
      <w:lvlJc w:val="left"/>
      <w:pPr>
        <w:ind w:left="3059" w:hanging="377"/>
      </w:pPr>
      <w:rPr>
        <w:rFonts w:ascii="Times New Roman" w:eastAsia="Times New Roman" w:hAnsi="Times New Roman" w:cs="Times New Roman" w:hint="default"/>
        <w:b w:val="0"/>
        <w:bCs w:val="0"/>
        <w:i w:val="0"/>
        <w:iCs w:val="0"/>
        <w:w w:val="100"/>
        <w:sz w:val="24"/>
        <w:szCs w:val="24"/>
        <w:lang w:val="en-US" w:eastAsia="en-US" w:bidi="ar-SA"/>
      </w:rPr>
    </w:lvl>
    <w:lvl w:ilvl="2" w:tplc="F95CD75C">
      <w:numFmt w:val="bullet"/>
      <w:lvlText w:val="•"/>
      <w:lvlJc w:val="left"/>
      <w:pPr>
        <w:ind w:left="3860" w:hanging="377"/>
      </w:pPr>
      <w:rPr>
        <w:rFonts w:hint="default"/>
        <w:lang w:val="en-US" w:eastAsia="en-US" w:bidi="ar-SA"/>
      </w:rPr>
    </w:lvl>
    <w:lvl w:ilvl="3" w:tplc="93DE2066">
      <w:numFmt w:val="bullet"/>
      <w:lvlText w:val="•"/>
      <w:lvlJc w:val="left"/>
      <w:pPr>
        <w:ind w:left="4660" w:hanging="377"/>
      </w:pPr>
      <w:rPr>
        <w:rFonts w:hint="default"/>
        <w:lang w:val="en-US" w:eastAsia="en-US" w:bidi="ar-SA"/>
      </w:rPr>
    </w:lvl>
    <w:lvl w:ilvl="4" w:tplc="6F4ACA76">
      <w:numFmt w:val="bullet"/>
      <w:lvlText w:val="•"/>
      <w:lvlJc w:val="left"/>
      <w:pPr>
        <w:ind w:left="5460" w:hanging="377"/>
      </w:pPr>
      <w:rPr>
        <w:rFonts w:hint="default"/>
        <w:lang w:val="en-US" w:eastAsia="en-US" w:bidi="ar-SA"/>
      </w:rPr>
    </w:lvl>
    <w:lvl w:ilvl="5" w:tplc="A6BAD49A">
      <w:numFmt w:val="bullet"/>
      <w:lvlText w:val="•"/>
      <w:lvlJc w:val="left"/>
      <w:pPr>
        <w:ind w:left="6260" w:hanging="377"/>
      </w:pPr>
      <w:rPr>
        <w:rFonts w:hint="default"/>
        <w:lang w:val="en-US" w:eastAsia="en-US" w:bidi="ar-SA"/>
      </w:rPr>
    </w:lvl>
    <w:lvl w:ilvl="6" w:tplc="BB32E7EE">
      <w:numFmt w:val="bullet"/>
      <w:lvlText w:val="•"/>
      <w:lvlJc w:val="left"/>
      <w:pPr>
        <w:ind w:left="7060" w:hanging="377"/>
      </w:pPr>
      <w:rPr>
        <w:rFonts w:hint="default"/>
        <w:lang w:val="en-US" w:eastAsia="en-US" w:bidi="ar-SA"/>
      </w:rPr>
    </w:lvl>
    <w:lvl w:ilvl="7" w:tplc="569E44EE">
      <w:numFmt w:val="bullet"/>
      <w:lvlText w:val="•"/>
      <w:lvlJc w:val="left"/>
      <w:pPr>
        <w:ind w:left="7860" w:hanging="377"/>
      </w:pPr>
      <w:rPr>
        <w:rFonts w:hint="default"/>
        <w:lang w:val="en-US" w:eastAsia="en-US" w:bidi="ar-SA"/>
      </w:rPr>
    </w:lvl>
    <w:lvl w:ilvl="8" w:tplc="F0A0DF08">
      <w:numFmt w:val="bullet"/>
      <w:lvlText w:val="•"/>
      <w:lvlJc w:val="left"/>
      <w:pPr>
        <w:ind w:left="8660" w:hanging="377"/>
      </w:pPr>
      <w:rPr>
        <w:rFonts w:hint="default"/>
        <w:lang w:val="en-US" w:eastAsia="en-US" w:bidi="ar-SA"/>
      </w:rPr>
    </w:lvl>
  </w:abstractNum>
  <w:abstractNum w:abstractNumId="38" w15:restartNumberingAfterBreak="0">
    <w:nsid w:val="54185AEF"/>
    <w:multiLevelType w:val="hybridMultilevel"/>
    <w:tmpl w:val="9F1EF22C"/>
    <w:lvl w:ilvl="0" w:tplc="38F802E6">
      <w:numFmt w:val="bullet"/>
      <w:lvlText w:val="•"/>
      <w:lvlJc w:val="left"/>
      <w:pPr>
        <w:ind w:left="1660" w:hanging="358"/>
      </w:pPr>
      <w:rPr>
        <w:rFonts w:ascii="Arial" w:eastAsia="Arial" w:hAnsi="Arial" w:cs="Arial" w:hint="default"/>
        <w:b w:val="0"/>
        <w:bCs w:val="0"/>
        <w:i w:val="0"/>
        <w:iCs w:val="0"/>
        <w:w w:val="100"/>
        <w:sz w:val="24"/>
        <w:szCs w:val="24"/>
        <w:lang w:val="en-US" w:eastAsia="en-US" w:bidi="ar-SA"/>
      </w:rPr>
    </w:lvl>
    <w:lvl w:ilvl="1" w:tplc="9C6C813A">
      <w:numFmt w:val="bullet"/>
      <w:lvlText w:val="▪"/>
      <w:lvlJc w:val="left"/>
      <w:pPr>
        <w:ind w:left="2267" w:hanging="360"/>
      </w:pPr>
      <w:rPr>
        <w:rFonts w:ascii="Segoe UI Symbol" w:eastAsia="Segoe UI Symbol" w:hAnsi="Segoe UI Symbol" w:cs="Segoe UI Symbol" w:hint="default"/>
        <w:b w:val="0"/>
        <w:bCs w:val="0"/>
        <w:i w:val="0"/>
        <w:iCs w:val="0"/>
        <w:w w:val="100"/>
        <w:sz w:val="24"/>
        <w:szCs w:val="24"/>
        <w:lang w:val="en-US" w:eastAsia="en-US" w:bidi="ar-SA"/>
      </w:rPr>
    </w:lvl>
    <w:lvl w:ilvl="2" w:tplc="2B9E9F50">
      <w:numFmt w:val="bullet"/>
      <w:lvlText w:val=""/>
      <w:lvlJc w:val="left"/>
      <w:pPr>
        <w:ind w:left="3100" w:hanging="358"/>
      </w:pPr>
      <w:rPr>
        <w:rFonts w:ascii="Wingdings" w:eastAsia="Wingdings" w:hAnsi="Wingdings" w:cs="Wingdings" w:hint="default"/>
        <w:b w:val="0"/>
        <w:bCs w:val="0"/>
        <w:i w:val="0"/>
        <w:iCs w:val="0"/>
        <w:w w:val="100"/>
        <w:sz w:val="24"/>
        <w:szCs w:val="24"/>
        <w:lang w:val="en-US" w:eastAsia="en-US" w:bidi="ar-SA"/>
      </w:rPr>
    </w:lvl>
    <w:lvl w:ilvl="3" w:tplc="5AB66828">
      <w:numFmt w:val="bullet"/>
      <w:lvlText w:val="•"/>
      <w:lvlJc w:val="left"/>
      <w:pPr>
        <w:ind w:left="3100" w:hanging="358"/>
      </w:pPr>
      <w:rPr>
        <w:rFonts w:hint="default"/>
        <w:lang w:val="en-US" w:eastAsia="en-US" w:bidi="ar-SA"/>
      </w:rPr>
    </w:lvl>
    <w:lvl w:ilvl="4" w:tplc="3626CFC2">
      <w:numFmt w:val="bullet"/>
      <w:lvlText w:val="•"/>
      <w:lvlJc w:val="left"/>
      <w:pPr>
        <w:ind w:left="4122" w:hanging="358"/>
      </w:pPr>
      <w:rPr>
        <w:rFonts w:hint="default"/>
        <w:lang w:val="en-US" w:eastAsia="en-US" w:bidi="ar-SA"/>
      </w:rPr>
    </w:lvl>
    <w:lvl w:ilvl="5" w:tplc="C27489E4">
      <w:numFmt w:val="bullet"/>
      <w:lvlText w:val="•"/>
      <w:lvlJc w:val="left"/>
      <w:pPr>
        <w:ind w:left="5145" w:hanging="358"/>
      </w:pPr>
      <w:rPr>
        <w:rFonts w:hint="default"/>
        <w:lang w:val="en-US" w:eastAsia="en-US" w:bidi="ar-SA"/>
      </w:rPr>
    </w:lvl>
    <w:lvl w:ilvl="6" w:tplc="815AE156">
      <w:numFmt w:val="bullet"/>
      <w:lvlText w:val="•"/>
      <w:lvlJc w:val="left"/>
      <w:pPr>
        <w:ind w:left="6168" w:hanging="358"/>
      </w:pPr>
      <w:rPr>
        <w:rFonts w:hint="default"/>
        <w:lang w:val="en-US" w:eastAsia="en-US" w:bidi="ar-SA"/>
      </w:rPr>
    </w:lvl>
    <w:lvl w:ilvl="7" w:tplc="4426D9A0">
      <w:numFmt w:val="bullet"/>
      <w:lvlText w:val="•"/>
      <w:lvlJc w:val="left"/>
      <w:pPr>
        <w:ind w:left="7191" w:hanging="358"/>
      </w:pPr>
      <w:rPr>
        <w:rFonts w:hint="default"/>
        <w:lang w:val="en-US" w:eastAsia="en-US" w:bidi="ar-SA"/>
      </w:rPr>
    </w:lvl>
    <w:lvl w:ilvl="8" w:tplc="6D9801E0">
      <w:numFmt w:val="bullet"/>
      <w:lvlText w:val="•"/>
      <w:lvlJc w:val="left"/>
      <w:pPr>
        <w:ind w:left="8214" w:hanging="358"/>
      </w:pPr>
      <w:rPr>
        <w:rFonts w:hint="default"/>
        <w:lang w:val="en-US" w:eastAsia="en-US" w:bidi="ar-SA"/>
      </w:rPr>
    </w:lvl>
  </w:abstractNum>
  <w:abstractNum w:abstractNumId="39" w15:restartNumberingAfterBreak="0">
    <w:nsid w:val="55276EA0"/>
    <w:multiLevelType w:val="hybridMultilevel"/>
    <w:tmpl w:val="A3068A84"/>
    <w:lvl w:ilvl="0" w:tplc="579C8454">
      <w:numFmt w:val="bullet"/>
      <w:lvlText w:val="•"/>
      <w:lvlJc w:val="left"/>
      <w:pPr>
        <w:ind w:left="967" w:hanging="358"/>
      </w:pPr>
      <w:rPr>
        <w:rFonts w:ascii="Arial" w:eastAsia="Arial" w:hAnsi="Arial" w:cs="Arial" w:hint="default"/>
        <w:b w:val="0"/>
        <w:bCs w:val="0"/>
        <w:i w:val="0"/>
        <w:iCs w:val="0"/>
        <w:w w:val="100"/>
        <w:sz w:val="24"/>
        <w:szCs w:val="24"/>
        <w:lang w:val="en-US" w:eastAsia="en-US" w:bidi="ar-SA"/>
      </w:rPr>
    </w:lvl>
    <w:lvl w:ilvl="1" w:tplc="267E30F2">
      <w:numFmt w:val="bullet"/>
      <w:lvlText w:val=""/>
      <w:lvlJc w:val="left"/>
      <w:pPr>
        <w:ind w:left="1682" w:hanging="360"/>
      </w:pPr>
      <w:rPr>
        <w:rFonts w:ascii="Symbol" w:eastAsia="Symbol" w:hAnsi="Symbol" w:cs="Symbol" w:hint="default"/>
        <w:w w:val="100"/>
        <w:lang w:val="en-US" w:eastAsia="en-US" w:bidi="ar-SA"/>
      </w:rPr>
    </w:lvl>
    <w:lvl w:ilvl="2" w:tplc="28EEBD9A">
      <w:numFmt w:val="bullet"/>
      <w:lvlText w:val="o"/>
      <w:lvlJc w:val="left"/>
      <w:pPr>
        <w:ind w:left="2402" w:hanging="360"/>
      </w:pPr>
      <w:rPr>
        <w:rFonts w:ascii="Courier New" w:eastAsia="Courier New" w:hAnsi="Courier New" w:cs="Courier New" w:hint="default"/>
        <w:b w:val="0"/>
        <w:bCs w:val="0"/>
        <w:i w:val="0"/>
        <w:iCs w:val="0"/>
        <w:w w:val="100"/>
        <w:sz w:val="24"/>
        <w:szCs w:val="24"/>
        <w:lang w:val="en-US" w:eastAsia="en-US" w:bidi="ar-SA"/>
      </w:rPr>
    </w:lvl>
    <w:lvl w:ilvl="3" w:tplc="36E8B552">
      <w:numFmt w:val="bullet"/>
      <w:lvlText w:val="•"/>
      <w:lvlJc w:val="left"/>
      <w:pPr>
        <w:ind w:left="3392" w:hanging="360"/>
      </w:pPr>
      <w:rPr>
        <w:rFonts w:hint="default"/>
        <w:lang w:val="en-US" w:eastAsia="en-US" w:bidi="ar-SA"/>
      </w:rPr>
    </w:lvl>
    <w:lvl w:ilvl="4" w:tplc="A7CEF67C">
      <w:numFmt w:val="bullet"/>
      <w:lvlText w:val="•"/>
      <w:lvlJc w:val="left"/>
      <w:pPr>
        <w:ind w:left="4377" w:hanging="360"/>
      </w:pPr>
      <w:rPr>
        <w:rFonts w:hint="default"/>
        <w:lang w:val="en-US" w:eastAsia="en-US" w:bidi="ar-SA"/>
      </w:rPr>
    </w:lvl>
    <w:lvl w:ilvl="5" w:tplc="73E6D700">
      <w:numFmt w:val="bullet"/>
      <w:lvlText w:val="•"/>
      <w:lvlJc w:val="left"/>
      <w:pPr>
        <w:ind w:left="5362" w:hanging="360"/>
      </w:pPr>
      <w:rPr>
        <w:rFonts w:hint="default"/>
        <w:lang w:val="en-US" w:eastAsia="en-US" w:bidi="ar-SA"/>
      </w:rPr>
    </w:lvl>
    <w:lvl w:ilvl="6" w:tplc="9A287E1C">
      <w:numFmt w:val="bullet"/>
      <w:lvlText w:val="•"/>
      <w:lvlJc w:val="left"/>
      <w:pPr>
        <w:ind w:left="6347" w:hanging="360"/>
      </w:pPr>
      <w:rPr>
        <w:rFonts w:hint="default"/>
        <w:lang w:val="en-US" w:eastAsia="en-US" w:bidi="ar-SA"/>
      </w:rPr>
    </w:lvl>
    <w:lvl w:ilvl="7" w:tplc="A072E454">
      <w:numFmt w:val="bullet"/>
      <w:lvlText w:val="•"/>
      <w:lvlJc w:val="left"/>
      <w:pPr>
        <w:ind w:left="7332" w:hanging="360"/>
      </w:pPr>
      <w:rPr>
        <w:rFonts w:hint="default"/>
        <w:lang w:val="en-US" w:eastAsia="en-US" w:bidi="ar-SA"/>
      </w:rPr>
    </w:lvl>
    <w:lvl w:ilvl="8" w:tplc="063A516E">
      <w:numFmt w:val="bullet"/>
      <w:lvlText w:val="•"/>
      <w:lvlJc w:val="left"/>
      <w:pPr>
        <w:ind w:left="8317" w:hanging="360"/>
      </w:pPr>
      <w:rPr>
        <w:rFonts w:hint="default"/>
        <w:lang w:val="en-US" w:eastAsia="en-US" w:bidi="ar-SA"/>
      </w:rPr>
    </w:lvl>
  </w:abstractNum>
  <w:abstractNum w:abstractNumId="40" w15:restartNumberingAfterBreak="0">
    <w:nsid w:val="55FA0E7B"/>
    <w:multiLevelType w:val="hybridMultilevel"/>
    <w:tmpl w:val="85A6B038"/>
    <w:lvl w:ilvl="0" w:tplc="E91A1D26">
      <w:numFmt w:val="bullet"/>
      <w:lvlText w:val="•"/>
      <w:lvlJc w:val="left"/>
      <w:pPr>
        <w:ind w:left="2384" w:hanging="360"/>
      </w:pPr>
      <w:rPr>
        <w:rFonts w:ascii="Times New Roman" w:eastAsia="Times New Roman" w:hAnsi="Times New Roman" w:cs="Times New Roman" w:hint="default"/>
        <w:b w:val="0"/>
        <w:bCs w:val="0"/>
        <w:i w:val="0"/>
        <w:iCs w:val="0"/>
        <w:w w:val="100"/>
        <w:sz w:val="24"/>
        <w:szCs w:val="24"/>
        <w:lang w:val="en-US" w:eastAsia="en-US" w:bidi="ar-SA"/>
      </w:rPr>
    </w:lvl>
    <w:lvl w:ilvl="1" w:tplc="BD447CF6">
      <w:numFmt w:val="bullet"/>
      <w:lvlText w:val="•"/>
      <w:lvlJc w:val="left"/>
      <w:pPr>
        <w:ind w:left="3997" w:hanging="360"/>
      </w:pPr>
      <w:rPr>
        <w:rFonts w:ascii="Times New Roman" w:eastAsia="Times New Roman" w:hAnsi="Times New Roman" w:cs="Times New Roman" w:hint="default"/>
        <w:b w:val="0"/>
        <w:bCs w:val="0"/>
        <w:i w:val="0"/>
        <w:iCs w:val="0"/>
        <w:w w:val="100"/>
        <w:sz w:val="24"/>
        <w:szCs w:val="24"/>
        <w:lang w:val="en-US" w:eastAsia="en-US" w:bidi="ar-SA"/>
      </w:rPr>
    </w:lvl>
    <w:lvl w:ilvl="2" w:tplc="480EC176">
      <w:numFmt w:val="bullet"/>
      <w:lvlText w:val="•"/>
      <w:lvlJc w:val="left"/>
      <w:pPr>
        <w:ind w:left="4804" w:hanging="360"/>
      </w:pPr>
      <w:rPr>
        <w:rFonts w:ascii="Times New Roman" w:eastAsia="Times New Roman" w:hAnsi="Times New Roman" w:cs="Times New Roman" w:hint="default"/>
        <w:b w:val="0"/>
        <w:bCs w:val="0"/>
        <w:i w:val="0"/>
        <w:iCs w:val="0"/>
        <w:w w:val="100"/>
        <w:sz w:val="24"/>
        <w:szCs w:val="24"/>
        <w:lang w:val="en-US" w:eastAsia="en-US" w:bidi="ar-SA"/>
      </w:rPr>
    </w:lvl>
    <w:lvl w:ilvl="3" w:tplc="6D1657C0">
      <w:numFmt w:val="bullet"/>
      <w:lvlText w:val="•"/>
      <w:lvlJc w:val="left"/>
      <w:pPr>
        <w:ind w:left="5482" w:hanging="360"/>
      </w:pPr>
      <w:rPr>
        <w:rFonts w:hint="default"/>
        <w:lang w:val="en-US" w:eastAsia="en-US" w:bidi="ar-SA"/>
      </w:rPr>
    </w:lvl>
    <w:lvl w:ilvl="4" w:tplc="DA1641D6">
      <w:numFmt w:val="bullet"/>
      <w:lvlText w:val="•"/>
      <w:lvlJc w:val="left"/>
      <w:pPr>
        <w:ind w:left="6165" w:hanging="360"/>
      </w:pPr>
      <w:rPr>
        <w:rFonts w:hint="default"/>
        <w:lang w:val="en-US" w:eastAsia="en-US" w:bidi="ar-SA"/>
      </w:rPr>
    </w:lvl>
    <w:lvl w:ilvl="5" w:tplc="3238D8C2">
      <w:numFmt w:val="bullet"/>
      <w:lvlText w:val="•"/>
      <w:lvlJc w:val="left"/>
      <w:pPr>
        <w:ind w:left="6847" w:hanging="360"/>
      </w:pPr>
      <w:rPr>
        <w:rFonts w:hint="default"/>
        <w:lang w:val="en-US" w:eastAsia="en-US" w:bidi="ar-SA"/>
      </w:rPr>
    </w:lvl>
    <w:lvl w:ilvl="6" w:tplc="057EF086">
      <w:numFmt w:val="bullet"/>
      <w:lvlText w:val="•"/>
      <w:lvlJc w:val="left"/>
      <w:pPr>
        <w:ind w:left="7530" w:hanging="360"/>
      </w:pPr>
      <w:rPr>
        <w:rFonts w:hint="default"/>
        <w:lang w:val="en-US" w:eastAsia="en-US" w:bidi="ar-SA"/>
      </w:rPr>
    </w:lvl>
    <w:lvl w:ilvl="7" w:tplc="D5CA2E46">
      <w:numFmt w:val="bullet"/>
      <w:lvlText w:val="•"/>
      <w:lvlJc w:val="left"/>
      <w:pPr>
        <w:ind w:left="8212" w:hanging="360"/>
      </w:pPr>
      <w:rPr>
        <w:rFonts w:hint="default"/>
        <w:lang w:val="en-US" w:eastAsia="en-US" w:bidi="ar-SA"/>
      </w:rPr>
    </w:lvl>
    <w:lvl w:ilvl="8" w:tplc="98FEAC70">
      <w:numFmt w:val="bullet"/>
      <w:lvlText w:val="•"/>
      <w:lvlJc w:val="left"/>
      <w:pPr>
        <w:ind w:left="8895" w:hanging="360"/>
      </w:pPr>
      <w:rPr>
        <w:rFonts w:hint="default"/>
        <w:lang w:val="en-US" w:eastAsia="en-US" w:bidi="ar-SA"/>
      </w:rPr>
    </w:lvl>
  </w:abstractNum>
  <w:abstractNum w:abstractNumId="41" w15:restartNumberingAfterBreak="0">
    <w:nsid w:val="5891723B"/>
    <w:multiLevelType w:val="hybridMultilevel"/>
    <w:tmpl w:val="0A00F770"/>
    <w:lvl w:ilvl="0" w:tplc="240643E8">
      <w:numFmt w:val="bullet"/>
      <w:lvlText w:val="•"/>
      <w:lvlJc w:val="left"/>
      <w:pPr>
        <w:ind w:left="2020" w:hanging="358"/>
      </w:pPr>
      <w:rPr>
        <w:rFonts w:ascii="Arial" w:eastAsia="Arial" w:hAnsi="Arial" w:cs="Arial" w:hint="default"/>
        <w:b w:val="0"/>
        <w:bCs w:val="0"/>
        <w:i w:val="0"/>
        <w:iCs w:val="0"/>
        <w:w w:val="100"/>
        <w:sz w:val="24"/>
        <w:szCs w:val="24"/>
        <w:lang w:val="en-US" w:eastAsia="en-US" w:bidi="ar-SA"/>
      </w:rPr>
    </w:lvl>
    <w:lvl w:ilvl="1" w:tplc="880CC534">
      <w:numFmt w:val="bullet"/>
      <w:lvlText w:val="•"/>
      <w:lvlJc w:val="left"/>
      <w:pPr>
        <w:ind w:left="2844" w:hanging="358"/>
      </w:pPr>
      <w:rPr>
        <w:rFonts w:hint="default"/>
        <w:lang w:val="en-US" w:eastAsia="en-US" w:bidi="ar-SA"/>
      </w:rPr>
    </w:lvl>
    <w:lvl w:ilvl="2" w:tplc="D7985A68">
      <w:numFmt w:val="bullet"/>
      <w:lvlText w:val="•"/>
      <w:lvlJc w:val="left"/>
      <w:pPr>
        <w:ind w:left="3668" w:hanging="358"/>
      </w:pPr>
      <w:rPr>
        <w:rFonts w:hint="default"/>
        <w:lang w:val="en-US" w:eastAsia="en-US" w:bidi="ar-SA"/>
      </w:rPr>
    </w:lvl>
    <w:lvl w:ilvl="3" w:tplc="D2F2377C">
      <w:numFmt w:val="bullet"/>
      <w:lvlText w:val="•"/>
      <w:lvlJc w:val="left"/>
      <w:pPr>
        <w:ind w:left="4492" w:hanging="358"/>
      </w:pPr>
      <w:rPr>
        <w:rFonts w:hint="default"/>
        <w:lang w:val="en-US" w:eastAsia="en-US" w:bidi="ar-SA"/>
      </w:rPr>
    </w:lvl>
    <w:lvl w:ilvl="4" w:tplc="0986DD5E">
      <w:numFmt w:val="bullet"/>
      <w:lvlText w:val="•"/>
      <w:lvlJc w:val="left"/>
      <w:pPr>
        <w:ind w:left="5316" w:hanging="358"/>
      </w:pPr>
      <w:rPr>
        <w:rFonts w:hint="default"/>
        <w:lang w:val="en-US" w:eastAsia="en-US" w:bidi="ar-SA"/>
      </w:rPr>
    </w:lvl>
    <w:lvl w:ilvl="5" w:tplc="EC3A236C">
      <w:numFmt w:val="bullet"/>
      <w:lvlText w:val="•"/>
      <w:lvlJc w:val="left"/>
      <w:pPr>
        <w:ind w:left="6140" w:hanging="358"/>
      </w:pPr>
      <w:rPr>
        <w:rFonts w:hint="default"/>
        <w:lang w:val="en-US" w:eastAsia="en-US" w:bidi="ar-SA"/>
      </w:rPr>
    </w:lvl>
    <w:lvl w:ilvl="6" w:tplc="2D627B58">
      <w:numFmt w:val="bullet"/>
      <w:lvlText w:val="•"/>
      <w:lvlJc w:val="left"/>
      <w:pPr>
        <w:ind w:left="6964" w:hanging="358"/>
      </w:pPr>
      <w:rPr>
        <w:rFonts w:hint="default"/>
        <w:lang w:val="en-US" w:eastAsia="en-US" w:bidi="ar-SA"/>
      </w:rPr>
    </w:lvl>
    <w:lvl w:ilvl="7" w:tplc="6B8432CA">
      <w:numFmt w:val="bullet"/>
      <w:lvlText w:val="•"/>
      <w:lvlJc w:val="left"/>
      <w:pPr>
        <w:ind w:left="7788" w:hanging="358"/>
      </w:pPr>
      <w:rPr>
        <w:rFonts w:hint="default"/>
        <w:lang w:val="en-US" w:eastAsia="en-US" w:bidi="ar-SA"/>
      </w:rPr>
    </w:lvl>
    <w:lvl w:ilvl="8" w:tplc="BC301F48">
      <w:numFmt w:val="bullet"/>
      <w:lvlText w:val="•"/>
      <w:lvlJc w:val="left"/>
      <w:pPr>
        <w:ind w:left="8612" w:hanging="358"/>
      </w:pPr>
      <w:rPr>
        <w:rFonts w:hint="default"/>
        <w:lang w:val="en-US" w:eastAsia="en-US" w:bidi="ar-SA"/>
      </w:rPr>
    </w:lvl>
  </w:abstractNum>
  <w:abstractNum w:abstractNumId="42" w15:restartNumberingAfterBreak="0">
    <w:nsid w:val="58E107C3"/>
    <w:multiLevelType w:val="hybridMultilevel"/>
    <w:tmpl w:val="C7CECF48"/>
    <w:lvl w:ilvl="0" w:tplc="78C47D02">
      <w:numFmt w:val="bullet"/>
      <w:lvlText w:val=""/>
      <w:lvlJc w:val="left"/>
      <w:pPr>
        <w:ind w:left="1638" w:hanging="360"/>
      </w:pPr>
      <w:rPr>
        <w:rFonts w:ascii="Symbol" w:eastAsia="Symbol" w:hAnsi="Symbol" w:cs="Symbol" w:hint="default"/>
        <w:b w:val="0"/>
        <w:bCs w:val="0"/>
        <w:i w:val="0"/>
        <w:iCs w:val="0"/>
        <w:w w:val="100"/>
        <w:sz w:val="24"/>
        <w:szCs w:val="24"/>
        <w:lang w:val="en-US" w:eastAsia="en-US" w:bidi="ar-SA"/>
      </w:rPr>
    </w:lvl>
    <w:lvl w:ilvl="1" w:tplc="1CE4B594">
      <w:numFmt w:val="bullet"/>
      <w:lvlText w:val="•"/>
      <w:lvlJc w:val="left"/>
      <w:pPr>
        <w:ind w:left="2502" w:hanging="360"/>
      </w:pPr>
      <w:rPr>
        <w:rFonts w:hint="default"/>
        <w:lang w:val="en-US" w:eastAsia="en-US" w:bidi="ar-SA"/>
      </w:rPr>
    </w:lvl>
    <w:lvl w:ilvl="2" w:tplc="80C2F414">
      <w:numFmt w:val="bullet"/>
      <w:lvlText w:val="•"/>
      <w:lvlJc w:val="left"/>
      <w:pPr>
        <w:ind w:left="3364" w:hanging="360"/>
      </w:pPr>
      <w:rPr>
        <w:rFonts w:hint="default"/>
        <w:lang w:val="en-US" w:eastAsia="en-US" w:bidi="ar-SA"/>
      </w:rPr>
    </w:lvl>
    <w:lvl w:ilvl="3" w:tplc="2458B07A">
      <w:numFmt w:val="bullet"/>
      <w:lvlText w:val="•"/>
      <w:lvlJc w:val="left"/>
      <w:pPr>
        <w:ind w:left="4226" w:hanging="360"/>
      </w:pPr>
      <w:rPr>
        <w:rFonts w:hint="default"/>
        <w:lang w:val="en-US" w:eastAsia="en-US" w:bidi="ar-SA"/>
      </w:rPr>
    </w:lvl>
    <w:lvl w:ilvl="4" w:tplc="CF3E1B74">
      <w:numFmt w:val="bullet"/>
      <w:lvlText w:val="•"/>
      <w:lvlJc w:val="left"/>
      <w:pPr>
        <w:ind w:left="5088" w:hanging="360"/>
      </w:pPr>
      <w:rPr>
        <w:rFonts w:hint="default"/>
        <w:lang w:val="en-US" w:eastAsia="en-US" w:bidi="ar-SA"/>
      </w:rPr>
    </w:lvl>
    <w:lvl w:ilvl="5" w:tplc="85546720">
      <w:numFmt w:val="bullet"/>
      <w:lvlText w:val="•"/>
      <w:lvlJc w:val="left"/>
      <w:pPr>
        <w:ind w:left="5950" w:hanging="360"/>
      </w:pPr>
      <w:rPr>
        <w:rFonts w:hint="default"/>
        <w:lang w:val="en-US" w:eastAsia="en-US" w:bidi="ar-SA"/>
      </w:rPr>
    </w:lvl>
    <w:lvl w:ilvl="6" w:tplc="CEA08E0E">
      <w:numFmt w:val="bullet"/>
      <w:lvlText w:val="•"/>
      <w:lvlJc w:val="left"/>
      <w:pPr>
        <w:ind w:left="6812" w:hanging="360"/>
      </w:pPr>
      <w:rPr>
        <w:rFonts w:hint="default"/>
        <w:lang w:val="en-US" w:eastAsia="en-US" w:bidi="ar-SA"/>
      </w:rPr>
    </w:lvl>
    <w:lvl w:ilvl="7" w:tplc="30C0A608">
      <w:numFmt w:val="bullet"/>
      <w:lvlText w:val="•"/>
      <w:lvlJc w:val="left"/>
      <w:pPr>
        <w:ind w:left="7674" w:hanging="360"/>
      </w:pPr>
      <w:rPr>
        <w:rFonts w:hint="default"/>
        <w:lang w:val="en-US" w:eastAsia="en-US" w:bidi="ar-SA"/>
      </w:rPr>
    </w:lvl>
    <w:lvl w:ilvl="8" w:tplc="0B9260D0">
      <w:numFmt w:val="bullet"/>
      <w:lvlText w:val="•"/>
      <w:lvlJc w:val="left"/>
      <w:pPr>
        <w:ind w:left="8536" w:hanging="360"/>
      </w:pPr>
      <w:rPr>
        <w:rFonts w:hint="default"/>
        <w:lang w:val="en-US" w:eastAsia="en-US" w:bidi="ar-SA"/>
      </w:rPr>
    </w:lvl>
  </w:abstractNum>
  <w:abstractNum w:abstractNumId="43" w15:restartNumberingAfterBreak="0">
    <w:nsid w:val="59C81045"/>
    <w:multiLevelType w:val="hybridMultilevel"/>
    <w:tmpl w:val="9FC4ADAE"/>
    <w:lvl w:ilvl="0" w:tplc="681A392A">
      <w:numFmt w:val="bullet"/>
      <w:lvlText w:val="•"/>
      <w:lvlJc w:val="left"/>
      <w:pPr>
        <w:ind w:left="2384" w:hanging="360"/>
      </w:pPr>
      <w:rPr>
        <w:rFonts w:ascii="Times New Roman" w:eastAsia="Times New Roman" w:hAnsi="Times New Roman" w:cs="Times New Roman" w:hint="default"/>
        <w:b w:val="0"/>
        <w:bCs w:val="0"/>
        <w:i w:val="0"/>
        <w:iCs w:val="0"/>
        <w:w w:val="100"/>
        <w:sz w:val="24"/>
        <w:szCs w:val="24"/>
        <w:lang w:val="en-US" w:eastAsia="en-US" w:bidi="ar-SA"/>
      </w:rPr>
    </w:lvl>
    <w:lvl w:ilvl="1" w:tplc="6F904EC4">
      <w:numFmt w:val="bullet"/>
      <w:lvlText w:val="•"/>
      <w:lvlJc w:val="left"/>
      <w:pPr>
        <w:ind w:left="3168" w:hanging="360"/>
      </w:pPr>
      <w:rPr>
        <w:rFonts w:hint="default"/>
        <w:lang w:val="en-US" w:eastAsia="en-US" w:bidi="ar-SA"/>
      </w:rPr>
    </w:lvl>
    <w:lvl w:ilvl="2" w:tplc="2F948754">
      <w:numFmt w:val="bullet"/>
      <w:lvlText w:val="•"/>
      <w:lvlJc w:val="left"/>
      <w:pPr>
        <w:ind w:left="3956" w:hanging="360"/>
      </w:pPr>
      <w:rPr>
        <w:rFonts w:hint="default"/>
        <w:lang w:val="en-US" w:eastAsia="en-US" w:bidi="ar-SA"/>
      </w:rPr>
    </w:lvl>
    <w:lvl w:ilvl="3" w:tplc="090ED3BE">
      <w:numFmt w:val="bullet"/>
      <w:lvlText w:val="•"/>
      <w:lvlJc w:val="left"/>
      <w:pPr>
        <w:ind w:left="4744" w:hanging="360"/>
      </w:pPr>
      <w:rPr>
        <w:rFonts w:hint="default"/>
        <w:lang w:val="en-US" w:eastAsia="en-US" w:bidi="ar-SA"/>
      </w:rPr>
    </w:lvl>
    <w:lvl w:ilvl="4" w:tplc="D94843C4">
      <w:numFmt w:val="bullet"/>
      <w:lvlText w:val="•"/>
      <w:lvlJc w:val="left"/>
      <w:pPr>
        <w:ind w:left="5532" w:hanging="360"/>
      </w:pPr>
      <w:rPr>
        <w:rFonts w:hint="default"/>
        <w:lang w:val="en-US" w:eastAsia="en-US" w:bidi="ar-SA"/>
      </w:rPr>
    </w:lvl>
    <w:lvl w:ilvl="5" w:tplc="12165D5E">
      <w:numFmt w:val="bullet"/>
      <w:lvlText w:val="•"/>
      <w:lvlJc w:val="left"/>
      <w:pPr>
        <w:ind w:left="6320" w:hanging="360"/>
      </w:pPr>
      <w:rPr>
        <w:rFonts w:hint="default"/>
        <w:lang w:val="en-US" w:eastAsia="en-US" w:bidi="ar-SA"/>
      </w:rPr>
    </w:lvl>
    <w:lvl w:ilvl="6" w:tplc="581489D2">
      <w:numFmt w:val="bullet"/>
      <w:lvlText w:val="•"/>
      <w:lvlJc w:val="left"/>
      <w:pPr>
        <w:ind w:left="7108" w:hanging="360"/>
      </w:pPr>
      <w:rPr>
        <w:rFonts w:hint="default"/>
        <w:lang w:val="en-US" w:eastAsia="en-US" w:bidi="ar-SA"/>
      </w:rPr>
    </w:lvl>
    <w:lvl w:ilvl="7" w:tplc="C93CB5CC">
      <w:numFmt w:val="bullet"/>
      <w:lvlText w:val="•"/>
      <w:lvlJc w:val="left"/>
      <w:pPr>
        <w:ind w:left="7896" w:hanging="360"/>
      </w:pPr>
      <w:rPr>
        <w:rFonts w:hint="default"/>
        <w:lang w:val="en-US" w:eastAsia="en-US" w:bidi="ar-SA"/>
      </w:rPr>
    </w:lvl>
    <w:lvl w:ilvl="8" w:tplc="DB08642E">
      <w:numFmt w:val="bullet"/>
      <w:lvlText w:val="•"/>
      <w:lvlJc w:val="left"/>
      <w:pPr>
        <w:ind w:left="8684" w:hanging="360"/>
      </w:pPr>
      <w:rPr>
        <w:rFonts w:hint="default"/>
        <w:lang w:val="en-US" w:eastAsia="en-US" w:bidi="ar-SA"/>
      </w:rPr>
    </w:lvl>
  </w:abstractNum>
  <w:abstractNum w:abstractNumId="44" w15:restartNumberingAfterBreak="0">
    <w:nsid w:val="5A151FC3"/>
    <w:multiLevelType w:val="hybridMultilevel"/>
    <w:tmpl w:val="6916DC28"/>
    <w:lvl w:ilvl="0" w:tplc="9E5801C0">
      <w:numFmt w:val="bullet"/>
      <w:lvlText w:val=""/>
      <w:lvlJc w:val="left"/>
      <w:pPr>
        <w:ind w:left="1391" w:hanging="360"/>
      </w:pPr>
      <w:rPr>
        <w:rFonts w:ascii="Wingdings" w:eastAsia="Wingdings" w:hAnsi="Wingdings" w:cs="Wingdings" w:hint="default"/>
        <w:b w:val="0"/>
        <w:bCs w:val="0"/>
        <w:i w:val="0"/>
        <w:iCs w:val="0"/>
        <w:w w:val="100"/>
        <w:sz w:val="24"/>
        <w:szCs w:val="24"/>
        <w:lang w:val="en-US" w:eastAsia="en-US" w:bidi="ar-SA"/>
      </w:rPr>
    </w:lvl>
    <w:lvl w:ilvl="1" w:tplc="78AE3464">
      <w:numFmt w:val="bullet"/>
      <w:lvlText w:val="•"/>
      <w:lvlJc w:val="left"/>
      <w:pPr>
        <w:ind w:left="2286" w:hanging="360"/>
      </w:pPr>
      <w:rPr>
        <w:rFonts w:hint="default"/>
        <w:lang w:val="en-US" w:eastAsia="en-US" w:bidi="ar-SA"/>
      </w:rPr>
    </w:lvl>
    <w:lvl w:ilvl="2" w:tplc="6FBA9BA8">
      <w:numFmt w:val="bullet"/>
      <w:lvlText w:val="•"/>
      <w:lvlJc w:val="left"/>
      <w:pPr>
        <w:ind w:left="3172" w:hanging="360"/>
      </w:pPr>
      <w:rPr>
        <w:rFonts w:hint="default"/>
        <w:lang w:val="en-US" w:eastAsia="en-US" w:bidi="ar-SA"/>
      </w:rPr>
    </w:lvl>
    <w:lvl w:ilvl="3" w:tplc="05B66156">
      <w:numFmt w:val="bullet"/>
      <w:lvlText w:val="•"/>
      <w:lvlJc w:val="left"/>
      <w:pPr>
        <w:ind w:left="4058" w:hanging="360"/>
      </w:pPr>
      <w:rPr>
        <w:rFonts w:hint="default"/>
        <w:lang w:val="en-US" w:eastAsia="en-US" w:bidi="ar-SA"/>
      </w:rPr>
    </w:lvl>
    <w:lvl w:ilvl="4" w:tplc="A02C1F1E">
      <w:numFmt w:val="bullet"/>
      <w:lvlText w:val="•"/>
      <w:lvlJc w:val="left"/>
      <w:pPr>
        <w:ind w:left="4944" w:hanging="360"/>
      </w:pPr>
      <w:rPr>
        <w:rFonts w:hint="default"/>
        <w:lang w:val="en-US" w:eastAsia="en-US" w:bidi="ar-SA"/>
      </w:rPr>
    </w:lvl>
    <w:lvl w:ilvl="5" w:tplc="06E2634C">
      <w:numFmt w:val="bullet"/>
      <w:lvlText w:val="•"/>
      <w:lvlJc w:val="left"/>
      <w:pPr>
        <w:ind w:left="5830" w:hanging="360"/>
      </w:pPr>
      <w:rPr>
        <w:rFonts w:hint="default"/>
        <w:lang w:val="en-US" w:eastAsia="en-US" w:bidi="ar-SA"/>
      </w:rPr>
    </w:lvl>
    <w:lvl w:ilvl="6" w:tplc="DB4C6B5C">
      <w:numFmt w:val="bullet"/>
      <w:lvlText w:val="•"/>
      <w:lvlJc w:val="left"/>
      <w:pPr>
        <w:ind w:left="6716" w:hanging="360"/>
      </w:pPr>
      <w:rPr>
        <w:rFonts w:hint="default"/>
        <w:lang w:val="en-US" w:eastAsia="en-US" w:bidi="ar-SA"/>
      </w:rPr>
    </w:lvl>
    <w:lvl w:ilvl="7" w:tplc="246EF220">
      <w:numFmt w:val="bullet"/>
      <w:lvlText w:val="•"/>
      <w:lvlJc w:val="left"/>
      <w:pPr>
        <w:ind w:left="7602" w:hanging="360"/>
      </w:pPr>
      <w:rPr>
        <w:rFonts w:hint="default"/>
        <w:lang w:val="en-US" w:eastAsia="en-US" w:bidi="ar-SA"/>
      </w:rPr>
    </w:lvl>
    <w:lvl w:ilvl="8" w:tplc="7EAC0164">
      <w:numFmt w:val="bullet"/>
      <w:lvlText w:val="•"/>
      <w:lvlJc w:val="left"/>
      <w:pPr>
        <w:ind w:left="8488" w:hanging="360"/>
      </w:pPr>
      <w:rPr>
        <w:rFonts w:hint="default"/>
        <w:lang w:val="en-US" w:eastAsia="en-US" w:bidi="ar-SA"/>
      </w:rPr>
    </w:lvl>
  </w:abstractNum>
  <w:abstractNum w:abstractNumId="45" w15:restartNumberingAfterBreak="0">
    <w:nsid w:val="5BB61E8C"/>
    <w:multiLevelType w:val="hybridMultilevel"/>
    <w:tmpl w:val="411C330E"/>
    <w:lvl w:ilvl="0" w:tplc="FE2454C0">
      <w:numFmt w:val="bullet"/>
      <w:lvlText w:val=""/>
      <w:lvlJc w:val="left"/>
      <w:pPr>
        <w:ind w:left="2399" w:hanging="360"/>
      </w:pPr>
      <w:rPr>
        <w:rFonts w:ascii="Symbol" w:eastAsia="Symbol" w:hAnsi="Symbol" w:cs="Symbol" w:hint="default"/>
        <w:b w:val="0"/>
        <w:bCs w:val="0"/>
        <w:i w:val="0"/>
        <w:iCs w:val="0"/>
        <w:w w:val="99"/>
        <w:sz w:val="20"/>
        <w:szCs w:val="20"/>
        <w:lang w:val="en-US" w:eastAsia="en-US" w:bidi="ar-SA"/>
      </w:rPr>
    </w:lvl>
    <w:lvl w:ilvl="1" w:tplc="A7F8530C">
      <w:numFmt w:val="bullet"/>
      <w:lvlText w:val="•"/>
      <w:lvlJc w:val="left"/>
      <w:pPr>
        <w:ind w:left="3186" w:hanging="360"/>
      </w:pPr>
      <w:rPr>
        <w:rFonts w:hint="default"/>
        <w:lang w:val="en-US" w:eastAsia="en-US" w:bidi="ar-SA"/>
      </w:rPr>
    </w:lvl>
    <w:lvl w:ilvl="2" w:tplc="76FCFF26">
      <w:numFmt w:val="bullet"/>
      <w:lvlText w:val="•"/>
      <w:lvlJc w:val="left"/>
      <w:pPr>
        <w:ind w:left="3972" w:hanging="360"/>
      </w:pPr>
      <w:rPr>
        <w:rFonts w:hint="default"/>
        <w:lang w:val="en-US" w:eastAsia="en-US" w:bidi="ar-SA"/>
      </w:rPr>
    </w:lvl>
    <w:lvl w:ilvl="3" w:tplc="F80A5F88">
      <w:numFmt w:val="bullet"/>
      <w:lvlText w:val="•"/>
      <w:lvlJc w:val="left"/>
      <w:pPr>
        <w:ind w:left="4758" w:hanging="360"/>
      </w:pPr>
      <w:rPr>
        <w:rFonts w:hint="default"/>
        <w:lang w:val="en-US" w:eastAsia="en-US" w:bidi="ar-SA"/>
      </w:rPr>
    </w:lvl>
    <w:lvl w:ilvl="4" w:tplc="39909D52">
      <w:numFmt w:val="bullet"/>
      <w:lvlText w:val="•"/>
      <w:lvlJc w:val="left"/>
      <w:pPr>
        <w:ind w:left="5544" w:hanging="360"/>
      </w:pPr>
      <w:rPr>
        <w:rFonts w:hint="default"/>
        <w:lang w:val="en-US" w:eastAsia="en-US" w:bidi="ar-SA"/>
      </w:rPr>
    </w:lvl>
    <w:lvl w:ilvl="5" w:tplc="044C4F0C">
      <w:numFmt w:val="bullet"/>
      <w:lvlText w:val="•"/>
      <w:lvlJc w:val="left"/>
      <w:pPr>
        <w:ind w:left="6330" w:hanging="360"/>
      </w:pPr>
      <w:rPr>
        <w:rFonts w:hint="default"/>
        <w:lang w:val="en-US" w:eastAsia="en-US" w:bidi="ar-SA"/>
      </w:rPr>
    </w:lvl>
    <w:lvl w:ilvl="6" w:tplc="E14470CA">
      <w:numFmt w:val="bullet"/>
      <w:lvlText w:val="•"/>
      <w:lvlJc w:val="left"/>
      <w:pPr>
        <w:ind w:left="7116" w:hanging="360"/>
      </w:pPr>
      <w:rPr>
        <w:rFonts w:hint="default"/>
        <w:lang w:val="en-US" w:eastAsia="en-US" w:bidi="ar-SA"/>
      </w:rPr>
    </w:lvl>
    <w:lvl w:ilvl="7" w:tplc="906019BE">
      <w:numFmt w:val="bullet"/>
      <w:lvlText w:val="•"/>
      <w:lvlJc w:val="left"/>
      <w:pPr>
        <w:ind w:left="7902" w:hanging="360"/>
      </w:pPr>
      <w:rPr>
        <w:rFonts w:hint="default"/>
        <w:lang w:val="en-US" w:eastAsia="en-US" w:bidi="ar-SA"/>
      </w:rPr>
    </w:lvl>
    <w:lvl w:ilvl="8" w:tplc="FE9ADD7E">
      <w:numFmt w:val="bullet"/>
      <w:lvlText w:val="•"/>
      <w:lvlJc w:val="left"/>
      <w:pPr>
        <w:ind w:left="8688" w:hanging="360"/>
      </w:pPr>
      <w:rPr>
        <w:rFonts w:hint="default"/>
        <w:lang w:val="en-US" w:eastAsia="en-US" w:bidi="ar-SA"/>
      </w:rPr>
    </w:lvl>
  </w:abstractNum>
  <w:abstractNum w:abstractNumId="46" w15:restartNumberingAfterBreak="0">
    <w:nsid w:val="5ECD3AB0"/>
    <w:multiLevelType w:val="hybridMultilevel"/>
    <w:tmpl w:val="539C01DC"/>
    <w:lvl w:ilvl="0" w:tplc="9796BDEA">
      <w:numFmt w:val="bullet"/>
      <w:lvlText w:val=""/>
      <w:lvlJc w:val="left"/>
      <w:pPr>
        <w:ind w:left="2740" w:hanging="360"/>
      </w:pPr>
      <w:rPr>
        <w:rFonts w:ascii="Wingdings" w:eastAsia="Wingdings" w:hAnsi="Wingdings" w:cs="Wingdings" w:hint="default"/>
        <w:b w:val="0"/>
        <w:bCs w:val="0"/>
        <w:i w:val="0"/>
        <w:iCs w:val="0"/>
        <w:w w:val="100"/>
        <w:sz w:val="24"/>
        <w:szCs w:val="24"/>
        <w:lang w:val="en-US" w:eastAsia="en-US" w:bidi="ar-SA"/>
      </w:rPr>
    </w:lvl>
    <w:lvl w:ilvl="1" w:tplc="6958D19C">
      <w:numFmt w:val="bullet"/>
      <w:lvlText w:val="•"/>
      <w:lvlJc w:val="left"/>
      <w:pPr>
        <w:ind w:left="3492" w:hanging="360"/>
      </w:pPr>
      <w:rPr>
        <w:rFonts w:hint="default"/>
        <w:lang w:val="en-US" w:eastAsia="en-US" w:bidi="ar-SA"/>
      </w:rPr>
    </w:lvl>
    <w:lvl w:ilvl="2" w:tplc="DC6CDFC8">
      <w:numFmt w:val="bullet"/>
      <w:lvlText w:val="•"/>
      <w:lvlJc w:val="left"/>
      <w:pPr>
        <w:ind w:left="4244" w:hanging="360"/>
      </w:pPr>
      <w:rPr>
        <w:rFonts w:hint="default"/>
        <w:lang w:val="en-US" w:eastAsia="en-US" w:bidi="ar-SA"/>
      </w:rPr>
    </w:lvl>
    <w:lvl w:ilvl="3" w:tplc="9E466DDE">
      <w:numFmt w:val="bullet"/>
      <w:lvlText w:val="•"/>
      <w:lvlJc w:val="left"/>
      <w:pPr>
        <w:ind w:left="4996" w:hanging="360"/>
      </w:pPr>
      <w:rPr>
        <w:rFonts w:hint="default"/>
        <w:lang w:val="en-US" w:eastAsia="en-US" w:bidi="ar-SA"/>
      </w:rPr>
    </w:lvl>
    <w:lvl w:ilvl="4" w:tplc="6B48077C">
      <w:numFmt w:val="bullet"/>
      <w:lvlText w:val="•"/>
      <w:lvlJc w:val="left"/>
      <w:pPr>
        <w:ind w:left="5748" w:hanging="360"/>
      </w:pPr>
      <w:rPr>
        <w:rFonts w:hint="default"/>
        <w:lang w:val="en-US" w:eastAsia="en-US" w:bidi="ar-SA"/>
      </w:rPr>
    </w:lvl>
    <w:lvl w:ilvl="5" w:tplc="6BBC7932">
      <w:numFmt w:val="bullet"/>
      <w:lvlText w:val="•"/>
      <w:lvlJc w:val="left"/>
      <w:pPr>
        <w:ind w:left="6500" w:hanging="360"/>
      </w:pPr>
      <w:rPr>
        <w:rFonts w:hint="default"/>
        <w:lang w:val="en-US" w:eastAsia="en-US" w:bidi="ar-SA"/>
      </w:rPr>
    </w:lvl>
    <w:lvl w:ilvl="6" w:tplc="E736B81E">
      <w:numFmt w:val="bullet"/>
      <w:lvlText w:val="•"/>
      <w:lvlJc w:val="left"/>
      <w:pPr>
        <w:ind w:left="7252" w:hanging="360"/>
      </w:pPr>
      <w:rPr>
        <w:rFonts w:hint="default"/>
        <w:lang w:val="en-US" w:eastAsia="en-US" w:bidi="ar-SA"/>
      </w:rPr>
    </w:lvl>
    <w:lvl w:ilvl="7" w:tplc="FC9EE624">
      <w:numFmt w:val="bullet"/>
      <w:lvlText w:val="•"/>
      <w:lvlJc w:val="left"/>
      <w:pPr>
        <w:ind w:left="8004" w:hanging="360"/>
      </w:pPr>
      <w:rPr>
        <w:rFonts w:hint="default"/>
        <w:lang w:val="en-US" w:eastAsia="en-US" w:bidi="ar-SA"/>
      </w:rPr>
    </w:lvl>
    <w:lvl w:ilvl="8" w:tplc="947E0A96">
      <w:numFmt w:val="bullet"/>
      <w:lvlText w:val="•"/>
      <w:lvlJc w:val="left"/>
      <w:pPr>
        <w:ind w:left="8756" w:hanging="360"/>
      </w:pPr>
      <w:rPr>
        <w:rFonts w:hint="default"/>
        <w:lang w:val="en-US" w:eastAsia="en-US" w:bidi="ar-SA"/>
      </w:rPr>
    </w:lvl>
  </w:abstractNum>
  <w:abstractNum w:abstractNumId="47" w15:restartNumberingAfterBreak="0">
    <w:nsid w:val="632C4ED0"/>
    <w:multiLevelType w:val="hybridMultilevel"/>
    <w:tmpl w:val="A106E870"/>
    <w:lvl w:ilvl="0" w:tplc="D744E7B0">
      <w:numFmt w:val="bullet"/>
      <w:lvlText w:val=""/>
      <w:lvlJc w:val="left"/>
      <w:pPr>
        <w:ind w:left="2020" w:hanging="360"/>
      </w:pPr>
      <w:rPr>
        <w:rFonts w:ascii="Wingdings" w:eastAsia="Wingdings" w:hAnsi="Wingdings" w:cs="Wingdings" w:hint="default"/>
        <w:b w:val="0"/>
        <w:bCs w:val="0"/>
        <w:i w:val="0"/>
        <w:iCs w:val="0"/>
        <w:w w:val="100"/>
        <w:sz w:val="24"/>
        <w:szCs w:val="24"/>
        <w:lang w:val="en-US" w:eastAsia="en-US" w:bidi="ar-SA"/>
      </w:rPr>
    </w:lvl>
    <w:lvl w:ilvl="1" w:tplc="101413FA">
      <w:numFmt w:val="bullet"/>
      <w:lvlText w:val=""/>
      <w:lvlJc w:val="left"/>
      <w:pPr>
        <w:ind w:left="2737" w:hanging="360"/>
      </w:pPr>
      <w:rPr>
        <w:rFonts w:ascii="Wingdings" w:eastAsia="Wingdings" w:hAnsi="Wingdings" w:cs="Wingdings" w:hint="default"/>
        <w:b w:val="0"/>
        <w:bCs w:val="0"/>
        <w:i w:val="0"/>
        <w:iCs w:val="0"/>
        <w:w w:val="100"/>
        <w:sz w:val="24"/>
        <w:szCs w:val="24"/>
        <w:lang w:val="en-US" w:eastAsia="en-US" w:bidi="ar-SA"/>
      </w:rPr>
    </w:lvl>
    <w:lvl w:ilvl="2" w:tplc="E368C654">
      <w:numFmt w:val="bullet"/>
      <w:lvlText w:val="•"/>
      <w:lvlJc w:val="left"/>
      <w:pPr>
        <w:ind w:left="3575" w:hanging="360"/>
      </w:pPr>
      <w:rPr>
        <w:rFonts w:hint="default"/>
        <w:lang w:val="en-US" w:eastAsia="en-US" w:bidi="ar-SA"/>
      </w:rPr>
    </w:lvl>
    <w:lvl w:ilvl="3" w:tplc="2E0A8A12">
      <w:numFmt w:val="bullet"/>
      <w:lvlText w:val="•"/>
      <w:lvlJc w:val="left"/>
      <w:pPr>
        <w:ind w:left="4411" w:hanging="360"/>
      </w:pPr>
      <w:rPr>
        <w:rFonts w:hint="default"/>
        <w:lang w:val="en-US" w:eastAsia="en-US" w:bidi="ar-SA"/>
      </w:rPr>
    </w:lvl>
    <w:lvl w:ilvl="4" w:tplc="49FA5A10">
      <w:numFmt w:val="bullet"/>
      <w:lvlText w:val="•"/>
      <w:lvlJc w:val="left"/>
      <w:pPr>
        <w:ind w:left="5246" w:hanging="360"/>
      </w:pPr>
      <w:rPr>
        <w:rFonts w:hint="default"/>
        <w:lang w:val="en-US" w:eastAsia="en-US" w:bidi="ar-SA"/>
      </w:rPr>
    </w:lvl>
    <w:lvl w:ilvl="5" w:tplc="7952A2B8">
      <w:numFmt w:val="bullet"/>
      <w:lvlText w:val="•"/>
      <w:lvlJc w:val="left"/>
      <w:pPr>
        <w:ind w:left="6082" w:hanging="360"/>
      </w:pPr>
      <w:rPr>
        <w:rFonts w:hint="default"/>
        <w:lang w:val="en-US" w:eastAsia="en-US" w:bidi="ar-SA"/>
      </w:rPr>
    </w:lvl>
    <w:lvl w:ilvl="6" w:tplc="FF24C288">
      <w:numFmt w:val="bullet"/>
      <w:lvlText w:val="•"/>
      <w:lvlJc w:val="left"/>
      <w:pPr>
        <w:ind w:left="6917" w:hanging="360"/>
      </w:pPr>
      <w:rPr>
        <w:rFonts w:hint="default"/>
        <w:lang w:val="en-US" w:eastAsia="en-US" w:bidi="ar-SA"/>
      </w:rPr>
    </w:lvl>
    <w:lvl w:ilvl="7" w:tplc="6ADC079C">
      <w:numFmt w:val="bullet"/>
      <w:lvlText w:val="•"/>
      <w:lvlJc w:val="left"/>
      <w:pPr>
        <w:ind w:left="7753" w:hanging="360"/>
      </w:pPr>
      <w:rPr>
        <w:rFonts w:hint="default"/>
        <w:lang w:val="en-US" w:eastAsia="en-US" w:bidi="ar-SA"/>
      </w:rPr>
    </w:lvl>
    <w:lvl w:ilvl="8" w:tplc="696E2332">
      <w:numFmt w:val="bullet"/>
      <w:lvlText w:val="•"/>
      <w:lvlJc w:val="left"/>
      <w:pPr>
        <w:ind w:left="8588" w:hanging="360"/>
      </w:pPr>
      <w:rPr>
        <w:rFonts w:hint="default"/>
        <w:lang w:val="en-US" w:eastAsia="en-US" w:bidi="ar-SA"/>
      </w:rPr>
    </w:lvl>
  </w:abstractNum>
  <w:abstractNum w:abstractNumId="48" w15:restartNumberingAfterBreak="0">
    <w:nsid w:val="63DE0115"/>
    <w:multiLevelType w:val="hybridMultilevel"/>
    <w:tmpl w:val="6DF83694"/>
    <w:lvl w:ilvl="0" w:tplc="3A342F62">
      <w:numFmt w:val="bullet"/>
      <w:lvlText w:val=""/>
      <w:lvlJc w:val="left"/>
      <w:pPr>
        <w:ind w:left="1758" w:hanging="360"/>
      </w:pPr>
      <w:rPr>
        <w:rFonts w:ascii="Symbol" w:eastAsia="Symbol" w:hAnsi="Symbol" w:cs="Symbol" w:hint="default"/>
        <w:b w:val="0"/>
        <w:bCs w:val="0"/>
        <w:i w:val="0"/>
        <w:iCs w:val="0"/>
        <w:w w:val="100"/>
        <w:sz w:val="24"/>
        <w:szCs w:val="24"/>
        <w:lang w:val="en-US" w:eastAsia="en-US" w:bidi="ar-SA"/>
      </w:rPr>
    </w:lvl>
    <w:lvl w:ilvl="1" w:tplc="41584CDA">
      <w:numFmt w:val="bullet"/>
      <w:lvlText w:val="•"/>
      <w:lvlJc w:val="left"/>
      <w:pPr>
        <w:ind w:left="2610" w:hanging="360"/>
      </w:pPr>
      <w:rPr>
        <w:rFonts w:hint="default"/>
        <w:lang w:val="en-US" w:eastAsia="en-US" w:bidi="ar-SA"/>
      </w:rPr>
    </w:lvl>
    <w:lvl w:ilvl="2" w:tplc="A576421A">
      <w:numFmt w:val="bullet"/>
      <w:lvlText w:val="•"/>
      <w:lvlJc w:val="left"/>
      <w:pPr>
        <w:ind w:left="3460" w:hanging="360"/>
      </w:pPr>
      <w:rPr>
        <w:rFonts w:hint="default"/>
        <w:lang w:val="en-US" w:eastAsia="en-US" w:bidi="ar-SA"/>
      </w:rPr>
    </w:lvl>
    <w:lvl w:ilvl="3" w:tplc="3918D54A">
      <w:numFmt w:val="bullet"/>
      <w:lvlText w:val="•"/>
      <w:lvlJc w:val="left"/>
      <w:pPr>
        <w:ind w:left="4310" w:hanging="360"/>
      </w:pPr>
      <w:rPr>
        <w:rFonts w:hint="default"/>
        <w:lang w:val="en-US" w:eastAsia="en-US" w:bidi="ar-SA"/>
      </w:rPr>
    </w:lvl>
    <w:lvl w:ilvl="4" w:tplc="F1366E1C">
      <w:numFmt w:val="bullet"/>
      <w:lvlText w:val="•"/>
      <w:lvlJc w:val="left"/>
      <w:pPr>
        <w:ind w:left="5160" w:hanging="360"/>
      </w:pPr>
      <w:rPr>
        <w:rFonts w:hint="default"/>
        <w:lang w:val="en-US" w:eastAsia="en-US" w:bidi="ar-SA"/>
      </w:rPr>
    </w:lvl>
    <w:lvl w:ilvl="5" w:tplc="BCD24F70">
      <w:numFmt w:val="bullet"/>
      <w:lvlText w:val="•"/>
      <w:lvlJc w:val="left"/>
      <w:pPr>
        <w:ind w:left="6010" w:hanging="360"/>
      </w:pPr>
      <w:rPr>
        <w:rFonts w:hint="default"/>
        <w:lang w:val="en-US" w:eastAsia="en-US" w:bidi="ar-SA"/>
      </w:rPr>
    </w:lvl>
    <w:lvl w:ilvl="6" w:tplc="D4A41BD6">
      <w:numFmt w:val="bullet"/>
      <w:lvlText w:val="•"/>
      <w:lvlJc w:val="left"/>
      <w:pPr>
        <w:ind w:left="6860" w:hanging="360"/>
      </w:pPr>
      <w:rPr>
        <w:rFonts w:hint="default"/>
        <w:lang w:val="en-US" w:eastAsia="en-US" w:bidi="ar-SA"/>
      </w:rPr>
    </w:lvl>
    <w:lvl w:ilvl="7" w:tplc="4BBE231C">
      <w:numFmt w:val="bullet"/>
      <w:lvlText w:val="•"/>
      <w:lvlJc w:val="left"/>
      <w:pPr>
        <w:ind w:left="7710" w:hanging="360"/>
      </w:pPr>
      <w:rPr>
        <w:rFonts w:hint="default"/>
        <w:lang w:val="en-US" w:eastAsia="en-US" w:bidi="ar-SA"/>
      </w:rPr>
    </w:lvl>
    <w:lvl w:ilvl="8" w:tplc="68A88256">
      <w:numFmt w:val="bullet"/>
      <w:lvlText w:val="•"/>
      <w:lvlJc w:val="left"/>
      <w:pPr>
        <w:ind w:left="8560" w:hanging="360"/>
      </w:pPr>
      <w:rPr>
        <w:rFonts w:hint="default"/>
        <w:lang w:val="en-US" w:eastAsia="en-US" w:bidi="ar-SA"/>
      </w:rPr>
    </w:lvl>
  </w:abstractNum>
  <w:abstractNum w:abstractNumId="49" w15:restartNumberingAfterBreak="0">
    <w:nsid w:val="65A53FBF"/>
    <w:multiLevelType w:val="hybridMultilevel"/>
    <w:tmpl w:val="8E1063D6"/>
    <w:lvl w:ilvl="0" w:tplc="62A4BF8A">
      <w:start w:val="1"/>
      <w:numFmt w:val="decimal"/>
      <w:lvlText w:val="%1."/>
      <w:lvlJc w:val="left"/>
      <w:pPr>
        <w:ind w:left="1660" w:hanging="363"/>
      </w:pPr>
      <w:rPr>
        <w:rFonts w:ascii="Times New Roman" w:eastAsia="Times New Roman" w:hAnsi="Times New Roman" w:cs="Times New Roman" w:hint="default"/>
        <w:b w:val="0"/>
        <w:bCs w:val="0"/>
        <w:i w:val="0"/>
        <w:iCs w:val="0"/>
        <w:w w:val="100"/>
        <w:sz w:val="24"/>
        <w:szCs w:val="24"/>
        <w:lang w:val="en-US" w:eastAsia="en-US" w:bidi="ar-SA"/>
      </w:rPr>
    </w:lvl>
    <w:lvl w:ilvl="1" w:tplc="A0489B84">
      <w:start w:val="1"/>
      <w:numFmt w:val="lowerLetter"/>
      <w:lvlText w:val="%2."/>
      <w:lvlJc w:val="left"/>
      <w:pPr>
        <w:ind w:left="2377" w:hanging="180"/>
      </w:pPr>
      <w:rPr>
        <w:rFonts w:ascii="Times New Roman" w:eastAsia="Times New Roman" w:hAnsi="Times New Roman" w:cs="Times New Roman" w:hint="default"/>
        <w:b w:val="0"/>
        <w:bCs w:val="0"/>
        <w:i w:val="0"/>
        <w:iCs w:val="0"/>
        <w:w w:val="100"/>
        <w:sz w:val="22"/>
        <w:szCs w:val="22"/>
        <w:lang w:val="en-US" w:eastAsia="en-US" w:bidi="ar-SA"/>
      </w:rPr>
    </w:lvl>
    <w:lvl w:ilvl="2" w:tplc="8BFE1F0C">
      <w:numFmt w:val="bullet"/>
      <w:lvlText w:val="•"/>
      <w:lvlJc w:val="left"/>
      <w:pPr>
        <w:ind w:left="3255" w:hanging="180"/>
      </w:pPr>
      <w:rPr>
        <w:rFonts w:hint="default"/>
        <w:lang w:val="en-US" w:eastAsia="en-US" w:bidi="ar-SA"/>
      </w:rPr>
    </w:lvl>
    <w:lvl w:ilvl="3" w:tplc="73AADE5C">
      <w:numFmt w:val="bullet"/>
      <w:lvlText w:val="•"/>
      <w:lvlJc w:val="left"/>
      <w:pPr>
        <w:ind w:left="4131" w:hanging="180"/>
      </w:pPr>
      <w:rPr>
        <w:rFonts w:hint="default"/>
        <w:lang w:val="en-US" w:eastAsia="en-US" w:bidi="ar-SA"/>
      </w:rPr>
    </w:lvl>
    <w:lvl w:ilvl="4" w:tplc="FBB02038">
      <w:numFmt w:val="bullet"/>
      <w:lvlText w:val="•"/>
      <w:lvlJc w:val="left"/>
      <w:pPr>
        <w:ind w:left="5006" w:hanging="180"/>
      </w:pPr>
      <w:rPr>
        <w:rFonts w:hint="default"/>
        <w:lang w:val="en-US" w:eastAsia="en-US" w:bidi="ar-SA"/>
      </w:rPr>
    </w:lvl>
    <w:lvl w:ilvl="5" w:tplc="6EFC5670">
      <w:numFmt w:val="bullet"/>
      <w:lvlText w:val="•"/>
      <w:lvlJc w:val="left"/>
      <w:pPr>
        <w:ind w:left="5882" w:hanging="180"/>
      </w:pPr>
      <w:rPr>
        <w:rFonts w:hint="default"/>
        <w:lang w:val="en-US" w:eastAsia="en-US" w:bidi="ar-SA"/>
      </w:rPr>
    </w:lvl>
    <w:lvl w:ilvl="6" w:tplc="61C41DEA">
      <w:numFmt w:val="bullet"/>
      <w:lvlText w:val="•"/>
      <w:lvlJc w:val="left"/>
      <w:pPr>
        <w:ind w:left="6757" w:hanging="180"/>
      </w:pPr>
      <w:rPr>
        <w:rFonts w:hint="default"/>
        <w:lang w:val="en-US" w:eastAsia="en-US" w:bidi="ar-SA"/>
      </w:rPr>
    </w:lvl>
    <w:lvl w:ilvl="7" w:tplc="1ED40A1C">
      <w:numFmt w:val="bullet"/>
      <w:lvlText w:val="•"/>
      <w:lvlJc w:val="left"/>
      <w:pPr>
        <w:ind w:left="7633" w:hanging="180"/>
      </w:pPr>
      <w:rPr>
        <w:rFonts w:hint="default"/>
        <w:lang w:val="en-US" w:eastAsia="en-US" w:bidi="ar-SA"/>
      </w:rPr>
    </w:lvl>
    <w:lvl w:ilvl="8" w:tplc="35602474">
      <w:numFmt w:val="bullet"/>
      <w:lvlText w:val="•"/>
      <w:lvlJc w:val="left"/>
      <w:pPr>
        <w:ind w:left="8508" w:hanging="180"/>
      </w:pPr>
      <w:rPr>
        <w:rFonts w:hint="default"/>
        <w:lang w:val="en-US" w:eastAsia="en-US" w:bidi="ar-SA"/>
      </w:rPr>
    </w:lvl>
  </w:abstractNum>
  <w:abstractNum w:abstractNumId="50" w15:restartNumberingAfterBreak="0">
    <w:nsid w:val="69D83EB8"/>
    <w:multiLevelType w:val="hybridMultilevel"/>
    <w:tmpl w:val="A8462C46"/>
    <w:lvl w:ilvl="0" w:tplc="04090001">
      <w:start w:val="1"/>
      <w:numFmt w:val="bullet"/>
      <w:lvlText w:val=""/>
      <w:lvlJc w:val="left"/>
      <w:pPr>
        <w:ind w:left="3042" w:hanging="442"/>
      </w:pPr>
      <w:rPr>
        <w:rFonts w:ascii="Symbol" w:hAnsi="Symbol" w:hint="default"/>
        <w:b w:val="0"/>
        <w:bCs w:val="0"/>
        <w:i w:val="0"/>
        <w:iCs w:val="0"/>
        <w:w w:val="100"/>
        <w:sz w:val="24"/>
        <w:szCs w:val="24"/>
        <w:lang w:val="en-US" w:eastAsia="en-US" w:bidi="ar-SA"/>
      </w:rPr>
    </w:lvl>
    <w:lvl w:ilvl="1" w:tplc="FFFFFFFF">
      <w:numFmt w:val="bullet"/>
      <w:lvlText w:val="•"/>
      <w:lvlJc w:val="left"/>
      <w:pPr>
        <w:ind w:left="3762" w:hanging="442"/>
      </w:pPr>
      <w:rPr>
        <w:rFonts w:hint="default"/>
        <w:lang w:val="en-US" w:eastAsia="en-US" w:bidi="ar-SA"/>
      </w:rPr>
    </w:lvl>
    <w:lvl w:ilvl="2" w:tplc="FFFFFFFF">
      <w:numFmt w:val="bullet"/>
      <w:lvlText w:val="•"/>
      <w:lvlJc w:val="left"/>
      <w:pPr>
        <w:ind w:left="4484" w:hanging="442"/>
      </w:pPr>
      <w:rPr>
        <w:rFonts w:hint="default"/>
        <w:lang w:val="en-US" w:eastAsia="en-US" w:bidi="ar-SA"/>
      </w:rPr>
    </w:lvl>
    <w:lvl w:ilvl="3" w:tplc="FFFFFFFF">
      <w:numFmt w:val="bullet"/>
      <w:lvlText w:val="•"/>
      <w:lvlJc w:val="left"/>
      <w:pPr>
        <w:ind w:left="5206" w:hanging="442"/>
      </w:pPr>
      <w:rPr>
        <w:rFonts w:hint="default"/>
        <w:lang w:val="en-US" w:eastAsia="en-US" w:bidi="ar-SA"/>
      </w:rPr>
    </w:lvl>
    <w:lvl w:ilvl="4" w:tplc="FFFFFFFF">
      <w:numFmt w:val="bullet"/>
      <w:lvlText w:val="•"/>
      <w:lvlJc w:val="left"/>
      <w:pPr>
        <w:ind w:left="5928" w:hanging="442"/>
      </w:pPr>
      <w:rPr>
        <w:rFonts w:hint="default"/>
        <w:lang w:val="en-US" w:eastAsia="en-US" w:bidi="ar-SA"/>
      </w:rPr>
    </w:lvl>
    <w:lvl w:ilvl="5" w:tplc="FFFFFFFF">
      <w:numFmt w:val="bullet"/>
      <w:lvlText w:val="•"/>
      <w:lvlJc w:val="left"/>
      <w:pPr>
        <w:ind w:left="6650" w:hanging="442"/>
      </w:pPr>
      <w:rPr>
        <w:rFonts w:hint="default"/>
        <w:lang w:val="en-US" w:eastAsia="en-US" w:bidi="ar-SA"/>
      </w:rPr>
    </w:lvl>
    <w:lvl w:ilvl="6" w:tplc="FFFFFFFF">
      <w:numFmt w:val="bullet"/>
      <w:lvlText w:val="•"/>
      <w:lvlJc w:val="left"/>
      <w:pPr>
        <w:ind w:left="7372" w:hanging="442"/>
      </w:pPr>
      <w:rPr>
        <w:rFonts w:hint="default"/>
        <w:lang w:val="en-US" w:eastAsia="en-US" w:bidi="ar-SA"/>
      </w:rPr>
    </w:lvl>
    <w:lvl w:ilvl="7" w:tplc="FFFFFFFF">
      <w:numFmt w:val="bullet"/>
      <w:lvlText w:val="•"/>
      <w:lvlJc w:val="left"/>
      <w:pPr>
        <w:ind w:left="8094" w:hanging="442"/>
      </w:pPr>
      <w:rPr>
        <w:rFonts w:hint="default"/>
        <w:lang w:val="en-US" w:eastAsia="en-US" w:bidi="ar-SA"/>
      </w:rPr>
    </w:lvl>
    <w:lvl w:ilvl="8" w:tplc="FFFFFFFF">
      <w:numFmt w:val="bullet"/>
      <w:lvlText w:val="•"/>
      <w:lvlJc w:val="left"/>
      <w:pPr>
        <w:ind w:left="8816" w:hanging="442"/>
      </w:pPr>
      <w:rPr>
        <w:rFonts w:hint="default"/>
        <w:lang w:val="en-US" w:eastAsia="en-US" w:bidi="ar-SA"/>
      </w:rPr>
    </w:lvl>
  </w:abstractNum>
  <w:abstractNum w:abstractNumId="51" w15:restartNumberingAfterBreak="0">
    <w:nsid w:val="6EAB7572"/>
    <w:multiLevelType w:val="hybridMultilevel"/>
    <w:tmpl w:val="C3869464"/>
    <w:lvl w:ilvl="0" w:tplc="5C5E028A">
      <w:numFmt w:val="bullet"/>
      <w:lvlText w:val="•"/>
      <w:lvlJc w:val="left"/>
      <w:pPr>
        <w:ind w:left="2020" w:hanging="360"/>
      </w:pPr>
      <w:rPr>
        <w:rFonts w:ascii="Arial" w:eastAsia="Arial" w:hAnsi="Arial" w:cs="Arial" w:hint="default"/>
        <w:b w:val="0"/>
        <w:bCs w:val="0"/>
        <w:i w:val="0"/>
        <w:iCs w:val="0"/>
        <w:w w:val="100"/>
        <w:sz w:val="24"/>
        <w:szCs w:val="24"/>
        <w:lang w:val="en-US" w:eastAsia="en-US" w:bidi="ar-SA"/>
      </w:rPr>
    </w:lvl>
    <w:lvl w:ilvl="1" w:tplc="DA0CA9AA">
      <w:numFmt w:val="bullet"/>
      <w:lvlText w:val="•"/>
      <w:lvlJc w:val="left"/>
      <w:pPr>
        <w:ind w:left="2844" w:hanging="360"/>
      </w:pPr>
      <w:rPr>
        <w:rFonts w:hint="default"/>
        <w:lang w:val="en-US" w:eastAsia="en-US" w:bidi="ar-SA"/>
      </w:rPr>
    </w:lvl>
    <w:lvl w:ilvl="2" w:tplc="6BA29B32">
      <w:numFmt w:val="bullet"/>
      <w:lvlText w:val="•"/>
      <w:lvlJc w:val="left"/>
      <w:pPr>
        <w:ind w:left="3668" w:hanging="360"/>
      </w:pPr>
      <w:rPr>
        <w:rFonts w:hint="default"/>
        <w:lang w:val="en-US" w:eastAsia="en-US" w:bidi="ar-SA"/>
      </w:rPr>
    </w:lvl>
    <w:lvl w:ilvl="3" w:tplc="67C68A00">
      <w:numFmt w:val="bullet"/>
      <w:lvlText w:val="•"/>
      <w:lvlJc w:val="left"/>
      <w:pPr>
        <w:ind w:left="4492" w:hanging="360"/>
      </w:pPr>
      <w:rPr>
        <w:rFonts w:hint="default"/>
        <w:lang w:val="en-US" w:eastAsia="en-US" w:bidi="ar-SA"/>
      </w:rPr>
    </w:lvl>
    <w:lvl w:ilvl="4" w:tplc="965CB0E8">
      <w:numFmt w:val="bullet"/>
      <w:lvlText w:val="•"/>
      <w:lvlJc w:val="left"/>
      <w:pPr>
        <w:ind w:left="5316" w:hanging="360"/>
      </w:pPr>
      <w:rPr>
        <w:rFonts w:hint="default"/>
        <w:lang w:val="en-US" w:eastAsia="en-US" w:bidi="ar-SA"/>
      </w:rPr>
    </w:lvl>
    <w:lvl w:ilvl="5" w:tplc="4A4C9EEC">
      <w:numFmt w:val="bullet"/>
      <w:lvlText w:val="•"/>
      <w:lvlJc w:val="left"/>
      <w:pPr>
        <w:ind w:left="6140" w:hanging="360"/>
      </w:pPr>
      <w:rPr>
        <w:rFonts w:hint="default"/>
        <w:lang w:val="en-US" w:eastAsia="en-US" w:bidi="ar-SA"/>
      </w:rPr>
    </w:lvl>
    <w:lvl w:ilvl="6" w:tplc="356266F0">
      <w:numFmt w:val="bullet"/>
      <w:lvlText w:val="•"/>
      <w:lvlJc w:val="left"/>
      <w:pPr>
        <w:ind w:left="6964" w:hanging="360"/>
      </w:pPr>
      <w:rPr>
        <w:rFonts w:hint="default"/>
        <w:lang w:val="en-US" w:eastAsia="en-US" w:bidi="ar-SA"/>
      </w:rPr>
    </w:lvl>
    <w:lvl w:ilvl="7" w:tplc="A544C898">
      <w:numFmt w:val="bullet"/>
      <w:lvlText w:val="•"/>
      <w:lvlJc w:val="left"/>
      <w:pPr>
        <w:ind w:left="7788" w:hanging="360"/>
      </w:pPr>
      <w:rPr>
        <w:rFonts w:hint="default"/>
        <w:lang w:val="en-US" w:eastAsia="en-US" w:bidi="ar-SA"/>
      </w:rPr>
    </w:lvl>
    <w:lvl w:ilvl="8" w:tplc="147C5F24">
      <w:numFmt w:val="bullet"/>
      <w:lvlText w:val="•"/>
      <w:lvlJc w:val="left"/>
      <w:pPr>
        <w:ind w:left="8612" w:hanging="360"/>
      </w:pPr>
      <w:rPr>
        <w:rFonts w:hint="default"/>
        <w:lang w:val="en-US" w:eastAsia="en-US" w:bidi="ar-SA"/>
      </w:rPr>
    </w:lvl>
  </w:abstractNum>
  <w:abstractNum w:abstractNumId="52" w15:restartNumberingAfterBreak="0">
    <w:nsid w:val="701E7A9B"/>
    <w:multiLevelType w:val="hybridMultilevel"/>
    <w:tmpl w:val="C374F4AE"/>
    <w:lvl w:ilvl="0" w:tplc="3D0C5720">
      <w:numFmt w:val="bullet"/>
      <w:lvlText w:val="•"/>
      <w:lvlJc w:val="left"/>
      <w:pPr>
        <w:ind w:left="2384" w:hanging="360"/>
      </w:pPr>
      <w:rPr>
        <w:rFonts w:ascii="Times New Roman" w:eastAsia="Times New Roman" w:hAnsi="Times New Roman" w:cs="Times New Roman" w:hint="default"/>
        <w:b w:val="0"/>
        <w:bCs w:val="0"/>
        <w:i w:val="0"/>
        <w:iCs w:val="0"/>
        <w:w w:val="100"/>
        <w:sz w:val="24"/>
        <w:szCs w:val="24"/>
        <w:lang w:val="en-US" w:eastAsia="en-US" w:bidi="ar-SA"/>
      </w:rPr>
    </w:lvl>
    <w:lvl w:ilvl="1" w:tplc="C2E0C158">
      <w:numFmt w:val="bullet"/>
      <w:lvlText w:val="•"/>
      <w:lvlJc w:val="left"/>
      <w:pPr>
        <w:ind w:left="3191" w:hanging="360"/>
      </w:pPr>
      <w:rPr>
        <w:rFonts w:ascii="Times New Roman" w:eastAsia="Times New Roman" w:hAnsi="Times New Roman" w:cs="Times New Roman" w:hint="default"/>
        <w:b w:val="0"/>
        <w:bCs w:val="0"/>
        <w:i w:val="0"/>
        <w:iCs w:val="0"/>
        <w:w w:val="100"/>
        <w:sz w:val="24"/>
        <w:szCs w:val="24"/>
        <w:lang w:val="en-US" w:eastAsia="en-US" w:bidi="ar-SA"/>
      </w:rPr>
    </w:lvl>
    <w:lvl w:ilvl="2" w:tplc="C2746474">
      <w:numFmt w:val="bullet"/>
      <w:lvlText w:val="•"/>
      <w:lvlJc w:val="left"/>
      <w:pPr>
        <w:ind w:left="3959" w:hanging="360"/>
      </w:pPr>
      <w:rPr>
        <w:rFonts w:ascii="Times New Roman" w:eastAsia="Times New Roman" w:hAnsi="Times New Roman" w:cs="Times New Roman" w:hint="default"/>
        <w:b w:val="0"/>
        <w:bCs w:val="0"/>
        <w:i w:val="0"/>
        <w:iCs w:val="0"/>
        <w:w w:val="100"/>
        <w:sz w:val="24"/>
        <w:szCs w:val="24"/>
        <w:lang w:val="en-US" w:eastAsia="en-US" w:bidi="ar-SA"/>
      </w:rPr>
    </w:lvl>
    <w:lvl w:ilvl="3" w:tplc="1D38659A">
      <w:numFmt w:val="bullet"/>
      <w:lvlText w:val="•"/>
      <w:lvlJc w:val="left"/>
      <w:pPr>
        <w:ind w:left="4747" w:hanging="360"/>
      </w:pPr>
      <w:rPr>
        <w:rFonts w:hint="default"/>
        <w:lang w:val="en-US" w:eastAsia="en-US" w:bidi="ar-SA"/>
      </w:rPr>
    </w:lvl>
    <w:lvl w:ilvl="4" w:tplc="2040AA88">
      <w:numFmt w:val="bullet"/>
      <w:lvlText w:val="•"/>
      <w:lvlJc w:val="left"/>
      <w:pPr>
        <w:ind w:left="5535" w:hanging="360"/>
      </w:pPr>
      <w:rPr>
        <w:rFonts w:hint="default"/>
        <w:lang w:val="en-US" w:eastAsia="en-US" w:bidi="ar-SA"/>
      </w:rPr>
    </w:lvl>
    <w:lvl w:ilvl="5" w:tplc="C694BC7C">
      <w:numFmt w:val="bullet"/>
      <w:lvlText w:val="•"/>
      <w:lvlJc w:val="left"/>
      <w:pPr>
        <w:ind w:left="6322" w:hanging="360"/>
      </w:pPr>
      <w:rPr>
        <w:rFonts w:hint="default"/>
        <w:lang w:val="en-US" w:eastAsia="en-US" w:bidi="ar-SA"/>
      </w:rPr>
    </w:lvl>
    <w:lvl w:ilvl="6" w:tplc="9B00E41E">
      <w:numFmt w:val="bullet"/>
      <w:lvlText w:val="•"/>
      <w:lvlJc w:val="left"/>
      <w:pPr>
        <w:ind w:left="7110" w:hanging="360"/>
      </w:pPr>
      <w:rPr>
        <w:rFonts w:hint="default"/>
        <w:lang w:val="en-US" w:eastAsia="en-US" w:bidi="ar-SA"/>
      </w:rPr>
    </w:lvl>
    <w:lvl w:ilvl="7" w:tplc="0D8609AA">
      <w:numFmt w:val="bullet"/>
      <w:lvlText w:val="•"/>
      <w:lvlJc w:val="left"/>
      <w:pPr>
        <w:ind w:left="7897" w:hanging="360"/>
      </w:pPr>
      <w:rPr>
        <w:rFonts w:hint="default"/>
        <w:lang w:val="en-US" w:eastAsia="en-US" w:bidi="ar-SA"/>
      </w:rPr>
    </w:lvl>
    <w:lvl w:ilvl="8" w:tplc="F880E4A8">
      <w:numFmt w:val="bullet"/>
      <w:lvlText w:val="•"/>
      <w:lvlJc w:val="left"/>
      <w:pPr>
        <w:ind w:left="8685" w:hanging="360"/>
      </w:pPr>
      <w:rPr>
        <w:rFonts w:hint="default"/>
        <w:lang w:val="en-US" w:eastAsia="en-US" w:bidi="ar-SA"/>
      </w:rPr>
    </w:lvl>
  </w:abstractNum>
  <w:abstractNum w:abstractNumId="53" w15:restartNumberingAfterBreak="0">
    <w:nsid w:val="71DA0D29"/>
    <w:multiLevelType w:val="hybridMultilevel"/>
    <w:tmpl w:val="FFC24738"/>
    <w:lvl w:ilvl="0" w:tplc="AB3A3F36">
      <w:numFmt w:val="bullet"/>
      <w:lvlText w:val=""/>
      <w:lvlJc w:val="left"/>
      <w:pPr>
        <w:ind w:left="1283" w:hanging="260"/>
      </w:pPr>
      <w:rPr>
        <w:rFonts w:ascii="Wingdings" w:eastAsia="Wingdings" w:hAnsi="Wingdings" w:cs="Wingdings" w:hint="default"/>
        <w:b w:val="0"/>
        <w:bCs w:val="0"/>
        <w:i w:val="0"/>
        <w:iCs w:val="0"/>
        <w:w w:val="100"/>
        <w:sz w:val="24"/>
        <w:szCs w:val="24"/>
        <w:lang w:val="en-US" w:eastAsia="en-US" w:bidi="ar-SA"/>
      </w:rPr>
    </w:lvl>
    <w:lvl w:ilvl="1" w:tplc="8FCE5CDC">
      <w:numFmt w:val="bullet"/>
      <w:lvlText w:val="o"/>
      <w:lvlJc w:val="left"/>
      <w:pPr>
        <w:ind w:left="2020" w:hanging="360"/>
      </w:pPr>
      <w:rPr>
        <w:rFonts w:ascii="Courier New" w:eastAsia="Courier New" w:hAnsi="Courier New" w:cs="Courier New" w:hint="default"/>
        <w:b w:val="0"/>
        <w:bCs w:val="0"/>
        <w:i w:val="0"/>
        <w:iCs w:val="0"/>
        <w:w w:val="100"/>
        <w:sz w:val="24"/>
        <w:szCs w:val="24"/>
        <w:lang w:val="en-US" w:eastAsia="en-US" w:bidi="ar-SA"/>
      </w:rPr>
    </w:lvl>
    <w:lvl w:ilvl="2" w:tplc="DC4273AE">
      <w:numFmt w:val="bullet"/>
      <w:lvlText w:val="•"/>
      <w:lvlJc w:val="left"/>
      <w:pPr>
        <w:ind w:left="2935" w:hanging="360"/>
      </w:pPr>
      <w:rPr>
        <w:rFonts w:hint="default"/>
        <w:lang w:val="en-US" w:eastAsia="en-US" w:bidi="ar-SA"/>
      </w:rPr>
    </w:lvl>
    <w:lvl w:ilvl="3" w:tplc="69381F5A">
      <w:numFmt w:val="bullet"/>
      <w:lvlText w:val="•"/>
      <w:lvlJc w:val="left"/>
      <w:pPr>
        <w:ind w:left="3851" w:hanging="360"/>
      </w:pPr>
      <w:rPr>
        <w:rFonts w:hint="default"/>
        <w:lang w:val="en-US" w:eastAsia="en-US" w:bidi="ar-SA"/>
      </w:rPr>
    </w:lvl>
    <w:lvl w:ilvl="4" w:tplc="FFAAAEB6">
      <w:numFmt w:val="bullet"/>
      <w:lvlText w:val="•"/>
      <w:lvlJc w:val="left"/>
      <w:pPr>
        <w:ind w:left="4766" w:hanging="360"/>
      </w:pPr>
      <w:rPr>
        <w:rFonts w:hint="default"/>
        <w:lang w:val="en-US" w:eastAsia="en-US" w:bidi="ar-SA"/>
      </w:rPr>
    </w:lvl>
    <w:lvl w:ilvl="5" w:tplc="F488AC36">
      <w:numFmt w:val="bullet"/>
      <w:lvlText w:val="•"/>
      <w:lvlJc w:val="left"/>
      <w:pPr>
        <w:ind w:left="5682" w:hanging="360"/>
      </w:pPr>
      <w:rPr>
        <w:rFonts w:hint="default"/>
        <w:lang w:val="en-US" w:eastAsia="en-US" w:bidi="ar-SA"/>
      </w:rPr>
    </w:lvl>
    <w:lvl w:ilvl="6" w:tplc="09568C48">
      <w:numFmt w:val="bullet"/>
      <w:lvlText w:val="•"/>
      <w:lvlJc w:val="left"/>
      <w:pPr>
        <w:ind w:left="6597" w:hanging="360"/>
      </w:pPr>
      <w:rPr>
        <w:rFonts w:hint="default"/>
        <w:lang w:val="en-US" w:eastAsia="en-US" w:bidi="ar-SA"/>
      </w:rPr>
    </w:lvl>
    <w:lvl w:ilvl="7" w:tplc="3FF4DB0A">
      <w:numFmt w:val="bullet"/>
      <w:lvlText w:val="•"/>
      <w:lvlJc w:val="left"/>
      <w:pPr>
        <w:ind w:left="7513" w:hanging="360"/>
      </w:pPr>
      <w:rPr>
        <w:rFonts w:hint="default"/>
        <w:lang w:val="en-US" w:eastAsia="en-US" w:bidi="ar-SA"/>
      </w:rPr>
    </w:lvl>
    <w:lvl w:ilvl="8" w:tplc="AA947F58">
      <w:numFmt w:val="bullet"/>
      <w:lvlText w:val="•"/>
      <w:lvlJc w:val="left"/>
      <w:pPr>
        <w:ind w:left="8428" w:hanging="360"/>
      </w:pPr>
      <w:rPr>
        <w:rFonts w:hint="default"/>
        <w:lang w:val="en-US" w:eastAsia="en-US" w:bidi="ar-SA"/>
      </w:rPr>
    </w:lvl>
  </w:abstractNum>
  <w:abstractNum w:abstractNumId="54" w15:restartNumberingAfterBreak="0">
    <w:nsid w:val="73234C36"/>
    <w:multiLevelType w:val="hybridMultilevel"/>
    <w:tmpl w:val="DC44A386"/>
    <w:lvl w:ilvl="0" w:tplc="ED8A6352">
      <w:numFmt w:val="bullet"/>
      <w:lvlText w:val="•"/>
      <w:lvlJc w:val="left"/>
      <w:pPr>
        <w:ind w:left="2377" w:hanging="360"/>
      </w:pPr>
      <w:rPr>
        <w:rFonts w:ascii="Arial" w:eastAsia="Arial" w:hAnsi="Arial" w:cs="Arial" w:hint="default"/>
        <w:b w:val="0"/>
        <w:bCs w:val="0"/>
        <w:i w:val="0"/>
        <w:iCs w:val="0"/>
        <w:w w:val="100"/>
        <w:sz w:val="24"/>
        <w:szCs w:val="24"/>
        <w:lang w:val="en-US" w:eastAsia="en-US" w:bidi="ar-SA"/>
      </w:rPr>
    </w:lvl>
    <w:lvl w:ilvl="1" w:tplc="A9BE883E">
      <w:numFmt w:val="bullet"/>
      <w:lvlText w:val="•"/>
      <w:lvlJc w:val="left"/>
      <w:pPr>
        <w:ind w:left="3168" w:hanging="360"/>
      </w:pPr>
      <w:rPr>
        <w:rFonts w:hint="default"/>
        <w:lang w:val="en-US" w:eastAsia="en-US" w:bidi="ar-SA"/>
      </w:rPr>
    </w:lvl>
    <w:lvl w:ilvl="2" w:tplc="35206CCE">
      <w:numFmt w:val="bullet"/>
      <w:lvlText w:val="•"/>
      <w:lvlJc w:val="left"/>
      <w:pPr>
        <w:ind w:left="3956" w:hanging="360"/>
      </w:pPr>
      <w:rPr>
        <w:rFonts w:hint="default"/>
        <w:lang w:val="en-US" w:eastAsia="en-US" w:bidi="ar-SA"/>
      </w:rPr>
    </w:lvl>
    <w:lvl w:ilvl="3" w:tplc="9B5A7CC6">
      <w:numFmt w:val="bullet"/>
      <w:lvlText w:val="•"/>
      <w:lvlJc w:val="left"/>
      <w:pPr>
        <w:ind w:left="4744" w:hanging="360"/>
      </w:pPr>
      <w:rPr>
        <w:rFonts w:hint="default"/>
        <w:lang w:val="en-US" w:eastAsia="en-US" w:bidi="ar-SA"/>
      </w:rPr>
    </w:lvl>
    <w:lvl w:ilvl="4" w:tplc="26E0E750">
      <w:numFmt w:val="bullet"/>
      <w:lvlText w:val="•"/>
      <w:lvlJc w:val="left"/>
      <w:pPr>
        <w:ind w:left="5532" w:hanging="360"/>
      </w:pPr>
      <w:rPr>
        <w:rFonts w:hint="default"/>
        <w:lang w:val="en-US" w:eastAsia="en-US" w:bidi="ar-SA"/>
      </w:rPr>
    </w:lvl>
    <w:lvl w:ilvl="5" w:tplc="78AE3996">
      <w:numFmt w:val="bullet"/>
      <w:lvlText w:val="•"/>
      <w:lvlJc w:val="left"/>
      <w:pPr>
        <w:ind w:left="6320" w:hanging="360"/>
      </w:pPr>
      <w:rPr>
        <w:rFonts w:hint="default"/>
        <w:lang w:val="en-US" w:eastAsia="en-US" w:bidi="ar-SA"/>
      </w:rPr>
    </w:lvl>
    <w:lvl w:ilvl="6" w:tplc="9ECA459A">
      <w:numFmt w:val="bullet"/>
      <w:lvlText w:val="•"/>
      <w:lvlJc w:val="left"/>
      <w:pPr>
        <w:ind w:left="7108" w:hanging="360"/>
      </w:pPr>
      <w:rPr>
        <w:rFonts w:hint="default"/>
        <w:lang w:val="en-US" w:eastAsia="en-US" w:bidi="ar-SA"/>
      </w:rPr>
    </w:lvl>
    <w:lvl w:ilvl="7" w:tplc="A5C28A4A">
      <w:numFmt w:val="bullet"/>
      <w:lvlText w:val="•"/>
      <w:lvlJc w:val="left"/>
      <w:pPr>
        <w:ind w:left="7896" w:hanging="360"/>
      </w:pPr>
      <w:rPr>
        <w:rFonts w:hint="default"/>
        <w:lang w:val="en-US" w:eastAsia="en-US" w:bidi="ar-SA"/>
      </w:rPr>
    </w:lvl>
    <w:lvl w:ilvl="8" w:tplc="E070C2BE">
      <w:numFmt w:val="bullet"/>
      <w:lvlText w:val="•"/>
      <w:lvlJc w:val="left"/>
      <w:pPr>
        <w:ind w:left="8684" w:hanging="360"/>
      </w:pPr>
      <w:rPr>
        <w:rFonts w:hint="default"/>
        <w:lang w:val="en-US" w:eastAsia="en-US" w:bidi="ar-SA"/>
      </w:rPr>
    </w:lvl>
  </w:abstractNum>
  <w:abstractNum w:abstractNumId="55" w15:restartNumberingAfterBreak="0">
    <w:nsid w:val="73850295"/>
    <w:multiLevelType w:val="hybridMultilevel"/>
    <w:tmpl w:val="6C184386"/>
    <w:lvl w:ilvl="0" w:tplc="C122AC88">
      <w:numFmt w:val="bullet"/>
      <w:lvlText w:val="•"/>
      <w:lvlJc w:val="left"/>
      <w:pPr>
        <w:ind w:left="2384" w:hanging="360"/>
      </w:pPr>
      <w:rPr>
        <w:rFonts w:ascii="Times New Roman" w:eastAsia="Times New Roman" w:hAnsi="Times New Roman" w:cs="Times New Roman" w:hint="default"/>
        <w:b w:val="0"/>
        <w:bCs w:val="0"/>
        <w:i w:val="0"/>
        <w:iCs w:val="0"/>
        <w:w w:val="100"/>
        <w:sz w:val="24"/>
        <w:szCs w:val="24"/>
        <w:lang w:val="en-US" w:eastAsia="en-US" w:bidi="ar-SA"/>
      </w:rPr>
    </w:lvl>
    <w:lvl w:ilvl="1" w:tplc="8E9A43FC">
      <w:numFmt w:val="bullet"/>
      <w:lvlText w:val="•"/>
      <w:lvlJc w:val="left"/>
      <w:pPr>
        <w:ind w:left="3168" w:hanging="360"/>
      </w:pPr>
      <w:rPr>
        <w:rFonts w:hint="default"/>
        <w:lang w:val="en-US" w:eastAsia="en-US" w:bidi="ar-SA"/>
      </w:rPr>
    </w:lvl>
    <w:lvl w:ilvl="2" w:tplc="AD46F3DE">
      <w:numFmt w:val="bullet"/>
      <w:lvlText w:val="•"/>
      <w:lvlJc w:val="left"/>
      <w:pPr>
        <w:ind w:left="3956" w:hanging="360"/>
      </w:pPr>
      <w:rPr>
        <w:rFonts w:hint="default"/>
        <w:lang w:val="en-US" w:eastAsia="en-US" w:bidi="ar-SA"/>
      </w:rPr>
    </w:lvl>
    <w:lvl w:ilvl="3" w:tplc="22A09912">
      <w:numFmt w:val="bullet"/>
      <w:lvlText w:val="•"/>
      <w:lvlJc w:val="left"/>
      <w:pPr>
        <w:ind w:left="4744" w:hanging="360"/>
      </w:pPr>
      <w:rPr>
        <w:rFonts w:hint="default"/>
        <w:lang w:val="en-US" w:eastAsia="en-US" w:bidi="ar-SA"/>
      </w:rPr>
    </w:lvl>
    <w:lvl w:ilvl="4" w:tplc="CF268566">
      <w:numFmt w:val="bullet"/>
      <w:lvlText w:val="•"/>
      <w:lvlJc w:val="left"/>
      <w:pPr>
        <w:ind w:left="5532" w:hanging="360"/>
      </w:pPr>
      <w:rPr>
        <w:rFonts w:hint="default"/>
        <w:lang w:val="en-US" w:eastAsia="en-US" w:bidi="ar-SA"/>
      </w:rPr>
    </w:lvl>
    <w:lvl w:ilvl="5" w:tplc="F90CE2EA">
      <w:numFmt w:val="bullet"/>
      <w:lvlText w:val="•"/>
      <w:lvlJc w:val="left"/>
      <w:pPr>
        <w:ind w:left="6320" w:hanging="360"/>
      </w:pPr>
      <w:rPr>
        <w:rFonts w:hint="default"/>
        <w:lang w:val="en-US" w:eastAsia="en-US" w:bidi="ar-SA"/>
      </w:rPr>
    </w:lvl>
    <w:lvl w:ilvl="6" w:tplc="E45EABEE">
      <w:numFmt w:val="bullet"/>
      <w:lvlText w:val="•"/>
      <w:lvlJc w:val="left"/>
      <w:pPr>
        <w:ind w:left="7108" w:hanging="360"/>
      </w:pPr>
      <w:rPr>
        <w:rFonts w:hint="default"/>
        <w:lang w:val="en-US" w:eastAsia="en-US" w:bidi="ar-SA"/>
      </w:rPr>
    </w:lvl>
    <w:lvl w:ilvl="7" w:tplc="4E163A04">
      <w:numFmt w:val="bullet"/>
      <w:lvlText w:val="•"/>
      <w:lvlJc w:val="left"/>
      <w:pPr>
        <w:ind w:left="7896" w:hanging="360"/>
      </w:pPr>
      <w:rPr>
        <w:rFonts w:hint="default"/>
        <w:lang w:val="en-US" w:eastAsia="en-US" w:bidi="ar-SA"/>
      </w:rPr>
    </w:lvl>
    <w:lvl w:ilvl="8" w:tplc="02A02CDC">
      <w:numFmt w:val="bullet"/>
      <w:lvlText w:val="•"/>
      <w:lvlJc w:val="left"/>
      <w:pPr>
        <w:ind w:left="8684" w:hanging="360"/>
      </w:pPr>
      <w:rPr>
        <w:rFonts w:hint="default"/>
        <w:lang w:val="en-US" w:eastAsia="en-US" w:bidi="ar-SA"/>
      </w:rPr>
    </w:lvl>
  </w:abstractNum>
  <w:abstractNum w:abstractNumId="56" w15:restartNumberingAfterBreak="0">
    <w:nsid w:val="79992D41"/>
    <w:multiLevelType w:val="hybridMultilevel"/>
    <w:tmpl w:val="842C066A"/>
    <w:lvl w:ilvl="0" w:tplc="6C4E88D6">
      <w:start w:val="1"/>
      <w:numFmt w:val="decimal"/>
      <w:lvlText w:val="%1)"/>
      <w:lvlJc w:val="left"/>
      <w:pPr>
        <w:ind w:left="1751" w:hanging="454"/>
      </w:pPr>
      <w:rPr>
        <w:rFonts w:ascii="Times New Roman" w:eastAsia="Times New Roman" w:hAnsi="Times New Roman" w:cs="Times New Roman" w:hint="default"/>
        <w:b w:val="0"/>
        <w:bCs w:val="0"/>
        <w:i w:val="0"/>
        <w:iCs w:val="0"/>
        <w:w w:val="100"/>
        <w:sz w:val="24"/>
        <w:szCs w:val="24"/>
        <w:lang w:val="en-US" w:eastAsia="en-US" w:bidi="ar-SA"/>
      </w:rPr>
    </w:lvl>
    <w:lvl w:ilvl="1" w:tplc="E050225E">
      <w:numFmt w:val="bullet"/>
      <w:lvlText w:val="•"/>
      <w:lvlJc w:val="left"/>
      <w:pPr>
        <w:ind w:left="2610" w:hanging="454"/>
      </w:pPr>
      <w:rPr>
        <w:rFonts w:hint="default"/>
        <w:lang w:val="en-US" w:eastAsia="en-US" w:bidi="ar-SA"/>
      </w:rPr>
    </w:lvl>
    <w:lvl w:ilvl="2" w:tplc="EE780728">
      <w:numFmt w:val="bullet"/>
      <w:lvlText w:val="•"/>
      <w:lvlJc w:val="left"/>
      <w:pPr>
        <w:ind w:left="3460" w:hanging="454"/>
      </w:pPr>
      <w:rPr>
        <w:rFonts w:hint="default"/>
        <w:lang w:val="en-US" w:eastAsia="en-US" w:bidi="ar-SA"/>
      </w:rPr>
    </w:lvl>
    <w:lvl w:ilvl="3" w:tplc="EEC81718">
      <w:numFmt w:val="bullet"/>
      <w:lvlText w:val="•"/>
      <w:lvlJc w:val="left"/>
      <w:pPr>
        <w:ind w:left="4310" w:hanging="454"/>
      </w:pPr>
      <w:rPr>
        <w:rFonts w:hint="default"/>
        <w:lang w:val="en-US" w:eastAsia="en-US" w:bidi="ar-SA"/>
      </w:rPr>
    </w:lvl>
    <w:lvl w:ilvl="4" w:tplc="5C605DF0">
      <w:numFmt w:val="bullet"/>
      <w:lvlText w:val="•"/>
      <w:lvlJc w:val="left"/>
      <w:pPr>
        <w:ind w:left="5160" w:hanging="454"/>
      </w:pPr>
      <w:rPr>
        <w:rFonts w:hint="default"/>
        <w:lang w:val="en-US" w:eastAsia="en-US" w:bidi="ar-SA"/>
      </w:rPr>
    </w:lvl>
    <w:lvl w:ilvl="5" w:tplc="52086DB8">
      <w:numFmt w:val="bullet"/>
      <w:lvlText w:val="•"/>
      <w:lvlJc w:val="left"/>
      <w:pPr>
        <w:ind w:left="6010" w:hanging="454"/>
      </w:pPr>
      <w:rPr>
        <w:rFonts w:hint="default"/>
        <w:lang w:val="en-US" w:eastAsia="en-US" w:bidi="ar-SA"/>
      </w:rPr>
    </w:lvl>
    <w:lvl w:ilvl="6" w:tplc="BC64F90C">
      <w:numFmt w:val="bullet"/>
      <w:lvlText w:val="•"/>
      <w:lvlJc w:val="left"/>
      <w:pPr>
        <w:ind w:left="6860" w:hanging="454"/>
      </w:pPr>
      <w:rPr>
        <w:rFonts w:hint="default"/>
        <w:lang w:val="en-US" w:eastAsia="en-US" w:bidi="ar-SA"/>
      </w:rPr>
    </w:lvl>
    <w:lvl w:ilvl="7" w:tplc="C4B01712">
      <w:numFmt w:val="bullet"/>
      <w:lvlText w:val="•"/>
      <w:lvlJc w:val="left"/>
      <w:pPr>
        <w:ind w:left="7710" w:hanging="454"/>
      </w:pPr>
      <w:rPr>
        <w:rFonts w:hint="default"/>
        <w:lang w:val="en-US" w:eastAsia="en-US" w:bidi="ar-SA"/>
      </w:rPr>
    </w:lvl>
    <w:lvl w:ilvl="8" w:tplc="506A8964">
      <w:numFmt w:val="bullet"/>
      <w:lvlText w:val="•"/>
      <w:lvlJc w:val="left"/>
      <w:pPr>
        <w:ind w:left="8560" w:hanging="454"/>
      </w:pPr>
      <w:rPr>
        <w:rFonts w:hint="default"/>
        <w:lang w:val="en-US" w:eastAsia="en-US" w:bidi="ar-SA"/>
      </w:rPr>
    </w:lvl>
  </w:abstractNum>
  <w:abstractNum w:abstractNumId="57" w15:restartNumberingAfterBreak="0">
    <w:nsid w:val="7C243AB4"/>
    <w:multiLevelType w:val="hybridMultilevel"/>
    <w:tmpl w:val="9A145DC4"/>
    <w:lvl w:ilvl="0" w:tplc="9DEE1F5A">
      <w:numFmt w:val="bullet"/>
      <w:lvlText w:val=""/>
      <w:lvlJc w:val="left"/>
      <w:pPr>
        <w:ind w:left="1578" w:hanging="360"/>
      </w:pPr>
      <w:rPr>
        <w:rFonts w:ascii="Symbol" w:eastAsia="Symbol" w:hAnsi="Symbol" w:cs="Symbol" w:hint="default"/>
        <w:b w:val="0"/>
        <w:bCs w:val="0"/>
        <w:i w:val="0"/>
        <w:iCs w:val="0"/>
        <w:w w:val="97"/>
        <w:sz w:val="20"/>
        <w:szCs w:val="20"/>
        <w:lang w:val="en-US" w:eastAsia="en-US" w:bidi="ar-SA"/>
      </w:rPr>
    </w:lvl>
    <w:lvl w:ilvl="1" w:tplc="276EFB40">
      <w:numFmt w:val="bullet"/>
      <w:lvlText w:val="•"/>
      <w:lvlJc w:val="left"/>
      <w:pPr>
        <w:ind w:left="2448" w:hanging="360"/>
      </w:pPr>
      <w:rPr>
        <w:rFonts w:hint="default"/>
        <w:lang w:val="en-US" w:eastAsia="en-US" w:bidi="ar-SA"/>
      </w:rPr>
    </w:lvl>
    <w:lvl w:ilvl="2" w:tplc="574C56EE">
      <w:numFmt w:val="bullet"/>
      <w:lvlText w:val="•"/>
      <w:lvlJc w:val="left"/>
      <w:pPr>
        <w:ind w:left="3316" w:hanging="360"/>
      </w:pPr>
      <w:rPr>
        <w:rFonts w:hint="default"/>
        <w:lang w:val="en-US" w:eastAsia="en-US" w:bidi="ar-SA"/>
      </w:rPr>
    </w:lvl>
    <w:lvl w:ilvl="3" w:tplc="5A8AEEC4">
      <w:numFmt w:val="bullet"/>
      <w:lvlText w:val="•"/>
      <w:lvlJc w:val="left"/>
      <w:pPr>
        <w:ind w:left="4184" w:hanging="360"/>
      </w:pPr>
      <w:rPr>
        <w:rFonts w:hint="default"/>
        <w:lang w:val="en-US" w:eastAsia="en-US" w:bidi="ar-SA"/>
      </w:rPr>
    </w:lvl>
    <w:lvl w:ilvl="4" w:tplc="80B08898">
      <w:numFmt w:val="bullet"/>
      <w:lvlText w:val="•"/>
      <w:lvlJc w:val="left"/>
      <w:pPr>
        <w:ind w:left="5052" w:hanging="360"/>
      </w:pPr>
      <w:rPr>
        <w:rFonts w:hint="default"/>
        <w:lang w:val="en-US" w:eastAsia="en-US" w:bidi="ar-SA"/>
      </w:rPr>
    </w:lvl>
    <w:lvl w:ilvl="5" w:tplc="B84E2FB8">
      <w:numFmt w:val="bullet"/>
      <w:lvlText w:val="•"/>
      <w:lvlJc w:val="left"/>
      <w:pPr>
        <w:ind w:left="5920" w:hanging="360"/>
      </w:pPr>
      <w:rPr>
        <w:rFonts w:hint="default"/>
        <w:lang w:val="en-US" w:eastAsia="en-US" w:bidi="ar-SA"/>
      </w:rPr>
    </w:lvl>
    <w:lvl w:ilvl="6" w:tplc="357E78D0">
      <w:numFmt w:val="bullet"/>
      <w:lvlText w:val="•"/>
      <w:lvlJc w:val="left"/>
      <w:pPr>
        <w:ind w:left="6788" w:hanging="360"/>
      </w:pPr>
      <w:rPr>
        <w:rFonts w:hint="default"/>
        <w:lang w:val="en-US" w:eastAsia="en-US" w:bidi="ar-SA"/>
      </w:rPr>
    </w:lvl>
    <w:lvl w:ilvl="7" w:tplc="3F8E9438">
      <w:numFmt w:val="bullet"/>
      <w:lvlText w:val="•"/>
      <w:lvlJc w:val="left"/>
      <w:pPr>
        <w:ind w:left="7656" w:hanging="360"/>
      </w:pPr>
      <w:rPr>
        <w:rFonts w:hint="default"/>
        <w:lang w:val="en-US" w:eastAsia="en-US" w:bidi="ar-SA"/>
      </w:rPr>
    </w:lvl>
    <w:lvl w:ilvl="8" w:tplc="9DB22736">
      <w:numFmt w:val="bullet"/>
      <w:lvlText w:val="•"/>
      <w:lvlJc w:val="left"/>
      <w:pPr>
        <w:ind w:left="8524" w:hanging="360"/>
      </w:pPr>
      <w:rPr>
        <w:rFonts w:hint="default"/>
        <w:lang w:val="en-US" w:eastAsia="en-US" w:bidi="ar-SA"/>
      </w:rPr>
    </w:lvl>
  </w:abstractNum>
  <w:num w:numId="1" w16cid:durableId="1397314661">
    <w:abstractNumId w:val="44"/>
  </w:num>
  <w:num w:numId="2" w16cid:durableId="2107728027">
    <w:abstractNumId w:val="56"/>
  </w:num>
  <w:num w:numId="3" w16cid:durableId="1152478406">
    <w:abstractNumId w:val="22"/>
  </w:num>
  <w:num w:numId="4" w16cid:durableId="118378181">
    <w:abstractNumId w:val="24"/>
  </w:num>
  <w:num w:numId="5" w16cid:durableId="440417483">
    <w:abstractNumId w:val="1"/>
  </w:num>
  <w:num w:numId="6" w16cid:durableId="1011492889">
    <w:abstractNumId w:val="5"/>
  </w:num>
  <w:num w:numId="7" w16cid:durableId="692345163">
    <w:abstractNumId w:val="7"/>
  </w:num>
  <w:num w:numId="8" w16cid:durableId="713889487">
    <w:abstractNumId w:val="4"/>
  </w:num>
  <w:num w:numId="9" w16cid:durableId="815533883">
    <w:abstractNumId w:val="34"/>
  </w:num>
  <w:num w:numId="10" w16cid:durableId="1405761855">
    <w:abstractNumId w:val="47"/>
  </w:num>
  <w:num w:numId="11" w16cid:durableId="1308584272">
    <w:abstractNumId w:val="3"/>
  </w:num>
  <w:num w:numId="12" w16cid:durableId="998847698">
    <w:abstractNumId w:val="46"/>
  </w:num>
  <w:num w:numId="13" w16cid:durableId="1223327540">
    <w:abstractNumId w:val="53"/>
  </w:num>
  <w:num w:numId="14" w16cid:durableId="852455329">
    <w:abstractNumId w:val="41"/>
  </w:num>
  <w:num w:numId="15" w16cid:durableId="583539616">
    <w:abstractNumId w:val="11"/>
  </w:num>
  <w:num w:numId="16" w16cid:durableId="1340961378">
    <w:abstractNumId w:val="33"/>
  </w:num>
  <w:num w:numId="17" w16cid:durableId="1563370409">
    <w:abstractNumId w:val="57"/>
  </w:num>
  <w:num w:numId="18" w16cid:durableId="2042126079">
    <w:abstractNumId w:val="37"/>
  </w:num>
  <w:num w:numId="19" w16cid:durableId="1465081373">
    <w:abstractNumId w:val="54"/>
  </w:num>
  <w:num w:numId="20" w16cid:durableId="1734354157">
    <w:abstractNumId w:val="13"/>
  </w:num>
  <w:num w:numId="21" w16cid:durableId="198592664">
    <w:abstractNumId w:val="38"/>
  </w:num>
  <w:num w:numId="22" w16cid:durableId="2065786873">
    <w:abstractNumId w:val="31"/>
  </w:num>
  <w:num w:numId="23" w16cid:durableId="549221005">
    <w:abstractNumId w:val="27"/>
  </w:num>
  <w:num w:numId="24" w16cid:durableId="966275859">
    <w:abstractNumId w:val="12"/>
  </w:num>
  <w:num w:numId="25" w16cid:durableId="1903715725">
    <w:abstractNumId w:val="49"/>
  </w:num>
  <w:num w:numId="26" w16cid:durableId="1328170718">
    <w:abstractNumId w:val="14"/>
  </w:num>
  <w:num w:numId="27" w16cid:durableId="1823934794">
    <w:abstractNumId w:val="26"/>
  </w:num>
  <w:num w:numId="28" w16cid:durableId="113790943">
    <w:abstractNumId w:val="2"/>
  </w:num>
  <w:num w:numId="29" w16cid:durableId="1598561298">
    <w:abstractNumId w:val="15"/>
  </w:num>
  <w:num w:numId="30" w16cid:durableId="1132212448">
    <w:abstractNumId w:val="51"/>
  </w:num>
  <w:num w:numId="31" w16cid:durableId="688919405">
    <w:abstractNumId w:val="45"/>
  </w:num>
  <w:num w:numId="32" w16cid:durableId="960652269">
    <w:abstractNumId w:val="40"/>
  </w:num>
  <w:num w:numId="33" w16cid:durableId="1987927718">
    <w:abstractNumId w:val="18"/>
  </w:num>
  <w:num w:numId="34" w16cid:durableId="336080321">
    <w:abstractNumId w:val="0"/>
  </w:num>
  <w:num w:numId="35" w16cid:durableId="482087967">
    <w:abstractNumId w:val="52"/>
  </w:num>
  <w:num w:numId="36" w16cid:durableId="1405910559">
    <w:abstractNumId w:val="43"/>
  </w:num>
  <w:num w:numId="37" w16cid:durableId="458956789">
    <w:abstractNumId w:val="55"/>
  </w:num>
  <w:num w:numId="38" w16cid:durableId="1458137946">
    <w:abstractNumId w:val="9"/>
  </w:num>
  <w:num w:numId="39" w16cid:durableId="548806775">
    <w:abstractNumId w:val="39"/>
  </w:num>
  <w:num w:numId="40" w16cid:durableId="950087961">
    <w:abstractNumId w:val="32"/>
  </w:num>
  <w:num w:numId="41" w16cid:durableId="1979264754">
    <w:abstractNumId w:val="6"/>
  </w:num>
  <w:num w:numId="42" w16cid:durableId="2005693707">
    <w:abstractNumId w:val="36"/>
  </w:num>
  <w:num w:numId="43" w16cid:durableId="1529368176">
    <w:abstractNumId w:val="42"/>
  </w:num>
  <w:num w:numId="44" w16cid:durableId="321931813">
    <w:abstractNumId w:val="16"/>
  </w:num>
  <w:num w:numId="45" w16cid:durableId="425618275">
    <w:abstractNumId w:val="20"/>
  </w:num>
  <w:num w:numId="46" w16cid:durableId="1514687407">
    <w:abstractNumId w:val="48"/>
  </w:num>
  <w:num w:numId="47" w16cid:durableId="874659154">
    <w:abstractNumId w:val="8"/>
  </w:num>
  <w:num w:numId="48" w16cid:durableId="873544589">
    <w:abstractNumId w:val="23"/>
  </w:num>
  <w:num w:numId="49" w16cid:durableId="1764954758">
    <w:abstractNumId w:val="19"/>
  </w:num>
  <w:num w:numId="50" w16cid:durableId="55132423">
    <w:abstractNumId w:val="21"/>
  </w:num>
  <w:num w:numId="51" w16cid:durableId="1636905596">
    <w:abstractNumId w:val="25"/>
  </w:num>
  <w:num w:numId="52" w16cid:durableId="613177441">
    <w:abstractNumId w:val="17"/>
  </w:num>
  <w:num w:numId="53" w16cid:durableId="1539244095">
    <w:abstractNumId w:val="30"/>
  </w:num>
  <w:num w:numId="54" w16cid:durableId="1327438561">
    <w:abstractNumId w:val="35"/>
  </w:num>
  <w:num w:numId="55" w16cid:durableId="1992438014">
    <w:abstractNumId w:val="10"/>
  </w:num>
  <w:num w:numId="56" w16cid:durableId="1812672550">
    <w:abstractNumId w:val="50"/>
  </w:num>
  <w:num w:numId="57" w16cid:durableId="880290659">
    <w:abstractNumId w:val="28"/>
  </w:num>
  <w:num w:numId="58" w16cid:durableId="822505814">
    <w:abstractNumId w:val="29"/>
  </w:num>
  <w:numIdMacAtCleanup w:val="5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cott Wakefield">
    <w15:presenceInfo w15:providerId="AD" w15:userId="S-1-5-21-4095628063-3556742122-3606576086-1038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trackRevisions/>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1D72"/>
    <w:rsid w:val="0000512F"/>
    <w:rsid w:val="000342BA"/>
    <w:rsid w:val="00046C5A"/>
    <w:rsid w:val="00050E59"/>
    <w:rsid w:val="000613D8"/>
    <w:rsid w:val="00065825"/>
    <w:rsid w:val="00081768"/>
    <w:rsid w:val="000C3C44"/>
    <w:rsid w:val="000D7897"/>
    <w:rsid w:val="000E5988"/>
    <w:rsid w:val="000E7DC1"/>
    <w:rsid w:val="000F0E4B"/>
    <w:rsid w:val="00110B03"/>
    <w:rsid w:val="0012118A"/>
    <w:rsid w:val="00133658"/>
    <w:rsid w:val="001536A6"/>
    <w:rsid w:val="001643F3"/>
    <w:rsid w:val="0017340F"/>
    <w:rsid w:val="00184149"/>
    <w:rsid w:val="00187474"/>
    <w:rsid w:val="001906D4"/>
    <w:rsid w:val="001A1CDF"/>
    <w:rsid w:val="001C30F4"/>
    <w:rsid w:val="001E68E4"/>
    <w:rsid w:val="001F5BD6"/>
    <w:rsid w:val="0020322C"/>
    <w:rsid w:val="00212D16"/>
    <w:rsid w:val="0021567F"/>
    <w:rsid w:val="002158F1"/>
    <w:rsid w:val="002440E9"/>
    <w:rsid w:val="00247CDA"/>
    <w:rsid w:val="00247D75"/>
    <w:rsid w:val="0025018D"/>
    <w:rsid w:val="0025583E"/>
    <w:rsid w:val="002748FB"/>
    <w:rsid w:val="0028198F"/>
    <w:rsid w:val="0028657D"/>
    <w:rsid w:val="00291546"/>
    <w:rsid w:val="002B2338"/>
    <w:rsid w:val="002B3F10"/>
    <w:rsid w:val="002B5D56"/>
    <w:rsid w:val="002C2B44"/>
    <w:rsid w:val="002D361D"/>
    <w:rsid w:val="002D7776"/>
    <w:rsid w:val="002E353C"/>
    <w:rsid w:val="002E4C36"/>
    <w:rsid w:val="002F0016"/>
    <w:rsid w:val="002F2576"/>
    <w:rsid w:val="002F7CD9"/>
    <w:rsid w:val="00307585"/>
    <w:rsid w:val="00310837"/>
    <w:rsid w:val="00313F1D"/>
    <w:rsid w:val="00315632"/>
    <w:rsid w:val="003333ED"/>
    <w:rsid w:val="00335F52"/>
    <w:rsid w:val="00336149"/>
    <w:rsid w:val="003508A9"/>
    <w:rsid w:val="003638AA"/>
    <w:rsid w:val="003A761A"/>
    <w:rsid w:val="003C11D3"/>
    <w:rsid w:val="00407E55"/>
    <w:rsid w:val="00415911"/>
    <w:rsid w:val="00417E35"/>
    <w:rsid w:val="0043585B"/>
    <w:rsid w:val="00461577"/>
    <w:rsid w:val="004811CB"/>
    <w:rsid w:val="00485C6E"/>
    <w:rsid w:val="00486D91"/>
    <w:rsid w:val="00491AEF"/>
    <w:rsid w:val="0049225B"/>
    <w:rsid w:val="004A187E"/>
    <w:rsid w:val="004D4449"/>
    <w:rsid w:val="004E0DE7"/>
    <w:rsid w:val="004E24D7"/>
    <w:rsid w:val="00511728"/>
    <w:rsid w:val="0051495A"/>
    <w:rsid w:val="005400FB"/>
    <w:rsid w:val="0059159F"/>
    <w:rsid w:val="005C2EEC"/>
    <w:rsid w:val="005C44B6"/>
    <w:rsid w:val="005F57FD"/>
    <w:rsid w:val="005F7E60"/>
    <w:rsid w:val="00601D23"/>
    <w:rsid w:val="00615B15"/>
    <w:rsid w:val="0062443E"/>
    <w:rsid w:val="0062470E"/>
    <w:rsid w:val="00630550"/>
    <w:rsid w:val="006336F2"/>
    <w:rsid w:val="00634B46"/>
    <w:rsid w:val="0065130A"/>
    <w:rsid w:val="00657369"/>
    <w:rsid w:val="00687849"/>
    <w:rsid w:val="006901B2"/>
    <w:rsid w:val="006B0D9C"/>
    <w:rsid w:val="006B2AC6"/>
    <w:rsid w:val="006B7732"/>
    <w:rsid w:val="006C1A9D"/>
    <w:rsid w:val="006D7F5E"/>
    <w:rsid w:val="006E2AD0"/>
    <w:rsid w:val="006E6795"/>
    <w:rsid w:val="006F2272"/>
    <w:rsid w:val="00700765"/>
    <w:rsid w:val="00710697"/>
    <w:rsid w:val="00713F02"/>
    <w:rsid w:val="00721063"/>
    <w:rsid w:val="00727887"/>
    <w:rsid w:val="00727A49"/>
    <w:rsid w:val="00760DF8"/>
    <w:rsid w:val="00765438"/>
    <w:rsid w:val="00770EA8"/>
    <w:rsid w:val="00772F1F"/>
    <w:rsid w:val="007C4F7C"/>
    <w:rsid w:val="007C706B"/>
    <w:rsid w:val="007E471F"/>
    <w:rsid w:val="007E683F"/>
    <w:rsid w:val="00805BB6"/>
    <w:rsid w:val="00821755"/>
    <w:rsid w:val="0082233F"/>
    <w:rsid w:val="00826146"/>
    <w:rsid w:val="0083124E"/>
    <w:rsid w:val="00831AC4"/>
    <w:rsid w:val="008421E9"/>
    <w:rsid w:val="00842E78"/>
    <w:rsid w:val="00860DAE"/>
    <w:rsid w:val="00873D0E"/>
    <w:rsid w:val="00887C35"/>
    <w:rsid w:val="008B378A"/>
    <w:rsid w:val="008B4468"/>
    <w:rsid w:val="008C697C"/>
    <w:rsid w:val="008C7FFB"/>
    <w:rsid w:val="008D09FC"/>
    <w:rsid w:val="008D260E"/>
    <w:rsid w:val="008E4E32"/>
    <w:rsid w:val="00903F19"/>
    <w:rsid w:val="00911068"/>
    <w:rsid w:val="0091733E"/>
    <w:rsid w:val="009446FE"/>
    <w:rsid w:val="009544B4"/>
    <w:rsid w:val="00996E68"/>
    <w:rsid w:val="009A03B3"/>
    <w:rsid w:val="009B1045"/>
    <w:rsid w:val="009E1DE6"/>
    <w:rsid w:val="009E447D"/>
    <w:rsid w:val="009F5A7E"/>
    <w:rsid w:val="009F7517"/>
    <w:rsid w:val="00A01AAB"/>
    <w:rsid w:val="00A12D7C"/>
    <w:rsid w:val="00A4795D"/>
    <w:rsid w:val="00A73CCB"/>
    <w:rsid w:val="00A77CCE"/>
    <w:rsid w:val="00A820A7"/>
    <w:rsid w:val="00A957CB"/>
    <w:rsid w:val="00AB5FFB"/>
    <w:rsid w:val="00AC025F"/>
    <w:rsid w:val="00AD155A"/>
    <w:rsid w:val="00AE4CEB"/>
    <w:rsid w:val="00AE4DEA"/>
    <w:rsid w:val="00AE5FB7"/>
    <w:rsid w:val="00AE66DE"/>
    <w:rsid w:val="00AF2D0E"/>
    <w:rsid w:val="00B0467F"/>
    <w:rsid w:val="00B23D9C"/>
    <w:rsid w:val="00B26F56"/>
    <w:rsid w:val="00B672B6"/>
    <w:rsid w:val="00B72C6B"/>
    <w:rsid w:val="00B7497D"/>
    <w:rsid w:val="00B7761C"/>
    <w:rsid w:val="00B904D9"/>
    <w:rsid w:val="00B9551E"/>
    <w:rsid w:val="00BA5BF7"/>
    <w:rsid w:val="00BC51A4"/>
    <w:rsid w:val="00BC5537"/>
    <w:rsid w:val="00BF2C22"/>
    <w:rsid w:val="00BF46D6"/>
    <w:rsid w:val="00C1792B"/>
    <w:rsid w:val="00C2256C"/>
    <w:rsid w:val="00C36994"/>
    <w:rsid w:val="00C47CC0"/>
    <w:rsid w:val="00C60703"/>
    <w:rsid w:val="00C65FDB"/>
    <w:rsid w:val="00C77462"/>
    <w:rsid w:val="00C8276E"/>
    <w:rsid w:val="00C938F6"/>
    <w:rsid w:val="00CB0E6A"/>
    <w:rsid w:val="00CB1467"/>
    <w:rsid w:val="00CC010B"/>
    <w:rsid w:val="00CC11E2"/>
    <w:rsid w:val="00CC25D5"/>
    <w:rsid w:val="00CC578F"/>
    <w:rsid w:val="00CD0D27"/>
    <w:rsid w:val="00CD69C2"/>
    <w:rsid w:val="00CE7EC0"/>
    <w:rsid w:val="00D01F12"/>
    <w:rsid w:val="00D02E0B"/>
    <w:rsid w:val="00D05F04"/>
    <w:rsid w:val="00D106D7"/>
    <w:rsid w:val="00D10D5C"/>
    <w:rsid w:val="00D15789"/>
    <w:rsid w:val="00D20A8A"/>
    <w:rsid w:val="00D268B4"/>
    <w:rsid w:val="00D26C64"/>
    <w:rsid w:val="00D416DC"/>
    <w:rsid w:val="00D54917"/>
    <w:rsid w:val="00D61D72"/>
    <w:rsid w:val="00D745DC"/>
    <w:rsid w:val="00D934E3"/>
    <w:rsid w:val="00D9521D"/>
    <w:rsid w:val="00DC43B4"/>
    <w:rsid w:val="00DC46AF"/>
    <w:rsid w:val="00DD1C4F"/>
    <w:rsid w:val="00DD322A"/>
    <w:rsid w:val="00DD4F40"/>
    <w:rsid w:val="00DF2E43"/>
    <w:rsid w:val="00E63828"/>
    <w:rsid w:val="00E676D5"/>
    <w:rsid w:val="00E80F7E"/>
    <w:rsid w:val="00E92DB1"/>
    <w:rsid w:val="00EA5C6B"/>
    <w:rsid w:val="00ED1246"/>
    <w:rsid w:val="00EE4A20"/>
    <w:rsid w:val="00F36254"/>
    <w:rsid w:val="00F40438"/>
    <w:rsid w:val="00F418C1"/>
    <w:rsid w:val="00F51C30"/>
    <w:rsid w:val="00F54086"/>
    <w:rsid w:val="00F60C08"/>
    <w:rsid w:val="00F622AF"/>
    <w:rsid w:val="00F71844"/>
    <w:rsid w:val="00FA698B"/>
    <w:rsid w:val="00FA7EFB"/>
    <w:rsid w:val="00FB65BA"/>
    <w:rsid w:val="00FD4E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5488BF"/>
  <w15:docId w15:val="{CC5AB664-4294-48E7-8264-DB40524B61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563"/>
      <w:outlineLvl w:val="0"/>
    </w:pPr>
    <w:rPr>
      <w:b/>
      <w:bCs/>
      <w:sz w:val="24"/>
      <w:szCs w:val="24"/>
      <w:u w:val="single" w:color="000000"/>
    </w:rPr>
  </w:style>
  <w:style w:type="paragraph" w:styleId="Heading2">
    <w:name w:val="heading 2"/>
    <w:basedOn w:val="Normal"/>
    <w:uiPriority w:val="9"/>
    <w:unhideWhenUsed/>
    <w:qFormat/>
    <w:pPr>
      <w:ind w:left="923"/>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ind w:left="3239" w:right="377" w:hanging="1222"/>
    </w:pPr>
    <w:rPr>
      <w:sz w:val="56"/>
      <w:szCs w:val="56"/>
    </w:rPr>
  </w:style>
  <w:style w:type="paragraph" w:styleId="ListParagraph">
    <w:name w:val="List Paragraph"/>
    <w:basedOn w:val="Normal"/>
    <w:uiPriority w:val="1"/>
    <w:qFormat/>
    <w:pPr>
      <w:spacing w:before="22"/>
      <w:ind w:left="1657" w:hanging="360"/>
    </w:pPr>
  </w:style>
  <w:style w:type="paragraph" w:customStyle="1" w:styleId="TableParagraph">
    <w:name w:val="Table Paragraph"/>
    <w:basedOn w:val="Normal"/>
    <w:uiPriority w:val="1"/>
    <w:qFormat/>
    <w:pPr>
      <w:ind w:left="112"/>
    </w:pPr>
  </w:style>
  <w:style w:type="paragraph" w:styleId="Revision">
    <w:name w:val="Revision"/>
    <w:hidden/>
    <w:uiPriority w:val="99"/>
    <w:semiHidden/>
    <w:rsid w:val="002440E9"/>
    <w:pPr>
      <w:widowControl/>
      <w:autoSpaceDE/>
      <w:autoSpaceDN/>
    </w:pPr>
    <w:rPr>
      <w:rFonts w:ascii="Times New Roman" w:eastAsia="Times New Roman" w:hAnsi="Times New Roman" w:cs="Times New Roman"/>
    </w:rPr>
  </w:style>
  <w:style w:type="character" w:styleId="CommentReference">
    <w:name w:val="annotation reference"/>
    <w:basedOn w:val="DefaultParagraphFont"/>
    <w:uiPriority w:val="99"/>
    <w:semiHidden/>
    <w:unhideWhenUsed/>
    <w:rsid w:val="00772F1F"/>
    <w:rPr>
      <w:sz w:val="16"/>
      <w:szCs w:val="16"/>
    </w:rPr>
  </w:style>
  <w:style w:type="paragraph" w:styleId="CommentText">
    <w:name w:val="annotation text"/>
    <w:basedOn w:val="Normal"/>
    <w:link w:val="CommentTextChar"/>
    <w:uiPriority w:val="99"/>
    <w:unhideWhenUsed/>
    <w:rsid w:val="00772F1F"/>
    <w:rPr>
      <w:sz w:val="20"/>
      <w:szCs w:val="20"/>
    </w:rPr>
  </w:style>
  <w:style w:type="character" w:customStyle="1" w:styleId="CommentTextChar">
    <w:name w:val="Comment Text Char"/>
    <w:basedOn w:val="DefaultParagraphFont"/>
    <w:link w:val="CommentText"/>
    <w:uiPriority w:val="99"/>
    <w:rsid w:val="00772F1F"/>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772F1F"/>
    <w:rPr>
      <w:b/>
      <w:bCs/>
    </w:rPr>
  </w:style>
  <w:style w:type="character" w:customStyle="1" w:styleId="CommentSubjectChar">
    <w:name w:val="Comment Subject Char"/>
    <w:basedOn w:val="CommentTextChar"/>
    <w:link w:val="CommentSubject"/>
    <w:uiPriority w:val="99"/>
    <w:semiHidden/>
    <w:rsid w:val="00772F1F"/>
    <w:rPr>
      <w:rFonts w:ascii="Times New Roman" w:eastAsia="Times New Roman" w:hAnsi="Times New Roman"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www.gao.gov/" TargetMode="External"/><Relationship Id="rId18" Type="http://schemas.openxmlformats.org/officeDocument/2006/relationships/hyperlink" Target="http://www.cms.gov/Regulations-and-Guidance/Guidance/Manuals/Internet-Only-Manuals-IOMs.html" TargetMode="External"/><Relationship Id="rId26" Type="http://schemas.openxmlformats.org/officeDocument/2006/relationships/hyperlink" Target="https://www.cms.gov/Research-Statistics-Data-and-Systems/CMS-Information-Technology/InformationSecurity/Info-Security-Library-Items/CMS-Information-Security-Contract-Clause-Provision.html" TargetMode="External"/><Relationship Id="rId39" Type="http://schemas.openxmlformats.org/officeDocument/2006/relationships/hyperlink" Target="http://www.cms.gov/Research-" TargetMode="External"/><Relationship Id="rId21" Type="http://schemas.openxmlformats.org/officeDocument/2006/relationships/hyperlink" Target="http://www.cms.gov/Research-Statistics-Data-and-Systems/CMS-InformationTechnology/InformationSecurity" TargetMode="External"/><Relationship Id="rId34" Type="http://schemas.openxmlformats.org/officeDocument/2006/relationships/hyperlink" Target="https://cms.hhs.gov/manuals/downloads/117_systems_security.pdf" TargetMode="External"/><Relationship Id="rId42" Type="http://schemas.openxmlformats.org/officeDocument/2006/relationships/footer" Target="footer2.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www.cms.gov/Regulations-and-Guidance/Guidance/Manuals/Internet-Only-Manuals-IOMs.html" TargetMode="External"/><Relationship Id="rId29" Type="http://schemas.openxmlformats.org/officeDocument/2006/relationships/hyperlink" Target="https://www.cms.gov/Research-Statistics-Data-and-Systems/CMS-Information-Technology/InformationSecurity/Info-Security-Library-Items/CMS-Information-Security-Contract-Clause-Provision.html"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oig.hhs.gov/" TargetMode="External"/><Relationship Id="rId24" Type="http://schemas.openxmlformats.org/officeDocument/2006/relationships/hyperlink" Target="https://www.cms.gov/Research-Statistics-Data-and-Systems/CMS-Information-Technology/InformationSecurity/Info-Security-Library-Items/CMS-Information-Security-Contract-Clause-Provision.html" TargetMode="External"/><Relationship Id="rId32" Type="http://schemas.openxmlformats.org/officeDocument/2006/relationships/hyperlink" Target="https://www.cms.gov/Research-Statistics-Data-and-Systems/CMS-Information-Technology/InformationSecurity/Info-Security-Library-Items/CMS-Information-Security-Contract-Clause-Provision.html" TargetMode="External"/><Relationship Id="rId37" Type="http://schemas.openxmlformats.org/officeDocument/2006/relationships/hyperlink" Target="https://www.cms.gov/Research-Statistics-Data-and-Systems/CMS-Information-Technology/InformationSecurity/Information-Security-Library" TargetMode="External"/><Relationship Id="rId40" Type="http://schemas.openxmlformats.org/officeDocument/2006/relationships/hyperlink" Target="http://www.cms.gov/Research-" TargetMode="External"/><Relationship Id="rId45" Type="http://schemas.microsoft.com/office/2011/relationships/people" Target="people.xml"/><Relationship Id="rId5" Type="http://schemas.openxmlformats.org/officeDocument/2006/relationships/numbering" Target="numbering.xml"/><Relationship Id="rId15" Type="http://schemas.openxmlformats.org/officeDocument/2006/relationships/footer" Target="footer1.xml"/><Relationship Id="rId23" Type="http://schemas.openxmlformats.org/officeDocument/2006/relationships/hyperlink" Target="https://www.cms.gov/Research-Statistics-Data-and-Systems/CMS-Information-Technology/InformationSecurity/Info-Security-Library-Items/CMS-Information-Security-Contract-Clause-Provision.html" TargetMode="External"/><Relationship Id="rId28" Type="http://schemas.openxmlformats.org/officeDocument/2006/relationships/hyperlink" Target="https://www.cms.gov/Research-Statistics-Data-and-Systems/CMS-Information-Technology/InformationSecurity/Info-Security-Library-Items/CMS-Information-Security-Contract-Clause-Provision.html" TargetMode="External"/><Relationship Id="rId36" Type="http://schemas.openxmlformats.org/officeDocument/2006/relationships/hyperlink" Target="https://www.cms.gov/Research-Statistics-Data-and-Systems/CMS-Information-Technology/InformationSecurity/Information-Security-Library" TargetMode="External"/><Relationship Id="rId10" Type="http://schemas.openxmlformats.org/officeDocument/2006/relationships/endnotes" Target="endnotes.xml"/><Relationship Id="rId19" Type="http://schemas.openxmlformats.org/officeDocument/2006/relationships/hyperlink" Target="http://www.cms.gov/Regulations-and-Guidance/Guidance/Manuals/Internet-Only-Manuals-IOMs.html" TargetMode="External"/><Relationship Id="rId31" Type="http://schemas.openxmlformats.org/officeDocument/2006/relationships/hyperlink" Target="https://www.cms.gov/Research-Statistics-Data-and-Systems/CMS-Information-Technology/InformationSecurity/Info-Security-Library-Items/CMS-Information-Security-Contract-Clause-Provision.html" TargetMode="External"/><Relationship Id="rId44"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www.gao.gov/" TargetMode="External"/><Relationship Id="rId22" Type="http://schemas.openxmlformats.org/officeDocument/2006/relationships/hyperlink" Target="http://www.cms.gov/InformationSecurity" TargetMode="External"/><Relationship Id="rId27" Type="http://schemas.openxmlformats.org/officeDocument/2006/relationships/hyperlink" Target="https://www.cms.gov/Research-Statistics-Data-and-Systems/CMS-Information-Technology/InformationSecurity/Info-Security-Library-Items/CMS-Information-Security-Contract-Clause-Provision.html" TargetMode="External"/><Relationship Id="rId30" Type="http://schemas.openxmlformats.org/officeDocument/2006/relationships/hyperlink" Target="https://www.cms.gov/Research-Statistics-Data-and-Systems/CMS-Information-Technology/InformationSecurity/Info-Security-Library-Items/CMS-Information-Security-Contract-Clause-Provision.html" TargetMode="External"/><Relationship Id="rId35" Type="http://schemas.openxmlformats.org/officeDocument/2006/relationships/hyperlink" Target="https://www.cms.gov/Research-Statistics-Data-and-Systems/CMS-Information-Technology/InformationSecurity/Information-Security-Library" TargetMode="External"/><Relationship Id="rId43" Type="http://schemas.openxmlformats.org/officeDocument/2006/relationships/footer" Target="footer3.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yperlink" Target="http://www.oig.hhs.gov/" TargetMode="External"/><Relationship Id="rId17" Type="http://schemas.openxmlformats.org/officeDocument/2006/relationships/hyperlink" Target="http://www.cms.gov/Regulations-and-Guidance/Guidance/Manuals/Internet-Only-Manuals-IOMs.html" TargetMode="External"/><Relationship Id="rId25" Type="http://schemas.openxmlformats.org/officeDocument/2006/relationships/hyperlink" Target="https://www.cms.gov/Research-Statistics-Data-and-Systems/CMS-Information-Technology/InformationSecurity/Info-Security-Library-Items/CMS-Information-Security-Contract-Clause-Provision.html" TargetMode="External"/><Relationship Id="rId33" Type="http://schemas.openxmlformats.org/officeDocument/2006/relationships/hyperlink" Target="http://cms.hhs.gov/manuals/downloads/117_systems_security.pdf" TargetMode="External"/><Relationship Id="rId38" Type="http://schemas.openxmlformats.org/officeDocument/2006/relationships/hyperlink" Target="http://www.cms.gov/Research-" TargetMode="External"/><Relationship Id="rId46" Type="http://schemas.openxmlformats.org/officeDocument/2006/relationships/theme" Target="theme/theme1.xml"/><Relationship Id="rId20" Type="http://schemas.openxmlformats.org/officeDocument/2006/relationships/hyperlink" Target="http://www.cms.gov/Research-Statistics-Data-and-Systems/CMS-InformationTechnology/InformationSecurity" TargetMode="External"/><Relationship Id="rId41" Type="http://schemas.openxmlformats.org/officeDocument/2006/relationships/hyperlink" Target="http://www.cms.gov/Research-Statisti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C875CC5335C5C247A8552673DC170C35" ma:contentTypeVersion="8" ma:contentTypeDescription="Create a new document." ma:contentTypeScope="" ma:versionID="5473fdf39dcd77ce6e102e5ad7751774">
  <xsd:schema xmlns:xsd="http://www.w3.org/2001/XMLSchema" xmlns:xs="http://www.w3.org/2001/XMLSchema" xmlns:p="http://schemas.microsoft.com/office/2006/metadata/properties" xmlns:ns2="09202b4b-9122-4130-8fda-ad81b0c45270" targetNamespace="http://schemas.microsoft.com/office/2006/metadata/properties" ma:root="true" ma:fieldsID="6642234ed81a40c4567bdd81122d2c48" ns2:_="">
    <xsd:import namespace="09202b4b-9122-4130-8fda-ad81b0c45270"/>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9202b4b-9122-4130-8fda-ad81b0c4527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descriptio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749A902-8E46-4B80-8BE8-336BF89C8CB1}">
  <ds:schemaRefs>
    <ds:schemaRef ds:uri="http://schemas.microsoft.com/sharepoint/v3/contenttype/forms"/>
  </ds:schemaRefs>
</ds:datastoreItem>
</file>

<file path=customXml/itemProps2.xml><?xml version="1.0" encoding="utf-8"?>
<ds:datastoreItem xmlns:ds="http://schemas.openxmlformats.org/officeDocument/2006/customXml" ds:itemID="{4AFABD5B-EB65-4115-9AB0-17E231B2889A}">
  <ds:schemaRefs>
    <ds:schemaRef ds:uri="http://schemas.openxmlformats.org/officeDocument/2006/bibliography"/>
  </ds:schemaRefs>
</ds:datastoreItem>
</file>

<file path=customXml/itemProps3.xml><?xml version="1.0" encoding="utf-8"?>
<ds:datastoreItem xmlns:ds="http://schemas.openxmlformats.org/officeDocument/2006/customXml" ds:itemID="{ABDC1760-B7D2-459B-8D3A-45F6D84D9B6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9202b4b-9122-4130-8fda-ad81b0c4527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F654EB3-F3BF-4C20-BF2D-AF3CDE51472A}">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71</Pages>
  <Words>26248</Words>
  <Characters>148566</Characters>
  <Application>Microsoft Office Word</Application>
  <DocSecurity>0</DocSecurity>
  <Lines>3376</Lines>
  <Paragraphs>1304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Marissa D. Malcolm</dc:creator>
  <cp:lastModifiedBy>Hoey, Nicole (CMS/OAGM)</cp:lastModifiedBy>
  <cp:revision>3</cp:revision>
  <dcterms:created xsi:type="dcterms:W3CDTF">2026-04-16T19:23:00Z</dcterms:created>
  <dcterms:modified xsi:type="dcterms:W3CDTF">2026-04-17T12:28:00Z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0x010100C875CC5335C5C247A8552673DC170C35</vt:lpwstr>
  </property>
  <property fmtid="{D5CDD505-2E9C-101B-9397-08002B2CF9AE}" pid="3" name="Created">
    <vt:filetime>2023-06-23T00:00:00Z</vt:filetime>
  </property>
  <property fmtid="{D5CDD505-2E9C-101B-9397-08002B2CF9AE}" pid="4" name="Creator">
    <vt:lpwstr>Acrobat PDFMaker 22 for Word</vt:lpwstr>
  </property>
  <property fmtid="{D5CDD505-2E9C-101B-9397-08002B2CF9AE}" pid="5" name="LastSaved">
    <vt:filetime>2024-03-11T00:00:00Z</vt:filetime>
  </property>
  <property fmtid="{D5CDD505-2E9C-101B-9397-08002B2CF9AE}" pid="6" name="Producer">
    <vt:lpwstr>Adobe PDF Library 22.3.90</vt:lpwstr>
  </property>
  <property fmtid="{D5CDD505-2E9C-101B-9397-08002B2CF9AE}" pid="7" name="SourceModified">
    <vt:lpwstr>D:20221209001150</vt:lpwstr>
  </property>
</Properties>
</file>