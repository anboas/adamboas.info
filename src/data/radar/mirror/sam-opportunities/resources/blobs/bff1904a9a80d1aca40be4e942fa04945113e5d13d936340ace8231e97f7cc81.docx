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606C" w14:textId="5BF8905F" w:rsidR="3A6098FD" w:rsidRDefault="3A6098FD" w:rsidP="3A6098FD">
      <w:pPr>
        <w:spacing w:line="360" w:lineRule="auto"/>
        <w:jc w:val="center"/>
        <w:rPr>
          <w:ins w:id="0" w:author="Tiefenthaler, Eric A CIV USARMY JMC (USA)" w:date="2025-09-03T15:29:00Z" w16du:dateUtc="2025-09-03T15:29:46Z"/>
          <w:b/>
          <w:bCs/>
        </w:rPr>
      </w:pPr>
    </w:p>
    <w:p w14:paraId="5AF9C911" w14:textId="00706E65" w:rsidR="00947D90" w:rsidRDefault="0023718E" w:rsidP="00947D90">
      <w:pPr>
        <w:pStyle w:val="ListParagraph"/>
        <w:numPr>
          <w:ilvl w:val="0"/>
          <w:numId w:val="6"/>
        </w:numPr>
        <w:rPr>
          <w:b/>
          <w:bCs/>
        </w:rPr>
      </w:pPr>
      <w:r w:rsidRPr="69473AEA">
        <w:rPr>
          <w:b/>
          <w:bCs/>
        </w:rPr>
        <w:t>Overview</w:t>
      </w:r>
      <w:r w:rsidR="00FA7594">
        <w:rPr>
          <w:b/>
          <w:bCs/>
        </w:rPr>
        <w:t>:</w:t>
      </w:r>
    </w:p>
    <w:p w14:paraId="16711DEB" w14:textId="77777777" w:rsidR="00947D90" w:rsidRDefault="00947D90" w:rsidP="00947D90">
      <w:pPr>
        <w:pStyle w:val="ListParagraph"/>
        <w:ind w:left="360"/>
        <w:rPr>
          <w:b/>
          <w:bCs/>
        </w:rPr>
      </w:pPr>
    </w:p>
    <w:p w14:paraId="1D341676" w14:textId="77777777" w:rsidR="00F92B57" w:rsidRPr="00F92B57" w:rsidRDefault="00260183" w:rsidP="00F92B57">
      <w:pPr>
        <w:pStyle w:val="ListParagraph"/>
        <w:numPr>
          <w:ilvl w:val="1"/>
          <w:numId w:val="6"/>
        </w:numPr>
        <w:rPr>
          <w:b/>
          <w:bCs/>
        </w:rPr>
      </w:pPr>
      <w:r>
        <w:t>To provide Radford Army Ammunition Plant (RFAAP), Fire and Emergency Services</w:t>
      </w:r>
      <w:r w:rsidR="00DE6567">
        <w:t xml:space="preserve"> (FES)</w:t>
      </w:r>
      <w:r w:rsidR="00121D87">
        <w:t xml:space="preserve"> and Emergency Management</w:t>
      </w:r>
      <w:r w:rsidR="0037350D">
        <w:t xml:space="preserve"> </w:t>
      </w:r>
      <w:r w:rsidR="00DE6567">
        <w:t xml:space="preserve">(EM) </w:t>
      </w:r>
      <w:r w:rsidR="003A757F">
        <w:t>organic</w:t>
      </w:r>
      <w:r w:rsidR="009051FE">
        <w:t xml:space="preserve"> (site)</w:t>
      </w:r>
      <w:r w:rsidR="003A757F">
        <w:t xml:space="preserve"> </w:t>
      </w:r>
      <w:r w:rsidR="00A40027">
        <w:t>capabilities</w:t>
      </w:r>
      <w:r w:rsidR="00121D87">
        <w:t>.</w:t>
      </w:r>
    </w:p>
    <w:p w14:paraId="4E4C4829" w14:textId="77777777" w:rsidR="00F92B57" w:rsidRPr="00F92B57" w:rsidRDefault="00F92B57" w:rsidP="00F92B57">
      <w:pPr>
        <w:pStyle w:val="ListParagraph"/>
        <w:ind w:left="900"/>
        <w:rPr>
          <w:b/>
          <w:bCs/>
        </w:rPr>
      </w:pPr>
    </w:p>
    <w:p w14:paraId="5CD2112A" w14:textId="77777777" w:rsidR="007E274C" w:rsidRPr="007E274C" w:rsidRDefault="1722011B" w:rsidP="007E274C">
      <w:pPr>
        <w:pStyle w:val="ListParagraph"/>
        <w:numPr>
          <w:ilvl w:val="1"/>
          <w:numId w:val="6"/>
        </w:numPr>
        <w:rPr>
          <w:b/>
          <w:bCs/>
        </w:rPr>
      </w:pPr>
      <w:r w:rsidRPr="00F92B57">
        <w:rPr>
          <w:rFonts w:eastAsia="Arial" w:cs="Arial"/>
          <w:color w:val="000000" w:themeColor="text1"/>
        </w:rPr>
        <w:t xml:space="preserve">The </w:t>
      </w:r>
      <w:r w:rsidR="00947D90" w:rsidRPr="00F92B57">
        <w:rPr>
          <w:rFonts w:eastAsia="Arial" w:cs="Arial"/>
          <w:color w:val="000000" w:themeColor="text1"/>
        </w:rPr>
        <w:t>c</w:t>
      </w:r>
      <w:r w:rsidRPr="00F92B57">
        <w:rPr>
          <w:rFonts w:eastAsia="Arial" w:cs="Arial"/>
          <w:color w:val="000000" w:themeColor="text1"/>
        </w:rPr>
        <w:t>ontractor shall comply with the most recent version of Army regulations</w:t>
      </w:r>
      <w:r w:rsidR="00947D90" w:rsidRPr="00F92B57">
        <w:rPr>
          <w:rFonts w:eastAsia="Arial" w:cs="Arial"/>
          <w:color w:val="000000" w:themeColor="text1"/>
        </w:rPr>
        <w:t xml:space="preserve"> </w:t>
      </w:r>
      <w:r w:rsidR="00CD7231" w:rsidRPr="00F92B57">
        <w:rPr>
          <w:rFonts w:eastAsia="Arial" w:cs="Arial"/>
          <w:color w:val="000000" w:themeColor="text1"/>
        </w:rPr>
        <w:t xml:space="preserve">(AR) </w:t>
      </w:r>
      <w:r w:rsidRPr="00F92B57">
        <w:rPr>
          <w:rFonts w:eastAsia="Arial" w:cs="Arial"/>
          <w:color w:val="000000" w:themeColor="text1"/>
        </w:rPr>
        <w:t xml:space="preserve">referenced in this PWS. If </w:t>
      </w:r>
      <w:r w:rsidR="009F13B0" w:rsidRPr="00F92B57">
        <w:rPr>
          <w:rFonts w:eastAsia="Arial" w:cs="Arial"/>
          <w:color w:val="000000" w:themeColor="text1"/>
        </w:rPr>
        <w:t>ARs</w:t>
      </w:r>
      <w:r w:rsidRPr="00F92B57">
        <w:rPr>
          <w:rFonts w:eastAsia="Arial" w:cs="Arial"/>
          <w:color w:val="000000" w:themeColor="text1"/>
        </w:rPr>
        <w:t xml:space="preserve"> change during performance of this PWS</w:t>
      </w:r>
      <w:r w:rsidR="00AB1929" w:rsidRPr="00F92B57">
        <w:rPr>
          <w:rFonts w:eastAsia="Arial" w:cs="Arial"/>
          <w:color w:val="000000" w:themeColor="text1"/>
        </w:rPr>
        <w:t xml:space="preserve">, </w:t>
      </w:r>
      <w:r w:rsidRPr="00F92B57">
        <w:rPr>
          <w:rFonts w:eastAsia="Arial" w:cs="Arial"/>
          <w:color w:val="000000" w:themeColor="text1"/>
        </w:rPr>
        <w:t xml:space="preserve">the </w:t>
      </w:r>
      <w:r w:rsidR="00AB1929" w:rsidRPr="00F92B57">
        <w:rPr>
          <w:rFonts w:eastAsia="Arial" w:cs="Arial"/>
          <w:color w:val="000000" w:themeColor="text1"/>
        </w:rPr>
        <w:t>c</w:t>
      </w:r>
      <w:r w:rsidRPr="00F92B57">
        <w:rPr>
          <w:rFonts w:eastAsia="Arial" w:cs="Arial"/>
          <w:color w:val="000000" w:themeColor="text1"/>
        </w:rPr>
        <w:t>ontractor shall comply with and shall be responsible for meeting all requirements</w:t>
      </w:r>
      <w:r w:rsidR="00AB1929" w:rsidRPr="00F92B57">
        <w:rPr>
          <w:rFonts w:eastAsia="Arial" w:cs="Arial"/>
          <w:color w:val="000000" w:themeColor="text1"/>
        </w:rPr>
        <w:t xml:space="preserve"> updates </w:t>
      </w:r>
      <w:r w:rsidRPr="00F92B57">
        <w:rPr>
          <w:rFonts w:eastAsia="Arial" w:cs="Arial"/>
          <w:color w:val="000000" w:themeColor="text1"/>
        </w:rPr>
        <w:t xml:space="preserve">as they become effective. Chapter and paragraph numbers have been included for convenience; however, this does not relieve the Contractor from complying with all other applicable parts of the referenced </w:t>
      </w:r>
      <w:r w:rsidR="00F92B57" w:rsidRPr="00F92B57">
        <w:rPr>
          <w:rFonts w:eastAsia="Arial" w:cs="Arial"/>
          <w:color w:val="000000" w:themeColor="text1"/>
        </w:rPr>
        <w:t>ARs</w:t>
      </w:r>
      <w:r w:rsidRPr="00F92B57">
        <w:rPr>
          <w:rFonts w:eastAsia="Arial" w:cs="Arial"/>
          <w:color w:val="000000" w:themeColor="text1"/>
        </w:rPr>
        <w:t>.</w:t>
      </w:r>
    </w:p>
    <w:p w14:paraId="01E96159" w14:textId="77777777" w:rsidR="007E274C" w:rsidRDefault="007E274C" w:rsidP="007E274C">
      <w:pPr>
        <w:pStyle w:val="ListParagraph"/>
      </w:pPr>
    </w:p>
    <w:p w14:paraId="0D3E072D" w14:textId="77777777" w:rsidR="00FA7594" w:rsidRDefault="00D43FED" w:rsidP="00FA7594">
      <w:pPr>
        <w:pStyle w:val="ListParagraph"/>
        <w:numPr>
          <w:ilvl w:val="1"/>
          <w:numId w:val="6"/>
        </w:numPr>
        <w:rPr>
          <w:b/>
          <w:bCs/>
        </w:rPr>
      </w:pPr>
      <w:r>
        <w:t xml:space="preserve">This PWS </w:t>
      </w:r>
      <w:r w:rsidR="00051538">
        <w:t xml:space="preserve">outlines the expectations and requirements for the </w:t>
      </w:r>
      <w:r w:rsidR="007E274C">
        <w:t>c</w:t>
      </w:r>
      <w:r w:rsidR="00051538">
        <w:t xml:space="preserve">ontractor engaged </w:t>
      </w:r>
      <w:r w:rsidR="00934071">
        <w:t>in operations at Radford Army Ammunition Plant (RFAAP)</w:t>
      </w:r>
      <w:r w:rsidR="00A24B1A">
        <w:t>.</w:t>
      </w:r>
      <w:r w:rsidR="00B41895">
        <w:t xml:space="preserve"> The objective</w:t>
      </w:r>
      <w:r w:rsidR="00097E6C">
        <w:t xml:space="preserve"> of this PWS is to establish a flexible but comprehensive framework </w:t>
      </w:r>
      <w:r w:rsidR="00AB36F1">
        <w:t>for FES/EM performance that a</w:t>
      </w:r>
      <w:r w:rsidR="00AA0FA2">
        <w:t>dheres to</w:t>
      </w:r>
      <w:r w:rsidR="00215DB7">
        <w:t xml:space="preserve"> </w:t>
      </w:r>
      <w:r w:rsidR="00462774">
        <w:t xml:space="preserve">applicable </w:t>
      </w:r>
      <w:r w:rsidR="00842670">
        <w:t>DoD</w:t>
      </w:r>
      <w:r w:rsidR="005C5E64">
        <w:t>/</w:t>
      </w:r>
      <w:r w:rsidR="00FA7594">
        <w:t>f</w:t>
      </w:r>
      <w:r w:rsidR="00215DB7">
        <w:t>ederal/</w:t>
      </w:r>
      <w:r w:rsidR="00FA7594">
        <w:t>s</w:t>
      </w:r>
      <w:r w:rsidR="00215DB7">
        <w:t>tate/</w:t>
      </w:r>
      <w:r w:rsidR="005C5E64">
        <w:t xml:space="preserve"> and </w:t>
      </w:r>
      <w:r w:rsidR="00FA7594">
        <w:t>l</w:t>
      </w:r>
      <w:r w:rsidR="00215DB7">
        <w:t>ocal regulations</w:t>
      </w:r>
      <w:r w:rsidR="007645EB">
        <w:t xml:space="preserve">. The </w:t>
      </w:r>
      <w:r w:rsidR="00FA7594">
        <w:t>c</w:t>
      </w:r>
      <w:r w:rsidR="007645EB">
        <w:t xml:space="preserve">ontractor shall incorporate </w:t>
      </w:r>
      <w:r w:rsidR="00420EB4">
        <w:t xml:space="preserve">industry best </w:t>
      </w:r>
      <w:r w:rsidR="00BE611F">
        <w:t>practices and</w:t>
      </w:r>
      <w:r w:rsidR="00420EB4">
        <w:t xml:space="preserve"> address the unique operational</w:t>
      </w:r>
      <w:r w:rsidR="00E261F4">
        <w:t xml:space="preserve"> needs of the facility. The </w:t>
      </w:r>
      <w:r w:rsidR="00FA7594">
        <w:t>c</w:t>
      </w:r>
      <w:r w:rsidR="00E261F4">
        <w:t xml:space="preserve">ontractor </w:t>
      </w:r>
      <w:r w:rsidR="00FA7594">
        <w:t>shall</w:t>
      </w:r>
      <w:r w:rsidR="00C50535">
        <w:t xml:space="preserve"> be evaluated on their ability to meet Key Performance</w:t>
      </w:r>
      <w:r w:rsidR="0037582F">
        <w:t xml:space="preserve"> Indicators (KPI’s) </w:t>
      </w:r>
      <w:r w:rsidR="00B5772B">
        <w:t xml:space="preserve">that reflect their commitment and ability to maintain </w:t>
      </w:r>
      <w:r w:rsidR="00377389">
        <w:t>a safe environment for all employees</w:t>
      </w:r>
      <w:r w:rsidR="00BF5DCE">
        <w:t xml:space="preserve">, contractors, visitors, tenants, and </w:t>
      </w:r>
      <w:r w:rsidR="00D677D1">
        <w:t>community stakeholders</w:t>
      </w:r>
      <w:r w:rsidR="003C1A91">
        <w:t>.</w:t>
      </w:r>
    </w:p>
    <w:p w14:paraId="1FA60DD6" w14:textId="77777777" w:rsidR="00FA7594" w:rsidRDefault="00FA7594" w:rsidP="00FA7594">
      <w:pPr>
        <w:pStyle w:val="ListParagraph"/>
      </w:pPr>
    </w:p>
    <w:p w14:paraId="69476489" w14:textId="77777777" w:rsidR="003B44EB" w:rsidRDefault="007A09D4" w:rsidP="003B44EB">
      <w:pPr>
        <w:pStyle w:val="ListParagraph"/>
        <w:numPr>
          <w:ilvl w:val="0"/>
          <w:numId w:val="6"/>
        </w:numPr>
        <w:rPr>
          <w:b/>
          <w:bCs/>
        </w:rPr>
      </w:pPr>
      <w:r w:rsidRPr="003B44EB">
        <w:rPr>
          <w:b/>
          <w:bCs/>
        </w:rPr>
        <w:t>Key Performance Indicators (KPI’s)</w:t>
      </w:r>
      <w:r w:rsidR="00183611" w:rsidRPr="003B44EB">
        <w:rPr>
          <w:b/>
          <w:bCs/>
        </w:rPr>
        <w:t xml:space="preserve"> </w:t>
      </w:r>
    </w:p>
    <w:p w14:paraId="23A46535" w14:textId="77777777" w:rsidR="003B44EB" w:rsidRDefault="003B44EB" w:rsidP="003B44EB">
      <w:pPr>
        <w:pStyle w:val="ListParagraph"/>
        <w:ind w:left="360"/>
        <w:rPr>
          <w:b/>
          <w:bCs/>
        </w:rPr>
      </w:pPr>
    </w:p>
    <w:p w14:paraId="6FF432FF" w14:textId="77777777" w:rsidR="00A4214E" w:rsidRPr="00A4214E" w:rsidRDefault="007C7764" w:rsidP="00A4214E">
      <w:pPr>
        <w:pStyle w:val="ListParagraph"/>
        <w:numPr>
          <w:ilvl w:val="1"/>
          <w:numId w:val="6"/>
        </w:numPr>
        <w:rPr>
          <w:b/>
          <w:bCs/>
        </w:rPr>
      </w:pPr>
      <w:r>
        <w:t>FES Dispatch “Alarm Answering Time”</w:t>
      </w:r>
      <w:r w:rsidR="0098306C">
        <w:t>:</w:t>
      </w:r>
      <w:r>
        <w:t xml:space="preserve"> </w:t>
      </w:r>
      <w:r w:rsidR="0098306C">
        <w:t>This measures the time from when a call is received by FES Dispatch until the dispatcher answers it.</w:t>
      </w:r>
      <w:r w:rsidR="00302717">
        <w:t xml:space="preserve"> </w:t>
      </w:r>
      <w:r w:rsidR="0024147E">
        <w:t>The t</w:t>
      </w:r>
      <w:r w:rsidR="00302717">
        <w:t xml:space="preserve">ime </w:t>
      </w:r>
      <w:r w:rsidR="0024147E">
        <w:t xml:space="preserve">is </w:t>
      </w:r>
      <w:r w:rsidR="00302717">
        <w:t>recorded by Computer Aided Dispatch (CAD) system. Performance time standards as indicated (as per NFPA 1710).</w:t>
      </w:r>
    </w:p>
    <w:p w14:paraId="2D276574" w14:textId="77777777" w:rsidR="00A4214E" w:rsidRPr="00A4214E" w:rsidRDefault="00A4214E" w:rsidP="00A4214E">
      <w:pPr>
        <w:pStyle w:val="ListParagraph"/>
        <w:ind w:left="900"/>
        <w:rPr>
          <w:b/>
          <w:bCs/>
        </w:rPr>
      </w:pPr>
    </w:p>
    <w:p w14:paraId="6E5BD7B0" w14:textId="77777777" w:rsidR="00F66587" w:rsidRPr="00F66587" w:rsidRDefault="00B7153B" w:rsidP="00F66587">
      <w:pPr>
        <w:pStyle w:val="ListParagraph"/>
        <w:numPr>
          <w:ilvl w:val="2"/>
          <w:numId w:val="6"/>
        </w:numPr>
        <w:rPr>
          <w:b/>
          <w:bCs/>
        </w:rPr>
      </w:pPr>
      <w:r w:rsidRPr="00A4214E">
        <w:rPr>
          <w:b/>
          <w:bCs/>
        </w:rPr>
        <w:t xml:space="preserve">Goal: </w:t>
      </w:r>
      <w:r w:rsidR="00513E1D">
        <w:t>15 seconds for 95% of calls and 40 seconds for 99% of calls.</w:t>
      </w:r>
    </w:p>
    <w:p w14:paraId="22F86C45" w14:textId="77777777" w:rsidR="00F66587" w:rsidRPr="00F66587" w:rsidRDefault="00F66587" w:rsidP="00F66587">
      <w:pPr>
        <w:pStyle w:val="ListParagraph"/>
        <w:ind w:left="1260"/>
        <w:rPr>
          <w:b/>
          <w:bCs/>
        </w:rPr>
      </w:pPr>
    </w:p>
    <w:p w14:paraId="7BCFAD53" w14:textId="77777777" w:rsidR="00F66587" w:rsidRPr="00F66587" w:rsidRDefault="00317306" w:rsidP="00F66587">
      <w:pPr>
        <w:pStyle w:val="ListParagraph"/>
        <w:numPr>
          <w:ilvl w:val="1"/>
          <w:numId w:val="6"/>
        </w:numPr>
        <w:rPr>
          <w:b/>
          <w:bCs/>
        </w:rPr>
      </w:pPr>
      <w:r>
        <w:t>FES</w:t>
      </w:r>
      <w:r w:rsidR="00381645">
        <w:t xml:space="preserve"> Dispatch </w:t>
      </w:r>
      <w:r w:rsidR="006162FA">
        <w:t>“Alarm Processing Time”: This measures the time from the moment the dispatcher answers the call until the emergency units are notified of the incident.</w:t>
      </w:r>
      <w:r w:rsidR="007B6B31">
        <w:t xml:space="preserve"> Time </w:t>
      </w:r>
      <w:r w:rsidR="00F66587">
        <w:t xml:space="preserve">is </w:t>
      </w:r>
      <w:r w:rsidR="007B6B31">
        <w:t>recorded by Computer Aided Dispatch (CAD) system. Performance time standards as indicated (as per NFPA 1710).</w:t>
      </w:r>
    </w:p>
    <w:p w14:paraId="10555F52" w14:textId="77777777" w:rsidR="00F66587" w:rsidRPr="00F66587" w:rsidRDefault="00F66587" w:rsidP="00F66587">
      <w:pPr>
        <w:pStyle w:val="ListParagraph"/>
        <w:ind w:left="900"/>
        <w:rPr>
          <w:b/>
          <w:bCs/>
        </w:rPr>
      </w:pPr>
    </w:p>
    <w:p w14:paraId="792942DD" w14:textId="77777777" w:rsidR="00F66587" w:rsidRDefault="00F66587" w:rsidP="00F66587">
      <w:pPr>
        <w:pStyle w:val="ListParagraph"/>
        <w:ind w:left="1260"/>
        <w:rPr>
          <w:b/>
          <w:bCs/>
        </w:rPr>
      </w:pPr>
    </w:p>
    <w:p w14:paraId="7713B2E7" w14:textId="77777777" w:rsidR="00F66587" w:rsidRPr="00F66587" w:rsidRDefault="006162FA" w:rsidP="00F66587">
      <w:pPr>
        <w:pStyle w:val="ListParagraph"/>
        <w:numPr>
          <w:ilvl w:val="2"/>
          <w:numId w:val="6"/>
        </w:numPr>
        <w:rPr>
          <w:b/>
          <w:bCs/>
        </w:rPr>
      </w:pPr>
      <w:r w:rsidRPr="00F66587">
        <w:rPr>
          <w:b/>
          <w:bCs/>
        </w:rPr>
        <w:t>Goal:</w:t>
      </w:r>
      <w:r>
        <w:t xml:space="preserve"> </w:t>
      </w:r>
      <w:r w:rsidR="00D25F7B">
        <w:t>64 seconds for 90% of calls and 106 seconds for 95% of calls. </w:t>
      </w:r>
    </w:p>
    <w:p w14:paraId="79D2B116" w14:textId="77777777" w:rsidR="00F66587" w:rsidRPr="00F66587" w:rsidRDefault="00F66587" w:rsidP="00F66587">
      <w:pPr>
        <w:pStyle w:val="ListParagraph"/>
        <w:ind w:left="1260"/>
        <w:rPr>
          <w:b/>
          <w:bCs/>
        </w:rPr>
      </w:pPr>
    </w:p>
    <w:p w14:paraId="0C5C52B3" w14:textId="77777777" w:rsidR="006F111A" w:rsidRPr="006F111A" w:rsidRDefault="00FF497A" w:rsidP="006F111A">
      <w:pPr>
        <w:pStyle w:val="ListParagraph"/>
        <w:numPr>
          <w:ilvl w:val="1"/>
          <w:numId w:val="6"/>
        </w:numPr>
        <w:rPr>
          <w:b/>
          <w:bCs/>
        </w:rPr>
      </w:pPr>
      <w:r>
        <w:t xml:space="preserve">FES </w:t>
      </w:r>
      <w:r w:rsidR="007A7BA5">
        <w:t>“</w:t>
      </w:r>
      <w:r w:rsidR="0081529C">
        <w:t>T</w:t>
      </w:r>
      <w:r w:rsidR="006301DB">
        <w:t xml:space="preserve">urnout </w:t>
      </w:r>
      <w:r>
        <w:t>time</w:t>
      </w:r>
      <w:r w:rsidR="006301DB">
        <w:t>s</w:t>
      </w:r>
      <w:r w:rsidR="007A7BA5">
        <w:t>”</w:t>
      </w:r>
      <w:r>
        <w:t xml:space="preserve"> to </w:t>
      </w:r>
      <w:r w:rsidR="007A7BA5">
        <w:t>“</w:t>
      </w:r>
      <w:r w:rsidR="00454A45">
        <w:t>R</w:t>
      </w:r>
      <w:r>
        <w:t>esponding</w:t>
      </w:r>
      <w:r w:rsidR="007A7BA5">
        <w:t>”</w:t>
      </w:r>
      <w:r>
        <w:t xml:space="preserve">: </w:t>
      </w:r>
      <w:r w:rsidR="00BC628C">
        <w:t>The "Turnout time” refers to the period of time it takes for FES crews to don Personal Protective Equipment (PPE) gear/uniforms, and have all personnel safely secured (seatbelts) in the apparatus before responding to incident.</w:t>
      </w:r>
      <w:r w:rsidR="007B6B31">
        <w:t xml:space="preserve"> Performance time standard at the 90th percentile of the emergency response</w:t>
      </w:r>
      <w:r w:rsidR="006F111A">
        <w:t xml:space="preserve">s. </w:t>
      </w:r>
    </w:p>
    <w:p w14:paraId="5C89C8D9" w14:textId="77777777" w:rsidR="006F111A" w:rsidRPr="006F111A" w:rsidRDefault="006F111A" w:rsidP="006F111A">
      <w:pPr>
        <w:pStyle w:val="ListParagraph"/>
        <w:ind w:left="900"/>
        <w:rPr>
          <w:b/>
          <w:bCs/>
        </w:rPr>
      </w:pPr>
    </w:p>
    <w:p w14:paraId="2F7E7365" w14:textId="77777777" w:rsidR="006F111A" w:rsidRPr="006F111A" w:rsidRDefault="00812728" w:rsidP="006F111A">
      <w:pPr>
        <w:pStyle w:val="ListParagraph"/>
        <w:numPr>
          <w:ilvl w:val="2"/>
          <w:numId w:val="6"/>
        </w:numPr>
        <w:rPr>
          <w:b/>
          <w:bCs/>
        </w:rPr>
      </w:pPr>
      <w:r w:rsidRPr="006F111A">
        <w:rPr>
          <w:b/>
          <w:bCs/>
        </w:rPr>
        <w:t>Goal:</w:t>
      </w:r>
      <w:r>
        <w:t xml:space="preserve"> </w:t>
      </w:r>
      <w:r w:rsidR="004F621C">
        <w:t xml:space="preserve">Less than 80 seconds. </w:t>
      </w:r>
    </w:p>
    <w:p w14:paraId="59BBB6DC" w14:textId="77777777" w:rsidR="006F111A" w:rsidRPr="006F111A" w:rsidRDefault="006F111A" w:rsidP="006F111A">
      <w:pPr>
        <w:pStyle w:val="ListParagraph"/>
        <w:ind w:left="1260"/>
        <w:rPr>
          <w:b/>
          <w:bCs/>
        </w:rPr>
      </w:pPr>
    </w:p>
    <w:p w14:paraId="2E415237" w14:textId="77777777" w:rsidR="00422CC8" w:rsidRPr="00422CC8" w:rsidRDefault="00C86FAE" w:rsidP="00422CC8">
      <w:pPr>
        <w:pStyle w:val="ListParagraph"/>
        <w:numPr>
          <w:ilvl w:val="1"/>
          <w:numId w:val="6"/>
        </w:numPr>
        <w:rPr>
          <w:b/>
          <w:bCs/>
        </w:rPr>
      </w:pPr>
      <w:r>
        <w:t>FES “Responding time” to “On scene” times</w:t>
      </w:r>
      <w:r w:rsidR="00422CC8">
        <w:t xml:space="preserve">. </w:t>
      </w:r>
      <w:proofErr w:type="gramStart"/>
      <w:r w:rsidR="00F9130C">
        <w:t>Refers</w:t>
      </w:r>
      <w:proofErr w:type="gramEnd"/>
      <w:r w:rsidR="00F9130C">
        <w:t xml:space="preserve"> to </w:t>
      </w:r>
      <w:r w:rsidR="001E4339">
        <w:t xml:space="preserve">the time it takes for the fire apparatus to </w:t>
      </w:r>
      <w:r w:rsidR="00422CC8">
        <w:t>travel from the fire station to the scene</w:t>
      </w:r>
      <w:r w:rsidR="001E4339">
        <w:t>.</w:t>
      </w:r>
    </w:p>
    <w:p w14:paraId="072FA70B" w14:textId="77777777" w:rsidR="00422CC8" w:rsidRPr="00422CC8" w:rsidRDefault="00422CC8" w:rsidP="00422CC8">
      <w:pPr>
        <w:pStyle w:val="ListParagraph"/>
        <w:ind w:left="900"/>
        <w:rPr>
          <w:b/>
          <w:bCs/>
        </w:rPr>
      </w:pPr>
    </w:p>
    <w:p w14:paraId="76060FB9" w14:textId="77777777" w:rsidR="00422CC8" w:rsidRPr="00422CC8" w:rsidRDefault="3A06FE9F" w:rsidP="00422CC8">
      <w:pPr>
        <w:pStyle w:val="ListParagraph"/>
        <w:numPr>
          <w:ilvl w:val="2"/>
          <w:numId w:val="6"/>
        </w:numPr>
        <w:rPr>
          <w:b/>
          <w:bCs/>
        </w:rPr>
      </w:pPr>
      <w:r w:rsidRPr="00422CC8">
        <w:rPr>
          <w:b/>
          <w:bCs/>
        </w:rPr>
        <w:t>Goal:</w:t>
      </w:r>
      <w:r>
        <w:t xml:space="preserve"> </w:t>
      </w:r>
      <w:r w:rsidR="14146497">
        <w:t xml:space="preserve">As described in </w:t>
      </w:r>
      <w:r w:rsidR="41CBDD56">
        <w:t>AR 420-5, Table 6-1, page 11.</w:t>
      </w:r>
    </w:p>
    <w:p w14:paraId="11DCC28E" w14:textId="77777777" w:rsidR="00422CC8" w:rsidRPr="00422CC8" w:rsidRDefault="00422CC8" w:rsidP="00422CC8">
      <w:pPr>
        <w:pStyle w:val="ListParagraph"/>
        <w:ind w:left="1260"/>
        <w:rPr>
          <w:b/>
          <w:bCs/>
        </w:rPr>
      </w:pPr>
    </w:p>
    <w:p w14:paraId="0BE32A16" w14:textId="77777777" w:rsidR="00980FBD" w:rsidRPr="00980FBD" w:rsidRDefault="00866831" w:rsidP="00980FBD">
      <w:pPr>
        <w:pStyle w:val="ListParagraph"/>
        <w:numPr>
          <w:ilvl w:val="1"/>
          <w:numId w:val="6"/>
        </w:numPr>
        <w:rPr>
          <w:b/>
          <w:bCs/>
        </w:rPr>
      </w:pPr>
      <w:r>
        <w:t xml:space="preserve">FES Training: “Needs Assessment”: </w:t>
      </w:r>
    </w:p>
    <w:p w14:paraId="08051CFC" w14:textId="77777777" w:rsidR="00980FBD" w:rsidRPr="00980FBD" w:rsidRDefault="00980FBD" w:rsidP="00980FBD">
      <w:pPr>
        <w:pStyle w:val="ListParagraph"/>
        <w:ind w:left="900"/>
        <w:rPr>
          <w:b/>
          <w:bCs/>
        </w:rPr>
      </w:pPr>
    </w:p>
    <w:p w14:paraId="577FCDFB" w14:textId="77777777" w:rsidR="00980FBD" w:rsidRPr="00980FBD" w:rsidRDefault="52AC1D97" w:rsidP="00980FBD">
      <w:pPr>
        <w:pStyle w:val="ListParagraph"/>
        <w:numPr>
          <w:ilvl w:val="2"/>
          <w:numId w:val="6"/>
        </w:numPr>
        <w:rPr>
          <w:b/>
          <w:bCs/>
        </w:rPr>
      </w:pPr>
      <w:r w:rsidRPr="00980FBD">
        <w:rPr>
          <w:b/>
          <w:bCs/>
        </w:rPr>
        <w:t>Goal:</w:t>
      </w:r>
      <w:r w:rsidR="547D9485" w:rsidRPr="00980FBD">
        <w:rPr>
          <w:b/>
          <w:bCs/>
        </w:rPr>
        <w:t xml:space="preserve"> </w:t>
      </w:r>
      <w:r w:rsidR="2B6E1FE5">
        <w:t>Conducting</w:t>
      </w:r>
      <w:r w:rsidR="2580665C">
        <w:t xml:space="preserve"> </w:t>
      </w:r>
      <w:r w:rsidR="306931A4">
        <w:t>“</w:t>
      </w:r>
      <w:r w:rsidR="656CA5FB">
        <w:t xml:space="preserve">Training </w:t>
      </w:r>
      <w:r w:rsidR="16F40874">
        <w:t>N</w:t>
      </w:r>
      <w:r w:rsidR="6E8D06E8">
        <w:t xml:space="preserve">eeds </w:t>
      </w:r>
      <w:r w:rsidR="16F40874">
        <w:t>A</w:t>
      </w:r>
      <w:r w:rsidR="6E8D06E8">
        <w:t>ssessment</w:t>
      </w:r>
      <w:r w:rsidR="306931A4">
        <w:t>”</w:t>
      </w:r>
      <w:r w:rsidR="6E8D06E8">
        <w:t xml:space="preserve"> </w:t>
      </w:r>
      <w:r w:rsidR="551D4038">
        <w:t>for</w:t>
      </w:r>
      <w:r w:rsidR="6E8D06E8">
        <w:t xml:space="preserve"> FES</w:t>
      </w:r>
      <w:r w:rsidR="16F40874">
        <w:t>.</w:t>
      </w:r>
      <w:r w:rsidR="3A63E973">
        <w:t xml:space="preserve">  Needs assessment will be short term (1 year), mid-term (3 years), and long term (5 years)</w:t>
      </w:r>
      <w:r w:rsidR="3B187E9C">
        <w:t>.</w:t>
      </w:r>
      <w:bookmarkStart w:id="1" w:name="_Hlk204860834"/>
      <w:bookmarkEnd w:id="1"/>
    </w:p>
    <w:p w14:paraId="59D0C807" w14:textId="77777777" w:rsidR="00980FBD" w:rsidRPr="00980FBD" w:rsidRDefault="00980FBD" w:rsidP="00980FBD">
      <w:pPr>
        <w:pStyle w:val="ListParagraph"/>
        <w:ind w:left="1260"/>
        <w:rPr>
          <w:b/>
          <w:bCs/>
        </w:rPr>
      </w:pPr>
    </w:p>
    <w:p w14:paraId="70FACFE0" w14:textId="77777777" w:rsidR="00980FBD" w:rsidRDefault="00D16041" w:rsidP="59194755">
      <w:pPr>
        <w:pStyle w:val="ListParagraph"/>
        <w:numPr>
          <w:ilvl w:val="1"/>
          <w:numId w:val="6"/>
        </w:numPr>
        <w:ind w:left="720"/>
      </w:pPr>
      <w:r>
        <w:t xml:space="preserve">Decrease </w:t>
      </w:r>
      <w:r w:rsidR="00130202">
        <w:t xml:space="preserve">the number of </w:t>
      </w:r>
      <w:r w:rsidR="00A80737">
        <w:t xml:space="preserve">Initial </w:t>
      </w:r>
      <w:r w:rsidR="00FB43B5">
        <w:t>“</w:t>
      </w:r>
      <w:r w:rsidR="00525D46">
        <w:t>Fire Risk Management Survey</w:t>
      </w:r>
      <w:r w:rsidR="00177F81">
        <w:t>s (</w:t>
      </w:r>
      <w:r>
        <w:t xml:space="preserve">Fire </w:t>
      </w:r>
      <w:r w:rsidR="00097AD6">
        <w:t>Prevention</w:t>
      </w:r>
      <w:r w:rsidR="00177F81">
        <w:t xml:space="preserve"> </w:t>
      </w:r>
      <w:r>
        <w:t>Inspection</w:t>
      </w:r>
      <w:r w:rsidR="00177F81">
        <w:t>s)</w:t>
      </w:r>
      <w:r w:rsidR="00514941">
        <w:t xml:space="preserve"> </w:t>
      </w:r>
      <w:r>
        <w:t>Failures</w:t>
      </w:r>
      <w:r w:rsidR="00FB43B5">
        <w:t>”</w:t>
      </w:r>
      <w:r w:rsidR="00130202">
        <w:t xml:space="preserve"> (AR 420-5)</w:t>
      </w:r>
      <w:r w:rsidR="00980FBD">
        <w:t xml:space="preserve">. </w:t>
      </w:r>
    </w:p>
    <w:p w14:paraId="01D175B7" w14:textId="77777777" w:rsidR="00980FBD" w:rsidRDefault="00980FBD" w:rsidP="00980FBD">
      <w:pPr>
        <w:pStyle w:val="ListParagraph"/>
      </w:pPr>
    </w:p>
    <w:p w14:paraId="124AB275" w14:textId="55B970A6" w:rsidR="006F5B8D" w:rsidRDefault="2974BBCD" w:rsidP="006F5B8D">
      <w:pPr>
        <w:pStyle w:val="ListParagraph"/>
        <w:numPr>
          <w:ilvl w:val="2"/>
          <w:numId w:val="6"/>
        </w:numPr>
      </w:pPr>
      <w:r w:rsidRPr="00980FBD">
        <w:rPr>
          <w:b/>
          <w:bCs/>
        </w:rPr>
        <w:t xml:space="preserve">Goal: </w:t>
      </w:r>
      <w:r>
        <w:t xml:space="preserve">Decrease number of Initial Fire </w:t>
      </w:r>
      <w:r w:rsidR="061A7A08">
        <w:t xml:space="preserve">Risk </w:t>
      </w:r>
      <w:r w:rsidR="6B99F199">
        <w:t>Management Surveys</w:t>
      </w:r>
      <w:r>
        <w:t xml:space="preserve"> failures</w:t>
      </w:r>
      <w:r w:rsidR="573656A3">
        <w:t xml:space="preserve"> of</w:t>
      </w:r>
      <w:r w:rsidR="5E797F43">
        <w:t>:</w:t>
      </w:r>
      <w:r w:rsidR="573656A3">
        <w:t xml:space="preserve"> </w:t>
      </w:r>
      <w:r w:rsidR="0B955C9C">
        <w:t xml:space="preserve">Fire </w:t>
      </w:r>
      <w:r w:rsidR="6B99F199">
        <w:t>R</w:t>
      </w:r>
      <w:r w:rsidR="0B955C9C">
        <w:t xml:space="preserve">isk </w:t>
      </w:r>
      <w:r w:rsidR="6B99F199">
        <w:t>M</w:t>
      </w:r>
      <w:r w:rsidR="0B955C9C">
        <w:t xml:space="preserve">anagement </w:t>
      </w:r>
      <w:r w:rsidR="6B99F199">
        <w:t>S</w:t>
      </w:r>
      <w:r w:rsidR="0B955C9C">
        <w:t>urveys</w:t>
      </w:r>
      <w:r w:rsidR="16E15164">
        <w:t xml:space="preserve"> (Fire Prevention Inspections)</w:t>
      </w:r>
      <w:r w:rsidR="0B955C9C">
        <w:t xml:space="preserve">, </w:t>
      </w:r>
      <w:r w:rsidR="573656A3">
        <w:t xml:space="preserve">structures, fire </w:t>
      </w:r>
      <w:r w:rsidR="0B955C9C">
        <w:t>doors</w:t>
      </w:r>
      <w:r w:rsidR="573656A3">
        <w:t>, fire extinguishers</w:t>
      </w:r>
      <w:r w:rsidR="32936F51">
        <w:t>, and follow up</w:t>
      </w:r>
      <w:r w:rsidR="4F4486A1">
        <w:t xml:space="preserve"> inspections. </w:t>
      </w:r>
      <w:commentRangeStart w:id="2"/>
      <w:r w:rsidR="00A06C8A">
        <w:t>Reduce t</w:t>
      </w:r>
      <w:r w:rsidR="1E4794FC">
        <w:t xml:space="preserve">he number of </w:t>
      </w:r>
      <w:r w:rsidR="006511B8">
        <w:t>Initial</w:t>
      </w:r>
      <w:r w:rsidR="64968C9E">
        <w:t xml:space="preserve"> </w:t>
      </w:r>
      <w:r w:rsidR="1E4794FC">
        <w:t xml:space="preserve">violation </w:t>
      </w:r>
      <w:r w:rsidR="00EC0B7E">
        <w:t xml:space="preserve">failures </w:t>
      </w:r>
      <w:r w:rsidR="7B508F35">
        <w:t xml:space="preserve">to </w:t>
      </w:r>
      <w:r w:rsidR="006511B8">
        <w:t>less than</w:t>
      </w:r>
      <w:r w:rsidR="00204948">
        <w:t xml:space="preserve"> 10</w:t>
      </w:r>
      <w:r w:rsidR="1E4794FC">
        <w:t xml:space="preserve">%. </w:t>
      </w:r>
      <w:r w:rsidR="00204948">
        <w:t xml:space="preserve">Reduce the number of </w:t>
      </w:r>
      <w:r w:rsidR="1E4794FC">
        <w:t xml:space="preserve">Repeat violation </w:t>
      </w:r>
      <w:r w:rsidR="00B92544">
        <w:t xml:space="preserve">failures </w:t>
      </w:r>
      <w:r w:rsidR="1E4794FC">
        <w:t xml:space="preserve">rate </w:t>
      </w:r>
      <w:r w:rsidR="00B92544">
        <w:t xml:space="preserve">to </w:t>
      </w:r>
      <w:r w:rsidR="1E4794FC">
        <w:t xml:space="preserve">less than </w:t>
      </w:r>
      <w:r w:rsidR="00B92544">
        <w:t>05</w:t>
      </w:r>
      <w:r w:rsidR="1E4794FC">
        <w:t>%.</w:t>
      </w:r>
      <w:commentRangeEnd w:id="2"/>
      <w:r w:rsidR="00B92544">
        <w:rPr>
          <w:rStyle w:val="CommentReference"/>
        </w:rPr>
        <w:commentReference w:id="2"/>
      </w:r>
    </w:p>
    <w:p w14:paraId="216977C4" w14:textId="77777777" w:rsidR="006F5B8D" w:rsidRDefault="006F5B8D" w:rsidP="006F5B8D">
      <w:pPr>
        <w:pStyle w:val="ListParagraph"/>
        <w:ind w:left="1260"/>
      </w:pPr>
    </w:p>
    <w:p w14:paraId="6E976F6B" w14:textId="77777777" w:rsidR="006F5B8D" w:rsidRDefault="00244872" w:rsidP="006F5B8D">
      <w:pPr>
        <w:pStyle w:val="ListParagraph"/>
        <w:numPr>
          <w:ilvl w:val="1"/>
          <w:numId w:val="6"/>
        </w:numPr>
      </w:pPr>
      <w:r>
        <w:t>Increase “Fire Prevention and Education Programs” for RFAAP</w:t>
      </w:r>
      <w:r w:rsidR="00711A8F">
        <w:t xml:space="preserve"> staff</w:t>
      </w:r>
      <w:r>
        <w:t>:</w:t>
      </w:r>
    </w:p>
    <w:p w14:paraId="06EEF8FD" w14:textId="77777777" w:rsidR="006F5B8D" w:rsidRDefault="006F5B8D" w:rsidP="006F5B8D">
      <w:pPr>
        <w:pStyle w:val="ListParagraph"/>
        <w:ind w:left="900"/>
      </w:pPr>
    </w:p>
    <w:p w14:paraId="7E208C05" w14:textId="77777777" w:rsidR="00204FE1" w:rsidRDefault="3CB95311" w:rsidP="00204FE1">
      <w:pPr>
        <w:pStyle w:val="ListParagraph"/>
        <w:numPr>
          <w:ilvl w:val="2"/>
          <w:numId w:val="6"/>
        </w:numPr>
      </w:pPr>
      <w:r>
        <w:t>To modify</w:t>
      </w:r>
      <w:r w:rsidR="3A5D114D">
        <w:t>/revise</w:t>
      </w:r>
      <w:r>
        <w:t xml:space="preserve"> RFAAP </w:t>
      </w:r>
      <w:r w:rsidR="35A11719">
        <w:t>Fire Prevention Program</w:t>
      </w:r>
      <w:r w:rsidR="7F1DF640">
        <w:t xml:space="preserve"> </w:t>
      </w:r>
      <w:r w:rsidR="0D5F8EFB">
        <w:t>and Education Program</w:t>
      </w:r>
      <w:r w:rsidR="49BC67C3">
        <w:t xml:space="preserve"> (DoDI 6055.06</w:t>
      </w:r>
      <w:r w:rsidR="0466B8D1">
        <w:t>)</w:t>
      </w:r>
      <w:r w:rsidR="0D5F8EFB">
        <w:t xml:space="preserve"> </w:t>
      </w:r>
      <w:r w:rsidR="7F1DF640">
        <w:t xml:space="preserve">to </w:t>
      </w:r>
      <w:r w:rsidR="4503A586">
        <w:t xml:space="preserve">target </w:t>
      </w:r>
      <w:r w:rsidR="0D5F8EFB">
        <w:t>RFAAP</w:t>
      </w:r>
      <w:r w:rsidR="7F1DF640">
        <w:t xml:space="preserve"> audiences</w:t>
      </w:r>
      <w:r w:rsidR="46346159">
        <w:t xml:space="preserve"> (Industrial setting)</w:t>
      </w:r>
      <w:r w:rsidR="006F5B8D">
        <w:t xml:space="preserve"> and</w:t>
      </w:r>
      <w:r w:rsidR="0BD5E6AC">
        <w:t xml:space="preserve"> </w:t>
      </w:r>
      <w:r w:rsidR="5AE0501E">
        <w:t>assist</w:t>
      </w:r>
      <w:r w:rsidR="0BD5E6AC">
        <w:t xml:space="preserve"> in improving </w:t>
      </w:r>
      <w:r w:rsidR="5AE0501E">
        <w:t xml:space="preserve">Fire Prevention Inspection </w:t>
      </w:r>
      <w:r w:rsidR="3498FC52">
        <w:t>o</w:t>
      </w:r>
      <w:r w:rsidR="5AE0501E">
        <w:t>utcomes</w:t>
      </w:r>
      <w:r w:rsidR="3C927666">
        <w:t>,</w:t>
      </w:r>
      <w:r w:rsidR="1BAEF938">
        <w:t xml:space="preserve"> individual</w:t>
      </w:r>
      <w:r w:rsidR="77919E74">
        <w:t>,</w:t>
      </w:r>
      <w:r w:rsidR="36D6E250">
        <w:t xml:space="preserve"> and area</w:t>
      </w:r>
      <w:r w:rsidR="1BAEF938">
        <w:t xml:space="preserve"> </w:t>
      </w:r>
      <w:r w:rsidR="0E2DB33B">
        <w:t>responsibilities in fire prevention</w:t>
      </w:r>
      <w:r w:rsidR="14BBD99E">
        <w:t>.</w:t>
      </w:r>
    </w:p>
    <w:p w14:paraId="28295C00" w14:textId="77777777" w:rsidR="00204FE1" w:rsidRDefault="00204FE1" w:rsidP="00204FE1">
      <w:pPr>
        <w:pStyle w:val="ListParagraph"/>
        <w:ind w:left="1260"/>
      </w:pPr>
    </w:p>
    <w:p w14:paraId="4A0DDE66" w14:textId="77777777" w:rsidR="00204FE1" w:rsidRDefault="00204FE1" w:rsidP="00204FE1">
      <w:pPr>
        <w:pStyle w:val="ListParagraph"/>
        <w:ind w:left="900"/>
      </w:pPr>
    </w:p>
    <w:p w14:paraId="59E41C07" w14:textId="77777777" w:rsidR="00204FE1" w:rsidRDefault="00204FE1" w:rsidP="00204FE1">
      <w:pPr>
        <w:pStyle w:val="ListParagraph"/>
        <w:ind w:left="900"/>
      </w:pPr>
    </w:p>
    <w:p w14:paraId="1A4C9156" w14:textId="3480D7C5" w:rsidR="00A00327" w:rsidRDefault="52EB1264" w:rsidP="00A00327">
      <w:pPr>
        <w:pStyle w:val="ListParagraph"/>
        <w:numPr>
          <w:ilvl w:val="1"/>
          <w:numId w:val="6"/>
        </w:numPr>
      </w:pPr>
      <w:r>
        <w:t xml:space="preserve">In addition to any KPIs specified in this PWS, the </w:t>
      </w:r>
      <w:r w:rsidR="00204FE1">
        <w:t>c</w:t>
      </w:r>
      <w:r>
        <w:t>ontractor shall identify a minimum of three (3) KPIs that measure performance, effectiveness, timeliness, and/or efficiency of Fire Protection and Emergency Services efforts at RFAAP. These additional KPIs shall be included in a PWS 3 KPI report</w:t>
      </w:r>
      <w:r w:rsidR="286CB87F">
        <w:t xml:space="preserve"> (</w:t>
      </w:r>
      <w:r w:rsidR="000627E9">
        <w:t xml:space="preserve">CDRL </w:t>
      </w:r>
      <w:r w:rsidR="05FF73B9" w:rsidRPr="0099751D">
        <w:t>A03-0</w:t>
      </w:r>
      <w:r w:rsidR="0099751D" w:rsidRPr="0099751D">
        <w:t>0</w:t>
      </w:r>
      <w:r w:rsidR="05FF73B9" w:rsidRPr="0099751D">
        <w:t>1</w:t>
      </w:r>
      <w:r w:rsidRPr="0099751D">
        <w:t>).</w:t>
      </w:r>
      <w:r>
        <w:t xml:space="preserve"> The initial submission shall be submitted to the </w:t>
      </w:r>
      <w:r w:rsidR="0099751D">
        <w:t>g</w:t>
      </w:r>
      <w:r>
        <w:t xml:space="preserve">overnment for approval </w:t>
      </w:r>
      <w:proofErr w:type="gramStart"/>
      <w:r>
        <w:t>30</w:t>
      </w:r>
      <w:r w:rsidR="000627E9">
        <w:t>-</w:t>
      </w:r>
      <w:r>
        <w:t>calendar</w:t>
      </w:r>
      <w:proofErr w:type="gramEnd"/>
      <w:r>
        <w:t xml:space="preserve"> days after </w:t>
      </w:r>
      <w:r w:rsidR="00204FE1">
        <w:t>operational control</w:t>
      </w:r>
      <w:r>
        <w:t xml:space="preserve"> and monthly thereafter.</w:t>
      </w:r>
    </w:p>
    <w:p w14:paraId="48A7B104" w14:textId="77777777" w:rsidR="00A00327" w:rsidRDefault="00A00327" w:rsidP="00A00327">
      <w:pPr>
        <w:pStyle w:val="ListParagraph"/>
        <w:ind w:left="900"/>
      </w:pPr>
    </w:p>
    <w:p w14:paraId="4DBB9D93" w14:textId="77777777" w:rsidR="00A00327" w:rsidRDefault="00B209BA" w:rsidP="00A00327">
      <w:pPr>
        <w:pStyle w:val="ListParagraph"/>
        <w:numPr>
          <w:ilvl w:val="1"/>
          <w:numId w:val="6"/>
        </w:numPr>
      </w:pPr>
      <w:r>
        <w:t xml:space="preserve">The </w:t>
      </w:r>
      <w:r w:rsidR="00A00327">
        <w:t>c</w:t>
      </w:r>
      <w:r>
        <w:t xml:space="preserve">ontractor shall define the calculation method for each KPI and any sub-KPIs in the first submission of PWS 3 KPI report ACA for </w:t>
      </w:r>
      <w:r w:rsidR="00A00327">
        <w:t>g</w:t>
      </w:r>
      <w:r>
        <w:t>overnment approval.</w:t>
      </w:r>
    </w:p>
    <w:p w14:paraId="3198EF56" w14:textId="77777777" w:rsidR="00A00327" w:rsidRDefault="00A00327" w:rsidP="00A00327">
      <w:pPr>
        <w:pStyle w:val="ListParagraph"/>
      </w:pPr>
    </w:p>
    <w:p w14:paraId="0EB19645" w14:textId="77777777" w:rsidR="00FC5302" w:rsidRDefault="00B209BA" w:rsidP="00FC5302">
      <w:pPr>
        <w:pStyle w:val="ListParagraph"/>
        <w:numPr>
          <w:ilvl w:val="1"/>
          <w:numId w:val="6"/>
        </w:numPr>
      </w:pPr>
      <w:r>
        <w:t xml:space="preserve">The PWS 3 KPI Report shall provide targets for improvement for each KPI, with justification as to why the target was determined. Targets may be based on industry standards or baseline data acquired in the first quarter of performance tracking. Targets may be adjusted on an annual basis or sooner, if necessary, with </w:t>
      </w:r>
      <w:r w:rsidR="00FC5302">
        <w:t>g</w:t>
      </w:r>
      <w:r>
        <w:t>overnment approval.</w:t>
      </w:r>
    </w:p>
    <w:p w14:paraId="4DDE9AF9" w14:textId="77777777" w:rsidR="00FC5302" w:rsidRDefault="00FC5302" w:rsidP="00FC5302">
      <w:pPr>
        <w:pStyle w:val="ListParagraph"/>
      </w:pPr>
    </w:p>
    <w:p w14:paraId="117B99F7" w14:textId="77777777" w:rsidR="00FC5302" w:rsidRDefault="00B209BA" w:rsidP="00FC5302">
      <w:pPr>
        <w:pStyle w:val="ListParagraph"/>
        <w:numPr>
          <w:ilvl w:val="1"/>
          <w:numId w:val="6"/>
        </w:numPr>
      </w:pPr>
      <w:r>
        <w:t>When KPIs are trending negative or consistently below target (for at least three consecutive months), the Contractor shall provide a plan or strategy adjustment to work back towards the target.  The plan and/or strategy shall include details of actions to be performed, timeline for improvement and personnel responsible for achieving the target.</w:t>
      </w:r>
    </w:p>
    <w:p w14:paraId="4DCE6648" w14:textId="77777777" w:rsidR="00FC5302" w:rsidRPr="00FC5302" w:rsidRDefault="00FC5302" w:rsidP="00FC5302">
      <w:pPr>
        <w:pStyle w:val="ListParagraph"/>
        <w:rPr>
          <w:b/>
          <w:bCs/>
        </w:rPr>
      </w:pPr>
    </w:p>
    <w:p w14:paraId="4B691109" w14:textId="404F25E2" w:rsidR="009344F2" w:rsidRDefault="79F870B4" w:rsidP="00FC5302">
      <w:pPr>
        <w:pStyle w:val="ListParagraph"/>
        <w:numPr>
          <w:ilvl w:val="0"/>
          <w:numId w:val="6"/>
        </w:numPr>
      </w:pPr>
      <w:r w:rsidRPr="00FC5302">
        <w:rPr>
          <w:b/>
          <w:bCs/>
          <w:rPrChange w:id="3" w:author="Tiefenthaler, Eric A CIV USARMY JMC (USA)" w:date="2025-09-03T15:31:00Z">
            <w:rPr/>
          </w:rPrChange>
        </w:rPr>
        <w:t>Applicable Regulations</w:t>
      </w:r>
      <w:r w:rsidR="06C78875" w:rsidRPr="00FC5302">
        <w:rPr>
          <w:b/>
          <w:bCs/>
        </w:rPr>
        <w:t>:</w:t>
      </w:r>
      <w:r w:rsidR="776C7C3C">
        <w:t xml:space="preserve"> </w:t>
      </w:r>
      <w:r w:rsidR="47BF1477">
        <w:t xml:space="preserve">Where </w:t>
      </w:r>
      <w:r w:rsidR="77FA6DD7">
        <w:t xml:space="preserve">the intent and purpose of the regulations can be met by other means and methods, the contractor is encouraged to propose </w:t>
      </w:r>
      <w:r w:rsidR="612C8EA6">
        <w:t>them</w:t>
      </w:r>
      <w:r w:rsidR="7548A941">
        <w:t xml:space="preserve"> for Army consideration.</w:t>
      </w:r>
    </w:p>
    <w:tbl>
      <w:tblPr>
        <w:tblStyle w:val="TableGrid"/>
        <w:tblW w:w="9030" w:type="dxa"/>
        <w:tblInd w:w="445" w:type="dxa"/>
        <w:tblLayout w:type="fixed"/>
        <w:tblLook w:val="04A0" w:firstRow="1" w:lastRow="0" w:firstColumn="1" w:lastColumn="0" w:noHBand="0" w:noVBand="1"/>
      </w:tblPr>
      <w:tblGrid>
        <w:gridCol w:w="9030"/>
      </w:tblGrid>
      <w:tr w:rsidR="009344F2" w:rsidRPr="005D2F70" w14:paraId="5BA7F276" w14:textId="77777777" w:rsidTr="00FC5302">
        <w:trPr>
          <w:trHeight w:val="300"/>
        </w:trPr>
        <w:tc>
          <w:tcPr>
            <w:tcW w:w="9030" w:type="dxa"/>
            <w:shd w:val="clear" w:color="auto" w:fill="D9D9D9" w:themeFill="background1" w:themeFillShade="D9"/>
          </w:tcPr>
          <w:p w14:paraId="03A492FF" w14:textId="77777777" w:rsidR="009344F2" w:rsidRPr="005D2F70" w:rsidRDefault="009344F2" w:rsidP="59194755">
            <w:pPr>
              <w:spacing w:after="160" w:line="278" w:lineRule="auto"/>
              <w:rPr>
                <w:b/>
                <w:bCs/>
              </w:rPr>
            </w:pPr>
            <w:r w:rsidRPr="59194755">
              <w:rPr>
                <w:b/>
                <w:bCs/>
              </w:rPr>
              <w:t>Requirement</w:t>
            </w:r>
          </w:p>
        </w:tc>
      </w:tr>
      <w:tr w:rsidR="009344F2" w:rsidRPr="005D2F70" w14:paraId="0482870D" w14:textId="77777777" w:rsidTr="00FC5302">
        <w:trPr>
          <w:trHeight w:val="300"/>
        </w:trPr>
        <w:tc>
          <w:tcPr>
            <w:tcW w:w="9030" w:type="dxa"/>
          </w:tcPr>
          <w:p w14:paraId="550D910D" w14:textId="77777777" w:rsidR="009344F2" w:rsidRPr="005D2F70" w:rsidRDefault="009344F2" w:rsidP="0072017D">
            <w:pPr>
              <w:spacing w:after="160" w:line="278" w:lineRule="auto"/>
            </w:pPr>
            <w:r>
              <w:t xml:space="preserve">Code of Federal Regulations (CFR) 1910.120 </w:t>
            </w:r>
            <w:hyperlink r:id="rId15">
              <w:r w:rsidRPr="59194755">
                <w:rPr>
                  <w:rStyle w:val="Hyperlink"/>
                </w:rPr>
                <w:t>https://www.osha.gov/laws-regs/regulations/standardnumber/1910/1910.120</w:t>
              </w:r>
            </w:hyperlink>
            <w:r>
              <w:t>, Current On-Line</w:t>
            </w:r>
          </w:p>
        </w:tc>
      </w:tr>
      <w:tr w:rsidR="009344F2" w:rsidRPr="005D2F70" w14:paraId="3FF7C342" w14:textId="77777777" w:rsidTr="00FC5302">
        <w:trPr>
          <w:trHeight w:val="300"/>
        </w:trPr>
        <w:tc>
          <w:tcPr>
            <w:tcW w:w="9030" w:type="dxa"/>
          </w:tcPr>
          <w:p w14:paraId="1E83C3B5" w14:textId="77777777" w:rsidR="009344F2" w:rsidRPr="005D2F70" w:rsidRDefault="009344F2" w:rsidP="0072017D">
            <w:pPr>
              <w:spacing w:after="160" w:line="278" w:lineRule="auto"/>
            </w:pPr>
            <w:r>
              <w:t xml:space="preserve">CFR 1910.134 “Respiratory Protection” </w:t>
            </w:r>
            <w:hyperlink r:id="rId16">
              <w:r w:rsidRPr="59194755">
                <w:rPr>
                  <w:rStyle w:val="Hyperlink"/>
                </w:rPr>
                <w:t>https://www.osha.gov/pls/oshaweb/owadisp.show_document?p_id=12716&amp;p_table=standards</w:t>
              </w:r>
            </w:hyperlink>
            <w:r>
              <w:t xml:space="preserve">, Current On-Line </w:t>
            </w:r>
          </w:p>
        </w:tc>
      </w:tr>
      <w:tr w:rsidR="009344F2" w:rsidRPr="005D2F70" w14:paraId="70D9EBAD" w14:textId="77777777" w:rsidTr="00FC5302">
        <w:trPr>
          <w:trHeight w:val="300"/>
        </w:trPr>
        <w:tc>
          <w:tcPr>
            <w:tcW w:w="9030" w:type="dxa"/>
          </w:tcPr>
          <w:p w14:paraId="1F0A7FEA" w14:textId="77777777" w:rsidR="009344F2" w:rsidRPr="005D2F70" w:rsidRDefault="009344F2" w:rsidP="0072017D">
            <w:pPr>
              <w:spacing w:after="160" w:line="278" w:lineRule="auto"/>
            </w:pPr>
            <w:r>
              <w:t xml:space="preserve">Unified Facilities Criteria (UFC) 3-600-01 “DoD Fire Protection Engineering for Facilities”  </w:t>
            </w:r>
            <w:hyperlink r:id="rId17">
              <w:r w:rsidRPr="59194755">
                <w:rPr>
                  <w:rStyle w:val="Hyperlink"/>
                </w:rPr>
                <w:t>https://www.wbdg.org/ffc/dod/unified-facilities-criteria-ufc/ufc-3-600-01</w:t>
              </w:r>
            </w:hyperlink>
            <w:r>
              <w:t xml:space="preserve"> Change/Revision Date, 24 September 2020</w:t>
            </w:r>
          </w:p>
        </w:tc>
      </w:tr>
      <w:tr w:rsidR="009344F2" w:rsidRPr="005D2F70" w14:paraId="11BD0343" w14:textId="77777777" w:rsidTr="00FC5302">
        <w:trPr>
          <w:trHeight w:val="300"/>
        </w:trPr>
        <w:tc>
          <w:tcPr>
            <w:tcW w:w="9030" w:type="dxa"/>
          </w:tcPr>
          <w:p w14:paraId="73334A79" w14:textId="77777777" w:rsidR="009344F2" w:rsidRPr="005D2F70" w:rsidRDefault="009344F2" w:rsidP="0072017D">
            <w:pPr>
              <w:spacing w:after="160" w:line="278" w:lineRule="auto"/>
            </w:pPr>
            <w:r>
              <w:lastRenderedPageBreak/>
              <w:t xml:space="preserve">UFC 3-601-02 Operations and Maintenance – Inspecting, Testing, and Maintenance of Facility Fire Protection Systems” </w:t>
            </w:r>
            <w:hyperlink r:id="rId18">
              <w:r w:rsidRPr="59194755">
                <w:rPr>
                  <w:rStyle w:val="Hyperlink"/>
                </w:rPr>
                <w:t>https://www.wbdg.org/ffc/dod/unified-facilities-criteria-ufc/ufc-3-601-02</w:t>
              </w:r>
            </w:hyperlink>
            <w:r>
              <w:t>,  7 October 2021</w:t>
            </w:r>
          </w:p>
        </w:tc>
      </w:tr>
      <w:tr w:rsidR="009344F2" w:rsidRPr="005D2F70" w14:paraId="0B9BFF40" w14:textId="77777777" w:rsidTr="00FC5302">
        <w:trPr>
          <w:trHeight w:val="300"/>
        </w:trPr>
        <w:tc>
          <w:tcPr>
            <w:tcW w:w="9030" w:type="dxa"/>
          </w:tcPr>
          <w:p w14:paraId="1B32EC32" w14:textId="77777777" w:rsidR="009344F2" w:rsidRPr="005D2F70" w:rsidRDefault="009344F2" w:rsidP="0072017D">
            <w:pPr>
              <w:spacing w:after="160" w:line="278" w:lineRule="auto"/>
            </w:pPr>
            <w:r>
              <w:t xml:space="preserve">Department of Defense (DOD) Instruction 6055.06 “DoD Fire &amp; Emergency Service Program” </w:t>
            </w:r>
            <w:hyperlink r:id="rId19">
              <w:r w:rsidRPr="59194755">
                <w:rPr>
                  <w:rStyle w:val="Hyperlink"/>
                </w:rPr>
                <w:t>https://www.esd.whs.mil/Portals/54/Documents/DD/issuances/dodi/605506p.pdf</w:t>
              </w:r>
            </w:hyperlink>
            <w:r>
              <w:t>, 3 October 2019</w:t>
            </w:r>
          </w:p>
        </w:tc>
      </w:tr>
      <w:tr w:rsidR="009344F2" w:rsidRPr="005D2F70" w14:paraId="4DB36AF2" w14:textId="77777777" w:rsidTr="00FC5302">
        <w:trPr>
          <w:trHeight w:val="300"/>
        </w:trPr>
        <w:tc>
          <w:tcPr>
            <w:tcW w:w="9030" w:type="dxa"/>
          </w:tcPr>
          <w:p w14:paraId="7A9BFFDB" w14:textId="77777777" w:rsidR="009344F2" w:rsidRPr="005D2F70" w:rsidRDefault="009344F2" w:rsidP="0072017D">
            <w:pPr>
              <w:spacing w:after="160" w:line="278" w:lineRule="auto"/>
            </w:pPr>
            <w:r>
              <w:t xml:space="preserve">DOD 6055.06M “DoD Fire &amp; Emergency Services Certification Program” </w:t>
            </w:r>
            <w:hyperlink r:id="rId20">
              <w:r w:rsidRPr="59194755">
                <w:rPr>
                  <w:rStyle w:val="Hyperlink"/>
                </w:rPr>
                <w:t>https://www.esd.whs.mil/Portals/54/Documents/DD/issuances/dodm/605506m.pdf?ver=2019-02-25-134108-673</w:t>
              </w:r>
            </w:hyperlink>
            <w:r>
              <w:t>,  22 January 2020</w:t>
            </w:r>
          </w:p>
        </w:tc>
      </w:tr>
      <w:tr w:rsidR="009344F2" w:rsidRPr="005D2F70" w14:paraId="5364014D" w14:textId="77777777" w:rsidTr="00FC5302">
        <w:trPr>
          <w:trHeight w:val="1140"/>
        </w:trPr>
        <w:tc>
          <w:tcPr>
            <w:tcW w:w="9030" w:type="dxa"/>
          </w:tcPr>
          <w:p w14:paraId="771A9F73" w14:textId="77777777" w:rsidR="009344F2" w:rsidRPr="005D2F70" w:rsidRDefault="009344F2" w:rsidP="0072017D">
            <w:pPr>
              <w:spacing w:after="160" w:line="278" w:lineRule="auto"/>
            </w:pPr>
            <w:r>
              <w:t xml:space="preserve">DoD 6055.05M “DoD Occupational Medical Examinations and Surveillance Program” </w:t>
            </w:r>
            <w:hyperlink r:id="rId21">
              <w:r w:rsidRPr="59194755">
                <w:rPr>
                  <w:rStyle w:val="Hyperlink"/>
                </w:rPr>
                <w:t>https://www.esd.whs.mil/Portals/54/Documents/DD/issuances/dodm/605505m.PDF?ver=ag9MtySOX5CzK9HYHfkh3g%3d%3d</w:t>
              </w:r>
            </w:hyperlink>
            <w:r>
              <w:t xml:space="preserve"> , 27July 2022, Incorporating Change 1, 5 April 2024</w:t>
            </w:r>
          </w:p>
        </w:tc>
      </w:tr>
      <w:tr w:rsidR="009344F2" w:rsidRPr="005D2F70" w14:paraId="2168A14D" w14:textId="77777777" w:rsidTr="00FC5302">
        <w:trPr>
          <w:trHeight w:val="300"/>
        </w:trPr>
        <w:tc>
          <w:tcPr>
            <w:tcW w:w="9030" w:type="dxa"/>
          </w:tcPr>
          <w:p w14:paraId="3E92D0FF" w14:textId="77777777" w:rsidR="009344F2" w:rsidRPr="005D2F70" w:rsidRDefault="009344F2" w:rsidP="0072017D">
            <w:pPr>
              <w:spacing w:after="160" w:line="278" w:lineRule="auto"/>
            </w:pPr>
            <w:r>
              <w:t xml:space="preserve">DoD 6055.17 “DoD Emergency Management (EM) Program” </w:t>
            </w:r>
            <w:hyperlink r:id="rId22">
              <w:r w:rsidRPr="59194755">
                <w:rPr>
                  <w:rStyle w:val="Hyperlink"/>
                </w:rPr>
                <w:t>https://www.esd.whs.mil/Portals/54/Documents/DD/issuances/dodi/605517p.pdf?ver=2019-06-12-074129-323</w:t>
              </w:r>
            </w:hyperlink>
            <w:r>
              <w:t>, 13 February 2017, Incorporating Change 3, 12 June 2019</w:t>
            </w:r>
          </w:p>
        </w:tc>
      </w:tr>
      <w:tr w:rsidR="009344F2" w:rsidRPr="005D2F70" w14:paraId="5B6D2036" w14:textId="77777777" w:rsidTr="00FC5302">
        <w:trPr>
          <w:trHeight w:val="1005"/>
        </w:trPr>
        <w:tc>
          <w:tcPr>
            <w:tcW w:w="9030" w:type="dxa"/>
          </w:tcPr>
          <w:p w14:paraId="4600D892" w14:textId="77777777" w:rsidR="009344F2" w:rsidRPr="005D2F70" w:rsidRDefault="009344F2" w:rsidP="0072017D">
            <w:pPr>
              <w:spacing w:after="160" w:line="278" w:lineRule="auto"/>
            </w:pPr>
            <w:r>
              <w:t>DOD Manual 4165.63 “DoD Housing Management</w:t>
            </w:r>
          </w:p>
          <w:p w14:paraId="29812B76" w14:textId="77777777" w:rsidR="009344F2" w:rsidRPr="005D2F70" w:rsidRDefault="009344F2" w:rsidP="0072017D">
            <w:pPr>
              <w:spacing w:after="160" w:line="278" w:lineRule="auto"/>
            </w:pPr>
            <w:hyperlink r:id="rId23">
              <w:r w:rsidRPr="59194755">
                <w:rPr>
                  <w:rStyle w:val="Hyperlink"/>
                </w:rPr>
                <w:t>https://www.esd.whs.mil/Portals/54/Documents/DD/issuances/dodm/416563m.pdf?ver=2018-09-20-075812-223</w:t>
              </w:r>
            </w:hyperlink>
            <w:r>
              <w:t>, 28 October 2010, Incorporating Change 2, 31 August 2018</w:t>
            </w:r>
          </w:p>
        </w:tc>
      </w:tr>
      <w:tr w:rsidR="009344F2" w:rsidRPr="005D2F70" w14:paraId="4A62FDEC" w14:textId="77777777" w:rsidTr="00FC5302">
        <w:trPr>
          <w:trHeight w:val="300"/>
        </w:trPr>
        <w:tc>
          <w:tcPr>
            <w:tcW w:w="9030" w:type="dxa"/>
          </w:tcPr>
          <w:p w14:paraId="0479A95D" w14:textId="77777777" w:rsidR="009344F2" w:rsidRPr="005D2F70" w:rsidRDefault="009344F2" w:rsidP="0072017D">
            <w:pPr>
              <w:spacing w:after="160" w:line="278" w:lineRule="auto"/>
            </w:pPr>
            <w:r>
              <w:t xml:space="preserve">AR 40-3 “Medical, Dental and Veterinary Care” </w:t>
            </w:r>
            <w:hyperlink r:id="rId24">
              <w:r w:rsidRPr="59194755">
                <w:rPr>
                  <w:rStyle w:val="Hyperlink"/>
                </w:rPr>
                <w:t>https://armypubs.army.mil/epubs/DR_pubs/DR_a/pdf/web/r40_3.pdf</w:t>
              </w:r>
            </w:hyperlink>
            <w:r>
              <w:t>, 23 April 2013</w:t>
            </w:r>
          </w:p>
        </w:tc>
      </w:tr>
      <w:tr w:rsidR="009344F2" w:rsidRPr="005D2F70" w14:paraId="54A680ED" w14:textId="77777777" w:rsidTr="00FC5302">
        <w:trPr>
          <w:trHeight w:val="300"/>
        </w:trPr>
        <w:tc>
          <w:tcPr>
            <w:tcW w:w="9030" w:type="dxa"/>
          </w:tcPr>
          <w:p w14:paraId="52B415DC" w14:textId="77777777" w:rsidR="009344F2" w:rsidRPr="005D2F70" w:rsidRDefault="009344F2" w:rsidP="0072017D">
            <w:pPr>
              <w:spacing w:after="160" w:line="278" w:lineRule="auto"/>
            </w:pPr>
            <w:r>
              <w:t>AR 525-27 “Army Emergency Management Program”</w:t>
            </w:r>
          </w:p>
          <w:p w14:paraId="61B76B91" w14:textId="77777777" w:rsidR="009344F2" w:rsidRPr="005D2F70" w:rsidRDefault="009344F2" w:rsidP="0072017D">
            <w:pPr>
              <w:spacing w:after="160" w:line="278" w:lineRule="auto"/>
            </w:pPr>
            <w:hyperlink r:id="rId25">
              <w:r w:rsidRPr="59194755">
                <w:rPr>
                  <w:rStyle w:val="Hyperlink"/>
                </w:rPr>
                <w:t>https://armypubs.army.mil/epubs/DR_pubs/DR_a/pdf/web/ARN4163_AR525-27_FINAL.pdf</w:t>
              </w:r>
            </w:hyperlink>
            <w:r>
              <w:t>, 29 March 2019</w:t>
            </w:r>
          </w:p>
        </w:tc>
      </w:tr>
      <w:tr w:rsidR="009344F2" w:rsidRPr="005D2F70" w14:paraId="0E85BDF2" w14:textId="77777777" w:rsidTr="00FC5302">
        <w:trPr>
          <w:trHeight w:val="810"/>
        </w:trPr>
        <w:tc>
          <w:tcPr>
            <w:tcW w:w="9030" w:type="dxa"/>
          </w:tcPr>
          <w:p w14:paraId="12ACE97B" w14:textId="77777777" w:rsidR="009344F2" w:rsidRPr="005D2F70" w:rsidRDefault="009344F2" w:rsidP="0072017D">
            <w:pPr>
              <w:spacing w:after="160" w:line="278" w:lineRule="auto"/>
            </w:pPr>
            <w:r>
              <w:t xml:space="preserve">AR 420-5 “Army Fire and Emergency Services,” </w:t>
            </w:r>
            <w:hyperlink r:id="rId26">
              <w:r w:rsidRPr="59194755">
                <w:rPr>
                  <w:rStyle w:val="Hyperlink"/>
                </w:rPr>
                <w:t>https://armypubs.army.mil/epubs/DR_pubs/DR_a/ARN39173-AR_420-5-000-WEB-1.pdf</w:t>
              </w:r>
            </w:hyperlink>
            <w:r>
              <w:t xml:space="preserve"> , 1 September 2024</w:t>
            </w:r>
          </w:p>
        </w:tc>
      </w:tr>
      <w:tr w:rsidR="009344F2" w:rsidRPr="005D2F70" w14:paraId="1F829E77" w14:textId="77777777" w:rsidTr="00FC5302">
        <w:trPr>
          <w:trHeight w:val="345"/>
        </w:trPr>
        <w:tc>
          <w:tcPr>
            <w:tcW w:w="9030" w:type="dxa"/>
          </w:tcPr>
          <w:p w14:paraId="3BD4B179" w14:textId="77777777" w:rsidR="009344F2" w:rsidRPr="005D2F70" w:rsidRDefault="009344F2" w:rsidP="0072017D">
            <w:pPr>
              <w:spacing w:after="160" w:line="278" w:lineRule="auto"/>
            </w:pPr>
            <w:r>
              <w:lastRenderedPageBreak/>
              <w:t>AR 15-6 “Procedures for Administrative Investigations and Boards of Officers”</w:t>
            </w:r>
          </w:p>
          <w:p w14:paraId="69A95083" w14:textId="77777777" w:rsidR="009344F2" w:rsidRPr="005D2F70" w:rsidRDefault="009344F2" w:rsidP="0072017D">
            <w:pPr>
              <w:spacing w:after="160" w:line="278" w:lineRule="auto"/>
            </w:pPr>
            <w:hyperlink r:id="rId27">
              <w:r w:rsidRPr="59194755">
                <w:rPr>
                  <w:rStyle w:val="Hyperlink"/>
                </w:rPr>
                <w:t>https://armypubs.army.mil/ProductMaps/PubForm/Details.aspx?PUB_ID=419</w:t>
              </w:r>
            </w:hyperlink>
            <w:r>
              <w:t>, 1 April 2016</w:t>
            </w:r>
          </w:p>
        </w:tc>
      </w:tr>
      <w:tr w:rsidR="009344F2" w:rsidRPr="005D2F70" w14:paraId="0B334C79" w14:textId="77777777" w:rsidTr="00FC5302">
        <w:trPr>
          <w:trHeight w:val="345"/>
        </w:trPr>
        <w:tc>
          <w:tcPr>
            <w:tcW w:w="9030" w:type="dxa"/>
          </w:tcPr>
          <w:p w14:paraId="7105EBC8" w14:textId="77777777" w:rsidR="009344F2" w:rsidRPr="005D2F70" w:rsidRDefault="009344F2" w:rsidP="0072017D">
            <w:r>
              <w:t>International Fire Service Training Association (IFSTA Standards).</w:t>
            </w:r>
          </w:p>
        </w:tc>
      </w:tr>
      <w:tr w:rsidR="009344F2" w:rsidRPr="005D2F70" w14:paraId="0AE4FD6D" w14:textId="77777777" w:rsidTr="00FC5302">
        <w:trPr>
          <w:trHeight w:val="300"/>
        </w:trPr>
        <w:tc>
          <w:tcPr>
            <w:tcW w:w="9030" w:type="dxa"/>
          </w:tcPr>
          <w:p w14:paraId="5E1C9DF7" w14:textId="77777777" w:rsidR="009344F2" w:rsidRPr="005D2F70" w:rsidRDefault="76C6A7D2" w:rsidP="0072017D">
            <w:pPr>
              <w:spacing w:after="160" w:line="278" w:lineRule="auto"/>
            </w:pPr>
            <w:r>
              <w:t>AMC-R 525-4 “U.S. Army Materiel Command (AMC) Protection Program”, 22 November 2021</w:t>
            </w:r>
          </w:p>
        </w:tc>
      </w:tr>
      <w:tr w:rsidR="009344F2" w:rsidRPr="005D2F70" w14:paraId="24998829" w14:textId="77777777" w:rsidTr="00FC5302">
        <w:trPr>
          <w:trHeight w:val="300"/>
        </w:trPr>
        <w:tc>
          <w:tcPr>
            <w:tcW w:w="9030" w:type="dxa"/>
          </w:tcPr>
          <w:p w14:paraId="0DDAF945" w14:textId="77777777" w:rsidR="009344F2" w:rsidRPr="005D2F70" w:rsidRDefault="009344F2" w:rsidP="0072017D">
            <w:pPr>
              <w:spacing w:after="160" w:line="278" w:lineRule="auto"/>
            </w:pPr>
            <w:r>
              <w:t xml:space="preserve">National Fire Codes (NFC) </w:t>
            </w:r>
            <w:hyperlink r:id="rId28">
              <w:r w:rsidRPr="59194755">
                <w:rPr>
                  <w:rStyle w:val="Hyperlink"/>
                </w:rPr>
                <w:t>https://www.nfpa.org/Codes-and-Standards</w:t>
              </w:r>
            </w:hyperlink>
            <w:r>
              <w:t>, various, current date On-Line</w:t>
            </w:r>
          </w:p>
        </w:tc>
      </w:tr>
      <w:tr w:rsidR="009344F2" w:rsidRPr="005D2F70" w14:paraId="4ED9E170" w14:textId="77777777" w:rsidTr="00FC5302">
        <w:trPr>
          <w:trHeight w:val="300"/>
        </w:trPr>
        <w:tc>
          <w:tcPr>
            <w:tcW w:w="9030" w:type="dxa"/>
          </w:tcPr>
          <w:p w14:paraId="31095A4C" w14:textId="77777777" w:rsidR="009344F2" w:rsidRPr="005D2F70" w:rsidRDefault="009344F2" w:rsidP="0072017D">
            <w:pPr>
              <w:spacing w:after="160" w:line="278" w:lineRule="auto"/>
            </w:pPr>
            <w:r>
              <w:t xml:space="preserve">National Fire Protection Association (NFPA) Standards </w:t>
            </w:r>
            <w:hyperlink r:id="rId29">
              <w:r w:rsidRPr="59194755">
                <w:rPr>
                  <w:rStyle w:val="Hyperlink"/>
                </w:rPr>
                <w:t>https://ihsmarkit.com/products/NFPA-standards.html</w:t>
              </w:r>
            </w:hyperlink>
            <w:r>
              <w:t>, various, current date On-Line</w:t>
            </w:r>
          </w:p>
        </w:tc>
      </w:tr>
      <w:tr w:rsidR="009344F2" w:rsidRPr="005D2F70" w14:paraId="7D171B9C" w14:textId="77777777" w:rsidTr="00FC5302">
        <w:trPr>
          <w:trHeight w:val="300"/>
        </w:trPr>
        <w:tc>
          <w:tcPr>
            <w:tcW w:w="9030" w:type="dxa"/>
          </w:tcPr>
          <w:p w14:paraId="17AA58A3" w14:textId="77777777" w:rsidR="009344F2" w:rsidRPr="005D2F70" w:rsidRDefault="009344F2" w:rsidP="0072017D">
            <w:pPr>
              <w:spacing w:after="160" w:line="278" w:lineRule="auto"/>
            </w:pPr>
            <w:r>
              <w:t>Center for Public Safety Excellence (CPSE) Quality Improvement for Fire and Emergency Services, 10</w:t>
            </w:r>
            <w:r w:rsidRPr="59194755">
              <w:rPr>
                <w:vertAlign w:val="superscript"/>
              </w:rPr>
              <w:t>th</w:t>
            </w:r>
            <w:r>
              <w:t xml:space="preserve"> Edition, 2022, </w:t>
            </w:r>
          </w:p>
        </w:tc>
      </w:tr>
    </w:tbl>
    <w:p w14:paraId="1668A0FC" w14:textId="72AEA130" w:rsidR="00E464F2" w:rsidRDefault="00E261F4" w:rsidP="00E464F2">
      <w:pPr>
        <w:pStyle w:val="ListParagraph"/>
        <w:ind w:left="1440"/>
      </w:pPr>
      <w:r>
        <w:t xml:space="preserve"> </w:t>
      </w:r>
      <w:r w:rsidR="0003110D">
        <w:t xml:space="preserve"> </w:t>
      </w:r>
      <w:r w:rsidR="00AB36F1">
        <w:t xml:space="preserve"> </w:t>
      </w:r>
      <w:r w:rsidR="00B41895">
        <w:t xml:space="preserve"> </w:t>
      </w:r>
      <w:r w:rsidR="00DC1C57">
        <w:t xml:space="preserve"> </w:t>
      </w:r>
    </w:p>
    <w:p w14:paraId="2C425224" w14:textId="77777777" w:rsidR="00FC5302" w:rsidRDefault="21DE00A9" w:rsidP="00FC5302">
      <w:pPr>
        <w:pStyle w:val="ListParagraph"/>
        <w:numPr>
          <w:ilvl w:val="0"/>
          <w:numId w:val="6"/>
        </w:numPr>
        <w:rPr>
          <w:b/>
          <w:bCs/>
        </w:rPr>
      </w:pPr>
      <w:r w:rsidRPr="56F997A5">
        <w:rPr>
          <w:b/>
          <w:bCs/>
        </w:rPr>
        <w:t xml:space="preserve">Specific RFAAP </w:t>
      </w:r>
      <w:r w:rsidR="7DF83C05" w:rsidRPr="56F997A5">
        <w:rPr>
          <w:b/>
          <w:bCs/>
        </w:rPr>
        <w:t>Requirements:</w:t>
      </w:r>
    </w:p>
    <w:p w14:paraId="2A697842" w14:textId="77777777" w:rsidR="00FC5302" w:rsidRDefault="00FC5302" w:rsidP="00FC5302">
      <w:pPr>
        <w:pStyle w:val="ListParagraph"/>
        <w:ind w:left="360"/>
        <w:rPr>
          <w:b/>
          <w:bCs/>
        </w:rPr>
      </w:pPr>
    </w:p>
    <w:p w14:paraId="5477DD78" w14:textId="77777777" w:rsidR="00C83196" w:rsidRDefault="5056BEBB" w:rsidP="00CC6AC2">
      <w:pPr>
        <w:pStyle w:val="ListParagraph"/>
        <w:numPr>
          <w:ilvl w:val="1"/>
          <w:numId w:val="6"/>
        </w:numPr>
      </w:pPr>
      <w:r>
        <w:t xml:space="preserve">The </w:t>
      </w:r>
      <w:r w:rsidR="00782995">
        <w:t>c</w:t>
      </w:r>
      <w:r>
        <w:t xml:space="preserve">ontractor shall provide Fire and Emergency Services (F&amp;ES) 24 hours per day, 7 days per week, 365 days a year in accordance with </w:t>
      </w:r>
      <w:r w:rsidR="78BFDD9C">
        <w:t>IAW</w:t>
      </w:r>
      <w:r>
        <w:t xml:space="preserve"> DoD</w:t>
      </w:r>
      <w:r w:rsidR="49BC7476">
        <w:t xml:space="preserve"> Instruction</w:t>
      </w:r>
      <w:r>
        <w:t xml:space="preserve"> </w:t>
      </w:r>
      <w:r w:rsidR="5A44F2F7">
        <w:t xml:space="preserve">(DoDI) </w:t>
      </w:r>
      <w:r>
        <w:t>Fire and Emergency Services (F&amp;ES) Program, DODI 6055.06</w:t>
      </w:r>
      <w:r w:rsidR="2C261981">
        <w:t>, and Army Regulation (</w:t>
      </w:r>
      <w:r w:rsidR="4DB2D7BF">
        <w:t>AR) 420-5.</w:t>
      </w:r>
      <w:r w:rsidR="0D7D3324">
        <w:t xml:space="preserve"> </w:t>
      </w:r>
      <w:r w:rsidR="043184FC">
        <w:t xml:space="preserve">The </w:t>
      </w:r>
      <w:r w:rsidR="00782995">
        <w:t>c</w:t>
      </w:r>
      <w:r w:rsidR="043184FC">
        <w:t xml:space="preserve">ontractor shall comply within known and existing capabilities. All plans generated under this PWS, shall not decrease the requirements of this PWS. The </w:t>
      </w:r>
      <w:r w:rsidR="001A314A">
        <w:t>c</w:t>
      </w:r>
      <w:r w:rsidR="043184FC">
        <w:t xml:space="preserve">ontractor and the </w:t>
      </w:r>
      <w:r w:rsidR="001A314A">
        <w:t>c</w:t>
      </w:r>
      <w:r w:rsidR="043184FC">
        <w:t xml:space="preserve">ontractor’s F&amp;ES staff shall not share with or address the public </w:t>
      </w:r>
      <w:proofErr w:type="gramStart"/>
      <w:r w:rsidR="043184FC">
        <w:t>on</w:t>
      </w:r>
      <w:proofErr w:type="gramEnd"/>
      <w:r w:rsidR="043184FC">
        <w:t xml:space="preserve"> F&amp;ES related incidents.   </w:t>
      </w:r>
    </w:p>
    <w:p w14:paraId="7FFA70DF" w14:textId="77777777" w:rsidR="00C83196" w:rsidRDefault="00C83196" w:rsidP="00C83196">
      <w:pPr>
        <w:pStyle w:val="ListParagraph"/>
        <w:ind w:left="900"/>
      </w:pPr>
    </w:p>
    <w:p w14:paraId="2DF7BF0C" w14:textId="77777777" w:rsidR="00C83196" w:rsidRDefault="37EBF892" w:rsidP="00C83196">
      <w:pPr>
        <w:pStyle w:val="ListParagraph"/>
        <w:numPr>
          <w:ilvl w:val="1"/>
          <w:numId w:val="6"/>
        </w:numPr>
      </w:pPr>
      <w:r>
        <w:t xml:space="preserve">As it applies to F&amp;ES, the </w:t>
      </w:r>
      <w:r w:rsidR="00C83196">
        <w:t>c</w:t>
      </w:r>
      <w:r>
        <w:t xml:space="preserve">ontractor shall </w:t>
      </w:r>
      <w:r w:rsidR="71A0155E">
        <w:t xml:space="preserve">conduct risk assessments </w:t>
      </w:r>
      <w:r w:rsidR="413E49FD">
        <w:t>in cooperation</w:t>
      </w:r>
      <w:r>
        <w:t xml:space="preserve"> with </w:t>
      </w:r>
      <w:r w:rsidR="00C83196">
        <w:t>g</w:t>
      </w:r>
      <w:r>
        <w:t>overnment staff using an all-hazards approach in alignment with vulnerability assessment programs IAW</w:t>
      </w:r>
      <w:r w:rsidR="75345849">
        <w:t xml:space="preserve"> </w:t>
      </w:r>
      <w:r>
        <w:t>AR 525-27 and DA PAM 525-</w:t>
      </w:r>
      <w:r w:rsidR="590B0B2D">
        <w:t>27</w:t>
      </w:r>
      <w:r w:rsidR="3D36974F">
        <w:t>.</w:t>
      </w:r>
    </w:p>
    <w:p w14:paraId="14690C59" w14:textId="77777777" w:rsidR="00C83196" w:rsidRDefault="00C83196" w:rsidP="00C83196">
      <w:pPr>
        <w:pStyle w:val="ListParagraph"/>
      </w:pPr>
    </w:p>
    <w:p w14:paraId="6F8A5E3A" w14:textId="181BF787" w:rsidR="006E1753" w:rsidRPr="00C83196" w:rsidRDefault="00C77C09" w:rsidP="00C83196">
      <w:pPr>
        <w:pStyle w:val="ListParagraph"/>
        <w:numPr>
          <w:ilvl w:val="1"/>
          <w:numId w:val="6"/>
        </w:numPr>
      </w:pPr>
      <w:r>
        <w:t xml:space="preserve">The </w:t>
      </w:r>
      <w:r w:rsidR="00C83196">
        <w:t>g</w:t>
      </w:r>
      <w:r>
        <w:t xml:space="preserve">overnment Fire and Emergency Services </w:t>
      </w:r>
      <w:r w:rsidR="00C83196">
        <w:t>s</w:t>
      </w:r>
      <w:r>
        <w:t xml:space="preserve">taff shall be given unrestricted </w:t>
      </w:r>
      <w:r w:rsidR="002470EA">
        <w:t>read-only</w:t>
      </w:r>
      <w:r>
        <w:t xml:space="preserve"> access, via Contractor/subcontractor network computers in each Government Fire and Emergency Services </w:t>
      </w:r>
      <w:r w:rsidR="00C83196">
        <w:t>s</w:t>
      </w:r>
      <w:r>
        <w:t>taff work area</w:t>
      </w:r>
      <w:r w:rsidR="027A7498">
        <w:t xml:space="preserve"> </w:t>
      </w:r>
      <w:r w:rsidR="00C83196">
        <w:t>t</w:t>
      </w:r>
      <w:r w:rsidR="027A7498" w:rsidRPr="00C83196">
        <w:rPr>
          <w:rFonts w:eastAsia="Arial" w:cs="Arial"/>
        </w:rPr>
        <w:t xml:space="preserve">o review the </w:t>
      </w:r>
      <w:r w:rsidR="004711F7">
        <w:rPr>
          <w:rFonts w:eastAsia="Arial" w:cs="Arial"/>
        </w:rPr>
        <w:t xml:space="preserve">contractor’s </w:t>
      </w:r>
      <w:r w:rsidR="027A7498" w:rsidRPr="00C83196">
        <w:rPr>
          <w:rFonts w:eastAsia="Arial" w:cs="Arial"/>
        </w:rPr>
        <w:t>databases, archived records,</w:t>
      </w:r>
      <w:r w:rsidR="004711F7">
        <w:rPr>
          <w:rFonts w:eastAsia="Arial" w:cs="Arial"/>
        </w:rPr>
        <w:t xml:space="preserve"> and</w:t>
      </w:r>
      <w:r w:rsidR="027A7498" w:rsidRPr="00C83196">
        <w:rPr>
          <w:rFonts w:eastAsia="Arial" w:cs="Arial"/>
        </w:rPr>
        <w:t xml:space="preserve"> information repository of all data related to past and present RFAAP/</w:t>
      </w:r>
      <w:r w:rsidR="004711F7">
        <w:rPr>
          <w:rFonts w:eastAsia="Arial" w:cs="Arial"/>
        </w:rPr>
        <w:t xml:space="preserve">New River </w:t>
      </w:r>
      <w:r w:rsidR="006A68DC">
        <w:rPr>
          <w:rFonts w:eastAsia="Arial" w:cs="Arial"/>
        </w:rPr>
        <w:t>Unit (NRU)</w:t>
      </w:r>
      <w:r w:rsidR="027A7498" w:rsidRPr="00C83196">
        <w:rPr>
          <w:rFonts w:eastAsia="Arial" w:cs="Arial"/>
        </w:rPr>
        <w:t xml:space="preserve"> </w:t>
      </w:r>
      <w:r w:rsidR="008A504B">
        <w:rPr>
          <w:rFonts w:eastAsia="Arial" w:cs="Arial"/>
        </w:rPr>
        <w:t>o</w:t>
      </w:r>
      <w:r w:rsidR="027A7498" w:rsidRPr="00C83196">
        <w:rPr>
          <w:rFonts w:eastAsia="Arial" w:cs="Arial"/>
        </w:rPr>
        <w:t xml:space="preserve">perations </w:t>
      </w:r>
      <w:r w:rsidR="008A504B">
        <w:rPr>
          <w:rFonts w:eastAsia="Arial" w:cs="Arial"/>
        </w:rPr>
        <w:t>i</w:t>
      </w:r>
      <w:r w:rsidR="027A7498" w:rsidRPr="00C83196">
        <w:rPr>
          <w:rFonts w:eastAsia="Arial" w:cs="Arial"/>
        </w:rPr>
        <w:t>ncluding, but not limited to, blueprints, drawings, operating procedures, maintenance procedures, management manuals, reports, letter log/correspondence files and plant protection standards. Hard copies and</w:t>
      </w:r>
      <w:r w:rsidR="00D0545B" w:rsidRPr="00C83196">
        <w:rPr>
          <w:rFonts w:eastAsia="Arial" w:cs="Arial"/>
        </w:rPr>
        <w:t>/or</w:t>
      </w:r>
      <w:r w:rsidR="027A7498" w:rsidRPr="00C83196">
        <w:rPr>
          <w:rFonts w:eastAsia="Arial" w:cs="Arial"/>
        </w:rPr>
        <w:t xml:space="preserve"> electronic copies shall be made available upon request.</w:t>
      </w:r>
    </w:p>
    <w:p w14:paraId="0CE1BA5F" w14:textId="77777777" w:rsidR="006E1753" w:rsidRDefault="006E1753" w:rsidP="006E1753">
      <w:pPr>
        <w:pStyle w:val="ListParagraph"/>
        <w:ind w:left="1440"/>
      </w:pPr>
    </w:p>
    <w:p w14:paraId="61D83110" w14:textId="77777777" w:rsidR="00877C89" w:rsidRDefault="00BA153C" w:rsidP="00877C89">
      <w:pPr>
        <w:pStyle w:val="ListParagraph"/>
        <w:numPr>
          <w:ilvl w:val="0"/>
          <w:numId w:val="6"/>
        </w:numPr>
        <w:rPr>
          <w:b/>
          <w:bCs/>
        </w:rPr>
      </w:pPr>
      <w:r>
        <w:rPr>
          <w:b/>
          <w:bCs/>
        </w:rPr>
        <w:t xml:space="preserve">Fire </w:t>
      </w:r>
      <w:r w:rsidR="006E1753">
        <w:rPr>
          <w:b/>
          <w:bCs/>
        </w:rPr>
        <w:t>Prevention</w:t>
      </w:r>
      <w:r w:rsidR="004D1C38">
        <w:rPr>
          <w:b/>
          <w:bCs/>
        </w:rPr>
        <w:t>:</w:t>
      </w:r>
    </w:p>
    <w:p w14:paraId="3E8DF1BB" w14:textId="77777777" w:rsidR="00877C89" w:rsidRDefault="00877C89" w:rsidP="00877C89">
      <w:pPr>
        <w:pStyle w:val="ListParagraph"/>
        <w:ind w:left="360"/>
        <w:rPr>
          <w:b/>
          <w:bCs/>
        </w:rPr>
      </w:pPr>
    </w:p>
    <w:p w14:paraId="46D82EDA" w14:textId="2F199A50" w:rsidR="00A40027" w:rsidRPr="00877C89" w:rsidRDefault="5230E51A" w:rsidP="00877C89">
      <w:pPr>
        <w:pStyle w:val="ListParagraph"/>
        <w:numPr>
          <w:ilvl w:val="1"/>
          <w:numId w:val="6"/>
        </w:numPr>
        <w:rPr>
          <w:b/>
          <w:bCs/>
        </w:rPr>
      </w:pPr>
      <w:r>
        <w:t xml:space="preserve">The </w:t>
      </w:r>
      <w:r w:rsidR="00877C89">
        <w:t>c</w:t>
      </w:r>
      <w:r>
        <w:t xml:space="preserve">ontractor shall perform Fire risk management surveys </w:t>
      </w:r>
      <w:r w:rsidR="4920E01C">
        <w:t>(</w:t>
      </w:r>
      <w:r>
        <w:t xml:space="preserve">Prevention </w:t>
      </w:r>
      <w:r w:rsidR="4920E01C">
        <w:t>I</w:t>
      </w:r>
      <w:r>
        <w:t>nspections</w:t>
      </w:r>
      <w:r w:rsidR="4920E01C">
        <w:t>)</w:t>
      </w:r>
      <w:r>
        <w:t xml:space="preserve"> as outlined in the </w:t>
      </w:r>
      <w:r w:rsidR="330088F2">
        <w:t>National Fire Protection Association (</w:t>
      </w:r>
      <w:r>
        <w:t>NFPA</w:t>
      </w:r>
      <w:r w:rsidR="330088F2">
        <w:t>)</w:t>
      </w:r>
      <w:r>
        <w:t xml:space="preserve"> Standards, and IAW AR 420-5</w:t>
      </w:r>
      <w:r w:rsidR="704545ED">
        <w:t xml:space="preserve"> using qualified </w:t>
      </w:r>
      <w:r w:rsidR="3DF93F8A">
        <w:t>inspectors</w:t>
      </w:r>
      <w:r>
        <w:t xml:space="preserve">. Non-emergency hazardous conditions shall be reported to the </w:t>
      </w:r>
      <w:r w:rsidR="00877C89">
        <w:t>c</w:t>
      </w:r>
      <w:r>
        <w:t xml:space="preserve">ontractor </w:t>
      </w:r>
      <w:r w:rsidR="00877C89">
        <w:t>s</w:t>
      </w:r>
      <w:r>
        <w:t xml:space="preserve">afety </w:t>
      </w:r>
      <w:r w:rsidR="00877C89">
        <w:t>m</w:t>
      </w:r>
      <w:r>
        <w:t xml:space="preserve">anager, (PWS-9) </w:t>
      </w:r>
      <w:r w:rsidR="00877C89">
        <w:t>s</w:t>
      </w:r>
      <w:r>
        <w:t xml:space="preserve">afety </w:t>
      </w:r>
      <w:r w:rsidR="00877C89">
        <w:t>o</w:t>
      </w:r>
      <w:r>
        <w:t xml:space="preserve">perations </w:t>
      </w:r>
      <w:r w:rsidR="00877C89">
        <w:t>m</w:t>
      </w:r>
      <w:r>
        <w:t xml:space="preserve">anagement, and (PWS-7) </w:t>
      </w:r>
      <w:r w:rsidR="00877C89">
        <w:t>f</w:t>
      </w:r>
      <w:r>
        <w:t>acilities</w:t>
      </w:r>
      <w:r w:rsidR="498E0DBA">
        <w:t xml:space="preserve"> </w:t>
      </w:r>
      <w:r w:rsidR="00877C89">
        <w:t>m</w:t>
      </w:r>
      <w:r w:rsidR="498E0DBA">
        <w:t xml:space="preserve">aintenance </w:t>
      </w:r>
      <w:r w:rsidR="00877C89">
        <w:t>m</w:t>
      </w:r>
      <w:r w:rsidR="498E0DBA">
        <w:t>anagement</w:t>
      </w:r>
      <w:r w:rsidR="0493B146">
        <w:t xml:space="preserve">. </w:t>
      </w:r>
      <w:r>
        <w:t xml:space="preserve">Corrective actions shall be logged </w:t>
      </w:r>
      <w:r w:rsidR="243E92A5">
        <w:t xml:space="preserve">by PWS-3 and PWS –7 </w:t>
      </w:r>
      <w:r w:rsidR="30FDFA82">
        <w:t xml:space="preserve">and tracked </w:t>
      </w:r>
      <w:r>
        <w:t xml:space="preserve">until the observed deficiency is corrected. Inspections shall be performed of active, </w:t>
      </w:r>
      <w:r w:rsidR="64F59244">
        <w:t xml:space="preserve">inactive, </w:t>
      </w:r>
      <w:r>
        <w:t xml:space="preserve">and caretaker facilities. The contractor shall provide a monthly </w:t>
      </w:r>
      <w:r w:rsidR="00675285">
        <w:t>su</w:t>
      </w:r>
      <w:r w:rsidR="345D5D4F">
        <w:t xml:space="preserve">mmary </w:t>
      </w:r>
      <w:r>
        <w:t xml:space="preserve">Corrective Action Report </w:t>
      </w:r>
      <w:r w:rsidR="3B2A7226">
        <w:t>for</w:t>
      </w:r>
      <w:r>
        <w:t xml:space="preserve"> </w:t>
      </w:r>
      <w:r w:rsidR="00675285">
        <w:t>g</w:t>
      </w:r>
      <w:r>
        <w:t xml:space="preserve">overnment </w:t>
      </w:r>
      <w:r w:rsidR="00675285">
        <w:t>s</w:t>
      </w:r>
      <w:r>
        <w:t>taff that shows outstanding deficiencies</w:t>
      </w:r>
      <w:r w:rsidR="77B281A3">
        <w:t xml:space="preserve"> and explains</w:t>
      </w:r>
      <w:r w:rsidR="2B81A229">
        <w:t xml:space="preserve"> any delays</w:t>
      </w:r>
      <w:r w:rsidR="4A10BEF3">
        <w:t xml:space="preserve"> in correcting</w:t>
      </w:r>
      <w:r w:rsidR="06D284C8">
        <w:t xml:space="preserve"> deficiencies</w:t>
      </w:r>
      <w:r w:rsidR="2B81A229">
        <w:t>.</w:t>
      </w:r>
      <w:r>
        <w:t xml:space="preserve"> </w:t>
      </w:r>
      <w:r w:rsidR="6FAC7163">
        <w:t>This summary report will only in</w:t>
      </w:r>
      <w:r w:rsidR="07277579">
        <w:t>clude</w:t>
      </w:r>
      <w:r w:rsidR="6FAC7163">
        <w:t xml:space="preserve"> </w:t>
      </w:r>
      <w:r w:rsidR="00675285">
        <w:t>f</w:t>
      </w:r>
      <w:r w:rsidR="67ADDC60">
        <w:t xml:space="preserve">ailures and </w:t>
      </w:r>
      <w:r w:rsidR="00675285">
        <w:t>f</w:t>
      </w:r>
      <w:r w:rsidR="67ADDC60">
        <w:t xml:space="preserve">ollow-up </w:t>
      </w:r>
      <w:r w:rsidR="00675285">
        <w:t>f</w:t>
      </w:r>
      <w:r w:rsidR="67ADDC60">
        <w:t xml:space="preserve">ailures from </w:t>
      </w:r>
      <w:r w:rsidR="00675285">
        <w:t>s</w:t>
      </w:r>
      <w:r w:rsidR="67ADDC60">
        <w:t xml:space="preserve">urveys </w:t>
      </w:r>
      <w:r w:rsidR="5D4334B7">
        <w:t xml:space="preserve">(Prevention </w:t>
      </w:r>
      <w:r w:rsidR="692BB8EC">
        <w:t>Inspections</w:t>
      </w:r>
      <w:r w:rsidR="3BD8769E">
        <w:t>)</w:t>
      </w:r>
      <w:r w:rsidR="692BB8EC">
        <w:t>.</w:t>
      </w:r>
      <w:r w:rsidR="21516606">
        <w:t xml:space="preserve"> </w:t>
      </w:r>
      <w:r w:rsidR="596F640B">
        <w:t xml:space="preserve"> </w:t>
      </w:r>
      <w:r w:rsidRPr="00A74DCB">
        <w:t>(</w:t>
      </w:r>
      <w:r w:rsidR="000627E9">
        <w:t xml:space="preserve">CDRL </w:t>
      </w:r>
      <w:r w:rsidRPr="00A74DCB">
        <w:t>A03-0</w:t>
      </w:r>
      <w:r w:rsidR="00A74DCB" w:rsidRPr="00A74DCB">
        <w:t>0</w:t>
      </w:r>
      <w:r w:rsidR="04E71882" w:rsidRPr="00A74DCB">
        <w:t>2</w:t>
      </w:r>
      <w:r w:rsidRPr="00A74DCB">
        <w:t>)</w:t>
      </w:r>
    </w:p>
    <w:p w14:paraId="02A4ECE5" w14:textId="77777777" w:rsidR="004038CD" w:rsidRDefault="004038CD" w:rsidP="004038CD">
      <w:pPr>
        <w:pStyle w:val="ListParagraph"/>
        <w:ind w:left="1440"/>
      </w:pPr>
    </w:p>
    <w:p w14:paraId="35E3278F" w14:textId="77777777" w:rsidR="00A74DCB" w:rsidRDefault="772FB881" w:rsidP="00A74DCB">
      <w:pPr>
        <w:pStyle w:val="ListParagraph"/>
        <w:numPr>
          <w:ilvl w:val="1"/>
          <w:numId w:val="6"/>
        </w:numPr>
      </w:pPr>
      <w:r>
        <w:t xml:space="preserve">The Contractor shall formulate and execute a fire prevention program IAW DODI 6055.06, Section 10 “Fire Prevention”, and </w:t>
      </w:r>
      <w:r w:rsidR="364C5581">
        <w:t xml:space="preserve">IAW </w:t>
      </w:r>
      <w:r>
        <w:t xml:space="preserve">AR 420-5, CH 9 “Fire Prevention. </w:t>
      </w:r>
    </w:p>
    <w:p w14:paraId="66715B2F" w14:textId="77777777" w:rsidR="00A74DCB" w:rsidRDefault="00A74DCB" w:rsidP="00A74DCB">
      <w:pPr>
        <w:pStyle w:val="ListParagraph"/>
      </w:pPr>
    </w:p>
    <w:p w14:paraId="5B5E6A46" w14:textId="4672CBEB" w:rsidR="00904274" w:rsidRDefault="7F2A16AF" w:rsidP="00A74DCB">
      <w:pPr>
        <w:pStyle w:val="ListParagraph"/>
        <w:numPr>
          <w:ilvl w:val="1"/>
          <w:numId w:val="6"/>
        </w:numPr>
      </w:pPr>
      <w:r>
        <w:t xml:space="preserve">Deficiencies shall be logged and scheduled for correction using the reproducible DA Form 5381 (Building-Fire Risk Management Survey) which provides a checklist and recording document. </w:t>
      </w:r>
      <w:r w:rsidR="2CB8DD3B">
        <w:t xml:space="preserve">The </w:t>
      </w:r>
      <w:r w:rsidR="00D75CA6">
        <w:t>c</w:t>
      </w:r>
      <w:r w:rsidR="2CB8DD3B">
        <w:t>ontractor may adopt or develop a document that contains the same information</w:t>
      </w:r>
      <w:r w:rsidR="0FECD9AA">
        <w:t>/criteria</w:t>
      </w:r>
      <w:r w:rsidR="2CB8DD3B">
        <w:t xml:space="preserve"> for use. </w:t>
      </w:r>
      <w:r>
        <w:t>Each building shall have a separate file folder</w:t>
      </w:r>
      <w:r w:rsidR="5238CBA0">
        <w:t>,</w:t>
      </w:r>
      <w:r w:rsidR="25E1ED18">
        <w:t xml:space="preserve"> or electroni</w:t>
      </w:r>
      <w:r w:rsidR="5238CBA0">
        <w:t>c archive</w:t>
      </w:r>
      <w:r>
        <w:t xml:space="preserve"> containing past survey records, hazard/deficiency survey records, fire extinguisher inventory and maintenance information, a copy of the pre-fire plan, and other</w:t>
      </w:r>
      <w:r w:rsidR="6FE9B589">
        <w:t xml:space="preserve"> pertinent data. Fire department</w:t>
      </w:r>
      <w:r w:rsidR="6FE9B589" w:rsidRPr="00A74DCB">
        <w:rPr>
          <w:strike/>
        </w:rPr>
        <w:t>s</w:t>
      </w:r>
      <w:r w:rsidR="6FE9B589">
        <w:t xml:space="preserve"> shall establish an automated record keeping system to monitor the building survey program. The reproducible DA Form 5382 (Hazard/Deficiency Inspection Record) informs the building manager of fire hazards or deficiencies noted during surveys.</w:t>
      </w:r>
      <w:r w:rsidR="0A4D0298">
        <w:t xml:space="preserve"> The </w:t>
      </w:r>
      <w:r w:rsidR="00D75CA6">
        <w:t>c</w:t>
      </w:r>
      <w:r w:rsidR="0A4D0298">
        <w:t>ontractor may adopt or develop a document that contains the same information</w:t>
      </w:r>
      <w:r w:rsidR="5F6ABFB2">
        <w:t>/</w:t>
      </w:r>
      <w:r w:rsidR="77982B5A">
        <w:t>criteria</w:t>
      </w:r>
      <w:r w:rsidR="0A4D0298">
        <w:t xml:space="preserve"> for use.</w:t>
      </w:r>
    </w:p>
    <w:p w14:paraId="30B1B596" w14:textId="7C76400B" w:rsidR="553EC390" w:rsidRDefault="553EC390" w:rsidP="553EC390">
      <w:pPr>
        <w:pStyle w:val="ListParagraph"/>
        <w:ind w:left="1800"/>
      </w:pPr>
    </w:p>
    <w:p w14:paraId="530055AB" w14:textId="63A6FE23" w:rsidR="007B1DA2" w:rsidRDefault="00051EDD" w:rsidP="007B1DA2">
      <w:pPr>
        <w:pStyle w:val="ListParagraph"/>
        <w:numPr>
          <w:ilvl w:val="1"/>
          <w:numId w:val="6"/>
        </w:numPr>
      </w:pPr>
      <w:r>
        <w:t>Fire risk management surveys (fire prevention inspections)</w:t>
      </w:r>
      <w:r w:rsidR="00CA3238">
        <w:t xml:space="preserve"> and </w:t>
      </w:r>
      <w:r w:rsidR="05FDAD7A">
        <w:t>survey frequencies</w:t>
      </w:r>
      <w:r>
        <w:t xml:space="preserve"> shall be </w:t>
      </w:r>
      <w:proofErr w:type="gramStart"/>
      <w:r w:rsidR="002E23EC">
        <w:t>determined</w:t>
      </w:r>
      <w:proofErr w:type="gramEnd"/>
      <w:r w:rsidR="002E23EC">
        <w:t xml:space="preserve"> </w:t>
      </w:r>
      <w:r>
        <w:t>IAW National Fire Codes (NFC) according to building hazard, known fire loading, and mission criticality.</w:t>
      </w:r>
    </w:p>
    <w:p w14:paraId="1F6817E0" w14:textId="77777777" w:rsidR="00195132" w:rsidRDefault="00195132" w:rsidP="00195132">
      <w:pPr>
        <w:pStyle w:val="ListParagraph"/>
        <w:ind w:left="1440"/>
      </w:pPr>
    </w:p>
    <w:p w14:paraId="726DBA07" w14:textId="63BC5B90" w:rsidR="007B1DA2" w:rsidRDefault="00195132" w:rsidP="007B1DA2">
      <w:pPr>
        <w:pStyle w:val="ListParagraph"/>
        <w:numPr>
          <w:ilvl w:val="1"/>
          <w:numId w:val="6"/>
        </w:numPr>
      </w:pPr>
      <w:r w:rsidRPr="00195132">
        <w:t xml:space="preserve">Fire equipment systems inspections, testing, and maintenance shall be performed IAW NFPA Standards and Codes to include smoke detectors, fire </w:t>
      </w:r>
      <w:r w:rsidRPr="00195132">
        <w:lastRenderedPageBreak/>
        <w:t>pumps, hydrants, standpipes, fire doors</w:t>
      </w:r>
      <w:r w:rsidR="004B511F">
        <w:t>, fire suppression systems</w:t>
      </w:r>
      <w:ins w:id="4" w:author="Tiefenthaler, Eric A CIV USARMY JMC (USA)" w:date="2025-08-21T08:42:00Z" w16du:dateUtc="2025-08-21T12:42:00Z">
        <w:r w:rsidR="00B92A6C">
          <w:t>,</w:t>
        </w:r>
      </w:ins>
      <w:r w:rsidRPr="00195132">
        <w:t xml:space="preserve"> and fire extinguishers. Inspections, testing, and maintenance shall be performed </w:t>
      </w:r>
      <w:r w:rsidR="00CA3238">
        <w:t>IAW</w:t>
      </w:r>
      <w:r w:rsidR="003E771A">
        <w:t xml:space="preserve"> </w:t>
      </w:r>
      <w:r w:rsidRPr="00195132">
        <w:t>PWS – 7</w:t>
      </w:r>
      <w:r w:rsidR="003E771A">
        <w:t xml:space="preserve">, </w:t>
      </w:r>
      <w:r w:rsidRPr="00195132">
        <w:t>Maintenance.</w:t>
      </w:r>
    </w:p>
    <w:p w14:paraId="36E345DF" w14:textId="77777777" w:rsidR="00CF490E" w:rsidRDefault="00CF490E" w:rsidP="00CF490E">
      <w:pPr>
        <w:pStyle w:val="ListParagraph"/>
      </w:pPr>
    </w:p>
    <w:p w14:paraId="5F901E32" w14:textId="3343F876" w:rsidR="00CF490E" w:rsidRDefault="002F36A1" w:rsidP="002F36A1">
      <w:pPr>
        <w:pStyle w:val="ListParagraph"/>
        <w:numPr>
          <w:ilvl w:val="0"/>
          <w:numId w:val="6"/>
        </w:numPr>
        <w:rPr>
          <w:b/>
          <w:bCs/>
        </w:rPr>
      </w:pPr>
      <w:r>
        <w:rPr>
          <w:b/>
          <w:bCs/>
        </w:rPr>
        <w:t>Fire and Emergency Services Operations</w:t>
      </w:r>
      <w:r w:rsidR="00F048F7">
        <w:rPr>
          <w:b/>
          <w:bCs/>
        </w:rPr>
        <w:t xml:space="preserve">: </w:t>
      </w:r>
    </w:p>
    <w:p w14:paraId="5B2D60E2" w14:textId="77777777" w:rsidR="000C4FBE" w:rsidRDefault="000C4FBE" w:rsidP="000C4FBE">
      <w:pPr>
        <w:pStyle w:val="ListParagraph"/>
        <w:rPr>
          <w:b/>
          <w:bCs/>
        </w:rPr>
      </w:pPr>
    </w:p>
    <w:p w14:paraId="71418FD1" w14:textId="760188FF" w:rsidR="00F048F7" w:rsidRDefault="0A3B8A1C" w:rsidP="000C4FBE">
      <w:pPr>
        <w:pStyle w:val="ListParagraph"/>
        <w:numPr>
          <w:ilvl w:val="1"/>
          <w:numId w:val="6"/>
        </w:numPr>
      </w:pPr>
      <w:r>
        <w:t xml:space="preserve">The </w:t>
      </w:r>
      <w:r w:rsidR="003E771A">
        <w:t>c</w:t>
      </w:r>
      <w:r>
        <w:t>ontractor shall be prepared and respond to emergencies (i.e., structural, vehicle, equipment fires, hazardous materials, confined space rescue, emergency medical responses, and natural disasters, etc.</w:t>
      </w:r>
      <w:r w:rsidR="6BAF02DD">
        <w:t>). The</w:t>
      </w:r>
      <w:r>
        <w:t xml:space="preserve"> </w:t>
      </w:r>
      <w:r w:rsidR="003E771A">
        <w:t>c</w:t>
      </w:r>
      <w:r>
        <w:t xml:space="preserve">ontractor shall obtain the necessary training to respond to emergencies </w:t>
      </w:r>
      <w:r w:rsidR="70CBCA97">
        <w:t>IAW 420-</w:t>
      </w:r>
      <w:r w:rsidR="6007DD99">
        <w:t>5.</w:t>
      </w:r>
    </w:p>
    <w:p w14:paraId="70E78312" w14:textId="77777777" w:rsidR="005353D3" w:rsidRDefault="005353D3" w:rsidP="005353D3">
      <w:pPr>
        <w:pStyle w:val="ListParagraph"/>
        <w:ind w:left="1440"/>
      </w:pPr>
    </w:p>
    <w:p w14:paraId="05790336" w14:textId="7F2F84A5" w:rsidR="00343897" w:rsidRDefault="005353D3" w:rsidP="000C4FBE">
      <w:pPr>
        <w:pStyle w:val="ListParagraph"/>
        <w:numPr>
          <w:ilvl w:val="1"/>
          <w:numId w:val="6"/>
        </w:numPr>
      </w:pPr>
      <w:r>
        <w:t xml:space="preserve">The </w:t>
      </w:r>
      <w:r w:rsidR="003E771A">
        <w:t>c</w:t>
      </w:r>
      <w:r>
        <w:t xml:space="preserve">ontractor shall conduct F&amp;ES duties as outlined in DODI 6055.6, DODM 6055.06M, AR 420-5, CFR 1910.120, Unified Facilities Criteria (UFC), and </w:t>
      </w:r>
      <w:r w:rsidR="00916F6F">
        <w:t xml:space="preserve">all </w:t>
      </w:r>
      <w:r>
        <w:t>applicable NFPA standards/codes.</w:t>
      </w:r>
    </w:p>
    <w:p w14:paraId="20D31E3C" w14:textId="77777777" w:rsidR="00242760" w:rsidRDefault="00242760" w:rsidP="00242760">
      <w:pPr>
        <w:pStyle w:val="ListParagraph"/>
      </w:pPr>
    </w:p>
    <w:p w14:paraId="5C040225" w14:textId="16788331" w:rsidR="00242760" w:rsidRPr="00E411C8" w:rsidRDefault="7D542D04" w:rsidP="56F997A5">
      <w:pPr>
        <w:pStyle w:val="ListParagraph"/>
        <w:numPr>
          <w:ilvl w:val="1"/>
          <w:numId w:val="6"/>
        </w:numPr>
      </w:pPr>
      <w:r>
        <w:t xml:space="preserve">The </w:t>
      </w:r>
      <w:r w:rsidR="003E771A">
        <w:t>c</w:t>
      </w:r>
      <w:r>
        <w:t>ontractor shall establish and maintain a fully equipped, trained and certified Hazardous Materials (HAZMAT) Level II</w:t>
      </w:r>
      <w:r w:rsidR="20E76708">
        <w:t>I</w:t>
      </w:r>
      <w:r>
        <w:t xml:space="preserve"> response </w:t>
      </w:r>
      <w:r w:rsidR="69EFD496">
        <w:t>team capable</w:t>
      </w:r>
      <w:r>
        <w:t xml:space="preserve"> of implementing mitigation actions in the event of a HAZMAT or CBRNE incident. Operations shall be based on an offensive posture with the capability to provide incident command, site management, hazard identification and risk analysis, PPE selection, implementing response objectives, decontamination and termination of the incident. The </w:t>
      </w:r>
      <w:r w:rsidR="003E771A">
        <w:t>co</w:t>
      </w:r>
      <w:r>
        <w:t xml:space="preserve">ntractor </w:t>
      </w:r>
      <w:r w:rsidR="46AD24D8">
        <w:t>shall develop</w:t>
      </w:r>
      <w:r>
        <w:t xml:space="preserve"> an Incident Action Plan (IAP) for Hazardous Materials incidents. If the incident is beyond the capability of the HAZMAT Response Team or Fire </w:t>
      </w:r>
      <w:r w:rsidR="0CC553DD">
        <w:t>Department,</w:t>
      </w:r>
      <w:r>
        <w:t xml:space="preserve"> additional help </w:t>
      </w:r>
      <w:proofErr w:type="gramStart"/>
      <w:r>
        <w:t>shall</w:t>
      </w:r>
      <w:proofErr w:type="gramEnd"/>
      <w:r>
        <w:t xml:space="preserve"> be obtained via mutual aid or other available sources. </w:t>
      </w:r>
      <w:r w:rsidR="3DCDF35E" w:rsidRPr="00E411C8">
        <w:t>(</w:t>
      </w:r>
      <w:r w:rsidR="005C7273">
        <w:t xml:space="preserve">CDRL </w:t>
      </w:r>
      <w:r w:rsidR="3DCDF35E" w:rsidRPr="00E411C8">
        <w:t>A</w:t>
      </w:r>
      <w:r w:rsidR="35C2AED6" w:rsidRPr="00E411C8">
        <w:t>03-0</w:t>
      </w:r>
      <w:r w:rsidR="00E411C8">
        <w:t>0</w:t>
      </w:r>
      <w:r w:rsidR="35C2AED6" w:rsidRPr="00E411C8">
        <w:t>3</w:t>
      </w:r>
      <w:r w:rsidR="5FDDB407" w:rsidRPr="00E411C8">
        <w:t>)</w:t>
      </w:r>
    </w:p>
    <w:p w14:paraId="69F26C54" w14:textId="60518B58" w:rsidR="553EC390" w:rsidRDefault="553EC390" w:rsidP="553EC390">
      <w:pPr>
        <w:pStyle w:val="ListParagraph"/>
      </w:pPr>
    </w:p>
    <w:p w14:paraId="2C361119" w14:textId="75F09A87" w:rsidR="006D2B65" w:rsidRPr="00E411C8" w:rsidRDefault="553C3D94" w:rsidP="703AD37F">
      <w:pPr>
        <w:pStyle w:val="ListParagraph"/>
        <w:numPr>
          <w:ilvl w:val="1"/>
          <w:numId w:val="6"/>
        </w:numPr>
      </w:pPr>
      <w:r w:rsidRPr="00E411C8">
        <w:t>The Fire Chief shall define and document</w:t>
      </w:r>
      <w:r w:rsidR="70383B47" w:rsidRPr="00E411C8">
        <w:t>,</w:t>
      </w:r>
      <w:r w:rsidRPr="00E411C8">
        <w:t xml:space="preserve"> on an annual basis</w:t>
      </w:r>
      <w:r w:rsidR="5D2B92F0" w:rsidRPr="00E411C8">
        <w:t>,</w:t>
      </w:r>
      <w:r w:rsidRPr="00E411C8">
        <w:t xml:space="preserve"> the scope of services, risk assessments, and service delivery performance standards the fire department is expected to provide. This review shall be based on</w:t>
      </w:r>
      <w:r w:rsidR="00597FE2" w:rsidRPr="00E411C8">
        <w:t xml:space="preserve"> </w:t>
      </w:r>
      <w:r w:rsidRPr="00E411C8">
        <w:t>the mission and unique characteristics of the installation as outlined in DODI 6055.06. A Community Risk Assessment/Standard of Cover</w:t>
      </w:r>
      <w:r w:rsidR="199CDA2B" w:rsidRPr="00E411C8">
        <w:t xml:space="preserve"> (CRA</w:t>
      </w:r>
      <w:r w:rsidR="427ECCC1" w:rsidRPr="00E411C8">
        <w:t>/</w:t>
      </w:r>
      <w:r w:rsidR="199CDA2B" w:rsidRPr="00E411C8">
        <w:t>SOC)</w:t>
      </w:r>
      <w:r w:rsidRPr="00E411C8">
        <w:t xml:space="preserve"> shall be completed as outlined in the Center for Public Safety Excellence (CPSE) Standard of Cover manual, as well as directed in</w:t>
      </w:r>
      <w:r w:rsidR="5A44EC83" w:rsidRPr="00E411C8">
        <w:t xml:space="preserve"> AR 420-5, Ch 5, Community Risk Management. </w:t>
      </w:r>
      <w:r w:rsidRPr="00E411C8">
        <w:t xml:space="preserve"> </w:t>
      </w:r>
      <w:r w:rsidR="5C85B2FC" w:rsidRPr="00E411C8">
        <w:t>The Fire</w:t>
      </w:r>
      <w:r w:rsidRPr="00E411C8">
        <w:t xml:space="preserve"> Chief shall use the Army Adaptation of the </w:t>
      </w:r>
      <w:r w:rsidR="71748E0E" w:rsidRPr="00E411C8">
        <w:t>CPSE Three</w:t>
      </w:r>
      <w:r w:rsidRPr="00E411C8">
        <w:t>-Axis Calculator to determine standards of cover. (</w:t>
      </w:r>
      <w:r w:rsidR="005C7273">
        <w:t xml:space="preserve">CDRL </w:t>
      </w:r>
      <w:r w:rsidR="38706316" w:rsidRPr="00E411C8">
        <w:t>A03-0</w:t>
      </w:r>
      <w:r w:rsidR="00E411C8">
        <w:t>0</w:t>
      </w:r>
      <w:r w:rsidR="38706316" w:rsidRPr="00E411C8">
        <w:t>4</w:t>
      </w:r>
      <w:r w:rsidRPr="00E411C8">
        <w:t>)</w:t>
      </w:r>
    </w:p>
    <w:p w14:paraId="26A3E900" w14:textId="77777777" w:rsidR="00F21949" w:rsidRDefault="00F21949" w:rsidP="00F21949">
      <w:pPr>
        <w:pStyle w:val="ListParagraph"/>
        <w:ind w:left="1440"/>
      </w:pPr>
    </w:p>
    <w:p w14:paraId="389AB2F0" w14:textId="77777777" w:rsidR="005C7273" w:rsidRDefault="028AEC3D" w:rsidP="00E0134A">
      <w:pPr>
        <w:pStyle w:val="ListParagraph"/>
        <w:numPr>
          <w:ilvl w:val="1"/>
          <w:numId w:val="6"/>
        </w:numPr>
      </w:pPr>
      <w:r>
        <w:t xml:space="preserve">The </w:t>
      </w:r>
      <w:r w:rsidR="00E27813">
        <w:t>c</w:t>
      </w:r>
      <w:r>
        <w:t>ontractor</w:t>
      </w:r>
      <w:r w:rsidR="432B09B6">
        <w:t xml:space="preserve"> shall provide </w:t>
      </w:r>
      <w:r w:rsidR="57611D53">
        <w:t xml:space="preserve">the required information for the Commanding Officer </w:t>
      </w:r>
      <w:r w:rsidR="539B8405">
        <w:t xml:space="preserve">(CO) </w:t>
      </w:r>
      <w:r w:rsidR="57611D53">
        <w:t xml:space="preserve">or </w:t>
      </w:r>
      <w:proofErr w:type="spellStart"/>
      <w:r w:rsidR="57611D53">
        <w:t>designee</w:t>
      </w:r>
      <w:proofErr w:type="spellEnd"/>
      <w:r w:rsidR="2DC2C4A6">
        <w:t xml:space="preserve"> to </w:t>
      </w:r>
      <w:r w:rsidR="36CB42E3">
        <w:t xml:space="preserve">enable </w:t>
      </w:r>
      <w:r w:rsidR="2DC2C4A6">
        <w:t>deliver</w:t>
      </w:r>
      <w:r w:rsidR="4AC5754C">
        <w:t>y</w:t>
      </w:r>
      <w:r w:rsidR="2DC2C4A6">
        <w:t xml:space="preserve"> </w:t>
      </w:r>
      <w:r w:rsidR="70AFA1D2">
        <w:t xml:space="preserve">of </w:t>
      </w:r>
      <w:r w:rsidR="2DC2C4A6">
        <w:t>a</w:t>
      </w:r>
      <w:r w:rsidR="432B09B6">
        <w:t xml:space="preserve"> Commander Critical Information Request (CCIR) Notification for all significant events that require </w:t>
      </w:r>
    </w:p>
    <w:p w14:paraId="21CF6E84" w14:textId="77777777" w:rsidR="005C7273" w:rsidRDefault="005C7273" w:rsidP="005C7273">
      <w:pPr>
        <w:pStyle w:val="ListParagraph"/>
      </w:pPr>
    </w:p>
    <w:p w14:paraId="6EFAF395" w14:textId="2FA3C3C9" w:rsidR="00E0134A" w:rsidRDefault="432B09B6" w:rsidP="005C7273">
      <w:pPr>
        <w:pStyle w:val="ListParagraph"/>
        <w:ind w:left="900"/>
      </w:pPr>
      <w:r>
        <w:t>such notification</w:t>
      </w:r>
      <w:r w:rsidR="3F5F8924">
        <w:t>s to higher Army Commands</w:t>
      </w:r>
      <w:r>
        <w:t>. The Joint Munitions Command (JMC) CCIR Matrix</w:t>
      </w:r>
      <w:r w:rsidR="4F4B77DD">
        <w:t xml:space="preserve"> </w:t>
      </w:r>
      <w:r w:rsidR="00E0134A">
        <w:t>shall</w:t>
      </w:r>
      <w:r>
        <w:t xml:space="preserve"> be used as reference for </w:t>
      </w:r>
      <w:r w:rsidR="1E7D9716">
        <w:t xml:space="preserve">required information and </w:t>
      </w:r>
      <w:r>
        <w:t xml:space="preserve">notification criteria to the </w:t>
      </w:r>
      <w:r w:rsidR="6023B255">
        <w:t xml:space="preserve">Installation </w:t>
      </w:r>
      <w:r>
        <w:t>Commander.</w:t>
      </w:r>
    </w:p>
    <w:p w14:paraId="2C5F9530" w14:textId="77777777" w:rsidR="00E0134A" w:rsidRDefault="00E0134A" w:rsidP="00E0134A">
      <w:pPr>
        <w:pStyle w:val="ListParagraph"/>
      </w:pPr>
    </w:p>
    <w:p w14:paraId="386F4B43" w14:textId="67409CD5" w:rsidR="00070DDF" w:rsidRDefault="18159BA8" w:rsidP="00E0134A">
      <w:pPr>
        <w:pStyle w:val="ListParagraph"/>
        <w:numPr>
          <w:ilvl w:val="2"/>
          <w:numId w:val="6"/>
        </w:numPr>
      </w:pPr>
      <w:r>
        <w:t xml:space="preserve">The </w:t>
      </w:r>
      <w:r w:rsidR="64219CBF">
        <w:t>Contractor shall</w:t>
      </w:r>
      <w:r>
        <w:t xml:space="preserve"> </w:t>
      </w:r>
      <w:r w:rsidR="6766DD7C">
        <w:t xml:space="preserve">ensure </w:t>
      </w:r>
      <w:r>
        <w:t>immediate notif</w:t>
      </w:r>
      <w:r w:rsidR="2D204D63">
        <w:t xml:space="preserve">ication to </w:t>
      </w:r>
      <w:r w:rsidR="00E0134A">
        <w:t>g</w:t>
      </w:r>
      <w:r>
        <w:t xml:space="preserve">overnment </w:t>
      </w:r>
      <w:r w:rsidR="00E0134A">
        <w:t>s</w:t>
      </w:r>
      <w:r>
        <w:t xml:space="preserve">taff of any fire or incident involving an injury, fatality, equipment, real property damage, or disruptions to production. The </w:t>
      </w:r>
      <w:r w:rsidR="003716D0">
        <w:t>J</w:t>
      </w:r>
      <w:r>
        <w:t>MC CCIR Matrix</w:t>
      </w:r>
      <w:r w:rsidR="0246578F">
        <w:t xml:space="preserve"> </w:t>
      </w:r>
      <w:r>
        <w:t xml:space="preserve">will be used as reference for notification criteria to the </w:t>
      </w:r>
      <w:r w:rsidR="20A0ED03">
        <w:t xml:space="preserve">Installation </w:t>
      </w:r>
      <w:r>
        <w:t xml:space="preserve">Commander. </w:t>
      </w:r>
      <w:r w:rsidR="000531AE">
        <w:t xml:space="preserve"> </w:t>
      </w:r>
      <w:r w:rsidR="7E6756F9" w:rsidRPr="003716D0">
        <w:t>(</w:t>
      </w:r>
      <w:r w:rsidR="005C7273">
        <w:t xml:space="preserve">CDRL </w:t>
      </w:r>
      <w:r w:rsidR="7E6756F9" w:rsidRPr="003716D0">
        <w:t>A</w:t>
      </w:r>
      <w:r w:rsidR="03BFEC53" w:rsidRPr="003716D0">
        <w:t>03-0</w:t>
      </w:r>
      <w:r w:rsidR="003716D0" w:rsidRPr="003716D0">
        <w:t>0</w:t>
      </w:r>
      <w:r w:rsidR="03BFEC53" w:rsidRPr="003716D0">
        <w:t>5</w:t>
      </w:r>
      <w:r w:rsidRPr="003716D0">
        <w:t>)</w:t>
      </w:r>
    </w:p>
    <w:p w14:paraId="75A463A3" w14:textId="77777777" w:rsidR="00B24A3C" w:rsidRDefault="00B24A3C" w:rsidP="00B24A3C">
      <w:pPr>
        <w:pStyle w:val="ListParagraph"/>
        <w:ind w:left="1800"/>
      </w:pPr>
    </w:p>
    <w:p w14:paraId="291B8FE4" w14:textId="6C14E7CF" w:rsidR="00CA3906" w:rsidRDefault="3A453660" w:rsidP="00CA3906">
      <w:pPr>
        <w:pStyle w:val="ListParagraph"/>
        <w:numPr>
          <w:ilvl w:val="1"/>
          <w:numId w:val="6"/>
        </w:numPr>
      </w:pPr>
      <w:r>
        <w:t>The Fire Chief shall develop and implement a comprehensive F&amp;ES training program (IAW) AR 420-</w:t>
      </w:r>
      <w:r w:rsidR="56001271" w:rsidRPr="003716D0">
        <w:t>5.</w:t>
      </w:r>
      <w:r w:rsidRPr="003716D0">
        <w:t xml:space="preserve"> </w:t>
      </w:r>
      <w:r w:rsidR="000531AE">
        <w:t xml:space="preserve"> </w:t>
      </w:r>
      <w:r w:rsidRPr="003716D0">
        <w:t>(</w:t>
      </w:r>
      <w:r w:rsidR="000531AE">
        <w:t xml:space="preserve">CDRL </w:t>
      </w:r>
      <w:r w:rsidR="075DEB85" w:rsidRPr="003716D0">
        <w:t>A03-0</w:t>
      </w:r>
      <w:r w:rsidR="003716D0" w:rsidRPr="003716D0">
        <w:t>0</w:t>
      </w:r>
      <w:r w:rsidR="075DEB85" w:rsidRPr="003716D0">
        <w:t>6</w:t>
      </w:r>
      <w:r w:rsidRPr="003716D0">
        <w:t>)</w:t>
      </w:r>
    </w:p>
    <w:p w14:paraId="5F7A263C" w14:textId="77777777" w:rsidR="00C71300" w:rsidRDefault="00C71300" w:rsidP="00C90BCA">
      <w:pPr>
        <w:pStyle w:val="ListParagraph"/>
        <w:ind w:left="1440"/>
      </w:pPr>
    </w:p>
    <w:p w14:paraId="1E038EEF" w14:textId="698C809C" w:rsidR="00B24A3C" w:rsidRDefault="2D2ED937" w:rsidP="00CA3906">
      <w:pPr>
        <w:pStyle w:val="ListParagraph"/>
        <w:numPr>
          <w:ilvl w:val="1"/>
          <w:numId w:val="6"/>
        </w:numPr>
      </w:pPr>
      <w:r>
        <w:t xml:space="preserve">The Fire Chief shall verify that the designated training officer is conducting a recurring proficiency training program with recommended training subjects </w:t>
      </w:r>
      <w:r w:rsidR="632E196E">
        <w:t>(IAW)</w:t>
      </w:r>
      <w:del w:id="5" w:author="Tiefenthaler, Eric A CIV USARMY JMC (USA)" w:date="2025-08-21T08:04:00Z">
        <w:r w:rsidR="00C90BCA" w:rsidDel="2D2ED937">
          <w:delText xml:space="preserve"> </w:delText>
        </w:r>
      </w:del>
      <w:r>
        <w:t>AR 420-</w:t>
      </w:r>
      <w:r w:rsidR="7BD66212">
        <w:t>5.</w:t>
      </w:r>
      <w:r>
        <w:t xml:space="preserve"> Each fire department member will receive a minimum of 120 hours proficiency training per year (IAW) AR 420-</w:t>
      </w:r>
      <w:r w:rsidR="4B792EEB">
        <w:t>5.</w:t>
      </w:r>
      <w:r w:rsidR="632E196E">
        <w:t xml:space="preserve"> This objective does not limit </w:t>
      </w:r>
      <w:r w:rsidR="3C627E67">
        <w:t>any additional training subjects</w:t>
      </w:r>
      <w:r w:rsidR="7A9D9C15">
        <w:t>,</w:t>
      </w:r>
      <w:r w:rsidR="3C627E67">
        <w:t xml:space="preserve"> </w:t>
      </w:r>
      <w:r w:rsidR="35AF5598">
        <w:t>certifications, or</w:t>
      </w:r>
      <w:r w:rsidR="3C627E67">
        <w:t xml:space="preserve"> hours </w:t>
      </w:r>
      <w:r w:rsidR="7128AF20">
        <w:t xml:space="preserve">requirements </w:t>
      </w:r>
      <w:r w:rsidR="3C627E67">
        <w:t>that the</w:t>
      </w:r>
      <w:r w:rsidR="35AF5598">
        <w:t xml:space="preserve"> </w:t>
      </w:r>
      <w:r w:rsidR="3C627E67">
        <w:t>Fire Chief deems necessary</w:t>
      </w:r>
      <w:r w:rsidR="6F34BC52">
        <w:t xml:space="preserve"> </w:t>
      </w:r>
      <w:r w:rsidR="0D41C3E8">
        <w:t xml:space="preserve">for </w:t>
      </w:r>
      <w:r w:rsidR="6F34BC52">
        <w:t>RFAAP</w:t>
      </w:r>
      <w:r w:rsidR="76F92CBD" w:rsidRPr="00B351F5">
        <w:t>.</w:t>
      </w:r>
      <w:r w:rsidR="3C627E67" w:rsidRPr="00B351F5">
        <w:t xml:space="preserve"> </w:t>
      </w:r>
      <w:r w:rsidR="055941B5" w:rsidRPr="00B351F5">
        <w:t xml:space="preserve"> </w:t>
      </w:r>
      <w:r w:rsidR="7B8287F2" w:rsidRPr="00B351F5">
        <w:t>(</w:t>
      </w:r>
      <w:r w:rsidR="000531AE">
        <w:t xml:space="preserve">CDRL </w:t>
      </w:r>
      <w:r w:rsidR="7B8287F2" w:rsidRPr="00B351F5">
        <w:t>A</w:t>
      </w:r>
      <w:r w:rsidR="369BB3E0" w:rsidRPr="00B351F5">
        <w:t>03-0</w:t>
      </w:r>
      <w:r w:rsidR="00B351F5" w:rsidRPr="00B351F5">
        <w:t>0</w:t>
      </w:r>
      <w:r w:rsidR="369BB3E0" w:rsidRPr="00B351F5">
        <w:t>7</w:t>
      </w:r>
      <w:r w:rsidRPr="00B351F5">
        <w:t>)</w:t>
      </w:r>
    </w:p>
    <w:p w14:paraId="1B90263B" w14:textId="77777777" w:rsidR="00CD7459" w:rsidRDefault="00CD7459" w:rsidP="00CD7459">
      <w:pPr>
        <w:pStyle w:val="ListParagraph"/>
      </w:pPr>
    </w:p>
    <w:p w14:paraId="381F15B2" w14:textId="41233903" w:rsidR="00CD7459" w:rsidRDefault="3489DAD9" w:rsidP="00CD7459">
      <w:pPr>
        <w:pStyle w:val="ListParagraph"/>
        <w:numPr>
          <w:ilvl w:val="2"/>
          <w:numId w:val="6"/>
        </w:numPr>
      </w:pPr>
      <w:r>
        <w:t>The RFAAP Fire Department shall conduct Live Fire training annually to include one day and one night fire utilizing an approved training device, while adhering to AR 420-5 and NFPA 1403 Standard on Live Fire Training Evolutions requirements.</w:t>
      </w:r>
      <w:r w:rsidR="000531AE">
        <w:t xml:space="preserve"> </w:t>
      </w:r>
      <w:r w:rsidR="7236363C">
        <w:t xml:space="preserve"> </w:t>
      </w:r>
      <w:r w:rsidR="7236363C" w:rsidRPr="00B351F5">
        <w:t>(</w:t>
      </w:r>
      <w:r w:rsidR="000531AE">
        <w:t xml:space="preserve">CDRL </w:t>
      </w:r>
      <w:r w:rsidR="1E54F9B1" w:rsidRPr="00B351F5">
        <w:t>A03-0</w:t>
      </w:r>
      <w:r w:rsidR="00B351F5" w:rsidRPr="00B351F5">
        <w:t>0</w:t>
      </w:r>
      <w:r w:rsidR="1E54F9B1" w:rsidRPr="00B351F5">
        <w:t>8</w:t>
      </w:r>
      <w:r w:rsidR="3A5B4D2C" w:rsidRPr="00B351F5">
        <w:t>)</w:t>
      </w:r>
    </w:p>
    <w:p w14:paraId="0A71AE65" w14:textId="77777777" w:rsidR="00A313F3" w:rsidRDefault="00A313F3" w:rsidP="00A313F3">
      <w:pPr>
        <w:pStyle w:val="ListParagraph"/>
        <w:ind w:left="1800"/>
      </w:pPr>
    </w:p>
    <w:p w14:paraId="66CE199F" w14:textId="2E0F3C05" w:rsidR="005166A6" w:rsidRDefault="6F97E1BC" w:rsidP="00493B68">
      <w:pPr>
        <w:pStyle w:val="ListParagraph"/>
        <w:numPr>
          <w:ilvl w:val="1"/>
          <w:numId w:val="6"/>
        </w:numPr>
      </w:pPr>
      <w:r>
        <w:t xml:space="preserve">The contractor fire department shall prepare and maintain Pre- Fire Plans for all structures or operations and review them as per NFPA-1620 “Pre-Incident Planning”. All major and mission-critical facilities, and those having a high life safety factor shall be reviewed at least every other year, and whenever there is a change to the structure or occupancy/mission. Facility response plans </w:t>
      </w:r>
      <w:r w:rsidR="5C0C58BE">
        <w:t>(</w:t>
      </w:r>
      <w:r>
        <w:t>Pre-fire plans</w:t>
      </w:r>
      <w:r w:rsidR="5C0C58BE">
        <w:t>)</w:t>
      </w:r>
      <w:r>
        <w:t xml:space="preserve"> shall be submitted to the P</w:t>
      </w:r>
      <w:r w:rsidR="00660D93">
        <w:t xml:space="preserve">rocuring Contracting Officer no later than 60 days after contract award. </w:t>
      </w:r>
      <w:r>
        <w:t>Pre-Fire plans shall include, at a minimum, the elements required by NFPA-1620 “Pre-Incident Planning” or most current version.</w:t>
      </w:r>
      <w:r w:rsidR="5C0C58BE">
        <w:t xml:space="preserve"> </w:t>
      </w:r>
      <w:r w:rsidRPr="00C909A4">
        <w:t>(</w:t>
      </w:r>
      <w:r w:rsidR="000531AE">
        <w:t xml:space="preserve">CDRL </w:t>
      </w:r>
      <w:r w:rsidR="17BAF31A" w:rsidRPr="00C909A4">
        <w:t>A03-0</w:t>
      </w:r>
      <w:r w:rsidR="00B351F5" w:rsidRPr="00C909A4">
        <w:t>0</w:t>
      </w:r>
      <w:r w:rsidR="17BAF31A" w:rsidRPr="00C909A4">
        <w:t>9</w:t>
      </w:r>
      <w:r w:rsidRPr="00C909A4">
        <w:t>)</w:t>
      </w:r>
    </w:p>
    <w:p w14:paraId="0DFDFEE6" w14:textId="77777777" w:rsidR="00334CE0" w:rsidRDefault="00334CE0" w:rsidP="00334CE0">
      <w:pPr>
        <w:pStyle w:val="ListParagraph"/>
      </w:pPr>
    </w:p>
    <w:p w14:paraId="327A0426" w14:textId="2F29A0DE" w:rsidR="00334CE0" w:rsidRDefault="585AED38" w:rsidP="00493B68">
      <w:pPr>
        <w:pStyle w:val="ListParagraph"/>
        <w:numPr>
          <w:ilvl w:val="1"/>
          <w:numId w:val="6"/>
        </w:numPr>
      </w:pPr>
      <w:r>
        <w:t>The contractor</w:t>
      </w:r>
      <w:r w:rsidR="00660D93">
        <w:t>’s</w:t>
      </w:r>
      <w:r>
        <w:t xml:space="preserve"> fire department shall perform a self-assessment annually using the most current Army Material Command (AMC) Fire and Emergency Services Program Assessment (FESPA) Self-Inspection Checklist. The AMC </w:t>
      </w:r>
      <w:r>
        <w:lastRenderedPageBreak/>
        <w:t xml:space="preserve">FESPA Checklist will be provided by </w:t>
      </w:r>
      <w:r w:rsidR="002C5273">
        <w:t>g</w:t>
      </w:r>
      <w:r>
        <w:t xml:space="preserve">overnment </w:t>
      </w:r>
      <w:r w:rsidR="00C909A4">
        <w:t>s</w:t>
      </w:r>
      <w:r>
        <w:t xml:space="preserve">taff to the contractor. Results </w:t>
      </w:r>
      <w:r w:rsidR="1AA7F5B5">
        <w:t>shall be</w:t>
      </w:r>
      <w:r>
        <w:t xml:space="preserve"> provided to the Installation Emergency Manager (IEM</w:t>
      </w:r>
      <w:r w:rsidRPr="00C909A4">
        <w:t>).</w:t>
      </w:r>
      <w:r w:rsidR="000531AE">
        <w:t xml:space="preserve"> </w:t>
      </w:r>
      <w:r w:rsidRPr="00C909A4">
        <w:t xml:space="preserve"> (</w:t>
      </w:r>
      <w:r w:rsidR="000531AE">
        <w:t xml:space="preserve">CDRL </w:t>
      </w:r>
      <w:r w:rsidR="7EE89F7A" w:rsidRPr="00C909A4">
        <w:t>A03-</w:t>
      </w:r>
      <w:r w:rsidR="00C909A4" w:rsidRPr="00C909A4">
        <w:t>0</w:t>
      </w:r>
      <w:r w:rsidR="7EE89F7A" w:rsidRPr="00C909A4">
        <w:t>10</w:t>
      </w:r>
      <w:r w:rsidRPr="00C909A4">
        <w:t>)</w:t>
      </w:r>
    </w:p>
    <w:p w14:paraId="46A5F118" w14:textId="77777777" w:rsidR="00D7275C" w:rsidRDefault="00D7275C" w:rsidP="00D7275C">
      <w:pPr>
        <w:pStyle w:val="ListParagraph"/>
      </w:pPr>
    </w:p>
    <w:p w14:paraId="4DDB7AE1" w14:textId="190965BC" w:rsidR="00FB303A" w:rsidRDefault="6F447DFD" w:rsidP="00493B68">
      <w:pPr>
        <w:pStyle w:val="ListParagraph"/>
        <w:numPr>
          <w:ilvl w:val="1"/>
          <w:numId w:val="6"/>
        </w:numPr>
      </w:pPr>
      <w:r>
        <w:t>The RFAAP Fire Department shall provide Emergency Medical Services (</w:t>
      </w:r>
      <w:r w:rsidR="793DF4E4">
        <w:t>EMS),</w:t>
      </w:r>
      <w:r>
        <w:t xml:space="preserve"> Basic Life Support (BLS) to all RFAAP personnel</w:t>
      </w:r>
      <w:r w:rsidR="793DF4E4">
        <w:t>, visitors, tenants, and sub</w:t>
      </w:r>
      <w:r w:rsidR="593B4F14">
        <w:t>-contractors,</w:t>
      </w:r>
      <w:r>
        <w:t xml:space="preserve"> and stock the ambulance to the BLS service level.</w:t>
      </w:r>
      <w:r w:rsidR="2D745394">
        <w:t xml:space="preserve"> </w:t>
      </w:r>
    </w:p>
    <w:p w14:paraId="1A5A4ADE" w14:textId="77777777" w:rsidR="0001420D" w:rsidRDefault="0001420D" w:rsidP="001975D1">
      <w:pPr>
        <w:pStyle w:val="ListParagraph"/>
      </w:pPr>
    </w:p>
    <w:p w14:paraId="4FA86782" w14:textId="7006F864" w:rsidR="001975D1" w:rsidRDefault="1B39DD57" w:rsidP="00493B68">
      <w:pPr>
        <w:pStyle w:val="ListParagraph"/>
        <w:numPr>
          <w:ilvl w:val="1"/>
          <w:numId w:val="6"/>
        </w:numPr>
      </w:pPr>
      <w:r>
        <w:t xml:space="preserve">The </w:t>
      </w:r>
      <w:r w:rsidR="007F385C">
        <w:t>c</w:t>
      </w:r>
      <w:r>
        <w:t xml:space="preserve">ontractor’s training program shall interface with DoD Certification System requirements, including DoD F&amp;ES certification program, Firefighter I and II, Fire Instructor </w:t>
      </w:r>
      <w:commentRangeStart w:id="6"/>
      <w:r w:rsidR="00DB0D51">
        <w:t xml:space="preserve">I, </w:t>
      </w:r>
      <w:r>
        <w:t xml:space="preserve">II, </w:t>
      </w:r>
      <w:r w:rsidR="3F751E8B">
        <w:t>and III</w:t>
      </w:r>
      <w:r>
        <w:t xml:space="preserve">, Fire Officer I, II, </w:t>
      </w:r>
      <w:r w:rsidR="00746272">
        <w:t xml:space="preserve">III, </w:t>
      </w:r>
      <w:r>
        <w:t xml:space="preserve">and IV, </w:t>
      </w:r>
      <w:commentRangeEnd w:id="6"/>
      <w:r w:rsidR="007F466B">
        <w:rPr>
          <w:rStyle w:val="CommentReference"/>
        </w:rPr>
        <w:commentReference w:id="6"/>
      </w:r>
      <w:r>
        <w:t xml:space="preserve">Fire Inspector I and II, </w:t>
      </w:r>
      <w:r w:rsidR="102B69BF">
        <w:t>Incident Commander</w:t>
      </w:r>
      <w:r w:rsidR="25D1A473">
        <w:t>,</w:t>
      </w:r>
      <w:r w:rsidR="102B69BF">
        <w:t xml:space="preserve"> </w:t>
      </w:r>
      <w:r>
        <w:t>and HazMat Incident Commander.  IAW DoD Manual 6055.06 “DoD</w:t>
      </w:r>
      <w:r w:rsidR="53C30E97">
        <w:t>M</w:t>
      </w:r>
      <w:r>
        <w:t xml:space="preserve"> FIRE AND EMERGENCY SERVICES CERTIFICATION PROGRAM (F&amp;ESCP</w:t>
      </w:r>
      <w:r w:rsidRPr="007F385C">
        <w:t>)”.</w:t>
      </w:r>
      <w:r w:rsidR="000531AE">
        <w:t xml:space="preserve"> </w:t>
      </w:r>
      <w:r w:rsidR="25D1A473" w:rsidRPr="007F385C">
        <w:t xml:space="preserve"> (</w:t>
      </w:r>
      <w:r w:rsidR="000531AE">
        <w:t xml:space="preserve">CDRL </w:t>
      </w:r>
      <w:r w:rsidR="3F66CA0D" w:rsidRPr="007F385C">
        <w:t>A03-</w:t>
      </w:r>
      <w:r w:rsidR="007F385C" w:rsidRPr="007F385C">
        <w:t>0</w:t>
      </w:r>
      <w:r w:rsidR="3F66CA0D" w:rsidRPr="007F385C">
        <w:t>11</w:t>
      </w:r>
      <w:r w:rsidR="0A2CA3C0" w:rsidRPr="007F385C">
        <w:t>)</w:t>
      </w:r>
    </w:p>
    <w:p w14:paraId="15745A76" w14:textId="77777777" w:rsidR="004C1701" w:rsidRDefault="004C1701" w:rsidP="004C1701">
      <w:pPr>
        <w:pStyle w:val="ListParagraph"/>
        <w:ind w:left="1440"/>
      </w:pPr>
    </w:p>
    <w:p w14:paraId="52B77462" w14:textId="47689F24" w:rsidR="003941FA" w:rsidRDefault="04B4E5A0" w:rsidP="00A875B0">
      <w:pPr>
        <w:pStyle w:val="ListParagraph"/>
        <w:numPr>
          <w:ilvl w:val="2"/>
          <w:numId w:val="6"/>
        </w:numPr>
      </w:pPr>
      <w:r>
        <w:t xml:space="preserve">The firefighters shall complete National Incident Management Training (NIMS) </w:t>
      </w:r>
      <w:r w:rsidR="5C2B1386">
        <w:t xml:space="preserve">requirements </w:t>
      </w:r>
      <w:r w:rsidR="67756E8A">
        <w:t>(IAW)</w:t>
      </w:r>
      <w:r w:rsidR="34EE95B0">
        <w:t xml:space="preserve"> DA PAM 525-27</w:t>
      </w:r>
      <w:r w:rsidR="75345849">
        <w:t>.</w:t>
      </w:r>
      <w:r>
        <w:t xml:space="preserve"> Firefighters shall receive training and familiarization with </w:t>
      </w:r>
      <w:ins w:id="7" w:author="Tiefenthaler, Eric A CIV USARMY JMC (USA)" w:date="2025-08-21T10:20:00Z">
        <w:r w:rsidR="59F7F946">
          <w:t>“</w:t>
        </w:r>
      </w:ins>
      <w:r>
        <w:t xml:space="preserve">Hazardous </w:t>
      </w:r>
      <w:r w:rsidR="1137962A">
        <w:t>M</w:t>
      </w:r>
      <w:r>
        <w:t xml:space="preserve">aterials </w:t>
      </w:r>
      <w:r w:rsidR="1137962A">
        <w:t>R</w:t>
      </w:r>
      <w:r>
        <w:t>esponse</w:t>
      </w:r>
      <w:r w:rsidR="1137962A">
        <w:t>”</w:t>
      </w:r>
      <w:r>
        <w:t xml:space="preserve"> (</w:t>
      </w:r>
      <w:r w:rsidR="0AE7F7F6">
        <w:t>IAW)</w:t>
      </w:r>
      <w:r>
        <w:t xml:space="preserve"> DA PAM 525-27. Firefighters shall meet NFPA 472, “Standard for Competence of Responders to Hazardous Materials/Weapons of Mass Destruction Incidents”.</w:t>
      </w:r>
    </w:p>
    <w:p w14:paraId="356FCBDC" w14:textId="77777777" w:rsidR="00274142" w:rsidRDefault="00274142" w:rsidP="00274142">
      <w:pPr>
        <w:pStyle w:val="ListParagraph"/>
        <w:ind w:left="1800"/>
      </w:pPr>
    </w:p>
    <w:p w14:paraId="1B241E8E" w14:textId="7148A6D9" w:rsidR="00517E24" w:rsidRDefault="51D3EACC" w:rsidP="00A875B0">
      <w:pPr>
        <w:pStyle w:val="ListParagraph"/>
        <w:numPr>
          <w:ilvl w:val="2"/>
          <w:numId w:val="6"/>
        </w:numPr>
      </w:pPr>
      <w:r>
        <w:t xml:space="preserve">Firefighters </w:t>
      </w:r>
      <w:r w:rsidR="001927C1">
        <w:t>shall</w:t>
      </w:r>
      <w:r>
        <w:t xml:space="preserve"> be trained and receive continuing education to maintain emergency medical technician (EMT) or paramedic certification IAW DoDM 6055.06</w:t>
      </w:r>
      <w:r w:rsidR="598F5B4B">
        <w:t>, and State requir</w:t>
      </w:r>
      <w:r w:rsidR="1C6C84E3">
        <w:t>e</w:t>
      </w:r>
      <w:r w:rsidR="598F5B4B">
        <w:t>ments</w:t>
      </w:r>
      <w:r>
        <w:t>.</w:t>
      </w:r>
    </w:p>
    <w:p w14:paraId="5C0A3A10" w14:textId="77777777" w:rsidR="00274142" w:rsidRDefault="00274142" w:rsidP="00274142">
      <w:pPr>
        <w:pStyle w:val="ListParagraph"/>
      </w:pPr>
    </w:p>
    <w:p w14:paraId="7AE9FEB1" w14:textId="63C325F7" w:rsidR="00F26DC6" w:rsidRDefault="18CED992" w:rsidP="00F26DC6">
      <w:pPr>
        <w:pStyle w:val="ListParagraph"/>
        <w:numPr>
          <w:ilvl w:val="2"/>
          <w:numId w:val="6"/>
        </w:numPr>
      </w:pPr>
      <w:r>
        <w:t>Fire Chief and Captains shall comply with Incident Commander Requirements per AR 525-27</w:t>
      </w:r>
      <w:r w:rsidR="54836AC0">
        <w:t xml:space="preserve"> and DA PAM 525-27</w:t>
      </w:r>
      <w:r w:rsidR="1A48349F">
        <w:t>.</w:t>
      </w:r>
      <w:r>
        <w:t xml:space="preserve"> </w:t>
      </w:r>
    </w:p>
    <w:p w14:paraId="1768E30D" w14:textId="77777777" w:rsidR="00886103" w:rsidRDefault="00886103" w:rsidP="59194755">
      <w:pPr>
        <w:pStyle w:val="ListParagraph"/>
      </w:pPr>
    </w:p>
    <w:p w14:paraId="5EB9035A" w14:textId="77777777" w:rsidR="001927C1" w:rsidRDefault="071E551A" w:rsidP="001927C1">
      <w:pPr>
        <w:pStyle w:val="ListParagraph"/>
        <w:numPr>
          <w:ilvl w:val="2"/>
          <w:numId w:val="6"/>
        </w:numPr>
      </w:pPr>
      <w:r>
        <w:t>Dispatchers will complete NIMS training requirements IAW AR 525-27</w:t>
      </w:r>
      <w:r w:rsidR="37A4240B">
        <w:t xml:space="preserve">, and </w:t>
      </w:r>
      <w:r w:rsidR="733F7968">
        <w:t>DA PAM 525-27</w:t>
      </w:r>
      <w:r w:rsidR="3957911F">
        <w:t>.</w:t>
      </w:r>
      <w:r>
        <w:t xml:space="preserve"> </w:t>
      </w:r>
    </w:p>
    <w:p w14:paraId="7AC26B6F" w14:textId="77777777" w:rsidR="001927C1" w:rsidRDefault="001927C1" w:rsidP="001927C1">
      <w:pPr>
        <w:pStyle w:val="ListParagraph"/>
      </w:pPr>
    </w:p>
    <w:p w14:paraId="7B407D0D" w14:textId="79020CFB" w:rsidR="009F1FDC" w:rsidRPr="001927C1" w:rsidRDefault="00BF314A" w:rsidP="001927C1">
      <w:pPr>
        <w:pStyle w:val="ListParagraph"/>
        <w:numPr>
          <w:ilvl w:val="2"/>
          <w:numId w:val="6"/>
        </w:numPr>
      </w:pPr>
      <w:r>
        <w:t>Emergency Operations Center (EOC) staff shall complete NIMS training requirements IAW AR 525-</w:t>
      </w:r>
      <w:r w:rsidR="40940903">
        <w:t>27</w:t>
      </w:r>
    </w:p>
    <w:p w14:paraId="1D6599B4" w14:textId="77777777" w:rsidR="001927C1" w:rsidRDefault="001927C1" w:rsidP="001927C1">
      <w:pPr>
        <w:pStyle w:val="ListParagraph"/>
        <w:ind w:left="1260"/>
      </w:pPr>
    </w:p>
    <w:p w14:paraId="03FC25BD" w14:textId="70E38447" w:rsidR="009F1FDC" w:rsidRDefault="62246A7B" w:rsidP="00A875B0">
      <w:pPr>
        <w:pStyle w:val="ListParagraph"/>
        <w:numPr>
          <w:ilvl w:val="2"/>
          <w:numId w:val="6"/>
        </w:numPr>
      </w:pPr>
      <w:r>
        <w:t xml:space="preserve">For all F&amp;ES and EOC personnel, </w:t>
      </w:r>
      <w:r w:rsidR="001927C1">
        <w:t xml:space="preserve">the </w:t>
      </w:r>
      <w:r w:rsidR="00137034">
        <w:t>c</w:t>
      </w:r>
      <w:r>
        <w:t xml:space="preserve">ontractor shall provide the </w:t>
      </w:r>
      <w:r w:rsidR="00137034">
        <w:t>g</w:t>
      </w:r>
      <w:r>
        <w:t xml:space="preserve">overnment </w:t>
      </w:r>
      <w:r w:rsidR="00137034">
        <w:t>s</w:t>
      </w:r>
      <w:r>
        <w:t>taff proof of completion of training requirements IAW AR 525-27,</w:t>
      </w:r>
      <w:r w:rsidR="5CAEBC3C">
        <w:t xml:space="preserve"> and DA PAM 52</w:t>
      </w:r>
      <w:r w:rsidR="5CAEBC3C" w:rsidRPr="00137034">
        <w:t>5</w:t>
      </w:r>
      <w:r w:rsidR="006A6FAE">
        <w:t xml:space="preserve">. </w:t>
      </w:r>
      <w:r w:rsidRPr="00137034">
        <w:t xml:space="preserve"> (</w:t>
      </w:r>
      <w:proofErr w:type="gramStart"/>
      <w:r w:rsidR="006A6FAE">
        <w:t xml:space="preserve">CDRL  </w:t>
      </w:r>
      <w:r w:rsidRPr="00137034">
        <w:t>A</w:t>
      </w:r>
      <w:proofErr w:type="gramEnd"/>
      <w:r w:rsidRPr="00137034">
        <w:t>03-</w:t>
      </w:r>
      <w:r w:rsidR="00137034" w:rsidRPr="00137034">
        <w:t>0</w:t>
      </w:r>
      <w:r w:rsidRPr="00137034">
        <w:t>12)</w:t>
      </w:r>
    </w:p>
    <w:p w14:paraId="21CE3E5D" w14:textId="77777777" w:rsidR="000A2111" w:rsidRDefault="000A2111" w:rsidP="000A2111">
      <w:pPr>
        <w:pStyle w:val="ListParagraph"/>
      </w:pPr>
    </w:p>
    <w:p w14:paraId="186997D9" w14:textId="5B24CFF7" w:rsidR="00AE45C3" w:rsidRDefault="12173AF4" w:rsidP="553EC390">
      <w:pPr>
        <w:pStyle w:val="ListParagraph"/>
        <w:numPr>
          <w:ilvl w:val="2"/>
          <w:numId w:val="6"/>
        </w:numPr>
      </w:pPr>
      <w:r>
        <w:lastRenderedPageBreak/>
        <w:t>The contractor</w:t>
      </w:r>
      <w:r w:rsidR="00137034">
        <w:t>’s</w:t>
      </w:r>
      <w:r>
        <w:t xml:space="preserve"> fire department shall use the current Army F&amp;ES enterprise information system (IMS), as it becomes available, changes vendor, or upgrades for data maintenance and recordkeeping IAW AR 420-</w:t>
      </w:r>
      <w:r w:rsidR="38B24823">
        <w:t>5.</w:t>
      </w:r>
    </w:p>
    <w:p w14:paraId="5EF8DB68" w14:textId="588A5C37" w:rsidR="553EC390" w:rsidRDefault="553EC390" w:rsidP="553EC390">
      <w:pPr>
        <w:pStyle w:val="ListParagraph"/>
      </w:pPr>
    </w:p>
    <w:p w14:paraId="2466CC19" w14:textId="3537A312" w:rsidR="00812440" w:rsidRDefault="00AE45C3" w:rsidP="00CA24CE">
      <w:pPr>
        <w:pStyle w:val="ListParagraph"/>
        <w:numPr>
          <w:ilvl w:val="2"/>
          <w:numId w:val="6"/>
        </w:numPr>
      </w:pPr>
      <w:r>
        <w:t xml:space="preserve"> </w:t>
      </w:r>
      <w:r w:rsidR="00B35783">
        <w:t>The contractor</w:t>
      </w:r>
      <w:r w:rsidR="006C5AA4">
        <w:t>’s</w:t>
      </w:r>
      <w:r w:rsidR="00B35783">
        <w:t xml:space="preserve"> fire department</w:t>
      </w:r>
      <w:r w:rsidR="00D46594">
        <w:t>,</w:t>
      </w:r>
      <w:r w:rsidR="00B35783">
        <w:t xml:space="preserve"> in coordination with PWS-7</w:t>
      </w:r>
      <w:r w:rsidR="00D46594">
        <w:t>,</w:t>
      </w:r>
      <w:r w:rsidR="00B35783">
        <w:t xml:space="preserve"> shall maintain all fire and rescue equipment IAW </w:t>
      </w:r>
      <w:r w:rsidR="00C71300">
        <w:t xml:space="preserve">NFPA </w:t>
      </w:r>
      <w:r w:rsidR="00B35783">
        <w:t>standards and codes, to include annual pump and ladder testing, as well as quarterly air testing for compressors</w:t>
      </w:r>
      <w:r w:rsidR="00AF4B40">
        <w:t>.</w:t>
      </w:r>
    </w:p>
    <w:p w14:paraId="29BAECC5" w14:textId="77777777" w:rsidR="00AE5900" w:rsidRDefault="00AE5900" w:rsidP="00AE5900">
      <w:pPr>
        <w:pStyle w:val="ListParagraph"/>
        <w:ind w:left="1800"/>
      </w:pPr>
    </w:p>
    <w:p w14:paraId="1AB9603C" w14:textId="77777777" w:rsidR="005E0D84" w:rsidRPr="0032363A" w:rsidRDefault="00B726A3" w:rsidP="00361A74">
      <w:pPr>
        <w:pStyle w:val="ListParagraph"/>
        <w:numPr>
          <w:ilvl w:val="0"/>
          <w:numId w:val="6"/>
        </w:numPr>
      </w:pPr>
      <w:r w:rsidRPr="00361A74">
        <w:rPr>
          <w:b/>
          <w:bCs/>
        </w:rPr>
        <w:t>Fire Protection Engineering:</w:t>
      </w:r>
    </w:p>
    <w:p w14:paraId="096848EC" w14:textId="77777777" w:rsidR="0032363A" w:rsidRPr="005E0D84" w:rsidRDefault="0032363A" w:rsidP="0032363A">
      <w:pPr>
        <w:pStyle w:val="ListParagraph"/>
        <w:ind w:left="900"/>
      </w:pPr>
    </w:p>
    <w:p w14:paraId="7730DD4B" w14:textId="3260BA38" w:rsidR="00C33F84" w:rsidRPr="00F05415" w:rsidRDefault="1966D9C5" w:rsidP="005E0D84">
      <w:pPr>
        <w:pStyle w:val="ListParagraph"/>
        <w:numPr>
          <w:ilvl w:val="1"/>
          <w:numId w:val="6"/>
        </w:numPr>
      </w:pPr>
      <w:r>
        <w:t xml:space="preserve">The </w:t>
      </w:r>
      <w:r w:rsidR="006C5AA4">
        <w:t>c</w:t>
      </w:r>
      <w:r>
        <w:t xml:space="preserve">ontractor shall notify the </w:t>
      </w:r>
      <w:r w:rsidR="006C5AA4">
        <w:t>g</w:t>
      </w:r>
      <w:r>
        <w:t xml:space="preserve">overnment </w:t>
      </w:r>
      <w:r w:rsidR="006C5AA4">
        <w:t>s</w:t>
      </w:r>
      <w:r>
        <w:t xml:space="preserve">taff and the fire department of the deactivation of automatic sprinkler systems or fire protection systems, such as hydrants and standpipes that will be out of service more than 24 hours. </w:t>
      </w:r>
      <w:r w:rsidR="006A6FAE">
        <w:t xml:space="preserve"> </w:t>
      </w:r>
      <w:r w:rsidRPr="00F05415">
        <w:t>(</w:t>
      </w:r>
      <w:r w:rsidR="006A6FAE">
        <w:t xml:space="preserve">CDRL </w:t>
      </w:r>
      <w:r w:rsidR="684C0402" w:rsidRPr="00F05415">
        <w:t>A03-</w:t>
      </w:r>
      <w:r w:rsidR="006C5AA4" w:rsidRPr="00F05415">
        <w:t>0</w:t>
      </w:r>
      <w:r w:rsidR="684C0402" w:rsidRPr="00F05415">
        <w:t>13</w:t>
      </w:r>
      <w:r w:rsidRPr="00F05415">
        <w:t>)</w:t>
      </w:r>
      <w:r w:rsidR="375F7F83" w:rsidRPr="00F05415">
        <w:t xml:space="preserve"> </w:t>
      </w:r>
    </w:p>
    <w:p w14:paraId="51D1E6EA" w14:textId="77777777" w:rsidR="001C166B" w:rsidRDefault="001C166B" w:rsidP="001C166B">
      <w:pPr>
        <w:pStyle w:val="ListParagraph"/>
        <w:ind w:left="1440"/>
      </w:pPr>
    </w:p>
    <w:p w14:paraId="55C6EAEE" w14:textId="1B15A248" w:rsidR="00073074" w:rsidRPr="00F05415" w:rsidRDefault="5513DEEF" w:rsidP="161627D5">
      <w:pPr>
        <w:pStyle w:val="ListParagraph"/>
        <w:numPr>
          <w:ilvl w:val="1"/>
          <w:numId w:val="6"/>
        </w:numPr>
      </w:pPr>
      <w:r w:rsidRPr="00F05415">
        <w:t xml:space="preserve">The </w:t>
      </w:r>
      <w:r w:rsidR="006C5AA4" w:rsidRPr="00F05415">
        <w:t>c</w:t>
      </w:r>
      <w:r w:rsidRPr="00F05415">
        <w:t xml:space="preserve">ontractor, IAW AR 420-5, </w:t>
      </w:r>
      <w:r w:rsidR="006C5AA4" w:rsidRPr="00F05415">
        <w:t>shall</w:t>
      </w:r>
      <w:r w:rsidRPr="00F05415">
        <w:t xml:space="preserve"> ensure procedures are established for processing electronic transfer of their activities, including fire response and emergency medical services, to the Army F&amp;ES Enterprise records management IT system of record. IFCs will annually evaluate the Army F&amp;ES records management system to identify high response facilities. Facilities identified as having high rates of false alarms </w:t>
      </w:r>
      <w:r w:rsidR="006C5AA4" w:rsidRPr="00F05415">
        <w:t>shall</w:t>
      </w:r>
      <w:r w:rsidRPr="00F05415">
        <w:t xml:space="preserve"> be submitted to the appropriate PWS for repair or replacement.</w:t>
      </w:r>
      <w:r w:rsidR="006A6FAE">
        <w:t xml:space="preserve"> </w:t>
      </w:r>
      <w:r w:rsidRPr="00F05415">
        <w:t xml:space="preserve"> </w:t>
      </w:r>
      <w:r w:rsidR="175631E6" w:rsidRPr="00F05415">
        <w:t>(</w:t>
      </w:r>
      <w:r w:rsidR="006A6FAE">
        <w:t xml:space="preserve">CDRL </w:t>
      </w:r>
      <w:r w:rsidR="175631E6" w:rsidRPr="00F05415">
        <w:t>A</w:t>
      </w:r>
      <w:r w:rsidR="4E1E4708" w:rsidRPr="00F05415">
        <w:t>03-</w:t>
      </w:r>
      <w:r w:rsidR="00F05415" w:rsidRPr="00F05415">
        <w:t>0</w:t>
      </w:r>
      <w:r w:rsidR="4E1E4708" w:rsidRPr="00F05415">
        <w:t>14</w:t>
      </w:r>
      <w:r w:rsidR="49674945" w:rsidRPr="00F05415">
        <w:t>)</w:t>
      </w:r>
    </w:p>
    <w:p w14:paraId="5BE4CD51" w14:textId="77777777" w:rsidR="00287890" w:rsidRDefault="00287890" w:rsidP="00287890">
      <w:pPr>
        <w:pStyle w:val="ListParagraph"/>
      </w:pPr>
    </w:p>
    <w:p w14:paraId="48B82809" w14:textId="61A2131C" w:rsidR="00287890" w:rsidRDefault="4421409D" w:rsidP="005E0D84">
      <w:pPr>
        <w:pStyle w:val="ListParagraph"/>
        <w:numPr>
          <w:ilvl w:val="1"/>
          <w:numId w:val="6"/>
        </w:numPr>
      </w:pPr>
      <w:r>
        <w:t xml:space="preserve">The </w:t>
      </w:r>
      <w:r w:rsidR="00F05415">
        <w:t>c</w:t>
      </w:r>
      <w:r>
        <w:t>ontractor shall have a</w:t>
      </w:r>
      <w:r w:rsidR="56901A67">
        <w:t xml:space="preserve"> </w:t>
      </w:r>
      <w:r w:rsidR="65128F20">
        <w:t>registered fire protection engineer</w:t>
      </w:r>
      <w:r w:rsidR="56901A67">
        <w:t xml:space="preserve"> </w:t>
      </w:r>
      <w:r w:rsidR="65128F20">
        <w:t xml:space="preserve">conduct a technical design review of all military construction (sustainment, restoration, </w:t>
      </w:r>
      <w:r w:rsidR="6E9CCADF">
        <w:t xml:space="preserve">repairs, </w:t>
      </w:r>
      <w:r w:rsidR="65128F20">
        <w:t xml:space="preserve">and modernization) projects to verify the project has the fire protection and life safety features required by </w:t>
      </w:r>
      <w:r w:rsidR="1A6A49F1">
        <w:t xml:space="preserve">DODI 6055.06 Section 10 “Fire Prevention” Plan Review, </w:t>
      </w:r>
      <w:r w:rsidR="65128F20">
        <w:t>UFC 3-600-01 and applicable NFPA codes as implemented by the DoD Component.</w:t>
      </w:r>
    </w:p>
    <w:p w14:paraId="2C3CEF4A" w14:textId="2CB6B2D3" w:rsidR="547DB275" w:rsidRDefault="547DB275" w:rsidP="547DB275">
      <w:pPr>
        <w:pStyle w:val="ListParagraph"/>
      </w:pPr>
    </w:p>
    <w:p w14:paraId="50235A7C" w14:textId="77777777" w:rsidR="00295AED" w:rsidRDefault="619C0CF9" w:rsidP="00295AED">
      <w:pPr>
        <w:pStyle w:val="ListParagraph"/>
        <w:numPr>
          <w:ilvl w:val="0"/>
          <w:numId w:val="6"/>
        </w:numPr>
        <w:rPr>
          <w:b/>
          <w:bCs/>
        </w:rPr>
      </w:pPr>
      <w:r w:rsidRPr="715E811D">
        <w:rPr>
          <w:b/>
          <w:bCs/>
        </w:rPr>
        <w:t>Emergency Communications Center</w:t>
      </w:r>
      <w:r w:rsidR="545929BC" w:rsidRPr="715E811D">
        <w:rPr>
          <w:b/>
          <w:bCs/>
        </w:rPr>
        <w:t xml:space="preserve"> (ECC)</w:t>
      </w:r>
      <w:r w:rsidR="6DCB6F46" w:rsidRPr="715E811D">
        <w:rPr>
          <w:b/>
          <w:bCs/>
        </w:rPr>
        <w:t xml:space="preserve">: </w:t>
      </w:r>
    </w:p>
    <w:p w14:paraId="6A33A96C" w14:textId="77777777" w:rsidR="00295AED" w:rsidRDefault="00295AED" w:rsidP="00295AED">
      <w:pPr>
        <w:pStyle w:val="ListParagraph"/>
        <w:ind w:left="360"/>
        <w:rPr>
          <w:b/>
          <w:bCs/>
        </w:rPr>
      </w:pPr>
    </w:p>
    <w:p w14:paraId="064CB838" w14:textId="77777777" w:rsidR="00295AED" w:rsidRPr="00295AED" w:rsidRDefault="502CD1FE" w:rsidP="00295AED">
      <w:pPr>
        <w:pStyle w:val="ListParagraph"/>
        <w:numPr>
          <w:ilvl w:val="1"/>
          <w:numId w:val="6"/>
        </w:numPr>
        <w:rPr>
          <w:b/>
          <w:bCs/>
        </w:rPr>
      </w:pPr>
      <w:r>
        <w:t xml:space="preserve">Dispatchers, and dispatch centers shall </w:t>
      </w:r>
      <w:r w:rsidR="319E9A4B">
        <w:t>follow required standards and training</w:t>
      </w:r>
      <w:r>
        <w:t xml:space="preserve"> IAW NFPA 1221, 1061, </w:t>
      </w:r>
      <w:r w:rsidR="5069DEAC">
        <w:t xml:space="preserve">1225, </w:t>
      </w:r>
      <w:r w:rsidR="49759229">
        <w:t xml:space="preserve">AR 420-5, </w:t>
      </w:r>
      <w:r w:rsidR="66334F61">
        <w:t>AR 525-27</w:t>
      </w:r>
      <w:r w:rsidR="4482AD73">
        <w:t>, DA PAM 525-27,</w:t>
      </w:r>
      <w:r w:rsidR="66334F61">
        <w:t xml:space="preserve"> </w:t>
      </w:r>
      <w:r w:rsidR="5069DEAC">
        <w:t>and</w:t>
      </w:r>
      <w:r>
        <w:t xml:space="preserve"> DODI 6055.17</w:t>
      </w:r>
      <w:r w:rsidR="5AF71796">
        <w:t xml:space="preserve">. Training </w:t>
      </w:r>
      <w:r w:rsidR="55C35AA2">
        <w:t>by</w:t>
      </w:r>
      <w:r w:rsidR="5AF71796">
        <w:t xml:space="preserve"> </w:t>
      </w:r>
      <w:r w:rsidR="6B837242">
        <w:t xml:space="preserve">accredited </w:t>
      </w:r>
      <w:r w:rsidR="5AF71796">
        <w:t>state approved 911 Basic Communications Training</w:t>
      </w:r>
      <w:r w:rsidR="74FBFBBB">
        <w:t xml:space="preserve"> programs can also</w:t>
      </w:r>
      <w:r w:rsidR="62C2A542">
        <w:t xml:space="preserve"> </w:t>
      </w:r>
      <w:r w:rsidR="00295AED">
        <w:t xml:space="preserve">be </w:t>
      </w:r>
      <w:r w:rsidR="5F6F03BD">
        <w:t>used</w:t>
      </w:r>
      <w:r w:rsidR="62C2A542">
        <w:t xml:space="preserve"> if it </w:t>
      </w:r>
      <w:r w:rsidR="2BBA5ACB">
        <w:t>meets or</w:t>
      </w:r>
      <w:r w:rsidR="62C2A542">
        <w:t xml:space="preserve"> exceeds NFPA and Army </w:t>
      </w:r>
      <w:r w:rsidR="53492A53">
        <w:t>standards and requirements</w:t>
      </w:r>
      <w:r w:rsidR="01C3E19A">
        <w:t>.</w:t>
      </w:r>
    </w:p>
    <w:p w14:paraId="06378A39" w14:textId="77777777" w:rsidR="00295AED" w:rsidRPr="00295AED" w:rsidRDefault="00295AED" w:rsidP="00295AED">
      <w:pPr>
        <w:pStyle w:val="ListParagraph"/>
        <w:ind w:left="900"/>
        <w:rPr>
          <w:b/>
          <w:bCs/>
        </w:rPr>
      </w:pPr>
    </w:p>
    <w:p w14:paraId="46C5ED75" w14:textId="77777777" w:rsidR="006202DD" w:rsidRPr="006202DD" w:rsidRDefault="3859B147" w:rsidP="006202DD">
      <w:pPr>
        <w:pStyle w:val="ListParagraph"/>
        <w:numPr>
          <w:ilvl w:val="1"/>
          <w:numId w:val="6"/>
        </w:numPr>
      </w:pPr>
      <w:r>
        <w:t>Fire and Emergency Services Dispatch Operations shall be conducted according to AR 420-5, and DA PAM 525-27.</w:t>
      </w:r>
      <w:r w:rsidRPr="00295AED">
        <w:rPr>
          <w:rFonts w:eastAsia="Arial" w:cs="Arial"/>
        </w:rPr>
        <w:t xml:space="preserve"> </w:t>
      </w:r>
      <w:r w:rsidR="18FADB79" w:rsidRPr="00295AED">
        <w:rPr>
          <w:rFonts w:eastAsia="Arial" w:cs="Arial"/>
        </w:rPr>
        <w:t xml:space="preserve">The </w:t>
      </w:r>
      <w:r w:rsidR="00295AED" w:rsidRPr="00295AED">
        <w:rPr>
          <w:rFonts w:eastAsia="Arial" w:cs="Arial"/>
        </w:rPr>
        <w:t>c</w:t>
      </w:r>
      <w:r w:rsidR="18FADB79" w:rsidRPr="00295AED">
        <w:rPr>
          <w:rFonts w:eastAsia="Arial" w:cs="Arial"/>
        </w:rPr>
        <w:t>ontractor is required to staff and maintain a dispatch center for security, fire and emergency medical services (EMS). In case of fire or medical emergenc</w:t>
      </w:r>
      <w:r w:rsidR="00295AED" w:rsidRPr="00295AED">
        <w:rPr>
          <w:rFonts w:eastAsia="Arial" w:cs="Arial"/>
        </w:rPr>
        <w:t>ies</w:t>
      </w:r>
      <w:r w:rsidR="18FADB79" w:rsidRPr="00295AED">
        <w:rPr>
          <w:rFonts w:eastAsia="Arial" w:cs="Arial"/>
        </w:rPr>
        <w:t xml:space="preserve">, the </w:t>
      </w:r>
      <w:r w:rsidR="00295AED" w:rsidRPr="00295AED">
        <w:rPr>
          <w:rFonts w:eastAsia="Arial" w:cs="Arial"/>
        </w:rPr>
        <w:t>c</w:t>
      </w:r>
      <w:r w:rsidR="18FADB79" w:rsidRPr="00295AED">
        <w:rPr>
          <w:rFonts w:eastAsia="Arial" w:cs="Arial"/>
        </w:rPr>
        <w:t>ontractor shall ensure emergency personnel are notified and direct/escort emergency response personnel and equipment to the location of the fire or injury.</w:t>
      </w:r>
    </w:p>
    <w:p w14:paraId="3233896E" w14:textId="77777777" w:rsidR="006202DD" w:rsidRDefault="006202DD" w:rsidP="006202DD">
      <w:pPr>
        <w:pStyle w:val="ListParagraph"/>
      </w:pPr>
    </w:p>
    <w:p w14:paraId="45CCC011" w14:textId="77777777" w:rsidR="00ED2895" w:rsidRDefault="3DF1CAF8" w:rsidP="001D47FD">
      <w:pPr>
        <w:pStyle w:val="ListParagraph"/>
        <w:numPr>
          <w:ilvl w:val="1"/>
          <w:numId w:val="6"/>
        </w:numPr>
      </w:pPr>
      <w:r>
        <w:t xml:space="preserve">The Contractor shall utilize a </w:t>
      </w:r>
      <w:r w:rsidR="3E63E654">
        <w:t>C</w:t>
      </w:r>
      <w:r>
        <w:t xml:space="preserve">omputer </w:t>
      </w:r>
      <w:r w:rsidR="59B80DA8">
        <w:t>A</w:t>
      </w:r>
      <w:r>
        <w:t xml:space="preserve">ided </w:t>
      </w:r>
      <w:r w:rsidR="7624AB12">
        <w:t>D</w:t>
      </w:r>
      <w:r>
        <w:t>ispatch</w:t>
      </w:r>
      <w:r w:rsidR="259C8988">
        <w:t xml:space="preserve"> (CAD)</w:t>
      </w:r>
      <w:r>
        <w:t xml:space="preserve"> program to record and track the security officers and </w:t>
      </w:r>
      <w:r w:rsidR="4E64CC6B">
        <w:t>FES</w:t>
      </w:r>
      <w:r>
        <w:t xml:space="preserve"> daily activities. The dispatcher </w:t>
      </w:r>
      <w:r w:rsidR="006202DD">
        <w:t xml:space="preserve">shall be </w:t>
      </w:r>
      <w:r>
        <w:t xml:space="preserve">responsible for dispatching all of the installation security forces, fire department and EMS personnel, as well as monitoring the installation's CCTV cameras and IDS alarm systems. The </w:t>
      </w:r>
      <w:r w:rsidR="006202DD">
        <w:t>c</w:t>
      </w:r>
      <w:r>
        <w:t>ontractor is responsible for installing</w:t>
      </w:r>
      <w:r w:rsidR="691591DB">
        <w:t xml:space="preserve"> and monitoring</w:t>
      </w:r>
      <w:r>
        <w:t xml:space="preserve"> a fixed mount duress alarm at the dispatch </w:t>
      </w:r>
      <w:r w:rsidR="279BC09F">
        <w:t>center.</w:t>
      </w:r>
      <w:r>
        <w:t xml:space="preserve"> The </w:t>
      </w:r>
      <w:r w:rsidR="006202DD">
        <w:t>c</w:t>
      </w:r>
      <w:r>
        <w:t xml:space="preserve">ontractor shall develop an emergency notification matrix 30 days prior to operational control of the facility for use by the dispatcher for notification to the RFAAP </w:t>
      </w:r>
      <w:r w:rsidR="00ED2895">
        <w:t>government staff</w:t>
      </w:r>
      <w:r>
        <w:t xml:space="preserve"> of events as they occur on the installation.</w:t>
      </w:r>
    </w:p>
    <w:p w14:paraId="5AF124AA" w14:textId="77777777" w:rsidR="00ED2895" w:rsidRPr="00ED2895" w:rsidRDefault="00ED2895" w:rsidP="00ED2895">
      <w:pPr>
        <w:pStyle w:val="ListParagraph"/>
        <w:rPr>
          <w:b/>
          <w:bCs/>
        </w:rPr>
      </w:pPr>
    </w:p>
    <w:p w14:paraId="1EB76999" w14:textId="77777777" w:rsidR="00ED2895" w:rsidRPr="00ED2895" w:rsidRDefault="77001BD0" w:rsidP="00ED2895">
      <w:pPr>
        <w:pStyle w:val="ListParagraph"/>
        <w:numPr>
          <w:ilvl w:val="0"/>
          <w:numId w:val="6"/>
        </w:numPr>
      </w:pPr>
      <w:r w:rsidRPr="00ED2895">
        <w:rPr>
          <w:b/>
          <w:bCs/>
        </w:rPr>
        <w:t xml:space="preserve">Emergency Management (EM): </w:t>
      </w:r>
    </w:p>
    <w:p w14:paraId="43297BB3" w14:textId="77777777" w:rsidR="00ED2895" w:rsidRPr="00ED2895" w:rsidRDefault="00ED2895" w:rsidP="00ED2895">
      <w:pPr>
        <w:pStyle w:val="ListParagraph"/>
        <w:ind w:left="360"/>
      </w:pPr>
    </w:p>
    <w:p w14:paraId="2AA9C770" w14:textId="07AC9D20" w:rsidR="00EE08A9" w:rsidRDefault="3960C569" w:rsidP="00EE08A9">
      <w:pPr>
        <w:pStyle w:val="ListParagraph"/>
        <w:numPr>
          <w:ilvl w:val="1"/>
          <w:numId w:val="6"/>
        </w:numPr>
      </w:pPr>
      <w:r>
        <w:t xml:space="preserve">The </w:t>
      </w:r>
      <w:r w:rsidR="00ED2895">
        <w:t>c</w:t>
      </w:r>
      <w:r>
        <w:t xml:space="preserve">ontractor shall adhere to all the provisions of </w:t>
      </w:r>
      <w:r w:rsidR="310B70C2">
        <w:t xml:space="preserve">IAW </w:t>
      </w:r>
      <w:r>
        <w:t>DODI 6055.17, DA PAM</w:t>
      </w:r>
      <w:r w:rsidR="3ABD2E1B">
        <w:t xml:space="preserve"> </w:t>
      </w:r>
      <w:r>
        <w:t xml:space="preserve">525-27, and AR 525-27 regarding Emergency Management on the installation in cooperation and coordination with the Army staff. This includes but </w:t>
      </w:r>
      <w:r w:rsidR="216D14A0">
        <w:t>is not</w:t>
      </w:r>
      <w:r>
        <w:t xml:space="preserve"> limited to Emergency Management Plans, Weapons of Mass Destruction exercises</w:t>
      </w:r>
      <w:r w:rsidR="63621FF8">
        <w:t>,</w:t>
      </w:r>
      <w:r>
        <w:t xml:space="preserve"> training of </w:t>
      </w:r>
      <w:r w:rsidR="00252E8C">
        <w:t>c</w:t>
      </w:r>
      <w:r>
        <w:t>ontractor personnel</w:t>
      </w:r>
      <w:r w:rsidR="0D6B1A38">
        <w:t xml:space="preserve">, </w:t>
      </w:r>
      <w:r w:rsidR="3E393752">
        <w:t xml:space="preserve">other related PWS Emergency related plans, </w:t>
      </w:r>
      <w:r w:rsidR="0D6B1A38">
        <w:t>and Preparedness activities or task</w:t>
      </w:r>
      <w:r>
        <w:t>.</w:t>
      </w:r>
    </w:p>
    <w:p w14:paraId="483A2CDD" w14:textId="77777777" w:rsidR="00EE08A9" w:rsidRDefault="00EE08A9" w:rsidP="00EE08A9">
      <w:pPr>
        <w:pStyle w:val="ListParagraph"/>
        <w:ind w:left="900"/>
      </w:pPr>
    </w:p>
    <w:p w14:paraId="7A09CA2C" w14:textId="5CFE3058" w:rsidR="00817668" w:rsidRDefault="213CF01A" w:rsidP="00817668">
      <w:pPr>
        <w:pStyle w:val="ListParagraph"/>
        <w:numPr>
          <w:ilvl w:val="2"/>
          <w:numId w:val="6"/>
        </w:numPr>
      </w:pPr>
      <w:r>
        <w:t xml:space="preserve">The </w:t>
      </w:r>
      <w:r w:rsidR="000562F4">
        <w:t>c</w:t>
      </w:r>
      <w:r>
        <w:t xml:space="preserve">ontactor shall provide documentation and verification of all EM related plans AR 525-27, DA PAM 525-27, </w:t>
      </w:r>
      <w:r w:rsidR="6FD582DE">
        <w:t xml:space="preserve">and </w:t>
      </w:r>
      <w:r>
        <w:t>DODI 6055.17 review and update schedules.</w:t>
      </w:r>
      <w:r w:rsidR="006A6FAE">
        <w:t xml:space="preserve"> </w:t>
      </w:r>
      <w:r>
        <w:t xml:space="preserve"> </w:t>
      </w:r>
      <w:r w:rsidRPr="000562F4">
        <w:t>(</w:t>
      </w:r>
      <w:r w:rsidR="006A6FAE">
        <w:t xml:space="preserve">CDRL </w:t>
      </w:r>
      <w:r w:rsidR="515102F5" w:rsidRPr="000562F4">
        <w:t>A03-</w:t>
      </w:r>
      <w:r w:rsidR="000562F4" w:rsidRPr="000562F4">
        <w:t>0</w:t>
      </w:r>
      <w:r w:rsidR="515102F5" w:rsidRPr="000562F4">
        <w:t>15</w:t>
      </w:r>
      <w:r w:rsidRPr="000562F4">
        <w:t>)</w:t>
      </w:r>
    </w:p>
    <w:p w14:paraId="2C9B75B6" w14:textId="77777777" w:rsidR="00817668" w:rsidRDefault="00817668" w:rsidP="00817668">
      <w:pPr>
        <w:pStyle w:val="ListParagraph"/>
        <w:ind w:left="1260"/>
      </w:pPr>
    </w:p>
    <w:p w14:paraId="4D37DA8C" w14:textId="77777777" w:rsidR="001F3DEE" w:rsidRPr="00AB78BC" w:rsidRDefault="2D740E78" w:rsidP="003E6E42">
      <w:pPr>
        <w:pStyle w:val="ListParagraph"/>
        <w:numPr>
          <w:ilvl w:val="1"/>
          <w:numId w:val="6"/>
        </w:numPr>
      </w:pPr>
      <w:r w:rsidRPr="00AB78BC">
        <w:t>The contractor</w:t>
      </w:r>
      <w:r w:rsidR="00817668" w:rsidRPr="00AB78BC">
        <w:t xml:space="preserve"> shall</w:t>
      </w:r>
      <w:r w:rsidRPr="00AB78BC">
        <w:t xml:space="preserve"> assist with development of the Water System Emergency Response Plan (WSERP) that falls under the purview of PWS 3 Emergency Management.  </w:t>
      </w:r>
    </w:p>
    <w:p w14:paraId="362DEC72" w14:textId="77777777" w:rsidR="001F3DEE" w:rsidRDefault="001F3DEE" w:rsidP="001F3DEE">
      <w:pPr>
        <w:pStyle w:val="ListParagraph"/>
        <w:ind w:left="900"/>
      </w:pPr>
    </w:p>
    <w:p w14:paraId="3621B37C" w14:textId="77777777" w:rsidR="001F3DEE" w:rsidRPr="001F3DEE" w:rsidRDefault="51477CC2" w:rsidP="001F3DEE">
      <w:pPr>
        <w:pStyle w:val="ListParagraph"/>
        <w:numPr>
          <w:ilvl w:val="0"/>
          <w:numId w:val="6"/>
        </w:numPr>
      </w:pPr>
      <w:r w:rsidRPr="001F3DEE">
        <w:rPr>
          <w:b/>
          <w:bCs/>
        </w:rPr>
        <w:t>Fire Stations:</w:t>
      </w:r>
    </w:p>
    <w:p w14:paraId="52612DEB" w14:textId="77777777" w:rsidR="001F3DEE" w:rsidRPr="001F3DEE" w:rsidRDefault="001F3DEE" w:rsidP="001F3DEE">
      <w:pPr>
        <w:pStyle w:val="ListParagraph"/>
        <w:ind w:left="360"/>
      </w:pPr>
    </w:p>
    <w:p w14:paraId="09A4FD2D" w14:textId="77777777" w:rsidR="001F3DEE" w:rsidRDefault="66378870" w:rsidP="001F3DEE">
      <w:pPr>
        <w:pStyle w:val="ListParagraph"/>
        <w:numPr>
          <w:ilvl w:val="1"/>
          <w:numId w:val="6"/>
        </w:numPr>
      </w:pPr>
      <w:r w:rsidRPr="001F3DEE">
        <w:lastRenderedPageBreak/>
        <w:t xml:space="preserve">In the event of </w:t>
      </w:r>
      <w:r w:rsidR="7B284461">
        <w:t xml:space="preserve">a new fire station </w:t>
      </w:r>
      <w:r w:rsidR="42158C63" w:rsidRPr="001F3DEE">
        <w:t>being</w:t>
      </w:r>
      <w:r w:rsidR="7B284461">
        <w:t xml:space="preserve"> constructed, renovated</w:t>
      </w:r>
      <w:r w:rsidR="4CB687AF">
        <w:t>, or existing structure repurposed</w:t>
      </w:r>
      <w:r w:rsidR="3E1189B9">
        <w:t xml:space="preserve"> as a fire station</w:t>
      </w:r>
      <w:r w:rsidR="7B284461">
        <w:t xml:space="preserve"> it shall be equipped with an Emergency Communications </w:t>
      </w:r>
      <w:r w:rsidR="2BABE249">
        <w:t>Center (</w:t>
      </w:r>
      <w:r w:rsidR="7B284461">
        <w:t xml:space="preserve">ECC). </w:t>
      </w:r>
      <w:r w:rsidR="3E1189B9">
        <w:t xml:space="preserve">The </w:t>
      </w:r>
      <w:r w:rsidR="7B284461">
        <w:t xml:space="preserve">ECC shall be IAW AR 420-5, NFPA 1221, </w:t>
      </w:r>
    </w:p>
    <w:p w14:paraId="152FB95B" w14:textId="77777777" w:rsidR="001F3DEE" w:rsidRDefault="001F3DEE" w:rsidP="001F3DEE">
      <w:pPr>
        <w:pStyle w:val="ListParagraph"/>
        <w:ind w:left="900"/>
      </w:pPr>
    </w:p>
    <w:p w14:paraId="014178EB" w14:textId="77777777" w:rsidR="001F3DEE" w:rsidRDefault="7B284461" w:rsidP="001F3DEE">
      <w:pPr>
        <w:pStyle w:val="ListParagraph"/>
        <w:ind w:left="900"/>
      </w:pPr>
      <w:r>
        <w:t xml:space="preserve">and NFPA </w:t>
      </w:r>
      <w:r w:rsidR="3C9231AC">
        <w:t>1500.</w:t>
      </w:r>
      <w:r>
        <w:t xml:space="preserve"> </w:t>
      </w:r>
      <w:r w:rsidR="03091573">
        <w:t>This</w:t>
      </w:r>
      <w:r>
        <w:t xml:space="preserve"> ECC shall serve as the alternate emergency communication</w:t>
      </w:r>
      <w:r w:rsidR="6F45F00E">
        <w:t xml:space="preserve"> center for the</w:t>
      </w:r>
      <w:r>
        <w:t xml:space="preserve"> facility, IAW AR 420-5.</w:t>
      </w:r>
    </w:p>
    <w:p w14:paraId="086E0C39" w14:textId="77777777" w:rsidR="001F3DEE" w:rsidRPr="001F3DEE" w:rsidRDefault="001F3DEE" w:rsidP="001F3DEE">
      <w:pPr>
        <w:pStyle w:val="ListParagraph"/>
      </w:pPr>
    </w:p>
    <w:p w14:paraId="6EA9F269" w14:textId="2F4E914B" w:rsidR="00AB78BC" w:rsidRPr="00AB78BC" w:rsidRDefault="071B88B5" w:rsidP="00AB78BC">
      <w:pPr>
        <w:pStyle w:val="ListParagraph"/>
        <w:numPr>
          <w:ilvl w:val="0"/>
          <w:numId w:val="6"/>
        </w:numPr>
      </w:pPr>
      <w:r w:rsidRPr="00AB78BC">
        <w:rPr>
          <w:b/>
          <w:bCs/>
        </w:rPr>
        <w:t>Medical Requirements and Certifications:</w:t>
      </w:r>
    </w:p>
    <w:p w14:paraId="34787959" w14:textId="77777777" w:rsidR="00AB78BC" w:rsidRPr="00AB78BC" w:rsidRDefault="00AB78BC" w:rsidP="00AB78BC">
      <w:pPr>
        <w:pStyle w:val="ListParagraph"/>
        <w:ind w:left="360"/>
      </w:pPr>
    </w:p>
    <w:p w14:paraId="3C92F0E0" w14:textId="7F5625D6" w:rsidR="002C77A0" w:rsidRDefault="72655F0D" w:rsidP="002C77A0">
      <w:pPr>
        <w:pStyle w:val="ListParagraph"/>
        <w:numPr>
          <w:ilvl w:val="1"/>
          <w:numId w:val="6"/>
        </w:numPr>
      </w:pPr>
      <w:r>
        <w:t xml:space="preserve">The </w:t>
      </w:r>
      <w:r w:rsidR="00B17059">
        <w:t>c</w:t>
      </w:r>
      <w:r>
        <w:t>ontractor shall require that all F&amp;ES personnel receive an initial and annual Firefighter physical, to include an annual and random drug and alcohol test. Random testing shall occur on</w:t>
      </w:r>
      <w:r w:rsidR="002C77A0">
        <w:t xml:space="preserve"> </w:t>
      </w:r>
      <w:r>
        <w:t>20 percent of F&amp;ES personnel per year, with no less than one test per month. Occupation medical examinations and surveillance shall be IAW DOD 6055.05-</w:t>
      </w:r>
      <w:r w:rsidRPr="002C77A0">
        <w:t>M</w:t>
      </w:r>
      <w:r w:rsidR="002C77A0">
        <w:t>.</w:t>
      </w:r>
      <w:r w:rsidR="009B2333">
        <w:t xml:space="preserve"> </w:t>
      </w:r>
      <w:r w:rsidRPr="002C77A0">
        <w:t xml:space="preserve"> (</w:t>
      </w:r>
      <w:r w:rsidR="009B2333">
        <w:t xml:space="preserve">CDRL </w:t>
      </w:r>
      <w:r w:rsidR="39FA4328" w:rsidRPr="002C77A0">
        <w:t>A03-16</w:t>
      </w:r>
      <w:r w:rsidRPr="002C77A0">
        <w:t>)</w:t>
      </w:r>
    </w:p>
    <w:p w14:paraId="196E9D0F" w14:textId="77777777" w:rsidR="00B17059" w:rsidRDefault="00B17059" w:rsidP="00B17059">
      <w:pPr>
        <w:pStyle w:val="ListParagraph"/>
        <w:ind w:left="900"/>
      </w:pPr>
    </w:p>
    <w:p w14:paraId="5B9623C1" w14:textId="77777777" w:rsidR="00B17059" w:rsidRDefault="0FC1EADF" w:rsidP="00B17059">
      <w:pPr>
        <w:pStyle w:val="ListParagraph"/>
        <w:numPr>
          <w:ilvl w:val="1"/>
          <w:numId w:val="6"/>
        </w:numPr>
      </w:pPr>
      <w:r>
        <w:t>The contractor shall require that all F&amp;ES personnel be Fit-Tested for the type of Self-Contained Breathing Apparatus (SCBA) and respirator utilized IAW OSHA 1910.134 and NFPA 1500, upon completion of annual Firefighter physical or when required.</w:t>
      </w:r>
    </w:p>
    <w:p w14:paraId="29E69621" w14:textId="77777777" w:rsidR="00B17059" w:rsidRDefault="00B17059" w:rsidP="00B17059">
      <w:pPr>
        <w:pStyle w:val="ListParagraph"/>
      </w:pPr>
    </w:p>
    <w:p w14:paraId="097E0A3B" w14:textId="4F6D000A" w:rsidR="00B17059" w:rsidRDefault="4A8AF65B" w:rsidP="00B17059">
      <w:pPr>
        <w:pStyle w:val="ListParagraph"/>
        <w:numPr>
          <w:ilvl w:val="1"/>
          <w:numId w:val="6"/>
        </w:numPr>
      </w:pPr>
      <w:r>
        <w:t>All contractor fire fighter personnel shall be trained and certified as Emergency Medical Technicians (EMTs-Basic). Training of EMT personnel will be according to the Department of Transportation EMT National Standard Curriculum, or its equivalent, and accepted by the National Registry for Emergency Medical Technicians (NREMT) IAW AR 40-3. Newly appointed civilian EMTs who are not NREMT-certified must, as a minimum, possess EMT certification from the State in which the employing MTF is located and any neighboring State(s) in which emergency responses are required.</w:t>
      </w:r>
      <w:r w:rsidR="7B2B2808">
        <w:t xml:space="preserve"> These employees, who do not have the NREMT certification, will be given up to 1 year from the date of hire to obtain national certification IAW AR 40-3.</w:t>
      </w:r>
      <w:r w:rsidR="0143E453">
        <w:t xml:space="preserve"> </w:t>
      </w:r>
      <w:r w:rsidR="0143E453" w:rsidRPr="00B17059">
        <w:t>(</w:t>
      </w:r>
      <w:r w:rsidR="009B2333">
        <w:t xml:space="preserve">CDRL </w:t>
      </w:r>
      <w:r w:rsidR="3910E309" w:rsidRPr="00B17059">
        <w:t>A03-17</w:t>
      </w:r>
      <w:r w:rsidR="0143E453" w:rsidRPr="00B17059">
        <w:t>)</w:t>
      </w:r>
    </w:p>
    <w:p w14:paraId="435B3334" w14:textId="77777777" w:rsidR="00B17059" w:rsidRDefault="00B17059" w:rsidP="00B17059">
      <w:pPr>
        <w:pStyle w:val="ListParagraph"/>
      </w:pPr>
    </w:p>
    <w:p w14:paraId="10722403" w14:textId="77777777" w:rsidR="009F4B8B" w:rsidRDefault="346420C4" w:rsidP="009F4B8B">
      <w:pPr>
        <w:pStyle w:val="ListParagraph"/>
        <w:numPr>
          <w:ilvl w:val="1"/>
          <w:numId w:val="6"/>
        </w:numPr>
      </w:pPr>
      <w:r>
        <w:t xml:space="preserve">The </w:t>
      </w:r>
      <w:r w:rsidR="00B17059">
        <w:t>c</w:t>
      </w:r>
      <w:r>
        <w:t xml:space="preserve">ontractor shall ensure that EMS services will be provided under the supervision of a qualified Operational Medical </w:t>
      </w:r>
      <w:r w:rsidR="52299BAC">
        <w:t>Director (</w:t>
      </w:r>
      <w:r>
        <w:t>OMD).</w:t>
      </w:r>
    </w:p>
    <w:p w14:paraId="05DC5325" w14:textId="77777777" w:rsidR="009F4B8B" w:rsidRDefault="009F4B8B" w:rsidP="009F4B8B">
      <w:pPr>
        <w:pStyle w:val="ListParagraph"/>
      </w:pPr>
    </w:p>
    <w:p w14:paraId="0348423E" w14:textId="0F8823FE" w:rsidR="009F4B8B" w:rsidRDefault="7D446988" w:rsidP="009F4B8B">
      <w:pPr>
        <w:pStyle w:val="ListParagraph"/>
        <w:numPr>
          <w:ilvl w:val="1"/>
          <w:numId w:val="6"/>
        </w:numPr>
      </w:pPr>
      <w:r>
        <w:t xml:space="preserve">The emergency medical system will actively participate in organizational process improvement (PI) activities which include developing and implementing a Quality Management Program to objectively, systematically, and continuously monitor, assess and improve quality &amp; appropriateness of medical care. </w:t>
      </w:r>
      <w:r>
        <w:lastRenderedPageBreak/>
        <w:t>Occurrence screens specific to EMS will be part of the EMS PI process</w:t>
      </w:r>
      <w:r w:rsidRPr="009F4B8B">
        <w:t>.</w:t>
      </w:r>
      <w:r w:rsidR="009B2333">
        <w:t xml:space="preserve"> </w:t>
      </w:r>
      <w:r w:rsidRPr="009F4B8B">
        <w:t xml:space="preserve"> (</w:t>
      </w:r>
      <w:r w:rsidR="009B2333">
        <w:t xml:space="preserve">CDRL </w:t>
      </w:r>
      <w:r w:rsidR="3D8A8250" w:rsidRPr="009F4B8B">
        <w:t>A03-18</w:t>
      </w:r>
      <w:r w:rsidRPr="009F4B8B">
        <w:t>)</w:t>
      </w:r>
    </w:p>
    <w:p w14:paraId="0621F767" w14:textId="77777777" w:rsidR="009F4B8B" w:rsidRDefault="009F4B8B" w:rsidP="009F4B8B">
      <w:pPr>
        <w:pStyle w:val="ListParagraph"/>
      </w:pPr>
    </w:p>
    <w:p w14:paraId="28F3BE53" w14:textId="50594206" w:rsidR="2B58C32E" w:rsidRDefault="34FC0B1D" w:rsidP="009F4B8B">
      <w:pPr>
        <w:pStyle w:val="ListParagraph"/>
        <w:numPr>
          <w:ilvl w:val="1"/>
          <w:numId w:val="6"/>
        </w:numPr>
      </w:pPr>
      <w:r>
        <w:t>The Contractor shall ensure that EMS services, protocols, training, and oversight will be provided under the supervision of a qualified Operational Medical Director (OMD), from the local agency medical control.</w:t>
      </w:r>
    </w:p>
    <w:sectPr w:rsidR="2B58C32E">
      <w:headerReference w:type="default" r:id="rId30"/>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iefenthaler, Eric A CIV USARMY JMC (USA)" w:date="2025-12-29T09:55:00Z" w:initials="ET">
    <w:p w14:paraId="35FA7C2F" w14:textId="77777777" w:rsidR="00B92544" w:rsidRDefault="00B92544" w:rsidP="00B92544">
      <w:pPr>
        <w:pStyle w:val="CommentText"/>
      </w:pPr>
      <w:r>
        <w:rPr>
          <w:rStyle w:val="CommentReference"/>
        </w:rPr>
        <w:annotationRef/>
      </w:r>
      <w:r>
        <w:t xml:space="preserve">Reworded for better clarity. </w:t>
      </w:r>
    </w:p>
  </w:comment>
  <w:comment w:id="6" w:author="Tiefenthaler, Eric A CIV USARMY JMC (USA)" w:date="2025-12-29T09:52:00Z" w:initials="ET">
    <w:p w14:paraId="40533CA2" w14:textId="2D7F64CC" w:rsidR="007F466B" w:rsidRDefault="007F466B" w:rsidP="007F466B">
      <w:pPr>
        <w:pStyle w:val="CommentText"/>
      </w:pPr>
      <w:r>
        <w:rPr>
          <w:rStyle w:val="CommentReference"/>
        </w:rPr>
        <w:annotationRef/>
      </w:r>
      <w:r>
        <w:t xml:space="preserve">Added FO III, and FI I as per DoD F&amp;ES requirements.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A7C2F" w15:done="0"/>
  <w15:commentEx w15:paraId="40533C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64CAF" w16cex:dateUtc="2025-12-29T14:55:00Z"/>
  <w16cex:commentExtensible w16cex:durableId="3CAE1A6D" w16cex:dateUtc="2025-12-29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A7C2F" w16cid:durableId="66F64CAF"/>
  <w16cid:commentId w16cid:paraId="40533CA2" w16cid:durableId="3CAE1A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62C3" w14:textId="77777777" w:rsidR="00F021D5" w:rsidRDefault="00F021D5" w:rsidP="00260183">
      <w:pPr>
        <w:spacing w:after="0" w:line="240" w:lineRule="auto"/>
      </w:pPr>
      <w:r>
        <w:separator/>
      </w:r>
    </w:p>
  </w:endnote>
  <w:endnote w:type="continuationSeparator" w:id="0">
    <w:p w14:paraId="75F0AFBC" w14:textId="77777777" w:rsidR="00F021D5" w:rsidRDefault="00F021D5" w:rsidP="00260183">
      <w:pPr>
        <w:spacing w:after="0" w:line="240" w:lineRule="auto"/>
      </w:pPr>
      <w:r>
        <w:continuationSeparator/>
      </w:r>
    </w:p>
  </w:endnote>
  <w:endnote w:type="continuationNotice" w:id="1">
    <w:p w14:paraId="72C0981F" w14:textId="77777777" w:rsidR="00F021D5" w:rsidRDefault="00F021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455360"/>
      <w:docPartObj>
        <w:docPartGallery w:val="Page Numbers (Bottom of Page)"/>
        <w:docPartUnique/>
      </w:docPartObj>
    </w:sdtPr>
    <w:sdtEndPr>
      <w:rPr>
        <w:noProof/>
      </w:rPr>
    </w:sdtEndPr>
    <w:sdtContent>
      <w:p w14:paraId="1CC70192" w14:textId="3239EABD" w:rsidR="00B01079" w:rsidRDefault="00B010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B8FF6A" w14:textId="77777777" w:rsidR="00B01079" w:rsidRDefault="00B01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13324" w14:textId="77777777" w:rsidR="00F021D5" w:rsidRDefault="00F021D5" w:rsidP="00260183">
      <w:pPr>
        <w:spacing w:after="0" w:line="240" w:lineRule="auto"/>
      </w:pPr>
      <w:r>
        <w:separator/>
      </w:r>
    </w:p>
  </w:footnote>
  <w:footnote w:type="continuationSeparator" w:id="0">
    <w:p w14:paraId="45911028" w14:textId="77777777" w:rsidR="00F021D5" w:rsidRDefault="00F021D5" w:rsidP="00260183">
      <w:pPr>
        <w:spacing w:after="0" w:line="240" w:lineRule="auto"/>
      </w:pPr>
      <w:r>
        <w:continuationSeparator/>
      </w:r>
    </w:p>
  </w:footnote>
  <w:footnote w:type="continuationNotice" w:id="1">
    <w:p w14:paraId="66C9FE63" w14:textId="77777777" w:rsidR="00F021D5" w:rsidRDefault="00F021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F456" w14:textId="77777777" w:rsidR="00B45F83" w:rsidRDefault="000B2EA7" w:rsidP="000B3358">
    <w:pPr>
      <w:pStyle w:val="BodyText"/>
      <w:kinsoku w:val="0"/>
      <w:overflowPunct w:val="0"/>
      <w:spacing w:before="21" w:after="0" w:line="230" w:lineRule="auto"/>
      <w:ind w:left="20" w:firstLine="372"/>
      <w:jc w:val="center"/>
      <w:rPr>
        <w:b/>
        <w:bCs/>
        <w:color w:val="0F0F0F"/>
        <w:w w:val="105"/>
      </w:rPr>
    </w:pPr>
    <w:r>
      <w:rPr>
        <w:b/>
        <w:bCs/>
        <w:color w:val="0F0F0F"/>
        <w:w w:val="105"/>
      </w:rPr>
      <w:t>RADFORD</w:t>
    </w:r>
    <w:r>
      <w:rPr>
        <w:b/>
        <w:bCs/>
        <w:color w:val="0F0F0F"/>
        <w:spacing w:val="-6"/>
        <w:w w:val="105"/>
      </w:rPr>
      <w:t xml:space="preserve"> </w:t>
    </w:r>
    <w:r>
      <w:rPr>
        <w:b/>
        <w:bCs/>
        <w:color w:val="0F0F0F"/>
        <w:w w:val="105"/>
      </w:rPr>
      <w:t>ARMY</w:t>
    </w:r>
    <w:r>
      <w:rPr>
        <w:b/>
        <w:bCs/>
        <w:color w:val="0F0F0F"/>
        <w:spacing w:val="-7"/>
        <w:w w:val="105"/>
      </w:rPr>
      <w:t xml:space="preserve"> </w:t>
    </w:r>
    <w:r>
      <w:rPr>
        <w:b/>
        <w:bCs/>
        <w:color w:val="0F0F0F"/>
        <w:w w:val="105"/>
      </w:rPr>
      <w:t>AMMUNITION</w:t>
    </w:r>
    <w:r>
      <w:rPr>
        <w:b/>
        <w:bCs/>
        <w:color w:val="0F0F0F"/>
        <w:spacing w:val="-12"/>
        <w:w w:val="105"/>
      </w:rPr>
      <w:t xml:space="preserve"> </w:t>
    </w:r>
    <w:r>
      <w:rPr>
        <w:b/>
        <w:bCs/>
        <w:color w:val="0F0F0F"/>
        <w:w w:val="105"/>
      </w:rPr>
      <w:t>PLANT</w:t>
    </w:r>
  </w:p>
  <w:p w14:paraId="6A1520ED" w14:textId="12B860CE" w:rsidR="000B2EA7" w:rsidRDefault="3A6098FD" w:rsidP="3A6098FD">
    <w:pPr>
      <w:pStyle w:val="BodyText"/>
      <w:tabs>
        <w:tab w:val="center" w:pos="4876"/>
        <w:tab w:val="right" w:pos="9360"/>
      </w:tabs>
      <w:kinsoku w:val="0"/>
      <w:overflowPunct w:val="0"/>
      <w:spacing w:before="21" w:after="0" w:line="230" w:lineRule="auto"/>
      <w:ind w:left="2160"/>
      <w:rPr>
        <w:b/>
        <w:bCs/>
        <w:color w:val="0F0F0F"/>
        <w:w w:val="105"/>
      </w:rPr>
    </w:pPr>
    <w:r>
      <w:rPr>
        <w:b/>
        <w:bCs/>
        <w:color w:val="0F0F0F"/>
        <w:w w:val="105"/>
      </w:rPr>
      <w:t>PERFORMANCE</w:t>
    </w:r>
    <w:r>
      <w:rPr>
        <w:b/>
        <w:bCs/>
        <w:color w:val="0F0F0F"/>
        <w:spacing w:val="-18"/>
        <w:w w:val="105"/>
      </w:rPr>
      <w:t xml:space="preserve"> </w:t>
    </w:r>
    <w:r>
      <w:rPr>
        <w:b/>
        <w:bCs/>
        <w:color w:val="0F0F0F"/>
        <w:w w:val="105"/>
      </w:rPr>
      <w:t>WORK</w:t>
    </w:r>
    <w:r>
      <w:rPr>
        <w:b/>
        <w:bCs/>
        <w:color w:val="0F0F0F"/>
        <w:spacing w:val="-17"/>
        <w:w w:val="105"/>
      </w:rPr>
      <w:t xml:space="preserve"> </w:t>
    </w:r>
    <w:r>
      <w:rPr>
        <w:b/>
        <w:bCs/>
        <w:color w:val="0F0F0F"/>
        <w:w w:val="105"/>
      </w:rPr>
      <w:t>STATEMENT</w:t>
    </w:r>
    <w:r>
      <w:rPr>
        <w:b/>
        <w:bCs/>
        <w:color w:val="0F0F0F"/>
        <w:spacing w:val="-18"/>
        <w:w w:val="105"/>
      </w:rPr>
      <w:t xml:space="preserve"> </w:t>
    </w:r>
    <w:r>
      <w:rPr>
        <w:b/>
        <w:bCs/>
        <w:color w:val="0F0F0F"/>
        <w:w w:val="105"/>
      </w:rPr>
      <w:t>(PWS)</w:t>
    </w:r>
    <w:r w:rsidR="004906C7">
      <w:rPr>
        <w:b/>
        <w:bCs/>
        <w:color w:val="0F0F0F"/>
        <w:w w:val="105"/>
      </w:rPr>
      <w:tab/>
    </w:r>
  </w:p>
  <w:p w14:paraId="69CA381C" w14:textId="2E9513F7" w:rsidR="00BF2C7A" w:rsidRPr="00C5603E" w:rsidRDefault="00C5603E" w:rsidP="00C5603E">
    <w:pPr>
      <w:pStyle w:val="BodyText"/>
      <w:tabs>
        <w:tab w:val="center" w:pos="7920"/>
      </w:tabs>
      <w:kinsoku w:val="0"/>
      <w:overflowPunct w:val="0"/>
      <w:spacing w:before="21" w:after="0" w:line="230" w:lineRule="auto"/>
      <w:rPr>
        <w:b/>
        <w:bCs/>
        <w:color w:val="0F0F0F"/>
        <w:w w:val="105"/>
      </w:rPr>
    </w:pPr>
    <w:r>
      <w:rPr>
        <w:color w:val="0F0F0F"/>
        <w:w w:val="105"/>
      </w:rPr>
      <w:t xml:space="preserve">                            </w:t>
    </w:r>
    <w:r w:rsidR="00EA7B7B" w:rsidRPr="00C5603E">
      <w:rPr>
        <w:b/>
        <w:bCs/>
        <w:color w:val="0F0F0F"/>
        <w:w w:val="105"/>
      </w:rPr>
      <w:t>P</w:t>
    </w:r>
    <w:r w:rsidR="00BF2C7A" w:rsidRPr="00C5603E">
      <w:rPr>
        <w:b/>
        <w:bCs/>
        <w:color w:val="0F0F0F"/>
        <w:w w:val="105"/>
      </w:rPr>
      <w:t>WS 3:  Fire Protection and Emergency Services</w:t>
    </w:r>
  </w:p>
  <w:p w14:paraId="6CEBFD99" w14:textId="19448C19" w:rsidR="000B789D" w:rsidRPr="00C5603E" w:rsidRDefault="00C5603E" w:rsidP="00C5603E">
    <w:pPr>
      <w:pStyle w:val="BodyText"/>
      <w:tabs>
        <w:tab w:val="center" w:pos="7920"/>
      </w:tabs>
      <w:kinsoku w:val="0"/>
      <w:overflowPunct w:val="0"/>
      <w:spacing w:before="21" w:after="0" w:line="230" w:lineRule="auto"/>
      <w:rPr>
        <w:b/>
        <w:bCs/>
        <w:color w:val="0F0F0F"/>
      </w:rPr>
    </w:pPr>
    <w:r w:rsidRPr="00C5603E">
      <w:rPr>
        <w:b/>
        <w:bCs/>
        <w:color w:val="0F0F0F"/>
        <w:w w:val="105"/>
      </w:rPr>
      <w:t xml:space="preserve">                                                      </w:t>
    </w:r>
    <w:r w:rsidR="00BF2C7A" w:rsidRPr="00C5603E">
      <w:rPr>
        <w:b/>
        <w:bCs/>
        <w:color w:val="0F0F0F"/>
        <w:w w:val="105"/>
      </w:rPr>
      <w:t>November 2025</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68E5"/>
    <w:multiLevelType w:val="hybridMultilevel"/>
    <w:tmpl w:val="F4505D68"/>
    <w:lvl w:ilvl="0" w:tplc="FA263B02">
      <w:start w:val="1"/>
      <w:numFmt w:val="bullet"/>
      <w:lvlText w:val=""/>
      <w:lvlJc w:val="left"/>
      <w:pPr>
        <w:ind w:left="720" w:hanging="360"/>
      </w:pPr>
      <w:rPr>
        <w:rFonts w:ascii="Symbol" w:hAnsi="Symbol" w:hint="default"/>
      </w:rPr>
    </w:lvl>
    <w:lvl w:ilvl="1" w:tplc="0D3E63C0">
      <w:start w:val="1"/>
      <w:numFmt w:val="bullet"/>
      <w:lvlText w:val="o"/>
      <w:lvlJc w:val="left"/>
      <w:pPr>
        <w:ind w:left="1440" w:hanging="360"/>
      </w:pPr>
      <w:rPr>
        <w:rFonts w:ascii="Courier New" w:hAnsi="Courier New" w:hint="default"/>
      </w:rPr>
    </w:lvl>
    <w:lvl w:ilvl="2" w:tplc="2488FC52">
      <w:start w:val="1"/>
      <w:numFmt w:val="bullet"/>
      <w:lvlText w:val=""/>
      <w:lvlJc w:val="left"/>
      <w:pPr>
        <w:ind w:left="2160" w:hanging="360"/>
      </w:pPr>
      <w:rPr>
        <w:rFonts w:ascii="Wingdings" w:hAnsi="Wingdings" w:hint="default"/>
      </w:rPr>
    </w:lvl>
    <w:lvl w:ilvl="3" w:tplc="7A688214">
      <w:start w:val="1"/>
      <w:numFmt w:val="bullet"/>
      <w:lvlText w:val=""/>
      <w:lvlJc w:val="left"/>
      <w:pPr>
        <w:ind w:left="2880" w:hanging="360"/>
      </w:pPr>
      <w:rPr>
        <w:rFonts w:ascii="Symbol" w:hAnsi="Symbol" w:hint="default"/>
      </w:rPr>
    </w:lvl>
    <w:lvl w:ilvl="4" w:tplc="DD049F48">
      <w:start w:val="1"/>
      <w:numFmt w:val="bullet"/>
      <w:lvlText w:val="o"/>
      <w:lvlJc w:val="left"/>
      <w:pPr>
        <w:ind w:left="3600" w:hanging="360"/>
      </w:pPr>
      <w:rPr>
        <w:rFonts w:ascii="Courier New" w:hAnsi="Courier New" w:hint="default"/>
      </w:rPr>
    </w:lvl>
    <w:lvl w:ilvl="5" w:tplc="2BCEEB52">
      <w:start w:val="1"/>
      <w:numFmt w:val="bullet"/>
      <w:lvlText w:val=""/>
      <w:lvlJc w:val="left"/>
      <w:pPr>
        <w:ind w:left="4320" w:hanging="360"/>
      </w:pPr>
      <w:rPr>
        <w:rFonts w:ascii="Wingdings" w:hAnsi="Wingdings" w:hint="default"/>
      </w:rPr>
    </w:lvl>
    <w:lvl w:ilvl="6" w:tplc="6CA0C9B6">
      <w:start w:val="1"/>
      <w:numFmt w:val="bullet"/>
      <w:lvlText w:val=""/>
      <w:lvlJc w:val="left"/>
      <w:pPr>
        <w:ind w:left="5040" w:hanging="360"/>
      </w:pPr>
      <w:rPr>
        <w:rFonts w:ascii="Symbol" w:hAnsi="Symbol" w:hint="default"/>
      </w:rPr>
    </w:lvl>
    <w:lvl w:ilvl="7" w:tplc="CE2AD3C8">
      <w:start w:val="1"/>
      <w:numFmt w:val="bullet"/>
      <w:lvlText w:val="o"/>
      <w:lvlJc w:val="left"/>
      <w:pPr>
        <w:ind w:left="5760" w:hanging="360"/>
      </w:pPr>
      <w:rPr>
        <w:rFonts w:ascii="Courier New" w:hAnsi="Courier New" w:hint="default"/>
      </w:rPr>
    </w:lvl>
    <w:lvl w:ilvl="8" w:tplc="2AFE9B18">
      <w:start w:val="1"/>
      <w:numFmt w:val="bullet"/>
      <w:lvlText w:val=""/>
      <w:lvlJc w:val="left"/>
      <w:pPr>
        <w:ind w:left="6480" w:hanging="360"/>
      </w:pPr>
      <w:rPr>
        <w:rFonts w:ascii="Wingdings" w:hAnsi="Wingdings" w:hint="default"/>
      </w:rPr>
    </w:lvl>
  </w:abstractNum>
  <w:abstractNum w:abstractNumId="1" w15:restartNumberingAfterBreak="0">
    <w:nsid w:val="0A0730F3"/>
    <w:multiLevelType w:val="hybridMultilevel"/>
    <w:tmpl w:val="04F8F550"/>
    <w:lvl w:ilvl="0" w:tplc="C504E5AA">
      <w:start w:val="1"/>
      <w:numFmt w:val="bullet"/>
      <w:lvlText w:val=""/>
      <w:lvlJc w:val="left"/>
      <w:pPr>
        <w:ind w:left="720" w:hanging="360"/>
      </w:pPr>
      <w:rPr>
        <w:rFonts w:ascii="Symbol" w:hAnsi="Symbol" w:hint="default"/>
      </w:rPr>
    </w:lvl>
    <w:lvl w:ilvl="1" w:tplc="2FD0A10A">
      <w:start w:val="1"/>
      <w:numFmt w:val="bullet"/>
      <w:lvlText w:val="o"/>
      <w:lvlJc w:val="left"/>
      <w:pPr>
        <w:ind w:left="1440" w:hanging="360"/>
      </w:pPr>
      <w:rPr>
        <w:rFonts w:ascii="Courier New" w:hAnsi="Courier New" w:hint="default"/>
      </w:rPr>
    </w:lvl>
    <w:lvl w:ilvl="2" w:tplc="AC025D4A">
      <w:start w:val="1"/>
      <w:numFmt w:val="bullet"/>
      <w:lvlText w:val=""/>
      <w:lvlJc w:val="left"/>
      <w:pPr>
        <w:ind w:left="2160" w:hanging="360"/>
      </w:pPr>
      <w:rPr>
        <w:rFonts w:ascii="Wingdings" w:hAnsi="Wingdings" w:hint="default"/>
      </w:rPr>
    </w:lvl>
    <w:lvl w:ilvl="3" w:tplc="3B64C8B4">
      <w:start w:val="1"/>
      <w:numFmt w:val="bullet"/>
      <w:lvlText w:val=""/>
      <w:lvlJc w:val="left"/>
      <w:pPr>
        <w:ind w:left="2880" w:hanging="360"/>
      </w:pPr>
      <w:rPr>
        <w:rFonts w:ascii="Symbol" w:hAnsi="Symbol" w:hint="default"/>
      </w:rPr>
    </w:lvl>
    <w:lvl w:ilvl="4" w:tplc="272E7EB6">
      <w:start w:val="1"/>
      <w:numFmt w:val="bullet"/>
      <w:lvlText w:val="o"/>
      <w:lvlJc w:val="left"/>
      <w:pPr>
        <w:ind w:left="3600" w:hanging="360"/>
      </w:pPr>
      <w:rPr>
        <w:rFonts w:ascii="Courier New" w:hAnsi="Courier New" w:hint="default"/>
      </w:rPr>
    </w:lvl>
    <w:lvl w:ilvl="5" w:tplc="A66041F2">
      <w:start w:val="1"/>
      <w:numFmt w:val="bullet"/>
      <w:lvlText w:val=""/>
      <w:lvlJc w:val="left"/>
      <w:pPr>
        <w:ind w:left="4320" w:hanging="360"/>
      </w:pPr>
      <w:rPr>
        <w:rFonts w:ascii="Wingdings" w:hAnsi="Wingdings" w:hint="default"/>
      </w:rPr>
    </w:lvl>
    <w:lvl w:ilvl="6" w:tplc="71A6769A">
      <w:start w:val="1"/>
      <w:numFmt w:val="bullet"/>
      <w:lvlText w:val=""/>
      <w:lvlJc w:val="left"/>
      <w:pPr>
        <w:ind w:left="5040" w:hanging="360"/>
      </w:pPr>
      <w:rPr>
        <w:rFonts w:ascii="Symbol" w:hAnsi="Symbol" w:hint="default"/>
      </w:rPr>
    </w:lvl>
    <w:lvl w:ilvl="7" w:tplc="7C04431A">
      <w:start w:val="1"/>
      <w:numFmt w:val="bullet"/>
      <w:lvlText w:val="o"/>
      <w:lvlJc w:val="left"/>
      <w:pPr>
        <w:ind w:left="5760" w:hanging="360"/>
      </w:pPr>
      <w:rPr>
        <w:rFonts w:ascii="Courier New" w:hAnsi="Courier New" w:hint="default"/>
      </w:rPr>
    </w:lvl>
    <w:lvl w:ilvl="8" w:tplc="A53CA1FE">
      <w:start w:val="1"/>
      <w:numFmt w:val="bullet"/>
      <w:lvlText w:val=""/>
      <w:lvlJc w:val="left"/>
      <w:pPr>
        <w:ind w:left="6480" w:hanging="360"/>
      </w:pPr>
      <w:rPr>
        <w:rFonts w:ascii="Wingdings" w:hAnsi="Wingdings" w:hint="default"/>
      </w:rPr>
    </w:lvl>
  </w:abstractNum>
  <w:abstractNum w:abstractNumId="2" w15:restartNumberingAfterBreak="0">
    <w:nsid w:val="0E49BAA3"/>
    <w:multiLevelType w:val="hybridMultilevel"/>
    <w:tmpl w:val="38EAE06C"/>
    <w:lvl w:ilvl="0" w:tplc="24F8AEEE">
      <w:start w:val="1"/>
      <w:numFmt w:val="bullet"/>
      <w:lvlText w:val=""/>
      <w:lvlJc w:val="left"/>
      <w:pPr>
        <w:ind w:left="720" w:hanging="360"/>
      </w:pPr>
      <w:rPr>
        <w:rFonts w:ascii="Symbol" w:hAnsi="Symbol" w:hint="default"/>
      </w:rPr>
    </w:lvl>
    <w:lvl w:ilvl="1" w:tplc="6D7EF3F4">
      <w:start w:val="1"/>
      <w:numFmt w:val="bullet"/>
      <w:lvlText w:val="o"/>
      <w:lvlJc w:val="left"/>
      <w:pPr>
        <w:ind w:left="1440" w:hanging="360"/>
      </w:pPr>
      <w:rPr>
        <w:rFonts w:ascii="Courier New" w:hAnsi="Courier New" w:hint="default"/>
      </w:rPr>
    </w:lvl>
    <w:lvl w:ilvl="2" w:tplc="9A0C45D6">
      <w:start w:val="1"/>
      <w:numFmt w:val="bullet"/>
      <w:lvlText w:val=""/>
      <w:lvlJc w:val="left"/>
      <w:pPr>
        <w:ind w:left="2160" w:hanging="360"/>
      </w:pPr>
      <w:rPr>
        <w:rFonts w:ascii="Wingdings" w:hAnsi="Wingdings" w:hint="default"/>
      </w:rPr>
    </w:lvl>
    <w:lvl w:ilvl="3" w:tplc="B958E5D8">
      <w:start w:val="1"/>
      <w:numFmt w:val="bullet"/>
      <w:lvlText w:val=""/>
      <w:lvlJc w:val="left"/>
      <w:pPr>
        <w:ind w:left="2880" w:hanging="360"/>
      </w:pPr>
      <w:rPr>
        <w:rFonts w:ascii="Symbol" w:hAnsi="Symbol" w:hint="default"/>
      </w:rPr>
    </w:lvl>
    <w:lvl w:ilvl="4" w:tplc="3D5EA866">
      <w:start w:val="1"/>
      <w:numFmt w:val="bullet"/>
      <w:lvlText w:val="o"/>
      <w:lvlJc w:val="left"/>
      <w:pPr>
        <w:ind w:left="3600" w:hanging="360"/>
      </w:pPr>
      <w:rPr>
        <w:rFonts w:ascii="Courier New" w:hAnsi="Courier New" w:hint="default"/>
      </w:rPr>
    </w:lvl>
    <w:lvl w:ilvl="5" w:tplc="CE1ED1F8">
      <w:start w:val="1"/>
      <w:numFmt w:val="bullet"/>
      <w:lvlText w:val=""/>
      <w:lvlJc w:val="left"/>
      <w:pPr>
        <w:ind w:left="4320" w:hanging="360"/>
      </w:pPr>
      <w:rPr>
        <w:rFonts w:ascii="Wingdings" w:hAnsi="Wingdings" w:hint="default"/>
      </w:rPr>
    </w:lvl>
    <w:lvl w:ilvl="6" w:tplc="BA943F92">
      <w:start w:val="1"/>
      <w:numFmt w:val="bullet"/>
      <w:lvlText w:val=""/>
      <w:lvlJc w:val="left"/>
      <w:pPr>
        <w:ind w:left="5040" w:hanging="360"/>
      </w:pPr>
      <w:rPr>
        <w:rFonts w:ascii="Symbol" w:hAnsi="Symbol" w:hint="default"/>
      </w:rPr>
    </w:lvl>
    <w:lvl w:ilvl="7" w:tplc="2D7EB748">
      <w:start w:val="1"/>
      <w:numFmt w:val="bullet"/>
      <w:lvlText w:val="o"/>
      <w:lvlJc w:val="left"/>
      <w:pPr>
        <w:ind w:left="5760" w:hanging="360"/>
      </w:pPr>
      <w:rPr>
        <w:rFonts w:ascii="Courier New" w:hAnsi="Courier New" w:hint="default"/>
      </w:rPr>
    </w:lvl>
    <w:lvl w:ilvl="8" w:tplc="D64CAF8C">
      <w:start w:val="1"/>
      <w:numFmt w:val="bullet"/>
      <w:lvlText w:val=""/>
      <w:lvlJc w:val="left"/>
      <w:pPr>
        <w:ind w:left="6480" w:hanging="360"/>
      </w:pPr>
      <w:rPr>
        <w:rFonts w:ascii="Wingdings" w:hAnsi="Wingdings" w:hint="default"/>
      </w:rPr>
    </w:lvl>
  </w:abstractNum>
  <w:abstractNum w:abstractNumId="3" w15:restartNumberingAfterBreak="0">
    <w:nsid w:val="165CD737"/>
    <w:multiLevelType w:val="hybridMultilevel"/>
    <w:tmpl w:val="03122EA4"/>
    <w:lvl w:ilvl="0" w:tplc="C7269FA0">
      <w:start w:val="1"/>
      <w:numFmt w:val="bullet"/>
      <w:lvlText w:val=""/>
      <w:lvlJc w:val="left"/>
      <w:pPr>
        <w:ind w:left="720" w:hanging="360"/>
      </w:pPr>
      <w:rPr>
        <w:rFonts w:ascii="Symbol" w:hAnsi="Symbol" w:hint="default"/>
      </w:rPr>
    </w:lvl>
    <w:lvl w:ilvl="1" w:tplc="611285D0">
      <w:start w:val="1"/>
      <w:numFmt w:val="bullet"/>
      <w:lvlText w:val="o"/>
      <w:lvlJc w:val="left"/>
      <w:pPr>
        <w:ind w:left="1440" w:hanging="360"/>
      </w:pPr>
      <w:rPr>
        <w:rFonts w:ascii="Courier New" w:hAnsi="Courier New" w:hint="default"/>
      </w:rPr>
    </w:lvl>
    <w:lvl w:ilvl="2" w:tplc="F25AF724">
      <w:start w:val="1"/>
      <w:numFmt w:val="bullet"/>
      <w:lvlText w:val=""/>
      <w:lvlJc w:val="left"/>
      <w:pPr>
        <w:ind w:left="2160" w:hanging="360"/>
      </w:pPr>
      <w:rPr>
        <w:rFonts w:ascii="Wingdings" w:hAnsi="Wingdings" w:hint="default"/>
      </w:rPr>
    </w:lvl>
    <w:lvl w:ilvl="3" w:tplc="E74AB98C">
      <w:start w:val="1"/>
      <w:numFmt w:val="bullet"/>
      <w:lvlText w:val=""/>
      <w:lvlJc w:val="left"/>
      <w:pPr>
        <w:ind w:left="2880" w:hanging="360"/>
      </w:pPr>
      <w:rPr>
        <w:rFonts w:ascii="Symbol" w:hAnsi="Symbol" w:hint="default"/>
      </w:rPr>
    </w:lvl>
    <w:lvl w:ilvl="4" w:tplc="CA92D4B2">
      <w:start w:val="1"/>
      <w:numFmt w:val="bullet"/>
      <w:lvlText w:val="o"/>
      <w:lvlJc w:val="left"/>
      <w:pPr>
        <w:ind w:left="3600" w:hanging="360"/>
      </w:pPr>
      <w:rPr>
        <w:rFonts w:ascii="Courier New" w:hAnsi="Courier New" w:hint="default"/>
      </w:rPr>
    </w:lvl>
    <w:lvl w:ilvl="5" w:tplc="54E4371E">
      <w:start w:val="1"/>
      <w:numFmt w:val="bullet"/>
      <w:lvlText w:val=""/>
      <w:lvlJc w:val="left"/>
      <w:pPr>
        <w:ind w:left="4320" w:hanging="360"/>
      </w:pPr>
      <w:rPr>
        <w:rFonts w:ascii="Wingdings" w:hAnsi="Wingdings" w:hint="default"/>
      </w:rPr>
    </w:lvl>
    <w:lvl w:ilvl="6" w:tplc="06FEB286">
      <w:start w:val="1"/>
      <w:numFmt w:val="bullet"/>
      <w:lvlText w:val=""/>
      <w:lvlJc w:val="left"/>
      <w:pPr>
        <w:ind w:left="5040" w:hanging="360"/>
      </w:pPr>
      <w:rPr>
        <w:rFonts w:ascii="Symbol" w:hAnsi="Symbol" w:hint="default"/>
      </w:rPr>
    </w:lvl>
    <w:lvl w:ilvl="7" w:tplc="42065FBC">
      <w:start w:val="1"/>
      <w:numFmt w:val="bullet"/>
      <w:lvlText w:val="o"/>
      <w:lvlJc w:val="left"/>
      <w:pPr>
        <w:ind w:left="5760" w:hanging="360"/>
      </w:pPr>
      <w:rPr>
        <w:rFonts w:ascii="Courier New" w:hAnsi="Courier New" w:hint="default"/>
      </w:rPr>
    </w:lvl>
    <w:lvl w:ilvl="8" w:tplc="0F302678">
      <w:start w:val="1"/>
      <w:numFmt w:val="bullet"/>
      <w:lvlText w:val=""/>
      <w:lvlJc w:val="left"/>
      <w:pPr>
        <w:ind w:left="6480" w:hanging="360"/>
      </w:pPr>
      <w:rPr>
        <w:rFonts w:ascii="Wingdings" w:hAnsi="Wingdings" w:hint="default"/>
      </w:rPr>
    </w:lvl>
  </w:abstractNum>
  <w:abstractNum w:abstractNumId="4" w15:restartNumberingAfterBreak="0">
    <w:nsid w:val="21DC38F3"/>
    <w:multiLevelType w:val="multilevel"/>
    <w:tmpl w:val="074A266E"/>
    <w:lvl w:ilvl="0">
      <w:start w:val="1"/>
      <w:numFmt w:val="decimal"/>
      <w:lvlText w:val="%1."/>
      <w:lvlJc w:val="left"/>
      <w:pPr>
        <w:ind w:left="360" w:hanging="360"/>
      </w:pPr>
      <w:rPr>
        <w:rFonts w:hint="default"/>
        <w:b/>
        <w:bCs/>
      </w:rPr>
    </w:lvl>
    <w:lvl w:ilvl="1">
      <w:start w:val="1"/>
      <w:numFmt w:val="decimal"/>
      <w:isLgl/>
      <w:lvlText w:val="%1.%2."/>
      <w:lvlJc w:val="left"/>
      <w:pPr>
        <w:ind w:left="900" w:hanging="720"/>
      </w:pPr>
      <w:rPr>
        <w:rFonts w:hint="default"/>
        <w:b w:val="0"/>
      </w:rPr>
    </w:lvl>
    <w:lvl w:ilvl="2">
      <w:start w:val="1"/>
      <w:numFmt w:val="decimal"/>
      <w:isLgl/>
      <w:lvlText w:val="%1.%2.%3."/>
      <w:lvlJc w:val="left"/>
      <w:pPr>
        <w:ind w:left="1260" w:hanging="720"/>
      </w:pPr>
      <w:rPr>
        <w:rFonts w:hint="default"/>
        <w:b w:val="0"/>
      </w:rPr>
    </w:lvl>
    <w:lvl w:ilvl="3">
      <w:start w:val="1"/>
      <w:numFmt w:val="decimal"/>
      <w:isLgl/>
      <w:lvlText w:val="%1.%2.%3.%4."/>
      <w:lvlJc w:val="left"/>
      <w:pPr>
        <w:ind w:left="1980" w:hanging="1080"/>
      </w:pPr>
      <w:rPr>
        <w:rFonts w:hint="default"/>
        <w:b w:val="0"/>
      </w:rPr>
    </w:lvl>
    <w:lvl w:ilvl="4">
      <w:start w:val="1"/>
      <w:numFmt w:val="decimal"/>
      <w:isLgl/>
      <w:lvlText w:val="%1.%2.%3.%4.%5."/>
      <w:lvlJc w:val="left"/>
      <w:pPr>
        <w:ind w:left="2340" w:hanging="1080"/>
      </w:pPr>
      <w:rPr>
        <w:rFonts w:hint="default"/>
        <w:b w:val="0"/>
      </w:rPr>
    </w:lvl>
    <w:lvl w:ilvl="5">
      <w:start w:val="1"/>
      <w:numFmt w:val="decimal"/>
      <w:isLgl/>
      <w:lvlText w:val="%1.%2.%3.%4.%5.%6."/>
      <w:lvlJc w:val="left"/>
      <w:pPr>
        <w:ind w:left="3060" w:hanging="1440"/>
      </w:pPr>
      <w:rPr>
        <w:rFonts w:hint="default"/>
        <w:b w:val="0"/>
      </w:rPr>
    </w:lvl>
    <w:lvl w:ilvl="6">
      <w:start w:val="1"/>
      <w:numFmt w:val="decimal"/>
      <w:isLgl/>
      <w:lvlText w:val="%1.%2.%3.%4.%5.%6.%7."/>
      <w:lvlJc w:val="left"/>
      <w:pPr>
        <w:ind w:left="3420" w:hanging="1440"/>
      </w:pPr>
      <w:rPr>
        <w:rFonts w:hint="default"/>
        <w:b w:val="0"/>
      </w:rPr>
    </w:lvl>
    <w:lvl w:ilvl="7">
      <w:start w:val="1"/>
      <w:numFmt w:val="decimal"/>
      <w:isLgl/>
      <w:lvlText w:val="%1.%2.%3.%4.%5.%6.%7.%8."/>
      <w:lvlJc w:val="left"/>
      <w:pPr>
        <w:ind w:left="4140" w:hanging="1800"/>
      </w:pPr>
      <w:rPr>
        <w:rFonts w:hint="default"/>
        <w:b w:val="0"/>
      </w:rPr>
    </w:lvl>
    <w:lvl w:ilvl="8">
      <w:start w:val="1"/>
      <w:numFmt w:val="decimal"/>
      <w:isLgl/>
      <w:lvlText w:val="%1.%2.%3.%4.%5.%6.%7.%8.%9."/>
      <w:lvlJc w:val="left"/>
      <w:pPr>
        <w:ind w:left="4860" w:hanging="2160"/>
      </w:pPr>
      <w:rPr>
        <w:rFonts w:hint="default"/>
        <w:b w:val="0"/>
      </w:rPr>
    </w:lvl>
  </w:abstractNum>
  <w:abstractNum w:abstractNumId="5" w15:restartNumberingAfterBreak="0">
    <w:nsid w:val="301317BE"/>
    <w:multiLevelType w:val="hybridMultilevel"/>
    <w:tmpl w:val="F4AAE292"/>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6" w15:restartNumberingAfterBreak="0">
    <w:nsid w:val="33CC699E"/>
    <w:multiLevelType w:val="hybridMultilevel"/>
    <w:tmpl w:val="2D8257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6157BC"/>
    <w:multiLevelType w:val="multilevel"/>
    <w:tmpl w:val="3ACE7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D66545F"/>
    <w:multiLevelType w:val="hybridMultilevel"/>
    <w:tmpl w:val="32AE9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4A369BA"/>
    <w:multiLevelType w:val="hybridMultilevel"/>
    <w:tmpl w:val="8B4C6EEA"/>
    <w:lvl w:ilvl="0" w:tplc="61ECF94A">
      <w:start w:val="1"/>
      <w:numFmt w:val="bullet"/>
      <w:lvlText w:val=""/>
      <w:lvlJc w:val="left"/>
      <w:pPr>
        <w:ind w:left="1506" w:hanging="360"/>
      </w:pPr>
      <w:rPr>
        <w:rFonts w:ascii="Symbol" w:hAnsi="Symbol" w:hint="default"/>
        <w:b w:val="0"/>
        <w:bCs w:val="0"/>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0" w15:restartNumberingAfterBreak="0">
    <w:nsid w:val="7507DB06"/>
    <w:multiLevelType w:val="hybridMultilevel"/>
    <w:tmpl w:val="F90610AE"/>
    <w:lvl w:ilvl="0" w:tplc="3224F504">
      <w:start w:val="1"/>
      <w:numFmt w:val="bullet"/>
      <w:lvlText w:val=""/>
      <w:lvlJc w:val="left"/>
      <w:pPr>
        <w:ind w:left="720" w:hanging="360"/>
      </w:pPr>
      <w:rPr>
        <w:rFonts w:ascii="Symbol" w:hAnsi="Symbol" w:hint="default"/>
      </w:rPr>
    </w:lvl>
    <w:lvl w:ilvl="1" w:tplc="5C721CE6">
      <w:start w:val="1"/>
      <w:numFmt w:val="bullet"/>
      <w:lvlText w:val="o"/>
      <w:lvlJc w:val="left"/>
      <w:pPr>
        <w:ind w:left="1440" w:hanging="360"/>
      </w:pPr>
      <w:rPr>
        <w:rFonts w:ascii="Courier New" w:hAnsi="Courier New" w:hint="default"/>
      </w:rPr>
    </w:lvl>
    <w:lvl w:ilvl="2" w:tplc="1F7E851C">
      <w:start w:val="1"/>
      <w:numFmt w:val="bullet"/>
      <w:lvlText w:val=""/>
      <w:lvlJc w:val="left"/>
      <w:pPr>
        <w:ind w:left="2160" w:hanging="360"/>
      </w:pPr>
      <w:rPr>
        <w:rFonts w:ascii="Wingdings" w:hAnsi="Wingdings" w:hint="default"/>
      </w:rPr>
    </w:lvl>
    <w:lvl w:ilvl="3" w:tplc="220811B0">
      <w:start w:val="1"/>
      <w:numFmt w:val="bullet"/>
      <w:lvlText w:val=""/>
      <w:lvlJc w:val="left"/>
      <w:pPr>
        <w:ind w:left="2880" w:hanging="360"/>
      </w:pPr>
      <w:rPr>
        <w:rFonts w:ascii="Symbol" w:hAnsi="Symbol" w:hint="default"/>
      </w:rPr>
    </w:lvl>
    <w:lvl w:ilvl="4" w:tplc="CA745616">
      <w:start w:val="1"/>
      <w:numFmt w:val="bullet"/>
      <w:lvlText w:val="o"/>
      <w:lvlJc w:val="left"/>
      <w:pPr>
        <w:ind w:left="3600" w:hanging="360"/>
      </w:pPr>
      <w:rPr>
        <w:rFonts w:ascii="Courier New" w:hAnsi="Courier New" w:hint="default"/>
      </w:rPr>
    </w:lvl>
    <w:lvl w:ilvl="5" w:tplc="E2C897E4">
      <w:start w:val="1"/>
      <w:numFmt w:val="bullet"/>
      <w:lvlText w:val=""/>
      <w:lvlJc w:val="left"/>
      <w:pPr>
        <w:ind w:left="4320" w:hanging="360"/>
      </w:pPr>
      <w:rPr>
        <w:rFonts w:ascii="Wingdings" w:hAnsi="Wingdings" w:hint="default"/>
      </w:rPr>
    </w:lvl>
    <w:lvl w:ilvl="6" w:tplc="8B98C64E">
      <w:start w:val="1"/>
      <w:numFmt w:val="bullet"/>
      <w:lvlText w:val=""/>
      <w:lvlJc w:val="left"/>
      <w:pPr>
        <w:ind w:left="5040" w:hanging="360"/>
      </w:pPr>
      <w:rPr>
        <w:rFonts w:ascii="Symbol" w:hAnsi="Symbol" w:hint="default"/>
      </w:rPr>
    </w:lvl>
    <w:lvl w:ilvl="7" w:tplc="325C38D2">
      <w:start w:val="1"/>
      <w:numFmt w:val="bullet"/>
      <w:lvlText w:val="o"/>
      <w:lvlJc w:val="left"/>
      <w:pPr>
        <w:ind w:left="5760" w:hanging="360"/>
      </w:pPr>
      <w:rPr>
        <w:rFonts w:ascii="Courier New" w:hAnsi="Courier New" w:hint="default"/>
      </w:rPr>
    </w:lvl>
    <w:lvl w:ilvl="8" w:tplc="2178855E">
      <w:start w:val="1"/>
      <w:numFmt w:val="bullet"/>
      <w:lvlText w:val=""/>
      <w:lvlJc w:val="left"/>
      <w:pPr>
        <w:ind w:left="6480" w:hanging="360"/>
      </w:pPr>
      <w:rPr>
        <w:rFonts w:ascii="Wingdings" w:hAnsi="Wingdings" w:hint="default"/>
      </w:rPr>
    </w:lvl>
  </w:abstractNum>
  <w:num w:numId="1" w16cid:durableId="1252279227">
    <w:abstractNumId w:val="10"/>
  </w:num>
  <w:num w:numId="2" w16cid:durableId="341661706">
    <w:abstractNumId w:val="2"/>
  </w:num>
  <w:num w:numId="3" w16cid:durableId="773600339">
    <w:abstractNumId w:val="1"/>
  </w:num>
  <w:num w:numId="4" w16cid:durableId="297610060">
    <w:abstractNumId w:val="0"/>
  </w:num>
  <w:num w:numId="5" w16cid:durableId="733429851">
    <w:abstractNumId w:val="3"/>
  </w:num>
  <w:num w:numId="6" w16cid:durableId="1238172488">
    <w:abstractNumId w:val="4"/>
  </w:num>
  <w:num w:numId="7" w16cid:durableId="1711758184">
    <w:abstractNumId w:val="9"/>
  </w:num>
  <w:num w:numId="8" w16cid:durableId="681080618">
    <w:abstractNumId w:val="8"/>
  </w:num>
  <w:num w:numId="9" w16cid:durableId="1234925583">
    <w:abstractNumId w:val="5"/>
  </w:num>
  <w:num w:numId="10" w16cid:durableId="778835261">
    <w:abstractNumId w:val="7"/>
  </w:num>
  <w:num w:numId="11" w16cid:durableId="176306917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efenthaler, Eric A CIV USARMY JMC (USA)">
    <w15:presenceInfo w15:providerId="AD" w15:userId="S::eric.a.tiefenthaler.civ@army.mil::8813464a-e541-40b2-9ee0-cd5e28a34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83"/>
    <w:rsid w:val="000007E9"/>
    <w:rsid w:val="0001420D"/>
    <w:rsid w:val="000167C7"/>
    <w:rsid w:val="000173FF"/>
    <w:rsid w:val="00017A63"/>
    <w:rsid w:val="00025A8E"/>
    <w:rsid w:val="00030CE7"/>
    <w:rsid w:val="0003110D"/>
    <w:rsid w:val="00032530"/>
    <w:rsid w:val="00036AC1"/>
    <w:rsid w:val="00036C3F"/>
    <w:rsid w:val="000379EA"/>
    <w:rsid w:val="00044B9F"/>
    <w:rsid w:val="00047ED0"/>
    <w:rsid w:val="00051538"/>
    <w:rsid w:val="00051EDD"/>
    <w:rsid w:val="000531AE"/>
    <w:rsid w:val="00054A70"/>
    <w:rsid w:val="000562F4"/>
    <w:rsid w:val="0005703E"/>
    <w:rsid w:val="000610CE"/>
    <w:rsid w:val="000627E9"/>
    <w:rsid w:val="00062941"/>
    <w:rsid w:val="00070DDF"/>
    <w:rsid w:val="00071C09"/>
    <w:rsid w:val="00072F86"/>
    <w:rsid w:val="00073074"/>
    <w:rsid w:val="00076E08"/>
    <w:rsid w:val="00080A08"/>
    <w:rsid w:val="000843F5"/>
    <w:rsid w:val="00086DA0"/>
    <w:rsid w:val="0009284B"/>
    <w:rsid w:val="0009565C"/>
    <w:rsid w:val="000956D5"/>
    <w:rsid w:val="000969AF"/>
    <w:rsid w:val="00097A7F"/>
    <w:rsid w:val="00097AD6"/>
    <w:rsid w:val="00097E6C"/>
    <w:rsid w:val="000A00CE"/>
    <w:rsid w:val="000A2111"/>
    <w:rsid w:val="000A3A5C"/>
    <w:rsid w:val="000A5E53"/>
    <w:rsid w:val="000B0544"/>
    <w:rsid w:val="000B2EA7"/>
    <w:rsid w:val="000B3358"/>
    <w:rsid w:val="000B3DAE"/>
    <w:rsid w:val="000B446E"/>
    <w:rsid w:val="000B789D"/>
    <w:rsid w:val="000C150F"/>
    <w:rsid w:val="000C4FBE"/>
    <w:rsid w:val="000D383D"/>
    <w:rsid w:val="000D403A"/>
    <w:rsid w:val="000E0114"/>
    <w:rsid w:val="000E3511"/>
    <w:rsid w:val="000E43CA"/>
    <w:rsid w:val="000E544C"/>
    <w:rsid w:val="000E5C2E"/>
    <w:rsid w:val="000E65D5"/>
    <w:rsid w:val="000F6051"/>
    <w:rsid w:val="000F61C3"/>
    <w:rsid w:val="00111ECE"/>
    <w:rsid w:val="00114A64"/>
    <w:rsid w:val="00117A8E"/>
    <w:rsid w:val="0012052D"/>
    <w:rsid w:val="00120D1D"/>
    <w:rsid w:val="00121D87"/>
    <w:rsid w:val="001220CF"/>
    <w:rsid w:val="00122F97"/>
    <w:rsid w:val="001231DA"/>
    <w:rsid w:val="00123A1A"/>
    <w:rsid w:val="0012732A"/>
    <w:rsid w:val="00130202"/>
    <w:rsid w:val="00130485"/>
    <w:rsid w:val="00130D53"/>
    <w:rsid w:val="001339B2"/>
    <w:rsid w:val="00134C39"/>
    <w:rsid w:val="001356D3"/>
    <w:rsid w:val="00137034"/>
    <w:rsid w:val="00142A90"/>
    <w:rsid w:val="00142EDD"/>
    <w:rsid w:val="00151851"/>
    <w:rsid w:val="00154A08"/>
    <w:rsid w:val="001670F7"/>
    <w:rsid w:val="00171779"/>
    <w:rsid w:val="00171F64"/>
    <w:rsid w:val="001725A5"/>
    <w:rsid w:val="00174888"/>
    <w:rsid w:val="00174D6D"/>
    <w:rsid w:val="00177F81"/>
    <w:rsid w:val="00183132"/>
    <w:rsid w:val="00183611"/>
    <w:rsid w:val="001923E9"/>
    <w:rsid w:val="001927C1"/>
    <w:rsid w:val="00194DBE"/>
    <w:rsid w:val="00195132"/>
    <w:rsid w:val="0019525D"/>
    <w:rsid w:val="001975D1"/>
    <w:rsid w:val="001A020D"/>
    <w:rsid w:val="001A314A"/>
    <w:rsid w:val="001B343D"/>
    <w:rsid w:val="001B3E4A"/>
    <w:rsid w:val="001C0A44"/>
    <w:rsid w:val="001C166B"/>
    <w:rsid w:val="001C3529"/>
    <w:rsid w:val="001D0316"/>
    <w:rsid w:val="001D0C4E"/>
    <w:rsid w:val="001D20A6"/>
    <w:rsid w:val="001D2F79"/>
    <w:rsid w:val="001D47FD"/>
    <w:rsid w:val="001D6CE1"/>
    <w:rsid w:val="001E4339"/>
    <w:rsid w:val="001E6302"/>
    <w:rsid w:val="001E70E5"/>
    <w:rsid w:val="001F038B"/>
    <w:rsid w:val="001F15B0"/>
    <w:rsid w:val="001F34A4"/>
    <w:rsid w:val="001F34E9"/>
    <w:rsid w:val="001F3DEE"/>
    <w:rsid w:val="001F7616"/>
    <w:rsid w:val="00200DA0"/>
    <w:rsid w:val="0020181D"/>
    <w:rsid w:val="00202F63"/>
    <w:rsid w:val="00204948"/>
    <w:rsid w:val="00204FE1"/>
    <w:rsid w:val="0020618A"/>
    <w:rsid w:val="00210C82"/>
    <w:rsid w:val="0021249B"/>
    <w:rsid w:val="002139D3"/>
    <w:rsid w:val="00215DB7"/>
    <w:rsid w:val="002203F2"/>
    <w:rsid w:val="00221CF1"/>
    <w:rsid w:val="00232648"/>
    <w:rsid w:val="002330A1"/>
    <w:rsid w:val="0023718E"/>
    <w:rsid w:val="002379AD"/>
    <w:rsid w:val="00240B9D"/>
    <w:rsid w:val="0024147E"/>
    <w:rsid w:val="0024173C"/>
    <w:rsid w:val="0024255E"/>
    <w:rsid w:val="00242760"/>
    <w:rsid w:val="00244872"/>
    <w:rsid w:val="002470EA"/>
    <w:rsid w:val="0024753A"/>
    <w:rsid w:val="0025148B"/>
    <w:rsid w:val="0025284A"/>
    <w:rsid w:val="00252E8C"/>
    <w:rsid w:val="00254465"/>
    <w:rsid w:val="00260183"/>
    <w:rsid w:val="00260C04"/>
    <w:rsid w:val="002616FA"/>
    <w:rsid w:val="002657DD"/>
    <w:rsid w:val="00270C50"/>
    <w:rsid w:val="00274142"/>
    <w:rsid w:val="00277631"/>
    <w:rsid w:val="00277956"/>
    <w:rsid w:val="00280287"/>
    <w:rsid w:val="002857F4"/>
    <w:rsid w:val="00287890"/>
    <w:rsid w:val="00290D0D"/>
    <w:rsid w:val="00290FFD"/>
    <w:rsid w:val="00292DD8"/>
    <w:rsid w:val="00295AED"/>
    <w:rsid w:val="00297038"/>
    <w:rsid w:val="002A0431"/>
    <w:rsid w:val="002A5287"/>
    <w:rsid w:val="002A6519"/>
    <w:rsid w:val="002A6B5F"/>
    <w:rsid w:val="002B51CF"/>
    <w:rsid w:val="002C4C98"/>
    <w:rsid w:val="002C5273"/>
    <w:rsid w:val="002C6BCA"/>
    <w:rsid w:val="002C77A0"/>
    <w:rsid w:val="002D5FAC"/>
    <w:rsid w:val="002D7B47"/>
    <w:rsid w:val="002E23EC"/>
    <w:rsid w:val="002F1508"/>
    <w:rsid w:val="002F36A1"/>
    <w:rsid w:val="002F533E"/>
    <w:rsid w:val="00302717"/>
    <w:rsid w:val="003042AB"/>
    <w:rsid w:val="00306461"/>
    <w:rsid w:val="00306FD3"/>
    <w:rsid w:val="00307416"/>
    <w:rsid w:val="00311974"/>
    <w:rsid w:val="00313E34"/>
    <w:rsid w:val="00317306"/>
    <w:rsid w:val="00320A51"/>
    <w:rsid w:val="00322217"/>
    <w:rsid w:val="00322625"/>
    <w:rsid w:val="0032363A"/>
    <w:rsid w:val="00334CE0"/>
    <w:rsid w:val="0034352F"/>
    <w:rsid w:val="00343897"/>
    <w:rsid w:val="00347EF0"/>
    <w:rsid w:val="003519BE"/>
    <w:rsid w:val="003558E3"/>
    <w:rsid w:val="00361A74"/>
    <w:rsid w:val="00363553"/>
    <w:rsid w:val="00367438"/>
    <w:rsid w:val="003716D0"/>
    <w:rsid w:val="0037350D"/>
    <w:rsid w:val="0037582F"/>
    <w:rsid w:val="00375FB7"/>
    <w:rsid w:val="003763DA"/>
    <w:rsid w:val="00377389"/>
    <w:rsid w:val="00377599"/>
    <w:rsid w:val="00380859"/>
    <w:rsid w:val="00381645"/>
    <w:rsid w:val="003866E3"/>
    <w:rsid w:val="003941FA"/>
    <w:rsid w:val="00394B73"/>
    <w:rsid w:val="00396692"/>
    <w:rsid w:val="003A11BD"/>
    <w:rsid w:val="003A3911"/>
    <w:rsid w:val="003A5D0A"/>
    <w:rsid w:val="003A64D5"/>
    <w:rsid w:val="003A72C7"/>
    <w:rsid w:val="003A757F"/>
    <w:rsid w:val="003A7746"/>
    <w:rsid w:val="003A7C47"/>
    <w:rsid w:val="003B44EB"/>
    <w:rsid w:val="003C08F3"/>
    <w:rsid w:val="003C1A91"/>
    <w:rsid w:val="003C271F"/>
    <w:rsid w:val="003C3710"/>
    <w:rsid w:val="003C5F1F"/>
    <w:rsid w:val="003D09AB"/>
    <w:rsid w:val="003D4B4A"/>
    <w:rsid w:val="003D7A5A"/>
    <w:rsid w:val="003E472D"/>
    <w:rsid w:val="003E679E"/>
    <w:rsid w:val="003E6E42"/>
    <w:rsid w:val="003E73EC"/>
    <w:rsid w:val="003E771A"/>
    <w:rsid w:val="003E7850"/>
    <w:rsid w:val="003F06D9"/>
    <w:rsid w:val="003F0FA7"/>
    <w:rsid w:val="003F1E3A"/>
    <w:rsid w:val="003F1E5B"/>
    <w:rsid w:val="003F38E0"/>
    <w:rsid w:val="003F40BA"/>
    <w:rsid w:val="003F5CEC"/>
    <w:rsid w:val="004003DB"/>
    <w:rsid w:val="004038CD"/>
    <w:rsid w:val="00405AFD"/>
    <w:rsid w:val="00410783"/>
    <w:rsid w:val="00410C24"/>
    <w:rsid w:val="00420EB4"/>
    <w:rsid w:val="0042100F"/>
    <w:rsid w:val="00422CC8"/>
    <w:rsid w:val="00423DD7"/>
    <w:rsid w:val="00425F17"/>
    <w:rsid w:val="00426AF9"/>
    <w:rsid w:val="00430B0F"/>
    <w:rsid w:val="0043540D"/>
    <w:rsid w:val="00443793"/>
    <w:rsid w:val="00443F50"/>
    <w:rsid w:val="00445F1C"/>
    <w:rsid w:val="00454A45"/>
    <w:rsid w:val="00455B7D"/>
    <w:rsid w:val="0045662A"/>
    <w:rsid w:val="00457B8D"/>
    <w:rsid w:val="004612B6"/>
    <w:rsid w:val="00461F58"/>
    <w:rsid w:val="00462774"/>
    <w:rsid w:val="00462A9D"/>
    <w:rsid w:val="004711F7"/>
    <w:rsid w:val="004720BD"/>
    <w:rsid w:val="00480880"/>
    <w:rsid w:val="004837CB"/>
    <w:rsid w:val="00483A60"/>
    <w:rsid w:val="004906C7"/>
    <w:rsid w:val="00493B68"/>
    <w:rsid w:val="00493ED4"/>
    <w:rsid w:val="0049410F"/>
    <w:rsid w:val="00495930"/>
    <w:rsid w:val="00496922"/>
    <w:rsid w:val="004A3369"/>
    <w:rsid w:val="004A62CA"/>
    <w:rsid w:val="004B1FB2"/>
    <w:rsid w:val="004B4ACF"/>
    <w:rsid w:val="004B511F"/>
    <w:rsid w:val="004B64B7"/>
    <w:rsid w:val="004C1701"/>
    <w:rsid w:val="004C3A86"/>
    <w:rsid w:val="004C48DC"/>
    <w:rsid w:val="004C4D83"/>
    <w:rsid w:val="004C6263"/>
    <w:rsid w:val="004D03CC"/>
    <w:rsid w:val="004D1C38"/>
    <w:rsid w:val="004D67CA"/>
    <w:rsid w:val="004D7D4C"/>
    <w:rsid w:val="004E0FCA"/>
    <w:rsid w:val="004E7132"/>
    <w:rsid w:val="004F06CD"/>
    <w:rsid w:val="004F25B5"/>
    <w:rsid w:val="004F47BD"/>
    <w:rsid w:val="004F621C"/>
    <w:rsid w:val="004F658C"/>
    <w:rsid w:val="00501903"/>
    <w:rsid w:val="00503DE0"/>
    <w:rsid w:val="00507060"/>
    <w:rsid w:val="0051160E"/>
    <w:rsid w:val="00513E1D"/>
    <w:rsid w:val="00514941"/>
    <w:rsid w:val="00514D2B"/>
    <w:rsid w:val="0051513B"/>
    <w:rsid w:val="005166A6"/>
    <w:rsid w:val="00517E24"/>
    <w:rsid w:val="005234C2"/>
    <w:rsid w:val="00525D46"/>
    <w:rsid w:val="00526A68"/>
    <w:rsid w:val="005303BF"/>
    <w:rsid w:val="00534463"/>
    <w:rsid w:val="005353D3"/>
    <w:rsid w:val="00536147"/>
    <w:rsid w:val="005374F3"/>
    <w:rsid w:val="0054055E"/>
    <w:rsid w:val="00542EA5"/>
    <w:rsid w:val="005556BD"/>
    <w:rsid w:val="005612C8"/>
    <w:rsid w:val="00561905"/>
    <w:rsid w:val="0056484F"/>
    <w:rsid w:val="00570A8F"/>
    <w:rsid w:val="00577F86"/>
    <w:rsid w:val="0058390F"/>
    <w:rsid w:val="00585D0D"/>
    <w:rsid w:val="005924E7"/>
    <w:rsid w:val="00594638"/>
    <w:rsid w:val="00595A65"/>
    <w:rsid w:val="005966C7"/>
    <w:rsid w:val="00597FE2"/>
    <w:rsid w:val="005A04E8"/>
    <w:rsid w:val="005A220C"/>
    <w:rsid w:val="005A2B44"/>
    <w:rsid w:val="005A7EDE"/>
    <w:rsid w:val="005B08FB"/>
    <w:rsid w:val="005B1AA0"/>
    <w:rsid w:val="005B1B14"/>
    <w:rsid w:val="005B6BF5"/>
    <w:rsid w:val="005C0330"/>
    <w:rsid w:val="005C3A63"/>
    <w:rsid w:val="005C5E64"/>
    <w:rsid w:val="005C7208"/>
    <w:rsid w:val="005C7273"/>
    <w:rsid w:val="005D044A"/>
    <w:rsid w:val="005D059C"/>
    <w:rsid w:val="005D2605"/>
    <w:rsid w:val="005D2F70"/>
    <w:rsid w:val="005D49EA"/>
    <w:rsid w:val="005D7915"/>
    <w:rsid w:val="005E0D84"/>
    <w:rsid w:val="005E1D29"/>
    <w:rsid w:val="005E35C9"/>
    <w:rsid w:val="005E3C8C"/>
    <w:rsid w:val="005F2B8F"/>
    <w:rsid w:val="005F3821"/>
    <w:rsid w:val="005F4091"/>
    <w:rsid w:val="005F4CEC"/>
    <w:rsid w:val="005F551A"/>
    <w:rsid w:val="006003D0"/>
    <w:rsid w:val="00602A81"/>
    <w:rsid w:val="006035E8"/>
    <w:rsid w:val="00604643"/>
    <w:rsid w:val="00606537"/>
    <w:rsid w:val="00607334"/>
    <w:rsid w:val="00612232"/>
    <w:rsid w:val="00612CFB"/>
    <w:rsid w:val="006149C8"/>
    <w:rsid w:val="006162FA"/>
    <w:rsid w:val="006202DD"/>
    <w:rsid w:val="006241FB"/>
    <w:rsid w:val="00625260"/>
    <w:rsid w:val="006259E6"/>
    <w:rsid w:val="006301DB"/>
    <w:rsid w:val="0063355F"/>
    <w:rsid w:val="00634884"/>
    <w:rsid w:val="00635D3F"/>
    <w:rsid w:val="00640FB7"/>
    <w:rsid w:val="0064409E"/>
    <w:rsid w:val="00650D95"/>
    <w:rsid w:val="006511B8"/>
    <w:rsid w:val="00651863"/>
    <w:rsid w:val="006531B2"/>
    <w:rsid w:val="00660680"/>
    <w:rsid w:val="00660D93"/>
    <w:rsid w:val="006619FB"/>
    <w:rsid w:val="00664E91"/>
    <w:rsid w:val="00672C8B"/>
    <w:rsid w:val="00675008"/>
    <w:rsid w:val="00675285"/>
    <w:rsid w:val="00682052"/>
    <w:rsid w:val="00683CEE"/>
    <w:rsid w:val="00686966"/>
    <w:rsid w:val="00696307"/>
    <w:rsid w:val="00697A53"/>
    <w:rsid w:val="006A3650"/>
    <w:rsid w:val="006A3DCB"/>
    <w:rsid w:val="006A4A1C"/>
    <w:rsid w:val="006A5859"/>
    <w:rsid w:val="006A68DC"/>
    <w:rsid w:val="006A6FAE"/>
    <w:rsid w:val="006B047F"/>
    <w:rsid w:val="006B0FF1"/>
    <w:rsid w:val="006B2282"/>
    <w:rsid w:val="006C0259"/>
    <w:rsid w:val="006C3FF6"/>
    <w:rsid w:val="006C5AA4"/>
    <w:rsid w:val="006D0D6E"/>
    <w:rsid w:val="006D2B65"/>
    <w:rsid w:val="006D3202"/>
    <w:rsid w:val="006D3636"/>
    <w:rsid w:val="006E1753"/>
    <w:rsid w:val="006E5E78"/>
    <w:rsid w:val="006E7521"/>
    <w:rsid w:val="006F111A"/>
    <w:rsid w:val="006F1DD6"/>
    <w:rsid w:val="006F3C81"/>
    <w:rsid w:val="006F5B8D"/>
    <w:rsid w:val="00700174"/>
    <w:rsid w:val="00701916"/>
    <w:rsid w:val="00702D31"/>
    <w:rsid w:val="00705003"/>
    <w:rsid w:val="00707B8D"/>
    <w:rsid w:val="007104A0"/>
    <w:rsid w:val="00711A8F"/>
    <w:rsid w:val="00712CCC"/>
    <w:rsid w:val="00712E50"/>
    <w:rsid w:val="00713A6B"/>
    <w:rsid w:val="007160A0"/>
    <w:rsid w:val="0072017D"/>
    <w:rsid w:val="007244D6"/>
    <w:rsid w:val="0072493C"/>
    <w:rsid w:val="00725039"/>
    <w:rsid w:val="007272C1"/>
    <w:rsid w:val="00727971"/>
    <w:rsid w:val="00733B27"/>
    <w:rsid w:val="00733E78"/>
    <w:rsid w:val="00737528"/>
    <w:rsid w:val="00746272"/>
    <w:rsid w:val="007475EE"/>
    <w:rsid w:val="007509C4"/>
    <w:rsid w:val="00751110"/>
    <w:rsid w:val="0076037B"/>
    <w:rsid w:val="00760E78"/>
    <w:rsid w:val="00761FF3"/>
    <w:rsid w:val="00763A19"/>
    <w:rsid w:val="007645EB"/>
    <w:rsid w:val="00765D4F"/>
    <w:rsid w:val="00766235"/>
    <w:rsid w:val="00766BCF"/>
    <w:rsid w:val="007763E7"/>
    <w:rsid w:val="007803DB"/>
    <w:rsid w:val="00782995"/>
    <w:rsid w:val="00786213"/>
    <w:rsid w:val="0078641A"/>
    <w:rsid w:val="0079790F"/>
    <w:rsid w:val="007A0175"/>
    <w:rsid w:val="007A0637"/>
    <w:rsid w:val="007A09D4"/>
    <w:rsid w:val="007A7BA5"/>
    <w:rsid w:val="007A7D29"/>
    <w:rsid w:val="007B0A1A"/>
    <w:rsid w:val="007B1DA2"/>
    <w:rsid w:val="007B3041"/>
    <w:rsid w:val="007B6B31"/>
    <w:rsid w:val="007C25E2"/>
    <w:rsid w:val="007C33BE"/>
    <w:rsid w:val="007C7764"/>
    <w:rsid w:val="007D05A3"/>
    <w:rsid w:val="007D1793"/>
    <w:rsid w:val="007D183C"/>
    <w:rsid w:val="007D1FFB"/>
    <w:rsid w:val="007E09EF"/>
    <w:rsid w:val="007E274C"/>
    <w:rsid w:val="007E43BB"/>
    <w:rsid w:val="007E6E48"/>
    <w:rsid w:val="007F385C"/>
    <w:rsid w:val="007F466B"/>
    <w:rsid w:val="007F4FBE"/>
    <w:rsid w:val="007F7251"/>
    <w:rsid w:val="00801E29"/>
    <w:rsid w:val="00806A3F"/>
    <w:rsid w:val="008076C3"/>
    <w:rsid w:val="00808306"/>
    <w:rsid w:val="00812440"/>
    <w:rsid w:val="00812728"/>
    <w:rsid w:val="00812D45"/>
    <w:rsid w:val="0081529C"/>
    <w:rsid w:val="00816250"/>
    <w:rsid w:val="00817668"/>
    <w:rsid w:val="00822CAA"/>
    <w:rsid w:val="00825A05"/>
    <w:rsid w:val="00831356"/>
    <w:rsid w:val="00831774"/>
    <w:rsid w:val="00831DED"/>
    <w:rsid w:val="00832A23"/>
    <w:rsid w:val="00832E54"/>
    <w:rsid w:val="00834C4B"/>
    <w:rsid w:val="008376E7"/>
    <w:rsid w:val="00837914"/>
    <w:rsid w:val="00842670"/>
    <w:rsid w:val="00844671"/>
    <w:rsid w:val="0084705F"/>
    <w:rsid w:val="00847C69"/>
    <w:rsid w:val="008515A3"/>
    <w:rsid w:val="00856F9F"/>
    <w:rsid w:val="008620F8"/>
    <w:rsid w:val="008633E4"/>
    <w:rsid w:val="00865C7E"/>
    <w:rsid w:val="00866831"/>
    <w:rsid w:val="00870B9F"/>
    <w:rsid w:val="00870CBD"/>
    <w:rsid w:val="00874D27"/>
    <w:rsid w:val="00875643"/>
    <w:rsid w:val="008758AC"/>
    <w:rsid w:val="00875A09"/>
    <w:rsid w:val="00876445"/>
    <w:rsid w:val="00877C89"/>
    <w:rsid w:val="00885A2B"/>
    <w:rsid w:val="00885AAE"/>
    <w:rsid w:val="00886103"/>
    <w:rsid w:val="00886288"/>
    <w:rsid w:val="00887E34"/>
    <w:rsid w:val="008904F2"/>
    <w:rsid w:val="00894DED"/>
    <w:rsid w:val="008A141D"/>
    <w:rsid w:val="008A3F2F"/>
    <w:rsid w:val="008A504B"/>
    <w:rsid w:val="008B02F4"/>
    <w:rsid w:val="008B2871"/>
    <w:rsid w:val="008C1147"/>
    <w:rsid w:val="008C58F7"/>
    <w:rsid w:val="008D7E85"/>
    <w:rsid w:val="008F0EF3"/>
    <w:rsid w:val="008F697A"/>
    <w:rsid w:val="009014D0"/>
    <w:rsid w:val="00901804"/>
    <w:rsid w:val="00902129"/>
    <w:rsid w:val="00904274"/>
    <w:rsid w:val="00904B63"/>
    <w:rsid w:val="009051FE"/>
    <w:rsid w:val="00905426"/>
    <w:rsid w:val="00905D1F"/>
    <w:rsid w:val="0090630B"/>
    <w:rsid w:val="00910807"/>
    <w:rsid w:val="00911E24"/>
    <w:rsid w:val="0091565D"/>
    <w:rsid w:val="00915B54"/>
    <w:rsid w:val="00916F6F"/>
    <w:rsid w:val="0092061F"/>
    <w:rsid w:val="00921ADE"/>
    <w:rsid w:val="0092368A"/>
    <w:rsid w:val="00932219"/>
    <w:rsid w:val="009337B5"/>
    <w:rsid w:val="00934071"/>
    <w:rsid w:val="009344F2"/>
    <w:rsid w:val="009437E9"/>
    <w:rsid w:val="00943AAD"/>
    <w:rsid w:val="00947D90"/>
    <w:rsid w:val="009525F3"/>
    <w:rsid w:val="00955D38"/>
    <w:rsid w:val="009663E9"/>
    <w:rsid w:val="009758B6"/>
    <w:rsid w:val="0098006A"/>
    <w:rsid w:val="00980FBD"/>
    <w:rsid w:val="0098306C"/>
    <w:rsid w:val="00984313"/>
    <w:rsid w:val="0098780E"/>
    <w:rsid w:val="00987FA5"/>
    <w:rsid w:val="00991FE6"/>
    <w:rsid w:val="00995E76"/>
    <w:rsid w:val="0099751D"/>
    <w:rsid w:val="009A7002"/>
    <w:rsid w:val="009B1D72"/>
    <w:rsid w:val="009B2333"/>
    <w:rsid w:val="009B27AC"/>
    <w:rsid w:val="009C02B2"/>
    <w:rsid w:val="009C1F25"/>
    <w:rsid w:val="009C304C"/>
    <w:rsid w:val="009C4F76"/>
    <w:rsid w:val="009C52FA"/>
    <w:rsid w:val="009C5A7A"/>
    <w:rsid w:val="009C64FB"/>
    <w:rsid w:val="009D5C91"/>
    <w:rsid w:val="009D62DD"/>
    <w:rsid w:val="009E0014"/>
    <w:rsid w:val="009E18A3"/>
    <w:rsid w:val="009E436D"/>
    <w:rsid w:val="009E7FD9"/>
    <w:rsid w:val="009F13B0"/>
    <w:rsid w:val="009F1FDC"/>
    <w:rsid w:val="009F4B8B"/>
    <w:rsid w:val="009F6125"/>
    <w:rsid w:val="009F647A"/>
    <w:rsid w:val="00A00327"/>
    <w:rsid w:val="00A06328"/>
    <w:rsid w:val="00A06560"/>
    <w:rsid w:val="00A06C8A"/>
    <w:rsid w:val="00A154F1"/>
    <w:rsid w:val="00A166BF"/>
    <w:rsid w:val="00A21CCB"/>
    <w:rsid w:val="00A24B1A"/>
    <w:rsid w:val="00A2558A"/>
    <w:rsid w:val="00A27E74"/>
    <w:rsid w:val="00A313F3"/>
    <w:rsid w:val="00A34A39"/>
    <w:rsid w:val="00A35B7F"/>
    <w:rsid w:val="00A37B47"/>
    <w:rsid w:val="00A40027"/>
    <w:rsid w:val="00A4214E"/>
    <w:rsid w:val="00A43226"/>
    <w:rsid w:val="00A4371C"/>
    <w:rsid w:val="00A5478F"/>
    <w:rsid w:val="00A54E95"/>
    <w:rsid w:val="00A55E81"/>
    <w:rsid w:val="00A569BB"/>
    <w:rsid w:val="00A56A3F"/>
    <w:rsid w:val="00A577B2"/>
    <w:rsid w:val="00A607C2"/>
    <w:rsid w:val="00A65040"/>
    <w:rsid w:val="00A66CB8"/>
    <w:rsid w:val="00A67009"/>
    <w:rsid w:val="00A72205"/>
    <w:rsid w:val="00A73EF7"/>
    <w:rsid w:val="00A74DCB"/>
    <w:rsid w:val="00A80737"/>
    <w:rsid w:val="00A817CC"/>
    <w:rsid w:val="00A85123"/>
    <w:rsid w:val="00A875B0"/>
    <w:rsid w:val="00A95071"/>
    <w:rsid w:val="00A95E0E"/>
    <w:rsid w:val="00AA0E40"/>
    <w:rsid w:val="00AA0FA2"/>
    <w:rsid w:val="00AA3353"/>
    <w:rsid w:val="00AA456E"/>
    <w:rsid w:val="00AA77E3"/>
    <w:rsid w:val="00AA7B45"/>
    <w:rsid w:val="00AA7F4E"/>
    <w:rsid w:val="00AB1929"/>
    <w:rsid w:val="00AB36F1"/>
    <w:rsid w:val="00AB78BC"/>
    <w:rsid w:val="00AB7932"/>
    <w:rsid w:val="00AC5898"/>
    <w:rsid w:val="00AC704C"/>
    <w:rsid w:val="00AD7E7D"/>
    <w:rsid w:val="00AE16FF"/>
    <w:rsid w:val="00AE3224"/>
    <w:rsid w:val="00AE45C3"/>
    <w:rsid w:val="00AE520D"/>
    <w:rsid w:val="00AE56F4"/>
    <w:rsid w:val="00AE5900"/>
    <w:rsid w:val="00AF4B40"/>
    <w:rsid w:val="00B01079"/>
    <w:rsid w:val="00B021B0"/>
    <w:rsid w:val="00B02719"/>
    <w:rsid w:val="00B037FA"/>
    <w:rsid w:val="00B0595B"/>
    <w:rsid w:val="00B07088"/>
    <w:rsid w:val="00B10EE6"/>
    <w:rsid w:val="00B14A52"/>
    <w:rsid w:val="00B16B17"/>
    <w:rsid w:val="00B17059"/>
    <w:rsid w:val="00B209BA"/>
    <w:rsid w:val="00B20B0C"/>
    <w:rsid w:val="00B24A3C"/>
    <w:rsid w:val="00B26094"/>
    <w:rsid w:val="00B2642B"/>
    <w:rsid w:val="00B26DC9"/>
    <w:rsid w:val="00B30C49"/>
    <w:rsid w:val="00B322D1"/>
    <w:rsid w:val="00B351F5"/>
    <w:rsid w:val="00B35783"/>
    <w:rsid w:val="00B41895"/>
    <w:rsid w:val="00B45F83"/>
    <w:rsid w:val="00B50B4F"/>
    <w:rsid w:val="00B51562"/>
    <w:rsid w:val="00B52523"/>
    <w:rsid w:val="00B54DF8"/>
    <w:rsid w:val="00B5772B"/>
    <w:rsid w:val="00B63C07"/>
    <w:rsid w:val="00B66184"/>
    <w:rsid w:val="00B6745C"/>
    <w:rsid w:val="00B7153B"/>
    <w:rsid w:val="00B726A3"/>
    <w:rsid w:val="00B74268"/>
    <w:rsid w:val="00B77F4D"/>
    <w:rsid w:val="00B81B3C"/>
    <w:rsid w:val="00B822A0"/>
    <w:rsid w:val="00B8460B"/>
    <w:rsid w:val="00B878F2"/>
    <w:rsid w:val="00B92544"/>
    <w:rsid w:val="00B92A6C"/>
    <w:rsid w:val="00BA153C"/>
    <w:rsid w:val="00BA30C2"/>
    <w:rsid w:val="00BA6F4C"/>
    <w:rsid w:val="00BA7B02"/>
    <w:rsid w:val="00BB005A"/>
    <w:rsid w:val="00BB223D"/>
    <w:rsid w:val="00BB2DB8"/>
    <w:rsid w:val="00BB4977"/>
    <w:rsid w:val="00BB6EBC"/>
    <w:rsid w:val="00BC07E4"/>
    <w:rsid w:val="00BC2B19"/>
    <w:rsid w:val="00BC628C"/>
    <w:rsid w:val="00BC742F"/>
    <w:rsid w:val="00BC7D39"/>
    <w:rsid w:val="00BD0379"/>
    <w:rsid w:val="00BD3B1C"/>
    <w:rsid w:val="00BE5907"/>
    <w:rsid w:val="00BE611F"/>
    <w:rsid w:val="00BF2C63"/>
    <w:rsid w:val="00BF2C7A"/>
    <w:rsid w:val="00BF2DFF"/>
    <w:rsid w:val="00BF314A"/>
    <w:rsid w:val="00BF5DCE"/>
    <w:rsid w:val="00BF7CA7"/>
    <w:rsid w:val="00C00C14"/>
    <w:rsid w:val="00C024A4"/>
    <w:rsid w:val="00C025B1"/>
    <w:rsid w:val="00C03B1C"/>
    <w:rsid w:val="00C13411"/>
    <w:rsid w:val="00C17FB7"/>
    <w:rsid w:val="00C21061"/>
    <w:rsid w:val="00C24171"/>
    <w:rsid w:val="00C25CEE"/>
    <w:rsid w:val="00C32C23"/>
    <w:rsid w:val="00C33F30"/>
    <w:rsid w:val="00C33F84"/>
    <w:rsid w:val="00C43D39"/>
    <w:rsid w:val="00C44B5E"/>
    <w:rsid w:val="00C470FC"/>
    <w:rsid w:val="00C50535"/>
    <w:rsid w:val="00C512D8"/>
    <w:rsid w:val="00C52C75"/>
    <w:rsid w:val="00C5603E"/>
    <w:rsid w:val="00C602DD"/>
    <w:rsid w:val="00C61B94"/>
    <w:rsid w:val="00C6657C"/>
    <w:rsid w:val="00C70336"/>
    <w:rsid w:val="00C705AD"/>
    <w:rsid w:val="00C71300"/>
    <w:rsid w:val="00C728B3"/>
    <w:rsid w:val="00C7387B"/>
    <w:rsid w:val="00C73AC0"/>
    <w:rsid w:val="00C75D33"/>
    <w:rsid w:val="00C77C09"/>
    <w:rsid w:val="00C813AF"/>
    <w:rsid w:val="00C83196"/>
    <w:rsid w:val="00C86159"/>
    <w:rsid w:val="00C86FAE"/>
    <w:rsid w:val="00C909A4"/>
    <w:rsid w:val="00C90BCA"/>
    <w:rsid w:val="00C9132E"/>
    <w:rsid w:val="00C91ACA"/>
    <w:rsid w:val="00C93EBD"/>
    <w:rsid w:val="00CA24CE"/>
    <w:rsid w:val="00CA3238"/>
    <w:rsid w:val="00CA3906"/>
    <w:rsid w:val="00CB115A"/>
    <w:rsid w:val="00CB3063"/>
    <w:rsid w:val="00CB31BA"/>
    <w:rsid w:val="00CB4E11"/>
    <w:rsid w:val="00CB51C1"/>
    <w:rsid w:val="00CB55FE"/>
    <w:rsid w:val="00CC224C"/>
    <w:rsid w:val="00CC6225"/>
    <w:rsid w:val="00CC6AC2"/>
    <w:rsid w:val="00CD0196"/>
    <w:rsid w:val="00CD71E3"/>
    <w:rsid w:val="00CD7231"/>
    <w:rsid w:val="00CD7459"/>
    <w:rsid w:val="00CE3265"/>
    <w:rsid w:val="00CE5B47"/>
    <w:rsid w:val="00CF39ED"/>
    <w:rsid w:val="00CF490E"/>
    <w:rsid w:val="00CF7DED"/>
    <w:rsid w:val="00D00034"/>
    <w:rsid w:val="00D015C1"/>
    <w:rsid w:val="00D022AC"/>
    <w:rsid w:val="00D0545B"/>
    <w:rsid w:val="00D05FFC"/>
    <w:rsid w:val="00D07192"/>
    <w:rsid w:val="00D126D9"/>
    <w:rsid w:val="00D12FEE"/>
    <w:rsid w:val="00D16041"/>
    <w:rsid w:val="00D167C2"/>
    <w:rsid w:val="00D20F4B"/>
    <w:rsid w:val="00D21BDC"/>
    <w:rsid w:val="00D24789"/>
    <w:rsid w:val="00D2540E"/>
    <w:rsid w:val="00D25F7B"/>
    <w:rsid w:val="00D33706"/>
    <w:rsid w:val="00D33A77"/>
    <w:rsid w:val="00D35399"/>
    <w:rsid w:val="00D4085F"/>
    <w:rsid w:val="00D408EE"/>
    <w:rsid w:val="00D4164A"/>
    <w:rsid w:val="00D42217"/>
    <w:rsid w:val="00D42E78"/>
    <w:rsid w:val="00D43FED"/>
    <w:rsid w:val="00D46594"/>
    <w:rsid w:val="00D46DE6"/>
    <w:rsid w:val="00D47BCD"/>
    <w:rsid w:val="00D50579"/>
    <w:rsid w:val="00D510AF"/>
    <w:rsid w:val="00D531F5"/>
    <w:rsid w:val="00D53D7C"/>
    <w:rsid w:val="00D556BF"/>
    <w:rsid w:val="00D568F1"/>
    <w:rsid w:val="00D61408"/>
    <w:rsid w:val="00D63270"/>
    <w:rsid w:val="00D65B98"/>
    <w:rsid w:val="00D677D1"/>
    <w:rsid w:val="00D7275C"/>
    <w:rsid w:val="00D75CA6"/>
    <w:rsid w:val="00D82FCB"/>
    <w:rsid w:val="00D836E7"/>
    <w:rsid w:val="00D846DC"/>
    <w:rsid w:val="00D85D3A"/>
    <w:rsid w:val="00D87296"/>
    <w:rsid w:val="00D95ED7"/>
    <w:rsid w:val="00D968D6"/>
    <w:rsid w:val="00DA1291"/>
    <w:rsid w:val="00DA53F7"/>
    <w:rsid w:val="00DB0D51"/>
    <w:rsid w:val="00DB2FF8"/>
    <w:rsid w:val="00DB685F"/>
    <w:rsid w:val="00DB6DEF"/>
    <w:rsid w:val="00DB73D8"/>
    <w:rsid w:val="00DC1C57"/>
    <w:rsid w:val="00DC236F"/>
    <w:rsid w:val="00DC413F"/>
    <w:rsid w:val="00DC4735"/>
    <w:rsid w:val="00DD0E14"/>
    <w:rsid w:val="00DD13E8"/>
    <w:rsid w:val="00DD274D"/>
    <w:rsid w:val="00DD2CF8"/>
    <w:rsid w:val="00DE04C7"/>
    <w:rsid w:val="00DE10FE"/>
    <w:rsid w:val="00DE37F6"/>
    <w:rsid w:val="00DE6567"/>
    <w:rsid w:val="00DF4162"/>
    <w:rsid w:val="00DF4CEB"/>
    <w:rsid w:val="00E00974"/>
    <w:rsid w:val="00E0134A"/>
    <w:rsid w:val="00E03568"/>
    <w:rsid w:val="00E04463"/>
    <w:rsid w:val="00E054C0"/>
    <w:rsid w:val="00E07B23"/>
    <w:rsid w:val="00E21061"/>
    <w:rsid w:val="00E21B78"/>
    <w:rsid w:val="00E22A59"/>
    <w:rsid w:val="00E258FB"/>
    <w:rsid w:val="00E261F4"/>
    <w:rsid w:val="00E26F00"/>
    <w:rsid w:val="00E27361"/>
    <w:rsid w:val="00E27813"/>
    <w:rsid w:val="00E3229A"/>
    <w:rsid w:val="00E36565"/>
    <w:rsid w:val="00E40257"/>
    <w:rsid w:val="00E411C8"/>
    <w:rsid w:val="00E41C0C"/>
    <w:rsid w:val="00E464F2"/>
    <w:rsid w:val="00E53436"/>
    <w:rsid w:val="00E62302"/>
    <w:rsid w:val="00E626E4"/>
    <w:rsid w:val="00E65353"/>
    <w:rsid w:val="00E71858"/>
    <w:rsid w:val="00E80042"/>
    <w:rsid w:val="00E956B5"/>
    <w:rsid w:val="00EA1C82"/>
    <w:rsid w:val="00EA2198"/>
    <w:rsid w:val="00EA778A"/>
    <w:rsid w:val="00EA7B7B"/>
    <w:rsid w:val="00EB161A"/>
    <w:rsid w:val="00EB16F1"/>
    <w:rsid w:val="00EB67D4"/>
    <w:rsid w:val="00EC0B7E"/>
    <w:rsid w:val="00EC1DD9"/>
    <w:rsid w:val="00EC202E"/>
    <w:rsid w:val="00EC3A94"/>
    <w:rsid w:val="00EC70CF"/>
    <w:rsid w:val="00EC7E17"/>
    <w:rsid w:val="00ED2895"/>
    <w:rsid w:val="00ED4677"/>
    <w:rsid w:val="00ED5B0B"/>
    <w:rsid w:val="00ED763B"/>
    <w:rsid w:val="00EE03D0"/>
    <w:rsid w:val="00EE08A9"/>
    <w:rsid w:val="00EF786A"/>
    <w:rsid w:val="00F010AF"/>
    <w:rsid w:val="00F021D5"/>
    <w:rsid w:val="00F02D48"/>
    <w:rsid w:val="00F048F7"/>
    <w:rsid w:val="00F05415"/>
    <w:rsid w:val="00F059C9"/>
    <w:rsid w:val="00F05FAA"/>
    <w:rsid w:val="00F069DD"/>
    <w:rsid w:val="00F11A6B"/>
    <w:rsid w:val="00F12717"/>
    <w:rsid w:val="00F14EFC"/>
    <w:rsid w:val="00F2018A"/>
    <w:rsid w:val="00F2033A"/>
    <w:rsid w:val="00F21949"/>
    <w:rsid w:val="00F26A0A"/>
    <w:rsid w:val="00F26DC6"/>
    <w:rsid w:val="00F305A2"/>
    <w:rsid w:val="00F3412F"/>
    <w:rsid w:val="00F40705"/>
    <w:rsid w:val="00F41034"/>
    <w:rsid w:val="00F44BF5"/>
    <w:rsid w:val="00F509B1"/>
    <w:rsid w:val="00F520AD"/>
    <w:rsid w:val="00F57E96"/>
    <w:rsid w:val="00F62423"/>
    <w:rsid w:val="00F66587"/>
    <w:rsid w:val="00F66657"/>
    <w:rsid w:val="00F705FF"/>
    <w:rsid w:val="00F719CE"/>
    <w:rsid w:val="00F747A2"/>
    <w:rsid w:val="00F80585"/>
    <w:rsid w:val="00F81B7B"/>
    <w:rsid w:val="00F82013"/>
    <w:rsid w:val="00F8510F"/>
    <w:rsid w:val="00F85B30"/>
    <w:rsid w:val="00F85F1F"/>
    <w:rsid w:val="00F9130C"/>
    <w:rsid w:val="00F91596"/>
    <w:rsid w:val="00F92B57"/>
    <w:rsid w:val="00F94CD4"/>
    <w:rsid w:val="00F95EB0"/>
    <w:rsid w:val="00FA0C6C"/>
    <w:rsid w:val="00FA50A6"/>
    <w:rsid w:val="00FA7594"/>
    <w:rsid w:val="00FA75AC"/>
    <w:rsid w:val="00FB1CC8"/>
    <w:rsid w:val="00FB303A"/>
    <w:rsid w:val="00FB3942"/>
    <w:rsid w:val="00FB43B5"/>
    <w:rsid w:val="00FB4436"/>
    <w:rsid w:val="00FB5537"/>
    <w:rsid w:val="00FC0275"/>
    <w:rsid w:val="00FC185F"/>
    <w:rsid w:val="00FC2FD1"/>
    <w:rsid w:val="00FC4D48"/>
    <w:rsid w:val="00FC5302"/>
    <w:rsid w:val="00FC6470"/>
    <w:rsid w:val="00FD1442"/>
    <w:rsid w:val="00FD267A"/>
    <w:rsid w:val="00FD27B9"/>
    <w:rsid w:val="00FD5100"/>
    <w:rsid w:val="00FE1FDF"/>
    <w:rsid w:val="00FE39E9"/>
    <w:rsid w:val="00FE5809"/>
    <w:rsid w:val="00FF0A81"/>
    <w:rsid w:val="00FF38C6"/>
    <w:rsid w:val="00FF4209"/>
    <w:rsid w:val="00FF497A"/>
    <w:rsid w:val="00FF67C5"/>
    <w:rsid w:val="0143E453"/>
    <w:rsid w:val="01A65342"/>
    <w:rsid w:val="01AA7577"/>
    <w:rsid w:val="01C3E19A"/>
    <w:rsid w:val="01C426C9"/>
    <w:rsid w:val="021158C5"/>
    <w:rsid w:val="0222F166"/>
    <w:rsid w:val="023DE9AD"/>
    <w:rsid w:val="0246578F"/>
    <w:rsid w:val="024771DE"/>
    <w:rsid w:val="027A7498"/>
    <w:rsid w:val="028AEC3D"/>
    <w:rsid w:val="0292930A"/>
    <w:rsid w:val="02A9727B"/>
    <w:rsid w:val="03091573"/>
    <w:rsid w:val="039160DD"/>
    <w:rsid w:val="03BFEC53"/>
    <w:rsid w:val="03D9FDC9"/>
    <w:rsid w:val="042B3E74"/>
    <w:rsid w:val="042F8CD6"/>
    <w:rsid w:val="043184FC"/>
    <w:rsid w:val="0464FBAA"/>
    <w:rsid w:val="0466B8D1"/>
    <w:rsid w:val="046C9C39"/>
    <w:rsid w:val="047A8167"/>
    <w:rsid w:val="0493B146"/>
    <w:rsid w:val="04AB2D4C"/>
    <w:rsid w:val="04B4E5A0"/>
    <w:rsid w:val="04B5B36A"/>
    <w:rsid w:val="04BA1E8D"/>
    <w:rsid w:val="04BE6235"/>
    <w:rsid w:val="04E71882"/>
    <w:rsid w:val="04ED9BE6"/>
    <w:rsid w:val="050DEF6C"/>
    <w:rsid w:val="054B5684"/>
    <w:rsid w:val="055164DE"/>
    <w:rsid w:val="055941B5"/>
    <w:rsid w:val="0573A458"/>
    <w:rsid w:val="0587119B"/>
    <w:rsid w:val="058B5834"/>
    <w:rsid w:val="05B11F62"/>
    <w:rsid w:val="05C1179C"/>
    <w:rsid w:val="05D19C7C"/>
    <w:rsid w:val="05F04333"/>
    <w:rsid w:val="05F1253D"/>
    <w:rsid w:val="05FDAD7A"/>
    <w:rsid w:val="05FF73B9"/>
    <w:rsid w:val="060339F1"/>
    <w:rsid w:val="061A7A08"/>
    <w:rsid w:val="0662C7B0"/>
    <w:rsid w:val="066F56B9"/>
    <w:rsid w:val="0672DAD6"/>
    <w:rsid w:val="06BEEE17"/>
    <w:rsid w:val="06C00DEA"/>
    <w:rsid w:val="06C78875"/>
    <w:rsid w:val="06D284C8"/>
    <w:rsid w:val="071B88B5"/>
    <w:rsid w:val="071E551A"/>
    <w:rsid w:val="07277579"/>
    <w:rsid w:val="0730F0C8"/>
    <w:rsid w:val="075DEB85"/>
    <w:rsid w:val="076B497E"/>
    <w:rsid w:val="077021AB"/>
    <w:rsid w:val="078C566C"/>
    <w:rsid w:val="07E699EA"/>
    <w:rsid w:val="07EC3F1B"/>
    <w:rsid w:val="083694DC"/>
    <w:rsid w:val="08CFF825"/>
    <w:rsid w:val="08DA7E1B"/>
    <w:rsid w:val="08F28B1F"/>
    <w:rsid w:val="090FA42C"/>
    <w:rsid w:val="092C47E5"/>
    <w:rsid w:val="0949275A"/>
    <w:rsid w:val="098961C4"/>
    <w:rsid w:val="09AFE9F5"/>
    <w:rsid w:val="09D6287D"/>
    <w:rsid w:val="09D7E222"/>
    <w:rsid w:val="0A03AC3C"/>
    <w:rsid w:val="0A2CA3C0"/>
    <w:rsid w:val="0A3B8A1C"/>
    <w:rsid w:val="0A4D0298"/>
    <w:rsid w:val="0A6F64F9"/>
    <w:rsid w:val="0A75A911"/>
    <w:rsid w:val="0A8DAD22"/>
    <w:rsid w:val="0ABB1708"/>
    <w:rsid w:val="0AC6003E"/>
    <w:rsid w:val="0AE7F7F6"/>
    <w:rsid w:val="0AFA617A"/>
    <w:rsid w:val="0B5D703F"/>
    <w:rsid w:val="0B807765"/>
    <w:rsid w:val="0B955C9C"/>
    <w:rsid w:val="0BA5C335"/>
    <w:rsid w:val="0BD5E6AC"/>
    <w:rsid w:val="0C5145A6"/>
    <w:rsid w:val="0C750555"/>
    <w:rsid w:val="0C817F9F"/>
    <w:rsid w:val="0CC553DD"/>
    <w:rsid w:val="0CD1300D"/>
    <w:rsid w:val="0CE905FC"/>
    <w:rsid w:val="0D354522"/>
    <w:rsid w:val="0D41C3E8"/>
    <w:rsid w:val="0D5B1E91"/>
    <w:rsid w:val="0D5C396B"/>
    <w:rsid w:val="0D5F8EFB"/>
    <w:rsid w:val="0D6B1A38"/>
    <w:rsid w:val="0D7D3324"/>
    <w:rsid w:val="0DA6D0DB"/>
    <w:rsid w:val="0DB1BBB7"/>
    <w:rsid w:val="0DFCE3C4"/>
    <w:rsid w:val="0E212A2E"/>
    <w:rsid w:val="0E28C6EA"/>
    <w:rsid w:val="0E2DB33B"/>
    <w:rsid w:val="0ECEF0CD"/>
    <w:rsid w:val="0F287BE6"/>
    <w:rsid w:val="0F9B040A"/>
    <w:rsid w:val="0FC1EADF"/>
    <w:rsid w:val="0FECD9AA"/>
    <w:rsid w:val="102B69BF"/>
    <w:rsid w:val="107F6EB5"/>
    <w:rsid w:val="10D7E563"/>
    <w:rsid w:val="10DA3280"/>
    <w:rsid w:val="10E42708"/>
    <w:rsid w:val="111A03E5"/>
    <w:rsid w:val="1137962A"/>
    <w:rsid w:val="114B1100"/>
    <w:rsid w:val="11817EEB"/>
    <w:rsid w:val="11C1BB90"/>
    <w:rsid w:val="11CE7CD6"/>
    <w:rsid w:val="11CED8EB"/>
    <w:rsid w:val="12173AF4"/>
    <w:rsid w:val="12850AF7"/>
    <w:rsid w:val="1292B552"/>
    <w:rsid w:val="12A91613"/>
    <w:rsid w:val="12E1E138"/>
    <w:rsid w:val="12F774AA"/>
    <w:rsid w:val="12FA45F3"/>
    <w:rsid w:val="135B0C36"/>
    <w:rsid w:val="137C0B78"/>
    <w:rsid w:val="1385ECC2"/>
    <w:rsid w:val="13882454"/>
    <w:rsid w:val="1395D94A"/>
    <w:rsid w:val="13A7E138"/>
    <w:rsid w:val="14146497"/>
    <w:rsid w:val="14229AE9"/>
    <w:rsid w:val="1457B43F"/>
    <w:rsid w:val="14618BE3"/>
    <w:rsid w:val="1488C059"/>
    <w:rsid w:val="149E383C"/>
    <w:rsid w:val="14ACFF8E"/>
    <w:rsid w:val="14BBD99E"/>
    <w:rsid w:val="14C2A677"/>
    <w:rsid w:val="14ECEA03"/>
    <w:rsid w:val="14EF9E66"/>
    <w:rsid w:val="150D3D75"/>
    <w:rsid w:val="152093FE"/>
    <w:rsid w:val="1560ABC6"/>
    <w:rsid w:val="1572DCB9"/>
    <w:rsid w:val="15897C3E"/>
    <w:rsid w:val="158A3736"/>
    <w:rsid w:val="1596F663"/>
    <w:rsid w:val="1603A54A"/>
    <w:rsid w:val="1609D132"/>
    <w:rsid w:val="160FE3D5"/>
    <w:rsid w:val="161627D5"/>
    <w:rsid w:val="1663A0F5"/>
    <w:rsid w:val="1665E6DE"/>
    <w:rsid w:val="166F6071"/>
    <w:rsid w:val="16D8B0A2"/>
    <w:rsid w:val="16E15164"/>
    <w:rsid w:val="16F40874"/>
    <w:rsid w:val="1722011B"/>
    <w:rsid w:val="172A7143"/>
    <w:rsid w:val="175631E6"/>
    <w:rsid w:val="177F4F87"/>
    <w:rsid w:val="17BAF31A"/>
    <w:rsid w:val="180CE9F4"/>
    <w:rsid w:val="180F3B2B"/>
    <w:rsid w:val="18159BA8"/>
    <w:rsid w:val="1815D7C5"/>
    <w:rsid w:val="1829EF3F"/>
    <w:rsid w:val="184966CA"/>
    <w:rsid w:val="18503C9E"/>
    <w:rsid w:val="1855CE58"/>
    <w:rsid w:val="186240B6"/>
    <w:rsid w:val="186F709F"/>
    <w:rsid w:val="188C2056"/>
    <w:rsid w:val="189DE207"/>
    <w:rsid w:val="18CED992"/>
    <w:rsid w:val="18FADB79"/>
    <w:rsid w:val="1959B1F7"/>
    <w:rsid w:val="1966D9C5"/>
    <w:rsid w:val="19768957"/>
    <w:rsid w:val="199CDA2B"/>
    <w:rsid w:val="199D1395"/>
    <w:rsid w:val="19C4E092"/>
    <w:rsid w:val="1A0CE98E"/>
    <w:rsid w:val="1A39970F"/>
    <w:rsid w:val="1A3EBDF1"/>
    <w:rsid w:val="1A3FB208"/>
    <w:rsid w:val="1A48349F"/>
    <w:rsid w:val="1A68BEEC"/>
    <w:rsid w:val="1A6A49F1"/>
    <w:rsid w:val="1A8B64E2"/>
    <w:rsid w:val="1AA7F5B5"/>
    <w:rsid w:val="1AAB56B5"/>
    <w:rsid w:val="1ADB9B7C"/>
    <w:rsid w:val="1AF7F0CC"/>
    <w:rsid w:val="1AFAACA6"/>
    <w:rsid w:val="1B0E5158"/>
    <w:rsid w:val="1B24572F"/>
    <w:rsid w:val="1B2EAB24"/>
    <w:rsid w:val="1B39DD57"/>
    <w:rsid w:val="1B618A0D"/>
    <w:rsid w:val="1B62FC95"/>
    <w:rsid w:val="1B78EB5E"/>
    <w:rsid w:val="1B8489B8"/>
    <w:rsid w:val="1BAEF938"/>
    <w:rsid w:val="1BB7AFBC"/>
    <w:rsid w:val="1BD5C863"/>
    <w:rsid w:val="1BFF4D8F"/>
    <w:rsid w:val="1C340CAD"/>
    <w:rsid w:val="1C36DEA2"/>
    <w:rsid w:val="1C39FA98"/>
    <w:rsid w:val="1C3F9884"/>
    <w:rsid w:val="1C48493A"/>
    <w:rsid w:val="1C4FDAFC"/>
    <w:rsid w:val="1C509FE8"/>
    <w:rsid w:val="1C6C84E3"/>
    <w:rsid w:val="1C9C3A92"/>
    <w:rsid w:val="1CC8F24F"/>
    <w:rsid w:val="1D468CD6"/>
    <w:rsid w:val="1DCD209F"/>
    <w:rsid w:val="1DE88614"/>
    <w:rsid w:val="1DE96C6F"/>
    <w:rsid w:val="1DEFF295"/>
    <w:rsid w:val="1E4794FC"/>
    <w:rsid w:val="1E54F9B1"/>
    <w:rsid w:val="1E5C9292"/>
    <w:rsid w:val="1E6914D5"/>
    <w:rsid w:val="1E7D9716"/>
    <w:rsid w:val="1EA3A2AE"/>
    <w:rsid w:val="1EB8D633"/>
    <w:rsid w:val="1EC5B8AA"/>
    <w:rsid w:val="1ECD3BD1"/>
    <w:rsid w:val="1F627FE6"/>
    <w:rsid w:val="1F9AF6AA"/>
    <w:rsid w:val="201C3E8E"/>
    <w:rsid w:val="2065982D"/>
    <w:rsid w:val="20A0ED03"/>
    <w:rsid w:val="20CA204A"/>
    <w:rsid w:val="20D61CD2"/>
    <w:rsid w:val="20E76708"/>
    <w:rsid w:val="20EAB9AE"/>
    <w:rsid w:val="20FC2375"/>
    <w:rsid w:val="2113832F"/>
    <w:rsid w:val="211A9C2C"/>
    <w:rsid w:val="2121121F"/>
    <w:rsid w:val="213CF01A"/>
    <w:rsid w:val="21516606"/>
    <w:rsid w:val="216D14A0"/>
    <w:rsid w:val="21AD69ED"/>
    <w:rsid w:val="21B03739"/>
    <w:rsid w:val="21CC805B"/>
    <w:rsid w:val="21DE00A9"/>
    <w:rsid w:val="21E4F089"/>
    <w:rsid w:val="2210E474"/>
    <w:rsid w:val="2216D0E5"/>
    <w:rsid w:val="221ADD1C"/>
    <w:rsid w:val="22223358"/>
    <w:rsid w:val="222626A8"/>
    <w:rsid w:val="2251070D"/>
    <w:rsid w:val="22680C3B"/>
    <w:rsid w:val="22946ACC"/>
    <w:rsid w:val="22C9BFE8"/>
    <w:rsid w:val="22F8B792"/>
    <w:rsid w:val="22FB9469"/>
    <w:rsid w:val="23740804"/>
    <w:rsid w:val="23B2ABAC"/>
    <w:rsid w:val="23C04CB5"/>
    <w:rsid w:val="243E92A5"/>
    <w:rsid w:val="246F5E43"/>
    <w:rsid w:val="24AE94B5"/>
    <w:rsid w:val="24CFBB47"/>
    <w:rsid w:val="250BAA29"/>
    <w:rsid w:val="252B6003"/>
    <w:rsid w:val="253A5612"/>
    <w:rsid w:val="254A64F4"/>
    <w:rsid w:val="256DFCB5"/>
    <w:rsid w:val="2580665C"/>
    <w:rsid w:val="259C8988"/>
    <w:rsid w:val="25D1A473"/>
    <w:rsid w:val="25E1ED18"/>
    <w:rsid w:val="25F37545"/>
    <w:rsid w:val="261D4B62"/>
    <w:rsid w:val="267480E2"/>
    <w:rsid w:val="26760BE7"/>
    <w:rsid w:val="267EFB8B"/>
    <w:rsid w:val="26D22F40"/>
    <w:rsid w:val="27144C47"/>
    <w:rsid w:val="2761302D"/>
    <w:rsid w:val="279BC09F"/>
    <w:rsid w:val="279ED120"/>
    <w:rsid w:val="286CB87F"/>
    <w:rsid w:val="2871FD7A"/>
    <w:rsid w:val="2892A35C"/>
    <w:rsid w:val="28C1F646"/>
    <w:rsid w:val="28DF6550"/>
    <w:rsid w:val="29211C87"/>
    <w:rsid w:val="292589A5"/>
    <w:rsid w:val="2931C238"/>
    <w:rsid w:val="296E9B92"/>
    <w:rsid w:val="2974BBCD"/>
    <w:rsid w:val="29AE9157"/>
    <w:rsid w:val="29C1AEA1"/>
    <w:rsid w:val="29DECFD7"/>
    <w:rsid w:val="2A79842D"/>
    <w:rsid w:val="2AAC0A69"/>
    <w:rsid w:val="2AB9868C"/>
    <w:rsid w:val="2ABA8229"/>
    <w:rsid w:val="2AE5FD5F"/>
    <w:rsid w:val="2AF35DA2"/>
    <w:rsid w:val="2B58C32E"/>
    <w:rsid w:val="2B6E1FE5"/>
    <w:rsid w:val="2B81A229"/>
    <w:rsid w:val="2BABE249"/>
    <w:rsid w:val="2BBA5ACB"/>
    <w:rsid w:val="2C0A3A03"/>
    <w:rsid w:val="2C261981"/>
    <w:rsid w:val="2C3F22D6"/>
    <w:rsid w:val="2C3F9EEA"/>
    <w:rsid w:val="2C944732"/>
    <w:rsid w:val="2CA38BB6"/>
    <w:rsid w:val="2CB8DD3B"/>
    <w:rsid w:val="2CC934F4"/>
    <w:rsid w:val="2CC98A14"/>
    <w:rsid w:val="2CF4C202"/>
    <w:rsid w:val="2CF84568"/>
    <w:rsid w:val="2D204D63"/>
    <w:rsid w:val="2D25F053"/>
    <w:rsid w:val="2D2ED937"/>
    <w:rsid w:val="2D740E78"/>
    <w:rsid w:val="2D745394"/>
    <w:rsid w:val="2D84C9A4"/>
    <w:rsid w:val="2DA917C2"/>
    <w:rsid w:val="2DC2C4A6"/>
    <w:rsid w:val="2E985CF2"/>
    <w:rsid w:val="2EF0A978"/>
    <w:rsid w:val="2F403AE1"/>
    <w:rsid w:val="2F95D0AD"/>
    <w:rsid w:val="2FA17C2B"/>
    <w:rsid w:val="2FC071C9"/>
    <w:rsid w:val="301F4753"/>
    <w:rsid w:val="302BD0AD"/>
    <w:rsid w:val="3037202E"/>
    <w:rsid w:val="306931A4"/>
    <w:rsid w:val="308085F7"/>
    <w:rsid w:val="30927D39"/>
    <w:rsid w:val="30D2C485"/>
    <w:rsid w:val="30FB6471"/>
    <w:rsid w:val="30FDFA82"/>
    <w:rsid w:val="310B70C2"/>
    <w:rsid w:val="31171C6E"/>
    <w:rsid w:val="313744B2"/>
    <w:rsid w:val="3154FAD1"/>
    <w:rsid w:val="3159C6C8"/>
    <w:rsid w:val="318E7BF2"/>
    <w:rsid w:val="319E9A4B"/>
    <w:rsid w:val="31B013C8"/>
    <w:rsid w:val="31C7786D"/>
    <w:rsid w:val="31F991EB"/>
    <w:rsid w:val="3201699E"/>
    <w:rsid w:val="323029D3"/>
    <w:rsid w:val="326626BC"/>
    <w:rsid w:val="32936F51"/>
    <w:rsid w:val="32973275"/>
    <w:rsid w:val="32D6DB93"/>
    <w:rsid w:val="32F6E006"/>
    <w:rsid w:val="330088F2"/>
    <w:rsid w:val="3365A73E"/>
    <w:rsid w:val="34060DF8"/>
    <w:rsid w:val="34162D33"/>
    <w:rsid w:val="34284F27"/>
    <w:rsid w:val="34570D7B"/>
    <w:rsid w:val="345D5D4F"/>
    <w:rsid w:val="3463BF36"/>
    <w:rsid w:val="346420C4"/>
    <w:rsid w:val="3489DAD9"/>
    <w:rsid w:val="3498FC52"/>
    <w:rsid w:val="349D94BE"/>
    <w:rsid w:val="34BA1E9E"/>
    <w:rsid w:val="34EE95B0"/>
    <w:rsid w:val="34F92FA7"/>
    <w:rsid w:val="34FC0B1D"/>
    <w:rsid w:val="358EA88F"/>
    <w:rsid w:val="35A11719"/>
    <w:rsid w:val="35AAC96D"/>
    <w:rsid w:val="35AF5598"/>
    <w:rsid w:val="35C2AED6"/>
    <w:rsid w:val="35D9D935"/>
    <w:rsid w:val="35F317D4"/>
    <w:rsid w:val="36184313"/>
    <w:rsid w:val="363E8BC0"/>
    <w:rsid w:val="364C5581"/>
    <w:rsid w:val="369BB3E0"/>
    <w:rsid w:val="369BBBF2"/>
    <w:rsid w:val="36CB42E3"/>
    <w:rsid w:val="36D6E250"/>
    <w:rsid w:val="36E544E2"/>
    <w:rsid w:val="36EAF0F7"/>
    <w:rsid w:val="37038B24"/>
    <w:rsid w:val="37197799"/>
    <w:rsid w:val="3733E68B"/>
    <w:rsid w:val="375091B4"/>
    <w:rsid w:val="375DC68F"/>
    <w:rsid w:val="375F7F83"/>
    <w:rsid w:val="3763DE7B"/>
    <w:rsid w:val="376FDABC"/>
    <w:rsid w:val="37909C6B"/>
    <w:rsid w:val="379E20F1"/>
    <w:rsid w:val="37A13385"/>
    <w:rsid w:val="37A4240B"/>
    <w:rsid w:val="37EBF892"/>
    <w:rsid w:val="38132759"/>
    <w:rsid w:val="3813C022"/>
    <w:rsid w:val="3822A510"/>
    <w:rsid w:val="383E575A"/>
    <w:rsid w:val="3859B147"/>
    <w:rsid w:val="38706316"/>
    <w:rsid w:val="387334A2"/>
    <w:rsid w:val="38B24823"/>
    <w:rsid w:val="38DEBDDC"/>
    <w:rsid w:val="38EE7E0B"/>
    <w:rsid w:val="38FEE5EB"/>
    <w:rsid w:val="3910E309"/>
    <w:rsid w:val="39237CB3"/>
    <w:rsid w:val="39467A62"/>
    <w:rsid w:val="3957911F"/>
    <w:rsid w:val="3960C569"/>
    <w:rsid w:val="3970287B"/>
    <w:rsid w:val="39717F10"/>
    <w:rsid w:val="397F5EAF"/>
    <w:rsid w:val="39F70F2D"/>
    <w:rsid w:val="39FA4328"/>
    <w:rsid w:val="3A06FE9F"/>
    <w:rsid w:val="3A0A9370"/>
    <w:rsid w:val="3A11917C"/>
    <w:rsid w:val="3A3EA6D3"/>
    <w:rsid w:val="3A453660"/>
    <w:rsid w:val="3A470C5D"/>
    <w:rsid w:val="3A5B4D2C"/>
    <w:rsid w:val="3A5D114D"/>
    <w:rsid w:val="3A6098FD"/>
    <w:rsid w:val="3A63E973"/>
    <w:rsid w:val="3A953D02"/>
    <w:rsid w:val="3ABD2E1B"/>
    <w:rsid w:val="3AC747CD"/>
    <w:rsid w:val="3AF1254D"/>
    <w:rsid w:val="3B15EF27"/>
    <w:rsid w:val="3B187E9C"/>
    <w:rsid w:val="3B1C39E7"/>
    <w:rsid w:val="3B2A7226"/>
    <w:rsid w:val="3B394E0A"/>
    <w:rsid w:val="3B4793C1"/>
    <w:rsid w:val="3B64948C"/>
    <w:rsid w:val="3B67C5D8"/>
    <w:rsid w:val="3B73FD5B"/>
    <w:rsid w:val="3B9E3039"/>
    <w:rsid w:val="3BD598F1"/>
    <w:rsid w:val="3BD8769E"/>
    <w:rsid w:val="3BEFB466"/>
    <w:rsid w:val="3BFD7E87"/>
    <w:rsid w:val="3C017E1D"/>
    <w:rsid w:val="3C05EF08"/>
    <w:rsid w:val="3C627E67"/>
    <w:rsid w:val="3C6F23DA"/>
    <w:rsid w:val="3C9231AC"/>
    <w:rsid w:val="3C927666"/>
    <w:rsid w:val="3CB95311"/>
    <w:rsid w:val="3CF1D98C"/>
    <w:rsid w:val="3D08C24F"/>
    <w:rsid w:val="3D2FACB8"/>
    <w:rsid w:val="3D36974F"/>
    <w:rsid w:val="3D74B8B3"/>
    <w:rsid w:val="3D8A8250"/>
    <w:rsid w:val="3DB22054"/>
    <w:rsid w:val="3DBA2A1F"/>
    <w:rsid w:val="3DCDF35E"/>
    <w:rsid w:val="3DE0DA42"/>
    <w:rsid w:val="3DF1CAF8"/>
    <w:rsid w:val="3DF93F8A"/>
    <w:rsid w:val="3E0A698F"/>
    <w:rsid w:val="3E1189B9"/>
    <w:rsid w:val="3E1C7B5F"/>
    <w:rsid w:val="3E264149"/>
    <w:rsid w:val="3E393752"/>
    <w:rsid w:val="3E63E654"/>
    <w:rsid w:val="3E6B4CE3"/>
    <w:rsid w:val="3EDECEC9"/>
    <w:rsid w:val="3F044203"/>
    <w:rsid w:val="3F5F8924"/>
    <w:rsid w:val="3F66CA0D"/>
    <w:rsid w:val="3F751E8B"/>
    <w:rsid w:val="3FAE69D6"/>
    <w:rsid w:val="3FC7D630"/>
    <w:rsid w:val="3FEE8296"/>
    <w:rsid w:val="406EECB4"/>
    <w:rsid w:val="40940903"/>
    <w:rsid w:val="40E1DF27"/>
    <w:rsid w:val="4100E9AD"/>
    <w:rsid w:val="4115BAD2"/>
    <w:rsid w:val="411CBA47"/>
    <w:rsid w:val="4133E380"/>
    <w:rsid w:val="413E49FD"/>
    <w:rsid w:val="41406FFE"/>
    <w:rsid w:val="414E5860"/>
    <w:rsid w:val="415EC64D"/>
    <w:rsid w:val="417A2242"/>
    <w:rsid w:val="41A54642"/>
    <w:rsid w:val="41B30241"/>
    <w:rsid w:val="41CBDD56"/>
    <w:rsid w:val="420A64D8"/>
    <w:rsid w:val="42158C63"/>
    <w:rsid w:val="424FF5A0"/>
    <w:rsid w:val="4257C63C"/>
    <w:rsid w:val="427ECCC1"/>
    <w:rsid w:val="42C5536F"/>
    <w:rsid w:val="42CE57AA"/>
    <w:rsid w:val="42FD1F6A"/>
    <w:rsid w:val="431C5039"/>
    <w:rsid w:val="4328B905"/>
    <w:rsid w:val="432B09B6"/>
    <w:rsid w:val="4360FAD4"/>
    <w:rsid w:val="436B5F7D"/>
    <w:rsid w:val="4374612C"/>
    <w:rsid w:val="43925C39"/>
    <w:rsid w:val="4399B132"/>
    <w:rsid w:val="43E6BE39"/>
    <w:rsid w:val="4421409D"/>
    <w:rsid w:val="44438772"/>
    <w:rsid w:val="4448E896"/>
    <w:rsid w:val="4482AD73"/>
    <w:rsid w:val="44AB5BAC"/>
    <w:rsid w:val="44ABF09C"/>
    <w:rsid w:val="44D9CD62"/>
    <w:rsid w:val="4503A586"/>
    <w:rsid w:val="45169FB0"/>
    <w:rsid w:val="45242351"/>
    <w:rsid w:val="452F323C"/>
    <w:rsid w:val="453ED5B5"/>
    <w:rsid w:val="45A7FCB2"/>
    <w:rsid w:val="45AD875A"/>
    <w:rsid w:val="45DA7215"/>
    <w:rsid w:val="45DD5DDB"/>
    <w:rsid w:val="46346159"/>
    <w:rsid w:val="4639CE24"/>
    <w:rsid w:val="46577C20"/>
    <w:rsid w:val="4664ECA3"/>
    <w:rsid w:val="4665D509"/>
    <w:rsid w:val="4678AF51"/>
    <w:rsid w:val="46AD24D8"/>
    <w:rsid w:val="46DA1622"/>
    <w:rsid w:val="473EE166"/>
    <w:rsid w:val="47620088"/>
    <w:rsid w:val="47689D60"/>
    <w:rsid w:val="4768AFE1"/>
    <w:rsid w:val="47AC3437"/>
    <w:rsid w:val="47BF1477"/>
    <w:rsid w:val="483C27AB"/>
    <w:rsid w:val="484C5EE8"/>
    <w:rsid w:val="488BE845"/>
    <w:rsid w:val="4899023D"/>
    <w:rsid w:val="48D6FC6B"/>
    <w:rsid w:val="48EB76D7"/>
    <w:rsid w:val="48F0BFA7"/>
    <w:rsid w:val="4911B20B"/>
    <w:rsid w:val="49139580"/>
    <w:rsid w:val="491A6D1B"/>
    <w:rsid w:val="4920E01C"/>
    <w:rsid w:val="49405B34"/>
    <w:rsid w:val="4945EF96"/>
    <w:rsid w:val="49674945"/>
    <w:rsid w:val="49759229"/>
    <w:rsid w:val="498E0DBA"/>
    <w:rsid w:val="49A813CA"/>
    <w:rsid w:val="49BC67C3"/>
    <w:rsid w:val="49BC7476"/>
    <w:rsid w:val="4A10BEF3"/>
    <w:rsid w:val="4A47615F"/>
    <w:rsid w:val="4A5B18B2"/>
    <w:rsid w:val="4A8AF65B"/>
    <w:rsid w:val="4AC5754C"/>
    <w:rsid w:val="4AE739C9"/>
    <w:rsid w:val="4B1115B7"/>
    <w:rsid w:val="4B621B41"/>
    <w:rsid w:val="4B64C243"/>
    <w:rsid w:val="4B792EEB"/>
    <w:rsid w:val="4B795E61"/>
    <w:rsid w:val="4B7BBCA4"/>
    <w:rsid w:val="4BD9021A"/>
    <w:rsid w:val="4BE234C8"/>
    <w:rsid w:val="4BE38F34"/>
    <w:rsid w:val="4C12EC10"/>
    <w:rsid w:val="4C145B08"/>
    <w:rsid w:val="4C3CEF68"/>
    <w:rsid w:val="4C7DDDB8"/>
    <w:rsid w:val="4C8A2BB7"/>
    <w:rsid w:val="4C8D866D"/>
    <w:rsid w:val="4C92B022"/>
    <w:rsid w:val="4C9AEFC8"/>
    <w:rsid w:val="4CA9125D"/>
    <w:rsid w:val="4CB687AF"/>
    <w:rsid w:val="4CD90B21"/>
    <w:rsid w:val="4CEFC948"/>
    <w:rsid w:val="4D256067"/>
    <w:rsid w:val="4D4AD109"/>
    <w:rsid w:val="4D4CB102"/>
    <w:rsid w:val="4D7659C7"/>
    <w:rsid w:val="4D772226"/>
    <w:rsid w:val="4D83A996"/>
    <w:rsid w:val="4D9D3B4E"/>
    <w:rsid w:val="4DB2D7BF"/>
    <w:rsid w:val="4E1E4708"/>
    <w:rsid w:val="4E2C72EB"/>
    <w:rsid w:val="4E3C62FD"/>
    <w:rsid w:val="4E64CC6B"/>
    <w:rsid w:val="4ECCAFF3"/>
    <w:rsid w:val="4EFD97AA"/>
    <w:rsid w:val="4F1D87F8"/>
    <w:rsid w:val="4F32241B"/>
    <w:rsid w:val="4F4486A1"/>
    <w:rsid w:val="4F455D8F"/>
    <w:rsid w:val="4F4B77DD"/>
    <w:rsid w:val="4F876C5F"/>
    <w:rsid w:val="4F97C00A"/>
    <w:rsid w:val="4FAEF916"/>
    <w:rsid w:val="4FF55E4F"/>
    <w:rsid w:val="500899C6"/>
    <w:rsid w:val="502CD1FE"/>
    <w:rsid w:val="503A11A1"/>
    <w:rsid w:val="5041EFF4"/>
    <w:rsid w:val="5056BEBB"/>
    <w:rsid w:val="5069DEAC"/>
    <w:rsid w:val="506F7BB4"/>
    <w:rsid w:val="5083822D"/>
    <w:rsid w:val="509B97E3"/>
    <w:rsid w:val="50CE3F54"/>
    <w:rsid w:val="50E1F984"/>
    <w:rsid w:val="51477CC2"/>
    <w:rsid w:val="515102F5"/>
    <w:rsid w:val="515253BF"/>
    <w:rsid w:val="51998351"/>
    <w:rsid w:val="51D3EACC"/>
    <w:rsid w:val="51D6908B"/>
    <w:rsid w:val="52299BAC"/>
    <w:rsid w:val="5230E51A"/>
    <w:rsid w:val="52358C48"/>
    <w:rsid w:val="5238CBA0"/>
    <w:rsid w:val="52477693"/>
    <w:rsid w:val="5267094A"/>
    <w:rsid w:val="5285644B"/>
    <w:rsid w:val="52AC1D97"/>
    <w:rsid w:val="52EB1264"/>
    <w:rsid w:val="533E0243"/>
    <w:rsid w:val="53492A53"/>
    <w:rsid w:val="537350F6"/>
    <w:rsid w:val="53821099"/>
    <w:rsid w:val="539B8405"/>
    <w:rsid w:val="53B347FB"/>
    <w:rsid w:val="53C30E97"/>
    <w:rsid w:val="53DC8DAB"/>
    <w:rsid w:val="541E12E7"/>
    <w:rsid w:val="545929BC"/>
    <w:rsid w:val="54593A6F"/>
    <w:rsid w:val="5461E6B8"/>
    <w:rsid w:val="547D9485"/>
    <w:rsid w:val="547DB275"/>
    <w:rsid w:val="54836AC0"/>
    <w:rsid w:val="54A15092"/>
    <w:rsid w:val="54C395ED"/>
    <w:rsid w:val="54CC07C6"/>
    <w:rsid w:val="54EAA8E7"/>
    <w:rsid w:val="5513DEEF"/>
    <w:rsid w:val="551D4038"/>
    <w:rsid w:val="553C3D94"/>
    <w:rsid w:val="553EC390"/>
    <w:rsid w:val="55545497"/>
    <w:rsid w:val="55592C34"/>
    <w:rsid w:val="5565F9D1"/>
    <w:rsid w:val="558AA0F6"/>
    <w:rsid w:val="55C35AA2"/>
    <w:rsid w:val="55CA3B8A"/>
    <w:rsid w:val="55CADA1F"/>
    <w:rsid w:val="55D454DD"/>
    <w:rsid w:val="55DFF5E7"/>
    <w:rsid w:val="56001271"/>
    <w:rsid w:val="56011217"/>
    <w:rsid w:val="56091EC5"/>
    <w:rsid w:val="56710DF6"/>
    <w:rsid w:val="56901A67"/>
    <w:rsid w:val="56BAD2FB"/>
    <w:rsid w:val="56BB49F8"/>
    <w:rsid w:val="56E4FAFF"/>
    <w:rsid w:val="56F997A5"/>
    <w:rsid w:val="57175A8D"/>
    <w:rsid w:val="573656A3"/>
    <w:rsid w:val="57611D53"/>
    <w:rsid w:val="57652086"/>
    <w:rsid w:val="577CBF66"/>
    <w:rsid w:val="5789B411"/>
    <w:rsid w:val="57ADF500"/>
    <w:rsid w:val="585AED38"/>
    <w:rsid w:val="58793B9F"/>
    <w:rsid w:val="58988373"/>
    <w:rsid w:val="58D6DB45"/>
    <w:rsid w:val="58E18ADC"/>
    <w:rsid w:val="590B0B2D"/>
    <w:rsid w:val="5912846B"/>
    <w:rsid w:val="59194755"/>
    <w:rsid w:val="593B4F14"/>
    <w:rsid w:val="593F7D7F"/>
    <w:rsid w:val="596F640B"/>
    <w:rsid w:val="598F5B4B"/>
    <w:rsid w:val="59B80DA8"/>
    <w:rsid w:val="59B8C99D"/>
    <w:rsid w:val="59F7F946"/>
    <w:rsid w:val="5A0F6CBC"/>
    <w:rsid w:val="5A12502B"/>
    <w:rsid w:val="5A44EC83"/>
    <w:rsid w:val="5A44F2F7"/>
    <w:rsid w:val="5A495CAC"/>
    <w:rsid w:val="5A64F435"/>
    <w:rsid w:val="5A7AB660"/>
    <w:rsid w:val="5AA8E9EC"/>
    <w:rsid w:val="5AB995EB"/>
    <w:rsid w:val="5ABDC56C"/>
    <w:rsid w:val="5AE0501E"/>
    <w:rsid w:val="5AF71796"/>
    <w:rsid w:val="5B310F7C"/>
    <w:rsid w:val="5B6E8C52"/>
    <w:rsid w:val="5B831696"/>
    <w:rsid w:val="5BAC3C66"/>
    <w:rsid w:val="5BC53427"/>
    <w:rsid w:val="5C0C58BE"/>
    <w:rsid w:val="5C0FD52D"/>
    <w:rsid w:val="5C2B1386"/>
    <w:rsid w:val="5C46EA67"/>
    <w:rsid w:val="5C85B2FC"/>
    <w:rsid w:val="5C952266"/>
    <w:rsid w:val="5CA50AD5"/>
    <w:rsid w:val="5CAEBC3C"/>
    <w:rsid w:val="5CBAD05A"/>
    <w:rsid w:val="5CC2C476"/>
    <w:rsid w:val="5CC6D4B9"/>
    <w:rsid w:val="5D0E75D5"/>
    <w:rsid w:val="5D23F697"/>
    <w:rsid w:val="5D2B92F0"/>
    <w:rsid w:val="5D4334B7"/>
    <w:rsid w:val="5D701DC0"/>
    <w:rsid w:val="5D74778E"/>
    <w:rsid w:val="5D80F4DA"/>
    <w:rsid w:val="5DBD6F59"/>
    <w:rsid w:val="5E2CAEBA"/>
    <w:rsid w:val="5E797F43"/>
    <w:rsid w:val="5EEAEC27"/>
    <w:rsid w:val="5F1C1373"/>
    <w:rsid w:val="5F518080"/>
    <w:rsid w:val="5F6ABFB2"/>
    <w:rsid w:val="5F6F03BD"/>
    <w:rsid w:val="5F75CBB2"/>
    <w:rsid w:val="5FB5768E"/>
    <w:rsid w:val="5FC367BC"/>
    <w:rsid w:val="5FDDB407"/>
    <w:rsid w:val="6007DD99"/>
    <w:rsid w:val="6019FD65"/>
    <w:rsid w:val="6023B255"/>
    <w:rsid w:val="60764DA8"/>
    <w:rsid w:val="60C0A457"/>
    <w:rsid w:val="60D3F550"/>
    <w:rsid w:val="60D7A204"/>
    <w:rsid w:val="6102910C"/>
    <w:rsid w:val="61109DEA"/>
    <w:rsid w:val="612C8EA6"/>
    <w:rsid w:val="614E2752"/>
    <w:rsid w:val="615BB621"/>
    <w:rsid w:val="6163343B"/>
    <w:rsid w:val="61963268"/>
    <w:rsid w:val="619C0CF9"/>
    <w:rsid w:val="61A3F912"/>
    <w:rsid w:val="61C8299E"/>
    <w:rsid w:val="62246A7B"/>
    <w:rsid w:val="62332BD6"/>
    <w:rsid w:val="6277DCE3"/>
    <w:rsid w:val="629C41B7"/>
    <w:rsid w:val="62A34005"/>
    <w:rsid w:val="62C2A542"/>
    <w:rsid w:val="62F5A066"/>
    <w:rsid w:val="6310F854"/>
    <w:rsid w:val="6327551C"/>
    <w:rsid w:val="632E196E"/>
    <w:rsid w:val="63377911"/>
    <w:rsid w:val="63621FF8"/>
    <w:rsid w:val="63BF0E46"/>
    <w:rsid w:val="63EF65EC"/>
    <w:rsid w:val="63F2BD0E"/>
    <w:rsid w:val="6415031E"/>
    <w:rsid w:val="64219CBF"/>
    <w:rsid w:val="6458C0EB"/>
    <w:rsid w:val="646BE0A3"/>
    <w:rsid w:val="64968C9E"/>
    <w:rsid w:val="64992521"/>
    <w:rsid w:val="649DBD80"/>
    <w:rsid w:val="64A5E915"/>
    <w:rsid w:val="64AD99A6"/>
    <w:rsid w:val="64CCC361"/>
    <w:rsid w:val="64D0C778"/>
    <w:rsid w:val="64F59244"/>
    <w:rsid w:val="6507FB12"/>
    <w:rsid w:val="65128F20"/>
    <w:rsid w:val="654E5604"/>
    <w:rsid w:val="656B5332"/>
    <w:rsid w:val="656CA5FB"/>
    <w:rsid w:val="65AC49A9"/>
    <w:rsid w:val="66334F61"/>
    <w:rsid w:val="66378870"/>
    <w:rsid w:val="66A6F447"/>
    <w:rsid w:val="66A8C62A"/>
    <w:rsid w:val="66FB20C2"/>
    <w:rsid w:val="6738B52E"/>
    <w:rsid w:val="6766DD7C"/>
    <w:rsid w:val="67756E8A"/>
    <w:rsid w:val="67ADDC60"/>
    <w:rsid w:val="67B6DE4F"/>
    <w:rsid w:val="67BFC175"/>
    <w:rsid w:val="6825061C"/>
    <w:rsid w:val="6834054C"/>
    <w:rsid w:val="68462963"/>
    <w:rsid w:val="684C0402"/>
    <w:rsid w:val="6885FD47"/>
    <w:rsid w:val="688C3A09"/>
    <w:rsid w:val="68DD5941"/>
    <w:rsid w:val="68DDF5D7"/>
    <w:rsid w:val="68F28378"/>
    <w:rsid w:val="6907B7C5"/>
    <w:rsid w:val="691591DB"/>
    <w:rsid w:val="691DB7D8"/>
    <w:rsid w:val="69237005"/>
    <w:rsid w:val="692BB8EC"/>
    <w:rsid w:val="6931F233"/>
    <w:rsid w:val="69473AEA"/>
    <w:rsid w:val="694AC81A"/>
    <w:rsid w:val="69A87658"/>
    <w:rsid w:val="69EFD496"/>
    <w:rsid w:val="69FEE892"/>
    <w:rsid w:val="6A232E00"/>
    <w:rsid w:val="6A25FB24"/>
    <w:rsid w:val="6A36F1BF"/>
    <w:rsid w:val="6A3FD0BB"/>
    <w:rsid w:val="6A523B64"/>
    <w:rsid w:val="6A569A55"/>
    <w:rsid w:val="6A8874BA"/>
    <w:rsid w:val="6A940B36"/>
    <w:rsid w:val="6AA90432"/>
    <w:rsid w:val="6ACBF855"/>
    <w:rsid w:val="6B1B3B05"/>
    <w:rsid w:val="6B4BA6D1"/>
    <w:rsid w:val="6B837242"/>
    <w:rsid w:val="6B99F199"/>
    <w:rsid w:val="6B9C56A6"/>
    <w:rsid w:val="6BA57800"/>
    <w:rsid w:val="6BAAE26B"/>
    <w:rsid w:val="6BABB2CA"/>
    <w:rsid w:val="6BAF02DD"/>
    <w:rsid w:val="6BF778C1"/>
    <w:rsid w:val="6C482F18"/>
    <w:rsid w:val="6C545F9A"/>
    <w:rsid w:val="6C88A318"/>
    <w:rsid w:val="6CFD9F97"/>
    <w:rsid w:val="6D617EBC"/>
    <w:rsid w:val="6DCB6F46"/>
    <w:rsid w:val="6E04E782"/>
    <w:rsid w:val="6E0F2D6E"/>
    <w:rsid w:val="6E27455F"/>
    <w:rsid w:val="6E588037"/>
    <w:rsid w:val="6E63D5AF"/>
    <w:rsid w:val="6E6E5D01"/>
    <w:rsid w:val="6E8D06E8"/>
    <w:rsid w:val="6E9CCADF"/>
    <w:rsid w:val="6ED0DBF5"/>
    <w:rsid w:val="6F34BC52"/>
    <w:rsid w:val="6F447DFD"/>
    <w:rsid w:val="6F45F00E"/>
    <w:rsid w:val="6F903045"/>
    <w:rsid w:val="6F97E1BC"/>
    <w:rsid w:val="6FA65CF2"/>
    <w:rsid w:val="6FAC7163"/>
    <w:rsid w:val="6FB27F16"/>
    <w:rsid w:val="6FC9A383"/>
    <w:rsid w:val="6FD582DE"/>
    <w:rsid w:val="6FE9B589"/>
    <w:rsid w:val="70383B47"/>
    <w:rsid w:val="703AD37F"/>
    <w:rsid w:val="70442613"/>
    <w:rsid w:val="704545ED"/>
    <w:rsid w:val="705304B0"/>
    <w:rsid w:val="70536267"/>
    <w:rsid w:val="706C7FAE"/>
    <w:rsid w:val="70AFA1D2"/>
    <w:rsid w:val="70B69C34"/>
    <w:rsid w:val="70CBCA97"/>
    <w:rsid w:val="712863CA"/>
    <w:rsid w:val="7128AF20"/>
    <w:rsid w:val="7156166D"/>
    <w:rsid w:val="715D7A8F"/>
    <w:rsid w:val="715E811D"/>
    <w:rsid w:val="71610043"/>
    <w:rsid w:val="71748E0E"/>
    <w:rsid w:val="71863A4C"/>
    <w:rsid w:val="71A0155E"/>
    <w:rsid w:val="72118B8D"/>
    <w:rsid w:val="7236363C"/>
    <w:rsid w:val="72383EE4"/>
    <w:rsid w:val="725425A8"/>
    <w:rsid w:val="72655F0D"/>
    <w:rsid w:val="726E0730"/>
    <w:rsid w:val="72A0E7ED"/>
    <w:rsid w:val="72E61D95"/>
    <w:rsid w:val="72EA4313"/>
    <w:rsid w:val="73135CC2"/>
    <w:rsid w:val="73234542"/>
    <w:rsid w:val="733F7968"/>
    <w:rsid w:val="73B2BDFB"/>
    <w:rsid w:val="73DA8699"/>
    <w:rsid w:val="73E9337A"/>
    <w:rsid w:val="74A2EC65"/>
    <w:rsid w:val="74EA5CE1"/>
    <w:rsid w:val="74EC95A4"/>
    <w:rsid w:val="74F68827"/>
    <w:rsid w:val="74FBFBBB"/>
    <w:rsid w:val="752C4E6C"/>
    <w:rsid w:val="752F049F"/>
    <w:rsid w:val="75345849"/>
    <w:rsid w:val="7548A941"/>
    <w:rsid w:val="75493750"/>
    <w:rsid w:val="754B3127"/>
    <w:rsid w:val="754C6DAF"/>
    <w:rsid w:val="75F192DB"/>
    <w:rsid w:val="7624AB12"/>
    <w:rsid w:val="763E0A9C"/>
    <w:rsid w:val="766DB7D6"/>
    <w:rsid w:val="76757C09"/>
    <w:rsid w:val="76C6A7D2"/>
    <w:rsid w:val="76D0EA83"/>
    <w:rsid w:val="76F92CBD"/>
    <w:rsid w:val="77001BD0"/>
    <w:rsid w:val="771FB8DA"/>
    <w:rsid w:val="772FB881"/>
    <w:rsid w:val="7742A38D"/>
    <w:rsid w:val="77482800"/>
    <w:rsid w:val="7764AA4C"/>
    <w:rsid w:val="776C7C3C"/>
    <w:rsid w:val="77826059"/>
    <w:rsid w:val="77879DE9"/>
    <w:rsid w:val="77919E74"/>
    <w:rsid w:val="77982B5A"/>
    <w:rsid w:val="77B281A3"/>
    <w:rsid w:val="77EBB50D"/>
    <w:rsid w:val="77EE6585"/>
    <w:rsid w:val="77FA6DD7"/>
    <w:rsid w:val="77FDC0AB"/>
    <w:rsid w:val="781C8847"/>
    <w:rsid w:val="7828D926"/>
    <w:rsid w:val="782B9E61"/>
    <w:rsid w:val="78AF8B1D"/>
    <w:rsid w:val="78B0CC23"/>
    <w:rsid w:val="78BFDD9C"/>
    <w:rsid w:val="78DDE50E"/>
    <w:rsid w:val="78E0AF31"/>
    <w:rsid w:val="79037400"/>
    <w:rsid w:val="790B3B21"/>
    <w:rsid w:val="790EDE2C"/>
    <w:rsid w:val="7926FD0A"/>
    <w:rsid w:val="793DF4E4"/>
    <w:rsid w:val="79512E60"/>
    <w:rsid w:val="7962A2C4"/>
    <w:rsid w:val="79A2B59A"/>
    <w:rsid w:val="79A910AC"/>
    <w:rsid w:val="79B62E1D"/>
    <w:rsid w:val="79C99D8D"/>
    <w:rsid w:val="79D229E8"/>
    <w:rsid w:val="79DA84A8"/>
    <w:rsid w:val="79DD1122"/>
    <w:rsid w:val="79E890F9"/>
    <w:rsid w:val="79F870B4"/>
    <w:rsid w:val="79FF3C29"/>
    <w:rsid w:val="7A153900"/>
    <w:rsid w:val="7A23BC2E"/>
    <w:rsid w:val="7A55CD66"/>
    <w:rsid w:val="7A7D52EC"/>
    <w:rsid w:val="7A9A4B1D"/>
    <w:rsid w:val="7A9D9C15"/>
    <w:rsid w:val="7AE4EB29"/>
    <w:rsid w:val="7B068D11"/>
    <w:rsid w:val="7B1E30C4"/>
    <w:rsid w:val="7B284461"/>
    <w:rsid w:val="7B2B2808"/>
    <w:rsid w:val="7B508F35"/>
    <w:rsid w:val="7B60D7F7"/>
    <w:rsid w:val="7B61BBA4"/>
    <w:rsid w:val="7B79F6D8"/>
    <w:rsid w:val="7B8287F2"/>
    <w:rsid w:val="7B9D53DB"/>
    <w:rsid w:val="7BB25ACF"/>
    <w:rsid w:val="7BC35EBC"/>
    <w:rsid w:val="7BD66212"/>
    <w:rsid w:val="7BE3F910"/>
    <w:rsid w:val="7C3A26D5"/>
    <w:rsid w:val="7C64BBD2"/>
    <w:rsid w:val="7C8CC471"/>
    <w:rsid w:val="7C8FCFBE"/>
    <w:rsid w:val="7CAFA4D1"/>
    <w:rsid w:val="7CEC676B"/>
    <w:rsid w:val="7D21E4B4"/>
    <w:rsid w:val="7D446988"/>
    <w:rsid w:val="7D53F327"/>
    <w:rsid w:val="7D542D04"/>
    <w:rsid w:val="7D7EE5CC"/>
    <w:rsid w:val="7D8CCBD0"/>
    <w:rsid w:val="7D98FABC"/>
    <w:rsid w:val="7D9D970E"/>
    <w:rsid w:val="7DCD1E0C"/>
    <w:rsid w:val="7DF83C05"/>
    <w:rsid w:val="7E099884"/>
    <w:rsid w:val="7E19831B"/>
    <w:rsid w:val="7E4A2FB4"/>
    <w:rsid w:val="7E573475"/>
    <w:rsid w:val="7E6756F9"/>
    <w:rsid w:val="7EBFB4DD"/>
    <w:rsid w:val="7EC39EAA"/>
    <w:rsid w:val="7EC6025D"/>
    <w:rsid w:val="7ECA32A8"/>
    <w:rsid w:val="7ECC26EE"/>
    <w:rsid w:val="7ED6E8D0"/>
    <w:rsid w:val="7EE1296B"/>
    <w:rsid w:val="7EE89F7A"/>
    <w:rsid w:val="7F1D65E4"/>
    <w:rsid w:val="7F1DF640"/>
    <w:rsid w:val="7F2A16AF"/>
    <w:rsid w:val="7F2B0334"/>
    <w:rsid w:val="7F6D0B60"/>
    <w:rsid w:val="7F778301"/>
    <w:rsid w:val="7F9BD4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8C9FF"/>
  <w15:chartTrackingRefBased/>
  <w15:docId w15:val="{AD55B06A-DC9F-480C-A75F-3366AA26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1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1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01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01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1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1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1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18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1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01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01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01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01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01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0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1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1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0183"/>
    <w:pPr>
      <w:spacing w:before="160"/>
      <w:jc w:val="center"/>
    </w:pPr>
    <w:rPr>
      <w:i/>
      <w:iCs/>
      <w:color w:val="404040" w:themeColor="text1" w:themeTint="BF"/>
    </w:rPr>
  </w:style>
  <w:style w:type="character" w:customStyle="1" w:styleId="QuoteChar">
    <w:name w:val="Quote Char"/>
    <w:basedOn w:val="DefaultParagraphFont"/>
    <w:link w:val="Quote"/>
    <w:uiPriority w:val="29"/>
    <w:rsid w:val="00260183"/>
    <w:rPr>
      <w:i/>
      <w:iCs/>
      <w:color w:val="404040" w:themeColor="text1" w:themeTint="BF"/>
    </w:rPr>
  </w:style>
  <w:style w:type="paragraph" w:styleId="ListParagraph">
    <w:name w:val="List Paragraph"/>
    <w:basedOn w:val="Normal"/>
    <w:uiPriority w:val="34"/>
    <w:qFormat/>
    <w:rsid w:val="00260183"/>
    <w:pPr>
      <w:ind w:left="720"/>
      <w:contextualSpacing/>
    </w:pPr>
  </w:style>
  <w:style w:type="character" w:styleId="IntenseEmphasis">
    <w:name w:val="Intense Emphasis"/>
    <w:basedOn w:val="DefaultParagraphFont"/>
    <w:uiPriority w:val="21"/>
    <w:qFormat/>
    <w:rsid w:val="00260183"/>
    <w:rPr>
      <w:i/>
      <w:iCs/>
      <w:color w:val="0F4761" w:themeColor="accent1" w:themeShade="BF"/>
    </w:rPr>
  </w:style>
  <w:style w:type="paragraph" w:styleId="IntenseQuote">
    <w:name w:val="Intense Quote"/>
    <w:basedOn w:val="Normal"/>
    <w:next w:val="Normal"/>
    <w:link w:val="IntenseQuoteChar"/>
    <w:uiPriority w:val="30"/>
    <w:qFormat/>
    <w:rsid w:val="00260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183"/>
    <w:rPr>
      <w:i/>
      <w:iCs/>
      <w:color w:val="0F4761" w:themeColor="accent1" w:themeShade="BF"/>
    </w:rPr>
  </w:style>
  <w:style w:type="character" w:styleId="IntenseReference">
    <w:name w:val="Intense Reference"/>
    <w:basedOn w:val="DefaultParagraphFont"/>
    <w:uiPriority w:val="32"/>
    <w:qFormat/>
    <w:rsid w:val="00260183"/>
    <w:rPr>
      <w:b/>
      <w:bCs/>
      <w:smallCaps/>
      <w:color w:val="0F4761" w:themeColor="accent1" w:themeShade="BF"/>
      <w:spacing w:val="5"/>
    </w:rPr>
  </w:style>
  <w:style w:type="paragraph" w:styleId="Header">
    <w:name w:val="header"/>
    <w:basedOn w:val="Normal"/>
    <w:link w:val="HeaderChar"/>
    <w:uiPriority w:val="99"/>
    <w:unhideWhenUsed/>
    <w:rsid w:val="00260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183"/>
  </w:style>
  <w:style w:type="paragraph" w:styleId="Footer">
    <w:name w:val="footer"/>
    <w:basedOn w:val="Normal"/>
    <w:link w:val="FooterChar"/>
    <w:uiPriority w:val="99"/>
    <w:unhideWhenUsed/>
    <w:rsid w:val="00260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183"/>
  </w:style>
  <w:style w:type="paragraph" w:styleId="BodyText">
    <w:name w:val="Body Text"/>
    <w:basedOn w:val="Normal"/>
    <w:link w:val="BodyTextChar"/>
    <w:uiPriority w:val="99"/>
    <w:unhideWhenUsed/>
    <w:rsid w:val="00260183"/>
    <w:pPr>
      <w:spacing w:after="120"/>
    </w:pPr>
  </w:style>
  <w:style w:type="character" w:customStyle="1" w:styleId="BodyTextChar">
    <w:name w:val="Body Text Char"/>
    <w:basedOn w:val="DefaultParagraphFont"/>
    <w:link w:val="BodyText"/>
    <w:uiPriority w:val="99"/>
    <w:rsid w:val="00260183"/>
  </w:style>
  <w:style w:type="table" w:styleId="TableGrid">
    <w:name w:val="Table Grid"/>
    <w:basedOn w:val="TableNormal"/>
    <w:uiPriority w:val="39"/>
    <w:rsid w:val="005D2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2F70"/>
    <w:rPr>
      <w:color w:val="467886" w:themeColor="hyperlink"/>
      <w:u w:val="single"/>
    </w:rPr>
  </w:style>
  <w:style w:type="character" w:styleId="UnresolvedMention">
    <w:name w:val="Unresolved Mention"/>
    <w:basedOn w:val="DefaultParagraphFont"/>
    <w:uiPriority w:val="99"/>
    <w:semiHidden/>
    <w:unhideWhenUsed/>
    <w:rsid w:val="005D2F70"/>
    <w:rPr>
      <w:color w:val="605E5C"/>
      <w:shd w:val="clear" w:color="auto" w:fill="E1DFDD"/>
    </w:rPr>
  </w:style>
  <w:style w:type="paragraph" w:styleId="Revision">
    <w:name w:val="Revision"/>
    <w:hidden/>
    <w:uiPriority w:val="99"/>
    <w:semiHidden/>
    <w:rsid w:val="00032530"/>
    <w:pPr>
      <w:spacing w:after="0" w:line="240" w:lineRule="auto"/>
    </w:pPr>
  </w:style>
  <w:style w:type="character" w:styleId="CommentReference">
    <w:name w:val="annotation reference"/>
    <w:basedOn w:val="DefaultParagraphFont"/>
    <w:uiPriority w:val="99"/>
    <w:semiHidden/>
    <w:unhideWhenUsed/>
    <w:rsid w:val="00C03B1C"/>
    <w:rPr>
      <w:sz w:val="16"/>
      <w:szCs w:val="16"/>
    </w:rPr>
  </w:style>
  <w:style w:type="paragraph" w:styleId="CommentText">
    <w:name w:val="annotation text"/>
    <w:basedOn w:val="Normal"/>
    <w:link w:val="CommentTextChar"/>
    <w:uiPriority w:val="99"/>
    <w:unhideWhenUsed/>
    <w:rsid w:val="00C03B1C"/>
    <w:pPr>
      <w:spacing w:line="240" w:lineRule="auto"/>
    </w:pPr>
    <w:rPr>
      <w:sz w:val="20"/>
      <w:szCs w:val="20"/>
    </w:rPr>
  </w:style>
  <w:style w:type="character" w:customStyle="1" w:styleId="CommentTextChar">
    <w:name w:val="Comment Text Char"/>
    <w:basedOn w:val="DefaultParagraphFont"/>
    <w:link w:val="CommentText"/>
    <w:uiPriority w:val="99"/>
    <w:rsid w:val="00C03B1C"/>
    <w:rPr>
      <w:sz w:val="20"/>
      <w:szCs w:val="20"/>
    </w:rPr>
  </w:style>
  <w:style w:type="paragraph" w:styleId="CommentSubject">
    <w:name w:val="annotation subject"/>
    <w:basedOn w:val="CommentText"/>
    <w:next w:val="CommentText"/>
    <w:link w:val="CommentSubjectChar"/>
    <w:uiPriority w:val="99"/>
    <w:semiHidden/>
    <w:unhideWhenUsed/>
    <w:rsid w:val="00C03B1C"/>
    <w:rPr>
      <w:b/>
      <w:bCs/>
    </w:rPr>
  </w:style>
  <w:style w:type="character" w:customStyle="1" w:styleId="CommentSubjectChar">
    <w:name w:val="Comment Subject Char"/>
    <w:basedOn w:val="CommentTextChar"/>
    <w:link w:val="CommentSubject"/>
    <w:uiPriority w:val="99"/>
    <w:semiHidden/>
    <w:rsid w:val="00C03B1C"/>
    <w:rPr>
      <w:b/>
      <w:bCs/>
      <w:sz w:val="20"/>
      <w:szCs w:val="20"/>
    </w:rPr>
  </w:style>
  <w:style w:type="paragraph" w:styleId="NoSpacing">
    <w:name w:val="No Spacing"/>
    <w:uiPriority w:val="1"/>
    <w:qFormat/>
    <w:rsid w:val="715E811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wbdg.org/ffc/dod/unified-facilities-criteria-ufc/ufc-3-601-02" TargetMode="External"/><Relationship Id="rId26" Type="http://schemas.openxmlformats.org/officeDocument/2006/relationships/hyperlink" Target="https://armypubs.army.mil/epubs/DR_pubs/DR_a/ARN39173-AR_420-5-000-WEB-1.pdf" TargetMode="External"/><Relationship Id="rId3" Type="http://schemas.openxmlformats.org/officeDocument/2006/relationships/customXml" Target="../customXml/item3.xml"/><Relationship Id="rId21" Type="http://schemas.openxmlformats.org/officeDocument/2006/relationships/hyperlink" Target="https://www.esd.whs.mil/Portals/54/Documents/DD/issuances/dodm/605505m.PDF?ver=ag9MtySOX5CzK9HYHfkh3g%3d%3d" TargetMode="External"/><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wbdg.org/ffc/dod/unified-facilities-criteria-ufc/ufc-3-600-01" TargetMode="External"/><Relationship Id="rId25" Type="http://schemas.openxmlformats.org/officeDocument/2006/relationships/hyperlink" Target="https://armypubs.army.mil/epubs/DR_pubs/DR_a/pdf/web/ARN4163_AR525-27_FINAL.pdf"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osha.gov/pls/oshaweb/owadisp.show_document?p_id=12716&amp;p_table=standards" TargetMode="External"/><Relationship Id="rId20" Type="http://schemas.openxmlformats.org/officeDocument/2006/relationships/hyperlink" Target="https://www.esd.whs.mil/Portals/54/Documents/DD/issuances/dodm/605506m.pdf?ver=2019-02-25-134108-673" TargetMode="External"/><Relationship Id="rId29" Type="http://schemas.openxmlformats.org/officeDocument/2006/relationships/hyperlink" Target="https://ihsmarkit.com/products/NFPA-standard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armypubs.army.mil/epubs/DR_pubs/DR_a/pdf/web/r40_3.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sha.gov/laws-regs/regulations/standardnumber/1910/1910.120" TargetMode="External"/><Relationship Id="rId23" Type="http://schemas.openxmlformats.org/officeDocument/2006/relationships/hyperlink" Target="https://www.esd.whs.mil/Portals/54/Documents/DD/issuances/dodm/416563m.pdf?ver=2018-09-20-075812-223" TargetMode="External"/><Relationship Id="rId28" Type="http://schemas.openxmlformats.org/officeDocument/2006/relationships/hyperlink" Target="https://www.nfpa.org/Codes-and-Standards" TargetMode="External"/><Relationship Id="rId10" Type="http://schemas.openxmlformats.org/officeDocument/2006/relationships/endnotes" Target="endnotes.xml"/><Relationship Id="rId19" Type="http://schemas.openxmlformats.org/officeDocument/2006/relationships/hyperlink" Target="https://www.esd.whs.mil/Portals/54/Documents/DD/issuances/dodi/605506p.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esd.whs.mil/Portals/54/Documents/DD/issuances/dodi/605517p.pdf?ver=2019-06-12-074129-323" TargetMode="External"/><Relationship Id="rId27" Type="http://schemas.openxmlformats.org/officeDocument/2006/relationships/hyperlink" Target="https://armypubs.army.mil/ProductMaps/PubForm/Details.aspx?PUB_ID=419" TargetMode="External"/><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EBFFE9-A371-471F-B0A1-53547109F1B5}">
  <ds:schemaRefs>
    <ds:schemaRef ds:uri="http://schemas.microsoft.com/sharepoint/v3/contenttype/forms"/>
  </ds:schemaRefs>
</ds:datastoreItem>
</file>

<file path=customXml/itemProps2.xml><?xml version="1.0" encoding="utf-8"?>
<ds:datastoreItem xmlns:ds="http://schemas.openxmlformats.org/officeDocument/2006/customXml" ds:itemID="{C446AE01-0F6B-4FC0-9080-131D1BC9C876}">
  <ds:schemaRefs>
    <ds:schemaRef ds:uri="http://schemas.openxmlformats.org/officeDocument/2006/bibliography"/>
  </ds:schemaRefs>
</ds:datastoreItem>
</file>

<file path=customXml/itemProps3.xml><?xml version="1.0" encoding="utf-8"?>
<ds:datastoreItem xmlns:ds="http://schemas.openxmlformats.org/officeDocument/2006/customXml" ds:itemID="{D6264604-8E4E-4746-8184-51DF9E7F8730}">
  <ds:schemaRefs>
    <ds:schemaRef ds:uri="http://schemas.microsoft.com/office/2006/metadata/properties"/>
    <ds:schemaRef ds:uri="http://schemas.microsoft.com/office/infopath/2007/PartnerControls"/>
    <ds:schemaRef ds:uri="http://schemas.microsoft.com/sharepoint/v3"/>
    <ds:schemaRef ds:uri="e71cde18-1480-422b-b702-a066934f43c8"/>
    <ds:schemaRef ds:uri="8ceae71b-33ab-43ae-b694-fdf692141454"/>
  </ds:schemaRefs>
</ds:datastoreItem>
</file>

<file path=customXml/itemProps4.xml><?xml version="1.0" encoding="utf-8"?>
<ds:datastoreItem xmlns:ds="http://schemas.openxmlformats.org/officeDocument/2006/customXml" ds:itemID="{46CCE002-1CF5-4B60-B23F-15207890EC78}"/>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3832</Words>
  <Characters>21843</Characters>
  <Application>Microsoft Office Word</Application>
  <DocSecurity>0</DocSecurity>
  <Lines>182</Lines>
  <Paragraphs>51</Paragraphs>
  <ScaleCrop>false</ScaleCrop>
  <Company/>
  <LinksUpToDate>false</LinksUpToDate>
  <CharactersWithSpaces>25624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Tiefenthaler, Eric A CIV (USA)</dc:creator>
  <cp:keywords/>
  <dc:description/>
  <cp:lastModifiedBy>Tiefenthaler, Eric A CIV USARMY JMC (USA)</cp:lastModifiedBy>
  <cp:revision>2</cp:revision>
  <cp:lastPrinted>2025-07-31T20:13:00Z</cp:lastPrinted>
  <dcterms:created xsi:type="dcterms:W3CDTF">2025-12-29T14:56:00Z</dcterms:created>
  <dcterms:modified xsi:type="dcterms:W3CDTF">2025-12-29T14:56:00Z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64500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