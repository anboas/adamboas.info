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1B84" w14:textId="77777777" w:rsidR="005144B6" w:rsidRDefault="005144B6" w:rsidP="008E45AB">
      <w:pPr>
        <w:jc w:val="center"/>
        <w:rPr>
          <w:rFonts w:ascii="Arial" w:hAnsi="Arial" w:cs="Arial"/>
          <w:b/>
          <w:sz w:val="44"/>
        </w:rPr>
      </w:pPr>
    </w:p>
    <w:p w14:paraId="6F0A630C" w14:textId="77777777" w:rsidR="005144B6" w:rsidRDefault="005144B6" w:rsidP="008E45AB">
      <w:pPr>
        <w:jc w:val="center"/>
        <w:rPr>
          <w:rFonts w:ascii="Arial" w:hAnsi="Arial" w:cs="Arial"/>
          <w:b/>
          <w:sz w:val="44"/>
        </w:rPr>
      </w:pPr>
    </w:p>
    <w:p w14:paraId="2A598D45" w14:textId="77777777" w:rsidR="005144B6" w:rsidRDefault="005144B6" w:rsidP="008E45AB">
      <w:pPr>
        <w:jc w:val="center"/>
        <w:rPr>
          <w:rFonts w:ascii="Arial" w:hAnsi="Arial" w:cs="Arial"/>
          <w:b/>
          <w:sz w:val="44"/>
        </w:rPr>
      </w:pPr>
    </w:p>
    <w:p w14:paraId="25541184" w14:textId="77777777" w:rsidR="005144B6" w:rsidRDefault="005144B6" w:rsidP="008E45AB">
      <w:pPr>
        <w:jc w:val="center"/>
        <w:rPr>
          <w:rFonts w:ascii="Arial" w:hAnsi="Arial" w:cs="Arial"/>
          <w:b/>
          <w:sz w:val="44"/>
        </w:rPr>
      </w:pPr>
    </w:p>
    <w:p w14:paraId="08C1B760" w14:textId="77777777" w:rsidR="005144B6" w:rsidRDefault="005144B6" w:rsidP="008E45AB">
      <w:pPr>
        <w:jc w:val="center"/>
        <w:rPr>
          <w:rFonts w:ascii="Arial" w:hAnsi="Arial" w:cs="Arial"/>
          <w:b/>
          <w:sz w:val="44"/>
        </w:rPr>
      </w:pPr>
    </w:p>
    <w:p w14:paraId="151EA83F" w14:textId="77777777" w:rsidR="005144B6" w:rsidRDefault="005144B6" w:rsidP="008E45AB">
      <w:pPr>
        <w:jc w:val="center"/>
        <w:rPr>
          <w:rFonts w:ascii="Arial" w:hAnsi="Arial" w:cs="Arial"/>
          <w:b/>
          <w:sz w:val="44"/>
        </w:rPr>
      </w:pPr>
    </w:p>
    <w:p w14:paraId="25864701" w14:textId="33E93839" w:rsidR="008E45AB" w:rsidRPr="0028494C" w:rsidRDefault="008E45AB" w:rsidP="008E45AB">
      <w:pPr>
        <w:jc w:val="center"/>
        <w:rPr>
          <w:rFonts w:ascii="Arial" w:hAnsi="Arial" w:cs="Arial"/>
          <w:b/>
          <w:sz w:val="44"/>
        </w:rPr>
      </w:pPr>
      <w:r w:rsidRPr="0028494C">
        <w:rPr>
          <w:rFonts w:ascii="Arial" w:hAnsi="Arial" w:cs="Arial"/>
          <w:b/>
          <w:sz w:val="44"/>
        </w:rPr>
        <w:t>Performance Work Statement (PWS)</w:t>
      </w:r>
    </w:p>
    <w:p w14:paraId="2B5EC2F6" w14:textId="4E318B36" w:rsidR="008E45AB" w:rsidRDefault="0077006D" w:rsidP="008E45AB">
      <w:pPr>
        <w:jc w:val="center"/>
        <w:rPr>
          <w:rFonts w:ascii="Arial" w:hAnsi="Arial" w:cs="Arial"/>
          <w:b/>
          <w:sz w:val="44"/>
        </w:rPr>
      </w:pPr>
      <w:r w:rsidRPr="0028494C">
        <w:rPr>
          <w:rFonts w:ascii="Arial" w:hAnsi="Arial" w:cs="Arial"/>
          <w:b/>
          <w:sz w:val="44"/>
        </w:rPr>
        <w:t xml:space="preserve">A-123 </w:t>
      </w:r>
      <w:r w:rsidR="008E45AB" w:rsidRPr="0028494C">
        <w:rPr>
          <w:rFonts w:ascii="Arial" w:hAnsi="Arial" w:cs="Arial"/>
          <w:b/>
          <w:sz w:val="44"/>
        </w:rPr>
        <w:t>In</w:t>
      </w:r>
      <w:r w:rsidRPr="0028494C">
        <w:rPr>
          <w:rFonts w:ascii="Arial" w:hAnsi="Arial" w:cs="Arial"/>
          <w:b/>
          <w:sz w:val="44"/>
        </w:rPr>
        <w:t>ternal Controls</w:t>
      </w:r>
    </w:p>
    <w:p w14:paraId="2EB5EDAE" w14:textId="2C064BDD" w:rsidR="00650BC7" w:rsidRDefault="003F3508" w:rsidP="008E45AB">
      <w:pPr>
        <w:jc w:val="center"/>
        <w:rPr>
          <w:rFonts w:ascii="Arial" w:hAnsi="Arial" w:cs="Arial"/>
          <w:b/>
          <w:sz w:val="44"/>
        </w:rPr>
      </w:pPr>
      <w:r>
        <w:rPr>
          <w:rFonts w:ascii="Arial" w:hAnsi="Arial" w:cs="Arial"/>
          <w:b/>
          <w:sz w:val="44"/>
        </w:rPr>
        <w:t>4/</w:t>
      </w:r>
      <w:r w:rsidR="001B6928">
        <w:rPr>
          <w:rFonts w:ascii="Arial" w:hAnsi="Arial" w:cs="Arial"/>
          <w:b/>
          <w:sz w:val="44"/>
        </w:rPr>
        <w:t>14</w:t>
      </w:r>
      <w:r>
        <w:rPr>
          <w:rFonts w:ascii="Arial" w:hAnsi="Arial" w:cs="Arial"/>
          <w:b/>
          <w:sz w:val="44"/>
        </w:rPr>
        <w:t>/2026</w:t>
      </w:r>
    </w:p>
    <w:p w14:paraId="72E7B2D2" w14:textId="1025655F" w:rsidR="003F3508" w:rsidRDefault="003F3508" w:rsidP="008E45AB">
      <w:pPr>
        <w:jc w:val="center"/>
        <w:rPr>
          <w:rFonts w:ascii="Arial" w:hAnsi="Arial" w:cs="Arial"/>
          <w:b/>
          <w:sz w:val="44"/>
        </w:rPr>
      </w:pPr>
      <w:r>
        <w:rPr>
          <w:rFonts w:ascii="Arial" w:hAnsi="Arial" w:cs="Arial"/>
          <w:b/>
          <w:sz w:val="44"/>
        </w:rPr>
        <w:t xml:space="preserve">Version </w:t>
      </w:r>
      <w:r w:rsidR="005144B6">
        <w:rPr>
          <w:rFonts w:ascii="Arial" w:hAnsi="Arial" w:cs="Arial"/>
          <w:b/>
          <w:sz w:val="44"/>
        </w:rPr>
        <w:t>3.0</w:t>
      </w:r>
    </w:p>
    <w:p w14:paraId="0EAF9838" w14:textId="77777777" w:rsidR="00650BC7" w:rsidRDefault="00650BC7" w:rsidP="008E45AB">
      <w:pPr>
        <w:jc w:val="center"/>
        <w:rPr>
          <w:rFonts w:ascii="Arial" w:hAnsi="Arial" w:cs="Arial"/>
          <w:b/>
          <w:sz w:val="44"/>
        </w:rPr>
      </w:pPr>
    </w:p>
    <w:p w14:paraId="255068BB" w14:textId="77777777" w:rsidR="00650BC7" w:rsidRDefault="00650BC7" w:rsidP="008E45AB">
      <w:pPr>
        <w:jc w:val="center"/>
        <w:rPr>
          <w:rFonts w:ascii="Arial" w:hAnsi="Arial" w:cs="Arial"/>
          <w:b/>
          <w:sz w:val="44"/>
        </w:rPr>
      </w:pPr>
    </w:p>
    <w:p w14:paraId="49AB63C0" w14:textId="77777777" w:rsidR="00650BC7" w:rsidRDefault="00650BC7" w:rsidP="008E45AB">
      <w:pPr>
        <w:jc w:val="center"/>
        <w:rPr>
          <w:rFonts w:ascii="Arial" w:hAnsi="Arial" w:cs="Arial"/>
          <w:b/>
          <w:sz w:val="44"/>
        </w:rPr>
      </w:pPr>
    </w:p>
    <w:p w14:paraId="65A1C81C" w14:textId="77777777" w:rsidR="00650BC7" w:rsidRDefault="00650BC7" w:rsidP="008E45AB">
      <w:pPr>
        <w:jc w:val="center"/>
        <w:rPr>
          <w:rFonts w:ascii="Arial" w:hAnsi="Arial" w:cs="Arial"/>
          <w:b/>
          <w:sz w:val="44"/>
        </w:rPr>
      </w:pPr>
    </w:p>
    <w:p w14:paraId="706EFDD3" w14:textId="77777777" w:rsidR="00650BC7" w:rsidRDefault="00650BC7" w:rsidP="008E45AB">
      <w:pPr>
        <w:jc w:val="center"/>
        <w:rPr>
          <w:rFonts w:ascii="Arial" w:hAnsi="Arial" w:cs="Arial"/>
          <w:b/>
          <w:sz w:val="44"/>
        </w:rPr>
      </w:pPr>
    </w:p>
    <w:p w14:paraId="5BB8A2AF" w14:textId="77777777" w:rsidR="00650BC7" w:rsidRPr="0028494C" w:rsidRDefault="00650BC7" w:rsidP="008E45AB">
      <w:pPr>
        <w:jc w:val="center"/>
        <w:rPr>
          <w:rFonts w:ascii="Arial" w:hAnsi="Arial" w:cs="Arial"/>
          <w:b/>
          <w:sz w:val="44"/>
          <w:highlight w:val="yellow"/>
        </w:rPr>
      </w:pPr>
    </w:p>
    <w:sdt>
      <w:sdtPr>
        <w:rPr>
          <w:rFonts w:ascii="Calibri" w:eastAsia="Calibri" w:hAnsi="Calibri" w:cs="Times New Roman"/>
          <w:color w:val="auto"/>
          <w:sz w:val="22"/>
          <w:szCs w:val="22"/>
        </w:rPr>
        <w:id w:val="1238119356"/>
        <w:docPartObj>
          <w:docPartGallery w:val="Table of Contents"/>
          <w:docPartUnique/>
        </w:docPartObj>
      </w:sdtPr>
      <w:sdtEndPr/>
      <w:sdtContent>
        <w:p w14:paraId="1EDBF5CB" w14:textId="77777777" w:rsidR="006F3499" w:rsidRPr="006F3499" w:rsidRDefault="006F3499" w:rsidP="006F3499">
          <w:pPr>
            <w:pStyle w:val="TOCHeading"/>
            <w:rPr>
              <w:rFonts w:ascii="Arial" w:eastAsia="Arial" w:hAnsi="Arial" w:cs="Arial"/>
              <w:color w:val="000000" w:themeColor="text1"/>
            </w:rPr>
          </w:pPr>
          <w:r w:rsidRPr="006F3499">
            <w:rPr>
              <w:color w:val="000000" w:themeColor="text1"/>
            </w:rPr>
            <w:t>Contents</w:t>
          </w:r>
        </w:p>
        <w:p w14:paraId="25628BE6" w14:textId="605F7031" w:rsidR="00C46D1C" w:rsidRDefault="00C46D1C" w:rsidP="5F861656">
          <w:pPr>
            <w:pStyle w:val="TOC3"/>
            <w:tabs>
              <w:tab w:val="right" w:leader="dot" w:pos="9345"/>
            </w:tabs>
            <w:rPr>
              <w:rStyle w:val="Hyperlink"/>
              <w:rFonts w:ascii="Arial" w:eastAsia="Arial" w:hAnsi="Arial" w:cs="Arial"/>
              <w:noProof/>
              <w:kern w:val="2"/>
              <w14:ligatures w14:val="standardContextual"/>
            </w:rPr>
          </w:pPr>
          <w:r>
            <w:fldChar w:fldCharType="begin"/>
          </w:r>
          <w:r w:rsidR="006F3499">
            <w:instrText>TOC \o "1-3" \z \u \h</w:instrText>
          </w:r>
          <w:r>
            <w:fldChar w:fldCharType="separate"/>
          </w:r>
          <w:hyperlink w:anchor="_Toc1226824936">
            <w:r w:rsidR="5F861656" w:rsidRPr="5F861656">
              <w:rPr>
                <w:rStyle w:val="Hyperlink"/>
              </w:rPr>
              <w:t>Vision Statement</w:t>
            </w:r>
            <w:r w:rsidR="006F3499">
              <w:tab/>
            </w:r>
            <w:r w:rsidR="006F3499">
              <w:fldChar w:fldCharType="begin"/>
            </w:r>
            <w:r w:rsidR="006F3499">
              <w:instrText>PAGEREF _Toc1226824936 \h</w:instrText>
            </w:r>
            <w:r w:rsidR="006F3499">
              <w:fldChar w:fldCharType="separate"/>
            </w:r>
            <w:r w:rsidR="5F861656" w:rsidRPr="5F861656">
              <w:rPr>
                <w:rStyle w:val="Hyperlink"/>
              </w:rPr>
              <w:t>4</w:t>
            </w:r>
            <w:r w:rsidR="006F3499">
              <w:fldChar w:fldCharType="end"/>
            </w:r>
          </w:hyperlink>
        </w:p>
        <w:p w14:paraId="509DBC2A" w14:textId="3400433E"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026749708">
            <w:r w:rsidRPr="5F861656">
              <w:rPr>
                <w:rStyle w:val="Hyperlink"/>
              </w:rPr>
              <w:t>1.1 Scope of Work</w:t>
            </w:r>
            <w:r w:rsidR="00C46D1C">
              <w:tab/>
            </w:r>
            <w:r w:rsidR="00C46D1C">
              <w:fldChar w:fldCharType="begin"/>
            </w:r>
            <w:r w:rsidR="00C46D1C">
              <w:instrText>PAGEREF _Toc1026749708 \h</w:instrText>
            </w:r>
            <w:r w:rsidR="00C46D1C">
              <w:fldChar w:fldCharType="separate"/>
            </w:r>
            <w:r w:rsidRPr="5F861656">
              <w:rPr>
                <w:rStyle w:val="Hyperlink"/>
              </w:rPr>
              <w:t>4</w:t>
            </w:r>
            <w:r w:rsidR="00C46D1C">
              <w:fldChar w:fldCharType="end"/>
            </w:r>
          </w:hyperlink>
        </w:p>
        <w:p w14:paraId="4E486748" w14:textId="12DB0170"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116107029">
            <w:r w:rsidRPr="5F861656">
              <w:rPr>
                <w:rStyle w:val="Hyperlink"/>
              </w:rPr>
              <w:t>1.2 Background</w:t>
            </w:r>
            <w:r w:rsidR="00C46D1C">
              <w:tab/>
            </w:r>
            <w:r w:rsidR="00C46D1C">
              <w:fldChar w:fldCharType="begin"/>
            </w:r>
            <w:r w:rsidR="00C46D1C">
              <w:instrText>PAGEREF _Toc1116107029 \h</w:instrText>
            </w:r>
            <w:r w:rsidR="00C46D1C">
              <w:fldChar w:fldCharType="separate"/>
            </w:r>
            <w:r w:rsidRPr="5F861656">
              <w:rPr>
                <w:rStyle w:val="Hyperlink"/>
              </w:rPr>
              <w:t>4</w:t>
            </w:r>
            <w:r w:rsidR="00C46D1C">
              <w:fldChar w:fldCharType="end"/>
            </w:r>
          </w:hyperlink>
        </w:p>
        <w:p w14:paraId="4AAF0EB2" w14:textId="6899DC0F"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590878625">
            <w:r w:rsidRPr="5F861656">
              <w:rPr>
                <w:rStyle w:val="Hyperlink"/>
              </w:rPr>
              <w:t>1.3 Constraints</w:t>
            </w:r>
            <w:r w:rsidR="00C46D1C">
              <w:tab/>
            </w:r>
            <w:r w:rsidR="00C46D1C">
              <w:fldChar w:fldCharType="begin"/>
            </w:r>
            <w:r w:rsidR="00C46D1C">
              <w:instrText>PAGEREF _Toc590878625 \h</w:instrText>
            </w:r>
            <w:r w:rsidR="00C46D1C">
              <w:fldChar w:fldCharType="separate"/>
            </w:r>
            <w:r w:rsidRPr="5F861656">
              <w:rPr>
                <w:rStyle w:val="Hyperlink"/>
              </w:rPr>
              <w:t>5</w:t>
            </w:r>
            <w:r w:rsidR="00C46D1C">
              <w:fldChar w:fldCharType="end"/>
            </w:r>
          </w:hyperlink>
        </w:p>
        <w:p w14:paraId="38D39ED4" w14:textId="3F9CEE61"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936433771">
            <w:r w:rsidRPr="5F861656">
              <w:rPr>
                <w:rStyle w:val="Hyperlink"/>
              </w:rPr>
              <w:t>1.4 Non-Personal Services</w:t>
            </w:r>
            <w:r w:rsidR="00C46D1C">
              <w:tab/>
            </w:r>
            <w:r w:rsidR="00C46D1C">
              <w:fldChar w:fldCharType="begin"/>
            </w:r>
            <w:r w:rsidR="00C46D1C">
              <w:instrText>PAGEREF _Toc1936433771 \h</w:instrText>
            </w:r>
            <w:r w:rsidR="00C46D1C">
              <w:fldChar w:fldCharType="separate"/>
            </w:r>
            <w:r w:rsidRPr="5F861656">
              <w:rPr>
                <w:rStyle w:val="Hyperlink"/>
              </w:rPr>
              <w:t>6</w:t>
            </w:r>
            <w:r w:rsidR="00C46D1C">
              <w:fldChar w:fldCharType="end"/>
            </w:r>
          </w:hyperlink>
        </w:p>
        <w:p w14:paraId="2980EE87" w14:textId="4ED3FF92"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475440583">
            <w:r w:rsidRPr="5F861656">
              <w:rPr>
                <w:rStyle w:val="Hyperlink"/>
              </w:rPr>
              <w:t>1.5 Period of Performance</w:t>
            </w:r>
            <w:r w:rsidR="00C46D1C">
              <w:tab/>
            </w:r>
            <w:r w:rsidR="00C46D1C">
              <w:fldChar w:fldCharType="begin"/>
            </w:r>
            <w:r w:rsidR="00C46D1C">
              <w:instrText>PAGEREF _Toc475440583 \h</w:instrText>
            </w:r>
            <w:r w:rsidR="00C46D1C">
              <w:fldChar w:fldCharType="separate"/>
            </w:r>
            <w:r w:rsidRPr="5F861656">
              <w:rPr>
                <w:rStyle w:val="Hyperlink"/>
              </w:rPr>
              <w:t>6</w:t>
            </w:r>
            <w:r w:rsidR="00C46D1C">
              <w:fldChar w:fldCharType="end"/>
            </w:r>
          </w:hyperlink>
        </w:p>
        <w:p w14:paraId="524B7DC5" w14:textId="187E2454"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140786077">
            <w:r w:rsidRPr="5F861656">
              <w:rPr>
                <w:rStyle w:val="Hyperlink"/>
              </w:rPr>
              <w:t>1.6 Place of Performance</w:t>
            </w:r>
            <w:r w:rsidR="00C46D1C">
              <w:tab/>
            </w:r>
            <w:r w:rsidR="00C46D1C">
              <w:fldChar w:fldCharType="begin"/>
            </w:r>
            <w:r w:rsidR="00C46D1C">
              <w:instrText>PAGEREF _Toc1140786077 \h</w:instrText>
            </w:r>
            <w:r w:rsidR="00C46D1C">
              <w:fldChar w:fldCharType="separate"/>
            </w:r>
            <w:r w:rsidRPr="5F861656">
              <w:rPr>
                <w:rStyle w:val="Hyperlink"/>
              </w:rPr>
              <w:t>6</w:t>
            </w:r>
            <w:r w:rsidR="00C46D1C">
              <w:fldChar w:fldCharType="end"/>
            </w:r>
          </w:hyperlink>
        </w:p>
        <w:p w14:paraId="3524C868" w14:textId="24E3FDC6"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20597535">
            <w:r w:rsidRPr="5F861656">
              <w:rPr>
                <w:rStyle w:val="Hyperlink"/>
              </w:rPr>
              <w:t>1.7 Hours of Operation</w:t>
            </w:r>
            <w:r w:rsidR="00C46D1C">
              <w:tab/>
            </w:r>
            <w:r w:rsidR="00C46D1C">
              <w:fldChar w:fldCharType="begin"/>
            </w:r>
            <w:r w:rsidR="00C46D1C">
              <w:instrText>PAGEREF _Toc20597535 \h</w:instrText>
            </w:r>
            <w:r w:rsidR="00C46D1C">
              <w:fldChar w:fldCharType="separate"/>
            </w:r>
            <w:r w:rsidRPr="5F861656">
              <w:rPr>
                <w:rStyle w:val="Hyperlink"/>
              </w:rPr>
              <w:t>6</w:t>
            </w:r>
            <w:r w:rsidR="00C46D1C">
              <w:fldChar w:fldCharType="end"/>
            </w:r>
          </w:hyperlink>
        </w:p>
        <w:p w14:paraId="5F290F74" w14:textId="689008EF"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718290239">
            <w:r w:rsidRPr="5F861656">
              <w:rPr>
                <w:rStyle w:val="Hyperlink"/>
              </w:rPr>
              <w:t>1.8 Special Qualifications</w:t>
            </w:r>
            <w:r w:rsidR="00C46D1C">
              <w:tab/>
            </w:r>
            <w:r w:rsidR="00C46D1C">
              <w:fldChar w:fldCharType="begin"/>
            </w:r>
            <w:r w:rsidR="00C46D1C">
              <w:instrText>PAGEREF _Toc718290239 \h</w:instrText>
            </w:r>
            <w:r w:rsidR="00C46D1C">
              <w:fldChar w:fldCharType="separate"/>
            </w:r>
            <w:r w:rsidRPr="5F861656">
              <w:rPr>
                <w:rStyle w:val="Hyperlink"/>
              </w:rPr>
              <w:t>7</w:t>
            </w:r>
            <w:r w:rsidR="00C46D1C">
              <w:fldChar w:fldCharType="end"/>
            </w:r>
          </w:hyperlink>
        </w:p>
        <w:p w14:paraId="4542AE88" w14:textId="719AD09A"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442777572">
            <w:r w:rsidRPr="5F861656">
              <w:rPr>
                <w:rStyle w:val="Hyperlink"/>
              </w:rPr>
              <w:t>The Contractor shall have the following risk and compliance industry certifications:</w:t>
            </w:r>
            <w:r w:rsidR="00C46D1C">
              <w:tab/>
            </w:r>
            <w:r w:rsidR="00C46D1C">
              <w:fldChar w:fldCharType="begin"/>
            </w:r>
            <w:r w:rsidR="00C46D1C">
              <w:instrText>PAGEREF _Toc1442777572 \h</w:instrText>
            </w:r>
            <w:r w:rsidR="00C46D1C">
              <w:fldChar w:fldCharType="separate"/>
            </w:r>
            <w:r w:rsidRPr="5F861656">
              <w:rPr>
                <w:rStyle w:val="Hyperlink"/>
              </w:rPr>
              <w:t>7</w:t>
            </w:r>
            <w:r w:rsidR="00C46D1C">
              <w:fldChar w:fldCharType="end"/>
            </w:r>
          </w:hyperlink>
        </w:p>
        <w:p w14:paraId="2A2E65A2" w14:textId="32A9B153"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228194221">
            <w:r w:rsidRPr="5F861656">
              <w:rPr>
                <w:rStyle w:val="Hyperlink"/>
              </w:rPr>
              <w:t>1.9 Post Award/Kickoff Conference</w:t>
            </w:r>
            <w:r w:rsidR="00C46D1C">
              <w:tab/>
            </w:r>
            <w:r w:rsidR="00C46D1C">
              <w:fldChar w:fldCharType="begin"/>
            </w:r>
            <w:r w:rsidR="00C46D1C">
              <w:instrText>PAGEREF _Toc228194221 \h</w:instrText>
            </w:r>
            <w:r w:rsidR="00C46D1C">
              <w:fldChar w:fldCharType="separate"/>
            </w:r>
            <w:r w:rsidRPr="5F861656">
              <w:rPr>
                <w:rStyle w:val="Hyperlink"/>
              </w:rPr>
              <w:t>7</w:t>
            </w:r>
            <w:r w:rsidR="00C46D1C">
              <w:fldChar w:fldCharType="end"/>
            </w:r>
          </w:hyperlink>
        </w:p>
        <w:p w14:paraId="50FDC39A" w14:textId="12152780"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416030890">
            <w:r w:rsidRPr="5F861656">
              <w:rPr>
                <w:rStyle w:val="Hyperlink"/>
              </w:rPr>
              <w:t>1.10 Status Meetings</w:t>
            </w:r>
            <w:r w:rsidR="00C46D1C">
              <w:tab/>
            </w:r>
            <w:r w:rsidR="00C46D1C">
              <w:fldChar w:fldCharType="begin"/>
            </w:r>
            <w:r w:rsidR="00C46D1C">
              <w:instrText>PAGEREF _Toc416030890 \h</w:instrText>
            </w:r>
            <w:r w:rsidR="00C46D1C">
              <w:fldChar w:fldCharType="separate"/>
            </w:r>
            <w:r w:rsidRPr="5F861656">
              <w:rPr>
                <w:rStyle w:val="Hyperlink"/>
              </w:rPr>
              <w:t>7</w:t>
            </w:r>
            <w:r w:rsidR="00C46D1C">
              <w:fldChar w:fldCharType="end"/>
            </w:r>
          </w:hyperlink>
        </w:p>
        <w:p w14:paraId="3245DD49" w14:textId="0F0AC0CA"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806858391">
            <w:r w:rsidRPr="5F861656">
              <w:rPr>
                <w:rStyle w:val="Hyperlink"/>
              </w:rPr>
              <w:t>1.11 Contractor Travel</w:t>
            </w:r>
            <w:r w:rsidR="00C46D1C">
              <w:tab/>
            </w:r>
            <w:r w:rsidR="00C46D1C">
              <w:fldChar w:fldCharType="begin"/>
            </w:r>
            <w:r w:rsidR="00C46D1C">
              <w:instrText>PAGEREF _Toc1806858391 \h</w:instrText>
            </w:r>
            <w:r w:rsidR="00C46D1C">
              <w:fldChar w:fldCharType="separate"/>
            </w:r>
            <w:r w:rsidRPr="5F861656">
              <w:rPr>
                <w:rStyle w:val="Hyperlink"/>
              </w:rPr>
              <w:t>7</w:t>
            </w:r>
            <w:r w:rsidR="00C46D1C">
              <w:fldChar w:fldCharType="end"/>
            </w:r>
          </w:hyperlink>
        </w:p>
        <w:p w14:paraId="3D471A67" w14:textId="30869033"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94119402">
            <w:r w:rsidRPr="5F861656">
              <w:rPr>
                <w:rStyle w:val="Hyperlink"/>
              </w:rPr>
              <w:t>1.12 Transition-In</w:t>
            </w:r>
            <w:r w:rsidR="00C46D1C">
              <w:tab/>
            </w:r>
            <w:r w:rsidR="00C46D1C">
              <w:fldChar w:fldCharType="begin"/>
            </w:r>
            <w:r w:rsidR="00C46D1C">
              <w:instrText>PAGEREF _Toc194119402 \h</w:instrText>
            </w:r>
            <w:r w:rsidR="00C46D1C">
              <w:fldChar w:fldCharType="separate"/>
            </w:r>
            <w:r w:rsidRPr="5F861656">
              <w:rPr>
                <w:rStyle w:val="Hyperlink"/>
              </w:rPr>
              <w:t>7</w:t>
            </w:r>
            <w:r w:rsidR="00C46D1C">
              <w:fldChar w:fldCharType="end"/>
            </w:r>
          </w:hyperlink>
        </w:p>
        <w:p w14:paraId="6BCCB5EF" w14:textId="1164863F"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412326791">
            <w:r w:rsidRPr="5F861656">
              <w:rPr>
                <w:rStyle w:val="Hyperlink"/>
              </w:rPr>
              <w:t>1.13 Transition-Out</w:t>
            </w:r>
            <w:r w:rsidR="00C46D1C">
              <w:tab/>
            </w:r>
            <w:r w:rsidR="00C46D1C">
              <w:fldChar w:fldCharType="begin"/>
            </w:r>
            <w:r w:rsidR="00C46D1C">
              <w:instrText>PAGEREF _Toc1412326791 \h</w:instrText>
            </w:r>
            <w:r w:rsidR="00C46D1C">
              <w:fldChar w:fldCharType="separate"/>
            </w:r>
            <w:r w:rsidRPr="5F861656">
              <w:rPr>
                <w:rStyle w:val="Hyperlink"/>
              </w:rPr>
              <w:t>8</w:t>
            </w:r>
            <w:r w:rsidR="00C46D1C">
              <w:fldChar w:fldCharType="end"/>
            </w:r>
          </w:hyperlink>
        </w:p>
        <w:p w14:paraId="276C8DD5" w14:textId="462CCECF"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862294459">
            <w:r w:rsidRPr="5F861656">
              <w:rPr>
                <w:rStyle w:val="Hyperlink"/>
              </w:rPr>
              <w:t>2 Definitions and Acronyms</w:t>
            </w:r>
            <w:r w:rsidR="00C46D1C">
              <w:tab/>
            </w:r>
            <w:r w:rsidR="00C46D1C">
              <w:fldChar w:fldCharType="begin"/>
            </w:r>
            <w:r w:rsidR="00C46D1C">
              <w:instrText>PAGEREF _Toc1862294459 \h</w:instrText>
            </w:r>
            <w:r w:rsidR="00C46D1C">
              <w:fldChar w:fldCharType="separate"/>
            </w:r>
            <w:r w:rsidRPr="5F861656">
              <w:rPr>
                <w:rStyle w:val="Hyperlink"/>
              </w:rPr>
              <w:t>8</w:t>
            </w:r>
            <w:r w:rsidR="00C46D1C">
              <w:fldChar w:fldCharType="end"/>
            </w:r>
          </w:hyperlink>
        </w:p>
        <w:p w14:paraId="0A89EF89" w14:textId="2E5A6EA8"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573286980">
            <w:r w:rsidRPr="5F861656">
              <w:rPr>
                <w:rStyle w:val="Hyperlink"/>
              </w:rPr>
              <w:t>2.1 Definitions</w:t>
            </w:r>
            <w:r w:rsidR="00C46D1C">
              <w:tab/>
            </w:r>
            <w:r w:rsidR="00C46D1C">
              <w:fldChar w:fldCharType="begin"/>
            </w:r>
            <w:r w:rsidR="00C46D1C">
              <w:instrText>PAGEREF _Toc1573286980 \h</w:instrText>
            </w:r>
            <w:r w:rsidR="00C46D1C">
              <w:fldChar w:fldCharType="separate"/>
            </w:r>
            <w:r w:rsidRPr="5F861656">
              <w:rPr>
                <w:rStyle w:val="Hyperlink"/>
              </w:rPr>
              <w:t>8</w:t>
            </w:r>
            <w:r w:rsidR="00C46D1C">
              <w:fldChar w:fldCharType="end"/>
            </w:r>
          </w:hyperlink>
        </w:p>
        <w:p w14:paraId="68B7155C" w14:textId="6C5C2CEF"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499402633">
            <w:r w:rsidRPr="5F861656">
              <w:rPr>
                <w:rStyle w:val="Hyperlink"/>
              </w:rPr>
              <w:t>2.2 Acronyms</w:t>
            </w:r>
            <w:r w:rsidR="00C46D1C">
              <w:tab/>
            </w:r>
            <w:r w:rsidR="00C46D1C">
              <w:fldChar w:fldCharType="begin"/>
            </w:r>
            <w:r w:rsidR="00C46D1C">
              <w:instrText>PAGEREF _Toc499402633 \h</w:instrText>
            </w:r>
            <w:r w:rsidR="00C46D1C">
              <w:fldChar w:fldCharType="separate"/>
            </w:r>
            <w:r w:rsidRPr="5F861656">
              <w:rPr>
                <w:rStyle w:val="Hyperlink"/>
              </w:rPr>
              <w:t>9</w:t>
            </w:r>
            <w:r w:rsidR="00C46D1C">
              <w:fldChar w:fldCharType="end"/>
            </w:r>
          </w:hyperlink>
        </w:p>
        <w:p w14:paraId="52BB6C46" w14:textId="1EDE190D"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2001393223">
            <w:r w:rsidRPr="5F861656">
              <w:rPr>
                <w:rStyle w:val="Hyperlink"/>
              </w:rPr>
              <w:t>3 Government-Furnished Property and Services</w:t>
            </w:r>
            <w:r w:rsidR="00C46D1C">
              <w:tab/>
            </w:r>
            <w:r w:rsidR="00C46D1C">
              <w:fldChar w:fldCharType="begin"/>
            </w:r>
            <w:r w:rsidR="00C46D1C">
              <w:instrText>PAGEREF _Toc2001393223 \h</w:instrText>
            </w:r>
            <w:r w:rsidR="00C46D1C">
              <w:fldChar w:fldCharType="separate"/>
            </w:r>
            <w:r w:rsidRPr="5F861656">
              <w:rPr>
                <w:rStyle w:val="Hyperlink"/>
              </w:rPr>
              <w:t>11</w:t>
            </w:r>
            <w:r w:rsidR="00C46D1C">
              <w:fldChar w:fldCharType="end"/>
            </w:r>
          </w:hyperlink>
        </w:p>
        <w:p w14:paraId="7B358AF3" w14:textId="2AF48EE9"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309613328">
            <w:r w:rsidRPr="5F861656">
              <w:rPr>
                <w:rStyle w:val="Hyperlink"/>
              </w:rPr>
              <w:t>3.1 Government Services</w:t>
            </w:r>
            <w:r w:rsidR="00C46D1C">
              <w:tab/>
            </w:r>
            <w:r w:rsidR="00C46D1C">
              <w:fldChar w:fldCharType="begin"/>
            </w:r>
            <w:r w:rsidR="00C46D1C">
              <w:instrText>PAGEREF _Toc1309613328 \h</w:instrText>
            </w:r>
            <w:r w:rsidR="00C46D1C">
              <w:fldChar w:fldCharType="separate"/>
            </w:r>
            <w:r w:rsidRPr="5F861656">
              <w:rPr>
                <w:rStyle w:val="Hyperlink"/>
              </w:rPr>
              <w:t>11</w:t>
            </w:r>
            <w:r w:rsidR="00C46D1C">
              <w:fldChar w:fldCharType="end"/>
            </w:r>
          </w:hyperlink>
        </w:p>
        <w:p w14:paraId="50207E18" w14:textId="3F380D29"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665764545">
            <w:r w:rsidRPr="5F861656">
              <w:rPr>
                <w:rStyle w:val="Hyperlink"/>
              </w:rPr>
              <w:t>3.2 Facilities</w:t>
            </w:r>
            <w:r w:rsidR="00C46D1C">
              <w:tab/>
            </w:r>
            <w:r w:rsidR="00C46D1C">
              <w:fldChar w:fldCharType="begin"/>
            </w:r>
            <w:r w:rsidR="00C46D1C">
              <w:instrText>PAGEREF _Toc1665764545 \h</w:instrText>
            </w:r>
            <w:r w:rsidR="00C46D1C">
              <w:fldChar w:fldCharType="separate"/>
            </w:r>
            <w:r w:rsidRPr="5F861656">
              <w:rPr>
                <w:rStyle w:val="Hyperlink"/>
              </w:rPr>
              <w:t>11</w:t>
            </w:r>
            <w:r w:rsidR="00C46D1C">
              <w:fldChar w:fldCharType="end"/>
            </w:r>
          </w:hyperlink>
        </w:p>
        <w:p w14:paraId="09923544" w14:textId="5F60AD6C"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170628838">
            <w:r w:rsidRPr="5F861656">
              <w:rPr>
                <w:rStyle w:val="Hyperlink"/>
              </w:rPr>
              <w:t>3.3 Equipment</w:t>
            </w:r>
            <w:r w:rsidR="00C46D1C">
              <w:tab/>
            </w:r>
            <w:r w:rsidR="00C46D1C">
              <w:fldChar w:fldCharType="begin"/>
            </w:r>
            <w:r w:rsidR="00C46D1C">
              <w:instrText>PAGEREF _Toc1170628838 \h</w:instrText>
            </w:r>
            <w:r w:rsidR="00C46D1C">
              <w:fldChar w:fldCharType="separate"/>
            </w:r>
            <w:r w:rsidRPr="5F861656">
              <w:rPr>
                <w:rStyle w:val="Hyperlink"/>
              </w:rPr>
              <w:t>11</w:t>
            </w:r>
            <w:r w:rsidR="00C46D1C">
              <w:fldChar w:fldCharType="end"/>
            </w:r>
          </w:hyperlink>
        </w:p>
        <w:p w14:paraId="49121D50" w14:textId="60B9557C"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510721438">
            <w:r w:rsidRPr="5F861656">
              <w:rPr>
                <w:rStyle w:val="Hyperlink"/>
              </w:rPr>
              <w:t>3.4 Materials and Information</w:t>
            </w:r>
            <w:r w:rsidR="00C46D1C">
              <w:tab/>
            </w:r>
            <w:r w:rsidR="00C46D1C">
              <w:fldChar w:fldCharType="begin"/>
            </w:r>
            <w:r w:rsidR="00C46D1C">
              <w:instrText>PAGEREF _Toc510721438 \h</w:instrText>
            </w:r>
            <w:r w:rsidR="00C46D1C">
              <w:fldChar w:fldCharType="separate"/>
            </w:r>
            <w:r w:rsidRPr="5F861656">
              <w:rPr>
                <w:rStyle w:val="Hyperlink"/>
              </w:rPr>
              <w:t>11</w:t>
            </w:r>
            <w:r w:rsidR="00C46D1C">
              <w:fldChar w:fldCharType="end"/>
            </w:r>
          </w:hyperlink>
        </w:p>
        <w:p w14:paraId="56FB54F6" w14:textId="138AEB42"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891829327">
            <w:r w:rsidRPr="5F861656">
              <w:rPr>
                <w:rStyle w:val="Hyperlink"/>
              </w:rPr>
              <w:t>3.5 Quality Assurance (QA)</w:t>
            </w:r>
            <w:r w:rsidR="00C46D1C">
              <w:tab/>
            </w:r>
            <w:r w:rsidR="00C46D1C">
              <w:fldChar w:fldCharType="begin"/>
            </w:r>
            <w:r w:rsidR="00C46D1C">
              <w:instrText>PAGEREF _Toc891829327 \h</w:instrText>
            </w:r>
            <w:r w:rsidR="00C46D1C">
              <w:fldChar w:fldCharType="separate"/>
            </w:r>
            <w:r w:rsidRPr="5F861656">
              <w:rPr>
                <w:rStyle w:val="Hyperlink"/>
              </w:rPr>
              <w:t>11</w:t>
            </w:r>
            <w:r w:rsidR="00C46D1C">
              <w:fldChar w:fldCharType="end"/>
            </w:r>
          </w:hyperlink>
        </w:p>
        <w:p w14:paraId="02F7457A" w14:textId="2F651519"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989715069">
            <w:r w:rsidRPr="5F861656">
              <w:rPr>
                <w:rStyle w:val="Hyperlink"/>
              </w:rPr>
              <w:t>4 Contractor-Furnished Items and Services</w:t>
            </w:r>
            <w:r w:rsidR="00C46D1C">
              <w:tab/>
            </w:r>
            <w:r w:rsidR="00C46D1C">
              <w:fldChar w:fldCharType="begin"/>
            </w:r>
            <w:r w:rsidR="00C46D1C">
              <w:instrText>PAGEREF _Toc1989715069 \h</w:instrText>
            </w:r>
            <w:r w:rsidR="00C46D1C">
              <w:fldChar w:fldCharType="separate"/>
            </w:r>
            <w:r w:rsidRPr="5F861656">
              <w:rPr>
                <w:rStyle w:val="Hyperlink"/>
              </w:rPr>
              <w:t>11</w:t>
            </w:r>
            <w:r w:rsidR="00C46D1C">
              <w:fldChar w:fldCharType="end"/>
            </w:r>
          </w:hyperlink>
        </w:p>
        <w:p w14:paraId="63310035" w14:textId="1BF4DF89"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247562673">
            <w:r w:rsidRPr="5F861656">
              <w:rPr>
                <w:rStyle w:val="Hyperlink"/>
              </w:rPr>
              <w:t>4.1 Facilities</w:t>
            </w:r>
            <w:r w:rsidR="00C46D1C">
              <w:tab/>
            </w:r>
            <w:r w:rsidR="00C46D1C">
              <w:fldChar w:fldCharType="begin"/>
            </w:r>
            <w:r w:rsidR="00C46D1C">
              <w:instrText>PAGEREF _Toc247562673 \h</w:instrText>
            </w:r>
            <w:r w:rsidR="00C46D1C">
              <w:fldChar w:fldCharType="separate"/>
            </w:r>
            <w:r w:rsidRPr="5F861656">
              <w:rPr>
                <w:rStyle w:val="Hyperlink"/>
              </w:rPr>
              <w:t>11</w:t>
            </w:r>
            <w:r w:rsidR="00C46D1C">
              <w:fldChar w:fldCharType="end"/>
            </w:r>
          </w:hyperlink>
        </w:p>
        <w:p w14:paraId="69E1D582" w14:textId="2A5E8D50"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66136767">
            <w:r w:rsidRPr="5F861656">
              <w:rPr>
                <w:rStyle w:val="Hyperlink"/>
              </w:rPr>
              <w:t>4.2 Equipment</w:t>
            </w:r>
            <w:r w:rsidR="00C46D1C">
              <w:tab/>
            </w:r>
            <w:r w:rsidR="00C46D1C">
              <w:fldChar w:fldCharType="begin"/>
            </w:r>
            <w:r w:rsidR="00C46D1C">
              <w:instrText>PAGEREF _Toc66136767 \h</w:instrText>
            </w:r>
            <w:r w:rsidR="00C46D1C">
              <w:fldChar w:fldCharType="separate"/>
            </w:r>
            <w:r w:rsidRPr="5F861656">
              <w:rPr>
                <w:rStyle w:val="Hyperlink"/>
              </w:rPr>
              <w:t>11</w:t>
            </w:r>
            <w:r w:rsidR="00C46D1C">
              <w:fldChar w:fldCharType="end"/>
            </w:r>
          </w:hyperlink>
        </w:p>
        <w:p w14:paraId="17C8CE6C" w14:textId="578CD2E5"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590017462">
            <w:r w:rsidRPr="5F861656">
              <w:rPr>
                <w:rStyle w:val="Hyperlink"/>
              </w:rPr>
              <w:t>4.3 Materials</w:t>
            </w:r>
            <w:r w:rsidR="00C46D1C">
              <w:tab/>
            </w:r>
            <w:r w:rsidR="00C46D1C">
              <w:fldChar w:fldCharType="begin"/>
            </w:r>
            <w:r w:rsidR="00C46D1C">
              <w:instrText>PAGEREF _Toc590017462 \h</w:instrText>
            </w:r>
            <w:r w:rsidR="00C46D1C">
              <w:fldChar w:fldCharType="separate"/>
            </w:r>
            <w:r w:rsidRPr="5F861656">
              <w:rPr>
                <w:rStyle w:val="Hyperlink"/>
              </w:rPr>
              <w:t>11</w:t>
            </w:r>
            <w:r w:rsidR="00C46D1C">
              <w:fldChar w:fldCharType="end"/>
            </w:r>
          </w:hyperlink>
        </w:p>
        <w:p w14:paraId="0DA3B1D2" w14:textId="7F027FBD"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642306289">
            <w:r w:rsidRPr="5F861656">
              <w:rPr>
                <w:rStyle w:val="Hyperlink"/>
              </w:rPr>
              <w:t>4.4 Contractor Responsibilities</w:t>
            </w:r>
            <w:r w:rsidR="00C46D1C">
              <w:tab/>
            </w:r>
            <w:r w:rsidR="00C46D1C">
              <w:fldChar w:fldCharType="begin"/>
            </w:r>
            <w:r w:rsidR="00C46D1C">
              <w:instrText>PAGEREF _Toc642306289 \h</w:instrText>
            </w:r>
            <w:r w:rsidR="00C46D1C">
              <w:fldChar w:fldCharType="separate"/>
            </w:r>
            <w:r w:rsidRPr="5F861656">
              <w:rPr>
                <w:rStyle w:val="Hyperlink"/>
              </w:rPr>
              <w:t>12</w:t>
            </w:r>
            <w:r w:rsidR="00C46D1C">
              <w:fldChar w:fldCharType="end"/>
            </w:r>
          </w:hyperlink>
        </w:p>
        <w:p w14:paraId="5BE97BB0" w14:textId="438A2ED4"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775214362">
            <w:r w:rsidRPr="5F861656">
              <w:rPr>
                <w:rStyle w:val="Hyperlink"/>
              </w:rPr>
              <w:t>4.5 Contractor Personnel</w:t>
            </w:r>
            <w:r w:rsidR="00C46D1C">
              <w:tab/>
            </w:r>
            <w:r w:rsidR="00C46D1C">
              <w:fldChar w:fldCharType="begin"/>
            </w:r>
            <w:r w:rsidR="00C46D1C">
              <w:instrText>PAGEREF _Toc775214362 \h</w:instrText>
            </w:r>
            <w:r w:rsidR="00C46D1C">
              <w:fldChar w:fldCharType="separate"/>
            </w:r>
            <w:r w:rsidRPr="5F861656">
              <w:rPr>
                <w:rStyle w:val="Hyperlink"/>
              </w:rPr>
              <w:t>12</w:t>
            </w:r>
            <w:r w:rsidR="00C46D1C">
              <w:fldChar w:fldCharType="end"/>
            </w:r>
          </w:hyperlink>
        </w:p>
        <w:p w14:paraId="273AE3D5" w14:textId="70EB4FAC"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016915402">
            <w:r w:rsidRPr="5F861656">
              <w:rPr>
                <w:rStyle w:val="Hyperlink"/>
              </w:rPr>
              <w:t>4.6 Identification of Contractor Employees</w:t>
            </w:r>
            <w:r w:rsidR="00C46D1C">
              <w:tab/>
            </w:r>
            <w:r w:rsidR="00C46D1C">
              <w:fldChar w:fldCharType="begin"/>
            </w:r>
            <w:r w:rsidR="00C46D1C">
              <w:instrText>PAGEREF _Toc1016915402 \h</w:instrText>
            </w:r>
            <w:r w:rsidR="00C46D1C">
              <w:fldChar w:fldCharType="separate"/>
            </w:r>
            <w:r w:rsidRPr="5F861656">
              <w:rPr>
                <w:rStyle w:val="Hyperlink"/>
              </w:rPr>
              <w:t>12</w:t>
            </w:r>
            <w:r w:rsidR="00C46D1C">
              <w:fldChar w:fldCharType="end"/>
            </w:r>
          </w:hyperlink>
        </w:p>
        <w:p w14:paraId="19433481" w14:textId="7D063192"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347590879">
            <w:r w:rsidRPr="5F861656">
              <w:rPr>
                <w:rStyle w:val="Hyperlink"/>
              </w:rPr>
              <w:t>5 Specific Tasks</w:t>
            </w:r>
            <w:r w:rsidR="00C46D1C">
              <w:tab/>
            </w:r>
            <w:r w:rsidR="00C46D1C">
              <w:fldChar w:fldCharType="begin"/>
            </w:r>
            <w:r w:rsidR="00C46D1C">
              <w:instrText>PAGEREF _Toc1347590879 \h</w:instrText>
            </w:r>
            <w:r w:rsidR="00C46D1C">
              <w:fldChar w:fldCharType="separate"/>
            </w:r>
            <w:r w:rsidRPr="5F861656">
              <w:rPr>
                <w:rStyle w:val="Hyperlink"/>
              </w:rPr>
              <w:t>12</w:t>
            </w:r>
            <w:r w:rsidR="00C46D1C">
              <w:fldChar w:fldCharType="end"/>
            </w:r>
          </w:hyperlink>
        </w:p>
        <w:p w14:paraId="4241EF56" w14:textId="3329EDB5"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083872612">
            <w:r w:rsidRPr="5F861656">
              <w:rPr>
                <w:rStyle w:val="Hyperlink"/>
              </w:rPr>
              <w:t>5.1 Task One - Program Management</w:t>
            </w:r>
            <w:r w:rsidR="00C46D1C">
              <w:tab/>
            </w:r>
            <w:r w:rsidR="00C46D1C">
              <w:fldChar w:fldCharType="begin"/>
            </w:r>
            <w:r w:rsidR="00C46D1C">
              <w:instrText>PAGEREF _Toc1083872612 \h</w:instrText>
            </w:r>
            <w:r w:rsidR="00C46D1C">
              <w:fldChar w:fldCharType="separate"/>
            </w:r>
            <w:r w:rsidRPr="5F861656">
              <w:rPr>
                <w:rStyle w:val="Hyperlink"/>
              </w:rPr>
              <w:t>12</w:t>
            </w:r>
            <w:r w:rsidR="00C46D1C">
              <w:fldChar w:fldCharType="end"/>
            </w:r>
          </w:hyperlink>
        </w:p>
        <w:p w14:paraId="7687921A" w14:textId="34D0066B"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201027980">
            <w:r w:rsidRPr="5F861656">
              <w:rPr>
                <w:rStyle w:val="Hyperlink"/>
              </w:rPr>
              <w:t>5.2 Task Two – A-123 Internal Controls (IC) Assessment</w:t>
            </w:r>
            <w:r w:rsidR="00C46D1C">
              <w:tab/>
            </w:r>
            <w:r w:rsidR="00C46D1C">
              <w:fldChar w:fldCharType="begin"/>
            </w:r>
            <w:r w:rsidR="00C46D1C">
              <w:instrText>PAGEREF _Toc1201027980 \h</w:instrText>
            </w:r>
            <w:r w:rsidR="00C46D1C">
              <w:fldChar w:fldCharType="separate"/>
            </w:r>
            <w:r w:rsidRPr="5F861656">
              <w:rPr>
                <w:rStyle w:val="Hyperlink"/>
              </w:rPr>
              <w:t>14</w:t>
            </w:r>
            <w:r w:rsidR="00C46D1C">
              <w:fldChar w:fldCharType="end"/>
            </w:r>
          </w:hyperlink>
        </w:p>
        <w:p w14:paraId="49FCE3CF" w14:textId="3CAC5A20"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660579253">
            <w:r w:rsidRPr="5F861656">
              <w:rPr>
                <w:rStyle w:val="Hyperlink"/>
              </w:rPr>
              <w:t>5.3 Task Three - Entity Level Controls (ELC) Assessment</w:t>
            </w:r>
            <w:r w:rsidR="00C46D1C">
              <w:tab/>
            </w:r>
            <w:r w:rsidR="00C46D1C">
              <w:fldChar w:fldCharType="begin"/>
            </w:r>
            <w:r w:rsidR="00C46D1C">
              <w:instrText>PAGEREF _Toc1660579253 \h</w:instrText>
            </w:r>
            <w:r w:rsidR="00C46D1C">
              <w:fldChar w:fldCharType="separate"/>
            </w:r>
            <w:r w:rsidRPr="5F861656">
              <w:rPr>
                <w:rStyle w:val="Hyperlink"/>
              </w:rPr>
              <w:t>17</w:t>
            </w:r>
            <w:r w:rsidR="00C46D1C">
              <w:fldChar w:fldCharType="end"/>
            </w:r>
          </w:hyperlink>
        </w:p>
        <w:p w14:paraId="05BC597D" w14:textId="6EE94F2E"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168316375">
            <w:r w:rsidRPr="5F861656">
              <w:rPr>
                <w:rStyle w:val="Hyperlink"/>
              </w:rPr>
              <w:t>5.4 Task Four - Conclusion and Recommended Assurance Statement</w:t>
            </w:r>
            <w:r w:rsidR="00C46D1C">
              <w:tab/>
            </w:r>
            <w:r w:rsidR="00C46D1C">
              <w:fldChar w:fldCharType="begin"/>
            </w:r>
            <w:r w:rsidR="00C46D1C">
              <w:instrText>PAGEREF _Toc1168316375 \h</w:instrText>
            </w:r>
            <w:r w:rsidR="00C46D1C">
              <w:fldChar w:fldCharType="separate"/>
            </w:r>
            <w:r w:rsidRPr="5F861656">
              <w:rPr>
                <w:rStyle w:val="Hyperlink"/>
              </w:rPr>
              <w:t>19</w:t>
            </w:r>
            <w:r w:rsidR="00C46D1C">
              <w:fldChar w:fldCharType="end"/>
            </w:r>
          </w:hyperlink>
        </w:p>
        <w:p w14:paraId="25C1C95C" w14:textId="4D5146CE"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313929074">
            <w:r w:rsidRPr="5F861656">
              <w:rPr>
                <w:rStyle w:val="Hyperlink"/>
              </w:rPr>
              <w:t>5.5 Task Five - Policy and Procedures</w:t>
            </w:r>
            <w:r w:rsidR="00C46D1C">
              <w:tab/>
            </w:r>
            <w:r w:rsidR="00C46D1C">
              <w:fldChar w:fldCharType="begin"/>
            </w:r>
            <w:r w:rsidR="00C46D1C">
              <w:instrText>PAGEREF _Toc1313929074 \h</w:instrText>
            </w:r>
            <w:r w:rsidR="00C46D1C">
              <w:fldChar w:fldCharType="separate"/>
            </w:r>
            <w:r w:rsidRPr="5F861656">
              <w:rPr>
                <w:rStyle w:val="Hyperlink"/>
              </w:rPr>
              <w:t>20</w:t>
            </w:r>
            <w:r w:rsidR="00C46D1C">
              <w:fldChar w:fldCharType="end"/>
            </w:r>
          </w:hyperlink>
        </w:p>
        <w:p w14:paraId="165683B3" w14:textId="1BD40D96"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016043859">
            <w:r w:rsidRPr="5F861656">
              <w:rPr>
                <w:rStyle w:val="Hyperlink"/>
              </w:rPr>
              <w:t>5.6 Task Six - Special Projects</w:t>
            </w:r>
            <w:r w:rsidR="00C46D1C">
              <w:tab/>
            </w:r>
            <w:r w:rsidR="00C46D1C">
              <w:fldChar w:fldCharType="begin"/>
            </w:r>
            <w:r w:rsidR="00C46D1C">
              <w:instrText>PAGEREF _Toc1016043859 \h</w:instrText>
            </w:r>
            <w:r w:rsidR="00C46D1C">
              <w:fldChar w:fldCharType="separate"/>
            </w:r>
            <w:r w:rsidRPr="5F861656">
              <w:rPr>
                <w:rStyle w:val="Hyperlink"/>
              </w:rPr>
              <w:t>21</w:t>
            </w:r>
            <w:r w:rsidR="00C46D1C">
              <w:fldChar w:fldCharType="end"/>
            </w:r>
          </w:hyperlink>
        </w:p>
        <w:p w14:paraId="10072320" w14:textId="66982078"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291531483">
            <w:r w:rsidRPr="5F861656">
              <w:rPr>
                <w:rStyle w:val="Hyperlink"/>
              </w:rPr>
              <w:t>5.7 Task Seven – Transition Services (Optional)</w:t>
            </w:r>
            <w:r w:rsidR="00C46D1C">
              <w:tab/>
            </w:r>
            <w:r w:rsidR="00C46D1C">
              <w:fldChar w:fldCharType="begin"/>
            </w:r>
            <w:r w:rsidR="00C46D1C">
              <w:instrText>PAGEREF _Toc291531483 \h</w:instrText>
            </w:r>
            <w:r w:rsidR="00C46D1C">
              <w:fldChar w:fldCharType="separate"/>
            </w:r>
            <w:r w:rsidRPr="5F861656">
              <w:rPr>
                <w:rStyle w:val="Hyperlink"/>
              </w:rPr>
              <w:t>21</w:t>
            </w:r>
            <w:r w:rsidR="00C46D1C">
              <w:fldChar w:fldCharType="end"/>
            </w:r>
          </w:hyperlink>
        </w:p>
        <w:p w14:paraId="7CDB45D5" w14:textId="2CA3E5BD"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414695053">
            <w:r w:rsidRPr="5F861656">
              <w:rPr>
                <w:rStyle w:val="Hyperlink"/>
              </w:rPr>
              <w:t>6 Deliverables</w:t>
            </w:r>
            <w:r w:rsidR="00C46D1C">
              <w:tab/>
            </w:r>
            <w:r w:rsidR="00C46D1C">
              <w:fldChar w:fldCharType="begin"/>
            </w:r>
            <w:r w:rsidR="00C46D1C">
              <w:instrText>PAGEREF _Toc414695053 \h</w:instrText>
            </w:r>
            <w:r w:rsidR="00C46D1C">
              <w:fldChar w:fldCharType="separate"/>
            </w:r>
            <w:r w:rsidRPr="5F861656">
              <w:rPr>
                <w:rStyle w:val="Hyperlink"/>
              </w:rPr>
              <w:t>23</w:t>
            </w:r>
            <w:r w:rsidR="00C46D1C">
              <w:fldChar w:fldCharType="end"/>
            </w:r>
          </w:hyperlink>
        </w:p>
        <w:p w14:paraId="0312F9F6" w14:textId="347D0C44"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469206464">
            <w:r w:rsidRPr="5F861656">
              <w:rPr>
                <w:rStyle w:val="Hyperlink"/>
              </w:rPr>
              <w:t>6.1 Quality Control Plan</w:t>
            </w:r>
            <w:r w:rsidR="00C46D1C">
              <w:tab/>
            </w:r>
            <w:r w:rsidR="00C46D1C">
              <w:fldChar w:fldCharType="begin"/>
            </w:r>
            <w:r w:rsidR="00C46D1C">
              <w:instrText>PAGEREF _Toc1469206464 \h</w:instrText>
            </w:r>
            <w:r w:rsidR="00C46D1C">
              <w:fldChar w:fldCharType="separate"/>
            </w:r>
            <w:r w:rsidRPr="5F861656">
              <w:rPr>
                <w:rStyle w:val="Hyperlink"/>
              </w:rPr>
              <w:t>24</w:t>
            </w:r>
            <w:r w:rsidR="00C46D1C">
              <w:fldChar w:fldCharType="end"/>
            </w:r>
          </w:hyperlink>
        </w:p>
        <w:p w14:paraId="0A0C1655" w14:textId="30908628"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073542795">
            <w:r w:rsidRPr="5F861656">
              <w:rPr>
                <w:rStyle w:val="Hyperlink"/>
              </w:rPr>
              <w:t>6.2 Acceptance Criteria</w:t>
            </w:r>
            <w:r w:rsidR="00C46D1C">
              <w:tab/>
            </w:r>
            <w:r w:rsidR="00C46D1C">
              <w:fldChar w:fldCharType="begin"/>
            </w:r>
            <w:r w:rsidR="00C46D1C">
              <w:instrText>PAGEREF _Toc1073542795 \h</w:instrText>
            </w:r>
            <w:r w:rsidR="00C46D1C">
              <w:fldChar w:fldCharType="separate"/>
            </w:r>
            <w:r w:rsidRPr="5F861656">
              <w:rPr>
                <w:rStyle w:val="Hyperlink"/>
              </w:rPr>
              <w:t>25</w:t>
            </w:r>
            <w:r w:rsidR="00C46D1C">
              <w:fldChar w:fldCharType="end"/>
            </w:r>
          </w:hyperlink>
        </w:p>
        <w:p w14:paraId="0CC164B2" w14:textId="471D8E59"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1771949071">
            <w:r w:rsidRPr="5F861656">
              <w:rPr>
                <w:rStyle w:val="Hyperlink"/>
              </w:rPr>
              <w:t>7 Related Documents</w:t>
            </w:r>
            <w:r w:rsidR="00C46D1C">
              <w:tab/>
            </w:r>
            <w:r w:rsidR="00C46D1C">
              <w:fldChar w:fldCharType="begin"/>
            </w:r>
            <w:r w:rsidR="00C46D1C">
              <w:instrText>PAGEREF _Toc1771949071 \h</w:instrText>
            </w:r>
            <w:r w:rsidR="00C46D1C">
              <w:fldChar w:fldCharType="separate"/>
            </w:r>
            <w:r w:rsidRPr="5F861656">
              <w:rPr>
                <w:rStyle w:val="Hyperlink"/>
              </w:rPr>
              <w:t>25</w:t>
            </w:r>
            <w:r w:rsidR="00C46D1C">
              <w:fldChar w:fldCharType="end"/>
            </w:r>
          </w:hyperlink>
        </w:p>
        <w:p w14:paraId="7240B268" w14:textId="3B6F9655" w:rsidR="00C46D1C" w:rsidRDefault="5F861656" w:rsidP="5F861656">
          <w:pPr>
            <w:pStyle w:val="TOC3"/>
            <w:tabs>
              <w:tab w:val="right" w:leader="dot" w:pos="9345"/>
            </w:tabs>
            <w:rPr>
              <w:rStyle w:val="Hyperlink"/>
              <w:rFonts w:ascii="Arial" w:eastAsia="Arial" w:hAnsi="Arial" w:cs="Arial"/>
              <w:noProof/>
              <w:kern w:val="2"/>
              <w14:ligatures w14:val="standardContextual"/>
            </w:rPr>
          </w:pPr>
          <w:hyperlink w:anchor="_Toc2005495645">
            <w:r w:rsidRPr="5F861656">
              <w:rPr>
                <w:rStyle w:val="Hyperlink"/>
              </w:rPr>
              <w:t>8 Performance Requirements Summary</w:t>
            </w:r>
            <w:r w:rsidR="00C46D1C">
              <w:tab/>
            </w:r>
            <w:r w:rsidR="00C46D1C">
              <w:fldChar w:fldCharType="begin"/>
            </w:r>
            <w:r w:rsidR="00C46D1C">
              <w:instrText>PAGEREF _Toc2005495645 \h</w:instrText>
            </w:r>
            <w:r w:rsidR="00C46D1C">
              <w:fldChar w:fldCharType="separate"/>
            </w:r>
            <w:r w:rsidRPr="5F861656">
              <w:rPr>
                <w:rStyle w:val="Hyperlink"/>
              </w:rPr>
              <w:t>25</w:t>
            </w:r>
            <w:r w:rsidR="00C46D1C">
              <w:fldChar w:fldCharType="end"/>
            </w:r>
          </w:hyperlink>
        </w:p>
        <w:p w14:paraId="370921BE" w14:textId="62082368" w:rsidR="00C46D1C" w:rsidRDefault="5F861656" w:rsidP="5F861656">
          <w:pPr>
            <w:pStyle w:val="TOC3"/>
            <w:tabs>
              <w:tab w:val="left" w:pos="870"/>
              <w:tab w:val="right" w:leader="dot" w:pos="9345"/>
            </w:tabs>
            <w:rPr>
              <w:rStyle w:val="Hyperlink"/>
              <w:rFonts w:ascii="Arial" w:eastAsia="Arial" w:hAnsi="Arial" w:cs="Arial"/>
              <w:noProof/>
              <w:kern w:val="2"/>
              <w14:ligatures w14:val="standardContextual"/>
            </w:rPr>
          </w:pPr>
          <w:hyperlink w:anchor="_Toc1735541798">
            <w:r w:rsidRPr="5F861656">
              <w:rPr>
                <w:rStyle w:val="Hyperlink"/>
              </w:rPr>
              <w:t>9</w:t>
            </w:r>
            <w:r w:rsidR="00C46D1C">
              <w:tab/>
            </w:r>
            <w:r w:rsidRPr="5F861656">
              <w:rPr>
                <w:rStyle w:val="Hyperlink"/>
              </w:rPr>
              <w:t>Appendix</w:t>
            </w:r>
            <w:r w:rsidR="00C46D1C">
              <w:tab/>
            </w:r>
            <w:r w:rsidR="00C46D1C">
              <w:fldChar w:fldCharType="begin"/>
            </w:r>
            <w:r w:rsidR="00C46D1C">
              <w:instrText>PAGEREF _Toc1735541798 \h</w:instrText>
            </w:r>
            <w:r w:rsidR="00C46D1C">
              <w:fldChar w:fldCharType="separate"/>
            </w:r>
            <w:r w:rsidRPr="5F861656">
              <w:rPr>
                <w:rStyle w:val="Hyperlink"/>
              </w:rPr>
              <w:t>29</w:t>
            </w:r>
            <w:r w:rsidR="00C46D1C">
              <w:fldChar w:fldCharType="end"/>
            </w:r>
          </w:hyperlink>
          <w:r w:rsidR="00C46D1C">
            <w:fldChar w:fldCharType="end"/>
          </w:r>
        </w:p>
      </w:sdtContent>
    </w:sdt>
    <w:p w14:paraId="5DEC1D09" w14:textId="7AA334EA" w:rsidR="006F3499" w:rsidRDefault="006F3499" w:rsidP="006F3499"/>
    <w:p w14:paraId="685BD75F" w14:textId="77777777" w:rsidR="0077006D" w:rsidRPr="0028494C" w:rsidRDefault="0077006D">
      <w:pPr>
        <w:spacing w:after="160" w:line="259" w:lineRule="auto"/>
        <w:rPr>
          <w:rFonts w:ascii="Arial" w:eastAsia="Times New Roman" w:hAnsi="Arial" w:cs="Arial"/>
          <w:b/>
          <w:bCs/>
          <w:sz w:val="36"/>
          <w:szCs w:val="36"/>
        </w:rPr>
      </w:pPr>
      <w:r w:rsidRPr="0028494C">
        <w:rPr>
          <w:rFonts w:ascii="Arial" w:eastAsia="Times New Roman" w:hAnsi="Arial" w:cs="Arial"/>
          <w:b/>
          <w:bCs/>
          <w:sz w:val="36"/>
          <w:szCs w:val="36"/>
        </w:rPr>
        <w:br w:type="page"/>
      </w:r>
    </w:p>
    <w:p w14:paraId="5620FFD6" w14:textId="3CE2EAF0" w:rsidR="004B3399" w:rsidRPr="0028494C" w:rsidRDefault="004B3399" w:rsidP="004B3399">
      <w:pPr>
        <w:jc w:val="center"/>
        <w:rPr>
          <w:rFonts w:ascii="Arial" w:eastAsia="Times New Roman" w:hAnsi="Arial" w:cs="Arial"/>
          <w:b/>
          <w:bCs/>
          <w:sz w:val="36"/>
          <w:szCs w:val="36"/>
        </w:rPr>
      </w:pPr>
      <w:r w:rsidRPr="0028494C">
        <w:rPr>
          <w:rFonts w:ascii="Arial" w:eastAsia="Times New Roman" w:hAnsi="Arial" w:cs="Arial"/>
          <w:b/>
          <w:bCs/>
          <w:sz w:val="36"/>
          <w:szCs w:val="36"/>
        </w:rPr>
        <w:lastRenderedPageBreak/>
        <w:t>Performance Work Statement (PWS)</w:t>
      </w:r>
    </w:p>
    <w:p w14:paraId="4B03A941" w14:textId="44826336" w:rsidR="004B3399" w:rsidRPr="0028494C" w:rsidRDefault="0077006D" w:rsidP="004B3399">
      <w:pPr>
        <w:jc w:val="center"/>
        <w:rPr>
          <w:rFonts w:ascii="Arial" w:eastAsia="Times New Roman" w:hAnsi="Arial" w:cs="Arial"/>
          <w:b/>
          <w:bCs/>
          <w:sz w:val="26"/>
          <w:szCs w:val="26"/>
        </w:rPr>
      </w:pPr>
      <w:r w:rsidRPr="0028494C">
        <w:rPr>
          <w:rFonts w:ascii="Arial" w:eastAsia="Times New Roman" w:hAnsi="Arial" w:cs="Arial"/>
          <w:b/>
          <w:bCs/>
          <w:sz w:val="26"/>
          <w:szCs w:val="26"/>
        </w:rPr>
        <w:t>A-123 Internal Controls</w:t>
      </w:r>
    </w:p>
    <w:p w14:paraId="514EC0CF" w14:textId="210CC1C4" w:rsidR="001A4EBC" w:rsidRPr="0028494C" w:rsidRDefault="001A4EBC" w:rsidP="001A4EBC">
      <w:pPr>
        <w:keepNext/>
        <w:spacing w:before="240" w:after="60"/>
        <w:outlineLvl w:val="2"/>
        <w:rPr>
          <w:rFonts w:ascii="Arial" w:eastAsia="Times New Roman" w:hAnsi="Arial" w:cs="Arial"/>
          <w:sz w:val="26"/>
          <w:szCs w:val="26"/>
        </w:rPr>
      </w:pPr>
      <w:bookmarkStart w:id="0" w:name="vision_statement_title"/>
      <w:bookmarkStart w:id="1" w:name="_Toc468119759"/>
      <w:bookmarkStart w:id="2" w:name="_Toc1226824936"/>
      <w:r w:rsidRPr="0028494C">
        <w:rPr>
          <w:rFonts w:ascii="Arial" w:eastAsia="Times New Roman" w:hAnsi="Arial" w:cs="Arial"/>
          <w:b/>
          <w:bCs/>
          <w:sz w:val="26"/>
          <w:szCs w:val="26"/>
        </w:rPr>
        <w:t>Vision Statement</w:t>
      </w:r>
      <w:bookmarkEnd w:id="0"/>
      <w:bookmarkEnd w:id="1"/>
      <w:bookmarkEnd w:id="2"/>
      <w:r w:rsidRPr="0028494C">
        <w:rPr>
          <w:rFonts w:ascii="Arial" w:eastAsia="Times New Roman" w:hAnsi="Arial" w:cs="Arial"/>
          <w:b/>
          <w:bCs/>
          <w:sz w:val="26"/>
          <w:szCs w:val="26"/>
        </w:rPr>
        <w:t xml:space="preserve"> </w:t>
      </w:r>
    </w:p>
    <w:p w14:paraId="39F779EC" w14:textId="661271AF" w:rsidR="001A4EBC" w:rsidRPr="0028494C" w:rsidRDefault="009A576C" w:rsidP="001A4EBC">
      <w:pPr>
        <w:spacing w:after="0"/>
        <w:rPr>
          <w:rFonts w:ascii="Arial" w:hAnsi="Arial" w:cs="Arial"/>
          <w:color w:val="000000"/>
        </w:rPr>
      </w:pPr>
      <w:bookmarkStart w:id="3" w:name="_Toc468119760"/>
      <w:r w:rsidRPr="70DFCFEF">
        <w:rPr>
          <w:rFonts w:ascii="Arial" w:hAnsi="Arial" w:cs="Arial"/>
          <w:color w:val="000000" w:themeColor="text1"/>
        </w:rPr>
        <w:t>To strengthen the effectiveness and efficiency of internal controls over financial reporting and financial management systems to ensure compliance with applicable laws and regulations in accordance with the Office of Management and Budget (OMB) Circular A-123, Management's Responsibility for Internal Control.</w:t>
      </w:r>
    </w:p>
    <w:p w14:paraId="7C4686A3" w14:textId="77777777" w:rsidR="009A576C" w:rsidRPr="0028494C" w:rsidRDefault="009A576C" w:rsidP="001A4EBC">
      <w:pPr>
        <w:spacing w:after="0"/>
        <w:rPr>
          <w:rFonts w:ascii="Arial" w:hAnsi="Arial" w:cs="Arial"/>
          <w:i/>
          <w:iCs/>
          <w:color w:val="3A7C22" w:themeColor="accent6" w:themeShade="BF"/>
        </w:rPr>
      </w:pPr>
    </w:p>
    <w:p w14:paraId="660D2F6B" w14:textId="77777777" w:rsidR="001A4EBC" w:rsidRPr="0028494C" w:rsidRDefault="001A4EBC" w:rsidP="001A4EBC">
      <w:pPr>
        <w:spacing w:after="0"/>
        <w:rPr>
          <w:rFonts w:ascii="Arial" w:eastAsia="Times New Roman" w:hAnsi="Arial" w:cs="Arial"/>
          <w:b/>
          <w:bCs/>
          <w:sz w:val="26"/>
          <w:szCs w:val="26"/>
        </w:rPr>
      </w:pPr>
      <w:r w:rsidRPr="0028494C">
        <w:rPr>
          <w:rFonts w:ascii="Arial" w:eastAsia="Times New Roman" w:hAnsi="Arial" w:cs="Arial"/>
          <w:b/>
          <w:bCs/>
          <w:sz w:val="26"/>
          <w:szCs w:val="26"/>
        </w:rPr>
        <w:t>1 General Information</w:t>
      </w:r>
      <w:bookmarkEnd w:id="3"/>
    </w:p>
    <w:p w14:paraId="36FA703C" w14:textId="4FE3C02B" w:rsidR="00370D7A" w:rsidRPr="0028494C" w:rsidRDefault="00370D7A" w:rsidP="00370D7A">
      <w:pPr>
        <w:keepNext/>
        <w:spacing w:before="240" w:after="60"/>
        <w:outlineLvl w:val="2"/>
        <w:rPr>
          <w:rFonts w:ascii="Arial" w:eastAsia="Times New Roman" w:hAnsi="Arial" w:cs="Arial"/>
          <w:sz w:val="26"/>
          <w:szCs w:val="26"/>
          <w:highlight w:val="yellow"/>
        </w:rPr>
      </w:pPr>
      <w:bookmarkStart w:id="4" w:name="_Toc1026749708"/>
      <w:bookmarkStart w:id="5" w:name="_Toc468119762"/>
      <w:r w:rsidRPr="0028494C">
        <w:rPr>
          <w:rFonts w:ascii="Arial" w:eastAsia="Times New Roman" w:hAnsi="Arial" w:cs="Arial"/>
          <w:b/>
          <w:bCs/>
          <w:sz w:val="26"/>
          <w:szCs w:val="26"/>
        </w:rPr>
        <w:t>1.1 Scope of Work</w:t>
      </w:r>
      <w:bookmarkEnd w:id="4"/>
      <w:r w:rsidRPr="0028494C">
        <w:rPr>
          <w:rFonts w:ascii="Arial" w:eastAsia="Times New Roman" w:hAnsi="Arial" w:cs="Arial"/>
          <w:b/>
          <w:bCs/>
          <w:sz w:val="26"/>
          <w:szCs w:val="26"/>
        </w:rPr>
        <w:t xml:space="preserve"> </w:t>
      </w:r>
    </w:p>
    <w:p w14:paraId="4492D6EA" w14:textId="77777777" w:rsidR="003E3357" w:rsidRPr="0028494C" w:rsidRDefault="003E3357" w:rsidP="003E3357">
      <w:pPr>
        <w:spacing w:after="0" w:line="240" w:lineRule="auto"/>
        <w:rPr>
          <w:rFonts w:ascii="Arial" w:hAnsi="Arial" w:cs="Arial"/>
          <w:color w:val="000000"/>
        </w:rPr>
      </w:pPr>
      <w:r w:rsidRPr="0028494C">
        <w:rPr>
          <w:rFonts w:ascii="Arial" w:hAnsi="Arial" w:cs="Arial"/>
          <w:color w:val="000000"/>
        </w:rPr>
        <w:t xml:space="preserve">The U.S. Department of Housing and Urban Development (HUD), Government National Mortgage Association (Ginnie Mae) Office of Enterprise Risk (OER) requires contractor support to strengthen internal controls over financial reporting and financial management systems. Services shall include documenting, testing, accessing, and reporting on Ginnie Mae’s internal controls over financial reporting and financial management systems in accordance with OMB Circular A-123, including Appendix A, Management of Reporting and Data Integrity Risk Assessment of Ginnie Mae’s internal controls over financial reporting. </w:t>
      </w:r>
    </w:p>
    <w:p w14:paraId="504BBB5A" w14:textId="77777777" w:rsidR="003E3357" w:rsidRPr="0028494C" w:rsidRDefault="003E3357" w:rsidP="003E3357">
      <w:pPr>
        <w:spacing w:after="0" w:line="240" w:lineRule="auto"/>
        <w:rPr>
          <w:rFonts w:ascii="Arial" w:hAnsi="Arial" w:cs="Arial"/>
          <w:color w:val="000000"/>
        </w:rPr>
      </w:pPr>
    </w:p>
    <w:p w14:paraId="045F5E90" w14:textId="77777777" w:rsidR="003E3357" w:rsidRPr="0028494C" w:rsidRDefault="003E3357" w:rsidP="003E3357">
      <w:pPr>
        <w:spacing w:after="0" w:line="240" w:lineRule="auto"/>
        <w:rPr>
          <w:rFonts w:ascii="Arial" w:hAnsi="Arial" w:cs="Arial"/>
          <w:color w:val="000000"/>
        </w:rPr>
      </w:pPr>
      <w:r w:rsidRPr="0028494C">
        <w:rPr>
          <w:rFonts w:ascii="Arial" w:hAnsi="Arial" w:cs="Arial"/>
          <w:color w:val="000000"/>
        </w:rPr>
        <w:t xml:space="preserve">The Contractor shall provide Risk Management and Internal Controls services to perform Ginnie Mae’s annual OMB Circular A-123 including Appendix A to document, test, access and report on Ginnie Mae’s internal controls over financial reporting and financial management systems. </w:t>
      </w:r>
    </w:p>
    <w:p w14:paraId="59BB7F3F" w14:textId="77777777" w:rsidR="003E3357" w:rsidRPr="0028494C" w:rsidRDefault="003E3357" w:rsidP="003E3357">
      <w:pPr>
        <w:spacing w:after="0" w:line="240" w:lineRule="auto"/>
        <w:rPr>
          <w:rFonts w:ascii="Arial" w:hAnsi="Arial" w:cs="Arial"/>
          <w:color w:val="000000"/>
        </w:rPr>
      </w:pPr>
    </w:p>
    <w:p w14:paraId="090D71ED" w14:textId="77777777" w:rsidR="003E3357" w:rsidRPr="0028494C" w:rsidRDefault="003E3357" w:rsidP="003E3357">
      <w:pPr>
        <w:spacing w:after="0" w:line="240" w:lineRule="auto"/>
        <w:rPr>
          <w:rFonts w:ascii="Arial" w:hAnsi="Arial" w:cs="Arial"/>
          <w:color w:val="000000"/>
          <w:sz w:val="24"/>
          <w:szCs w:val="24"/>
        </w:rPr>
      </w:pPr>
      <w:r w:rsidRPr="0028494C">
        <w:rPr>
          <w:rFonts w:ascii="Arial" w:hAnsi="Arial" w:cs="Arial"/>
          <w:color w:val="000000"/>
        </w:rPr>
        <w:t xml:space="preserve">The support services shall include: </w:t>
      </w:r>
    </w:p>
    <w:p w14:paraId="63D842FF" w14:textId="77777777" w:rsidR="003E3357" w:rsidRPr="0028494C" w:rsidRDefault="003E3357" w:rsidP="003E3357">
      <w:pPr>
        <w:pStyle w:val="ListParagraph"/>
        <w:numPr>
          <w:ilvl w:val="0"/>
          <w:numId w:val="15"/>
        </w:numPr>
        <w:spacing w:after="0" w:line="240" w:lineRule="auto"/>
        <w:rPr>
          <w:rFonts w:ascii="Arial" w:hAnsi="Arial" w:cs="Arial"/>
        </w:rPr>
      </w:pPr>
      <w:r w:rsidRPr="0028494C">
        <w:rPr>
          <w:rFonts w:ascii="Arial" w:hAnsi="Arial" w:cs="Arial"/>
        </w:rPr>
        <w:t>Program Management</w:t>
      </w:r>
    </w:p>
    <w:p w14:paraId="62293B96" w14:textId="77777777" w:rsidR="003E3357" w:rsidRPr="0028494C" w:rsidRDefault="003E3357" w:rsidP="003E3357">
      <w:pPr>
        <w:pStyle w:val="ListParagraph"/>
        <w:numPr>
          <w:ilvl w:val="0"/>
          <w:numId w:val="15"/>
        </w:numPr>
        <w:spacing w:after="0" w:line="240" w:lineRule="auto"/>
        <w:rPr>
          <w:rFonts w:ascii="Arial" w:hAnsi="Arial" w:cs="Arial"/>
        </w:rPr>
      </w:pPr>
      <w:r w:rsidRPr="0028494C">
        <w:rPr>
          <w:rFonts w:ascii="Arial" w:hAnsi="Arial" w:cs="Arial"/>
        </w:rPr>
        <w:t>Assessments</w:t>
      </w:r>
    </w:p>
    <w:p w14:paraId="62DFD636" w14:textId="751CAAD1" w:rsidR="003E3357" w:rsidRPr="0028494C" w:rsidRDefault="003E3357" w:rsidP="003E3357">
      <w:pPr>
        <w:pStyle w:val="ListParagraph"/>
        <w:numPr>
          <w:ilvl w:val="0"/>
          <w:numId w:val="15"/>
        </w:numPr>
        <w:spacing w:after="0" w:line="240" w:lineRule="auto"/>
        <w:rPr>
          <w:rFonts w:ascii="Arial" w:hAnsi="Arial" w:cs="Arial"/>
        </w:rPr>
      </w:pPr>
      <w:r w:rsidRPr="0028494C">
        <w:rPr>
          <w:rFonts w:ascii="Arial" w:hAnsi="Arial" w:cs="Arial"/>
        </w:rPr>
        <w:t xml:space="preserve">OMB A-123 Entity Level </w:t>
      </w:r>
      <w:r w:rsidR="00DB2CEE">
        <w:rPr>
          <w:rFonts w:ascii="Arial" w:hAnsi="Arial" w:cs="Arial"/>
        </w:rPr>
        <w:t xml:space="preserve">Controls </w:t>
      </w:r>
      <w:r w:rsidRPr="0028494C">
        <w:rPr>
          <w:rFonts w:ascii="Arial" w:hAnsi="Arial" w:cs="Arial"/>
        </w:rPr>
        <w:t>Assessment</w:t>
      </w:r>
    </w:p>
    <w:p w14:paraId="4029C4F6" w14:textId="77777777" w:rsidR="003E3357" w:rsidRPr="0028494C" w:rsidRDefault="003E3357" w:rsidP="003E3357">
      <w:pPr>
        <w:pStyle w:val="ListParagraph"/>
        <w:numPr>
          <w:ilvl w:val="0"/>
          <w:numId w:val="15"/>
        </w:numPr>
        <w:spacing w:after="0" w:line="240" w:lineRule="auto"/>
        <w:rPr>
          <w:rFonts w:ascii="Arial" w:hAnsi="Arial" w:cs="Arial"/>
        </w:rPr>
      </w:pPr>
      <w:r w:rsidRPr="0028494C">
        <w:rPr>
          <w:rFonts w:ascii="Arial" w:hAnsi="Arial" w:cs="Arial"/>
        </w:rPr>
        <w:t>Conclusion and Recommended Assurance Statement</w:t>
      </w:r>
    </w:p>
    <w:p w14:paraId="1D75E810" w14:textId="77777777" w:rsidR="003E3357" w:rsidRPr="0028494C" w:rsidRDefault="003E3357" w:rsidP="003E3357">
      <w:pPr>
        <w:pStyle w:val="ListParagraph"/>
        <w:numPr>
          <w:ilvl w:val="0"/>
          <w:numId w:val="15"/>
        </w:numPr>
        <w:spacing w:after="0" w:line="240" w:lineRule="auto"/>
        <w:rPr>
          <w:rFonts w:ascii="Arial" w:hAnsi="Arial" w:cs="Arial"/>
        </w:rPr>
      </w:pPr>
      <w:r w:rsidRPr="0028494C">
        <w:rPr>
          <w:rFonts w:ascii="Arial" w:hAnsi="Arial" w:cs="Arial"/>
        </w:rPr>
        <w:t>Policy and Procedure Update</w:t>
      </w:r>
    </w:p>
    <w:p w14:paraId="4F54675B" w14:textId="77777777" w:rsidR="003E3357" w:rsidRPr="0028494C" w:rsidRDefault="003E3357" w:rsidP="003E3357">
      <w:pPr>
        <w:pStyle w:val="ListParagraph"/>
        <w:numPr>
          <w:ilvl w:val="0"/>
          <w:numId w:val="15"/>
        </w:numPr>
        <w:spacing w:after="0" w:line="240" w:lineRule="auto"/>
        <w:rPr>
          <w:rFonts w:ascii="Arial" w:hAnsi="Arial" w:cs="Arial"/>
        </w:rPr>
      </w:pPr>
      <w:r w:rsidRPr="0028494C">
        <w:rPr>
          <w:rFonts w:ascii="Arial" w:hAnsi="Arial" w:cs="Arial"/>
        </w:rPr>
        <w:t>Training Services</w:t>
      </w:r>
    </w:p>
    <w:p w14:paraId="740DFB14" w14:textId="77777777" w:rsidR="003E3357" w:rsidRPr="0028494C" w:rsidRDefault="003E3357" w:rsidP="003E3357">
      <w:pPr>
        <w:pStyle w:val="ListParagraph"/>
        <w:numPr>
          <w:ilvl w:val="0"/>
          <w:numId w:val="15"/>
        </w:numPr>
        <w:spacing w:after="0" w:line="240" w:lineRule="auto"/>
        <w:rPr>
          <w:rFonts w:ascii="Arial" w:hAnsi="Arial" w:cs="Arial"/>
        </w:rPr>
      </w:pPr>
      <w:r w:rsidRPr="0028494C">
        <w:rPr>
          <w:rFonts w:ascii="Arial" w:hAnsi="Arial" w:cs="Arial"/>
        </w:rPr>
        <w:t>Additional Special Assessments</w:t>
      </w:r>
    </w:p>
    <w:p w14:paraId="30F26C3A" w14:textId="441DE8B4" w:rsidR="44E554A4" w:rsidRDefault="44E554A4" w:rsidP="53500B44">
      <w:pPr>
        <w:pStyle w:val="ListParagraph"/>
        <w:numPr>
          <w:ilvl w:val="0"/>
          <w:numId w:val="15"/>
        </w:numPr>
        <w:spacing w:after="0" w:line="240" w:lineRule="auto"/>
        <w:rPr>
          <w:rFonts w:ascii="Arial" w:hAnsi="Arial" w:cs="Arial"/>
        </w:rPr>
      </w:pPr>
      <w:r w:rsidRPr="53500B44">
        <w:rPr>
          <w:rFonts w:ascii="Arial" w:hAnsi="Arial" w:cs="Arial"/>
        </w:rPr>
        <w:t>Transition Services (if applicable)</w:t>
      </w:r>
    </w:p>
    <w:p w14:paraId="5766131E" w14:textId="77777777" w:rsidR="003E3357" w:rsidRPr="0028494C" w:rsidRDefault="003E3357" w:rsidP="003E3357">
      <w:pPr>
        <w:spacing w:after="0" w:line="240" w:lineRule="auto"/>
        <w:rPr>
          <w:rFonts w:ascii="Arial" w:hAnsi="Arial" w:cs="Arial"/>
          <w:color w:val="000000"/>
        </w:rPr>
      </w:pPr>
    </w:p>
    <w:p w14:paraId="01F852A0" w14:textId="77777777" w:rsidR="003E3357" w:rsidRPr="0028494C" w:rsidRDefault="003E3357" w:rsidP="003E3357">
      <w:pPr>
        <w:spacing w:after="0" w:line="240" w:lineRule="auto"/>
        <w:rPr>
          <w:rFonts w:ascii="Arial" w:hAnsi="Arial" w:cs="Arial"/>
          <w:color w:val="000000"/>
        </w:rPr>
      </w:pPr>
      <w:r w:rsidRPr="0028494C">
        <w:rPr>
          <w:rFonts w:ascii="Arial" w:hAnsi="Arial" w:cs="Arial"/>
          <w:color w:val="000000"/>
        </w:rPr>
        <w:t>Detailed descriptions of specific tasks are provided in Section 5 - Specific Tasks and Deliverables.</w:t>
      </w:r>
    </w:p>
    <w:p w14:paraId="62621B8A" w14:textId="491CB5F0" w:rsidR="001A4EBC" w:rsidRPr="0028494C" w:rsidRDefault="001A4EBC" w:rsidP="001A4EBC">
      <w:pPr>
        <w:keepNext/>
        <w:spacing w:before="240" w:after="60"/>
        <w:outlineLvl w:val="2"/>
        <w:rPr>
          <w:rFonts w:ascii="Arial" w:eastAsia="Times New Roman" w:hAnsi="Arial" w:cs="Arial"/>
          <w:sz w:val="26"/>
          <w:szCs w:val="26"/>
          <w:highlight w:val="yellow"/>
        </w:rPr>
      </w:pPr>
      <w:bookmarkStart w:id="6" w:name="_Toc1116107029"/>
      <w:r w:rsidRPr="0028494C">
        <w:rPr>
          <w:rFonts w:ascii="Arial" w:eastAsia="Times New Roman" w:hAnsi="Arial" w:cs="Arial"/>
          <w:b/>
          <w:bCs/>
          <w:sz w:val="26"/>
          <w:szCs w:val="26"/>
        </w:rPr>
        <w:t>1.2 Background</w:t>
      </w:r>
      <w:bookmarkEnd w:id="5"/>
      <w:bookmarkEnd w:id="6"/>
      <w:r w:rsidRPr="0028494C">
        <w:rPr>
          <w:rFonts w:ascii="Arial" w:eastAsia="Times New Roman" w:hAnsi="Arial" w:cs="Arial"/>
          <w:b/>
          <w:bCs/>
          <w:sz w:val="26"/>
          <w:szCs w:val="26"/>
        </w:rPr>
        <w:t xml:space="preserve"> </w:t>
      </w:r>
      <w:bookmarkStart w:id="7" w:name="_Hlk161832455"/>
    </w:p>
    <w:bookmarkEnd w:id="7"/>
    <w:p w14:paraId="23AA2235" w14:textId="77777777" w:rsidR="002C0AE7" w:rsidRPr="0028494C" w:rsidRDefault="002C0AE7" w:rsidP="002C0AE7">
      <w:pPr>
        <w:spacing w:after="0" w:line="240" w:lineRule="auto"/>
        <w:rPr>
          <w:rFonts w:ascii="Arial" w:hAnsi="Arial" w:cs="Arial"/>
          <w:color w:val="000000"/>
        </w:rPr>
      </w:pPr>
      <w:r w:rsidRPr="0028494C">
        <w:rPr>
          <w:rFonts w:ascii="Arial" w:hAnsi="Arial" w:cs="Arial"/>
          <w:color w:val="000000"/>
        </w:rPr>
        <w:t>Ginnie Mae is responsible for its own financial statements and financial reporting and produces a "Report to Congress" and an Annual Report. HUD also receives Ginnie Mae financial information for inclusion in HUD's consolidated financial statements. Ginnie Mae is unique in that it does not use budgetary accounting, and it prepares standard financial statements in compliance with generally accepted accounting principles (GAAP).</w:t>
      </w:r>
    </w:p>
    <w:p w14:paraId="50EF1429" w14:textId="77777777" w:rsidR="002C0AE7" w:rsidRPr="0028494C" w:rsidRDefault="002C0AE7" w:rsidP="002C0AE7">
      <w:pPr>
        <w:spacing w:after="0" w:line="240" w:lineRule="auto"/>
        <w:rPr>
          <w:rFonts w:ascii="Arial" w:hAnsi="Arial" w:cs="Arial"/>
          <w:color w:val="000000"/>
        </w:rPr>
      </w:pPr>
    </w:p>
    <w:p w14:paraId="7EE5389D" w14:textId="62C5624E" w:rsidR="002C0AE7" w:rsidRPr="0028494C" w:rsidRDefault="002C0AE7" w:rsidP="002C0AE7">
      <w:pPr>
        <w:spacing w:after="0" w:line="240" w:lineRule="auto"/>
        <w:rPr>
          <w:rFonts w:ascii="Arial" w:hAnsi="Arial" w:cs="Arial"/>
          <w:color w:val="000000"/>
        </w:rPr>
      </w:pPr>
      <w:r w:rsidRPr="0028494C">
        <w:rPr>
          <w:rFonts w:ascii="Arial" w:hAnsi="Arial" w:cs="Arial"/>
          <w:color w:val="000000"/>
        </w:rPr>
        <w:lastRenderedPageBreak/>
        <w:t xml:space="preserve">Ginnie Mae’s management is responsible for establishing and maintaining effective internal controls and financial management systems that meet the objectives of the Federal Managers Financial Integrity Act of 1982 (FMFIA). Ginnie Mae </w:t>
      </w:r>
      <w:r w:rsidR="00E06F25">
        <w:rPr>
          <w:rFonts w:ascii="Arial" w:hAnsi="Arial" w:cs="Arial"/>
          <w:color w:val="000000"/>
        </w:rPr>
        <w:t xml:space="preserve">currently </w:t>
      </w:r>
      <w:r w:rsidRPr="0028494C">
        <w:rPr>
          <w:rFonts w:ascii="Arial" w:hAnsi="Arial" w:cs="Arial"/>
          <w:color w:val="000000"/>
        </w:rPr>
        <w:t>conducts its annual assessment of internal control over the effectiveness and efficiency of operations and compliance with applicable laws and regulations in accordance with OMB Circular A-123. Ginnie Mae also conducts its annual assessment of the effectiveness of internal controls over financial reporting, which includes safeguarding of assets and compliance with applicable laws and regulations, in accordance with the requirements of Appendix A of OMB Circular A-123.</w:t>
      </w:r>
    </w:p>
    <w:p w14:paraId="6280CB19" w14:textId="77777777" w:rsidR="0002570E" w:rsidRPr="0028494C" w:rsidRDefault="0002570E" w:rsidP="001F3BF8">
      <w:pPr>
        <w:spacing w:after="0" w:line="240" w:lineRule="auto"/>
        <w:rPr>
          <w:rFonts w:ascii="Arial" w:hAnsi="Arial" w:cs="Arial"/>
          <w:i/>
          <w:iCs/>
          <w:color w:val="3A7C22" w:themeColor="accent6" w:themeShade="BF"/>
        </w:rPr>
      </w:pPr>
    </w:p>
    <w:p w14:paraId="44B91790" w14:textId="0124AD55" w:rsidR="001A4EBC" w:rsidRPr="0028494C" w:rsidRDefault="001A4EBC" w:rsidP="001A4EBC">
      <w:pPr>
        <w:keepNext/>
        <w:spacing w:after="0"/>
        <w:outlineLvl w:val="2"/>
        <w:rPr>
          <w:rFonts w:ascii="Arial" w:eastAsia="Times New Roman" w:hAnsi="Arial" w:cs="Arial"/>
          <w:color w:val="FF0000"/>
          <w:sz w:val="26"/>
          <w:szCs w:val="26"/>
        </w:rPr>
      </w:pPr>
      <w:bookmarkStart w:id="8" w:name="_Toc468119763"/>
      <w:bookmarkStart w:id="9" w:name="_Toc590878625"/>
      <w:r w:rsidRPr="0028494C">
        <w:rPr>
          <w:rFonts w:ascii="Arial" w:eastAsia="Times New Roman" w:hAnsi="Arial" w:cs="Arial"/>
          <w:b/>
          <w:bCs/>
          <w:sz w:val="26"/>
          <w:szCs w:val="26"/>
        </w:rPr>
        <w:t>1.3 Constraints</w:t>
      </w:r>
      <w:bookmarkEnd w:id="8"/>
      <w:bookmarkEnd w:id="9"/>
      <w:r w:rsidRPr="0028494C">
        <w:rPr>
          <w:rFonts w:ascii="Arial" w:eastAsia="Times New Roman" w:hAnsi="Arial" w:cs="Arial"/>
          <w:b/>
          <w:bCs/>
          <w:sz w:val="26"/>
          <w:szCs w:val="26"/>
        </w:rPr>
        <w:t xml:space="preserve"> </w:t>
      </w:r>
    </w:p>
    <w:p w14:paraId="091F26FE" w14:textId="77777777" w:rsidR="00AC2D60" w:rsidRPr="0028494C" w:rsidRDefault="00AC2D60" w:rsidP="00AC2D60">
      <w:pPr>
        <w:spacing w:after="0" w:line="240" w:lineRule="auto"/>
        <w:rPr>
          <w:rFonts w:ascii="Arial" w:hAnsi="Arial" w:cs="Arial"/>
          <w:color w:val="000000"/>
        </w:rPr>
      </w:pPr>
      <w:bookmarkStart w:id="10" w:name="_Toc468119765"/>
      <w:bookmarkStart w:id="11" w:name="_Toc468119773"/>
      <w:r w:rsidRPr="0028494C">
        <w:rPr>
          <w:rFonts w:ascii="Arial" w:hAnsi="Arial" w:cs="Arial"/>
          <w:color w:val="000000"/>
        </w:rPr>
        <w:t xml:space="preserve">The services identified in this PWS will adhere to the rules, regulations, laws, standards, and conventions identified by HUD as well as within the Federal Government. Constraints include the following: </w:t>
      </w:r>
    </w:p>
    <w:p w14:paraId="0B2784A4" w14:textId="77777777" w:rsidR="00AC2D60" w:rsidRPr="0028494C" w:rsidRDefault="00AC2D60" w:rsidP="00AC2D60">
      <w:pPr>
        <w:spacing w:after="0" w:line="240" w:lineRule="auto"/>
        <w:rPr>
          <w:rFonts w:ascii="Arial" w:hAnsi="Arial" w:cs="Arial"/>
          <w:color w:val="000000"/>
          <w:sz w:val="24"/>
          <w:szCs w:val="24"/>
        </w:rPr>
      </w:pPr>
    </w:p>
    <w:p w14:paraId="06183B0F"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Federal Managers Financial Integrity Act of 1982</w:t>
      </w:r>
    </w:p>
    <w:p w14:paraId="6A9E59C1"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https://www.whitehouse.gov/sites/whitehouse.gov/files/omb/financial/fmfia1982.html</w:t>
        </w:r>
      </w:hyperlink>
      <w:r w:rsidRPr="0028494C">
        <w:rPr>
          <w:rFonts w:ascii="Arial" w:hAnsi="Arial" w:cs="Arial"/>
          <w:color w:val="000000"/>
        </w:rPr>
        <w:t xml:space="preserve"> </w:t>
      </w:r>
    </w:p>
    <w:p w14:paraId="57E640DD"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September 8, 1982  </w:t>
      </w:r>
    </w:p>
    <w:p w14:paraId="375352E0" w14:textId="12ADD8AB" w:rsidR="00AC2D60" w:rsidRPr="0028494C" w:rsidRDefault="00AC2D60" w:rsidP="00AC2D60">
      <w:pPr>
        <w:spacing w:after="0" w:line="240" w:lineRule="auto"/>
        <w:rPr>
          <w:rFonts w:ascii="Arial" w:hAnsi="Arial" w:cs="Arial"/>
          <w:color w:val="000000"/>
        </w:rPr>
      </w:pPr>
    </w:p>
    <w:p w14:paraId="1D5F758D" w14:textId="3C674818" w:rsidR="00AC2D60" w:rsidRPr="0028494C" w:rsidRDefault="5F3DD397" w:rsidP="00BF68D0">
      <w:pPr>
        <w:spacing w:after="0" w:line="240" w:lineRule="auto"/>
        <w:rPr>
          <w:rFonts w:ascii="Arial" w:eastAsia="Arial" w:hAnsi="Arial" w:cs="Arial"/>
          <w:color w:val="000000" w:themeColor="text1"/>
        </w:rPr>
      </w:pPr>
      <w:r w:rsidRPr="1C3FA9CA">
        <w:rPr>
          <w:rFonts w:ascii="Arial" w:eastAsia="Arial" w:hAnsi="Arial" w:cs="Arial"/>
          <w:color w:val="000000" w:themeColor="text1"/>
        </w:rPr>
        <w:t xml:space="preserve">OMB Circular A-123, Managements Responsibility for Internal Control </w:t>
      </w:r>
      <w:hyperlink r:id="rId12" w:history="1">
        <w:r w:rsidRPr="1C3FA9CA">
          <w:rPr>
            <w:rStyle w:val="Hyperlink"/>
            <w:rFonts w:ascii="Arial" w:eastAsia="Arial" w:hAnsi="Arial" w:cs="Arial"/>
            <w:color w:val="467886"/>
          </w:rPr>
          <w:t>https://www.whitehouse.gov/wp-content/uploads/2026/03/OMB-Circular-No.-A-123-2026.pdf</w:t>
        </w:r>
      </w:hyperlink>
      <w:r w:rsidRPr="1C3FA9CA">
        <w:rPr>
          <w:rFonts w:cs="Calibri"/>
        </w:rPr>
        <w:t>)</w:t>
      </w:r>
    </w:p>
    <w:p w14:paraId="4557EB53" w14:textId="61A439FE" w:rsidR="00AC2D60" w:rsidRPr="0028494C" w:rsidRDefault="00AC2D60" w:rsidP="1C3FA9CA">
      <w:pPr>
        <w:spacing w:after="0" w:line="240" w:lineRule="auto"/>
        <w:rPr>
          <w:rFonts w:cs="Calibri"/>
        </w:rPr>
      </w:pPr>
    </w:p>
    <w:p w14:paraId="129F2721" w14:textId="5C6CC8FC" w:rsidR="00AC2D60" w:rsidRPr="0028494C" w:rsidRDefault="00AC2D60" w:rsidP="00AC2D60">
      <w:pPr>
        <w:spacing w:after="0" w:line="240" w:lineRule="auto"/>
        <w:rPr>
          <w:rFonts w:ascii="Arial" w:hAnsi="Arial" w:cs="Arial"/>
          <w:color w:val="000000"/>
        </w:rPr>
      </w:pPr>
      <w:r w:rsidRPr="1C3FA9CA">
        <w:rPr>
          <w:rFonts w:ascii="Arial" w:hAnsi="Arial" w:cs="Arial"/>
          <w:color w:val="000000" w:themeColor="text1"/>
        </w:rPr>
        <w:t xml:space="preserve">OMB A-123, Appendix A of OMB Circular A-123 Revised </w:t>
      </w:r>
    </w:p>
    <w:p w14:paraId="7EACE8F6"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https://www.whitehouse.gov/wp-content/uploads/2018/06/M-18-16.pdf</w:t>
        </w:r>
      </w:hyperlink>
      <w:r w:rsidRPr="0028494C">
        <w:rPr>
          <w:rFonts w:ascii="Arial" w:hAnsi="Arial" w:cs="Arial"/>
          <w:color w:val="000000"/>
        </w:rPr>
        <w:t xml:space="preserve"> </w:t>
      </w:r>
    </w:p>
    <w:p w14:paraId="4A722C9D"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June 6, 2018</w:t>
      </w:r>
    </w:p>
    <w:p w14:paraId="192657A2" w14:textId="77777777" w:rsidR="00AC2D60" w:rsidRPr="0028494C" w:rsidRDefault="00AC2D60" w:rsidP="00AC2D60">
      <w:pPr>
        <w:spacing w:after="0" w:line="240" w:lineRule="auto"/>
        <w:rPr>
          <w:rFonts w:ascii="Arial" w:hAnsi="Arial" w:cs="Arial"/>
          <w:color w:val="000000"/>
        </w:rPr>
      </w:pPr>
    </w:p>
    <w:p w14:paraId="6EFC9819"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 xml:space="preserve">OMB A-11, Preparation, Submission and Execution of the Budget </w:t>
      </w:r>
    </w:p>
    <w:p w14:paraId="6B63E466" w14:textId="77777777" w:rsidR="00AC2D60" w:rsidRPr="0028494C" w:rsidRDefault="00AC2D60" w:rsidP="00AC2D60">
      <w:pPr>
        <w:spacing w:after="0" w:line="240" w:lineRule="auto"/>
        <w:rPr>
          <w:rFonts w:ascii="Arial" w:hAnsi="Arial" w:cs="Arial"/>
          <w:color w:val="000000"/>
        </w:rPr>
      </w:pPr>
      <w:hyperlink r:id="rId13" w:history="1">
        <w:r w:rsidRPr="0028494C">
          <w:rPr>
            <w:rStyle w:val="Hyperlink"/>
            <w:rFonts w:ascii="Arial" w:hAnsi="Arial" w:cs="Arial"/>
          </w:rPr>
          <w:t>https://www.whitehouse.gov/wp-content/uploads/2025/08/a11.pdf</w:t>
        </w:r>
      </w:hyperlink>
    </w:p>
    <w:p w14:paraId="723E1DDB"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August 2025</w:t>
      </w:r>
    </w:p>
    <w:p w14:paraId="540C3DB0" w14:textId="77777777" w:rsidR="00AC2D60" w:rsidRPr="0028494C" w:rsidRDefault="00AC2D60" w:rsidP="00AC2D60">
      <w:pPr>
        <w:spacing w:after="0" w:line="240" w:lineRule="auto"/>
        <w:rPr>
          <w:rFonts w:ascii="Arial" w:hAnsi="Arial" w:cs="Arial"/>
          <w:color w:val="000000"/>
        </w:rPr>
      </w:pPr>
    </w:p>
    <w:p w14:paraId="74A76EC3"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 xml:space="preserve">The Green Book, Standards for Internal Controls in the Federal Government </w:t>
      </w:r>
    </w:p>
    <w:p w14:paraId="56512946" w14:textId="77777777" w:rsidR="00AC2D60" w:rsidRPr="0028494C" w:rsidRDefault="00AC2D60" w:rsidP="00AC2D60">
      <w:pPr>
        <w:spacing w:after="0" w:line="240" w:lineRule="auto"/>
        <w:rPr>
          <w:rFonts w:ascii="Arial" w:hAnsi="Arial" w:cs="Arial"/>
        </w:rPr>
      </w:pPr>
      <w:hyperlink r:id="rId14" w:history="1">
        <w:r w:rsidRPr="0028494C">
          <w:rPr>
            <w:rStyle w:val="Hyperlink"/>
            <w:rFonts w:ascii="Arial" w:hAnsi="Arial" w:cs="Arial"/>
          </w:rPr>
          <w:t>https://www.gao.gov/assets/gao-25-107721.pdf</w:t>
        </w:r>
      </w:hyperlink>
    </w:p>
    <w:p w14:paraId="02A934C8"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May 2025</w:t>
      </w:r>
    </w:p>
    <w:p w14:paraId="305A81AC" w14:textId="77777777" w:rsidR="00AC2D60" w:rsidRPr="0028494C" w:rsidRDefault="00AC2D60" w:rsidP="00AC2D60">
      <w:pPr>
        <w:spacing w:after="0" w:line="240" w:lineRule="auto"/>
        <w:rPr>
          <w:rFonts w:ascii="Arial" w:hAnsi="Arial" w:cs="Arial"/>
          <w:color w:val="000000"/>
        </w:rPr>
      </w:pPr>
    </w:p>
    <w:p w14:paraId="1B2D72FD"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 xml:space="preserve">The Yellow Book, Government Auditing Standards 2024 Revised </w:t>
      </w:r>
    </w:p>
    <w:p w14:paraId="39A113AD" w14:textId="77777777" w:rsidR="00AC2D60" w:rsidRPr="0028494C" w:rsidRDefault="00AC2D60" w:rsidP="00AC2D60">
      <w:pPr>
        <w:spacing w:after="0" w:line="240" w:lineRule="auto"/>
        <w:rPr>
          <w:rFonts w:ascii="Arial" w:hAnsi="Arial" w:cs="Arial"/>
          <w:color w:val="000000"/>
        </w:rPr>
      </w:pPr>
      <w:hyperlink r:id="rId15" w:history="1">
        <w:r w:rsidRPr="0028494C">
          <w:rPr>
            <w:rStyle w:val="Hyperlink"/>
            <w:rFonts w:ascii="Arial" w:hAnsi="Arial" w:cs="Arial"/>
          </w:rPr>
          <w:t>https://www.gao.gov/assets/d24106786.pdf</w:t>
        </w:r>
      </w:hyperlink>
    </w:p>
    <w:p w14:paraId="737C9D6D"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February 2024 Revision</w:t>
      </w:r>
    </w:p>
    <w:p w14:paraId="0EB046AD" w14:textId="77777777" w:rsidR="00AC2D60" w:rsidRPr="0028494C" w:rsidRDefault="00AC2D60" w:rsidP="00AC2D60">
      <w:pPr>
        <w:spacing w:after="0" w:line="240" w:lineRule="auto"/>
        <w:rPr>
          <w:rFonts w:ascii="Arial" w:hAnsi="Arial" w:cs="Arial"/>
          <w:color w:val="000000"/>
        </w:rPr>
      </w:pPr>
    </w:p>
    <w:p w14:paraId="1B9419DD"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 xml:space="preserve">Government Performance and Results Modernization Act of 2010 (GPRA) </w:t>
      </w:r>
    </w:p>
    <w:p w14:paraId="1BB103E9"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https://www.congress.gov/111/plaws/publ352/PLAW-111publ352.pdf</w:t>
        </w:r>
      </w:hyperlink>
      <w:r w:rsidRPr="0028494C">
        <w:rPr>
          <w:rFonts w:ascii="Arial" w:hAnsi="Arial" w:cs="Arial"/>
          <w:color w:val="000000"/>
        </w:rPr>
        <w:t xml:space="preserve"> </w:t>
      </w:r>
    </w:p>
    <w:p w14:paraId="70EFC634"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January 4, 2011</w:t>
      </w:r>
    </w:p>
    <w:p w14:paraId="39939A73" w14:textId="77777777" w:rsidR="00AC2D60" w:rsidRPr="0028494C" w:rsidRDefault="00AC2D60" w:rsidP="00AC2D60">
      <w:pPr>
        <w:spacing w:after="0" w:line="240" w:lineRule="auto"/>
        <w:rPr>
          <w:rFonts w:ascii="Arial" w:hAnsi="Arial" w:cs="Arial"/>
          <w:color w:val="000000"/>
        </w:rPr>
      </w:pPr>
    </w:p>
    <w:p w14:paraId="6E98F46F"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 xml:space="preserve">Federal Information Security Modernization Act of 2014 (FISMA) </w:t>
      </w:r>
    </w:p>
    <w:p w14:paraId="7CE62B2D"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https://www.cisa.gov/federal-information-security-modernization-act</w:t>
        </w:r>
      </w:hyperlink>
      <w:r w:rsidRPr="0028494C">
        <w:rPr>
          <w:rFonts w:ascii="Arial" w:hAnsi="Arial" w:cs="Arial"/>
          <w:color w:val="000000"/>
        </w:rPr>
        <w:t xml:space="preserve"> </w:t>
      </w:r>
    </w:p>
    <w:p w14:paraId="25134A12"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December 18, 2014</w:t>
      </w:r>
    </w:p>
    <w:p w14:paraId="700D5D97" w14:textId="77777777" w:rsidR="00AC2D60" w:rsidRPr="0028494C" w:rsidRDefault="00AC2D60" w:rsidP="00AC2D60">
      <w:pPr>
        <w:spacing w:after="0" w:line="240" w:lineRule="auto"/>
        <w:rPr>
          <w:rFonts w:ascii="Arial" w:hAnsi="Arial" w:cs="Arial"/>
          <w:color w:val="000000"/>
        </w:rPr>
      </w:pPr>
    </w:p>
    <w:p w14:paraId="4BCC6DE1"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 xml:space="preserve">Federal Information Systems Controls Audit Manual (FISCAM) </w:t>
      </w:r>
    </w:p>
    <w:p w14:paraId="7CA02CAC"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https://www.gao.gov/assets/80/77142.pdf</w:t>
        </w:r>
      </w:hyperlink>
      <w:r w:rsidRPr="0028494C">
        <w:rPr>
          <w:rFonts w:ascii="Arial" w:hAnsi="Arial" w:cs="Arial"/>
          <w:color w:val="000000"/>
        </w:rPr>
        <w:t xml:space="preserve"> </w:t>
      </w:r>
    </w:p>
    <w:p w14:paraId="27DEBDD1"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February 2009</w:t>
      </w:r>
    </w:p>
    <w:p w14:paraId="2724D42B" w14:textId="77777777" w:rsidR="00AC2D60" w:rsidRPr="0028494C" w:rsidRDefault="00AC2D60" w:rsidP="00AC2D60">
      <w:pPr>
        <w:spacing w:after="0" w:line="240" w:lineRule="auto"/>
        <w:rPr>
          <w:rFonts w:ascii="Arial" w:hAnsi="Arial" w:cs="Arial"/>
          <w:color w:val="000000"/>
        </w:rPr>
      </w:pPr>
    </w:p>
    <w:p w14:paraId="4AEC35E9"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lastRenderedPageBreak/>
        <w:t xml:space="preserve">Improper Payments Information Act of 2002 (IPIA) and Improper Payments Elimination and Recovery Act 2012 </w:t>
      </w:r>
    </w:p>
    <w:p w14:paraId="62DCFFA3"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https://www.govinfo.gov/content/pkg/PLAW-112publ248/pdf/PLAW-112publ248.pdf</w:t>
        </w:r>
      </w:hyperlink>
    </w:p>
    <w:p w14:paraId="534801CE"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January 10, 2013</w:t>
      </w:r>
    </w:p>
    <w:p w14:paraId="0C7A23C4" w14:textId="77777777" w:rsidR="00AC2D60" w:rsidRPr="0028494C" w:rsidRDefault="00AC2D60" w:rsidP="00AC2D60">
      <w:pPr>
        <w:spacing w:after="0" w:line="240" w:lineRule="auto"/>
        <w:rPr>
          <w:rFonts w:ascii="Arial" w:hAnsi="Arial" w:cs="Arial"/>
          <w:color w:val="000000"/>
        </w:rPr>
      </w:pPr>
    </w:p>
    <w:p w14:paraId="44BAC735"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Implementation Guide for OMB Circular A-123, Managements Responsibility for Internal Control Appendix A, Internal Control over Financial Reporting</w:t>
      </w:r>
    </w:p>
    <w:p w14:paraId="4C790E26"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https://www.whitehouse.gov/sites/whitehouse.gov/files/omb/circulars/A123/a123_appx_a_implementation_guide.pdf</w:t>
        </w:r>
      </w:hyperlink>
      <w:r w:rsidRPr="0028494C">
        <w:rPr>
          <w:rFonts w:ascii="Arial" w:hAnsi="Arial" w:cs="Arial"/>
          <w:color w:val="000000"/>
        </w:rPr>
        <w:t xml:space="preserve"> </w:t>
      </w:r>
    </w:p>
    <w:p w14:paraId="5B20B619"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July 2005</w:t>
      </w:r>
    </w:p>
    <w:p w14:paraId="10F6C54F" w14:textId="77777777" w:rsidR="00AC2D60" w:rsidRPr="0028494C" w:rsidRDefault="00AC2D60" w:rsidP="00AC2D60">
      <w:pPr>
        <w:spacing w:after="0" w:line="240" w:lineRule="auto"/>
        <w:rPr>
          <w:rFonts w:ascii="Arial" w:hAnsi="Arial" w:cs="Arial"/>
          <w:color w:val="000000"/>
        </w:rPr>
      </w:pPr>
    </w:p>
    <w:p w14:paraId="65FC3493"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Clinger-Cohen Act of 1996</w:t>
      </w:r>
    </w:p>
    <w:p w14:paraId="1779D32E"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https://www.fismacenter.com/Clinger%20Cohen.pdf</w:t>
        </w:r>
      </w:hyperlink>
      <w:r w:rsidRPr="0028494C">
        <w:rPr>
          <w:rFonts w:ascii="Arial" w:hAnsi="Arial" w:cs="Arial"/>
          <w:color w:val="000000"/>
        </w:rPr>
        <w:t xml:space="preserve"> </w:t>
      </w:r>
    </w:p>
    <w:p w14:paraId="37A75524"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February 10, 1996</w:t>
      </w:r>
    </w:p>
    <w:p w14:paraId="297A2038" w14:textId="77777777" w:rsidR="00AC2D60" w:rsidRPr="0028494C" w:rsidRDefault="00AC2D60" w:rsidP="00AC2D60">
      <w:pPr>
        <w:spacing w:after="0" w:line="240" w:lineRule="auto"/>
        <w:rPr>
          <w:rFonts w:ascii="Arial" w:hAnsi="Arial" w:cs="Arial"/>
          <w:color w:val="000000"/>
        </w:rPr>
      </w:pPr>
    </w:p>
    <w:p w14:paraId="4D32CB86"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Generally Accepted Accounting Principles (GAAP)</w:t>
      </w:r>
    </w:p>
    <w:p w14:paraId="30B6C2F3"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http://www.accountingtools.com/definition-gaap</w:t>
        </w:r>
      </w:hyperlink>
      <w:r w:rsidRPr="0028494C">
        <w:rPr>
          <w:rFonts w:ascii="Arial" w:hAnsi="Arial" w:cs="Arial"/>
          <w:color w:val="000000"/>
        </w:rPr>
        <w:t xml:space="preserve"> </w:t>
      </w:r>
    </w:p>
    <w:p w14:paraId="6E61B400" w14:textId="77777777" w:rsidR="00AC2D60" w:rsidRPr="0028494C" w:rsidRDefault="00AC2D60" w:rsidP="00AC2D60">
      <w:pPr>
        <w:spacing w:after="0" w:line="240" w:lineRule="auto"/>
        <w:rPr>
          <w:rFonts w:ascii="Arial" w:hAnsi="Arial" w:cs="Arial"/>
          <w:color w:val="000000"/>
        </w:rPr>
      </w:pPr>
    </w:p>
    <w:p w14:paraId="35434808"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Federal Travel Regulations (FTR)</w:t>
      </w:r>
    </w:p>
    <w:p w14:paraId="712F2143" w14:textId="77777777" w:rsidR="00AC2D60" w:rsidRPr="0028494C" w:rsidRDefault="00AC2D60" w:rsidP="00AC2D60">
      <w:pPr>
        <w:spacing w:after="0" w:line="240" w:lineRule="auto"/>
        <w:rPr>
          <w:rFonts w:ascii="Arial" w:hAnsi="Arial" w:cs="Arial"/>
          <w:color w:val="000000"/>
        </w:rPr>
      </w:pPr>
      <w:hyperlink w:history="1">
        <w:r w:rsidRPr="0028494C">
          <w:rPr>
            <w:rStyle w:val="Hyperlink"/>
            <w:rFonts w:ascii="Arial" w:hAnsi="Arial" w:cs="Arial"/>
          </w:rPr>
          <w:t>http://www.gsa.gov/portal/content/104790</w:t>
        </w:r>
      </w:hyperlink>
      <w:r w:rsidRPr="0028494C">
        <w:rPr>
          <w:rFonts w:ascii="Arial" w:hAnsi="Arial" w:cs="Arial"/>
          <w:color w:val="000000"/>
        </w:rPr>
        <w:t xml:space="preserve"> </w:t>
      </w:r>
    </w:p>
    <w:p w14:paraId="381BF6AF" w14:textId="77777777" w:rsidR="00AC2D60" w:rsidRPr="0028494C" w:rsidRDefault="00AC2D60" w:rsidP="00AC2D60">
      <w:pPr>
        <w:spacing w:after="0" w:line="240" w:lineRule="auto"/>
        <w:rPr>
          <w:rFonts w:ascii="Arial" w:hAnsi="Arial" w:cs="Arial"/>
          <w:color w:val="000000"/>
        </w:rPr>
      </w:pPr>
      <w:r w:rsidRPr="0028494C">
        <w:rPr>
          <w:rFonts w:ascii="Arial" w:hAnsi="Arial" w:cs="Arial"/>
          <w:color w:val="000000"/>
        </w:rPr>
        <w:t>November 15, 2019</w:t>
      </w:r>
    </w:p>
    <w:p w14:paraId="6E992666" w14:textId="77777777" w:rsidR="00E2023F" w:rsidRPr="0028494C" w:rsidRDefault="00E2023F" w:rsidP="00E2023F">
      <w:pPr>
        <w:keepNext/>
        <w:spacing w:before="240" w:after="60"/>
        <w:outlineLvl w:val="2"/>
        <w:rPr>
          <w:rFonts w:ascii="Arial" w:eastAsia="Times New Roman" w:hAnsi="Arial" w:cs="Arial"/>
          <w:b/>
          <w:bCs/>
          <w:sz w:val="26"/>
          <w:szCs w:val="26"/>
        </w:rPr>
      </w:pPr>
      <w:bookmarkStart w:id="12" w:name="_Toc1936433771"/>
      <w:r w:rsidRPr="0028494C">
        <w:rPr>
          <w:rFonts w:ascii="Arial" w:eastAsia="Times New Roman" w:hAnsi="Arial" w:cs="Arial"/>
          <w:b/>
          <w:bCs/>
          <w:sz w:val="26"/>
          <w:szCs w:val="26"/>
        </w:rPr>
        <w:t>1.4 Non-Personal Services</w:t>
      </w:r>
      <w:bookmarkEnd w:id="10"/>
      <w:bookmarkEnd w:id="12"/>
    </w:p>
    <w:p w14:paraId="04631B15" w14:textId="77777777" w:rsidR="00E2023F" w:rsidRPr="0028494C" w:rsidRDefault="00E2023F" w:rsidP="00E2023F">
      <w:pPr>
        <w:rPr>
          <w:rFonts w:ascii="Arial" w:hAnsi="Arial" w:cs="Arial"/>
          <w:color w:val="000000"/>
        </w:rPr>
      </w:pPr>
      <w:r w:rsidRPr="3A0444A5">
        <w:rPr>
          <w:rFonts w:ascii="Arial" w:hAnsi="Arial" w:cs="Arial"/>
          <w:color w:val="000000" w:themeColor="text1"/>
        </w:rPr>
        <w:t>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w:t>
      </w:r>
    </w:p>
    <w:p w14:paraId="6912AA33" w14:textId="77777777" w:rsidR="00E2023F" w:rsidRPr="0028494C" w:rsidRDefault="00E2023F" w:rsidP="00E2023F">
      <w:pPr>
        <w:rPr>
          <w:rFonts w:ascii="Arial" w:hAnsi="Arial" w:cs="Arial"/>
          <w:color w:val="000000"/>
        </w:rPr>
      </w:pPr>
      <w:r w:rsidRPr="0028494C">
        <w:rPr>
          <w:rFonts w:ascii="Arial" w:hAnsi="Arial" w:cs="Arial"/>
          <w:color w:val="000000"/>
        </w:rPr>
        <w:t xml:space="preserve">If the Contractor believes that any actions constitute, or are perceived to constitute personal services, it shall be the Contractor's responsibility to notify the Contracting Officer (CO) immediately. These services shall not be used to perform work of a policy, decision making or management nature, i.e., inherently Government functions. All decisions relative to programs supported by the Contactor shall be the sole responsibility of the Government. </w:t>
      </w:r>
    </w:p>
    <w:p w14:paraId="0C1861DD" w14:textId="45E06BFF" w:rsidR="00E2023F" w:rsidRPr="0028494C" w:rsidRDefault="00E2023F" w:rsidP="00E2023F">
      <w:pPr>
        <w:keepNext/>
        <w:spacing w:before="240" w:after="60"/>
        <w:outlineLvl w:val="2"/>
        <w:rPr>
          <w:rFonts w:ascii="Arial" w:eastAsia="Times New Roman" w:hAnsi="Arial" w:cs="Arial"/>
          <w:b/>
          <w:bCs/>
          <w:sz w:val="26"/>
          <w:szCs w:val="26"/>
        </w:rPr>
      </w:pPr>
      <w:bookmarkStart w:id="13" w:name="_Toc468119766"/>
      <w:bookmarkStart w:id="14" w:name="_Toc475440583"/>
      <w:r w:rsidRPr="0028494C">
        <w:rPr>
          <w:rFonts w:ascii="Arial" w:eastAsia="Times New Roman" w:hAnsi="Arial" w:cs="Arial"/>
          <w:b/>
          <w:bCs/>
          <w:sz w:val="26"/>
          <w:szCs w:val="26"/>
        </w:rPr>
        <w:t>1.5 Period of Performance</w:t>
      </w:r>
      <w:bookmarkEnd w:id="13"/>
      <w:bookmarkEnd w:id="14"/>
      <w:r w:rsidR="00DE6C85" w:rsidRPr="0028494C">
        <w:rPr>
          <w:rFonts w:ascii="Arial" w:eastAsia="Times New Roman" w:hAnsi="Arial" w:cs="Arial"/>
          <w:b/>
          <w:bCs/>
          <w:sz w:val="26"/>
          <w:szCs w:val="26"/>
        </w:rPr>
        <w:t xml:space="preserve"> </w:t>
      </w:r>
    </w:p>
    <w:p w14:paraId="1E6F0E04" w14:textId="0346BF01" w:rsidR="00E2023F" w:rsidRPr="0028494C" w:rsidRDefault="00E2023F" w:rsidP="009459E7">
      <w:pPr>
        <w:spacing w:after="0" w:line="240" w:lineRule="auto"/>
        <w:rPr>
          <w:rFonts w:ascii="Arial" w:hAnsi="Arial" w:cs="Arial"/>
          <w:color w:val="000000"/>
        </w:rPr>
      </w:pPr>
      <w:r w:rsidRPr="0028494C">
        <w:rPr>
          <w:rFonts w:ascii="Arial" w:hAnsi="Arial" w:cs="Arial"/>
          <w:color w:val="000000"/>
        </w:rPr>
        <w:t xml:space="preserve">The period of performance shall </w:t>
      </w:r>
      <w:bookmarkStart w:id="15" w:name="_Hlk161831580"/>
      <w:r w:rsidR="009459E7" w:rsidRPr="0028494C">
        <w:rPr>
          <w:rFonts w:ascii="Arial" w:hAnsi="Arial" w:cs="Arial"/>
          <w:color w:val="000000"/>
        </w:rPr>
        <w:t>be a 12-month base with four (4) 12-month option periods.</w:t>
      </w:r>
    </w:p>
    <w:p w14:paraId="257961CF" w14:textId="1AB4B416" w:rsidR="00E2023F" w:rsidRPr="0028494C" w:rsidRDefault="00E2023F" w:rsidP="00E2023F">
      <w:pPr>
        <w:keepNext/>
        <w:spacing w:before="240" w:after="60"/>
        <w:outlineLvl w:val="2"/>
        <w:rPr>
          <w:rFonts w:ascii="Arial" w:eastAsia="Times New Roman" w:hAnsi="Arial" w:cs="Arial"/>
          <w:b/>
          <w:bCs/>
          <w:sz w:val="26"/>
          <w:szCs w:val="26"/>
        </w:rPr>
      </w:pPr>
      <w:bookmarkStart w:id="16" w:name="_Toc468119767"/>
      <w:bookmarkStart w:id="17" w:name="_Toc1140786077"/>
      <w:bookmarkEnd w:id="15"/>
      <w:r w:rsidRPr="0028494C">
        <w:rPr>
          <w:rFonts w:ascii="Arial" w:eastAsia="Times New Roman" w:hAnsi="Arial" w:cs="Arial"/>
          <w:b/>
          <w:bCs/>
          <w:sz w:val="26"/>
          <w:szCs w:val="26"/>
        </w:rPr>
        <w:t>1.6 Place of Performance</w:t>
      </w:r>
      <w:bookmarkEnd w:id="16"/>
      <w:bookmarkEnd w:id="17"/>
      <w:r w:rsidR="00835E60" w:rsidRPr="0028494C">
        <w:rPr>
          <w:rFonts w:ascii="Arial" w:eastAsia="Times New Roman" w:hAnsi="Arial" w:cs="Arial"/>
          <w:b/>
          <w:bCs/>
          <w:sz w:val="26"/>
          <w:szCs w:val="26"/>
        </w:rPr>
        <w:t xml:space="preserve"> </w:t>
      </w:r>
    </w:p>
    <w:p w14:paraId="2CEA65B6" w14:textId="7B475D01" w:rsidR="00C25E5E" w:rsidRPr="006F3499" w:rsidRDefault="00C25E5E" w:rsidP="006F3499">
      <w:pPr>
        <w:spacing w:after="0" w:line="240" w:lineRule="auto"/>
        <w:rPr>
          <w:rFonts w:ascii="Arial" w:hAnsi="Arial" w:cs="Arial"/>
          <w:color w:val="000000"/>
        </w:rPr>
      </w:pPr>
      <w:bookmarkStart w:id="18" w:name="_Toc468119768"/>
      <w:r w:rsidRPr="152505BB">
        <w:rPr>
          <w:rFonts w:ascii="Arial" w:hAnsi="Arial" w:cs="Arial"/>
          <w:color w:val="000000" w:themeColor="text1"/>
        </w:rPr>
        <w:t xml:space="preserve">The services to be performed under this contract shall be performed at the </w:t>
      </w:r>
      <w:proofErr w:type="gramStart"/>
      <w:r w:rsidRPr="152505BB">
        <w:rPr>
          <w:rFonts w:ascii="Arial" w:hAnsi="Arial" w:cs="Arial"/>
          <w:color w:val="000000" w:themeColor="text1"/>
        </w:rPr>
        <w:t>contractor</w:t>
      </w:r>
      <w:proofErr w:type="gramEnd"/>
      <w:r w:rsidRPr="152505BB">
        <w:rPr>
          <w:rFonts w:ascii="Arial" w:hAnsi="Arial" w:cs="Arial"/>
          <w:color w:val="000000" w:themeColor="text1"/>
        </w:rPr>
        <w:t xml:space="preserve"> facilities. </w:t>
      </w:r>
    </w:p>
    <w:p w14:paraId="5F9EBB61" w14:textId="12E316B2" w:rsidR="00E2023F" w:rsidRPr="0028494C" w:rsidRDefault="00E2023F" w:rsidP="00E2023F">
      <w:pPr>
        <w:keepNext/>
        <w:spacing w:before="240" w:after="60"/>
        <w:outlineLvl w:val="2"/>
        <w:rPr>
          <w:rFonts w:ascii="Arial" w:eastAsia="Times New Roman" w:hAnsi="Arial" w:cs="Arial"/>
          <w:b/>
          <w:bCs/>
          <w:sz w:val="26"/>
          <w:szCs w:val="26"/>
        </w:rPr>
      </w:pPr>
      <w:bookmarkStart w:id="19" w:name="_Toc20597535"/>
      <w:r w:rsidRPr="0028494C">
        <w:rPr>
          <w:rFonts w:ascii="Arial" w:eastAsia="Times New Roman" w:hAnsi="Arial" w:cs="Arial"/>
          <w:b/>
          <w:bCs/>
          <w:sz w:val="26"/>
          <w:szCs w:val="26"/>
        </w:rPr>
        <w:t>1.7 Hours of Operation</w:t>
      </w:r>
      <w:bookmarkEnd w:id="18"/>
      <w:bookmarkEnd w:id="19"/>
    </w:p>
    <w:p w14:paraId="3AB11944" w14:textId="3D41FE8E" w:rsidR="003B7838" w:rsidRPr="0028494C" w:rsidRDefault="003B7838" w:rsidP="003B7838">
      <w:pPr>
        <w:rPr>
          <w:rFonts w:ascii="Arial" w:hAnsi="Arial" w:cs="Arial"/>
          <w:color w:val="000000"/>
        </w:rPr>
      </w:pPr>
      <w:bookmarkStart w:id="20" w:name="_Toc468119769"/>
      <w:r w:rsidRPr="0028494C">
        <w:rPr>
          <w:rFonts w:ascii="Arial" w:hAnsi="Arial" w:cs="Arial"/>
          <w:color w:val="000000"/>
        </w:rPr>
        <w:t xml:space="preserve">The Contractor is responsible for providing services between </w:t>
      </w:r>
      <w:r w:rsidR="00FA11AB" w:rsidRPr="0028494C">
        <w:rPr>
          <w:rFonts w:ascii="Arial" w:hAnsi="Arial" w:cs="Arial"/>
          <w:color w:val="000000"/>
        </w:rPr>
        <w:t xml:space="preserve">hours of 8:00am to 5:00pm, Monday thru Friday except for Federal holidays or when the Government </w:t>
      </w:r>
      <w:r w:rsidRPr="0028494C">
        <w:rPr>
          <w:rFonts w:ascii="Arial" w:hAnsi="Arial" w:cs="Arial"/>
          <w:color w:val="000000"/>
        </w:rPr>
        <w:t>facility is closed due to local or national emergencies, administrative closing, or similar Government directed facility closings</w:t>
      </w:r>
      <w:r w:rsidR="0022475C" w:rsidRPr="0028494C">
        <w:rPr>
          <w:rFonts w:ascii="Arial" w:hAnsi="Arial" w:cs="Arial"/>
          <w:color w:val="000000"/>
        </w:rPr>
        <w:t xml:space="preserve">. </w:t>
      </w:r>
      <w:r w:rsidRPr="0028494C">
        <w:rPr>
          <w:rFonts w:ascii="Arial" w:hAnsi="Arial" w:cs="Arial"/>
          <w:color w:val="000000"/>
        </w:rPr>
        <w:t xml:space="preserve">The Government reserves the right to change hours of operation or restrict contractor </w:t>
      </w:r>
      <w:r w:rsidRPr="0028494C">
        <w:rPr>
          <w:rFonts w:ascii="Arial" w:hAnsi="Arial" w:cs="Arial"/>
          <w:color w:val="000000"/>
        </w:rPr>
        <w:lastRenderedPageBreak/>
        <w:t>access.</w:t>
      </w:r>
      <w:r w:rsidR="009F4EDD" w:rsidRPr="0028494C">
        <w:rPr>
          <w:rFonts w:ascii="Arial" w:hAnsi="Arial" w:cs="Arial"/>
          <w:color w:val="000000"/>
        </w:rPr>
        <w:t xml:space="preserve"> </w:t>
      </w:r>
      <w:r w:rsidRPr="0028494C">
        <w:rPr>
          <w:rFonts w:ascii="Arial" w:hAnsi="Arial" w:cs="Arial"/>
          <w:color w:val="000000"/>
        </w:rPr>
        <w:t xml:space="preserve">Government agencies will not be available during scheduled holidays, inclement weather, weekends, and after duty hours. </w:t>
      </w:r>
    </w:p>
    <w:p w14:paraId="372315E1" w14:textId="77777777" w:rsidR="003B7838" w:rsidRPr="0028494C" w:rsidRDefault="003B7838" w:rsidP="005325B3">
      <w:pPr>
        <w:rPr>
          <w:rFonts w:ascii="Arial" w:hAnsi="Arial" w:cs="Arial"/>
          <w:color w:val="000000"/>
        </w:rPr>
      </w:pPr>
      <w:r w:rsidRPr="0028494C">
        <w:rPr>
          <w:rFonts w:ascii="Arial" w:hAnsi="Arial" w:cs="Arial"/>
          <w:color w:val="000000"/>
        </w:rPr>
        <w:t xml:space="preserve">The Contractor shall maintain an adequate workforce for the uninterrupted performance of all tasks defined within the contract when the Government facility is not closed for the above reasons. When hiring personnel, the Contractor shall keep in mind that the stability and continuity of the workforce is essential. </w:t>
      </w:r>
    </w:p>
    <w:p w14:paraId="4C7DCF2C" w14:textId="417D76B1" w:rsidR="00E2023F" w:rsidRPr="0028494C" w:rsidRDefault="00E2023F" w:rsidP="00E2023F">
      <w:pPr>
        <w:keepNext/>
        <w:spacing w:before="240" w:after="60"/>
        <w:outlineLvl w:val="2"/>
        <w:rPr>
          <w:rFonts w:ascii="Arial" w:eastAsia="Times New Roman" w:hAnsi="Arial" w:cs="Arial"/>
          <w:sz w:val="26"/>
          <w:szCs w:val="26"/>
        </w:rPr>
      </w:pPr>
      <w:bookmarkStart w:id="21" w:name="_Toc718290239"/>
      <w:r w:rsidRPr="0028494C">
        <w:rPr>
          <w:rFonts w:ascii="Arial" w:eastAsia="Times New Roman" w:hAnsi="Arial" w:cs="Arial"/>
          <w:b/>
          <w:bCs/>
          <w:sz w:val="26"/>
          <w:szCs w:val="26"/>
        </w:rPr>
        <w:t>1.8 Special Qualifications</w:t>
      </w:r>
      <w:bookmarkEnd w:id="20"/>
      <w:bookmarkEnd w:id="21"/>
      <w:r w:rsidR="003A1C45" w:rsidRPr="0028494C">
        <w:rPr>
          <w:rFonts w:ascii="Arial" w:eastAsia="Times New Roman" w:hAnsi="Arial" w:cs="Arial"/>
          <w:b/>
          <w:bCs/>
          <w:sz w:val="26"/>
          <w:szCs w:val="26"/>
        </w:rPr>
        <w:t xml:space="preserve"> </w:t>
      </w:r>
    </w:p>
    <w:p w14:paraId="6AECBF24" w14:textId="77777777" w:rsidR="00B0378F" w:rsidRPr="00B0378F" w:rsidRDefault="00B0378F" w:rsidP="00B0378F">
      <w:pPr>
        <w:keepNext/>
        <w:spacing w:before="240" w:after="60"/>
        <w:outlineLvl w:val="2"/>
        <w:rPr>
          <w:rFonts w:ascii="Arial" w:hAnsi="Arial" w:cs="Arial"/>
          <w:color w:val="000000"/>
        </w:rPr>
      </w:pPr>
      <w:bookmarkStart w:id="22" w:name="_Toc1442777572"/>
      <w:r w:rsidRPr="5F861656">
        <w:rPr>
          <w:rFonts w:ascii="Arial" w:hAnsi="Arial" w:cs="Arial"/>
          <w:color w:val="000000" w:themeColor="text1"/>
        </w:rPr>
        <w:t>The Contractor shall have the following risk and compliance industry certifications:</w:t>
      </w:r>
      <w:bookmarkEnd w:id="22"/>
      <w:r w:rsidRPr="5F861656">
        <w:rPr>
          <w:rFonts w:ascii="Arial" w:hAnsi="Arial" w:cs="Arial"/>
          <w:color w:val="000000" w:themeColor="text1"/>
        </w:rPr>
        <w:t xml:space="preserve"> </w:t>
      </w:r>
    </w:p>
    <w:p w14:paraId="791D8252" w14:textId="77777777" w:rsidR="00EC67C0" w:rsidRPr="00E70BBA" w:rsidRDefault="00EC67C0" w:rsidP="00EC67C0">
      <w:pPr>
        <w:numPr>
          <w:ilvl w:val="0"/>
          <w:numId w:val="16"/>
        </w:numPr>
        <w:spacing w:after="0" w:line="240" w:lineRule="auto"/>
        <w:rPr>
          <w:rFonts w:ascii="Arial" w:hAnsi="Arial" w:cs="Arial"/>
          <w:color w:val="000000"/>
        </w:rPr>
      </w:pPr>
      <w:r w:rsidRPr="00E70BBA">
        <w:rPr>
          <w:rFonts w:ascii="Arial" w:hAnsi="Arial" w:cs="Arial"/>
          <w:color w:val="000000"/>
        </w:rPr>
        <w:t>Certified Public Accountant (CPA)</w:t>
      </w:r>
    </w:p>
    <w:p w14:paraId="7C1D6DBC" w14:textId="77777777" w:rsidR="00EC67C0" w:rsidRPr="00E70BBA" w:rsidRDefault="00EC67C0" w:rsidP="00EC67C0">
      <w:pPr>
        <w:numPr>
          <w:ilvl w:val="0"/>
          <w:numId w:val="16"/>
        </w:numPr>
        <w:spacing w:after="0" w:line="240" w:lineRule="auto"/>
        <w:rPr>
          <w:rFonts w:ascii="Arial" w:hAnsi="Arial" w:cs="Arial"/>
          <w:color w:val="000000"/>
        </w:rPr>
      </w:pPr>
      <w:r w:rsidRPr="00E70BBA">
        <w:rPr>
          <w:rFonts w:ascii="Arial" w:hAnsi="Arial" w:cs="Arial"/>
          <w:color w:val="000000"/>
        </w:rPr>
        <w:t>Certified Information Systems Auditor (CISA)</w:t>
      </w:r>
    </w:p>
    <w:p w14:paraId="1007BF82" w14:textId="77777777" w:rsidR="00EC67C0" w:rsidRPr="00E70BBA" w:rsidRDefault="00EC67C0" w:rsidP="00EC67C0">
      <w:pPr>
        <w:numPr>
          <w:ilvl w:val="0"/>
          <w:numId w:val="16"/>
        </w:numPr>
        <w:spacing w:after="0" w:line="240" w:lineRule="auto"/>
        <w:rPr>
          <w:rFonts w:ascii="Arial" w:hAnsi="Arial" w:cs="Arial"/>
          <w:color w:val="000000"/>
        </w:rPr>
      </w:pPr>
      <w:r w:rsidRPr="00E70BBA">
        <w:rPr>
          <w:rFonts w:ascii="Arial" w:hAnsi="Arial" w:cs="Arial"/>
          <w:color w:val="000000"/>
        </w:rPr>
        <w:t>Certified Internal Auditor (CIA)</w:t>
      </w:r>
    </w:p>
    <w:p w14:paraId="144A9B99" w14:textId="77777777" w:rsidR="00EC67C0" w:rsidRPr="00E70BBA" w:rsidRDefault="00EC67C0" w:rsidP="00EC67C0">
      <w:pPr>
        <w:numPr>
          <w:ilvl w:val="0"/>
          <w:numId w:val="16"/>
        </w:numPr>
        <w:spacing w:after="0" w:line="240" w:lineRule="auto"/>
        <w:rPr>
          <w:rFonts w:ascii="Arial" w:hAnsi="Arial" w:cs="Arial"/>
          <w:color w:val="000000"/>
        </w:rPr>
      </w:pPr>
      <w:r w:rsidRPr="00E70BBA">
        <w:rPr>
          <w:rFonts w:ascii="Arial" w:hAnsi="Arial" w:cs="Arial"/>
          <w:color w:val="000000"/>
        </w:rPr>
        <w:t>Certified Fraud Examiner (CFE)</w:t>
      </w:r>
    </w:p>
    <w:p w14:paraId="678D70C4" w14:textId="77777777" w:rsidR="00EC67C0" w:rsidRPr="00E70BBA" w:rsidRDefault="00EC67C0" w:rsidP="00EC67C0">
      <w:pPr>
        <w:numPr>
          <w:ilvl w:val="0"/>
          <w:numId w:val="16"/>
        </w:numPr>
        <w:spacing w:after="0" w:line="240" w:lineRule="auto"/>
        <w:rPr>
          <w:rFonts w:ascii="Arial" w:hAnsi="Arial" w:cs="Arial"/>
          <w:color w:val="000000"/>
        </w:rPr>
      </w:pPr>
      <w:r w:rsidRPr="00E70BBA">
        <w:rPr>
          <w:rFonts w:ascii="Arial" w:hAnsi="Arial" w:cs="Arial"/>
          <w:color w:val="000000"/>
        </w:rPr>
        <w:t>Certified Government Financial Manager (CGFM)</w:t>
      </w:r>
    </w:p>
    <w:p w14:paraId="5FC5FE55" w14:textId="77777777" w:rsidR="00B0378F" w:rsidRPr="0028494C" w:rsidRDefault="00B0378F" w:rsidP="00BF68D0">
      <w:pPr>
        <w:spacing w:after="0" w:line="240" w:lineRule="auto"/>
        <w:rPr>
          <w:rFonts w:ascii="Arial" w:hAnsi="Arial" w:cs="Arial"/>
          <w:color w:val="000000"/>
        </w:rPr>
      </w:pPr>
    </w:p>
    <w:p w14:paraId="34275523" w14:textId="77777777" w:rsidR="00E2023F" w:rsidRPr="0028494C" w:rsidRDefault="00E2023F" w:rsidP="00E2023F">
      <w:pPr>
        <w:keepNext/>
        <w:spacing w:before="240" w:after="60"/>
        <w:outlineLvl w:val="2"/>
        <w:rPr>
          <w:rFonts w:ascii="Arial" w:eastAsia="Times New Roman" w:hAnsi="Arial" w:cs="Arial"/>
          <w:b/>
          <w:bCs/>
          <w:sz w:val="26"/>
          <w:szCs w:val="26"/>
        </w:rPr>
      </w:pPr>
      <w:bookmarkStart w:id="23" w:name="_Toc468119770"/>
      <w:bookmarkStart w:id="24" w:name="_Toc228194221"/>
      <w:r w:rsidRPr="0028494C">
        <w:rPr>
          <w:rFonts w:ascii="Arial" w:eastAsia="Times New Roman" w:hAnsi="Arial" w:cs="Arial"/>
          <w:b/>
          <w:bCs/>
          <w:sz w:val="26"/>
          <w:szCs w:val="26"/>
        </w:rPr>
        <w:t>1.9 Post Award/Kickoff Conference</w:t>
      </w:r>
      <w:bookmarkEnd w:id="23"/>
      <w:bookmarkEnd w:id="24"/>
    </w:p>
    <w:p w14:paraId="63F9F7C1" w14:textId="08299144" w:rsidR="00E2023F" w:rsidRPr="0028494C" w:rsidRDefault="00E2023F" w:rsidP="00E2023F">
      <w:pPr>
        <w:rPr>
          <w:rFonts w:ascii="Arial" w:hAnsi="Arial" w:cs="Arial"/>
          <w:color w:val="000000"/>
        </w:rPr>
      </w:pPr>
      <w:r w:rsidRPr="0028494C">
        <w:rPr>
          <w:rFonts w:ascii="Arial" w:hAnsi="Arial" w:cs="Arial"/>
        </w:rPr>
        <w:t>The Contractor shall attend any post award conference convened by the contracting activity or contract administration office in accordance with HUD Acquisition Regulation (HUDAR) clause 2452.237-79 - Post Award Conference.</w:t>
      </w:r>
      <w:r w:rsidRPr="0FCB14A7">
        <w:rPr>
          <w:rFonts w:ascii="Arial" w:hAnsi="Arial" w:cs="Arial"/>
          <w:color w:val="000000" w:themeColor="text1"/>
        </w:rPr>
        <w:t xml:space="preserve">                    </w:t>
      </w:r>
    </w:p>
    <w:p w14:paraId="07A2915E" w14:textId="77777777" w:rsidR="00E2023F" w:rsidRPr="0028494C" w:rsidRDefault="00E2023F" w:rsidP="00E2023F">
      <w:pPr>
        <w:keepNext/>
        <w:spacing w:before="240" w:after="60"/>
        <w:outlineLvl w:val="2"/>
        <w:rPr>
          <w:rFonts w:ascii="Arial" w:eastAsia="Times New Roman" w:hAnsi="Arial" w:cs="Arial"/>
          <w:b/>
          <w:bCs/>
          <w:sz w:val="26"/>
          <w:szCs w:val="26"/>
        </w:rPr>
      </w:pPr>
      <w:bookmarkStart w:id="25" w:name="_Toc468119771"/>
      <w:bookmarkStart w:id="26" w:name="_Toc416030890"/>
      <w:r w:rsidRPr="0028494C">
        <w:rPr>
          <w:rFonts w:ascii="Arial" w:eastAsia="Times New Roman" w:hAnsi="Arial" w:cs="Arial"/>
          <w:b/>
          <w:bCs/>
          <w:sz w:val="26"/>
          <w:szCs w:val="26"/>
        </w:rPr>
        <w:t>1.10 Status Meetings</w:t>
      </w:r>
      <w:bookmarkEnd w:id="25"/>
      <w:bookmarkEnd w:id="26"/>
    </w:p>
    <w:p w14:paraId="60DA4A08" w14:textId="3DB696B9" w:rsidR="00F43A35" w:rsidRPr="0028494C" w:rsidRDefault="00F43A35" w:rsidP="00F43A35">
      <w:pPr>
        <w:rPr>
          <w:rFonts w:ascii="Arial" w:hAnsi="Arial" w:cs="Arial"/>
          <w:color w:val="000000"/>
        </w:rPr>
      </w:pPr>
      <w:bookmarkStart w:id="27" w:name="_Toc468119772"/>
      <w:r w:rsidRPr="0028494C">
        <w:rPr>
          <w:rFonts w:ascii="Arial" w:hAnsi="Arial" w:cs="Arial"/>
          <w:color w:val="000000"/>
        </w:rPr>
        <w:t xml:space="preserve">The Contracting Officer, Contracting Officer’s Representative (COR), and other Government personnel, as appropriate, may meet periodically with the Contractor to also review Contractor performance, requirement status, etc. At these meetings, the Contracting Officer will </w:t>
      </w:r>
      <w:r w:rsidR="00DB2CEE" w:rsidRPr="0028494C">
        <w:rPr>
          <w:rFonts w:ascii="Arial" w:hAnsi="Arial" w:cs="Arial"/>
          <w:color w:val="000000"/>
        </w:rPr>
        <w:t>appraise</w:t>
      </w:r>
      <w:r w:rsidRPr="0028494C">
        <w:rPr>
          <w:rFonts w:ascii="Arial" w:hAnsi="Arial" w:cs="Arial"/>
          <w:color w:val="000000"/>
        </w:rPr>
        <w:t xml:space="preserve"> the Contractor of how the Government views the Contractor's performance or progress of the requirement. The Contractor will apprise the Government of problems, if any, being experienced. Appropriate action shall be taken to resolve outstanding issues. These meetings shall be at no additional cost to the Government. Post Award Conference and subsequent meetings may be held via teleconference at the Contracting Officer's discretion.</w:t>
      </w:r>
    </w:p>
    <w:p w14:paraId="1DE88682" w14:textId="77777777" w:rsidR="00E2023F" w:rsidRPr="0028494C" w:rsidRDefault="00E2023F" w:rsidP="00E2023F">
      <w:pPr>
        <w:keepNext/>
        <w:spacing w:before="240" w:after="60"/>
        <w:outlineLvl w:val="2"/>
        <w:rPr>
          <w:rFonts w:ascii="Arial" w:eastAsia="Times New Roman" w:hAnsi="Arial" w:cs="Arial"/>
          <w:b/>
          <w:bCs/>
          <w:sz w:val="26"/>
          <w:szCs w:val="26"/>
        </w:rPr>
      </w:pPr>
      <w:bookmarkStart w:id="28" w:name="_Toc1806858391"/>
      <w:r w:rsidRPr="0028494C">
        <w:rPr>
          <w:rFonts w:ascii="Arial" w:eastAsia="Times New Roman" w:hAnsi="Arial" w:cs="Arial"/>
          <w:b/>
          <w:bCs/>
          <w:sz w:val="26"/>
          <w:szCs w:val="26"/>
        </w:rPr>
        <w:t>1.11 Contractor Travel</w:t>
      </w:r>
      <w:bookmarkEnd w:id="27"/>
      <w:bookmarkEnd w:id="28"/>
    </w:p>
    <w:p w14:paraId="7C7CFCC5" w14:textId="77777777" w:rsidR="00E2023F" w:rsidRPr="0028494C" w:rsidRDefault="00E2023F" w:rsidP="00E2023F">
      <w:pPr>
        <w:rPr>
          <w:rFonts w:ascii="Arial" w:hAnsi="Arial" w:cs="Arial"/>
          <w:color w:val="000000"/>
        </w:rPr>
      </w:pPr>
      <w:bookmarkStart w:id="29" w:name="_Hlk122011943"/>
      <w:r w:rsidRPr="0028494C">
        <w:rPr>
          <w:rFonts w:ascii="Arial" w:hAnsi="Arial" w:cs="Arial"/>
          <w:color w:val="000000"/>
        </w:rPr>
        <w:t>Prior to travel, the Contractor shall coordinate with and receive Government authorization from the COR for all travel. Reimbursement of travel costs will be in accordance with the Federal Travel Regulation and in accordance with FAR 31.205-46.  </w:t>
      </w:r>
    </w:p>
    <w:p w14:paraId="549728FE" w14:textId="01180E48" w:rsidR="00FC6100" w:rsidRPr="0028494C" w:rsidRDefault="001A4EBC" w:rsidP="00653C17">
      <w:pPr>
        <w:keepNext/>
        <w:spacing w:before="240" w:after="60"/>
        <w:outlineLvl w:val="2"/>
        <w:rPr>
          <w:rFonts w:ascii="Arial" w:eastAsia="Times New Roman" w:hAnsi="Arial" w:cs="Arial"/>
          <w:b/>
          <w:bCs/>
          <w:sz w:val="26"/>
          <w:szCs w:val="26"/>
        </w:rPr>
      </w:pPr>
      <w:bookmarkStart w:id="30" w:name="_Toc194119402"/>
      <w:bookmarkEnd w:id="29"/>
      <w:r w:rsidRPr="0028494C">
        <w:rPr>
          <w:rFonts w:ascii="Arial" w:eastAsia="Times New Roman" w:hAnsi="Arial" w:cs="Arial"/>
          <w:b/>
          <w:bCs/>
          <w:sz w:val="26"/>
          <w:szCs w:val="26"/>
        </w:rPr>
        <w:t>1.1</w:t>
      </w:r>
      <w:r w:rsidR="00CE02E9" w:rsidRPr="0028494C">
        <w:rPr>
          <w:rFonts w:ascii="Arial" w:eastAsia="Times New Roman" w:hAnsi="Arial" w:cs="Arial"/>
          <w:b/>
          <w:bCs/>
          <w:sz w:val="26"/>
          <w:szCs w:val="26"/>
        </w:rPr>
        <w:t>2</w:t>
      </w:r>
      <w:r w:rsidRPr="0028494C">
        <w:rPr>
          <w:rFonts w:ascii="Arial" w:eastAsia="Times New Roman" w:hAnsi="Arial" w:cs="Arial"/>
          <w:b/>
          <w:bCs/>
          <w:sz w:val="26"/>
          <w:szCs w:val="26"/>
        </w:rPr>
        <w:t xml:space="preserve"> Transition</w:t>
      </w:r>
      <w:r w:rsidR="009D137C" w:rsidRPr="0028494C">
        <w:rPr>
          <w:rFonts w:ascii="Arial" w:eastAsia="Times New Roman" w:hAnsi="Arial" w:cs="Arial"/>
          <w:b/>
          <w:bCs/>
          <w:sz w:val="26"/>
          <w:szCs w:val="26"/>
        </w:rPr>
        <w:t>-</w:t>
      </w:r>
      <w:r w:rsidRPr="0028494C">
        <w:rPr>
          <w:rFonts w:ascii="Arial" w:eastAsia="Times New Roman" w:hAnsi="Arial" w:cs="Arial"/>
          <w:b/>
          <w:bCs/>
          <w:sz w:val="26"/>
          <w:szCs w:val="26"/>
        </w:rPr>
        <w:t>In</w:t>
      </w:r>
      <w:bookmarkEnd w:id="11"/>
      <w:bookmarkEnd w:id="30"/>
    </w:p>
    <w:p w14:paraId="29DD2B24" w14:textId="77777777" w:rsidR="005B05E2" w:rsidRPr="0028494C" w:rsidRDefault="005B05E2" w:rsidP="005B05E2">
      <w:pPr>
        <w:rPr>
          <w:rFonts w:ascii="Arial" w:hAnsi="Arial" w:cs="Arial"/>
          <w:color w:val="FF0000"/>
        </w:rPr>
      </w:pPr>
      <w:bookmarkStart w:id="31" w:name="_Toc468119774"/>
      <w:r w:rsidRPr="0028494C">
        <w:rPr>
          <w:rFonts w:ascii="Arial" w:hAnsi="Arial" w:cs="Arial"/>
          <w:color w:val="000000"/>
        </w:rPr>
        <w:t xml:space="preserve">The Contractor shall, upon the Contracting Officer's written notice, furnish transition-in services as required. As a successor, the Contractor shall have sufficient personnel on board during the  30-day transition-in period to ensure a smooth transition with the incumbent Contractor. The Contractor shall provide an orderly transition of work acceptance and accomplishment such that any impact to the program is minimized. During the transition-in period, the Contractor shall </w:t>
      </w:r>
      <w:r w:rsidRPr="0028494C">
        <w:rPr>
          <w:rFonts w:ascii="Arial" w:hAnsi="Arial" w:cs="Arial"/>
          <w:color w:val="000000"/>
        </w:rPr>
        <w:lastRenderedPageBreak/>
        <w:t>become familiar with the requirements in order to commence full performance of services by the end of the contract transition-in period. Transition-in is not required if the successor Contractor is the incumbent Contractor.</w:t>
      </w:r>
    </w:p>
    <w:p w14:paraId="677D55DF" w14:textId="00465617" w:rsidR="001A4EBC" w:rsidRPr="0028494C" w:rsidRDefault="001A4EBC" w:rsidP="00132B0D">
      <w:pPr>
        <w:keepNext/>
        <w:spacing w:before="240" w:after="60"/>
        <w:outlineLvl w:val="2"/>
        <w:rPr>
          <w:rFonts w:ascii="Arial" w:eastAsia="Times New Roman" w:hAnsi="Arial" w:cs="Arial"/>
          <w:color w:val="FF0000"/>
          <w:sz w:val="26"/>
          <w:szCs w:val="26"/>
        </w:rPr>
      </w:pPr>
      <w:bookmarkStart w:id="32" w:name="_Toc1412326791"/>
      <w:r w:rsidRPr="0028494C">
        <w:rPr>
          <w:rFonts w:ascii="Arial" w:eastAsia="Times New Roman" w:hAnsi="Arial" w:cs="Arial"/>
          <w:b/>
          <w:bCs/>
          <w:sz w:val="26"/>
          <w:szCs w:val="26"/>
        </w:rPr>
        <w:t>1.1</w:t>
      </w:r>
      <w:r w:rsidR="00CE02E9" w:rsidRPr="0028494C">
        <w:rPr>
          <w:rFonts w:ascii="Arial" w:eastAsia="Times New Roman" w:hAnsi="Arial" w:cs="Arial"/>
          <w:b/>
          <w:bCs/>
          <w:sz w:val="26"/>
          <w:szCs w:val="26"/>
        </w:rPr>
        <w:t>3</w:t>
      </w:r>
      <w:r w:rsidRPr="0028494C">
        <w:rPr>
          <w:rFonts w:ascii="Arial" w:eastAsia="Times New Roman" w:hAnsi="Arial" w:cs="Arial"/>
          <w:b/>
          <w:bCs/>
          <w:sz w:val="26"/>
          <w:szCs w:val="26"/>
        </w:rPr>
        <w:t xml:space="preserve"> Transition</w:t>
      </w:r>
      <w:r w:rsidR="00AC5E9B" w:rsidRPr="0028494C">
        <w:rPr>
          <w:rFonts w:ascii="Arial" w:eastAsia="Times New Roman" w:hAnsi="Arial" w:cs="Arial"/>
          <w:b/>
          <w:bCs/>
          <w:sz w:val="26"/>
          <w:szCs w:val="26"/>
        </w:rPr>
        <w:t>-</w:t>
      </w:r>
      <w:r w:rsidRPr="0028494C">
        <w:rPr>
          <w:rFonts w:ascii="Arial" w:eastAsia="Times New Roman" w:hAnsi="Arial" w:cs="Arial"/>
          <w:b/>
          <w:bCs/>
          <w:sz w:val="26"/>
          <w:szCs w:val="26"/>
        </w:rPr>
        <w:t>Out</w:t>
      </w:r>
      <w:bookmarkEnd w:id="31"/>
      <w:bookmarkEnd w:id="32"/>
      <w:r w:rsidRPr="0028494C">
        <w:rPr>
          <w:rFonts w:ascii="Arial" w:eastAsia="Times New Roman" w:hAnsi="Arial" w:cs="Arial"/>
          <w:b/>
          <w:bCs/>
          <w:sz w:val="26"/>
          <w:szCs w:val="26"/>
        </w:rPr>
        <w:t xml:space="preserve"> </w:t>
      </w:r>
    </w:p>
    <w:p w14:paraId="1C2CD99B" w14:textId="77777777" w:rsidR="009A1476" w:rsidRPr="0028494C" w:rsidRDefault="009A1476" w:rsidP="009A1476">
      <w:pPr>
        <w:rPr>
          <w:rFonts w:ascii="Arial" w:hAnsi="Arial" w:cs="Arial"/>
          <w:color w:val="000000"/>
        </w:rPr>
      </w:pPr>
      <w:bookmarkStart w:id="33" w:name="_Toc468119775"/>
      <w:r w:rsidRPr="0028494C">
        <w:rPr>
          <w:rFonts w:ascii="Arial" w:hAnsi="Arial" w:cs="Arial"/>
          <w:color w:val="000000"/>
        </w:rPr>
        <w:t xml:space="preserve">To minimize any decrease in productivity and to prevent possible negative impacts on additional services, the Contractor shall have sufficient personnel on board during the 30-day transition-out period. The incumbent Contractor shall ensure a smooth transition with the successor Contractor during the transition-out period, prior to completion of contractual performance. The incumbent Contractor shall aid the successor in the development of plans, procedures, and methods for the assumption of all on going work. The Contractor shall provide an orderly transition of work acceptance and accomplishment, such that full control by the successor contractor is achieved by the end of the new contract transition-in period. </w:t>
      </w:r>
    </w:p>
    <w:p w14:paraId="4FA7B254" w14:textId="77777777" w:rsidR="001A4EBC" w:rsidRPr="0028494C" w:rsidRDefault="001A4EBC" w:rsidP="001A4EBC">
      <w:pPr>
        <w:keepNext/>
        <w:spacing w:before="240" w:after="60"/>
        <w:outlineLvl w:val="2"/>
        <w:rPr>
          <w:rFonts w:ascii="Arial" w:eastAsia="Times New Roman" w:hAnsi="Arial" w:cs="Arial"/>
          <w:b/>
          <w:bCs/>
          <w:sz w:val="26"/>
          <w:szCs w:val="26"/>
        </w:rPr>
      </w:pPr>
      <w:bookmarkStart w:id="34" w:name="_Toc1862294459"/>
      <w:r w:rsidRPr="0028494C">
        <w:rPr>
          <w:rFonts w:ascii="Arial" w:eastAsia="Times New Roman" w:hAnsi="Arial" w:cs="Arial"/>
          <w:b/>
          <w:bCs/>
          <w:sz w:val="26"/>
          <w:szCs w:val="26"/>
        </w:rPr>
        <w:t>2 Definitions and Acronyms</w:t>
      </w:r>
      <w:bookmarkEnd w:id="33"/>
      <w:bookmarkEnd w:id="34"/>
    </w:p>
    <w:p w14:paraId="60800D11" w14:textId="31CBBF99" w:rsidR="001A4EBC" w:rsidRPr="0028494C" w:rsidRDefault="001A4EBC" w:rsidP="00B77F08">
      <w:pPr>
        <w:keepNext/>
        <w:spacing w:before="240" w:after="60"/>
        <w:outlineLvl w:val="2"/>
        <w:rPr>
          <w:rFonts w:ascii="Arial" w:eastAsia="Times New Roman" w:hAnsi="Arial" w:cs="Arial"/>
          <w:b/>
          <w:bCs/>
          <w:sz w:val="26"/>
          <w:szCs w:val="26"/>
        </w:rPr>
      </w:pPr>
      <w:bookmarkStart w:id="35" w:name="_Toc468119776"/>
      <w:bookmarkStart w:id="36" w:name="_Toc1573286980"/>
      <w:r w:rsidRPr="0028494C">
        <w:rPr>
          <w:rFonts w:ascii="Arial" w:eastAsia="Times New Roman" w:hAnsi="Arial" w:cs="Arial"/>
          <w:b/>
          <w:bCs/>
          <w:sz w:val="26"/>
          <w:szCs w:val="26"/>
        </w:rPr>
        <w:t>2.1 Definitions</w:t>
      </w:r>
      <w:bookmarkEnd w:id="35"/>
      <w:bookmarkEnd w:id="36"/>
      <w:r w:rsidRPr="0028494C">
        <w:rPr>
          <w:rFonts w:ascii="Arial" w:eastAsia="Times New Roman" w:hAnsi="Arial" w:cs="Arial"/>
          <w:b/>
          <w:bCs/>
          <w:sz w:val="26"/>
          <w:szCs w:val="26"/>
        </w:rPr>
        <w:t xml:space="preserve"> </w:t>
      </w:r>
    </w:p>
    <w:p w14:paraId="3E1DBA56" w14:textId="77777777" w:rsidR="008638AE" w:rsidRPr="0028494C" w:rsidRDefault="008638AE" w:rsidP="008638AE">
      <w:pPr>
        <w:spacing w:line="240" w:lineRule="auto"/>
        <w:rPr>
          <w:rFonts w:ascii="Arial" w:hAnsi="Arial" w:cs="Arial"/>
          <w:color w:val="000000"/>
          <w:sz w:val="24"/>
          <w:szCs w:val="24"/>
        </w:rPr>
      </w:pPr>
      <w:r w:rsidRPr="53500B44">
        <w:rPr>
          <w:rStyle w:val="Emphasis"/>
          <w:rFonts w:ascii="Arial" w:hAnsi="Arial" w:cs="Arial"/>
          <w:b/>
          <w:bCs/>
          <w:i w:val="0"/>
          <w:iCs w:val="0"/>
          <w:color w:val="000000" w:themeColor="text1"/>
        </w:rPr>
        <w:t>Business Day</w:t>
      </w:r>
      <w:r w:rsidRPr="53500B44">
        <w:rPr>
          <w:rStyle w:val="Emphasis"/>
          <w:rFonts w:ascii="Arial" w:hAnsi="Arial" w:cs="Arial"/>
          <w:b/>
          <w:bCs/>
          <w:color w:val="000000" w:themeColor="text1"/>
        </w:rPr>
        <w:t xml:space="preserve"> </w:t>
      </w:r>
      <w:r w:rsidRPr="53500B44">
        <w:rPr>
          <w:rStyle w:val="Emphasis"/>
          <w:rFonts w:ascii="Arial" w:hAnsi="Arial" w:cs="Arial"/>
          <w:color w:val="000000" w:themeColor="text1"/>
        </w:rPr>
        <w:t xml:space="preserve">– </w:t>
      </w:r>
      <w:r w:rsidRPr="53500B44">
        <w:rPr>
          <w:rFonts w:ascii="Arial" w:hAnsi="Arial" w:cs="Arial"/>
          <w:color w:val="000000" w:themeColor="text1"/>
        </w:rPr>
        <w:t>Every official day of the week which are days between and including Monday to Friday. This does not include federal holidays and weekends.</w:t>
      </w:r>
    </w:p>
    <w:p w14:paraId="6BC46385" w14:textId="7F42AD83" w:rsidR="0FAA7970" w:rsidRDefault="0FAA7970" w:rsidP="53500B44">
      <w:pPr>
        <w:rPr>
          <w:rFonts w:ascii="Arial" w:hAnsi="Arial" w:cs="Arial"/>
          <w:b/>
          <w:bCs/>
        </w:rPr>
      </w:pPr>
      <w:r w:rsidRPr="53500B44">
        <w:rPr>
          <w:rFonts w:ascii="Arial" w:hAnsi="Arial" w:cs="Arial"/>
          <w:b/>
          <w:bCs/>
        </w:rPr>
        <w:t xml:space="preserve">Complementary User Entity Controls – </w:t>
      </w:r>
      <w:r w:rsidR="13B16C44" w:rsidRPr="00BF68D0">
        <w:rPr>
          <w:rFonts w:ascii="Arial" w:hAnsi="Arial" w:cs="Arial"/>
        </w:rPr>
        <w:t>Controls that management of the service organization assumes, in the design of the service organization’s system, will be implemented by user entities and are necessary to achieve the control objectives stated in management's de</w:t>
      </w:r>
      <w:r w:rsidR="0BAC40FA" w:rsidRPr="00BF68D0">
        <w:rPr>
          <w:rFonts w:ascii="Arial" w:hAnsi="Arial" w:cs="Arial"/>
        </w:rPr>
        <w:t>s</w:t>
      </w:r>
      <w:r w:rsidR="13B16C44" w:rsidRPr="00BF68D0">
        <w:rPr>
          <w:rFonts w:ascii="Arial" w:hAnsi="Arial" w:cs="Arial"/>
        </w:rPr>
        <w:t>criptio</w:t>
      </w:r>
      <w:r w:rsidR="2E1B6305" w:rsidRPr="00BF68D0">
        <w:rPr>
          <w:rFonts w:ascii="Arial" w:hAnsi="Arial" w:cs="Arial"/>
        </w:rPr>
        <w:t>n</w:t>
      </w:r>
      <w:r w:rsidR="13B16C44" w:rsidRPr="00BF68D0">
        <w:rPr>
          <w:rFonts w:ascii="Arial" w:hAnsi="Arial" w:cs="Arial"/>
        </w:rPr>
        <w:t xml:space="preserve"> of the service organization’s system. </w:t>
      </w:r>
    </w:p>
    <w:p w14:paraId="2B8228C2" w14:textId="664FA0D7" w:rsidR="001A4EBC" w:rsidRPr="0028494C" w:rsidRDefault="001A4EBC" w:rsidP="001A4EBC">
      <w:pPr>
        <w:rPr>
          <w:rFonts w:ascii="Arial" w:hAnsi="Arial" w:cs="Arial"/>
        </w:rPr>
      </w:pPr>
      <w:r w:rsidRPr="0028494C">
        <w:rPr>
          <w:rFonts w:ascii="Arial" w:hAnsi="Arial" w:cs="Arial"/>
          <w:b/>
          <w:bCs/>
        </w:rPr>
        <w:t>Contractor</w:t>
      </w:r>
      <w:r w:rsidRPr="0028494C">
        <w:rPr>
          <w:rFonts w:ascii="Arial" w:hAnsi="Arial" w:cs="Arial"/>
        </w:rPr>
        <w:t xml:space="preserve"> </w:t>
      </w:r>
      <w:r w:rsidRPr="53500B44">
        <w:rPr>
          <w:rStyle w:val="Emphasis"/>
          <w:rFonts w:ascii="Arial" w:hAnsi="Arial" w:cs="Arial"/>
          <w:b/>
          <w:bCs/>
          <w:color w:val="000000" w:themeColor="text1"/>
        </w:rPr>
        <w:t xml:space="preserve"> </w:t>
      </w:r>
      <w:r w:rsidR="484AC824" w:rsidRPr="53500B44">
        <w:rPr>
          <w:rStyle w:val="Emphasis"/>
          <w:rFonts w:ascii="Arial" w:hAnsi="Arial" w:cs="Arial"/>
          <w:b/>
          <w:bCs/>
          <w:color w:val="000000" w:themeColor="text1"/>
        </w:rPr>
        <w:t>–</w:t>
      </w:r>
      <w:r w:rsidRPr="53500B44">
        <w:rPr>
          <w:rFonts w:ascii="Arial" w:hAnsi="Arial" w:cs="Arial"/>
        </w:rPr>
        <w:t xml:space="preserve"> </w:t>
      </w:r>
      <w:r w:rsidRPr="0028494C">
        <w:rPr>
          <w:rFonts w:ascii="Arial" w:hAnsi="Arial" w:cs="Arial"/>
        </w:rPr>
        <w:t>A supplier or vendor awarded a contract to provide specific supplies or service to the Government. The term used in this contract refers to the prime.</w:t>
      </w:r>
    </w:p>
    <w:p w14:paraId="3B625D50" w14:textId="46687600" w:rsidR="001A4EBC" w:rsidRPr="0028494C" w:rsidRDefault="001A4EBC" w:rsidP="001A4EBC">
      <w:pPr>
        <w:rPr>
          <w:rFonts w:ascii="Arial" w:hAnsi="Arial" w:cs="Arial"/>
        </w:rPr>
      </w:pPr>
      <w:r w:rsidRPr="0028494C">
        <w:rPr>
          <w:rFonts w:ascii="Arial" w:hAnsi="Arial" w:cs="Arial"/>
          <w:b/>
          <w:bCs/>
        </w:rPr>
        <w:t xml:space="preserve">Contracting Officer </w:t>
      </w:r>
      <w:r w:rsidRPr="0028494C">
        <w:rPr>
          <w:rFonts w:ascii="Arial" w:hAnsi="Arial" w:cs="Arial"/>
        </w:rPr>
        <w:t>(</w:t>
      </w:r>
      <w:r w:rsidR="00636E62" w:rsidRPr="0028494C">
        <w:rPr>
          <w:rFonts w:ascii="Arial" w:hAnsi="Arial" w:cs="Arial"/>
        </w:rPr>
        <w:t xml:space="preserve">CO) </w:t>
      </w:r>
      <w:r w:rsidR="00636E62" w:rsidRPr="53500B44">
        <w:rPr>
          <w:rStyle w:val="Emphasis"/>
          <w:rFonts w:ascii="Arial" w:hAnsi="Arial" w:cs="Arial"/>
          <w:b/>
          <w:bCs/>
          <w:color w:val="000000" w:themeColor="text1"/>
        </w:rPr>
        <w:t>–</w:t>
      </w:r>
      <w:r w:rsidRPr="53500B44">
        <w:rPr>
          <w:rFonts w:ascii="Arial" w:hAnsi="Arial" w:cs="Arial"/>
        </w:rPr>
        <w:t xml:space="preserve"> </w:t>
      </w:r>
      <w:r w:rsidRPr="0028494C">
        <w:rPr>
          <w:rFonts w:ascii="Arial" w:hAnsi="Arial" w:cs="Arial"/>
        </w:rPr>
        <w:t>A person with authority to enter into, administer, and/or terminate contracts and make related determinations and findings on behalf of the Government.</w:t>
      </w:r>
      <w:r w:rsidR="00D34318" w:rsidRPr="0028494C">
        <w:rPr>
          <w:rFonts w:ascii="Arial" w:hAnsi="Arial" w:cs="Arial"/>
        </w:rPr>
        <w:t xml:space="preserve"> </w:t>
      </w:r>
      <w:r w:rsidRPr="0028494C">
        <w:rPr>
          <w:rFonts w:ascii="Arial" w:hAnsi="Arial" w:cs="Arial"/>
        </w:rPr>
        <w:t>Note: the only individual who can legally bind the Government.</w:t>
      </w:r>
    </w:p>
    <w:p w14:paraId="1BB31288" w14:textId="7473448B" w:rsidR="007C39FB" w:rsidRPr="0028494C" w:rsidRDefault="007C39FB" w:rsidP="007C39FB">
      <w:pPr>
        <w:rPr>
          <w:rFonts w:ascii="Arial" w:hAnsi="Arial" w:cs="Arial"/>
          <w:color w:val="000000"/>
        </w:rPr>
      </w:pPr>
      <w:r w:rsidRPr="53500B44">
        <w:rPr>
          <w:rStyle w:val="Emphasis"/>
          <w:rFonts w:ascii="Arial" w:hAnsi="Arial" w:cs="Arial"/>
          <w:b/>
          <w:bCs/>
          <w:i w:val="0"/>
          <w:iCs w:val="0"/>
          <w:color w:val="000000" w:themeColor="text1"/>
        </w:rPr>
        <w:t>Contracting Officer’s Representative (COR)</w:t>
      </w:r>
      <w:r w:rsidRPr="53500B44">
        <w:rPr>
          <w:rStyle w:val="Emphasis"/>
          <w:rFonts w:ascii="Arial" w:hAnsi="Arial" w:cs="Arial"/>
          <w:b/>
          <w:bCs/>
          <w:color w:val="000000" w:themeColor="text1"/>
        </w:rPr>
        <w:t xml:space="preserve"> –</w:t>
      </w:r>
      <w:r w:rsidRPr="53500B44">
        <w:rPr>
          <w:rFonts w:ascii="Arial" w:hAnsi="Arial" w:cs="Arial"/>
          <w:color w:val="000000" w:themeColor="text1"/>
        </w:rPr>
        <w:t xml:space="preserve"> An employee of the U.S. Government appointed by the Contracting Officer to perform contract administration activities regarding technical issues. This individual has authority to provide technical </w:t>
      </w:r>
      <w:r w:rsidR="005F4A19" w:rsidRPr="53500B44">
        <w:rPr>
          <w:rFonts w:ascii="Arial" w:hAnsi="Arial" w:cs="Arial"/>
          <w:color w:val="000000" w:themeColor="text1"/>
        </w:rPr>
        <w:t>directions</w:t>
      </w:r>
      <w:r w:rsidRPr="53500B44">
        <w:rPr>
          <w:rFonts w:ascii="Arial" w:hAnsi="Arial" w:cs="Arial"/>
          <w:color w:val="000000" w:themeColor="text1"/>
        </w:rPr>
        <w:t xml:space="preserve"> to the Contractor if direction is within the scope of the contract, does not constitute a change, and has no funding implications. This individual does NOT have the authority to change the terms and conditions of the contract. </w:t>
      </w:r>
    </w:p>
    <w:p w14:paraId="47A2A0CD" w14:textId="3B90223C" w:rsidR="001A4EBC" w:rsidRPr="0028494C" w:rsidRDefault="001A4EBC" w:rsidP="001A4EBC">
      <w:pPr>
        <w:rPr>
          <w:rFonts w:ascii="Arial" w:hAnsi="Arial" w:cs="Arial"/>
        </w:rPr>
      </w:pPr>
      <w:r w:rsidRPr="0028494C">
        <w:rPr>
          <w:rFonts w:ascii="Arial" w:hAnsi="Arial" w:cs="Arial"/>
          <w:b/>
          <w:bCs/>
        </w:rPr>
        <w:t xml:space="preserve">Defective </w:t>
      </w:r>
      <w:r w:rsidR="005F4A19" w:rsidRPr="0028494C">
        <w:rPr>
          <w:rFonts w:ascii="Arial" w:hAnsi="Arial" w:cs="Arial"/>
          <w:b/>
          <w:bCs/>
        </w:rPr>
        <w:t>Service</w:t>
      </w:r>
      <w:r w:rsidR="005F4A19" w:rsidRPr="0028494C">
        <w:rPr>
          <w:rFonts w:ascii="Arial" w:hAnsi="Arial" w:cs="Arial"/>
        </w:rPr>
        <w:t xml:space="preserve"> </w:t>
      </w:r>
      <w:r w:rsidR="005F4A19" w:rsidRPr="53500B44">
        <w:rPr>
          <w:rStyle w:val="Emphasis"/>
          <w:rFonts w:ascii="Arial" w:hAnsi="Arial" w:cs="Arial"/>
          <w:b/>
          <w:bCs/>
          <w:color w:val="000000" w:themeColor="text1"/>
        </w:rPr>
        <w:t>–</w:t>
      </w:r>
      <w:r w:rsidRPr="53500B44">
        <w:rPr>
          <w:rFonts w:ascii="Arial" w:hAnsi="Arial" w:cs="Arial"/>
        </w:rPr>
        <w:t xml:space="preserve"> </w:t>
      </w:r>
      <w:r w:rsidRPr="0028494C">
        <w:rPr>
          <w:rFonts w:ascii="Arial" w:hAnsi="Arial" w:cs="Arial"/>
        </w:rPr>
        <w:t>A service output that does not meet the standard of performance associated with the Performance Work Statement.</w:t>
      </w:r>
    </w:p>
    <w:p w14:paraId="44FFB10A" w14:textId="1FCCBCE7" w:rsidR="001A4EBC" w:rsidRPr="0028494C" w:rsidRDefault="001A4EBC" w:rsidP="001A4EBC">
      <w:pPr>
        <w:rPr>
          <w:rFonts w:ascii="Arial" w:hAnsi="Arial" w:cs="Arial"/>
        </w:rPr>
      </w:pPr>
      <w:r w:rsidRPr="0028494C">
        <w:rPr>
          <w:rFonts w:ascii="Arial" w:hAnsi="Arial" w:cs="Arial"/>
          <w:b/>
          <w:bCs/>
        </w:rPr>
        <w:t>Deliverable</w:t>
      </w:r>
      <w:r w:rsidRPr="0028494C">
        <w:rPr>
          <w:rFonts w:ascii="Arial" w:hAnsi="Arial" w:cs="Arial"/>
        </w:rPr>
        <w:t xml:space="preserve"> </w:t>
      </w:r>
      <w:r w:rsidR="41E942C3" w:rsidRPr="53500B44">
        <w:rPr>
          <w:rStyle w:val="Emphasis"/>
          <w:rFonts w:ascii="Arial" w:hAnsi="Arial" w:cs="Arial"/>
          <w:b/>
          <w:bCs/>
          <w:color w:val="000000" w:themeColor="text1"/>
        </w:rPr>
        <w:t>–</w:t>
      </w:r>
      <w:r w:rsidR="41E942C3" w:rsidRPr="53500B44">
        <w:rPr>
          <w:rFonts w:ascii="Arial" w:hAnsi="Arial" w:cs="Arial"/>
          <w:color w:val="000000" w:themeColor="text1"/>
        </w:rPr>
        <w:t xml:space="preserve"> </w:t>
      </w:r>
      <w:r w:rsidRPr="0028494C">
        <w:rPr>
          <w:rFonts w:ascii="Arial" w:hAnsi="Arial" w:cs="Arial"/>
        </w:rPr>
        <w:t>Anything that can be physically delivered but may include non-manufactured things such as meeting minutes or reports.</w:t>
      </w:r>
    </w:p>
    <w:p w14:paraId="3FC2A61A" w14:textId="77E17DAF" w:rsidR="30776B2C" w:rsidRDefault="30776B2C" w:rsidP="53500B44">
      <w:pPr>
        <w:rPr>
          <w:rFonts w:ascii="Arial" w:hAnsi="Arial" w:cs="Arial"/>
          <w:b/>
          <w:bCs/>
        </w:rPr>
      </w:pPr>
      <w:r w:rsidRPr="53500B44">
        <w:rPr>
          <w:rFonts w:ascii="Arial" w:hAnsi="Arial" w:cs="Arial"/>
          <w:b/>
          <w:bCs/>
        </w:rPr>
        <w:lastRenderedPageBreak/>
        <w:t xml:space="preserve">Enterprise Risk Management </w:t>
      </w:r>
      <w:r w:rsidR="7DDE9545" w:rsidRPr="53500B44">
        <w:rPr>
          <w:rStyle w:val="Emphasis"/>
          <w:rFonts w:ascii="Arial" w:hAnsi="Arial" w:cs="Arial"/>
          <w:b/>
          <w:bCs/>
          <w:color w:val="000000" w:themeColor="text1"/>
        </w:rPr>
        <w:t xml:space="preserve">– </w:t>
      </w:r>
      <w:r w:rsidR="7A855AA6" w:rsidRPr="53500B44">
        <w:rPr>
          <w:rStyle w:val="Emphasis"/>
          <w:rFonts w:ascii="Arial" w:hAnsi="Arial" w:cs="Arial"/>
          <w:i w:val="0"/>
          <w:iCs w:val="0"/>
          <w:color w:val="000000" w:themeColor="text1"/>
        </w:rPr>
        <w:t xml:space="preserve">An effective agency-wide approach to addressing the full spectrum of the organization’s significant risks by understanding the combined impact of risks as an interrelated portfolio, rather than addressing risks only within silos. </w:t>
      </w:r>
      <w:r w:rsidRPr="53500B44">
        <w:rPr>
          <w:rFonts w:ascii="Arial" w:hAnsi="Arial" w:cs="Arial"/>
          <w:b/>
          <w:bCs/>
        </w:rPr>
        <w:t xml:space="preserve"> </w:t>
      </w:r>
    </w:p>
    <w:p w14:paraId="20379AEF" w14:textId="37FE9185" w:rsidR="001A4EBC" w:rsidRPr="0028494C" w:rsidRDefault="001A4EBC" w:rsidP="001A4EBC">
      <w:pPr>
        <w:rPr>
          <w:rFonts w:ascii="Arial" w:hAnsi="Arial" w:cs="Arial"/>
        </w:rPr>
      </w:pPr>
      <w:r w:rsidRPr="0028494C">
        <w:rPr>
          <w:rFonts w:ascii="Arial" w:hAnsi="Arial" w:cs="Arial"/>
          <w:b/>
          <w:bCs/>
        </w:rPr>
        <w:t>Government Furnished Property (GFP)</w:t>
      </w:r>
      <w:r w:rsidRPr="0028494C">
        <w:rPr>
          <w:rFonts w:ascii="Arial" w:hAnsi="Arial" w:cs="Arial"/>
        </w:rPr>
        <w:t xml:space="preserve"> - Government-furnished property is property in the possession of, or directly acquired by, the Government and subsequently furnished to the Contractor for performance of a contract.</w:t>
      </w:r>
      <w:r w:rsidR="00371112" w:rsidRPr="0028494C">
        <w:rPr>
          <w:rFonts w:ascii="Arial" w:hAnsi="Arial" w:cs="Arial"/>
        </w:rPr>
        <w:t xml:space="preserve"> </w:t>
      </w:r>
      <w:r w:rsidRPr="0028494C">
        <w:rPr>
          <w:rFonts w:ascii="Arial" w:hAnsi="Arial" w:cs="Arial"/>
        </w:rPr>
        <w:t xml:space="preserve">Government-furnished property includes, but is not limited to, spares and property furnished for repair, maintenance, overhaul, or modification.  Government-furnished property also includes contractor-acquired property if the contractor-acquired property is </w:t>
      </w:r>
      <w:r w:rsidR="005F4A19" w:rsidRPr="0028494C">
        <w:rPr>
          <w:rFonts w:ascii="Arial" w:hAnsi="Arial" w:cs="Arial"/>
        </w:rPr>
        <w:t>deliverable</w:t>
      </w:r>
      <w:r w:rsidRPr="0028494C">
        <w:rPr>
          <w:rFonts w:ascii="Arial" w:hAnsi="Arial" w:cs="Arial"/>
        </w:rPr>
        <w:t xml:space="preserve"> under a cost contract when accepted by the Government for continued use under the contract.</w:t>
      </w:r>
    </w:p>
    <w:p w14:paraId="3302E9F7" w14:textId="6C0560C7" w:rsidR="000A0734" w:rsidRPr="00BF68D0" w:rsidRDefault="44293DAD" w:rsidP="53500B44">
      <w:pPr>
        <w:rPr>
          <w:rStyle w:val="Emphasis"/>
          <w:rFonts w:ascii="Arial" w:hAnsi="Arial" w:cs="Arial"/>
          <w:i w:val="0"/>
          <w:iCs w:val="0"/>
          <w:color w:val="000000" w:themeColor="text1"/>
        </w:rPr>
      </w:pPr>
      <w:r w:rsidRPr="53500B44">
        <w:rPr>
          <w:rStyle w:val="Emphasis"/>
          <w:rFonts w:ascii="Arial" w:hAnsi="Arial" w:cs="Arial"/>
          <w:b/>
          <w:bCs/>
          <w:i w:val="0"/>
          <w:iCs w:val="0"/>
          <w:color w:val="000000" w:themeColor="text1"/>
        </w:rPr>
        <w:t>Independent Validation and Verification</w:t>
      </w:r>
      <w:r w:rsidR="15602011" w:rsidRPr="53500B44">
        <w:rPr>
          <w:rStyle w:val="Emphasis"/>
          <w:rFonts w:ascii="Arial" w:hAnsi="Arial" w:cs="Arial"/>
          <w:b/>
          <w:bCs/>
          <w:i w:val="0"/>
          <w:iCs w:val="0"/>
          <w:color w:val="000000" w:themeColor="text1"/>
        </w:rPr>
        <w:t xml:space="preserve"> – </w:t>
      </w:r>
      <w:r w:rsidR="15602011" w:rsidRPr="53500B44">
        <w:rPr>
          <w:rStyle w:val="Emphasis"/>
          <w:rFonts w:ascii="Arial" w:hAnsi="Arial" w:cs="Arial"/>
          <w:i w:val="0"/>
          <w:iCs w:val="0"/>
          <w:color w:val="000000" w:themeColor="text1"/>
        </w:rPr>
        <w:t xml:space="preserve">A comprehensive review, analysis and testing performed by an objective third-party to confirm (i.e., verify) that the requirements are correctly defined, and to confirm (i.e., validate) that the systems correctly </w:t>
      </w:r>
      <w:r w:rsidR="005F4A19" w:rsidRPr="53500B44">
        <w:rPr>
          <w:rStyle w:val="Emphasis"/>
          <w:rFonts w:ascii="Arial" w:hAnsi="Arial" w:cs="Arial"/>
          <w:i w:val="0"/>
          <w:iCs w:val="0"/>
          <w:color w:val="000000" w:themeColor="text1"/>
        </w:rPr>
        <w:t>implement</w:t>
      </w:r>
      <w:r w:rsidR="15602011" w:rsidRPr="53500B44">
        <w:rPr>
          <w:rStyle w:val="Emphasis"/>
          <w:rFonts w:ascii="Arial" w:hAnsi="Arial" w:cs="Arial"/>
          <w:i w:val="0"/>
          <w:iCs w:val="0"/>
          <w:color w:val="000000" w:themeColor="text1"/>
        </w:rPr>
        <w:t xml:space="preserve"> the required functionality and security requirements. </w:t>
      </w:r>
    </w:p>
    <w:p w14:paraId="35E17CEA" w14:textId="526185F9" w:rsidR="000A0734" w:rsidRPr="0028494C" w:rsidRDefault="000A0734" w:rsidP="000A0734">
      <w:pPr>
        <w:rPr>
          <w:rFonts w:ascii="Arial" w:hAnsi="Arial" w:cs="Arial"/>
          <w:color w:val="000000"/>
        </w:rPr>
      </w:pPr>
      <w:r w:rsidRPr="0028494C">
        <w:rPr>
          <w:rStyle w:val="Emphasis"/>
          <w:rFonts w:ascii="Arial" w:hAnsi="Arial" w:cs="Arial"/>
          <w:b/>
          <w:bCs/>
          <w:i w:val="0"/>
          <w:iCs w:val="0"/>
          <w:color w:val="000000" w:themeColor="text1"/>
        </w:rPr>
        <w:t>Performance Standard</w:t>
      </w:r>
      <w:r w:rsidR="005859FB" w:rsidRPr="0028494C">
        <w:rPr>
          <w:rStyle w:val="Emphasis"/>
          <w:rFonts w:ascii="Arial" w:hAnsi="Arial" w:cs="Arial"/>
          <w:i w:val="0"/>
          <w:iCs w:val="0"/>
          <w:color w:val="000000" w:themeColor="text1"/>
        </w:rPr>
        <w:t xml:space="preserve"> - </w:t>
      </w:r>
      <w:r w:rsidRPr="0028494C">
        <w:rPr>
          <w:rFonts w:ascii="Arial" w:hAnsi="Arial" w:cs="Arial"/>
          <w:color w:val="000000" w:themeColor="text1"/>
        </w:rPr>
        <w:t>The Contractor’s performance level required by the Government.   </w:t>
      </w:r>
    </w:p>
    <w:p w14:paraId="103F958C" w14:textId="514F3AFC" w:rsidR="001A4EBC" w:rsidRPr="0028494C" w:rsidRDefault="001A4EBC" w:rsidP="001A4EBC">
      <w:pPr>
        <w:rPr>
          <w:rFonts w:ascii="Arial" w:hAnsi="Arial" w:cs="Arial"/>
        </w:rPr>
      </w:pPr>
      <w:r w:rsidRPr="0028494C">
        <w:rPr>
          <w:rFonts w:ascii="Arial" w:hAnsi="Arial" w:cs="Arial"/>
          <w:b/>
          <w:bCs/>
        </w:rPr>
        <w:t>Performance Work Statement (PWS)</w:t>
      </w:r>
      <w:r w:rsidRPr="0028494C">
        <w:rPr>
          <w:rFonts w:ascii="Arial" w:hAnsi="Arial" w:cs="Arial"/>
        </w:rPr>
        <w:t xml:space="preserve"> </w:t>
      </w:r>
      <w:r w:rsidR="75184C82" w:rsidRPr="53500B44">
        <w:rPr>
          <w:rStyle w:val="Emphasis"/>
          <w:rFonts w:ascii="Arial" w:hAnsi="Arial" w:cs="Arial"/>
          <w:b/>
          <w:bCs/>
          <w:color w:val="000000" w:themeColor="text1"/>
        </w:rPr>
        <w:t>–</w:t>
      </w:r>
      <w:r w:rsidRPr="0028494C">
        <w:rPr>
          <w:rFonts w:ascii="Arial" w:hAnsi="Arial" w:cs="Arial"/>
        </w:rPr>
        <w:t xml:space="preserve"> A statement of work for performance-based acquisitions that describe the required results in clear, specific, and objective terms with measurable outcomes.</w:t>
      </w:r>
    </w:p>
    <w:p w14:paraId="7258E3B6" w14:textId="6796ADE3" w:rsidR="001A4EBC" w:rsidRPr="0028494C" w:rsidRDefault="001A4EBC" w:rsidP="001A4EBC">
      <w:pPr>
        <w:rPr>
          <w:rFonts w:ascii="Arial" w:hAnsi="Arial" w:cs="Arial"/>
        </w:rPr>
      </w:pPr>
      <w:r w:rsidRPr="0028494C">
        <w:rPr>
          <w:rFonts w:ascii="Arial" w:hAnsi="Arial" w:cs="Arial"/>
          <w:b/>
          <w:bCs/>
        </w:rPr>
        <w:t>Quality Assurance (QA)</w:t>
      </w:r>
      <w:r w:rsidRPr="0028494C">
        <w:rPr>
          <w:rFonts w:ascii="Arial" w:hAnsi="Arial" w:cs="Arial"/>
        </w:rPr>
        <w:t xml:space="preserve"> </w:t>
      </w:r>
      <w:r w:rsidR="27A145B2" w:rsidRPr="53500B44">
        <w:rPr>
          <w:rStyle w:val="Emphasis"/>
          <w:rFonts w:ascii="Arial" w:hAnsi="Arial" w:cs="Arial"/>
          <w:b/>
          <w:bCs/>
          <w:color w:val="000000" w:themeColor="text1"/>
        </w:rPr>
        <w:t>–</w:t>
      </w:r>
      <w:r w:rsidR="27A145B2" w:rsidRPr="53500B44">
        <w:rPr>
          <w:rFonts w:ascii="Arial" w:hAnsi="Arial" w:cs="Arial"/>
          <w:color w:val="000000" w:themeColor="text1"/>
        </w:rPr>
        <w:t xml:space="preserve"> </w:t>
      </w:r>
      <w:r w:rsidRPr="0028494C">
        <w:rPr>
          <w:rFonts w:ascii="Arial" w:hAnsi="Arial" w:cs="Arial"/>
        </w:rPr>
        <w:t>Policies and procedures adopted by the Government to ensure that supplies and services acquired under Government contracts conform to the contracts quality requirements.  </w:t>
      </w:r>
    </w:p>
    <w:p w14:paraId="5724C4BC" w14:textId="1A99BD3A" w:rsidR="001A4EBC" w:rsidRPr="0028494C" w:rsidRDefault="001A4EBC" w:rsidP="001A4EBC">
      <w:pPr>
        <w:rPr>
          <w:rFonts w:ascii="Arial" w:hAnsi="Arial" w:cs="Arial"/>
        </w:rPr>
      </w:pPr>
      <w:r w:rsidRPr="0028494C">
        <w:rPr>
          <w:rFonts w:ascii="Arial" w:hAnsi="Arial" w:cs="Arial"/>
          <w:b/>
          <w:bCs/>
        </w:rPr>
        <w:t>Quality Assurance Surveillance Plan (QASP)</w:t>
      </w:r>
      <w:r w:rsidRPr="0028494C">
        <w:rPr>
          <w:rFonts w:ascii="Arial" w:hAnsi="Arial" w:cs="Arial"/>
        </w:rPr>
        <w:t xml:space="preserve"> </w:t>
      </w:r>
      <w:r w:rsidR="6BD8D419" w:rsidRPr="53500B44">
        <w:rPr>
          <w:rStyle w:val="Emphasis"/>
          <w:rFonts w:ascii="Arial" w:hAnsi="Arial" w:cs="Arial"/>
          <w:b/>
          <w:bCs/>
          <w:color w:val="000000" w:themeColor="text1"/>
        </w:rPr>
        <w:t>–</w:t>
      </w:r>
      <w:r w:rsidRPr="0028494C">
        <w:rPr>
          <w:rFonts w:ascii="Arial" w:hAnsi="Arial" w:cs="Arial"/>
        </w:rPr>
        <w:t xml:space="preserve"> A plan describing how the agency will survey, observe, test, sample, evaluate and document the Contractor's performance in meeting critical performance standards identified in the contract.  </w:t>
      </w:r>
    </w:p>
    <w:p w14:paraId="389C57CF" w14:textId="16FD12CB" w:rsidR="001A4EBC" w:rsidRPr="0028494C" w:rsidRDefault="001A4EBC" w:rsidP="001A4EBC">
      <w:pPr>
        <w:rPr>
          <w:rFonts w:ascii="Arial" w:hAnsi="Arial" w:cs="Arial"/>
        </w:rPr>
      </w:pPr>
      <w:r w:rsidRPr="0028494C">
        <w:rPr>
          <w:rFonts w:ascii="Arial" w:hAnsi="Arial" w:cs="Arial"/>
          <w:b/>
          <w:bCs/>
        </w:rPr>
        <w:t>Quality Control (QC)</w:t>
      </w:r>
      <w:r w:rsidRPr="0028494C">
        <w:rPr>
          <w:rFonts w:ascii="Arial" w:hAnsi="Arial" w:cs="Arial"/>
        </w:rPr>
        <w:t xml:space="preserve"> </w:t>
      </w:r>
      <w:r w:rsidR="3AC68E71" w:rsidRPr="53500B44">
        <w:rPr>
          <w:rStyle w:val="Emphasis"/>
          <w:rFonts w:ascii="Arial" w:hAnsi="Arial" w:cs="Arial"/>
          <w:b/>
          <w:bCs/>
          <w:color w:val="000000" w:themeColor="text1"/>
        </w:rPr>
        <w:t>–</w:t>
      </w:r>
      <w:r w:rsidR="3AC68E71" w:rsidRPr="53500B44">
        <w:rPr>
          <w:rFonts w:ascii="Arial" w:hAnsi="Arial" w:cs="Arial"/>
          <w:color w:val="000000" w:themeColor="text1"/>
        </w:rPr>
        <w:t xml:space="preserve"> </w:t>
      </w:r>
      <w:r w:rsidRPr="0028494C">
        <w:rPr>
          <w:rFonts w:ascii="Arial" w:hAnsi="Arial" w:cs="Arial"/>
        </w:rPr>
        <w:t>All necessary measures taken by the Contractor to assure that the quality of an end product of service shall meet contract requirements.</w:t>
      </w:r>
    </w:p>
    <w:p w14:paraId="60E16F2C" w14:textId="05C6BC7B" w:rsidR="001A4EBC" w:rsidRPr="0028494C" w:rsidRDefault="001A4EBC" w:rsidP="001A4EBC">
      <w:pPr>
        <w:rPr>
          <w:rFonts w:ascii="Arial" w:hAnsi="Arial" w:cs="Arial"/>
        </w:rPr>
      </w:pPr>
      <w:r w:rsidRPr="0028494C">
        <w:rPr>
          <w:rFonts w:ascii="Arial" w:hAnsi="Arial" w:cs="Arial"/>
          <w:b/>
          <w:bCs/>
        </w:rPr>
        <w:t>Subcontractor</w:t>
      </w:r>
      <w:r w:rsidRPr="53500B44">
        <w:rPr>
          <w:rFonts w:ascii="Arial" w:hAnsi="Arial" w:cs="Arial"/>
        </w:rPr>
        <w:t xml:space="preserve"> </w:t>
      </w:r>
      <w:r w:rsidR="3179DC2B" w:rsidRPr="53500B44">
        <w:rPr>
          <w:rStyle w:val="Emphasis"/>
          <w:rFonts w:ascii="Arial" w:hAnsi="Arial" w:cs="Arial"/>
          <w:b/>
          <w:bCs/>
          <w:color w:val="000000" w:themeColor="text1"/>
        </w:rPr>
        <w:t>–</w:t>
      </w:r>
      <w:r w:rsidRPr="53500B44">
        <w:rPr>
          <w:rFonts w:ascii="Arial" w:hAnsi="Arial" w:cs="Arial"/>
          <w:color w:val="000000" w:themeColor="text1"/>
        </w:rPr>
        <w:t xml:space="preserve"> </w:t>
      </w:r>
      <w:r w:rsidRPr="0028494C">
        <w:rPr>
          <w:rFonts w:ascii="Arial" w:hAnsi="Arial" w:cs="Arial"/>
        </w:rPr>
        <w:t xml:space="preserve">Any person, other than the prime Contractor, who offers to furnish or furnishes any supplies, material, equipment, or services of any kind under a prime contract or a subcontract entered into in connection with such prime contract, and any person who offers to furnish or furnishes general supplies to the prime contractor or a higher tier subcontractor.  The Government does not have privity of contract with a subcontractor. </w:t>
      </w:r>
    </w:p>
    <w:p w14:paraId="65A8FA5B" w14:textId="6355DB25" w:rsidR="001A4EBC" w:rsidRPr="0028494C" w:rsidRDefault="001A4EBC" w:rsidP="0041493E">
      <w:pPr>
        <w:keepNext/>
        <w:spacing w:before="240" w:after="60"/>
        <w:outlineLvl w:val="2"/>
        <w:rPr>
          <w:rFonts w:ascii="Arial" w:eastAsia="Times New Roman" w:hAnsi="Arial" w:cs="Arial"/>
          <w:b/>
          <w:bCs/>
          <w:sz w:val="26"/>
          <w:szCs w:val="26"/>
        </w:rPr>
      </w:pPr>
      <w:bookmarkStart w:id="37" w:name="_Toc468119777"/>
      <w:bookmarkStart w:id="38" w:name="_Toc499402633"/>
      <w:r w:rsidRPr="0028494C">
        <w:rPr>
          <w:rFonts w:ascii="Arial" w:eastAsia="Times New Roman" w:hAnsi="Arial" w:cs="Arial"/>
          <w:b/>
          <w:bCs/>
          <w:sz w:val="26"/>
          <w:szCs w:val="26"/>
        </w:rPr>
        <w:t>2.2 Acronyms</w:t>
      </w:r>
      <w:bookmarkEnd w:id="37"/>
      <w:bookmarkEnd w:id="38"/>
      <w:r w:rsidRPr="0028494C">
        <w:rPr>
          <w:rFonts w:ascii="Arial" w:eastAsia="Times New Roman" w:hAnsi="Arial" w:cs="Arial"/>
          <w:b/>
          <w:bCs/>
          <w:sz w:val="26"/>
          <w:szCs w:val="26"/>
        </w:rPr>
        <w:t xml:space="preserve"> </w:t>
      </w:r>
    </w:p>
    <w:p w14:paraId="7B5CE01A" w14:textId="1A4C544D" w:rsidR="00996F21" w:rsidRPr="0028494C" w:rsidRDefault="2AEB73A6" w:rsidP="53500B44">
      <w:pPr>
        <w:spacing w:after="0" w:line="240" w:lineRule="auto"/>
        <w:rPr>
          <w:rStyle w:val="Strong"/>
          <w:rFonts w:ascii="Arial" w:hAnsi="Arial" w:cs="Arial"/>
          <w:b w:val="0"/>
          <w:bCs w:val="0"/>
          <w:color w:val="000000" w:themeColor="text1"/>
        </w:rPr>
      </w:pPr>
      <w:bookmarkStart w:id="39" w:name="_Toc468119778"/>
      <w:r w:rsidRPr="53500B44">
        <w:rPr>
          <w:rStyle w:val="Strong"/>
          <w:rFonts w:ascii="Arial" w:hAnsi="Arial" w:cs="Arial"/>
          <w:color w:val="000000" w:themeColor="text1"/>
        </w:rPr>
        <w:t>AICPA</w:t>
      </w:r>
      <w:r w:rsidRPr="53500B44">
        <w:rPr>
          <w:rStyle w:val="Strong"/>
          <w:rFonts w:ascii="Arial" w:hAnsi="Arial" w:cs="Arial"/>
          <w:b w:val="0"/>
          <w:bCs w:val="0"/>
          <w:color w:val="000000" w:themeColor="text1"/>
        </w:rPr>
        <w:t xml:space="preserve"> - American Institute of Certified Public Accountants</w:t>
      </w:r>
    </w:p>
    <w:p w14:paraId="43FA2A5F" w14:textId="73EAFF69"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AQL - </w:t>
      </w:r>
      <w:r w:rsidRPr="53500B44">
        <w:rPr>
          <w:rFonts w:ascii="Arial" w:hAnsi="Arial" w:cs="Arial"/>
          <w:color w:val="000000" w:themeColor="text1"/>
        </w:rPr>
        <w:t>Acceptable Quality Level  </w:t>
      </w:r>
    </w:p>
    <w:p w14:paraId="187A0329"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CCMB - </w:t>
      </w:r>
      <w:r w:rsidRPr="0028494C">
        <w:rPr>
          <w:rFonts w:ascii="Arial" w:hAnsi="Arial" w:cs="Arial"/>
          <w:color w:val="000000"/>
        </w:rPr>
        <w:t>Configuration Change Management Board   </w:t>
      </w:r>
    </w:p>
    <w:p w14:paraId="46FE1610" w14:textId="77777777"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CFO or OCFO - </w:t>
      </w:r>
      <w:r w:rsidRPr="53500B44">
        <w:rPr>
          <w:rFonts w:ascii="Arial" w:hAnsi="Arial" w:cs="Arial"/>
          <w:color w:val="000000" w:themeColor="text1"/>
        </w:rPr>
        <w:t>Office of the Chief Financial Officer of HUD   </w:t>
      </w:r>
    </w:p>
    <w:p w14:paraId="0DE6EAF3" w14:textId="7061126B" w:rsidR="1D582C72" w:rsidRDefault="1D582C72"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 xml:space="preserve">CFPB - </w:t>
      </w:r>
      <w:r w:rsidRPr="53500B44">
        <w:rPr>
          <w:rStyle w:val="Strong"/>
          <w:rFonts w:ascii="Arial" w:hAnsi="Arial" w:cs="Arial"/>
          <w:b w:val="0"/>
          <w:bCs w:val="0"/>
          <w:color w:val="000000" w:themeColor="text1"/>
        </w:rPr>
        <w:t>Consumer Financial Protection Bureau</w:t>
      </w:r>
    </w:p>
    <w:p w14:paraId="1CA13410"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CFR - </w:t>
      </w:r>
      <w:r w:rsidRPr="0028494C">
        <w:rPr>
          <w:rFonts w:ascii="Arial" w:hAnsi="Arial" w:cs="Arial"/>
          <w:color w:val="000000"/>
        </w:rPr>
        <w:t>Code of Federal Regulations   </w:t>
      </w:r>
    </w:p>
    <w:p w14:paraId="6F5711E4"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lastRenderedPageBreak/>
        <w:t xml:space="preserve">CIO or OCIO - </w:t>
      </w:r>
      <w:r w:rsidRPr="0028494C">
        <w:rPr>
          <w:rFonts w:ascii="Arial" w:hAnsi="Arial" w:cs="Arial"/>
          <w:color w:val="000000"/>
        </w:rPr>
        <w:t>Office of the Chief Information Officer of HUD</w:t>
      </w:r>
      <w:r w:rsidRPr="0028494C">
        <w:rPr>
          <w:rStyle w:val="Strong"/>
          <w:rFonts w:ascii="Arial" w:hAnsi="Arial" w:cs="Arial"/>
          <w:color w:val="000000"/>
        </w:rPr>
        <w:t xml:space="preserve"> </w:t>
      </w:r>
      <w:r w:rsidRPr="0028494C">
        <w:rPr>
          <w:rFonts w:ascii="Arial" w:hAnsi="Arial" w:cs="Arial"/>
          <w:color w:val="000000"/>
        </w:rPr>
        <w:t>  </w:t>
      </w:r>
    </w:p>
    <w:p w14:paraId="7A564DFD"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CO - </w:t>
      </w:r>
      <w:r w:rsidRPr="0028494C">
        <w:rPr>
          <w:rFonts w:ascii="Arial" w:hAnsi="Arial" w:cs="Arial"/>
          <w:color w:val="000000"/>
        </w:rPr>
        <w:t>Contracting Officer   </w:t>
      </w:r>
    </w:p>
    <w:p w14:paraId="5BFACDFB"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COR</w:t>
      </w:r>
      <w:r w:rsidRPr="0028494C">
        <w:rPr>
          <w:rFonts w:ascii="Arial" w:hAnsi="Arial" w:cs="Arial"/>
          <w:color w:val="000000"/>
        </w:rPr>
        <w:t xml:space="preserve"> - Contracting Officer's Representative</w:t>
      </w:r>
    </w:p>
    <w:p w14:paraId="7C9F63E0"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CPO - </w:t>
      </w:r>
      <w:r w:rsidRPr="0028494C">
        <w:rPr>
          <w:rFonts w:ascii="Arial" w:hAnsi="Arial" w:cs="Arial"/>
          <w:color w:val="000000"/>
        </w:rPr>
        <w:t>Office of the Chief Procurement Officer of HUD   </w:t>
      </w:r>
    </w:p>
    <w:p w14:paraId="09C77686" w14:textId="77777777"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CUEC - </w:t>
      </w:r>
      <w:r w:rsidRPr="53500B44">
        <w:rPr>
          <w:rFonts w:ascii="Arial" w:hAnsi="Arial" w:cs="Arial"/>
          <w:color w:val="000000" w:themeColor="text1"/>
        </w:rPr>
        <w:t>Complementary User Entity Controls  </w:t>
      </w:r>
    </w:p>
    <w:p w14:paraId="394F3E28" w14:textId="00D8B307" w:rsidR="007B2545" w:rsidRDefault="007B2545"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ELC</w:t>
      </w:r>
      <w:r w:rsidRPr="53500B44">
        <w:rPr>
          <w:rStyle w:val="Strong"/>
          <w:rFonts w:ascii="Arial" w:hAnsi="Arial" w:cs="Arial"/>
          <w:b w:val="0"/>
          <w:bCs w:val="0"/>
          <w:color w:val="000000" w:themeColor="text1"/>
        </w:rPr>
        <w:t xml:space="preserve"> - </w:t>
      </w:r>
      <w:r w:rsidR="2F904AEC" w:rsidRPr="53500B44">
        <w:rPr>
          <w:rStyle w:val="Strong"/>
          <w:rFonts w:ascii="Arial" w:hAnsi="Arial" w:cs="Arial"/>
          <w:b w:val="0"/>
          <w:bCs w:val="0"/>
          <w:color w:val="000000" w:themeColor="text1"/>
        </w:rPr>
        <w:t>Entity Level Controls</w:t>
      </w:r>
    </w:p>
    <w:p w14:paraId="441AA6C1"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ERM - </w:t>
      </w:r>
      <w:r w:rsidRPr="0028494C">
        <w:rPr>
          <w:rFonts w:ascii="Arial" w:hAnsi="Arial" w:cs="Arial"/>
          <w:color w:val="000000"/>
        </w:rPr>
        <w:t>Enterprise Risk Management</w:t>
      </w:r>
    </w:p>
    <w:p w14:paraId="4D7C1D2B"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EST - </w:t>
      </w:r>
      <w:r w:rsidRPr="0028494C">
        <w:rPr>
          <w:rFonts w:ascii="Arial" w:hAnsi="Arial" w:cs="Arial"/>
          <w:color w:val="000000"/>
        </w:rPr>
        <w:t>Eastern Standard Time (U.S.)</w:t>
      </w:r>
      <w:r w:rsidRPr="0028494C">
        <w:rPr>
          <w:rStyle w:val="Strong"/>
          <w:rFonts w:ascii="Arial" w:hAnsi="Arial" w:cs="Arial"/>
          <w:color w:val="000000"/>
        </w:rPr>
        <w:t xml:space="preserve"> </w:t>
      </w:r>
      <w:r w:rsidRPr="0028494C">
        <w:rPr>
          <w:rFonts w:ascii="Arial" w:hAnsi="Arial" w:cs="Arial"/>
          <w:color w:val="000000"/>
        </w:rPr>
        <w:t>   </w:t>
      </w:r>
    </w:p>
    <w:p w14:paraId="583DCC65" w14:textId="7B997F3D" w:rsidR="5ECB948E" w:rsidRDefault="5ECB948E"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FISCAM</w:t>
      </w:r>
      <w:r w:rsidRPr="53500B44">
        <w:rPr>
          <w:rStyle w:val="Strong"/>
          <w:rFonts w:ascii="Arial" w:hAnsi="Arial" w:cs="Arial"/>
          <w:b w:val="0"/>
          <w:bCs w:val="0"/>
          <w:color w:val="000000" w:themeColor="text1"/>
        </w:rPr>
        <w:t xml:space="preserve"> -</w:t>
      </w:r>
      <w:r w:rsidR="3B2D3215" w:rsidRPr="53500B44">
        <w:rPr>
          <w:rStyle w:val="Strong"/>
          <w:rFonts w:ascii="Arial" w:hAnsi="Arial" w:cs="Arial"/>
          <w:b w:val="0"/>
          <w:bCs w:val="0"/>
          <w:color w:val="000000" w:themeColor="text1"/>
        </w:rPr>
        <w:t xml:space="preserve"> Federal Information Sy</w:t>
      </w:r>
      <w:r w:rsidR="5F69E06A" w:rsidRPr="53500B44">
        <w:rPr>
          <w:rStyle w:val="Strong"/>
          <w:rFonts w:ascii="Arial" w:hAnsi="Arial" w:cs="Arial"/>
          <w:b w:val="0"/>
          <w:bCs w:val="0"/>
          <w:color w:val="000000" w:themeColor="text1"/>
        </w:rPr>
        <w:t>s</w:t>
      </w:r>
      <w:r w:rsidR="3B2D3215" w:rsidRPr="53500B44">
        <w:rPr>
          <w:rStyle w:val="Strong"/>
          <w:rFonts w:ascii="Arial" w:hAnsi="Arial" w:cs="Arial"/>
          <w:b w:val="0"/>
          <w:bCs w:val="0"/>
          <w:color w:val="000000" w:themeColor="text1"/>
        </w:rPr>
        <w:t>tem Controls Audit Manual</w:t>
      </w:r>
    </w:p>
    <w:p w14:paraId="2E579587" w14:textId="55D223E6" w:rsidR="5ECB948E" w:rsidRDefault="5ECB948E"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FISMA</w:t>
      </w:r>
      <w:r w:rsidRPr="53500B44">
        <w:rPr>
          <w:rStyle w:val="Strong"/>
          <w:rFonts w:ascii="Arial" w:hAnsi="Arial" w:cs="Arial"/>
          <w:b w:val="0"/>
          <w:bCs w:val="0"/>
          <w:color w:val="000000" w:themeColor="text1"/>
        </w:rPr>
        <w:t xml:space="preserve"> - </w:t>
      </w:r>
      <w:r w:rsidR="0C689E80" w:rsidRPr="53500B44">
        <w:rPr>
          <w:rStyle w:val="Strong"/>
          <w:rFonts w:ascii="Arial" w:hAnsi="Arial" w:cs="Arial"/>
          <w:b w:val="0"/>
          <w:bCs w:val="0"/>
          <w:color w:val="000000" w:themeColor="text1"/>
        </w:rPr>
        <w:t xml:space="preserve">Federal Information </w:t>
      </w:r>
      <w:r w:rsidR="57CCBF75" w:rsidRPr="53500B44">
        <w:rPr>
          <w:rStyle w:val="Strong"/>
          <w:rFonts w:ascii="Arial" w:hAnsi="Arial" w:cs="Arial"/>
          <w:b w:val="0"/>
          <w:bCs w:val="0"/>
          <w:color w:val="000000" w:themeColor="text1"/>
        </w:rPr>
        <w:t>Security Modernization Act</w:t>
      </w:r>
      <w:r w:rsidR="0C689E80" w:rsidRPr="53500B44">
        <w:rPr>
          <w:rStyle w:val="Strong"/>
          <w:rFonts w:ascii="Arial" w:hAnsi="Arial" w:cs="Arial"/>
          <w:b w:val="0"/>
          <w:bCs w:val="0"/>
          <w:color w:val="000000" w:themeColor="text1"/>
        </w:rPr>
        <w:t xml:space="preserve"> </w:t>
      </w:r>
    </w:p>
    <w:p w14:paraId="69DC3C00" w14:textId="248F0525" w:rsidR="00996F21" w:rsidRPr="0028494C" w:rsidRDefault="00996F21" w:rsidP="00996F21">
      <w:pPr>
        <w:spacing w:after="0" w:line="240" w:lineRule="auto"/>
        <w:rPr>
          <w:rFonts w:ascii="Arial" w:hAnsi="Arial" w:cs="Arial"/>
          <w:color w:val="000000" w:themeColor="text1"/>
        </w:rPr>
      </w:pPr>
      <w:r w:rsidRPr="53500B44">
        <w:rPr>
          <w:rStyle w:val="Strong"/>
          <w:rFonts w:ascii="Arial" w:hAnsi="Arial" w:cs="Arial"/>
          <w:color w:val="000000" w:themeColor="text1"/>
        </w:rPr>
        <w:t xml:space="preserve">GAO - </w:t>
      </w:r>
      <w:r w:rsidRPr="53500B44">
        <w:rPr>
          <w:rFonts w:ascii="Arial" w:hAnsi="Arial" w:cs="Arial"/>
          <w:color w:val="000000" w:themeColor="text1"/>
        </w:rPr>
        <w:t>U.S. General Accoun</w:t>
      </w:r>
      <w:r w:rsidR="384A76F1" w:rsidRPr="53500B44">
        <w:rPr>
          <w:rStyle w:val="Strong"/>
          <w:rFonts w:ascii="Arial" w:hAnsi="Arial" w:cs="Arial"/>
          <w:color w:val="000000" w:themeColor="text1"/>
        </w:rPr>
        <w:t>tability</w:t>
      </w:r>
      <w:r w:rsidRPr="53500B44">
        <w:rPr>
          <w:rFonts w:ascii="Arial" w:hAnsi="Arial" w:cs="Arial"/>
          <w:color w:val="000000" w:themeColor="text1"/>
        </w:rPr>
        <w:t xml:space="preserve"> Office    </w:t>
      </w:r>
    </w:p>
    <w:p w14:paraId="6B1FE469" w14:textId="1417586C" w:rsidR="00996F21" w:rsidRPr="0028494C" w:rsidRDefault="4592EAC7" w:rsidP="53500B44">
      <w:pPr>
        <w:spacing w:after="0" w:line="240" w:lineRule="auto"/>
        <w:rPr>
          <w:rFonts w:ascii="Arial" w:hAnsi="Arial" w:cs="Arial"/>
          <w:color w:val="000000" w:themeColor="text1"/>
        </w:rPr>
      </w:pPr>
      <w:r w:rsidRPr="53500B44">
        <w:rPr>
          <w:rStyle w:val="Strong"/>
          <w:rFonts w:ascii="Arial" w:hAnsi="Arial" w:cs="Arial"/>
          <w:color w:val="000000" w:themeColor="text1"/>
        </w:rPr>
        <w:t xml:space="preserve">GFAS - </w:t>
      </w:r>
      <w:r w:rsidRPr="53500B44">
        <w:rPr>
          <w:rFonts w:ascii="Arial" w:hAnsi="Arial" w:cs="Arial"/>
          <w:color w:val="000000" w:themeColor="text1"/>
        </w:rPr>
        <w:t>Ginnie Mae Financial Accounting System</w:t>
      </w:r>
    </w:p>
    <w:p w14:paraId="2D6DAA59" w14:textId="36BD0D41" w:rsidR="00996F21" w:rsidRPr="0028494C" w:rsidRDefault="2B2D0C0B"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 xml:space="preserve">GNMA or Ginnie Mae - </w:t>
      </w:r>
      <w:r w:rsidRPr="53500B44">
        <w:rPr>
          <w:rStyle w:val="Strong"/>
          <w:rFonts w:ascii="Arial" w:hAnsi="Arial" w:cs="Arial"/>
          <w:b w:val="0"/>
          <w:bCs w:val="0"/>
          <w:color w:val="000000" w:themeColor="text1"/>
        </w:rPr>
        <w:t>Government National Mortgage Association</w:t>
      </w:r>
    </w:p>
    <w:p w14:paraId="40F6C84E" w14:textId="129851BC"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HUD - </w:t>
      </w:r>
      <w:r w:rsidRPr="53500B44">
        <w:rPr>
          <w:rFonts w:ascii="Arial" w:hAnsi="Arial" w:cs="Arial"/>
          <w:color w:val="000000" w:themeColor="text1"/>
        </w:rPr>
        <w:t>U.S. Department of Housing and Urban Development</w:t>
      </w:r>
      <w:r w:rsidRPr="53500B44">
        <w:rPr>
          <w:rStyle w:val="Strong"/>
          <w:rFonts w:ascii="Arial" w:hAnsi="Arial" w:cs="Arial"/>
          <w:color w:val="000000" w:themeColor="text1"/>
        </w:rPr>
        <w:t xml:space="preserve"> </w:t>
      </w:r>
      <w:r w:rsidRPr="53500B44">
        <w:rPr>
          <w:rFonts w:ascii="Arial" w:hAnsi="Arial" w:cs="Arial"/>
          <w:color w:val="000000" w:themeColor="text1"/>
        </w:rPr>
        <w:t> </w:t>
      </w:r>
    </w:p>
    <w:p w14:paraId="0E06630E" w14:textId="3DE6C000" w:rsidR="1F19A011" w:rsidRDefault="00996F21" w:rsidP="53500B44">
      <w:pPr>
        <w:spacing w:after="0" w:line="240" w:lineRule="auto"/>
        <w:rPr>
          <w:rStyle w:val="Strong"/>
          <w:rFonts w:ascii="Arial" w:hAnsi="Arial" w:cs="Arial"/>
          <w:b w:val="0"/>
          <w:bCs w:val="0"/>
          <w:color w:val="000000" w:themeColor="text1"/>
        </w:rPr>
      </w:pPr>
      <w:r w:rsidRPr="0028494C">
        <w:rPr>
          <w:rStyle w:val="Strong"/>
          <w:rFonts w:ascii="Arial" w:hAnsi="Arial" w:cs="Arial"/>
          <w:color w:val="000000"/>
        </w:rPr>
        <w:t xml:space="preserve">HUDAR - </w:t>
      </w:r>
      <w:r w:rsidRPr="0028494C">
        <w:rPr>
          <w:rFonts w:ascii="Arial" w:hAnsi="Arial" w:cs="Arial"/>
          <w:color w:val="000000"/>
        </w:rPr>
        <w:t>HUD Acquisition Regulation   </w:t>
      </w:r>
    </w:p>
    <w:p w14:paraId="5DFB50FD" w14:textId="18CB5066" w:rsidR="00327D62" w:rsidRDefault="00327D62" w:rsidP="53500B44">
      <w:pPr>
        <w:spacing w:after="0" w:line="240" w:lineRule="auto"/>
        <w:rPr>
          <w:rStyle w:val="Strong"/>
          <w:rFonts w:ascii="Arial" w:hAnsi="Arial" w:cs="Arial"/>
          <w:b w:val="0"/>
          <w:bCs w:val="0"/>
          <w:color w:val="000000" w:themeColor="text1"/>
        </w:rPr>
      </w:pPr>
      <w:r w:rsidRPr="00BF68D0">
        <w:rPr>
          <w:rStyle w:val="Strong"/>
          <w:rFonts w:ascii="Arial" w:hAnsi="Arial" w:cs="Arial"/>
          <w:color w:val="000000" w:themeColor="text1"/>
        </w:rPr>
        <w:t xml:space="preserve">IC </w:t>
      </w:r>
      <w:r>
        <w:rPr>
          <w:rStyle w:val="Strong"/>
          <w:rFonts w:ascii="Arial" w:hAnsi="Arial" w:cs="Arial"/>
          <w:b w:val="0"/>
          <w:bCs w:val="0"/>
          <w:color w:val="000000" w:themeColor="text1"/>
        </w:rPr>
        <w:t>– Internal Controls</w:t>
      </w:r>
    </w:p>
    <w:p w14:paraId="1DCE31F7" w14:textId="77777777"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IG or OIG - </w:t>
      </w:r>
      <w:r w:rsidRPr="53500B44">
        <w:rPr>
          <w:rFonts w:ascii="Arial" w:hAnsi="Arial" w:cs="Arial"/>
          <w:color w:val="000000" w:themeColor="text1"/>
        </w:rPr>
        <w:t>Inspector General (Office of)   </w:t>
      </w:r>
    </w:p>
    <w:p w14:paraId="1F63826C" w14:textId="00637FC5" w:rsidR="3A0C0F74" w:rsidRDefault="3A0C0F74"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 xml:space="preserve">IPMS </w:t>
      </w:r>
      <w:r w:rsidRPr="53500B44">
        <w:rPr>
          <w:rStyle w:val="Strong"/>
          <w:rFonts w:ascii="Arial" w:hAnsi="Arial" w:cs="Arial"/>
          <w:b w:val="0"/>
          <w:bCs w:val="0"/>
          <w:color w:val="000000" w:themeColor="text1"/>
        </w:rPr>
        <w:t>- Integrated Pool Management System</w:t>
      </w:r>
    </w:p>
    <w:p w14:paraId="0A5F9A17"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IT - </w:t>
      </w:r>
      <w:r w:rsidRPr="0028494C">
        <w:rPr>
          <w:rFonts w:ascii="Arial" w:hAnsi="Arial" w:cs="Arial"/>
          <w:color w:val="000000"/>
        </w:rPr>
        <w:t>Information Technology   </w:t>
      </w:r>
    </w:p>
    <w:p w14:paraId="10A7112A" w14:textId="77777777"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IV&amp;V - </w:t>
      </w:r>
      <w:r w:rsidRPr="53500B44">
        <w:rPr>
          <w:rFonts w:ascii="Arial" w:hAnsi="Arial" w:cs="Arial"/>
          <w:color w:val="000000" w:themeColor="text1"/>
        </w:rPr>
        <w:t>Independent Validation and Verification  </w:t>
      </w:r>
    </w:p>
    <w:p w14:paraId="45EFA889" w14:textId="2EFC3E7A" w:rsidR="39C7ED42" w:rsidRDefault="39C7ED42"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KPI</w:t>
      </w:r>
      <w:r w:rsidRPr="53500B44">
        <w:rPr>
          <w:rStyle w:val="Strong"/>
          <w:rFonts w:ascii="Arial" w:hAnsi="Arial" w:cs="Arial"/>
          <w:b w:val="0"/>
          <w:bCs w:val="0"/>
          <w:color w:val="000000" w:themeColor="text1"/>
        </w:rPr>
        <w:t xml:space="preserve"> - Key Performance Indicator</w:t>
      </w:r>
    </w:p>
    <w:p w14:paraId="06B3A377" w14:textId="14DBA06C" w:rsidR="39C7ED42" w:rsidRDefault="39C7ED42"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KRI</w:t>
      </w:r>
      <w:r w:rsidRPr="53500B44">
        <w:rPr>
          <w:rStyle w:val="Strong"/>
          <w:rFonts w:ascii="Arial" w:hAnsi="Arial" w:cs="Arial"/>
          <w:b w:val="0"/>
          <w:bCs w:val="0"/>
          <w:color w:val="000000" w:themeColor="text1"/>
        </w:rPr>
        <w:t xml:space="preserve"> - Key Risk Indicator</w:t>
      </w:r>
    </w:p>
    <w:p w14:paraId="29E8BC95" w14:textId="6D7FC205" w:rsidR="40E5F292" w:rsidRDefault="40E5F292"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MBS</w:t>
      </w:r>
      <w:r w:rsidRPr="53500B44">
        <w:rPr>
          <w:rStyle w:val="Strong"/>
          <w:rFonts w:ascii="Arial" w:hAnsi="Arial" w:cs="Arial"/>
          <w:b w:val="0"/>
          <w:bCs w:val="0"/>
          <w:color w:val="000000" w:themeColor="text1"/>
        </w:rPr>
        <w:t xml:space="preserve"> - Mortgage-Backed Security</w:t>
      </w:r>
    </w:p>
    <w:p w14:paraId="57DC4FF1" w14:textId="5253D9C8" w:rsidR="58521BC0" w:rsidRDefault="58521BC0"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MFPDM</w:t>
      </w:r>
      <w:r w:rsidRPr="53500B44">
        <w:rPr>
          <w:rStyle w:val="Strong"/>
          <w:rFonts w:ascii="Arial" w:hAnsi="Arial" w:cs="Arial"/>
          <w:b w:val="0"/>
          <w:bCs w:val="0"/>
          <w:color w:val="000000" w:themeColor="text1"/>
        </w:rPr>
        <w:t xml:space="preserve"> - Multifamily Pool Delivery Module</w:t>
      </w:r>
    </w:p>
    <w:p w14:paraId="244677A4" w14:textId="599B01D7" w:rsidR="16CBD4FC" w:rsidRDefault="16CBD4FC"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 xml:space="preserve">NIST – </w:t>
      </w:r>
      <w:r w:rsidRPr="53500B44">
        <w:rPr>
          <w:rStyle w:val="Strong"/>
          <w:rFonts w:ascii="Arial" w:hAnsi="Arial" w:cs="Arial"/>
          <w:b w:val="0"/>
          <w:bCs w:val="0"/>
          <w:color w:val="000000" w:themeColor="text1"/>
        </w:rPr>
        <w:t>National Institute of Science and Technology</w:t>
      </w:r>
    </w:p>
    <w:p w14:paraId="600EB3D7"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OCPO - </w:t>
      </w:r>
      <w:r w:rsidRPr="0028494C">
        <w:rPr>
          <w:rFonts w:ascii="Arial" w:hAnsi="Arial" w:cs="Arial"/>
          <w:color w:val="000000"/>
        </w:rPr>
        <w:t>Office of the Chief Procurement Officer    </w:t>
      </w:r>
    </w:p>
    <w:p w14:paraId="2F1638B7"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OIG - </w:t>
      </w:r>
      <w:r w:rsidRPr="0028494C">
        <w:rPr>
          <w:rFonts w:ascii="Arial" w:hAnsi="Arial" w:cs="Arial"/>
          <w:color w:val="000000"/>
        </w:rPr>
        <w:t>Office of Inspector General    </w:t>
      </w:r>
    </w:p>
    <w:p w14:paraId="028A96C1"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OMB - </w:t>
      </w:r>
      <w:r w:rsidRPr="0028494C">
        <w:rPr>
          <w:rFonts w:ascii="Arial" w:hAnsi="Arial" w:cs="Arial"/>
          <w:color w:val="000000"/>
        </w:rPr>
        <w:t>Office of Management and Budget   </w:t>
      </w:r>
    </w:p>
    <w:p w14:paraId="29BDF8CF" w14:textId="22A0E83D" w:rsidR="00996F21" w:rsidRPr="0028494C" w:rsidRDefault="08DC248B"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 xml:space="preserve">P&amp;I </w:t>
      </w:r>
      <w:r w:rsidRPr="53500B44">
        <w:rPr>
          <w:rStyle w:val="Strong"/>
          <w:rFonts w:ascii="Arial" w:hAnsi="Arial" w:cs="Arial"/>
          <w:b w:val="0"/>
          <w:bCs w:val="0"/>
          <w:color w:val="000000" w:themeColor="text1"/>
        </w:rPr>
        <w:t>- Principal and Interest</w:t>
      </w:r>
    </w:p>
    <w:p w14:paraId="62F39E4D"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PM - </w:t>
      </w:r>
      <w:r w:rsidRPr="0028494C">
        <w:rPr>
          <w:rFonts w:ascii="Arial" w:hAnsi="Arial" w:cs="Arial"/>
          <w:color w:val="000000"/>
        </w:rPr>
        <w:t>Program/Project Manager  </w:t>
      </w:r>
    </w:p>
    <w:p w14:paraId="370CD5BA"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POC - </w:t>
      </w:r>
      <w:r w:rsidRPr="0028494C">
        <w:rPr>
          <w:rFonts w:ascii="Arial" w:hAnsi="Arial" w:cs="Arial"/>
          <w:color w:val="000000"/>
        </w:rPr>
        <w:t>Point of Contact   </w:t>
      </w:r>
    </w:p>
    <w:p w14:paraId="4042823F" w14:textId="77777777" w:rsidR="004970D9"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PPM - </w:t>
      </w:r>
      <w:r w:rsidRPr="0028494C">
        <w:rPr>
          <w:rFonts w:ascii="Arial" w:hAnsi="Arial" w:cs="Arial"/>
          <w:color w:val="000000"/>
        </w:rPr>
        <w:t>Project Planning and Management  </w:t>
      </w:r>
    </w:p>
    <w:p w14:paraId="02700DAD" w14:textId="0ED90332" w:rsidR="00996F21" w:rsidRPr="0028494C" w:rsidRDefault="004970D9" w:rsidP="00996F21">
      <w:pPr>
        <w:spacing w:after="0" w:line="240" w:lineRule="auto"/>
        <w:rPr>
          <w:rFonts w:ascii="Arial" w:hAnsi="Arial" w:cs="Arial"/>
          <w:color w:val="000000" w:themeColor="text1"/>
        </w:rPr>
      </w:pPr>
      <w:r w:rsidRPr="00BF68D0">
        <w:rPr>
          <w:rFonts w:ascii="Arial" w:hAnsi="Arial" w:cs="Arial"/>
          <w:b/>
          <w:bCs/>
          <w:color w:val="000000" w:themeColor="text1"/>
        </w:rPr>
        <w:t>PWP</w:t>
      </w:r>
      <w:r w:rsidRPr="53500B44">
        <w:rPr>
          <w:rFonts w:ascii="Arial" w:hAnsi="Arial" w:cs="Arial"/>
          <w:color w:val="000000" w:themeColor="text1"/>
        </w:rPr>
        <w:t xml:space="preserve"> </w:t>
      </w:r>
      <w:r w:rsidR="2416F243" w:rsidRPr="53500B44">
        <w:rPr>
          <w:rFonts w:ascii="Arial" w:hAnsi="Arial" w:cs="Arial"/>
          <w:b/>
          <w:bCs/>
          <w:color w:val="000000" w:themeColor="text1"/>
        </w:rPr>
        <w:t>-</w:t>
      </w:r>
      <w:r w:rsidRPr="53500B44">
        <w:rPr>
          <w:rFonts w:ascii="Arial" w:hAnsi="Arial" w:cs="Arial"/>
          <w:color w:val="000000" w:themeColor="text1"/>
        </w:rPr>
        <w:t xml:space="preserve"> Project Work Plan</w:t>
      </w:r>
      <w:r w:rsidR="00996F21" w:rsidRPr="53500B44">
        <w:rPr>
          <w:rFonts w:ascii="Arial" w:hAnsi="Arial" w:cs="Arial"/>
          <w:color w:val="000000" w:themeColor="text1"/>
        </w:rPr>
        <w:t>  </w:t>
      </w:r>
    </w:p>
    <w:p w14:paraId="1FC955CE"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QA - </w:t>
      </w:r>
      <w:r w:rsidRPr="0028494C">
        <w:rPr>
          <w:rFonts w:ascii="Arial" w:hAnsi="Arial" w:cs="Arial"/>
          <w:color w:val="000000"/>
        </w:rPr>
        <w:t>Quality Assurance    </w:t>
      </w:r>
    </w:p>
    <w:p w14:paraId="09ED7CE9"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QASP - </w:t>
      </w:r>
      <w:r w:rsidRPr="0028494C">
        <w:rPr>
          <w:rFonts w:ascii="Arial" w:hAnsi="Arial" w:cs="Arial"/>
          <w:color w:val="000000"/>
        </w:rPr>
        <w:t>Quality Assurance Surveillance Plan    </w:t>
      </w:r>
    </w:p>
    <w:p w14:paraId="76DD9C2E" w14:textId="77777777"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QCP - </w:t>
      </w:r>
      <w:r w:rsidRPr="53500B44">
        <w:rPr>
          <w:rFonts w:ascii="Arial" w:hAnsi="Arial" w:cs="Arial"/>
          <w:color w:val="000000" w:themeColor="text1"/>
        </w:rPr>
        <w:t>Quality Control Plan</w:t>
      </w:r>
      <w:r w:rsidRPr="53500B44">
        <w:rPr>
          <w:rStyle w:val="Strong"/>
          <w:rFonts w:ascii="Arial" w:hAnsi="Arial" w:cs="Arial"/>
          <w:color w:val="000000" w:themeColor="text1"/>
        </w:rPr>
        <w:t xml:space="preserve"> </w:t>
      </w:r>
      <w:r w:rsidRPr="53500B44">
        <w:rPr>
          <w:rFonts w:ascii="Arial" w:hAnsi="Arial" w:cs="Arial"/>
          <w:color w:val="000000" w:themeColor="text1"/>
        </w:rPr>
        <w:t>  </w:t>
      </w:r>
    </w:p>
    <w:p w14:paraId="1050A040" w14:textId="4882CD78" w:rsidR="079B1D6D" w:rsidRDefault="079B1D6D"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RFS</w:t>
      </w:r>
      <w:r w:rsidRPr="53500B44">
        <w:rPr>
          <w:rStyle w:val="Strong"/>
          <w:rFonts w:ascii="Arial" w:hAnsi="Arial" w:cs="Arial"/>
          <w:b w:val="0"/>
          <w:bCs w:val="0"/>
          <w:color w:val="000000" w:themeColor="text1"/>
        </w:rPr>
        <w:t xml:space="preserve"> - Reporting and Feedback System</w:t>
      </w:r>
    </w:p>
    <w:p w14:paraId="2EBD90FD" w14:textId="77777777"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SF - </w:t>
      </w:r>
      <w:r w:rsidRPr="53500B44">
        <w:rPr>
          <w:rFonts w:ascii="Arial" w:hAnsi="Arial" w:cs="Arial"/>
          <w:color w:val="000000" w:themeColor="text1"/>
        </w:rPr>
        <w:t>Standard Form    </w:t>
      </w:r>
    </w:p>
    <w:p w14:paraId="36712BDE" w14:textId="2BE445DB" w:rsidR="667D1625" w:rsidRDefault="667D1625"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SFPDM</w:t>
      </w:r>
      <w:r w:rsidRPr="53500B44">
        <w:rPr>
          <w:rStyle w:val="Strong"/>
          <w:rFonts w:ascii="Arial" w:hAnsi="Arial" w:cs="Arial"/>
          <w:b w:val="0"/>
          <w:bCs w:val="0"/>
          <w:color w:val="000000" w:themeColor="text1"/>
        </w:rPr>
        <w:t xml:space="preserve"> - Single Family Pool Delivery Module</w:t>
      </w:r>
    </w:p>
    <w:p w14:paraId="70A4E4A7" w14:textId="342A865C" w:rsidR="3D191A26" w:rsidRDefault="3D191A26"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SFTP</w:t>
      </w:r>
      <w:r w:rsidRPr="53500B44">
        <w:rPr>
          <w:rStyle w:val="Strong"/>
          <w:rFonts w:ascii="Arial" w:hAnsi="Arial" w:cs="Arial"/>
          <w:b w:val="0"/>
          <w:bCs w:val="0"/>
          <w:color w:val="000000" w:themeColor="text1"/>
        </w:rPr>
        <w:t xml:space="preserve"> - Secure File Transfer Protocol</w:t>
      </w:r>
    </w:p>
    <w:p w14:paraId="0D632423" w14:textId="2A5F5CFE" w:rsidR="651C4EC6" w:rsidRDefault="651C4EC6"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SOP</w:t>
      </w:r>
      <w:r w:rsidRPr="53500B44">
        <w:rPr>
          <w:rStyle w:val="Strong"/>
          <w:rFonts w:ascii="Arial" w:hAnsi="Arial" w:cs="Arial"/>
          <w:b w:val="0"/>
          <w:bCs w:val="0"/>
          <w:color w:val="000000" w:themeColor="text1"/>
        </w:rPr>
        <w:t xml:space="preserve"> - Standard Operating Procedures</w:t>
      </w:r>
    </w:p>
    <w:p w14:paraId="18BB791B" w14:textId="6454AE89" w:rsidR="00C42DC1" w:rsidRDefault="00C42DC1" w:rsidP="53500B44">
      <w:pPr>
        <w:spacing w:after="0" w:line="240" w:lineRule="auto"/>
        <w:rPr>
          <w:rStyle w:val="Strong"/>
          <w:rFonts w:ascii="Arial" w:hAnsi="Arial" w:cs="Arial"/>
          <w:b w:val="0"/>
          <w:bCs w:val="0"/>
          <w:color w:val="000000" w:themeColor="text1"/>
        </w:rPr>
      </w:pPr>
      <w:r w:rsidRPr="00BF68D0">
        <w:rPr>
          <w:rStyle w:val="Strong"/>
          <w:rFonts w:ascii="Arial" w:hAnsi="Arial" w:cs="Arial"/>
          <w:color w:val="000000" w:themeColor="text1"/>
        </w:rPr>
        <w:t>TOD –</w:t>
      </w:r>
      <w:r>
        <w:rPr>
          <w:rStyle w:val="Strong"/>
          <w:rFonts w:ascii="Arial" w:hAnsi="Arial" w:cs="Arial"/>
          <w:b w:val="0"/>
          <w:bCs w:val="0"/>
          <w:color w:val="000000" w:themeColor="text1"/>
        </w:rPr>
        <w:t xml:space="preserve"> Test of Design</w:t>
      </w:r>
    </w:p>
    <w:p w14:paraId="2BAB8831" w14:textId="1B013379" w:rsidR="00C42DC1" w:rsidRDefault="00C42DC1" w:rsidP="53500B44">
      <w:pPr>
        <w:spacing w:after="0" w:line="240" w:lineRule="auto"/>
        <w:rPr>
          <w:rStyle w:val="Strong"/>
          <w:rFonts w:ascii="Arial" w:hAnsi="Arial" w:cs="Arial"/>
          <w:b w:val="0"/>
          <w:bCs w:val="0"/>
          <w:color w:val="000000" w:themeColor="text1"/>
        </w:rPr>
      </w:pPr>
      <w:r w:rsidRPr="00BF68D0">
        <w:rPr>
          <w:rStyle w:val="Strong"/>
          <w:rFonts w:ascii="Arial" w:hAnsi="Arial" w:cs="Arial"/>
          <w:color w:val="000000" w:themeColor="text1"/>
        </w:rPr>
        <w:t>TOE –</w:t>
      </w:r>
      <w:r>
        <w:rPr>
          <w:rStyle w:val="Strong"/>
          <w:rFonts w:ascii="Arial" w:hAnsi="Arial" w:cs="Arial"/>
          <w:b w:val="0"/>
          <w:bCs w:val="0"/>
          <w:color w:val="000000" w:themeColor="text1"/>
        </w:rPr>
        <w:t xml:space="preserve"> Test of Effectiveness </w:t>
      </w:r>
    </w:p>
    <w:p w14:paraId="50C91A78" w14:textId="6265B340" w:rsidR="18836C78" w:rsidRDefault="18836C78"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T&amp;M</w:t>
      </w:r>
      <w:r w:rsidRPr="53500B44">
        <w:rPr>
          <w:rStyle w:val="Strong"/>
          <w:rFonts w:ascii="Arial" w:hAnsi="Arial" w:cs="Arial"/>
          <w:b w:val="0"/>
          <w:bCs w:val="0"/>
          <w:color w:val="000000" w:themeColor="text1"/>
        </w:rPr>
        <w:t xml:space="preserve"> - Time and Materials</w:t>
      </w:r>
    </w:p>
    <w:p w14:paraId="3970128D" w14:textId="77777777" w:rsidR="00996F21" w:rsidRPr="0028494C" w:rsidRDefault="00996F21" w:rsidP="00996F21">
      <w:pPr>
        <w:spacing w:after="0" w:line="240" w:lineRule="auto"/>
        <w:rPr>
          <w:rFonts w:ascii="Arial" w:hAnsi="Arial" w:cs="Arial"/>
          <w:color w:val="000000"/>
        </w:rPr>
      </w:pPr>
      <w:r w:rsidRPr="53500B44">
        <w:rPr>
          <w:rStyle w:val="Strong"/>
          <w:rFonts w:ascii="Arial" w:hAnsi="Arial" w:cs="Arial"/>
          <w:color w:val="000000" w:themeColor="text1"/>
        </w:rPr>
        <w:t xml:space="preserve">TBD - </w:t>
      </w:r>
      <w:r w:rsidRPr="53500B44">
        <w:rPr>
          <w:rFonts w:ascii="Arial" w:hAnsi="Arial" w:cs="Arial"/>
          <w:color w:val="000000" w:themeColor="text1"/>
        </w:rPr>
        <w:t>To be determined    </w:t>
      </w:r>
    </w:p>
    <w:p w14:paraId="628772B4" w14:textId="418CAD94" w:rsidR="5CE4D9C7" w:rsidRDefault="5CE4D9C7"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TOD</w:t>
      </w:r>
      <w:r w:rsidRPr="53500B44">
        <w:rPr>
          <w:rStyle w:val="Strong"/>
          <w:rFonts w:ascii="Arial" w:hAnsi="Arial" w:cs="Arial"/>
          <w:b w:val="0"/>
          <w:bCs w:val="0"/>
          <w:color w:val="000000" w:themeColor="text1"/>
        </w:rPr>
        <w:t xml:space="preserve"> - Test of Design</w:t>
      </w:r>
    </w:p>
    <w:p w14:paraId="4ECD2E0E" w14:textId="20C55B24" w:rsidR="5CE4D9C7" w:rsidRDefault="5CE4D9C7"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TOE</w:t>
      </w:r>
      <w:r w:rsidRPr="53500B44">
        <w:rPr>
          <w:rStyle w:val="Strong"/>
          <w:rFonts w:ascii="Arial" w:hAnsi="Arial" w:cs="Arial"/>
          <w:b w:val="0"/>
          <w:bCs w:val="0"/>
          <w:color w:val="000000" w:themeColor="text1"/>
        </w:rPr>
        <w:t xml:space="preserve"> - Test of Effectiveness</w:t>
      </w:r>
    </w:p>
    <w:p w14:paraId="30E2A04C" w14:textId="7EDF02AB" w:rsidR="155D4325" w:rsidRDefault="155D4325" w:rsidP="53500B44">
      <w:pPr>
        <w:spacing w:after="0" w:line="240" w:lineRule="auto"/>
        <w:rPr>
          <w:rStyle w:val="Strong"/>
          <w:rFonts w:ascii="Arial" w:hAnsi="Arial" w:cs="Arial"/>
          <w:b w:val="0"/>
          <w:bCs w:val="0"/>
          <w:color w:val="000000" w:themeColor="text1"/>
        </w:rPr>
      </w:pPr>
      <w:r w:rsidRPr="53500B44">
        <w:rPr>
          <w:rStyle w:val="Strong"/>
          <w:rFonts w:ascii="Arial" w:hAnsi="Arial" w:cs="Arial"/>
          <w:color w:val="000000" w:themeColor="text1"/>
        </w:rPr>
        <w:t>UFS</w:t>
      </w:r>
      <w:r w:rsidRPr="53500B44">
        <w:rPr>
          <w:rStyle w:val="Strong"/>
          <w:rFonts w:ascii="Arial" w:hAnsi="Arial" w:cs="Arial"/>
          <w:b w:val="0"/>
          <w:bCs w:val="0"/>
          <w:color w:val="000000" w:themeColor="text1"/>
        </w:rPr>
        <w:t xml:space="preserve"> - Unclaimed Funds System</w:t>
      </w:r>
    </w:p>
    <w:p w14:paraId="1B84807E"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VRM - </w:t>
      </w:r>
      <w:r w:rsidRPr="0028494C">
        <w:rPr>
          <w:rFonts w:ascii="Arial" w:hAnsi="Arial" w:cs="Arial"/>
          <w:color w:val="000000"/>
        </w:rPr>
        <w:t>Vendor Risk Management</w:t>
      </w:r>
    </w:p>
    <w:p w14:paraId="45423060" w14:textId="77777777" w:rsidR="00996F21" w:rsidRPr="0028494C" w:rsidRDefault="00996F21" w:rsidP="00996F21">
      <w:pPr>
        <w:spacing w:after="0" w:line="240" w:lineRule="auto"/>
        <w:rPr>
          <w:rFonts w:ascii="Arial" w:hAnsi="Arial" w:cs="Arial"/>
          <w:color w:val="000000"/>
        </w:rPr>
      </w:pPr>
      <w:r w:rsidRPr="0028494C">
        <w:rPr>
          <w:rStyle w:val="Strong"/>
          <w:rFonts w:ascii="Arial" w:hAnsi="Arial" w:cs="Arial"/>
          <w:color w:val="000000"/>
        </w:rPr>
        <w:t xml:space="preserve">WSR - </w:t>
      </w:r>
      <w:r w:rsidRPr="0028494C">
        <w:rPr>
          <w:rFonts w:ascii="Arial" w:hAnsi="Arial" w:cs="Arial"/>
          <w:color w:val="000000"/>
        </w:rPr>
        <w:t>Weekly Status Report</w:t>
      </w:r>
    </w:p>
    <w:p w14:paraId="520F99B3" w14:textId="77777777" w:rsidR="003B4A8C" w:rsidRPr="0028494C" w:rsidRDefault="003B4A8C" w:rsidP="00996F21">
      <w:pPr>
        <w:spacing w:after="0" w:line="240" w:lineRule="auto"/>
        <w:rPr>
          <w:rFonts w:ascii="Arial" w:hAnsi="Arial" w:cs="Arial"/>
          <w:color w:val="000000"/>
        </w:rPr>
      </w:pPr>
    </w:p>
    <w:p w14:paraId="210E3AC4" w14:textId="77777777" w:rsidR="001A4EBC" w:rsidRPr="0028494C" w:rsidRDefault="001A4EBC" w:rsidP="001A4EBC">
      <w:pPr>
        <w:keepNext/>
        <w:spacing w:after="0"/>
        <w:outlineLvl w:val="2"/>
        <w:rPr>
          <w:rFonts w:ascii="Arial" w:eastAsia="Times New Roman" w:hAnsi="Arial" w:cs="Arial"/>
          <w:b/>
          <w:bCs/>
          <w:sz w:val="26"/>
          <w:szCs w:val="26"/>
        </w:rPr>
      </w:pPr>
      <w:bookmarkStart w:id="40" w:name="_Toc2001393223"/>
      <w:r w:rsidRPr="0028494C">
        <w:rPr>
          <w:rFonts w:ascii="Arial" w:eastAsia="Times New Roman" w:hAnsi="Arial" w:cs="Arial"/>
          <w:b/>
          <w:bCs/>
          <w:sz w:val="26"/>
          <w:szCs w:val="26"/>
        </w:rPr>
        <w:lastRenderedPageBreak/>
        <w:t>3 Government-Furnished Property and Services</w:t>
      </w:r>
      <w:bookmarkEnd w:id="39"/>
      <w:bookmarkEnd w:id="40"/>
    </w:p>
    <w:p w14:paraId="39F13F6E" w14:textId="77777777" w:rsidR="001A4EBC" w:rsidRPr="0028494C" w:rsidRDefault="001A4EBC" w:rsidP="001A4EBC">
      <w:pPr>
        <w:spacing w:after="0"/>
        <w:rPr>
          <w:rFonts w:ascii="Arial" w:hAnsi="Arial" w:cs="Arial"/>
          <w:color w:val="000000"/>
        </w:rPr>
      </w:pPr>
    </w:p>
    <w:p w14:paraId="771B2AB6" w14:textId="1E837803" w:rsidR="001A4EBC" w:rsidRPr="0028494C" w:rsidRDefault="001A4EBC" w:rsidP="001A4EBC">
      <w:pPr>
        <w:rPr>
          <w:rFonts w:ascii="Arial" w:hAnsi="Arial" w:cs="Arial"/>
          <w:color w:val="000000"/>
        </w:rPr>
      </w:pPr>
      <w:r w:rsidRPr="0028494C">
        <w:rPr>
          <w:rFonts w:ascii="Arial" w:hAnsi="Arial" w:cs="Arial"/>
          <w:color w:val="000000"/>
        </w:rPr>
        <w:t>The Contractor shall ensure accurate control and accountability of all Government-Furnished Property in accordance with the terms and conditions of this contract.</w:t>
      </w:r>
      <w:r w:rsidR="001C6EDF" w:rsidRPr="0028494C">
        <w:rPr>
          <w:rFonts w:ascii="Arial" w:hAnsi="Arial" w:cs="Arial"/>
          <w:color w:val="000000"/>
        </w:rPr>
        <w:t xml:space="preserve"> </w:t>
      </w:r>
      <w:r w:rsidRPr="0028494C">
        <w:rPr>
          <w:rFonts w:ascii="Arial" w:hAnsi="Arial" w:cs="Arial"/>
          <w:color w:val="000000"/>
        </w:rPr>
        <w:t xml:space="preserve">The Government will furnish, at no cost to the Contractor, the GFP shown below. </w:t>
      </w:r>
    </w:p>
    <w:p w14:paraId="0DD3C4AE" w14:textId="77777777" w:rsidR="00A153BD" w:rsidRPr="0028494C" w:rsidRDefault="00A153BD" w:rsidP="00A153BD">
      <w:pPr>
        <w:keepNext/>
        <w:spacing w:before="240" w:after="60"/>
        <w:outlineLvl w:val="2"/>
        <w:rPr>
          <w:rFonts w:ascii="Arial" w:eastAsia="Times New Roman" w:hAnsi="Arial" w:cs="Arial"/>
          <w:sz w:val="26"/>
          <w:szCs w:val="26"/>
        </w:rPr>
      </w:pPr>
      <w:bookmarkStart w:id="41" w:name="_Toc224889513"/>
      <w:bookmarkStart w:id="42" w:name="_Toc1309613328"/>
      <w:bookmarkStart w:id="43" w:name="_Toc468119783"/>
      <w:r w:rsidRPr="0028494C">
        <w:rPr>
          <w:rFonts w:ascii="Arial" w:eastAsia="Times New Roman" w:hAnsi="Arial" w:cs="Arial"/>
          <w:b/>
          <w:bCs/>
          <w:sz w:val="26"/>
          <w:szCs w:val="26"/>
        </w:rPr>
        <w:t>3.1 Government Services</w:t>
      </w:r>
      <w:bookmarkEnd w:id="41"/>
      <w:bookmarkEnd w:id="42"/>
      <w:r w:rsidRPr="0028494C">
        <w:rPr>
          <w:rFonts w:ascii="Arial" w:eastAsia="Times New Roman" w:hAnsi="Arial" w:cs="Arial"/>
          <w:b/>
          <w:bCs/>
          <w:sz w:val="26"/>
          <w:szCs w:val="26"/>
        </w:rPr>
        <w:t xml:space="preserve"> </w:t>
      </w:r>
    </w:p>
    <w:p w14:paraId="102D04F5" w14:textId="77777777" w:rsidR="00A153BD" w:rsidRPr="0028494C" w:rsidRDefault="00A153BD" w:rsidP="00A153BD">
      <w:pPr>
        <w:keepNext/>
        <w:overflowPunct w:val="0"/>
        <w:autoSpaceDE w:val="0"/>
        <w:autoSpaceDN w:val="0"/>
        <w:rPr>
          <w:rFonts w:ascii="Arial" w:hAnsi="Arial" w:cs="Arial"/>
          <w:iCs/>
        </w:rPr>
      </w:pPr>
      <w:r w:rsidRPr="0028494C">
        <w:rPr>
          <w:rFonts w:ascii="Arial" w:hAnsi="Arial" w:cs="Arial"/>
          <w:iCs/>
        </w:rPr>
        <w:t>Government services will not be provided.</w:t>
      </w:r>
    </w:p>
    <w:p w14:paraId="2A23D1E5" w14:textId="77777777" w:rsidR="00A153BD" w:rsidRPr="0028494C" w:rsidRDefault="00A153BD" w:rsidP="00A153BD">
      <w:pPr>
        <w:keepNext/>
        <w:spacing w:before="240" w:after="60"/>
        <w:outlineLvl w:val="2"/>
        <w:rPr>
          <w:rFonts w:ascii="Arial" w:eastAsia="Times New Roman" w:hAnsi="Arial" w:cs="Arial"/>
          <w:b/>
          <w:bCs/>
          <w:sz w:val="26"/>
          <w:szCs w:val="26"/>
        </w:rPr>
      </w:pPr>
      <w:bookmarkStart w:id="44" w:name="_Toc468119780"/>
      <w:bookmarkStart w:id="45" w:name="_Toc224889514"/>
      <w:bookmarkStart w:id="46" w:name="_Toc1665764545"/>
      <w:r w:rsidRPr="0028494C">
        <w:rPr>
          <w:rFonts w:ascii="Arial" w:eastAsia="Times New Roman" w:hAnsi="Arial" w:cs="Arial"/>
          <w:b/>
          <w:bCs/>
          <w:sz w:val="26"/>
          <w:szCs w:val="26"/>
        </w:rPr>
        <w:t>3.2 Facilities</w:t>
      </w:r>
      <w:bookmarkEnd w:id="44"/>
      <w:bookmarkEnd w:id="45"/>
      <w:bookmarkEnd w:id="46"/>
      <w:r w:rsidRPr="0028494C">
        <w:rPr>
          <w:rFonts w:ascii="Arial" w:eastAsia="Times New Roman" w:hAnsi="Arial" w:cs="Arial"/>
          <w:b/>
          <w:bCs/>
          <w:sz w:val="26"/>
          <w:szCs w:val="26"/>
        </w:rPr>
        <w:t xml:space="preserve"> </w:t>
      </w:r>
    </w:p>
    <w:p w14:paraId="3B37FC15" w14:textId="77777777" w:rsidR="00A153BD" w:rsidRPr="0028494C" w:rsidRDefault="00A153BD" w:rsidP="00A153BD">
      <w:pPr>
        <w:keepNext/>
        <w:overflowPunct w:val="0"/>
        <w:autoSpaceDE w:val="0"/>
        <w:autoSpaceDN w:val="0"/>
        <w:rPr>
          <w:rFonts w:ascii="Arial" w:hAnsi="Arial" w:cs="Arial"/>
          <w:iCs/>
        </w:rPr>
      </w:pPr>
      <w:r w:rsidRPr="0028494C">
        <w:rPr>
          <w:rFonts w:ascii="Arial" w:hAnsi="Arial" w:cs="Arial"/>
          <w:iCs/>
        </w:rPr>
        <w:t>Facilities will not be provided.</w:t>
      </w:r>
    </w:p>
    <w:p w14:paraId="6DCE8CD0" w14:textId="77777777" w:rsidR="00A153BD" w:rsidRPr="0028494C" w:rsidRDefault="00A153BD" w:rsidP="00A153BD">
      <w:pPr>
        <w:keepNext/>
        <w:spacing w:before="240" w:after="60"/>
        <w:outlineLvl w:val="2"/>
        <w:rPr>
          <w:rFonts w:ascii="Arial" w:eastAsia="Times New Roman" w:hAnsi="Arial" w:cs="Arial"/>
          <w:b/>
          <w:bCs/>
          <w:sz w:val="26"/>
          <w:szCs w:val="26"/>
        </w:rPr>
      </w:pPr>
      <w:bookmarkStart w:id="47" w:name="_Toc468119781"/>
      <w:bookmarkStart w:id="48" w:name="_Toc224889515"/>
      <w:bookmarkStart w:id="49" w:name="_Toc1170628838"/>
      <w:r w:rsidRPr="0028494C">
        <w:rPr>
          <w:rFonts w:ascii="Arial" w:eastAsia="Times New Roman" w:hAnsi="Arial" w:cs="Arial"/>
          <w:b/>
          <w:bCs/>
          <w:sz w:val="26"/>
          <w:szCs w:val="26"/>
        </w:rPr>
        <w:t>3.3 Equipment</w:t>
      </w:r>
      <w:bookmarkEnd w:id="47"/>
      <w:bookmarkEnd w:id="48"/>
      <w:bookmarkEnd w:id="49"/>
    </w:p>
    <w:p w14:paraId="27FD09F1" w14:textId="77777777" w:rsidR="00A153BD" w:rsidRPr="0028494C" w:rsidRDefault="00A153BD" w:rsidP="00A153BD">
      <w:pPr>
        <w:keepNext/>
        <w:overflowPunct w:val="0"/>
        <w:autoSpaceDE w:val="0"/>
        <w:autoSpaceDN w:val="0"/>
        <w:rPr>
          <w:rFonts w:ascii="Arial" w:hAnsi="Arial" w:cs="Arial"/>
          <w:iCs/>
          <w:color w:val="FF0000"/>
        </w:rPr>
      </w:pPr>
      <w:r w:rsidRPr="0028494C">
        <w:rPr>
          <w:rFonts w:ascii="Arial" w:hAnsi="Arial" w:cs="Arial"/>
          <w:iCs/>
        </w:rPr>
        <w:t>Equipment will not be provided.</w:t>
      </w:r>
    </w:p>
    <w:p w14:paraId="31731820" w14:textId="77777777" w:rsidR="00A153BD" w:rsidRPr="0028494C" w:rsidRDefault="00A153BD" w:rsidP="00A153BD">
      <w:pPr>
        <w:keepNext/>
        <w:spacing w:before="240" w:after="60"/>
        <w:outlineLvl w:val="2"/>
        <w:rPr>
          <w:rFonts w:ascii="Arial" w:eastAsia="Times New Roman" w:hAnsi="Arial" w:cs="Arial"/>
          <w:b/>
          <w:bCs/>
          <w:sz w:val="26"/>
          <w:szCs w:val="26"/>
        </w:rPr>
      </w:pPr>
      <w:bookmarkStart w:id="50" w:name="_Toc468119782"/>
      <w:bookmarkStart w:id="51" w:name="_Toc224889516"/>
      <w:bookmarkStart w:id="52" w:name="_Toc510721438"/>
      <w:r w:rsidRPr="0028494C">
        <w:rPr>
          <w:rFonts w:ascii="Arial" w:eastAsia="Times New Roman" w:hAnsi="Arial" w:cs="Arial"/>
          <w:b/>
          <w:bCs/>
          <w:sz w:val="26"/>
          <w:szCs w:val="26"/>
        </w:rPr>
        <w:t>3.4 Materials</w:t>
      </w:r>
      <w:bookmarkEnd w:id="50"/>
      <w:r w:rsidRPr="0028494C">
        <w:rPr>
          <w:rFonts w:ascii="Arial" w:eastAsia="Times New Roman" w:hAnsi="Arial" w:cs="Arial"/>
          <w:b/>
          <w:bCs/>
          <w:sz w:val="26"/>
          <w:szCs w:val="26"/>
        </w:rPr>
        <w:t xml:space="preserve"> and Information</w:t>
      </w:r>
      <w:bookmarkEnd w:id="51"/>
      <w:bookmarkEnd w:id="52"/>
      <w:r w:rsidRPr="0028494C">
        <w:rPr>
          <w:rFonts w:ascii="Arial" w:eastAsia="Times New Roman" w:hAnsi="Arial" w:cs="Arial"/>
          <w:b/>
          <w:bCs/>
          <w:sz w:val="26"/>
          <w:szCs w:val="26"/>
        </w:rPr>
        <w:t xml:space="preserve"> </w:t>
      </w:r>
    </w:p>
    <w:p w14:paraId="27715898" w14:textId="77777777" w:rsidR="00A153BD" w:rsidRPr="0028494C" w:rsidRDefault="00A153BD" w:rsidP="00A153BD">
      <w:pPr>
        <w:keepNext/>
        <w:overflowPunct w:val="0"/>
        <w:autoSpaceDE w:val="0"/>
        <w:autoSpaceDN w:val="0"/>
        <w:spacing w:after="0"/>
        <w:rPr>
          <w:rFonts w:ascii="Arial" w:hAnsi="Arial" w:cs="Arial"/>
          <w:iCs/>
        </w:rPr>
      </w:pPr>
      <w:r w:rsidRPr="0028494C">
        <w:rPr>
          <w:rFonts w:ascii="Arial" w:hAnsi="Arial" w:cs="Arial"/>
          <w:iCs/>
        </w:rPr>
        <w:t>See HUDAR 2452.227-70, Government Information</w:t>
      </w:r>
    </w:p>
    <w:p w14:paraId="4260984F" w14:textId="77777777" w:rsidR="00A153BD" w:rsidRPr="0028494C" w:rsidRDefault="00A153BD" w:rsidP="00A153BD">
      <w:pPr>
        <w:keepNext/>
        <w:overflowPunct w:val="0"/>
        <w:autoSpaceDE w:val="0"/>
        <w:autoSpaceDN w:val="0"/>
        <w:spacing w:after="0"/>
        <w:rPr>
          <w:rFonts w:ascii="Arial" w:hAnsi="Arial" w:cs="Arial"/>
          <w:iCs/>
        </w:rPr>
      </w:pPr>
    </w:p>
    <w:p w14:paraId="0EBFE76B" w14:textId="39197752" w:rsidR="00A153BD" w:rsidRDefault="00A153BD" w:rsidP="00A153BD">
      <w:pPr>
        <w:keepNext/>
        <w:overflowPunct w:val="0"/>
        <w:autoSpaceDE w:val="0"/>
        <w:autoSpaceDN w:val="0"/>
        <w:rPr>
          <w:rFonts w:ascii="Arial" w:hAnsi="Arial" w:cs="Arial"/>
          <w:iCs/>
        </w:rPr>
      </w:pPr>
      <w:r w:rsidRPr="0028494C">
        <w:rPr>
          <w:rFonts w:ascii="Arial" w:hAnsi="Arial" w:cs="Arial"/>
          <w:iCs/>
        </w:rPr>
        <w:t xml:space="preserve">The Government shall provide </w:t>
      </w:r>
      <w:r w:rsidR="008704D3">
        <w:rPr>
          <w:rFonts w:ascii="Arial" w:hAnsi="Arial" w:cs="Arial"/>
          <w:iCs/>
        </w:rPr>
        <w:t>A-123</w:t>
      </w:r>
      <w:r w:rsidRPr="0028494C">
        <w:rPr>
          <w:rFonts w:ascii="Arial" w:hAnsi="Arial" w:cs="Arial"/>
          <w:iCs/>
        </w:rPr>
        <w:t xml:space="preserve"> Program </w:t>
      </w:r>
      <w:r w:rsidR="00DC3E7C">
        <w:rPr>
          <w:rFonts w:ascii="Arial" w:hAnsi="Arial" w:cs="Arial"/>
          <w:iCs/>
        </w:rPr>
        <w:t xml:space="preserve">assessment deliverables </w:t>
      </w:r>
      <w:r w:rsidRPr="0028494C">
        <w:rPr>
          <w:rFonts w:ascii="Arial" w:hAnsi="Arial" w:cs="Arial"/>
          <w:iCs/>
        </w:rPr>
        <w:t xml:space="preserve">to the Contractor to </w:t>
      </w:r>
      <w:r w:rsidR="00A20F46">
        <w:rPr>
          <w:rFonts w:ascii="Arial" w:hAnsi="Arial" w:cs="Arial"/>
          <w:iCs/>
        </w:rPr>
        <w:t>facili</w:t>
      </w:r>
      <w:r w:rsidR="007275AF">
        <w:rPr>
          <w:rFonts w:ascii="Arial" w:hAnsi="Arial" w:cs="Arial"/>
          <w:iCs/>
        </w:rPr>
        <w:t>t</w:t>
      </w:r>
      <w:r w:rsidR="00A20F46">
        <w:rPr>
          <w:rFonts w:ascii="Arial" w:hAnsi="Arial" w:cs="Arial"/>
          <w:iCs/>
        </w:rPr>
        <w:t>ate</w:t>
      </w:r>
      <w:r w:rsidR="00A20F46" w:rsidRPr="0028494C">
        <w:rPr>
          <w:rFonts w:ascii="Arial" w:hAnsi="Arial" w:cs="Arial"/>
          <w:iCs/>
        </w:rPr>
        <w:t xml:space="preserve"> </w:t>
      </w:r>
      <w:r w:rsidRPr="0028494C">
        <w:rPr>
          <w:rFonts w:ascii="Arial" w:hAnsi="Arial" w:cs="Arial"/>
          <w:iCs/>
        </w:rPr>
        <w:t>completion of all tasks and deliverables required from this PWS, after the award.</w:t>
      </w:r>
    </w:p>
    <w:p w14:paraId="2507177B" w14:textId="77777777" w:rsidR="00DC3E7C" w:rsidRPr="00DC3E7C" w:rsidRDefault="00DC3E7C" w:rsidP="00DC3E7C">
      <w:pPr>
        <w:keepNext/>
        <w:overflowPunct w:val="0"/>
        <w:autoSpaceDE w:val="0"/>
        <w:autoSpaceDN w:val="0"/>
        <w:rPr>
          <w:rFonts w:ascii="Arial" w:hAnsi="Arial" w:cs="Arial"/>
          <w:iCs/>
        </w:rPr>
      </w:pPr>
      <w:r w:rsidRPr="00DC3E7C">
        <w:rPr>
          <w:rFonts w:ascii="Arial" w:hAnsi="Arial" w:cs="Arial"/>
          <w:iCs/>
        </w:rPr>
        <w:t xml:space="preserve">The Contractor will be provided access to HUD systems upon completion of the Personal Identity Verification (PIV) process. </w:t>
      </w:r>
    </w:p>
    <w:p w14:paraId="2A7D7D66" w14:textId="2191BAE5" w:rsidR="001A4EBC" w:rsidRPr="0028494C" w:rsidRDefault="001A4EBC" w:rsidP="008F5C3C">
      <w:pPr>
        <w:keepNext/>
        <w:outlineLvl w:val="2"/>
        <w:rPr>
          <w:rFonts w:ascii="Arial" w:eastAsia="Times New Roman" w:hAnsi="Arial" w:cs="Arial"/>
          <w:b/>
          <w:bCs/>
          <w:sz w:val="26"/>
          <w:szCs w:val="26"/>
        </w:rPr>
      </w:pPr>
      <w:bookmarkStart w:id="53" w:name="_Toc891829327"/>
      <w:r w:rsidRPr="0028494C">
        <w:rPr>
          <w:rFonts w:ascii="Arial" w:eastAsia="Times New Roman" w:hAnsi="Arial" w:cs="Arial"/>
          <w:b/>
          <w:bCs/>
          <w:sz w:val="26"/>
          <w:szCs w:val="26"/>
        </w:rPr>
        <w:t>3.5 Quality Assurance (QA)</w:t>
      </w:r>
      <w:bookmarkEnd w:id="43"/>
      <w:bookmarkEnd w:id="53"/>
    </w:p>
    <w:p w14:paraId="2B408AD9" w14:textId="5DCEA122" w:rsidR="001A4EBC" w:rsidRPr="0028494C" w:rsidRDefault="001A4EBC" w:rsidP="001A4EBC">
      <w:pPr>
        <w:rPr>
          <w:rFonts w:ascii="Arial" w:hAnsi="Arial" w:cs="Arial"/>
          <w:color w:val="000000"/>
        </w:rPr>
      </w:pPr>
      <w:r w:rsidRPr="0028494C">
        <w:rPr>
          <w:rFonts w:ascii="Arial" w:hAnsi="Arial" w:cs="Arial"/>
          <w:color w:val="000000"/>
        </w:rPr>
        <w:t>The Government shall evaluate the Contractor's performance under this contract in accordance with the Quality Assurance Surveillance Plan.</w:t>
      </w:r>
      <w:r w:rsidR="00FA50BD" w:rsidRPr="0028494C">
        <w:rPr>
          <w:rFonts w:ascii="Arial" w:hAnsi="Arial" w:cs="Arial"/>
          <w:color w:val="000000"/>
        </w:rPr>
        <w:t xml:space="preserve"> </w:t>
      </w:r>
      <w:r w:rsidRPr="0028494C">
        <w:rPr>
          <w:rFonts w:ascii="Arial" w:hAnsi="Arial" w:cs="Arial"/>
          <w:color w:val="000000"/>
        </w:rPr>
        <w:t>This plan is primarily focused on what the Government must do to ensure that the Contractor has performed in accordance with the performance standards.</w:t>
      </w:r>
      <w:r w:rsidR="00D208B4" w:rsidRPr="0028494C">
        <w:rPr>
          <w:rFonts w:ascii="Arial" w:hAnsi="Arial" w:cs="Arial"/>
          <w:color w:val="000000"/>
        </w:rPr>
        <w:t xml:space="preserve"> </w:t>
      </w:r>
      <w:r w:rsidRPr="0028494C">
        <w:rPr>
          <w:rFonts w:ascii="Arial" w:hAnsi="Arial" w:cs="Arial"/>
          <w:color w:val="000000"/>
        </w:rPr>
        <w:t>It defines how the performance standards will be applied, the frequency of surveillance</w:t>
      </w:r>
      <w:r w:rsidR="00EB6F77" w:rsidRPr="0028494C">
        <w:rPr>
          <w:rFonts w:ascii="Arial" w:hAnsi="Arial" w:cs="Arial"/>
          <w:color w:val="000000"/>
        </w:rPr>
        <w:t>,</w:t>
      </w:r>
      <w:r w:rsidRPr="0028494C">
        <w:rPr>
          <w:rFonts w:ascii="Arial" w:hAnsi="Arial" w:cs="Arial"/>
          <w:color w:val="000000"/>
        </w:rPr>
        <w:t xml:space="preserve"> and the minimum acceptable quality level.</w:t>
      </w:r>
    </w:p>
    <w:p w14:paraId="43CBAA35" w14:textId="58A7E717" w:rsidR="001A4EBC" w:rsidRPr="0028494C" w:rsidRDefault="001A4EBC" w:rsidP="00D27FC8">
      <w:pPr>
        <w:keepNext/>
        <w:spacing w:before="240" w:after="60"/>
        <w:outlineLvl w:val="2"/>
        <w:rPr>
          <w:rFonts w:ascii="Arial" w:eastAsia="Times New Roman" w:hAnsi="Arial" w:cs="Arial"/>
          <w:b/>
          <w:bCs/>
          <w:sz w:val="26"/>
          <w:szCs w:val="26"/>
        </w:rPr>
      </w:pPr>
      <w:bookmarkStart w:id="54" w:name="_Toc468119784"/>
      <w:bookmarkStart w:id="55" w:name="_Toc1989715069"/>
      <w:r w:rsidRPr="0028494C">
        <w:rPr>
          <w:rFonts w:ascii="Arial" w:eastAsia="Times New Roman" w:hAnsi="Arial" w:cs="Arial"/>
          <w:b/>
          <w:bCs/>
          <w:sz w:val="26"/>
          <w:szCs w:val="26"/>
        </w:rPr>
        <w:t>4 Contractor-Furnished Items and Services</w:t>
      </w:r>
      <w:bookmarkEnd w:id="54"/>
      <w:bookmarkEnd w:id="55"/>
    </w:p>
    <w:p w14:paraId="09134231" w14:textId="736DFEA3" w:rsidR="00D27FC8" w:rsidRPr="0028494C" w:rsidRDefault="001A4EBC" w:rsidP="001A4EBC">
      <w:pPr>
        <w:spacing w:after="0"/>
        <w:rPr>
          <w:rFonts w:ascii="Arial" w:hAnsi="Arial" w:cs="Arial"/>
          <w:color w:val="000000"/>
        </w:rPr>
      </w:pPr>
      <w:r w:rsidRPr="0028494C">
        <w:rPr>
          <w:rFonts w:ascii="Arial" w:hAnsi="Arial" w:cs="Arial"/>
          <w:color w:val="000000"/>
        </w:rPr>
        <w:t>The Contractor shall furnish, all facilities, equipment</w:t>
      </w:r>
      <w:r w:rsidR="00EB6F77" w:rsidRPr="0028494C">
        <w:rPr>
          <w:rFonts w:ascii="Arial" w:hAnsi="Arial" w:cs="Arial"/>
          <w:color w:val="000000"/>
        </w:rPr>
        <w:t>,</w:t>
      </w:r>
      <w:r w:rsidRPr="0028494C">
        <w:rPr>
          <w:rFonts w:ascii="Arial" w:hAnsi="Arial" w:cs="Arial"/>
          <w:color w:val="000000"/>
        </w:rPr>
        <w:t xml:space="preserve"> and supplies required to perform the work under this contract that are not listed under Government-Furnished Property and Services.</w:t>
      </w:r>
    </w:p>
    <w:p w14:paraId="774D7C3B" w14:textId="4A9674FF" w:rsidR="001A4EBC" w:rsidRPr="0028494C" w:rsidRDefault="001A4EBC" w:rsidP="001A4EBC">
      <w:pPr>
        <w:spacing w:after="0"/>
        <w:rPr>
          <w:rFonts w:ascii="Arial" w:hAnsi="Arial" w:cs="Arial"/>
          <w:color w:val="000000"/>
        </w:rPr>
      </w:pPr>
      <w:r w:rsidRPr="0028494C">
        <w:rPr>
          <w:rFonts w:ascii="Arial" w:hAnsi="Arial" w:cs="Arial"/>
          <w:color w:val="000000"/>
        </w:rPr>
        <w:t xml:space="preserve"> </w:t>
      </w:r>
    </w:p>
    <w:p w14:paraId="0B12D3F3" w14:textId="77777777" w:rsidR="00FC0A1B" w:rsidRPr="0028494C" w:rsidRDefault="00FC0A1B" w:rsidP="00FC0A1B">
      <w:pPr>
        <w:keepNext/>
        <w:spacing w:after="0"/>
        <w:outlineLvl w:val="2"/>
        <w:rPr>
          <w:rFonts w:ascii="Arial" w:eastAsia="Times New Roman" w:hAnsi="Arial" w:cs="Arial"/>
          <w:b/>
          <w:bCs/>
          <w:sz w:val="26"/>
          <w:szCs w:val="26"/>
        </w:rPr>
      </w:pPr>
      <w:bookmarkStart w:id="56" w:name="_Toc468119785"/>
      <w:bookmarkStart w:id="57" w:name="_Toc224889519"/>
      <w:bookmarkStart w:id="58" w:name="_Toc247562673"/>
      <w:bookmarkStart w:id="59" w:name="_Toc468119788"/>
      <w:r w:rsidRPr="0028494C">
        <w:rPr>
          <w:rFonts w:ascii="Arial" w:eastAsia="Times New Roman" w:hAnsi="Arial" w:cs="Arial"/>
          <w:b/>
          <w:bCs/>
          <w:sz w:val="26"/>
          <w:szCs w:val="26"/>
        </w:rPr>
        <w:t>4.1 Facilities</w:t>
      </w:r>
      <w:bookmarkEnd w:id="56"/>
      <w:bookmarkEnd w:id="57"/>
      <w:bookmarkEnd w:id="58"/>
      <w:r w:rsidRPr="0028494C">
        <w:rPr>
          <w:rFonts w:ascii="Arial" w:eastAsia="Times New Roman" w:hAnsi="Arial" w:cs="Arial"/>
          <w:b/>
          <w:bCs/>
          <w:sz w:val="26"/>
          <w:szCs w:val="26"/>
        </w:rPr>
        <w:t xml:space="preserve"> </w:t>
      </w:r>
    </w:p>
    <w:p w14:paraId="6C59DA1B" w14:textId="77777777" w:rsidR="00FC0A1B" w:rsidRPr="0028494C" w:rsidRDefault="00FC0A1B" w:rsidP="00FC0A1B">
      <w:pPr>
        <w:rPr>
          <w:rFonts w:ascii="Arial" w:hAnsi="Arial" w:cs="Arial"/>
          <w:color w:val="000000"/>
        </w:rPr>
      </w:pPr>
      <w:r w:rsidRPr="0028494C">
        <w:rPr>
          <w:rFonts w:ascii="Arial" w:hAnsi="Arial" w:cs="Arial"/>
          <w:color w:val="000000"/>
        </w:rPr>
        <w:t xml:space="preserve">The Contractor shall furnish all off-site facilities to perform the services identified within this PWS. </w:t>
      </w:r>
    </w:p>
    <w:p w14:paraId="4E112CED" w14:textId="77777777" w:rsidR="00FC0A1B" w:rsidRPr="0028494C" w:rsidRDefault="00FC0A1B" w:rsidP="00FC0A1B">
      <w:pPr>
        <w:keepNext/>
        <w:spacing w:after="0"/>
        <w:outlineLvl w:val="2"/>
        <w:rPr>
          <w:rFonts w:ascii="Arial" w:eastAsia="Times New Roman" w:hAnsi="Arial" w:cs="Arial"/>
          <w:b/>
          <w:bCs/>
          <w:sz w:val="26"/>
          <w:szCs w:val="26"/>
        </w:rPr>
      </w:pPr>
      <w:bookmarkStart w:id="60" w:name="_Toc468119786"/>
      <w:bookmarkStart w:id="61" w:name="_Toc224889520"/>
      <w:bookmarkStart w:id="62" w:name="_Toc66136767"/>
      <w:r w:rsidRPr="0028494C">
        <w:rPr>
          <w:rFonts w:ascii="Arial" w:eastAsia="Times New Roman" w:hAnsi="Arial" w:cs="Arial"/>
          <w:b/>
          <w:bCs/>
          <w:sz w:val="26"/>
          <w:szCs w:val="26"/>
        </w:rPr>
        <w:t>4.2 Equipment</w:t>
      </w:r>
      <w:bookmarkEnd w:id="60"/>
      <w:bookmarkEnd w:id="61"/>
      <w:bookmarkEnd w:id="62"/>
      <w:r w:rsidRPr="0028494C">
        <w:rPr>
          <w:rFonts w:ascii="Arial" w:eastAsia="Times New Roman" w:hAnsi="Arial" w:cs="Arial"/>
          <w:b/>
          <w:bCs/>
          <w:sz w:val="26"/>
          <w:szCs w:val="26"/>
        </w:rPr>
        <w:t xml:space="preserve"> </w:t>
      </w:r>
    </w:p>
    <w:p w14:paraId="03F56854" w14:textId="77777777" w:rsidR="00FC0A1B" w:rsidRPr="0028494C" w:rsidRDefault="00FC0A1B" w:rsidP="00FC0A1B">
      <w:pPr>
        <w:rPr>
          <w:rFonts w:ascii="Arial" w:eastAsia="Times New Roman" w:hAnsi="Arial" w:cs="Arial"/>
          <w:b/>
          <w:bCs/>
          <w:sz w:val="26"/>
          <w:szCs w:val="26"/>
        </w:rPr>
      </w:pPr>
      <w:r w:rsidRPr="0028494C">
        <w:rPr>
          <w:rFonts w:ascii="Arial" w:hAnsi="Arial" w:cs="Arial"/>
          <w:color w:val="000000"/>
        </w:rPr>
        <w:t xml:space="preserve">The Contractor shall furnish all equipment required to perform the services identified within the PWS. </w:t>
      </w:r>
    </w:p>
    <w:p w14:paraId="78B00507" w14:textId="77777777" w:rsidR="00FC0A1B" w:rsidRPr="0028494C" w:rsidRDefault="00FC0A1B" w:rsidP="00FC0A1B">
      <w:pPr>
        <w:keepNext/>
        <w:spacing w:before="240" w:after="60"/>
        <w:outlineLvl w:val="2"/>
        <w:rPr>
          <w:rFonts w:ascii="Arial" w:eastAsia="Times New Roman" w:hAnsi="Arial" w:cs="Arial"/>
          <w:b/>
          <w:bCs/>
          <w:sz w:val="26"/>
          <w:szCs w:val="26"/>
        </w:rPr>
      </w:pPr>
      <w:bookmarkStart w:id="63" w:name="_Toc468119787"/>
      <w:bookmarkStart w:id="64" w:name="_Toc224889521"/>
      <w:bookmarkStart w:id="65" w:name="_Toc590017462"/>
      <w:r w:rsidRPr="0028494C">
        <w:rPr>
          <w:rFonts w:ascii="Arial" w:eastAsia="Times New Roman" w:hAnsi="Arial" w:cs="Arial"/>
          <w:b/>
          <w:bCs/>
          <w:sz w:val="26"/>
          <w:szCs w:val="26"/>
        </w:rPr>
        <w:lastRenderedPageBreak/>
        <w:t>4.3 Material</w:t>
      </w:r>
      <w:bookmarkEnd w:id="63"/>
      <w:r w:rsidRPr="0028494C">
        <w:rPr>
          <w:rFonts w:ascii="Arial" w:eastAsia="Times New Roman" w:hAnsi="Arial" w:cs="Arial"/>
          <w:b/>
          <w:bCs/>
          <w:sz w:val="26"/>
          <w:szCs w:val="26"/>
        </w:rPr>
        <w:t>s</w:t>
      </w:r>
      <w:bookmarkEnd w:id="64"/>
      <w:bookmarkEnd w:id="65"/>
      <w:r w:rsidRPr="0028494C">
        <w:rPr>
          <w:rFonts w:ascii="Arial" w:eastAsia="Times New Roman" w:hAnsi="Arial" w:cs="Arial"/>
          <w:b/>
          <w:bCs/>
          <w:sz w:val="26"/>
          <w:szCs w:val="26"/>
        </w:rPr>
        <w:t xml:space="preserve"> </w:t>
      </w:r>
    </w:p>
    <w:p w14:paraId="13BDC552" w14:textId="77777777" w:rsidR="00FC0A1B" w:rsidRPr="0028494C" w:rsidRDefault="00FC0A1B" w:rsidP="00FC0A1B">
      <w:pPr>
        <w:rPr>
          <w:rFonts w:ascii="Arial" w:hAnsi="Arial" w:cs="Arial"/>
          <w:color w:val="000000"/>
        </w:rPr>
      </w:pPr>
      <w:r w:rsidRPr="0028494C">
        <w:rPr>
          <w:rFonts w:ascii="Arial" w:hAnsi="Arial" w:cs="Arial"/>
          <w:color w:val="000000"/>
        </w:rPr>
        <w:t xml:space="preserve">The Contractor shall furnish all materials required to perform the services identified within the PWS. </w:t>
      </w:r>
    </w:p>
    <w:p w14:paraId="6119BE8D" w14:textId="2F153341" w:rsidR="001A4EBC" w:rsidRPr="0028494C" w:rsidRDefault="001A4EBC" w:rsidP="001A6318">
      <w:pPr>
        <w:keepNext/>
        <w:spacing w:before="240" w:after="60"/>
        <w:outlineLvl w:val="2"/>
        <w:rPr>
          <w:rFonts w:ascii="Arial" w:eastAsia="Times New Roman" w:hAnsi="Arial" w:cs="Arial"/>
          <w:b/>
          <w:bCs/>
          <w:sz w:val="26"/>
          <w:szCs w:val="26"/>
        </w:rPr>
      </w:pPr>
      <w:bookmarkStart w:id="66" w:name="_Toc642306289"/>
      <w:r w:rsidRPr="0028494C">
        <w:rPr>
          <w:rFonts w:ascii="Arial" w:eastAsia="Times New Roman" w:hAnsi="Arial" w:cs="Arial"/>
          <w:b/>
          <w:bCs/>
          <w:sz w:val="26"/>
          <w:szCs w:val="26"/>
        </w:rPr>
        <w:t>4.4 Contractor Responsibilities</w:t>
      </w:r>
      <w:bookmarkEnd w:id="59"/>
      <w:bookmarkEnd w:id="66"/>
    </w:p>
    <w:p w14:paraId="742FFCE7" w14:textId="77777777" w:rsidR="005A3F97" w:rsidRPr="0028494C" w:rsidRDefault="005A3F97" w:rsidP="005A3F97">
      <w:pPr>
        <w:rPr>
          <w:rFonts w:ascii="Arial" w:hAnsi="Arial" w:cs="Arial"/>
          <w:color w:val="000000"/>
        </w:rPr>
      </w:pPr>
      <w:bookmarkStart w:id="67" w:name="_Toc468119789"/>
      <w:r w:rsidRPr="0028494C">
        <w:rPr>
          <w:rFonts w:ascii="Arial" w:hAnsi="Arial" w:cs="Arial"/>
          <w:color w:val="000000"/>
        </w:rPr>
        <w:t>The Contractor shall only conduct business with designated Government personnel listed as points of contact (POCs). Names of authorized personnel shall be provided to the Contractor by the Government, in writing, and updated as necessary throughout the contract period of performance.</w:t>
      </w:r>
    </w:p>
    <w:p w14:paraId="7006265F" w14:textId="580E0806" w:rsidR="005A3F97" w:rsidRPr="0028494C" w:rsidRDefault="005A3F97" w:rsidP="005A3F97">
      <w:pPr>
        <w:rPr>
          <w:rFonts w:ascii="Arial" w:hAnsi="Arial" w:cs="Arial"/>
          <w:color w:val="000000"/>
        </w:rPr>
      </w:pPr>
      <w:r w:rsidRPr="45957773">
        <w:rPr>
          <w:rFonts w:ascii="Arial" w:hAnsi="Arial" w:cs="Arial"/>
          <w:color w:val="000000" w:themeColor="text1"/>
        </w:rPr>
        <w:t>U.S. Government records, copies of original results and reports, verified original data, corrected data, and corrected supporting reports which are maintained by the Contractor remain the property of the U.S. Government. These files/results must be surrendered to the COR</w:t>
      </w:r>
      <w:r w:rsidR="00A20F46">
        <w:rPr>
          <w:rFonts w:ascii="Arial" w:hAnsi="Arial" w:cs="Arial"/>
          <w:color w:val="000000" w:themeColor="text1"/>
        </w:rPr>
        <w:t>/PM upon request and at the conclusion of the contract</w:t>
      </w:r>
      <w:r w:rsidRPr="45957773">
        <w:rPr>
          <w:rFonts w:ascii="Arial" w:hAnsi="Arial" w:cs="Arial"/>
          <w:color w:val="000000" w:themeColor="text1"/>
        </w:rPr>
        <w:t>.</w:t>
      </w:r>
    </w:p>
    <w:p w14:paraId="6CBA46AE" w14:textId="53C51EB0" w:rsidR="001A4EBC" w:rsidRPr="0028494C" w:rsidRDefault="001A4EBC" w:rsidP="001A6318">
      <w:pPr>
        <w:keepNext/>
        <w:spacing w:before="240" w:after="60"/>
        <w:outlineLvl w:val="2"/>
        <w:rPr>
          <w:rFonts w:ascii="Arial" w:eastAsia="Times New Roman" w:hAnsi="Arial" w:cs="Arial"/>
          <w:b/>
          <w:bCs/>
          <w:sz w:val="26"/>
          <w:szCs w:val="26"/>
        </w:rPr>
      </w:pPr>
      <w:bookmarkStart w:id="68" w:name="_Toc775214362"/>
      <w:r w:rsidRPr="0028494C">
        <w:rPr>
          <w:rFonts w:ascii="Arial" w:eastAsia="Times New Roman" w:hAnsi="Arial" w:cs="Arial"/>
          <w:b/>
          <w:bCs/>
          <w:sz w:val="26"/>
          <w:szCs w:val="26"/>
        </w:rPr>
        <w:t>4.5 Contractor Personnel</w:t>
      </w:r>
      <w:bookmarkEnd w:id="67"/>
      <w:bookmarkEnd w:id="68"/>
    </w:p>
    <w:p w14:paraId="3AB0CEF7" w14:textId="77777777" w:rsidR="00497962" w:rsidRDefault="00497962" w:rsidP="00497962">
      <w:pPr>
        <w:rPr>
          <w:rFonts w:ascii="Arial" w:hAnsi="Arial" w:cs="Arial"/>
          <w:color w:val="000000" w:themeColor="text1"/>
        </w:rPr>
      </w:pPr>
      <w:r w:rsidRPr="29DA5B2F">
        <w:rPr>
          <w:rFonts w:ascii="Arial" w:hAnsi="Arial" w:cs="Arial"/>
          <w:color w:val="000000" w:themeColor="text1"/>
        </w:rPr>
        <w:t>See HUDAR clause 2452.237-70 - Key Personnel in the Key Personnel section of the contract.</w:t>
      </w:r>
    </w:p>
    <w:p w14:paraId="0286F9E3" w14:textId="7EB21963" w:rsidR="004A2BF4" w:rsidRPr="00BF68D0" w:rsidRDefault="00B73437" w:rsidP="00BF68D0">
      <w:pPr>
        <w:pStyle w:val="ListParagraph"/>
        <w:numPr>
          <w:ilvl w:val="0"/>
          <w:numId w:val="43"/>
        </w:numPr>
        <w:rPr>
          <w:rFonts w:ascii="Arial" w:hAnsi="Arial" w:cs="Arial"/>
          <w:color w:val="000000"/>
        </w:rPr>
      </w:pPr>
      <w:r>
        <w:rPr>
          <w:rFonts w:ascii="Arial" w:hAnsi="Arial" w:cs="Arial"/>
          <w:color w:val="000000"/>
        </w:rPr>
        <w:t>Manager/</w:t>
      </w:r>
      <w:r w:rsidR="004A2BF4">
        <w:rPr>
          <w:rFonts w:ascii="Arial" w:hAnsi="Arial" w:cs="Arial"/>
          <w:color w:val="000000"/>
        </w:rPr>
        <w:t xml:space="preserve">Project </w:t>
      </w:r>
      <w:r w:rsidR="004A2BF4" w:rsidRPr="00BF68D0">
        <w:rPr>
          <w:rFonts w:ascii="Arial" w:hAnsi="Arial" w:cs="Arial"/>
          <w:color w:val="000000"/>
        </w:rPr>
        <w:t>Manager</w:t>
      </w:r>
    </w:p>
    <w:p w14:paraId="2FEC48F9" w14:textId="58E72792" w:rsidR="004A2BF4" w:rsidRPr="00BF68D0" w:rsidRDefault="004A2BF4" w:rsidP="00BF68D0">
      <w:pPr>
        <w:pStyle w:val="ListParagraph"/>
        <w:numPr>
          <w:ilvl w:val="0"/>
          <w:numId w:val="43"/>
        </w:numPr>
        <w:rPr>
          <w:rFonts w:ascii="Arial" w:hAnsi="Arial" w:cs="Arial"/>
          <w:color w:val="000000"/>
        </w:rPr>
      </w:pPr>
      <w:r w:rsidRPr="00BF68D0">
        <w:rPr>
          <w:rFonts w:ascii="Arial" w:hAnsi="Arial" w:cs="Arial"/>
          <w:color w:val="000000"/>
        </w:rPr>
        <w:t>Senior Associate</w:t>
      </w:r>
      <w:r w:rsidR="007E3893">
        <w:rPr>
          <w:rFonts w:ascii="Arial" w:hAnsi="Arial" w:cs="Arial"/>
          <w:color w:val="000000"/>
        </w:rPr>
        <w:t xml:space="preserve"> 1</w:t>
      </w:r>
    </w:p>
    <w:p w14:paraId="134285D9" w14:textId="204187A6" w:rsidR="004A2BF4" w:rsidRDefault="004A2BF4" w:rsidP="004A2BF4">
      <w:pPr>
        <w:pStyle w:val="ListParagraph"/>
        <w:numPr>
          <w:ilvl w:val="0"/>
          <w:numId w:val="43"/>
        </w:numPr>
        <w:rPr>
          <w:rFonts w:ascii="Arial" w:hAnsi="Arial" w:cs="Arial"/>
          <w:color w:val="000000"/>
        </w:rPr>
      </w:pPr>
      <w:r w:rsidRPr="00BF68D0">
        <w:rPr>
          <w:rFonts w:ascii="Arial" w:hAnsi="Arial" w:cs="Arial"/>
          <w:color w:val="000000"/>
        </w:rPr>
        <w:t>Senior Associate</w:t>
      </w:r>
      <w:r w:rsidR="007E3893">
        <w:rPr>
          <w:rFonts w:ascii="Arial" w:hAnsi="Arial" w:cs="Arial"/>
          <w:color w:val="000000"/>
        </w:rPr>
        <w:t xml:space="preserve"> 2</w:t>
      </w:r>
    </w:p>
    <w:p w14:paraId="101B410B" w14:textId="1CCF401B" w:rsidR="00315D5C" w:rsidRDefault="00315D5C" w:rsidP="004A2BF4">
      <w:pPr>
        <w:pStyle w:val="ListParagraph"/>
        <w:numPr>
          <w:ilvl w:val="0"/>
          <w:numId w:val="43"/>
        </w:numPr>
        <w:rPr>
          <w:rFonts w:ascii="Arial" w:hAnsi="Arial" w:cs="Arial"/>
          <w:color w:val="000000"/>
        </w:rPr>
      </w:pPr>
      <w:r w:rsidRPr="0001165B">
        <w:rPr>
          <w:rFonts w:ascii="Arial" w:hAnsi="Arial" w:cs="Arial"/>
          <w:color w:val="000000"/>
        </w:rPr>
        <w:t>Associate</w:t>
      </w:r>
      <w:r>
        <w:rPr>
          <w:rFonts w:ascii="Arial" w:hAnsi="Arial" w:cs="Arial"/>
          <w:color w:val="000000"/>
        </w:rPr>
        <w:t xml:space="preserve"> </w:t>
      </w:r>
      <w:r w:rsidR="007E3893">
        <w:rPr>
          <w:rFonts w:ascii="Arial" w:hAnsi="Arial" w:cs="Arial"/>
          <w:color w:val="000000"/>
        </w:rPr>
        <w:t>1</w:t>
      </w:r>
    </w:p>
    <w:p w14:paraId="6003D136" w14:textId="437C0589" w:rsidR="00315D5C" w:rsidRDefault="00315D5C" w:rsidP="004A2BF4">
      <w:pPr>
        <w:pStyle w:val="ListParagraph"/>
        <w:numPr>
          <w:ilvl w:val="0"/>
          <w:numId w:val="43"/>
        </w:numPr>
        <w:rPr>
          <w:rFonts w:ascii="Arial" w:hAnsi="Arial" w:cs="Arial"/>
          <w:color w:val="000000"/>
        </w:rPr>
      </w:pPr>
      <w:r w:rsidRPr="0001165B">
        <w:rPr>
          <w:rFonts w:ascii="Arial" w:hAnsi="Arial" w:cs="Arial"/>
          <w:color w:val="000000"/>
        </w:rPr>
        <w:t>Associate</w:t>
      </w:r>
      <w:r w:rsidR="007E3893">
        <w:rPr>
          <w:rFonts w:ascii="Arial" w:hAnsi="Arial" w:cs="Arial"/>
          <w:color w:val="000000"/>
        </w:rPr>
        <w:t xml:space="preserve"> 2</w:t>
      </w:r>
    </w:p>
    <w:p w14:paraId="42EDAAB8" w14:textId="259E1A9C" w:rsidR="00D4530A" w:rsidRPr="00BF68D0" w:rsidRDefault="00D4530A" w:rsidP="00BF68D0">
      <w:pPr>
        <w:pStyle w:val="ListParagraph"/>
        <w:numPr>
          <w:ilvl w:val="0"/>
          <w:numId w:val="43"/>
        </w:numPr>
        <w:rPr>
          <w:rFonts w:ascii="Arial" w:hAnsi="Arial" w:cs="Arial"/>
          <w:color w:val="000000"/>
        </w:rPr>
      </w:pPr>
      <w:r w:rsidRPr="0001165B">
        <w:rPr>
          <w:rFonts w:ascii="Arial" w:hAnsi="Arial" w:cs="Arial"/>
          <w:color w:val="000000"/>
        </w:rPr>
        <w:t>Associate</w:t>
      </w:r>
      <w:r w:rsidR="007E3893">
        <w:rPr>
          <w:rFonts w:ascii="Arial" w:hAnsi="Arial" w:cs="Arial"/>
          <w:color w:val="000000"/>
        </w:rPr>
        <w:t xml:space="preserve"> 3</w:t>
      </w:r>
    </w:p>
    <w:p w14:paraId="07494461" w14:textId="55734FC2" w:rsidR="001A4EBC" w:rsidRPr="0028494C" w:rsidRDefault="001A4EBC" w:rsidP="00497962">
      <w:pPr>
        <w:keepNext/>
        <w:spacing w:before="240" w:after="60"/>
        <w:outlineLvl w:val="2"/>
        <w:rPr>
          <w:rFonts w:ascii="Arial" w:eastAsia="Times New Roman" w:hAnsi="Arial" w:cs="Arial"/>
          <w:b/>
          <w:bCs/>
          <w:sz w:val="26"/>
          <w:szCs w:val="26"/>
        </w:rPr>
      </w:pPr>
      <w:bookmarkStart w:id="69" w:name="_Toc468119790"/>
      <w:bookmarkStart w:id="70" w:name="_Toc1016915402"/>
      <w:r w:rsidRPr="0028494C">
        <w:rPr>
          <w:rFonts w:ascii="Arial" w:eastAsia="Times New Roman" w:hAnsi="Arial" w:cs="Arial"/>
          <w:b/>
          <w:bCs/>
          <w:sz w:val="26"/>
          <w:szCs w:val="26"/>
        </w:rPr>
        <w:t>4.6 Identification of Contractor Employees</w:t>
      </w:r>
      <w:bookmarkEnd w:id="69"/>
      <w:bookmarkEnd w:id="70"/>
    </w:p>
    <w:p w14:paraId="57C97B42" w14:textId="4DE9BC0C" w:rsidR="007F4B3B" w:rsidRPr="0028494C" w:rsidRDefault="00564F6E" w:rsidP="00564F6E">
      <w:pPr>
        <w:rPr>
          <w:rFonts w:ascii="Arial" w:hAnsi="Arial" w:cs="Arial"/>
          <w:color w:val="000000"/>
        </w:rPr>
      </w:pPr>
      <w:r w:rsidRPr="0028494C">
        <w:rPr>
          <w:rFonts w:ascii="Arial" w:hAnsi="Arial" w:cs="Arial"/>
          <w:color w:val="000000"/>
        </w:rPr>
        <w:t xml:space="preserve">All Contractor/subcontractor personnel shall wear company picture identification badges </w:t>
      </w:r>
      <w:r w:rsidR="001754AA" w:rsidRPr="0028494C">
        <w:rPr>
          <w:rFonts w:ascii="Arial" w:hAnsi="Arial" w:cs="Arial"/>
          <w:color w:val="000000"/>
        </w:rPr>
        <w:t>so as</w:t>
      </w:r>
      <w:r w:rsidRPr="0028494C">
        <w:rPr>
          <w:rFonts w:ascii="Arial" w:hAnsi="Arial" w:cs="Arial"/>
          <w:color w:val="000000"/>
        </w:rPr>
        <w:t xml:space="preserve"> to distinguish themselves from Government employees</w:t>
      </w:r>
      <w:r w:rsidR="00D1105C" w:rsidRPr="0028494C">
        <w:rPr>
          <w:rFonts w:ascii="Arial" w:hAnsi="Arial" w:cs="Arial"/>
          <w:color w:val="000000"/>
        </w:rPr>
        <w:t xml:space="preserve">. </w:t>
      </w:r>
      <w:r w:rsidRPr="0028494C">
        <w:rPr>
          <w:rFonts w:ascii="Arial" w:hAnsi="Arial" w:cs="Arial"/>
          <w:color w:val="000000"/>
        </w:rPr>
        <w:t>When conversing with Government personnel during business meetings, over the telephone, or via electronic mail,</w:t>
      </w:r>
      <w:r w:rsidR="007F4B3B" w:rsidRPr="0028494C">
        <w:rPr>
          <w:rFonts w:ascii="Arial" w:hAnsi="Arial" w:cs="Arial"/>
          <w:color w:val="000000"/>
        </w:rPr>
        <w:t xml:space="preserve"> </w:t>
      </w:r>
      <w:r w:rsidRPr="0028494C">
        <w:rPr>
          <w:rFonts w:ascii="Arial" w:hAnsi="Arial" w:cs="Arial"/>
          <w:color w:val="000000"/>
        </w:rPr>
        <w:t xml:space="preserve">Contractor/subcontractor personnel shall identify themselves as such to avoid situations arising where sensitive topics might be better discussed solely between Government employees. </w:t>
      </w:r>
    </w:p>
    <w:p w14:paraId="562F7A93" w14:textId="75978763" w:rsidR="001A4EBC" w:rsidRPr="0028494C" w:rsidRDefault="00564F6E" w:rsidP="00E24DCD">
      <w:pPr>
        <w:rPr>
          <w:rFonts w:ascii="Arial" w:hAnsi="Arial" w:cs="Arial"/>
          <w:color w:val="000000"/>
        </w:rPr>
      </w:pPr>
      <w:r w:rsidRPr="0028494C">
        <w:rPr>
          <w:rFonts w:ascii="Arial" w:hAnsi="Arial" w:cs="Arial"/>
          <w:color w:val="000000"/>
        </w:rPr>
        <w:t>Contractors/subcontractors shall identify themselves on any attendance sheet or any coordination documents they may review. Electronic mail signature blocks shall identify their company affiliation. Where practicable, Contractor/subcontractors occupying collocated space with their Government program customer shall identify their workspace area with their name and company affiliation, or at a minimum, "Contractor" after name.</w:t>
      </w:r>
      <w:bookmarkStart w:id="71" w:name="_Toc468119793"/>
    </w:p>
    <w:p w14:paraId="308A654D" w14:textId="77777777" w:rsidR="00083EC2" w:rsidRDefault="00083EC2" w:rsidP="00E24DCD">
      <w:pPr>
        <w:rPr>
          <w:rFonts w:ascii="Arial" w:hAnsi="Arial" w:cs="Arial"/>
          <w:color w:val="000000"/>
        </w:rPr>
      </w:pPr>
    </w:p>
    <w:p w14:paraId="392F8F22" w14:textId="77777777" w:rsidR="005F4A19" w:rsidRDefault="005F4A19" w:rsidP="00E24DCD">
      <w:pPr>
        <w:rPr>
          <w:rFonts w:ascii="Arial" w:hAnsi="Arial" w:cs="Arial"/>
          <w:color w:val="000000"/>
        </w:rPr>
      </w:pPr>
    </w:p>
    <w:p w14:paraId="4E49FC27" w14:textId="77777777" w:rsidR="005F4A19" w:rsidRDefault="005F4A19" w:rsidP="00E24DCD">
      <w:pPr>
        <w:rPr>
          <w:rFonts w:ascii="Arial" w:hAnsi="Arial" w:cs="Arial"/>
          <w:color w:val="000000"/>
        </w:rPr>
      </w:pPr>
    </w:p>
    <w:p w14:paraId="7DAEA057" w14:textId="77777777" w:rsidR="005F4A19" w:rsidRPr="0028494C" w:rsidRDefault="005F4A19" w:rsidP="00E24DCD">
      <w:pPr>
        <w:rPr>
          <w:rFonts w:ascii="Arial" w:hAnsi="Arial" w:cs="Arial"/>
          <w:color w:val="000000"/>
        </w:rPr>
      </w:pPr>
    </w:p>
    <w:p w14:paraId="5D9E4E36" w14:textId="77777777" w:rsidR="00083EC2" w:rsidRPr="00083EC2" w:rsidRDefault="00083EC2" w:rsidP="00083EC2">
      <w:pPr>
        <w:keepNext/>
        <w:spacing w:after="0" w:line="240" w:lineRule="auto"/>
        <w:outlineLvl w:val="2"/>
        <w:rPr>
          <w:rFonts w:ascii="Arial" w:eastAsia="Times New Roman" w:hAnsi="Arial" w:cs="Arial"/>
          <w:b/>
          <w:bCs/>
          <w:sz w:val="26"/>
          <w:szCs w:val="26"/>
        </w:rPr>
      </w:pPr>
      <w:bookmarkStart w:id="72" w:name="_Toc224220716"/>
      <w:bookmarkStart w:id="73" w:name="_Toc1347590879"/>
      <w:r w:rsidRPr="00083EC2">
        <w:rPr>
          <w:rFonts w:ascii="Arial" w:eastAsia="Times New Roman" w:hAnsi="Arial" w:cs="Arial"/>
          <w:b/>
          <w:bCs/>
          <w:sz w:val="26"/>
          <w:szCs w:val="26"/>
        </w:rPr>
        <w:lastRenderedPageBreak/>
        <w:t>5 Specific Tasks</w:t>
      </w:r>
      <w:bookmarkEnd w:id="72"/>
      <w:bookmarkEnd w:id="73"/>
    </w:p>
    <w:p w14:paraId="1D2B608F" w14:textId="77777777" w:rsidR="00083EC2" w:rsidRPr="00083EC2" w:rsidRDefault="00083EC2" w:rsidP="00083EC2">
      <w:pPr>
        <w:spacing w:after="0"/>
        <w:rPr>
          <w:rFonts w:ascii="Arial" w:hAnsi="Arial" w:cs="Arial"/>
        </w:rPr>
      </w:pPr>
    </w:p>
    <w:p w14:paraId="242419DB" w14:textId="77777777" w:rsidR="00083EC2" w:rsidRPr="00083EC2" w:rsidRDefault="00083EC2" w:rsidP="00083EC2">
      <w:pPr>
        <w:keepNext/>
        <w:spacing w:after="0" w:line="240" w:lineRule="auto"/>
        <w:outlineLvl w:val="2"/>
        <w:rPr>
          <w:rFonts w:ascii="Arial" w:eastAsia="Times New Roman" w:hAnsi="Arial" w:cs="Arial"/>
          <w:b/>
          <w:bCs/>
          <w:sz w:val="26"/>
          <w:szCs w:val="26"/>
        </w:rPr>
      </w:pPr>
      <w:bookmarkStart w:id="74" w:name="_Toc224220717"/>
      <w:bookmarkStart w:id="75" w:name="_Toc1083872612"/>
      <w:r w:rsidRPr="00083EC2">
        <w:rPr>
          <w:rFonts w:ascii="Arial" w:eastAsia="Times New Roman" w:hAnsi="Arial" w:cs="Arial"/>
          <w:b/>
          <w:bCs/>
          <w:sz w:val="26"/>
          <w:szCs w:val="26"/>
        </w:rPr>
        <w:t>5.1 Task One - Program Management</w:t>
      </w:r>
      <w:bookmarkEnd w:id="74"/>
      <w:bookmarkEnd w:id="75"/>
      <w:r w:rsidRPr="00083EC2">
        <w:rPr>
          <w:rFonts w:ascii="Arial" w:eastAsia="Times New Roman" w:hAnsi="Arial" w:cs="Arial"/>
          <w:b/>
          <w:bCs/>
          <w:sz w:val="26"/>
          <w:szCs w:val="26"/>
        </w:rPr>
        <w:t xml:space="preserve"> </w:t>
      </w:r>
    </w:p>
    <w:p w14:paraId="18009A1D" w14:textId="77777777" w:rsidR="00083EC2" w:rsidRPr="00083EC2" w:rsidRDefault="00083EC2" w:rsidP="00083EC2">
      <w:pPr>
        <w:spacing w:after="0" w:line="240" w:lineRule="auto"/>
        <w:rPr>
          <w:rFonts w:ascii="Arial" w:hAnsi="Arial" w:cs="Arial"/>
          <w:color w:val="000000"/>
        </w:rPr>
      </w:pPr>
    </w:p>
    <w:p w14:paraId="6A24FCCF" w14:textId="21C41994" w:rsidR="00083EC2" w:rsidRPr="00083EC2" w:rsidRDefault="00083EC2" w:rsidP="00083EC2">
      <w:pPr>
        <w:spacing w:after="0" w:line="240" w:lineRule="auto"/>
        <w:rPr>
          <w:rFonts w:ascii="Arial" w:hAnsi="Arial" w:cs="Arial"/>
          <w:color w:val="000000"/>
          <w:sz w:val="28"/>
          <w:szCs w:val="28"/>
        </w:rPr>
      </w:pPr>
      <w:r w:rsidRPr="00083EC2">
        <w:rPr>
          <w:rFonts w:ascii="Arial" w:hAnsi="Arial" w:cs="Arial"/>
          <w:color w:val="000000"/>
        </w:rPr>
        <w:t xml:space="preserve">The Contractor shall provide program management support under this </w:t>
      </w:r>
      <w:r w:rsidR="00A20F46">
        <w:rPr>
          <w:rFonts w:ascii="Arial" w:hAnsi="Arial" w:cs="Arial"/>
          <w:color w:val="000000"/>
        </w:rPr>
        <w:t>requirement</w:t>
      </w:r>
      <w:r w:rsidRPr="00083EC2">
        <w:rPr>
          <w:rFonts w:ascii="Arial" w:hAnsi="Arial" w:cs="Arial"/>
          <w:color w:val="000000"/>
        </w:rPr>
        <w:t xml:space="preserve">. This includes the management and oversight of all activities performed by contractor personnel, including subcontractors, to satisfy the requirements identified in this </w:t>
      </w:r>
      <w:r w:rsidR="00A20F46">
        <w:rPr>
          <w:rFonts w:ascii="Arial" w:hAnsi="Arial" w:cs="Arial"/>
          <w:color w:val="000000"/>
        </w:rPr>
        <w:t>PWS</w:t>
      </w:r>
      <w:r w:rsidRPr="00083EC2">
        <w:rPr>
          <w:rFonts w:ascii="Arial" w:hAnsi="Arial" w:cs="Arial"/>
          <w:color w:val="000000"/>
        </w:rPr>
        <w:t>.</w:t>
      </w:r>
    </w:p>
    <w:p w14:paraId="28038CD5" w14:textId="77777777" w:rsidR="00083EC2" w:rsidRPr="00083EC2" w:rsidRDefault="00083EC2" w:rsidP="00083EC2">
      <w:pPr>
        <w:spacing w:after="0" w:line="240" w:lineRule="auto"/>
        <w:rPr>
          <w:rFonts w:ascii="Arial" w:hAnsi="Arial" w:cs="Arial"/>
          <w:sz w:val="24"/>
          <w:szCs w:val="24"/>
        </w:rPr>
      </w:pPr>
    </w:p>
    <w:p w14:paraId="2B3E95FB" w14:textId="77777777" w:rsidR="00083EC2" w:rsidRPr="00083EC2" w:rsidRDefault="00083EC2" w:rsidP="00083EC2">
      <w:pPr>
        <w:spacing w:after="0" w:line="240" w:lineRule="auto"/>
        <w:rPr>
          <w:rFonts w:ascii="Arial" w:hAnsi="Arial" w:cs="Arial"/>
          <w:b/>
          <w:sz w:val="24"/>
        </w:rPr>
      </w:pPr>
      <w:r w:rsidRPr="00083EC2">
        <w:rPr>
          <w:rFonts w:ascii="Arial" w:hAnsi="Arial" w:cs="Arial"/>
          <w:b/>
          <w:sz w:val="24"/>
        </w:rPr>
        <w:t>5.1.1 Weekly/Monthly Status Reports</w:t>
      </w:r>
    </w:p>
    <w:p w14:paraId="1B0C866B" w14:textId="77777777" w:rsidR="00083EC2" w:rsidRPr="00083EC2" w:rsidRDefault="00083EC2" w:rsidP="00083EC2">
      <w:pPr>
        <w:spacing w:after="0" w:line="240" w:lineRule="auto"/>
        <w:rPr>
          <w:rFonts w:ascii="Arial" w:hAnsi="Arial" w:cs="Arial"/>
          <w:color w:val="000000"/>
        </w:rPr>
      </w:pPr>
    </w:p>
    <w:p w14:paraId="4A8D6E3E" w14:textId="16F71881" w:rsidR="00083EC2" w:rsidRPr="00083EC2" w:rsidRDefault="00083EC2" w:rsidP="00083EC2">
      <w:pPr>
        <w:spacing w:after="0" w:line="240" w:lineRule="auto"/>
        <w:rPr>
          <w:rFonts w:ascii="Arial" w:hAnsi="Arial" w:cs="Arial"/>
          <w:color w:val="000000"/>
          <w:sz w:val="28"/>
          <w:szCs w:val="28"/>
        </w:rPr>
      </w:pPr>
      <w:r w:rsidRPr="53500B44">
        <w:rPr>
          <w:rFonts w:ascii="Arial" w:hAnsi="Arial" w:cs="Arial"/>
          <w:color w:val="000000" w:themeColor="text1"/>
        </w:rPr>
        <w:t xml:space="preserve">The </w:t>
      </w:r>
      <w:r w:rsidR="0B36CCD2" w:rsidRPr="53500B44">
        <w:rPr>
          <w:rFonts w:ascii="Arial" w:hAnsi="Arial" w:cs="Arial"/>
          <w:color w:val="000000" w:themeColor="text1"/>
        </w:rPr>
        <w:t>Contractor</w:t>
      </w:r>
      <w:r w:rsidRPr="53500B44">
        <w:rPr>
          <w:rFonts w:ascii="Arial" w:hAnsi="Arial" w:cs="Arial"/>
          <w:color w:val="000000" w:themeColor="text1"/>
        </w:rPr>
        <w:t xml:space="preserve"> will meet weekly with the </w:t>
      </w:r>
      <w:r w:rsidR="401458AB" w:rsidRPr="53500B44">
        <w:rPr>
          <w:rFonts w:ascii="Arial" w:hAnsi="Arial" w:cs="Arial"/>
          <w:color w:val="000000" w:themeColor="text1"/>
        </w:rPr>
        <w:t>Contracting Officer's Representative (COR), Program Manager (PM), and other Government personnel,</w:t>
      </w:r>
      <w:r w:rsidRPr="53500B44">
        <w:rPr>
          <w:rFonts w:ascii="Arial" w:hAnsi="Arial" w:cs="Arial"/>
          <w:color w:val="000000" w:themeColor="text1"/>
        </w:rPr>
        <w:t xml:space="preserve"> to review Contractor performance, contract requirement, engagement status, etc. The Contractor shall apprise the Government of problems, if any, being experienced. Appropriate action shall be taken to resolve outstanding issues. These meetings shall be at no additional cost to the Government. The Contractor shall provide the COR minutes of these meetings, including attendance, issues discussed, decisions made, and action items assigned, within two (2) business days following the meeting.</w:t>
      </w:r>
    </w:p>
    <w:p w14:paraId="2ECB2348" w14:textId="145033A6" w:rsidR="00083EC2" w:rsidRPr="00083EC2" w:rsidRDefault="00083EC2" w:rsidP="00083EC2">
      <w:pPr>
        <w:spacing w:after="0" w:line="240" w:lineRule="auto"/>
        <w:rPr>
          <w:rFonts w:ascii="Arial" w:hAnsi="Arial" w:cs="Arial"/>
          <w:color w:val="000000"/>
        </w:rPr>
      </w:pPr>
      <w:r w:rsidRPr="17FB6FFC">
        <w:rPr>
          <w:rFonts w:ascii="Arial" w:hAnsi="Arial" w:cs="Arial"/>
          <w:color w:val="000000" w:themeColor="text1"/>
        </w:rPr>
        <w:t>By the second day of each work week, the Contractor shall develop and provide a Weekly Status Report using Microsoft</w:t>
      </w:r>
      <w:r w:rsidR="009A1538">
        <w:rPr>
          <w:rFonts w:ascii="Arial" w:hAnsi="Arial" w:cs="Arial"/>
          <w:color w:val="000000" w:themeColor="text1"/>
        </w:rPr>
        <w:t xml:space="preserve"> </w:t>
      </w:r>
      <w:r w:rsidRPr="17FB6FFC">
        <w:rPr>
          <w:rFonts w:ascii="Arial" w:hAnsi="Arial" w:cs="Arial"/>
          <w:color w:val="000000" w:themeColor="text1"/>
        </w:rPr>
        <w:t xml:space="preserve">Office Suite applications to the COR/PM. </w:t>
      </w:r>
    </w:p>
    <w:p w14:paraId="42154411" w14:textId="77777777" w:rsidR="00083EC2" w:rsidRPr="00083EC2" w:rsidRDefault="00083EC2" w:rsidP="00083EC2">
      <w:pPr>
        <w:spacing w:after="0" w:line="240" w:lineRule="auto"/>
        <w:rPr>
          <w:rFonts w:ascii="Arial" w:hAnsi="Arial" w:cs="Arial"/>
          <w:color w:val="000000"/>
        </w:rPr>
      </w:pPr>
    </w:p>
    <w:p w14:paraId="44E121E2" w14:textId="63DA33BB" w:rsidR="00083EC2" w:rsidRPr="00083EC2" w:rsidRDefault="00083EC2" w:rsidP="00083EC2">
      <w:pPr>
        <w:spacing w:after="0" w:line="240" w:lineRule="auto"/>
        <w:rPr>
          <w:rFonts w:ascii="Arial" w:hAnsi="Arial" w:cs="Arial"/>
          <w:color w:val="000000"/>
          <w:sz w:val="24"/>
          <w:szCs w:val="24"/>
        </w:rPr>
      </w:pPr>
      <w:r w:rsidRPr="00083EC2">
        <w:rPr>
          <w:rFonts w:ascii="Arial" w:hAnsi="Arial" w:cs="Arial"/>
          <w:color w:val="000000"/>
        </w:rPr>
        <w:t xml:space="preserve">The Weekly/Monthly Status Report shall </w:t>
      </w:r>
      <w:r w:rsidR="00F63F3D" w:rsidRPr="00083EC2">
        <w:rPr>
          <w:rFonts w:ascii="Arial" w:hAnsi="Arial" w:cs="Arial"/>
          <w:color w:val="000000"/>
        </w:rPr>
        <w:t>include</w:t>
      </w:r>
      <w:r w:rsidRPr="00083EC2">
        <w:rPr>
          <w:rFonts w:ascii="Arial" w:hAnsi="Arial" w:cs="Arial"/>
          <w:color w:val="000000"/>
        </w:rPr>
        <w:t xml:space="preserve"> at a minimum: </w:t>
      </w:r>
    </w:p>
    <w:p w14:paraId="0BDDAF8D" w14:textId="77777777" w:rsidR="00083EC2" w:rsidRPr="00083EC2" w:rsidRDefault="00083EC2" w:rsidP="00083EC2">
      <w:pPr>
        <w:numPr>
          <w:ilvl w:val="0"/>
          <w:numId w:val="17"/>
        </w:numPr>
        <w:spacing w:after="0" w:line="240" w:lineRule="auto"/>
        <w:rPr>
          <w:rFonts w:ascii="Arial" w:hAnsi="Arial" w:cs="Arial"/>
          <w:color w:val="000000"/>
          <w:sz w:val="24"/>
          <w:szCs w:val="24"/>
        </w:rPr>
      </w:pPr>
      <w:r w:rsidRPr="00083EC2">
        <w:rPr>
          <w:rFonts w:ascii="Arial" w:hAnsi="Arial" w:cs="Arial"/>
          <w:color w:val="000000"/>
        </w:rPr>
        <w:t xml:space="preserve">Activities during reporting period, by task (on-going activities, new activities, activities completed; progress to date on all above-mentioned activities). Start each section with a brief description of the task. </w:t>
      </w:r>
    </w:p>
    <w:p w14:paraId="52A45C89" w14:textId="77777777" w:rsidR="00083EC2" w:rsidRPr="00083EC2" w:rsidRDefault="00083EC2" w:rsidP="00083EC2">
      <w:pPr>
        <w:numPr>
          <w:ilvl w:val="0"/>
          <w:numId w:val="17"/>
        </w:numPr>
        <w:spacing w:after="0" w:line="240" w:lineRule="auto"/>
        <w:rPr>
          <w:rFonts w:ascii="Arial" w:hAnsi="Arial" w:cs="Arial"/>
          <w:color w:val="000000"/>
          <w:sz w:val="24"/>
          <w:szCs w:val="24"/>
        </w:rPr>
      </w:pPr>
      <w:r w:rsidRPr="00083EC2">
        <w:rPr>
          <w:rFonts w:ascii="Arial" w:hAnsi="Arial" w:cs="Arial"/>
          <w:color w:val="000000"/>
        </w:rPr>
        <w:t xml:space="preserve">Problems, risks, issues and corrective actions taken or proposed resolutions to address them. </w:t>
      </w:r>
    </w:p>
    <w:p w14:paraId="067EC2F9" w14:textId="77777777" w:rsidR="00083EC2" w:rsidRPr="00083EC2" w:rsidRDefault="00083EC2" w:rsidP="00083EC2">
      <w:pPr>
        <w:numPr>
          <w:ilvl w:val="0"/>
          <w:numId w:val="17"/>
        </w:numPr>
        <w:spacing w:after="0" w:line="240" w:lineRule="auto"/>
        <w:rPr>
          <w:rFonts w:ascii="Arial" w:hAnsi="Arial" w:cs="Arial"/>
          <w:color w:val="000000"/>
          <w:sz w:val="24"/>
          <w:szCs w:val="24"/>
        </w:rPr>
      </w:pPr>
      <w:r w:rsidRPr="00083EC2">
        <w:rPr>
          <w:rFonts w:ascii="Arial" w:hAnsi="Arial" w:cs="Arial"/>
          <w:color w:val="000000"/>
        </w:rPr>
        <w:t xml:space="preserve">Personnel gains, losses, and status (security clearance, etc.). </w:t>
      </w:r>
    </w:p>
    <w:p w14:paraId="480A7DB5" w14:textId="77777777" w:rsidR="00083EC2" w:rsidRPr="00083EC2" w:rsidRDefault="00083EC2" w:rsidP="00083EC2">
      <w:pPr>
        <w:numPr>
          <w:ilvl w:val="0"/>
          <w:numId w:val="17"/>
        </w:numPr>
        <w:spacing w:after="0" w:line="240" w:lineRule="auto"/>
        <w:rPr>
          <w:rFonts w:ascii="Arial" w:hAnsi="Arial" w:cs="Arial"/>
          <w:color w:val="000000"/>
          <w:sz w:val="24"/>
          <w:szCs w:val="24"/>
        </w:rPr>
      </w:pPr>
      <w:r w:rsidRPr="00083EC2">
        <w:rPr>
          <w:rFonts w:ascii="Arial" w:hAnsi="Arial" w:cs="Arial"/>
          <w:color w:val="000000"/>
        </w:rPr>
        <w:t xml:space="preserve">Government actions required. </w:t>
      </w:r>
    </w:p>
    <w:p w14:paraId="55856BE2" w14:textId="77777777" w:rsidR="00083EC2" w:rsidRPr="00083EC2" w:rsidRDefault="00083EC2" w:rsidP="00083EC2">
      <w:pPr>
        <w:numPr>
          <w:ilvl w:val="0"/>
          <w:numId w:val="17"/>
        </w:numPr>
        <w:spacing w:after="0" w:line="240" w:lineRule="auto"/>
        <w:rPr>
          <w:rFonts w:ascii="Arial" w:hAnsi="Arial" w:cs="Arial"/>
          <w:color w:val="000000"/>
          <w:sz w:val="24"/>
          <w:szCs w:val="24"/>
        </w:rPr>
      </w:pPr>
      <w:r w:rsidRPr="00083EC2">
        <w:rPr>
          <w:rFonts w:ascii="Arial" w:hAnsi="Arial" w:cs="Arial"/>
          <w:color w:val="000000"/>
        </w:rPr>
        <w:t xml:space="preserve">Schedule (show major tasks, milestones, and deliverables; planned and actual start and completion dates for each). </w:t>
      </w:r>
    </w:p>
    <w:p w14:paraId="7A88A2DA" w14:textId="77777777" w:rsidR="00083EC2" w:rsidRPr="00083EC2" w:rsidRDefault="00083EC2" w:rsidP="00083EC2">
      <w:pPr>
        <w:numPr>
          <w:ilvl w:val="0"/>
          <w:numId w:val="17"/>
        </w:numPr>
        <w:spacing w:after="0" w:line="240" w:lineRule="auto"/>
        <w:rPr>
          <w:rFonts w:ascii="Arial" w:hAnsi="Arial" w:cs="Arial"/>
          <w:color w:val="000000"/>
          <w:sz w:val="24"/>
          <w:szCs w:val="24"/>
        </w:rPr>
      </w:pPr>
      <w:r w:rsidRPr="00083EC2">
        <w:rPr>
          <w:rFonts w:ascii="Arial" w:hAnsi="Arial" w:cs="Arial"/>
          <w:color w:val="000000"/>
        </w:rPr>
        <w:t xml:space="preserve">Accumulated invoiced cost for each CLIN up to the previous month. </w:t>
      </w:r>
    </w:p>
    <w:p w14:paraId="66DC78A8" w14:textId="77777777" w:rsidR="00083EC2" w:rsidRPr="00083EC2" w:rsidRDefault="00083EC2" w:rsidP="00083EC2">
      <w:pPr>
        <w:numPr>
          <w:ilvl w:val="0"/>
          <w:numId w:val="17"/>
        </w:numPr>
        <w:spacing w:after="0" w:line="240" w:lineRule="auto"/>
        <w:rPr>
          <w:rFonts w:ascii="Arial" w:hAnsi="Arial" w:cs="Arial"/>
          <w:color w:val="000000"/>
          <w:sz w:val="24"/>
          <w:szCs w:val="24"/>
        </w:rPr>
      </w:pPr>
      <w:r w:rsidRPr="00083EC2">
        <w:rPr>
          <w:rFonts w:ascii="Arial" w:hAnsi="Arial" w:cs="Arial"/>
          <w:color w:val="000000"/>
        </w:rPr>
        <w:t>Projected cost of each CLIN for the current month.</w:t>
      </w:r>
    </w:p>
    <w:p w14:paraId="330DC1CA" w14:textId="77777777" w:rsidR="00083EC2" w:rsidRDefault="00083EC2" w:rsidP="00083EC2">
      <w:pPr>
        <w:spacing w:after="0" w:line="240" w:lineRule="auto"/>
        <w:rPr>
          <w:rFonts w:ascii="Arial" w:hAnsi="Arial" w:cs="Arial"/>
          <w:color w:val="000000"/>
          <w:sz w:val="24"/>
          <w:szCs w:val="24"/>
        </w:rPr>
      </w:pPr>
    </w:p>
    <w:p w14:paraId="2CC360C6" w14:textId="77777777" w:rsidR="00042AD1" w:rsidRPr="00042AD1" w:rsidRDefault="00042AD1" w:rsidP="00042AD1">
      <w:pPr>
        <w:spacing w:after="0" w:line="240" w:lineRule="auto"/>
        <w:rPr>
          <w:rFonts w:ascii="Arial" w:hAnsi="Arial" w:cs="Arial"/>
          <w:color w:val="000000"/>
          <w:sz w:val="24"/>
          <w:szCs w:val="24"/>
        </w:rPr>
      </w:pPr>
      <w:r w:rsidRPr="00042AD1">
        <w:rPr>
          <w:rFonts w:ascii="Arial" w:hAnsi="Arial" w:cs="Arial"/>
          <w:color w:val="000000"/>
          <w:sz w:val="24"/>
          <w:szCs w:val="24"/>
          <w:u w:val="single"/>
        </w:rPr>
        <w:t>Performance Standards</w:t>
      </w:r>
      <w:r w:rsidRPr="00042AD1">
        <w:rPr>
          <w:rFonts w:ascii="Arial" w:hAnsi="Arial" w:cs="Arial"/>
          <w:color w:val="000000"/>
          <w:sz w:val="24"/>
          <w:szCs w:val="24"/>
        </w:rPr>
        <w:t> </w:t>
      </w:r>
    </w:p>
    <w:p w14:paraId="1D3FF41D" w14:textId="77777777" w:rsidR="009D2410" w:rsidRDefault="00042AD1" w:rsidP="00042AD1">
      <w:pPr>
        <w:numPr>
          <w:ilvl w:val="0"/>
          <w:numId w:val="45"/>
        </w:numPr>
        <w:spacing w:after="0" w:line="240" w:lineRule="auto"/>
        <w:rPr>
          <w:rFonts w:ascii="Arial" w:hAnsi="Arial" w:cs="Arial"/>
          <w:color w:val="000000"/>
          <w:sz w:val="24"/>
          <w:szCs w:val="24"/>
        </w:rPr>
      </w:pPr>
      <w:r w:rsidRPr="00042AD1">
        <w:rPr>
          <w:rFonts w:ascii="Arial" w:hAnsi="Arial" w:cs="Arial"/>
          <w:color w:val="000000"/>
          <w:sz w:val="24"/>
          <w:szCs w:val="24"/>
        </w:rPr>
        <w:t xml:space="preserve">Standard: </w:t>
      </w:r>
      <w:r w:rsidR="00855AB8" w:rsidRPr="00855AB8">
        <w:rPr>
          <w:rFonts w:ascii="Arial" w:hAnsi="Arial" w:cs="Arial"/>
          <w:color w:val="000000"/>
          <w:sz w:val="24"/>
          <w:szCs w:val="24"/>
        </w:rPr>
        <w:t xml:space="preserve">The Weekly Status Report and </w:t>
      </w:r>
      <w:r w:rsidR="00141A9E">
        <w:rPr>
          <w:rFonts w:ascii="Arial" w:hAnsi="Arial" w:cs="Arial"/>
          <w:color w:val="000000"/>
          <w:sz w:val="24"/>
          <w:szCs w:val="24"/>
        </w:rPr>
        <w:t xml:space="preserve">Meeting </w:t>
      </w:r>
      <w:r w:rsidR="00855AB8" w:rsidRPr="00855AB8">
        <w:rPr>
          <w:rFonts w:ascii="Arial" w:hAnsi="Arial" w:cs="Arial"/>
          <w:color w:val="000000"/>
          <w:sz w:val="24"/>
          <w:szCs w:val="24"/>
        </w:rPr>
        <w:t>Minutes are completed and delivered in accordance with the PWP.</w:t>
      </w:r>
      <w:r w:rsidRPr="00042AD1">
        <w:rPr>
          <w:rFonts w:ascii="Arial" w:hAnsi="Arial" w:cs="Arial"/>
          <w:color w:val="000000"/>
          <w:sz w:val="24"/>
          <w:szCs w:val="24"/>
        </w:rPr>
        <w:t> </w:t>
      </w:r>
    </w:p>
    <w:p w14:paraId="4C1FAE0F" w14:textId="338F586C" w:rsidR="00042AD1" w:rsidRPr="009D2410" w:rsidRDefault="00042AD1" w:rsidP="009D2410">
      <w:pPr>
        <w:spacing w:after="0" w:line="240" w:lineRule="auto"/>
        <w:ind w:left="720"/>
        <w:rPr>
          <w:rFonts w:ascii="Arial" w:hAnsi="Arial" w:cs="Arial"/>
          <w:color w:val="000000"/>
          <w:sz w:val="24"/>
          <w:szCs w:val="24"/>
        </w:rPr>
      </w:pPr>
      <w:r w:rsidRPr="009D2410">
        <w:rPr>
          <w:rFonts w:ascii="Arial" w:hAnsi="Arial" w:cs="Arial"/>
          <w:color w:val="000000"/>
          <w:sz w:val="24"/>
          <w:szCs w:val="24"/>
        </w:rPr>
        <w:t>AQL: Zero deviation, unless discussed and agreed to by all parties. </w:t>
      </w:r>
    </w:p>
    <w:p w14:paraId="76654877" w14:textId="77777777" w:rsidR="00042AD1" w:rsidRPr="00042AD1" w:rsidRDefault="00042AD1" w:rsidP="00042AD1">
      <w:pPr>
        <w:spacing w:after="0" w:line="240" w:lineRule="auto"/>
        <w:rPr>
          <w:rFonts w:ascii="Arial" w:hAnsi="Arial" w:cs="Arial"/>
          <w:color w:val="000000"/>
          <w:sz w:val="24"/>
          <w:szCs w:val="24"/>
        </w:rPr>
      </w:pPr>
      <w:r w:rsidRPr="00042AD1">
        <w:rPr>
          <w:rFonts w:ascii="Arial" w:hAnsi="Arial" w:cs="Arial"/>
          <w:color w:val="000000"/>
          <w:sz w:val="24"/>
          <w:szCs w:val="24"/>
        </w:rPr>
        <w:t> </w:t>
      </w:r>
    </w:p>
    <w:p w14:paraId="752CA88A" w14:textId="77777777" w:rsidR="009D2410" w:rsidRDefault="00042AD1" w:rsidP="00042AD1">
      <w:pPr>
        <w:numPr>
          <w:ilvl w:val="0"/>
          <w:numId w:val="46"/>
        </w:numPr>
        <w:spacing w:after="0" w:line="240" w:lineRule="auto"/>
        <w:rPr>
          <w:rFonts w:ascii="Arial" w:hAnsi="Arial" w:cs="Arial"/>
          <w:color w:val="000000"/>
          <w:sz w:val="24"/>
          <w:szCs w:val="24"/>
        </w:rPr>
      </w:pPr>
      <w:r w:rsidRPr="00042AD1">
        <w:rPr>
          <w:rFonts w:ascii="Arial" w:hAnsi="Arial" w:cs="Arial"/>
          <w:color w:val="000000"/>
          <w:sz w:val="24"/>
          <w:szCs w:val="24"/>
        </w:rPr>
        <w:t xml:space="preserve">Standard: The Weekly Status Reports and </w:t>
      </w:r>
      <w:r w:rsidR="00BA3019">
        <w:rPr>
          <w:rFonts w:ascii="Arial" w:hAnsi="Arial" w:cs="Arial"/>
          <w:color w:val="000000"/>
          <w:sz w:val="24"/>
          <w:szCs w:val="24"/>
        </w:rPr>
        <w:t xml:space="preserve">Meeting </w:t>
      </w:r>
      <w:r w:rsidRPr="00042AD1">
        <w:rPr>
          <w:rFonts w:ascii="Arial" w:hAnsi="Arial" w:cs="Arial"/>
          <w:color w:val="000000"/>
          <w:sz w:val="24"/>
          <w:szCs w:val="24"/>
        </w:rPr>
        <w:t>Minutes are accurate and up to date as well as actionable, when necessary.  </w:t>
      </w:r>
    </w:p>
    <w:p w14:paraId="7E17CBFF" w14:textId="0EA1EDCE" w:rsidR="00042AD1" w:rsidRPr="009D2410" w:rsidRDefault="00042AD1" w:rsidP="009D2410">
      <w:pPr>
        <w:spacing w:after="0" w:line="240" w:lineRule="auto"/>
        <w:ind w:left="720"/>
        <w:rPr>
          <w:rFonts w:ascii="Arial" w:hAnsi="Arial" w:cs="Arial"/>
          <w:color w:val="000000"/>
          <w:sz w:val="24"/>
          <w:szCs w:val="24"/>
        </w:rPr>
      </w:pPr>
      <w:r w:rsidRPr="009D2410">
        <w:rPr>
          <w:rFonts w:ascii="Arial" w:hAnsi="Arial" w:cs="Arial"/>
          <w:color w:val="000000"/>
          <w:sz w:val="24"/>
          <w:szCs w:val="24"/>
        </w:rPr>
        <w:t>AQL: Zero deviation, unless discussed and agreed to by all parties. </w:t>
      </w:r>
    </w:p>
    <w:p w14:paraId="71F9F576" w14:textId="77777777" w:rsidR="00042AD1" w:rsidRDefault="00042AD1" w:rsidP="00042AD1">
      <w:pPr>
        <w:spacing w:after="0" w:line="240" w:lineRule="auto"/>
        <w:rPr>
          <w:rFonts w:ascii="Arial" w:hAnsi="Arial" w:cs="Arial"/>
          <w:color w:val="000000"/>
          <w:sz w:val="24"/>
          <w:szCs w:val="24"/>
        </w:rPr>
      </w:pPr>
    </w:p>
    <w:p w14:paraId="5E77CCC4" w14:textId="0647EC8C" w:rsidR="009D2410" w:rsidRDefault="00CA4C1A" w:rsidP="009D2410">
      <w:pPr>
        <w:numPr>
          <w:ilvl w:val="0"/>
          <w:numId w:val="78"/>
        </w:numPr>
        <w:spacing w:after="0" w:line="240" w:lineRule="auto"/>
        <w:rPr>
          <w:rFonts w:ascii="Arial" w:hAnsi="Arial" w:cs="Arial"/>
          <w:color w:val="000000"/>
          <w:sz w:val="24"/>
          <w:szCs w:val="24"/>
        </w:rPr>
      </w:pPr>
      <w:r w:rsidRPr="00042AD1">
        <w:rPr>
          <w:rFonts w:ascii="Arial" w:hAnsi="Arial" w:cs="Arial"/>
          <w:color w:val="000000"/>
          <w:sz w:val="24"/>
          <w:szCs w:val="24"/>
        </w:rPr>
        <w:t xml:space="preserve">Standard: </w:t>
      </w:r>
      <w:r w:rsidRPr="00855AB8">
        <w:rPr>
          <w:rFonts w:ascii="Arial" w:hAnsi="Arial" w:cs="Arial"/>
          <w:color w:val="000000"/>
          <w:sz w:val="24"/>
          <w:szCs w:val="24"/>
        </w:rPr>
        <w:t xml:space="preserve">The </w:t>
      </w:r>
      <w:r>
        <w:rPr>
          <w:rFonts w:ascii="Arial" w:hAnsi="Arial" w:cs="Arial"/>
          <w:color w:val="000000"/>
          <w:sz w:val="24"/>
          <w:szCs w:val="24"/>
        </w:rPr>
        <w:t>Monthly</w:t>
      </w:r>
      <w:r w:rsidRPr="00855AB8">
        <w:rPr>
          <w:rFonts w:ascii="Arial" w:hAnsi="Arial" w:cs="Arial"/>
          <w:color w:val="000000"/>
          <w:sz w:val="24"/>
          <w:szCs w:val="24"/>
        </w:rPr>
        <w:t xml:space="preserve"> </w:t>
      </w:r>
      <w:r w:rsidRPr="00083EC2">
        <w:rPr>
          <w:rFonts w:ascii="Arial" w:hAnsi="Arial" w:cs="Arial"/>
        </w:rPr>
        <w:t>Enterprise Risk Committee Status Report</w:t>
      </w:r>
      <w:r>
        <w:rPr>
          <w:rFonts w:ascii="Arial" w:hAnsi="Arial" w:cs="Arial"/>
        </w:rPr>
        <w:t xml:space="preserve"> </w:t>
      </w:r>
      <w:r w:rsidR="00BA3019">
        <w:rPr>
          <w:rFonts w:ascii="Arial" w:hAnsi="Arial" w:cs="Arial"/>
        </w:rPr>
        <w:t xml:space="preserve">(Internal to Ginnie Mae) </w:t>
      </w:r>
      <w:r w:rsidR="00314025">
        <w:rPr>
          <w:rFonts w:ascii="Arial" w:hAnsi="Arial" w:cs="Arial"/>
          <w:color w:val="000000"/>
          <w:sz w:val="24"/>
          <w:szCs w:val="24"/>
        </w:rPr>
        <w:t>is</w:t>
      </w:r>
      <w:r w:rsidRPr="00855AB8">
        <w:rPr>
          <w:rFonts w:ascii="Arial" w:hAnsi="Arial" w:cs="Arial"/>
          <w:color w:val="000000"/>
          <w:sz w:val="24"/>
          <w:szCs w:val="24"/>
        </w:rPr>
        <w:t xml:space="preserve"> completed and delivered in accordance with </w:t>
      </w:r>
      <w:r w:rsidR="005F4A19" w:rsidRPr="00855AB8">
        <w:rPr>
          <w:rFonts w:ascii="Arial" w:hAnsi="Arial" w:cs="Arial"/>
          <w:color w:val="000000"/>
          <w:sz w:val="24"/>
          <w:szCs w:val="24"/>
        </w:rPr>
        <w:t>PWP</w:t>
      </w:r>
      <w:r w:rsidRPr="00855AB8">
        <w:rPr>
          <w:rFonts w:ascii="Arial" w:hAnsi="Arial" w:cs="Arial"/>
          <w:color w:val="000000"/>
          <w:sz w:val="24"/>
          <w:szCs w:val="24"/>
        </w:rPr>
        <w:t>.</w:t>
      </w:r>
      <w:r w:rsidRPr="00042AD1">
        <w:rPr>
          <w:rFonts w:ascii="Arial" w:hAnsi="Arial" w:cs="Arial"/>
          <w:color w:val="000000"/>
          <w:sz w:val="24"/>
          <w:szCs w:val="24"/>
        </w:rPr>
        <w:t> </w:t>
      </w:r>
    </w:p>
    <w:p w14:paraId="75BC3F3A" w14:textId="3C09C92E" w:rsidR="00CA4C1A" w:rsidRPr="009D2410" w:rsidRDefault="00CA4C1A" w:rsidP="009D2410">
      <w:pPr>
        <w:spacing w:after="0" w:line="240" w:lineRule="auto"/>
        <w:ind w:left="720"/>
        <w:rPr>
          <w:rFonts w:ascii="Arial" w:hAnsi="Arial" w:cs="Arial"/>
          <w:color w:val="000000"/>
          <w:sz w:val="24"/>
          <w:szCs w:val="24"/>
        </w:rPr>
      </w:pPr>
      <w:r w:rsidRPr="009D2410">
        <w:rPr>
          <w:rFonts w:ascii="Arial" w:hAnsi="Arial" w:cs="Arial"/>
          <w:color w:val="000000"/>
          <w:sz w:val="24"/>
          <w:szCs w:val="24"/>
        </w:rPr>
        <w:t>AQL: Zero deviation, unless discussed and agreed to by all parties. </w:t>
      </w:r>
    </w:p>
    <w:p w14:paraId="173743C7" w14:textId="77777777" w:rsidR="00CA4C1A" w:rsidRDefault="00CA4C1A" w:rsidP="00042AD1">
      <w:pPr>
        <w:spacing w:after="0" w:line="240" w:lineRule="auto"/>
        <w:rPr>
          <w:rFonts w:ascii="Arial" w:hAnsi="Arial" w:cs="Arial"/>
          <w:color w:val="000000"/>
          <w:sz w:val="24"/>
          <w:szCs w:val="24"/>
        </w:rPr>
      </w:pPr>
    </w:p>
    <w:p w14:paraId="1EF178C0" w14:textId="4AA8309D" w:rsidR="009D2410" w:rsidRDefault="00314025" w:rsidP="009D2410">
      <w:pPr>
        <w:numPr>
          <w:ilvl w:val="0"/>
          <w:numId w:val="79"/>
        </w:numPr>
        <w:spacing w:after="0" w:line="240" w:lineRule="auto"/>
        <w:rPr>
          <w:rFonts w:ascii="Arial" w:hAnsi="Arial" w:cs="Arial"/>
          <w:color w:val="000000"/>
          <w:sz w:val="24"/>
          <w:szCs w:val="24"/>
        </w:rPr>
      </w:pPr>
      <w:r w:rsidRPr="00042AD1">
        <w:rPr>
          <w:rFonts w:ascii="Arial" w:hAnsi="Arial" w:cs="Arial"/>
          <w:color w:val="000000"/>
          <w:sz w:val="24"/>
          <w:szCs w:val="24"/>
        </w:rPr>
        <w:t>Standard: </w:t>
      </w:r>
      <w:r w:rsidRPr="00855AB8">
        <w:rPr>
          <w:rFonts w:ascii="Arial" w:hAnsi="Arial" w:cs="Arial"/>
          <w:color w:val="000000"/>
          <w:sz w:val="24"/>
          <w:szCs w:val="24"/>
        </w:rPr>
        <w:t xml:space="preserve">The </w:t>
      </w:r>
      <w:r>
        <w:rPr>
          <w:rFonts w:ascii="Arial" w:hAnsi="Arial" w:cs="Arial"/>
          <w:color w:val="000000"/>
          <w:sz w:val="24"/>
          <w:szCs w:val="24"/>
        </w:rPr>
        <w:t>Monthly</w:t>
      </w:r>
      <w:r w:rsidRPr="00855AB8">
        <w:rPr>
          <w:rFonts w:ascii="Arial" w:hAnsi="Arial" w:cs="Arial"/>
          <w:color w:val="000000"/>
          <w:sz w:val="24"/>
          <w:szCs w:val="24"/>
        </w:rPr>
        <w:t xml:space="preserve"> </w:t>
      </w:r>
      <w:r w:rsidRPr="00083EC2">
        <w:rPr>
          <w:rFonts w:ascii="Arial" w:hAnsi="Arial" w:cs="Arial"/>
        </w:rPr>
        <w:t>Enterprise Risk Committee Status Report</w:t>
      </w:r>
      <w:r w:rsidR="00BA3019">
        <w:rPr>
          <w:rFonts w:ascii="Arial" w:hAnsi="Arial" w:cs="Arial"/>
        </w:rPr>
        <w:t xml:space="preserve"> (Internal to Ginnie </w:t>
      </w:r>
      <w:r w:rsidR="005F4A19">
        <w:rPr>
          <w:rFonts w:ascii="Arial" w:hAnsi="Arial" w:cs="Arial"/>
        </w:rPr>
        <w:t>Mae) is</w:t>
      </w:r>
      <w:r w:rsidRPr="00042AD1">
        <w:rPr>
          <w:rFonts w:ascii="Arial" w:hAnsi="Arial" w:cs="Arial"/>
          <w:color w:val="000000"/>
          <w:sz w:val="24"/>
          <w:szCs w:val="24"/>
        </w:rPr>
        <w:t> accurate and up to date as well as actionable, when necessary.  </w:t>
      </w:r>
    </w:p>
    <w:p w14:paraId="73CD677F" w14:textId="30D60E5B" w:rsidR="00314025" w:rsidRPr="009D2410" w:rsidRDefault="00314025" w:rsidP="009D2410">
      <w:pPr>
        <w:spacing w:after="0" w:line="240" w:lineRule="auto"/>
        <w:ind w:left="720"/>
        <w:rPr>
          <w:rFonts w:ascii="Arial" w:hAnsi="Arial" w:cs="Arial"/>
          <w:color w:val="000000"/>
          <w:sz w:val="24"/>
          <w:szCs w:val="24"/>
        </w:rPr>
      </w:pPr>
      <w:r w:rsidRPr="009D2410">
        <w:rPr>
          <w:rFonts w:ascii="Arial" w:hAnsi="Arial" w:cs="Arial"/>
          <w:color w:val="000000"/>
          <w:sz w:val="24"/>
          <w:szCs w:val="24"/>
        </w:rPr>
        <w:lastRenderedPageBreak/>
        <w:t>AQL: Zero deviation, unless discussed and agreed to by all parties. </w:t>
      </w:r>
    </w:p>
    <w:p w14:paraId="32B679F0" w14:textId="77777777" w:rsidR="00314025" w:rsidRPr="00042AD1" w:rsidRDefault="00314025" w:rsidP="00042AD1">
      <w:pPr>
        <w:spacing w:after="0" w:line="240" w:lineRule="auto"/>
        <w:rPr>
          <w:rFonts w:ascii="Arial" w:hAnsi="Arial" w:cs="Arial"/>
          <w:color w:val="000000"/>
          <w:sz w:val="24"/>
          <w:szCs w:val="24"/>
        </w:rPr>
      </w:pPr>
    </w:p>
    <w:p w14:paraId="255ED140" w14:textId="77777777" w:rsidR="009D2410" w:rsidRDefault="009B2D31" w:rsidP="009D2410">
      <w:pPr>
        <w:numPr>
          <w:ilvl w:val="0"/>
          <w:numId w:val="80"/>
        </w:numPr>
        <w:spacing w:after="0" w:line="240" w:lineRule="auto"/>
        <w:rPr>
          <w:rFonts w:ascii="Arial" w:hAnsi="Arial" w:cs="Arial"/>
          <w:color w:val="000000"/>
          <w:sz w:val="24"/>
          <w:szCs w:val="24"/>
        </w:rPr>
      </w:pPr>
      <w:r w:rsidRPr="00042AD1">
        <w:rPr>
          <w:rFonts w:ascii="Arial" w:hAnsi="Arial" w:cs="Arial"/>
          <w:color w:val="000000"/>
          <w:sz w:val="24"/>
          <w:szCs w:val="24"/>
        </w:rPr>
        <w:t xml:space="preserve">Standard: </w:t>
      </w:r>
      <w:r w:rsidRPr="00855AB8">
        <w:rPr>
          <w:rFonts w:ascii="Arial" w:hAnsi="Arial" w:cs="Arial"/>
          <w:color w:val="000000"/>
          <w:sz w:val="24"/>
          <w:szCs w:val="24"/>
        </w:rPr>
        <w:t xml:space="preserve">The </w:t>
      </w:r>
      <w:r>
        <w:rPr>
          <w:rFonts w:ascii="Arial" w:hAnsi="Arial" w:cs="Arial"/>
          <w:color w:val="000000"/>
          <w:sz w:val="24"/>
          <w:szCs w:val="24"/>
        </w:rPr>
        <w:t>Monthly</w:t>
      </w:r>
      <w:r w:rsidRPr="00855AB8">
        <w:rPr>
          <w:rFonts w:ascii="Arial" w:hAnsi="Arial" w:cs="Arial"/>
          <w:color w:val="000000"/>
          <w:sz w:val="24"/>
          <w:szCs w:val="24"/>
        </w:rPr>
        <w:t xml:space="preserve"> </w:t>
      </w:r>
      <w:r w:rsidRPr="00083EC2">
        <w:rPr>
          <w:rFonts w:ascii="Arial" w:hAnsi="Arial" w:cs="Arial"/>
        </w:rPr>
        <w:t xml:space="preserve">HUD Status Report </w:t>
      </w:r>
      <w:r>
        <w:rPr>
          <w:rFonts w:ascii="Arial" w:hAnsi="Arial" w:cs="Arial"/>
        </w:rPr>
        <w:t xml:space="preserve">(External to Ginnie Mae) </w:t>
      </w:r>
      <w:r w:rsidRPr="00083EC2">
        <w:rPr>
          <w:rFonts w:ascii="Arial" w:hAnsi="Arial" w:cs="Arial"/>
        </w:rPr>
        <w:br/>
      </w:r>
      <w:r>
        <w:rPr>
          <w:rFonts w:ascii="Arial" w:hAnsi="Arial" w:cs="Arial"/>
          <w:color w:val="000000"/>
          <w:sz w:val="24"/>
          <w:szCs w:val="24"/>
        </w:rPr>
        <w:t>is</w:t>
      </w:r>
      <w:r w:rsidRPr="00855AB8">
        <w:rPr>
          <w:rFonts w:ascii="Arial" w:hAnsi="Arial" w:cs="Arial"/>
          <w:color w:val="000000"/>
          <w:sz w:val="24"/>
          <w:szCs w:val="24"/>
        </w:rPr>
        <w:t xml:space="preserve"> completed and delivered in accordance with the PWP.</w:t>
      </w:r>
      <w:r w:rsidRPr="00042AD1">
        <w:rPr>
          <w:rFonts w:ascii="Arial" w:hAnsi="Arial" w:cs="Arial"/>
          <w:color w:val="000000"/>
          <w:sz w:val="24"/>
          <w:szCs w:val="24"/>
        </w:rPr>
        <w:t> </w:t>
      </w:r>
    </w:p>
    <w:p w14:paraId="482E88E3" w14:textId="6A71A89F" w:rsidR="009B2D31" w:rsidRPr="009D2410" w:rsidRDefault="009B2D31" w:rsidP="009D2410">
      <w:pPr>
        <w:spacing w:after="0" w:line="240" w:lineRule="auto"/>
        <w:ind w:left="720"/>
        <w:rPr>
          <w:rFonts w:ascii="Arial" w:hAnsi="Arial" w:cs="Arial"/>
          <w:color w:val="000000"/>
          <w:sz w:val="24"/>
          <w:szCs w:val="24"/>
        </w:rPr>
      </w:pPr>
      <w:r w:rsidRPr="009D2410">
        <w:rPr>
          <w:rFonts w:ascii="Arial" w:hAnsi="Arial" w:cs="Arial"/>
          <w:color w:val="000000"/>
          <w:sz w:val="24"/>
          <w:szCs w:val="24"/>
        </w:rPr>
        <w:t>AQL: Zero deviation, unless discussed and agreed to by all parties. </w:t>
      </w:r>
    </w:p>
    <w:p w14:paraId="3C464854" w14:textId="77777777" w:rsidR="009B2D31" w:rsidRDefault="009B2D31" w:rsidP="009B2D31">
      <w:pPr>
        <w:spacing w:after="0" w:line="240" w:lineRule="auto"/>
        <w:rPr>
          <w:rFonts w:ascii="Arial" w:hAnsi="Arial" w:cs="Arial"/>
          <w:color w:val="000000"/>
          <w:sz w:val="24"/>
          <w:szCs w:val="24"/>
        </w:rPr>
      </w:pPr>
    </w:p>
    <w:p w14:paraId="06B7B540" w14:textId="77777777" w:rsidR="009D2410" w:rsidRDefault="009B2D31" w:rsidP="009D2410">
      <w:pPr>
        <w:numPr>
          <w:ilvl w:val="0"/>
          <w:numId w:val="81"/>
        </w:numPr>
        <w:spacing w:after="0" w:line="240" w:lineRule="auto"/>
        <w:rPr>
          <w:rFonts w:ascii="Arial" w:hAnsi="Arial" w:cs="Arial"/>
          <w:color w:val="000000"/>
          <w:sz w:val="24"/>
          <w:szCs w:val="24"/>
        </w:rPr>
      </w:pPr>
      <w:r w:rsidRPr="00042AD1">
        <w:rPr>
          <w:rFonts w:ascii="Arial" w:hAnsi="Arial" w:cs="Arial"/>
          <w:color w:val="000000"/>
          <w:sz w:val="24"/>
          <w:szCs w:val="24"/>
        </w:rPr>
        <w:t>Standard: </w:t>
      </w:r>
      <w:r w:rsidRPr="00855AB8">
        <w:rPr>
          <w:rFonts w:ascii="Arial" w:hAnsi="Arial" w:cs="Arial"/>
          <w:color w:val="000000"/>
          <w:sz w:val="24"/>
          <w:szCs w:val="24"/>
        </w:rPr>
        <w:t xml:space="preserve">The </w:t>
      </w:r>
      <w:r>
        <w:rPr>
          <w:rFonts w:ascii="Arial" w:hAnsi="Arial" w:cs="Arial"/>
          <w:color w:val="000000"/>
          <w:sz w:val="24"/>
          <w:szCs w:val="24"/>
        </w:rPr>
        <w:t>Monthly</w:t>
      </w:r>
      <w:r w:rsidRPr="00855AB8">
        <w:rPr>
          <w:rFonts w:ascii="Arial" w:hAnsi="Arial" w:cs="Arial"/>
          <w:color w:val="000000"/>
          <w:sz w:val="24"/>
          <w:szCs w:val="24"/>
        </w:rPr>
        <w:t xml:space="preserve"> </w:t>
      </w:r>
      <w:r w:rsidRPr="00083EC2">
        <w:rPr>
          <w:rFonts w:ascii="Arial" w:hAnsi="Arial" w:cs="Arial"/>
        </w:rPr>
        <w:t xml:space="preserve">HUD Status Report </w:t>
      </w:r>
      <w:r>
        <w:rPr>
          <w:rFonts w:ascii="Arial" w:hAnsi="Arial" w:cs="Arial"/>
        </w:rPr>
        <w:t xml:space="preserve">(External to Ginnie Mae) </w:t>
      </w:r>
      <w:r w:rsidRPr="00083EC2">
        <w:rPr>
          <w:rFonts w:ascii="Arial" w:hAnsi="Arial" w:cs="Arial"/>
        </w:rPr>
        <w:br/>
      </w:r>
      <w:r>
        <w:rPr>
          <w:rFonts w:ascii="Arial" w:hAnsi="Arial" w:cs="Arial"/>
          <w:color w:val="000000"/>
          <w:sz w:val="24"/>
          <w:szCs w:val="24"/>
        </w:rPr>
        <w:t>is</w:t>
      </w:r>
      <w:r w:rsidRPr="00042AD1">
        <w:rPr>
          <w:rFonts w:ascii="Arial" w:hAnsi="Arial" w:cs="Arial"/>
          <w:color w:val="000000"/>
          <w:sz w:val="24"/>
          <w:szCs w:val="24"/>
        </w:rPr>
        <w:t> accurate and up to date as well as actionable, when necessary.  </w:t>
      </w:r>
    </w:p>
    <w:p w14:paraId="2688812A" w14:textId="7389C0D6" w:rsidR="009B2D31" w:rsidRPr="009D2410" w:rsidRDefault="009B2D31" w:rsidP="009D2410">
      <w:pPr>
        <w:spacing w:after="0" w:line="240" w:lineRule="auto"/>
        <w:ind w:left="720"/>
        <w:rPr>
          <w:rFonts w:ascii="Arial" w:hAnsi="Arial" w:cs="Arial"/>
          <w:color w:val="000000"/>
          <w:sz w:val="24"/>
          <w:szCs w:val="24"/>
        </w:rPr>
      </w:pPr>
      <w:r w:rsidRPr="009D2410">
        <w:rPr>
          <w:rFonts w:ascii="Arial" w:hAnsi="Arial" w:cs="Arial"/>
          <w:color w:val="000000"/>
          <w:sz w:val="24"/>
          <w:szCs w:val="24"/>
        </w:rPr>
        <w:t>AQL: Zero deviation, unless discussed and agreed to by all parties. </w:t>
      </w:r>
    </w:p>
    <w:p w14:paraId="227AD2BF" w14:textId="77777777" w:rsidR="00042AD1" w:rsidRPr="00083EC2" w:rsidRDefault="00042AD1" w:rsidP="00083EC2">
      <w:pPr>
        <w:spacing w:after="0" w:line="240" w:lineRule="auto"/>
        <w:rPr>
          <w:rFonts w:ascii="Arial" w:hAnsi="Arial" w:cs="Arial"/>
          <w:color w:val="000000"/>
          <w:sz w:val="24"/>
          <w:szCs w:val="24"/>
        </w:rPr>
      </w:pPr>
    </w:p>
    <w:p w14:paraId="31D0266B" w14:textId="61D55286" w:rsidR="00083EC2" w:rsidRPr="00083EC2" w:rsidRDefault="00083EC2" w:rsidP="00083EC2">
      <w:pPr>
        <w:spacing w:after="0" w:line="240" w:lineRule="auto"/>
        <w:rPr>
          <w:rFonts w:ascii="Arial" w:hAnsi="Arial" w:cs="Arial"/>
        </w:rPr>
      </w:pPr>
      <w:r w:rsidRPr="00083EC2">
        <w:rPr>
          <w:rFonts w:ascii="Arial" w:hAnsi="Arial" w:cs="Arial"/>
          <w:u w:val="single"/>
        </w:rPr>
        <w:t xml:space="preserve">Deliverables   </w:t>
      </w:r>
      <w:r w:rsidRPr="00083EC2">
        <w:rPr>
          <w:rFonts w:ascii="Arial" w:hAnsi="Arial" w:cs="Arial"/>
          <w:u w:val="single"/>
        </w:rPr>
        <w:br/>
      </w:r>
      <w:r w:rsidRPr="00083EC2">
        <w:rPr>
          <w:rFonts w:ascii="Arial" w:hAnsi="Arial" w:cs="Arial"/>
        </w:rPr>
        <w:t xml:space="preserve">A001 </w:t>
      </w:r>
      <w:r w:rsidR="00161157">
        <w:rPr>
          <w:rFonts w:ascii="Arial" w:hAnsi="Arial" w:cs="Arial"/>
        </w:rPr>
        <w:t xml:space="preserve">A-123 Program </w:t>
      </w:r>
      <w:r w:rsidRPr="00083EC2">
        <w:rPr>
          <w:rFonts w:ascii="Arial" w:hAnsi="Arial" w:cs="Arial"/>
        </w:rPr>
        <w:t>Weekly Status Reports</w:t>
      </w:r>
      <w:r w:rsidR="00F5400D">
        <w:rPr>
          <w:rFonts w:ascii="Arial" w:hAnsi="Arial" w:cs="Arial"/>
        </w:rPr>
        <w:t xml:space="preserve"> and Meeting Minutes</w:t>
      </w:r>
    </w:p>
    <w:p w14:paraId="195EAE04" w14:textId="68022202" w:rsidR="00083EC2" w:rsidRPr="00083EC2" w:rsidRDefault="00083EC2" w:rsidP="00083EC2">
      <w:pPr>
        <w:spacing w:after="0" w:line="240" w:lineRule="auto"/>
        <w:rPr>
          <w:rFonts w:ascii="Arial" w:hAnsi="Arial" w:cs="Arial"/>
        </w:rPr>
      </w:pPr>
      <w:r w:rsidRPr="00083EC2">
        <w:rPr>
          <w:rFonts w:ascii="Arial" w:hAnsi="Arial" w:cs="Arial"/>
        </w:rPr>
        <w:t xml:space="preserve">A002 </w:t>
      </w:r>
      <w:r w:rsidR="00161157">
        <w:rPr>
          <w:rFonts w:ascii="Arial" w:hAnsi="Arial" w:cs="Arial"/>
        </w:rPr>
        <w:t xml:space="preserve">A-123 Program </w:t>
      </w:r>
      <w:r w:rsidRPr="00083EC2">
        <w:rPr>
          <w:rFonts w:ascii="Arial" w:hAnsi="Arial" w:cs="Arial"/>
        </w:rPr>
        <w:t>Monthly Enterprise Risk Committee Status Report</w:t>
      </w:r>
      <w:r w:rsidR="00C46BE1">
        <w:rPr>
          <w:rFonts w:ascii="Arial" w:hAnsi="Arial" w:cs="Arial"/>
        </w:rPr>
        <w:t xml:space="preserve"> (Internal to Ginnie Mae) </w:t>
      </w:r>
    </w:p>
    <w:p w14:paraId="60468C71" w14:textId="065CA71E" w:rsidR="00083EC2" w:rsidRPr="00083EC2" w:rsidRDefault="00083EC2" w:rsidP="00083EC2">
      <w:pPr>
        <w:spacing w:after="0" w:line="240" w:lineRule="auto"/>
        <w:rPr>
          <w:rFonts w:ascii="Arial" w:hAnsi="Arial" w:cs="Arial"/>
        </w:rPr>
      </w:pPr>
      <w:r w:rsidRPr="00083EC2">
        <w:rPr>
          <w:rFonts w:ascii="Arial" w:hAnsi="Arial" w:cs="Arial"/>
        </w:rPr>
        <w:t xml:space="preserve">A003 </w:t>
      </w:r>
      <w:r w:rsidR="00161157">
        <w:rPr>
          <w:rFonts w:ascii="Arial" w:hAnsi="Arial" w:cs="Arial"/>
        </w:rPr>
        <w:t xml:space="preserve">A-123 Program </w:t>
      </w:r>
      <w:r w:rsidRPr="00083EC2">
        <w:rPr>
          <w:rFonts w:ascii="Arial" w:hAnsi="Arial" w:cs="Arial"/>
        </w:rPr>
        <w:t xml:space="preserve">Monthly HUD Status Report </w:t>
      </w:r>
      <w:r w:rsidR="00C46BE1">
        <w:rPr>
          <w:rFonts w:ascii="Arial" w:hAnsi="Arial" w:cs="Arial"/>
        </w:rPr>
        <w:t xml:space="preserve">(External to Ginnie Mae) </w:t>
      </w:r>
      <w:r w:rsidRPr="00083EC2">
        <w:rPr>
          <w:rFonts w:ascii="Arial" w:hAnsi="Arial" w:cs="Arial"/>
        </w:rPr>
        <w:br/>
      </w:r>
    </w:p>
    <w:p w14:paraId="0D86C5B6" w14:textId="77777777" w:rsidR="00083EC2" w:rsidRPr="00083EC2" w:rsidRDefault="00083EC2" w:rsidP="00083EC2">
      <w:pPr>
        <w:spacing w:after="0" w:line="240" w:lineRule="auto"/>
        <w:rPr>
          <w:rFonts w:ascii="Arial" w:hAnsi="Arial" w:cs="Arial"/>
          <w:b/>
          <w:sz w:val="24"/>
        </w:rPr>
      </w:pPr>
      <w:r w:rsidRPr="00083EC2">
        <w:rPr>
          <w:rFonts w:ascii="Arial" w:hAnsi="Arial" w:cs="Arial"/>
          <w:b/>
          <w:sz w:val="24"/>
        </w:rPr>
        <w:t>5.1.2 Project Work Plan</w:t>
      </w:r>
    </w:p>
    <w:p w14:paraId="065B97DC" w14:textId="77777777" w:rsidR="00083EC2" w:rsidRPr="00083EC2" w:rsidRDefault="00083EC2" w:rsidP="00083EC2">
      <w:pPr>
        <w:spacing w:after="0" w:line="240" w:lineRule="auto"/>
        <w:rPr>
          <w:rFonts w:ascii="Arial" w:hAnsi="Arial" w:cs="Arial"/>
          <w:color w:val="000000"/>
        </w:rPr>
      </w:pPr>
    </w:p>
    <w:p w14:paraId="02DD8401" w14:textId="687C1E35" w:rsidR="00083EC2" w:rsidRPr="00083EC2" w:rsidRDefault="00083EC2" w:rsidP="00083EC2">
      <w:pPr>
        <w:spacing w:after="0" w:line="240" w:lineRule="auto"/>
        <w:rPr>
          <w:rFonts w:ascii="Arial" w:hAnsi="Arial" w:cs="Arial"/>
          <w:color w:val="000000"/>
        </w:rPr>
      </w:pPr>
      <w:r w:rsidRPr="45957773">
        <w:rPr>
          <w:rFonts w:ascii="Arial" w:hAnsi="Arial" w:cs="Arial"/>
          <w:color w:val="000000" w:themeColor="text1"/>
        </w:rPr>
        <w:t>The Contractor shall submit a Project Work Plan (PWP) for the contracted services within five (5) business days of contract award</w:t>
      </w:r>
      <w:r w:rsidR="3C9B43D7" w:rsidRPr="45957773">
        <w:rPr>
          <w:rFonts w:ascii="Arial" w:hAnsi="Arial" w:cs="Arial"/>
          <w:color w:val="000000" w:themeColor="text1"/>
        </w:rPr>
        <w:t>, not including edits and/or comments</w:t>
      </w:r>
      <w:r w:rsidRPr="45957773">
        <w:rPr>
          <w:rFonts w:ascii="Arial" w:hAnsi="Arial" w:cs="Arial"/>
          <w:color w:val="000000" w:themeColor="text1"/>
        </w:rPr>
        <w:t>. Changes to the PWP shall be reviewed and accepted by the COR/PM prior to work beginning. The PWP shall be updated annually. Provisions will be established to update the PWP at appropriate junctures, as directed by the COR/PM.</w:t>
      </w:r>
    </w:p>
    <w:p w14:paraId="071DCCDE" w14:textId="77777777" w:rsidR="00083EC2" w:rsidRPr="00083EC2" w:rsidRDefault="00083EC2" w:rsidP="00083EC2">
      <w:pPr>
        <w:spacing w:after="0" w:line="240" w:lineRule="auto"/>
        <w:rPr>
          <w:rFonts w:ascii="Arial" w:hAnsi="Arial" w:cs="Arial"/>
          <w:color w:val="000000"/>
          <w:sz w:val="24"/>
          <w:szCs w:val="24"/>
        </w:rPr>
      </w:pPr>
    </w:p>
    <w:p w14:paraId="1D492477" w14:textId="66EE1D8A"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The PWP shall consist of a</w:t>
      </w:r>
      <w:r w:rsidR="00794BA7">
        <w:rPr>
          <w:rFonts w:ascii="Arial" w:hAnsi="Arial" w:cs="Arial"/>
          <w:color w:val="000000"/>
        </w:rPr>
        <w:t xml:space="preserve"> project</w:t>
      </w:r>
      <w:r w:rsidRPr="00083EC2">
        <w:rPr>
          <w:rFonts w:ascii="Arial" w:hAnsi="Arial" w:cs="Arial"/>
          <w:color w:val="000000"/>
        </w:rPr>
        <w:t xml:space="preserve"> narrative description and a graphic summary of the schedule and financial elements of the contract. The narrative shall:</w:t>
      </w:r>
    </w:p>
    <w:p w14:paraId="1A089C1A" w14:textId="77777777" w:rsidR="00083EC2" w:rsidRPr="00083EC2" w:rsidRDefault="00083EC2" w:rsidP="00083EC2">
      <w:pPr>
        <w:numPr>
          <w:ilvl w:val="0"/>
          <w:numId w:val="18"/>
        </w:numPr>
        <w:spacing w:after="0" w:line="240" w:lineRule="auto"/>
        <w:rPr>
          <w:rFonts w:ascii="Arial" w:hAnsi="Arial" w:cs="Arial"/>
          <w:color w:val="000000"/>
        </w:rPr>
      </w:pPr>
      <w:r w:rsidRPr="00083EC2">
        <w:rPr>
          <w:rFonts w:ascii="Arial" w:hAnsi="Arial" w:cs="Arial"/>
          <w:color w:val="000000"/>
        </w:rPr>
        <w:t>Describe the planned deliverables schedule;</w:t>
      </w:r>
    </w:p>
    <w:p w14:paraId="5759427C" w14:textId="77777777" w:rsidR="00083EC2" w:rsidRPr="00083EC2" w:rsidRDefault="00083EC2" w:rsidP="00083EC2">
      <w:pPr>
        <w:numPr>
          <w:ilvl w:val="0"/>
          <w:numId w:val="18"/>
        </w:numPr>
        <w:spacing w:after="0" w:line="240" w:lineRule="auto"/>
        <w:rPr>
          <w:rFonts w:ascii="Arial" w:hAnsi="Arial" w:cs="Arial"/>
          <w:color w:val="000000"/>
        </w:rPr>
      </w:pPr>
      <w:r w:rsidRPr="00083EC2">
        <w:rPr>
          <w:rFonts w:ascii="Arial" w:hAnsi="Arial" w:cs="Arial"/>
          <w:color w:val="000000"/>
        </w:rPr>
        <w:t>Identify each step in the work process required for completing the A-123 Assessment and the period of time needed to accomplish each step, expressed in terms of the calendar dates;</w:t>
      </w:r>
    </w:p>
    <w:p w14:paraId="1658779D" w14:textId="77777777" w:rsidR="00083EC2" w:rsidRPr="00083EC2" w:rsidRDefault="00083EC2" w:rsidP="00083EC2">
      <w:pPr>
        <w:numPr>
          <w:ilvl w:val="0"/>
          <w:numId w:val="18"/>
        </w:numPr>
        <w:spacing w:after="0" w:line="240" w:lineRule="auto"/>
        <w:rPr>
          <w:rFonts w:ascii="Arial" w:hAnsi="Arial" w:cs="Arial"/>
          <w:color w:val="000000"/>
        </w:rPr>
      </w:pPr>
      <w:r w:rsidRPr="00083EC2">
        <w:rPr>
          <w:rFonts w:ascii="Arial" w:hAnsi="Arial" w:cs="Arial"/>
          <w:color w:val="000000"/>
        </w:rPr>
        <w:t>Provide the staff, financial, and other resources allocated to each task; and</w:t>
      </w:r>
    </w:p>
    <w:p w14:paraId="5AF174AF" w14:textId="77777777" w:rsidR="00083EC2" w:rsidRPr="00083EC2" w:rsidRDefault="00083EC2" w:rsidP="00083EC2">
      <w:pPr>
        <w:numPr>
          <w:ilvl w:val="0"/>
          <w:numId w:val="18"/>
        </w:numPr>
        <w:spacing w:after="0" w:line="240" w:lineRule="auto"/>
        <w:rPr>
          <w:rFonts w:ascii="Arial" w:hAnsi="Arial" w:cs="Arial"/>
          <w:color w:val="000000"/>
        </w:rPr>
      </w:pPr>
      <w:r w:rsidRPr="00083EC2">
        <w:rPr>
          <w:rFonts w:ascii="Arial" w:hAnsi="Arial" w:cs="Arial"/>
          <w:color w:val="000000"/>
        </w:rPr>
        <w:t>Provide the rationale for project organization, staff utilization, and other resources allocated to each task or activity.</w:t>
      </w:r>
    </w:p>
    <w:p w14:paraId="7C1655AE" w14:textId="77777777" w:rsidR="00083EC2" w:rsidRDefault="00083EC2" w:rsidP="00083EC2">
      <w:pPr>
        <w:spacing w:after="0" w:line="240" w:lineRule="auto"/>
        <w:rPr>
          <w:rFonts w:ascii="Arial" w:hAnsi="Arial" w:cs="Arial"/>
          <w:color w:val="000000"/>
        </w:rPr>
      </w:pPr>
    </w:p>
    <w:p w14:paraId="02A9F9C9" w14:textId="77777777" w:rsidR="00587D3E" w:rsidRPr="00587D3E" w:rsidRDefault="00587D3E" w:rsidP="00587D3E">
      <w:pPr>
        <w:spacing w:after="0" w:line="240" w:lineRule="auto"/>
        <w:rPr>
          <w:rFonts w:ascii="Arial" w:hAnsi="Arial" w:cs="Arial"/>
          <w:color w:val="000000"/>
        </w:rPr>
      </w:pPr>
      <w:r w:rsidRPr="00587D3E">
        <w:rPr>
          <w:rFonts w:ascii="Arial" w:hAnsi="Arial" w:cs="Arial"/>
          <w:color w:val="000000"/>
          <w:u w:val="single"/>
        </w:rPr>
        <w:t>Performance Standards</w:t>
      </w:r>
      <w:r w:rsidRPr="00587D3E">
        <w:rPr>
          <w:rFonts w:ascii="Arial" w:hAnsi="Arial" w:cs="Arial"/>
          <w:color w:val="000000"/>
        </w:rPr>
        <w:t> </w:t>
      </w:r>
    </w:p>
    <w:p w14:paraId="7B6484A7" w14:textId="77777777" w:rsidR="009D2410" w:rsidRDefault="00587D3E" w:rsidP="00587D3E">
      <w:pPr>
        <w:numPr>
          <w:ilvl w:val="0"/>
          <w:numId w:val="47"/>
        </w:numPr>
        <w:spacing w:after="0" w:line="240" w:lineRule="auto"/>
        <w:rPr>
          <w:rFonts w:ascii="Arial" w:hAnsi="Arial" w:cs="Arial"/>
          <w:color w:val="000000"/>
        </w:rPr>
      </w:pPr>
      <w:r w:rsidRPr="00587D3E">
        <w:rPr>
          <w:rFonts w:ascii="Arial" w:hAnsi="Arial" w:cs="Arial"/>
          <w:color w:val="000000"/>
        </w:rPr>
        <w:t>Standard: The Project Work Plan is accurate, kept up to date and accessible. </w:t>
      </w:r>
    </w:p>
    <w:p w14:paraId="3106BA98" w14:textId="6BC18DA9" w:rsidR="00587D3E" w:rsidRPr="009D2410" w:rsidRDefault="00587D3E" w:rsidP="009D2410">
      <w:pPr>
        <w:spacing w:after="0" w:line="240" w:lineRule="auto"/>
        <w:ind w:left="720"/>
        <w:rPr>
          <w:rFonts w:ascii="Arial" w:hAnsi="Arial" w:cs="Arial"/>
          <w:color w:val="000000"/>
        </w:rPr>
      </w:pPr>
      <w:r w:rsidRPr="009D2410">
        <w:rPr>
          <w:rFonts w:ascii="Arial" w:hAnsi="Arial" w:cs="Arial"/>
          <w:color w:val="000000"/>
        </w:rPr>
        <w:t>AQL: Zero deviation, unless discussed and agreed to by all parties. </w:t>
      </w:r>
    </w:p>
    <w:p w14:paraId="6A3136F4" w14:textId="77777777" w:rsidR="00587D3E" w:rsidRPr="00587D3E" w:rsidRDefault="00587D3E" w:rsidP="00587D3E">
      <w:pPr>
        <w:spacing w:after="0" w:line="240" w:lineRule="auto"/>
        <w:rPr>
          <w:rFonts w:ascii="Arial" w:hAnsi="Arial" w:cs="Arial"/>
          <w:color w:val="000000"/>
        </w:rPr>
      </w:pPr>
      <w:r w:rsidRPr="00587D3E">
        <w:rPr>
          <w:rFonts w:ascii="Arial" w:hAnsi="Arial" w:cs="Arial"/>
          <w:color w:val="000000"/>
        </w:rPr>
        <w:t> </w:t>
      </w:r>
    </w:p>
    <w:p w14:paraId="3BDA045A" w14:textId="77777777" w:rsidR="009D2410" w:rsidRDefault="00587D3E" w:rsidP="00587D3E">
      <w:pPr>
        <w:numPr>
          <w:ilvl w:val="0"/>
          <w:numId w:val="48"/>
        </w:numPr>
        <w:spacing w:after="0" w:line="240" w:lineRule="auto"/>
        <w:rPr>
          <w:rFonts w:ascii="Arial" w:hAnsi="Arial" w:cs="Arial"/>
          <w:color w:val="000000"/>
        </w:rPr>
      </w:pPr>
      <w:r w:rsidRPr="00587D3E">
        <w:rPr>
          <w:rFonts w:ascii="Arial" w:hAnsi="Arial" w:cs="Arial"/>
          <w:color w:val="000000"/>
        </w:rPr>
        <w:t>Standard: The Project Work Plan includes all significant activities and/or milestones related to each contract deliverable. </w:t>
      </w:r>
    </w:p>
    <w:p w14:paraId="52A638F7" w14:textId="1E54F224" w:rsidR="00587D3E" w:rsidRPr="009D2410" w:rsidRDefault="00587D3E" w:rsidP="009D2410">
      <w:pPr>
        <w:spacing w:after="0" w:line="240" w:lineRule="auto"/>
        <w:ind w:left="720"/>
        <w:rPr>
          <w:rFonts w:ascii="Arial" w:hAnsi="Arial" w:cs="Arial"/>
          <w:color w:val="000000"/>
        </w:rPr>
      </w:pPr>
      <w:r w:rsidRPr="009D2410">
        <w:rPr>
          <w:rFonts w:ascii="Arial" w:hAnsi="Arial" w:cs="Arial"/>
          <w:color w:val="000000"/>
        </w:rPr>
        <w:t>AQL: Zero deviation, unless discussed and agreed to by all parties. </w:t>
      </w:r>
    </w:p>
    <w:p w14:paraId="144B431C" w14:textId="77777777" w:rsidR="00587D3E" w:rsidRPr="00083EC2" w:rsidRDefault="00587D3E" w:rsidP="00083EC2">
      <w:pPr>
        <w:spacing w:after="0" w:line="240" w:lineRule="auto"/>
        <w:rPr>
          <w:rFonts w:ascii="Arial" w:hAnsi="Arial" w:cs="Arial"/>
          <w:color w:val="000000"/>
        </w:rPr>
      </w:pPr>
    </w:p>
    <w:p w14:paraId="7FE1FAEE" w14:textId="4F3705F6" w:rsidR="00083EC2" w:rsidRPr="00083EC2" w:rsidRDefault="00083EC2" w:rsidP="00083EC2">
      <w:pPr>
        <w:spacing w:after="0" w:line="240" w:lineRule="auto"/>
        <w:rPr>
          <w:rFonts w:ascii="Arial" w:hAnsi="Arial" w:cs="Arial"/>
        </w:rPr>
      </w:pPr>
      <w:r w:rsidRPr="00083EC2">
        <w:rPr>
          <w:rFonts w:ascii="Arial" w:hAnsi="Arial" w:cs="Arial"/>
          <w:u w:val="single"/>
        </w:rPr>
        <w:t xml:space="preserve">Deliverables   </w:t>
      </w:r>
      <w:r w:rsidRPr="00083EC2">
        <w:rPr>
          <w:rFonts w:ascii="Arial" w:hAnsi="Arial" w:cs="Arial"/>
          <w:u w:val="single"/>
        </w:rPr>
        <w:br/>
      </w:r>
      <w:r w:rsidRPr="00083EC2">
        <w:rPr>
          <w:rFonts w:ascii="Arial" w:hAnsi="Arial" w:cs="Arial"/>
        </w:rPr>
        <w:t xml:space="preserve">A004 </w:t>
      </w:r>
      <w:r w:rsidR="00161157">
        <w:rPr>
          <w:rFonts w:ascii="Arial" w:hAnsi="Arial" w:cs="Arial"/>
        </w:rPr>
        <w:t xml:space="preserve">A-123 Program </w:t>
      </w:r>
      <w:r w:rsidRPr="00083EC2">
        <w:rPr>
          <w:rFonts w:ascii="Arial" w:hAnsi="Arial" w:cs="Arial"/>
        </w:rPr>
        <w:t>Project Work Plan</w:t>
      </w:r>
    </w:p>
    <w:p w14:paraId="1B646D15" w14:textId="77777777" w:rsidR="00083EC2" w:rsidRPr="00083EC2" w:rsidRDefault="00083EC2" w:rsidP="00083EC2">
      <w:pPr>
        <w:spacing w:after="0" w:line="240" w:lineRule="auto"/>
        <w:rPr>
          <w:rFonts w:ascii="Arial" w:hAnsi="Arial" w:cs="Arial"/>
        </w:rPr>
      </w:pPr>
    </w:p>
    <w:p w14:paraId="76B97267" w14:textId="17761F15" w:rsidR="00083EC2" w:rsidRPr="00083EC2" w:rsidRDefault="00083EC2" w:rsidP="00083EC2">
      <w:pPr>
        <w:keepNext/>
        <w:spacing w:after="0" w:line="240" w:lineRule="auto"/>
        <w:outlineLvl w:val="2"/>
        <w:rPr>
          <w:rFonts w:ascii="Arial" w:eastAsia="Times New Roman" w:hAnsi="Arial" w:cs="Arial"/>
          <w:b/>
          <w:bCs/>
          <w:sz w:val="26"/>
          <w:szCs w:val="26"/>
        </w:rPr>
      </w:pPr>
      <w:bookmarkStart w:id="76" w:name="_Toc1201027980"/>
      <w:bookmarkStart w:id="77" w:name="_Toc224220718"/>
      <w:r w:rsidRPr="00083EC2">
        <w:rPr>
          <w:rFonts w:ascii="Arial" w:eastAsia="Times New Roman" w:hAnsi="Arial" w:cs="Arial"/>
          <w:b/>
          <w:bCs/>
          <w:sz w:val="26"/>
          <w:szCs w:val="26"/>
        </w:rPr>
        <w:t xml:space="preserve">5.2 Task Two </w:t>
      </w:r>
      <w:r w:rsidR="003C3A37">
        <w:rPr>
          <w:rFonts w:ascii="Arial" w:eastAsia="Times New Roman" w:hAnsi="Arial" w:cs="Arial"/>
          <w:b/>
          <w:bCs/>
          <w:sz w:val="26"/>
          <w:szCs w:val="26"/>
        </w:rPr>
        <w:t>–</w:t>
      </w:r>
      <w:r w:rsidRPr="00083EC2">
        <w:rPr>
          <w:rFonts w:ascii="Arial" w:eastAsia="Times New Roman" w:hAnsi="Arial" w:cs="Arial"/>
          <w:b/>
          <w:bCs/>
          <w:sz w:val="26"/>
          <w:szCs w:val="26"/>
        </w:rPr>
        <w:t xml:space="preserve"> </w:t>
      </w:r>
      <w:r w:rsidR="003C3A37">
        <w:rPr>
          <w:rFonts w:ascii="Arial" w:eastAsia="Times New Roman" w:hAnsi="Arial" w:cs="Arial"/>
          <w:b/>
          <w:bCs/>
          <w:sz w:val="26"/>
          <w:szCs w:val="26"/>
        </w:rPr>
        <w:t>A-123 Internal Controls</w:t>
      </w:r>
      <w:r w:rsidR="00C42DC1">
        <w:rPr>
          <w:rFonts w:ascii="Arial" w:eastAsia="Times New Roman" w:hAnsi="Arial" w:cs="Arial"/>
          <w:b/>
          <w:bCs/>
          <w:sz w:val="26"/>
          <w:szCs w:val="26"/>
        </w:rPr>
        <w:t xml:space="preserve"> (IC)</w:t>
      </w:r>
      <w:r w:rsidR="003C3A37">
        <w:rPr>
          <w:rFonts w:ascii="Arial" w:eastAsia="Times New Roman" w:hAnsi="Arial" w:cs="Arial"/>
          <w:b/>
          <w:bCs/>
          <w:sz w:val="26"/>
          <w:szCs w:val="26"/>
        </w:rPr>
        <w:t xml:space="preserve"> </w:t>
      </w:r>
      <w:r w:rsidRPr="00083EC2">
        <w:rPr>
          <w:rFonts w:ascii="Arial" w:eastAsia="Times New Roman" w:hAnsi="Arial" w:cs="Arial"/>
          <w:b/>
          <w:bCs/>
          <w:sz w:val="26"/>
          <w:szCs w:val="26"/>
        </w:rPr>
        <w:t>Assessment</w:t>
      </w:r>
      <w:bookmarkEnd w:id="76"/>
      <w:bookmarkEnd w:id="77"/>
      <w:r w:rsidRPr="00083EC2">
        <w:rPr>
          <w:rFonts w:ascii="Arial" w:eastAsia="Times New Roman" w:hAnsi="Arial" w:cs="Arial"/>
          <w:b/>
          <w:bCs/>
          <w:sz w:val="26"/>
          <w:szCs w:val="26"/>
        </w:rPr>
        <w:t xml:space="preserve"> </w:t>
      </w:r>
    </w:p>
    <w:p w14:paraId="4366C6F7" w14:textId="77777777" w:rsidR="00083EC2" w:rsidRPr="00083EC2" w:rsidRDefault="00083EC2" w:rsidP="00083EC2">
      <w:pPr>
        <w:spacing w:after="0" w:line="240" w:lineRule="auto"/>
        <w:rPr>
          <w:rFonts w:ascii="Arial" w:hAnsi="Arial" w:cs="Arial"/>
          <w:color w:val="000000"/>
        </w:rPr>
      </w:pPr>
    </w:p>
    <w:p w14:paraId="09787A1F" w14:textId="1FD2573A" w:rsidR="00497370" w:rsidRDefault="00497370" w:rsidP="00497370">
      <w:pPr>
        <w:spacing w:after="0" w:line="240" w:lineRule="auto"/>
        <w:rPr>
          <w:rFonts w:ascii="Arial" w:hAnsi="Arial" w:cs="Arial"/>
          <w:color w:val="000000"/>
        </w:rPr>
      </w:pPr>
      <w:r w:rsidRPr="00497370">
        <w:rPr>
          <w:rFonts w:ascii="Arial" w:hAnsi="Arial" w:cs="Arial"/>
          <w:color w:val="000000" w:themeColor="text1"/>
        </w:rPr>
        <w:t>The Contractor shall document, test, assess, and report on Ginnie Mae's internal controls over financial reporting for</w:t>
      </w:r>
      <w:r w:rsidR="006D1677" w:rsidRPr="152505BB">
        <w:rPr>
          <w:rFonts w:ascii="Arial" w:hAnsi="Arial" w:cs="Arial"/>
          <w:color w:val="000000" w:themeColor="text1"/>
        </w:rPr>
        <w:t xml:space="preserve"> </w:t>
      </w:r>
      <w:r w:rsidR="002B199F" w:rsidRPr="152505BB">
        <w:rPr>
          <w:rFonts w:ascii="Arial" w:hAnsi="Arial" w:cs="Arial"/>
          <w:color w:val="000000" w:themeColor="text1"/>
        </w:rPr>
        <w:t xml:space="preserve">(5) </w:t>
      </w:r>
      <w:r w:rsidR="006D1677" w:rsidRPr="152505BB">
        <w:rPr>
          <w:rFonts w:ascii="Arial" w:hAnsi="Arial" w:cs="Arial"/>
          <w:color w:val="000000" w:themeColor="text1"/>
        </w:rPr>
        <w:t xml:space="preserve">five to </w:t>
      </w:r>
      <w:r w:rsidR="002B199F" w:rsidRPr="152505BB">
        <w:rPr>
          <w:rFonts w:ascii="Arial" w:hAnsi="Arial" w:cs="Arial"/>
          <w:color w:val="000000" w:themeColor="text1"/>
        </w:rPr>
        <w:t xml:space="preserve">(6) </w:t>
      </w:r>
      <w:r w:rsidR="006D1677" w:rsidRPr="152505BB">
        <w:rPr>
          <w:rFonts w:ascii="Arial" w:hAnsi="Arial" w:cs="Arial"/>
          <w:color w:val="000000" w:themeColor="text1"/>
        </w:rPr>
        <w:t>six of the</w:t>
      </w:r>
      <w:r w:rsidRPr="00497370">
        <w:rPr>
          <w:rFonts w:ascii="Arial" w:hAnsi="Arial" w:cs="Arial"/>
          <w:color w:val="000000" w:themeColor="text1"/>
        </w:rPr>
        <w:t xml:space="preserve"> </w:t>
      </w:r>
      <w:r w:rsidR="00D72586" w:rsidRPr="152505BB">
        <w:rPr>
          <w:rFonts w:ascii="Arial" w:hAnsi="Arial" w:cs="Arial"/>
          <w:color w:val="000000" w:themeColor="text1"/>
        </w:rPr>
        <w:t>(</w:t>
      </w:r>
      <w:r w:rsidRPr="00497370">
        <w:rPr>
          <w:rFonts w:ascii="Arial" w:hAnsi="Arial" w:cs="Arial"/>
          <w:color w:val="000000" w:themeColor="text1"/>
        </w:rPr>
        <w:t>13</w:t>
      </w:r>
      <w:r w:rsidR="00D72586" w:rsidRPr="152505BB">
        <w:rPr>
          <w:rFonts w:ascii="Arial" w:hAnsi="Arial" w:cs="Arial"/>
          <w:color w:val="000000" w:themeColor="text1"/>
        </w:rPr>
        <w:t>)</w:t>
      </w:r>
      <w:r w:rsidRPr="00497370">
        <w:rPr>
          <w:rFonts w:ascii="Arial" w:hAnsi="Arial" w:cs="Arial"/>
          <w:color w:val="000000" w:themeColor="text1"/>
        </w:rPr>
        <w:t xml:space="preserve"> </w:t>
      </w:r>
      <w:r w:rsidR="00D72586" w:rsidRPr="152505BB">
        <w:rPr>
          <w:rFonts w:ascii="Arial" w:hAnsi="Arial" w:cs="Arial"/>
          <w:color w:val="000000" w:themeColor="text1"/>
        </w:rPr>
        <w:t>thirteen</w:t>
      </w:r>
      <w:r w:rsidR="002853A2" w:rsidRPr="152505BB">
        <w:rPr>
          <w:rFonts w:ascii="Arial" w:hAnsi="Arial" w:cs="Arial"/>
          <w:color w:val="000000" w:themeColor="text1"/>
        </w:rPr>
        <w:t xml:space="preserve"> </w:t>
      </w:r>
      <w:r w:rsidR="00E1493A" w:rsidRPr="152505BB">
        <w:rPr>
          <w:rFonts w:ascii="Arial" w:hAnsi="Arial" w:cs="Arial"/>
          <w:color w:val="000000" w:themeColor="text1"/>
        </w:rPr>
        <w:t>significant</w:t>
      </w:r>
      <w:r w:rsidRPr="00497370">
        <w:rPr>
          <w:rFonts w:ascii="Arial" w:hAnsi="Arial" w:cs="Arial"/>
          <w:color w:val="000000" w:themeColor="text1"/>
        </w:rPr>
        <w:t xml:space="preserve"> financial business cycles </w:t>
      </w:r>
      <w:r w:rsidRPr="00497370">
        <w:rPr>
          <w:rFonts w:ascii="Arial" w:hAnsi="Arial" w:cs="Arial"/>
          <w:color w:val="000000" w:themeColor="text1"/>
        </w:rPr>
        <w:lastRenderedPageBreak/>
        <w:t>and processes</w:t>
      </w:r>
      <w:r w:rsidR="00AC0909" w:rsidRPr="152505BB">
        <w:rPr>
          <w:rFonts w:ascii="Arial" w:hAnsi="Arial" w:cs="Arial"/>
          <w:color w:val="000000" w:themeColor="text1"/>
        </w:rPr>
        <w:t>, and subprocesses</w:t>
      </w:r>
      <w:r w:rsidR="00A339FC" w:rsidRPr="152505BB">
        <w:rPr>
          <w:rFonts w:ascii="Arial" w:hAnsi="Arial" w:cs="Arial"/>
          <w:color w:val="000000" w:themeColor="text1"/>
        </w:rPr>
        <w:t xml:space="preserve"> </w:t>
      </w:r>
      <w:r w:rsidR="00DF7D2A" w:rsidRPr="152505BB">
        <w:rPr>
          <w:rFonts w:ascii="Arial" w:hAnsi="Arial" w:cs="Arial"/>
          <w:color w:val="000000" w:themeColor="text1"/>
        </w:rPr>
        <w:t>related to financial reporting in accordance with OMB Circular A-123 and Government-provided guidance</w:t>
      </w:r>
      <w:r w:rsidR="0068263E" w:rsidRPr="152505BB">
        <w:rPr>
          <w:rFonts w:ascii="Arial" w:hAnsi="Arial" w:cs="Arial"/>
          <w:color w:val="000000" w:themeColor="text1"/>
        </w:rPr>
        <w:t xml:space="preserve"> </w:t>
      </w:r>
      <w:r w:rsidR="00117EB5" w:rsidRPr="152505BB">
        <w:rPr>
          <w:rFonts w:ascii="Arial" w:hAnsi="Arial" w:cs="Arial"/>
          <w:color w:val="000000" w:themeColor="text1"/>
        </w:rPr>
        <w:t>annually</w:t>
      </w:r>
      <w:r w:rsidRPr="00497370">
        <w:rPr>
          <w:rFonts w:ascii="Arial" w:hAnsi="Arial" w:cs="Arial"/>
          <w:color w:val="000000" w:themeColor="text1"/>
        </w:rPr>
        <w:t xml:space="preserve">. </w:t>
      </w:r>
    </w:p>
    <w:p w14:paraId="03486B87" w14:textId="77777777" w:rsidR="009D2BE4" w:rsidRDefault="009D2BE4" w:rsidP="00497370">
      <w:pPr>
        <w:spacing w:after="0" w:line="240" w:lineRule="auto"/>
        <w:rPr>
          <w:rFonts w:ascii="Arial" w:hAnsi="Arial" w:cs="Arial"/>
          <w:color w:val="000000"/>
        </w:rPr>
      </w:pPr>
    </w:p>
    <w:p w14:paraId="4CB0B1B8" w14:textId="494A370F" w:rsidR="009D2BE4" w:rsidRPr="00497370" w:rsidRDefault="009D2BE4" w:rsidP="00497370">
      <w:pPr>
        <w:spacing w:after="0" w:line="240" w:lineRule="auto"/>
        <w:rPr>
          <w:rFonts w:ascii="Arial" w:hAnsi="Arial" w:cs="Arial"/>
          <w:color w:val="000000"/>
        </w:rPr>
      </w:pPr>
      <w:r w:rsidRPr="152505BB">
        <w:rPr>
          <w:rFonts w:ascii="Arial" w:hAnsi="Arial" w:cs="Arial"/>
          <w:color w:val="000000" w:themeColor="text1"/>
        </w:rPr>
        <w:t xml:space="preserve">Annual Scoping of Ginnie Mae’s Significant Financial Business Cycles: </w:t>
      </w:r>
    </w:p>
    <w:p w14:paraId="6DF1A3B1" w14:textId="77777777" w:rsidR="00497370" w:rsidRPr="00497370" w:rsidRDefault="00497370" w:rsidP="00497370">
      <w:pPr>
        <w:spacing w:after="0" w:line="240" w:lineRule="auto"/>
        <w:rPr>
          <w:rFonts w:ascii="Arial" w:hAnsi="Arial" w:cs="Arial"/>
          <w:color w:val="000000"/>
        </w:rPr>
      </w:pPr>
      <w:r w:rsidRPr="00497370">
        <w:rPr>
          <w:rFonts w:ascii="Arial" w:hAnsi="Arial" w:cs="Arial"/>
          <w:color w:val="000000"/>
        </w:rPr>
        <w:t> </w:t>
      </w:r>
    </w:p>
    <w:p w14:paraId="6A21B27D" w14:textId="4B24741C" w:rsidR="00497370" w:rsidRDefault="00497370" w:rsidP="00497370">
      <w:pPr>
        <w:numPr>
          <w:ilvl w:val="0"/>
          <w:numId w:val="37"/>
        </w:numPr>
        <w:spacing w:after="0" w:line="240" w:lineRule="auto"/>
        <w:rPr>
          <w:rFonts w:ascii="Arial" w:hAnsi="Arial" w:cs="Arial"/>
          <w:color w:val="000000"/>
        </w:rPr>
      </w:pPr>
      <w:r w:rsidRPr="00497370">
        <w:rPr>
          <w:rFonts w:ascii="Arial" w:hAnsi="Arial" w:cs="Arial"/>
          <w:color w:val="000000" w:themeColor="text1"/>
        </w:rPr>
        <w:t>Financial Reporting shall be assessed each year</w:t>
      </w:r>
      <w:r w:rsidR="00CD7C13" w:rsidRPr="152505BB">
        <w:rPr>
          <w:rFonts w:ascii="Arial" w:hAnsi="Arial" w:cs="Arial"/>
          <w:color w:val="000000" w:themeColor="text1"/>
        </w:rPr>
        <w:t xml:space="preserve">. </w:t>
      </w:r>
      <w:r w:rsidR="00615DD2" w:rsidRPr="152505BB">
        <w:rPr>
          <w:rFonts w:ascii="Arial" w:hAnsi="Arial" w:cs="Arial"/>
          <w:color w:val="000000" w:themeColor="text1"/>
        </w:rPr>
        <w:t>Annually, a</w:t>
      </w:r>
      <w:r w:rsidRPr="00497370">
        <w:rPr>
          <w:rFonts w:ascii="Arial" w:hAnsi="Arial" w:cs="Arial"/>
          <w:color w:val="000000" w:themeColor="text1"/>
        </w:rPr>
        <w:t xml:space="preserve">pproximately </w:t>
      </w:r>
      <w:r w:rsidR="00E901FA" w:rsidRPr="152505BB">
        <w:rPr>
          <w:rFonts w:ascii="Arial" w:hAnsi="Arial" w:cs="Arial"/>
          <w:color w:val="000000" w:themeColor="text1"/>
        </w:rPr>
        <w:t xml:space="preserve">5 to 6 </w:t>
      </w:r>
      <w:r w:rsidRPr="00497370">
        <w:rPr>
          <w:rFonts w:ascii="Arial" w:hAnsi="Arial" w:cs="Arial"/>
          <w:color w:val="000000" w:themeColor="text1"/>
        </w:rPr>
        <w:t>of the remaining 13 business cycles</w:t>
      </w:r>
      <w:r w:rsidR="001741DB" w:rsidRPr="152505BB">
        <w:rPr>
          <w:rFonts w:ascii="Arial" w:hAnsi="Arial" w:cs="Arial"/>
          <w:color w:val="000000" w:themeColor="text1"/>
        </w:rPr>
        <w:t xml:space="preserve"> </w:t>
      </w:r>
      <w:r w:rsidRPr="00497370">
        <w:rPr>
          <w:rFonts w:ascii="Arial" w:hAnsi="Arial" w:cs="Arial"/>
          <w:color w:val="000000" w:themeColor="text1"/>
        </w:rPr>
        <w:t>shall be assessed each year. </w:t>
      </w:r>
    </w:p>
    <w:p w14:paraId="32058F45" w14:textId="77777777" w:rsidR="004A3EAF" w:rsidRPr="00497370" w:rsidRDefault="004A3EAF" w:rsidP="00BF68D0">
      <w:pPr>
        <w:spacing w:after="0" w:line="240" w:lineRule="auto"/>
        <w:ind w:left="720"/>
        <w:rPr>
          <w:rFonts w:ascii="Arial" w:hAnsi="Arial" w:cs="Arial"/>
          <w:color w:val="000000"/>
        </w:rPr>
      </w:pPr>
    </w:p>
    <w:p w14:paraId="73032DAF" w14:textId="4F3B2765" w:rsidR="00497370" w:rsidRPr="00EF170D" w:rsidRDefault="00CC544C" w:rsidP="00BF68D0">
      <w:pPr>
        <w:numPr>
          <w:ilvl w:val="0"/>
          <w:numId w:val="38"/>
        </w:numPr>
        <w:spacing w:after="0" w:line="240" w:lineRule="auto"/>
        <w:rPr>
          <w:rFonts w:ascii="Arial" w:hAnsi="Arial" w:cs="Arial"/>
          <w:color w:val="000000"/>
        </w:rPr>
      </w:pPr>
      <w:r>
        <w:rPr>
          <w:rFonts w:ascii="Arial" w:hAnsi="Arial" w:cs="Arial"/>
          <w:color w:val="000000"/>
        </w:rPr>
        <w:t xml:space="preserve">Annual in-scope business cycles are determined </w:t>
      </w:r>
      <w:r w:rsidR="00C0472A">
        <w:rPr>
          <w:rFonts w:ascii="Arial" w:hAnsi="Arial" w:cs="Arial"/>
          <w:color w:val="000000"/>
        </w:rPr>
        <w:t xml:space="preserve">based on </w:t>
      </w:r>
      <w:r w:rsidR="00497370" w:rsidRPr="00497370">
        <w:rPr>
          <w:rFonts w:ascii="Arial" w:hAnsi="Arial" w:cs="Arial"/>
          <w:color w:val="000000"/>
        </w:rPr>
        <w:t xml:space="preserve">the previous year’s audit findings, </w:t>
      </w:r>
      <w:r w:rsidR="00D35672">
        <w:rPr>
          <w:rFonts w:ascii="Arial" w:hAnsi="Arial" w:cs="Arial"/>
          <w:color w:val="000000"/>
        </w:rPr>
        <w:t xml:space="preserve">qualitative and quantitative </w:t>
      </w:r>
      <w:r w:rsidR="00497370" w:rsidRPr="00497370">
        <w:rPr>
          <w:rFonts w:ascii="Arial" w:hAnsi="Arial" w:cs="Arial"/>
          <w:color w:val="000000"/>
        </w:rPr>
        <w:t>risk assessments and other business reasons</w:t>
      </w:r>
      <w:r w:rsidR="00BC468A">
        <w:rPr>
          <w:rFonts w:ascii="Arial" w:hAnsi="Arial" w:cs="Arial"/>
          <w:color w:val="000000"/>
        </w:rPr>
        <w:t xml:space="preserve"> determined by HUD </w:t>
      </w:r>
      <w:r w:rsidR="000E7049">
        <w:rPr>
          <w:rFonts w:ascii="Arial" w:hAnsi="Arial" w:cs="Arial"/>
          <w:color w:val="000000"/>
        </w:rPr>
        <w:t>and/</w:t>
      </w:r>
      <w:r w:rsidR="00BC468A">
        <w:rPr>
          <w:rFonts w:ascii="Arial" w:hAnsi="Arial" w:cs="Arial"/>
          <w:color w:val="000000"/>
        </w:rPr>
        <w:t>or Ginnie Mae leadership</w:t>
      </w:r>
      <w:r w:rsidR="00497370" w:rsidRPr="00497370">
        <w:rPr>
          <w:rFonts w:ascii="Arial" w:hAnsi="Arial" w:cs="Arial"/>
          <w:color w:val="000000"/>
        </w:rPr>
        <w:t>. </w:t>
      </w:r>
    </w:p>
    <w:p w14:paraId="5D005587" w14:textId="77777777" w:rsidR="00CE04AD" w:rsidRDefault="00CE04AD" w:rsidP="006015B6">
      <w:pPr>
        <w:spacing w:after="0" w:line="240" w:lineRule="auto"/>
        <w:rPr>
          <w:rFonts w:ascii="Arial" w:hAnsi="Arial" w:cs="Arial"/>
          <w:color w:val="000000"/>
        </w:rPr>
      </w:pPr>
    </w:p>
    <w:tbl>
      <w:tblPr>
        <w:tblStyle w:val="TableGrid"/>
        <w:tblW w:w="0" w:type="auto"/>
        <w:tblInd w:w="1327" w:type="dxa"/>
        <w:tblLook w:val="04A0" w:firstRow="1" w:lastRow="0" w:firstColumn="1" w:lastColumn="0" w:noHBand="0" w:noVBand="1"/>
      </w:tblPr>
      <w:tblGrid>
        <w:gridCol w:w="6115"/>
      </w:tblGrid>
      <w:tr w:rsidR="006E71D6" w:rsidRPr="00931C5D" w14:paraId="03C7A501" w14:textId="77777777">
        <w:tc>
          <w:tcPr>
            <w:tcW w:w="6115" w:type="dxa"/>
            <w:shd w:val="clear" w:color="auto" w:fill="4C94D8" w:themeFill="text2" w:themeFillTint="80"/>
          </w:tcPr>
          <w:p w14:paraId="14B1CB0E" w14:textId="77777777" w:rsidR="00CE04AD" w:rsidRPr="00931C5D" w:rsidRDefault="00CE04AD">
            <w:pPr>
              <w:spacing w:after="0" w:line="240" w:lineRule="auto"/>
              <w:jc w:val="center"/>
              <w:rPr>
                <w:rFonts w:ascii="Arial" w:hAnsi="Arial" w:cs="Arial"/>
                <w:color w:val="000000"/>
              </w:rPr>
            </w:pPr>
            <w:r w:rsidRPr="00BF68D0">
              <w:rPr>
                <w:rFonts w:ascii="Arial" w:eastAsia="PMingLiU" w:hAnsi="Arial" w:cs="Arial"/>
                <w:b/>
                <w:bCs/>
                <w:color w:val="000000"/>
              </w:rPr>
              <w:t>Ginnie Mae Significant Financial Business Cycles</w:t>
            </w:r>
          </w:p>
        </w:tc>
      </w:tr>
      <w:tr w:rsidR="00CE04AD" w:rsidRPr="00931C5D" w14:paraId="4E5BDED1" w14:textId="77777777">
        <w:tc>
          <w:tcPr>
            <w:tcW w:w="6115" w:type="dxa"/>
          </w:tcPr>
          <w:p w14:paraId="1D11C915"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Financial Reporting</w:t>
            </w:r>
          </w:p>
        </w:tc>
      </w:tr>
      <w:tr w:rsidR="00CE04AD" w:rsidRPr="00931C5D" w14:paraId="03B1CD00" w14:textId="77777777">
        <w:tc>
          <w:tcPr>
            <w:tcW w:w="6115" w:type="dxa"/>
          </w:tcPr>
          <w:p w14:paraId="357FD241"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Property Management</w:t>
            </w:r>
          </w:p>
        </w:tc>
      </w:tr>
      <w:tr w:rsidR="00CE04AD" w:rsidRPr="00931C5D" w14:paraId="706648CC" w14:textId="77777777">
        <w:tc>
          <w:tcPr>
            <w:tcW w:w="6115" w:type="dxa"/>
          </w:tcPr>
          <w:p w14:paraId="5712341E"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Allowance Accounting</w:t>
            </w:r>
          </w:p>
        </w:tc>
      </w:tr>
      <w:tr w:rsidR="00CE04AD" w:rsidRPr="00931C5D" w14:paraId="6D3D5EBD" w14:textId="77777777">
        <w:tc>
          <w:tcPr>
            <w:tcW w:w="6115" w:type="dxa"/>
          </w:tcPr>
          <w:p w14:paraId="1F03BB83"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Mortgage Servicing Rights Reporting</w:t>
            </w:r>
          </w:p>
        </w:tc>
      </w:tr>
      <w:tr w:rsidR="00CE04AD" w:rsidRPr="00931C5D" w14:paraId="4DC9CC72" w14:textId="77777777">
        <w:tc>
          <w:tcPr>
            <w:tcW w:w="6115" w:type="dxa"/>
          </w:tcPr>
          <w:p w14:paraId="666863CE"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Repurchase Liabilities Reporting</w:t>
            </w:r>
          </w:p>
        </w:tc>
      </w:tr>
      <w:tr w:rsidR="00CE04AD" w:rsidRPr="00931C5D" w14:paraId="2C940AB9" w14:textId="77777777">
        <w:tc>
          <w:tcPr>
            <w:tcW w:w="6115" w:type="dxa"/>
          </w:tcPr>
          <w:p w14:paraId="51B51FDC"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Human Resources and Payroll Management</w:t>
            </w:r>
          </w:p>
        </w:tc>
      </w:tr>
      <w:tr w:rsidR="00CE04AD" w:rsidRPr="00931C5D" w14:paraId="3D0E63A2" w14:textId="77777777">
        <w:tc>
          <w:tcPr>
            <w:tcW w:w="6115" w:type="dxa"/>
          </w:tcPr>
          <w:p w14:paraId="466C1FD7"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Procurement and Payment Management</w:t>
            </w:r>
          </w:p>
        </w:tc>
      </w:tr>
      <w:tr w:rsidR="00CE04AD" w:rsidRPr="00931C5D" w14:paraId="6342FB73" w14:textId="77777777">
        <w:tc>
          <w:tcPr>
            <w:tcW w:w="6115" w:type="dxa"/>
          </w:tcPr>
          <w:p w14:paraId="6C11003C"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Cash and Treasury Related Services</w:t>
            </w:r>
          </w:p>
        </w:tc>
      </w:tr>
      <w:tr w:rsidR="00CE04AD" w:rsidRPr="00931C5D" w14:paraId="179CCA77" w14:textId="77777777">
        <w:tc>
          <w:tcPr>
            <w:tcW w:w="6115" w:type="dxa"/>
          </w:tcPr>
          <w:p w14:paraId="1BB55C25"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Budgetary Execution</w:t>
            </w:r>
          </w:p>
        </w:tc>
      </w:tr>
      <w:tr w:rsidR="00CE04AD" w:rsidRPr="00931C5D" w14:paraId="0027625C" w14:textId="77777777">
        <w:tc>
          <w:tcPr>
            <w:tcW w:w="6115" w:type="dxa"/>
          </w:tcPr>
          <w:p w14:paraId="750FF498"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Revenue and Cash Collections Management</w:t>
            </w:r>
          </w:p>
        </w:tc>
      </w:tr>
      <w:tr w:rsidR="00CE04AD" w:rsidRPr="00931C5D" w14:paraId="316853A5" w14:textId="77777777">
        <w:tc>
          <w:tcPr>
            <w:tcW w:w="6115" w:type="dxa"/>
          </w:tcPr>
          <w:p w14:paraId="01F50FB5"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Non-Pooled Loan Asset Accounting</w:t>
            </w:r>
          </w:p>
        </w:tc>
      </w:tr>
      <w:tr w:rsidR="00CE04AD" w:rsidRPr="00931C5D" w14:paraId="46F5BED2" w14:textId="77777777">
        <w:tc>
          <w:tcPr>
            <w:tcW w:w="6115" w:type="dxa"/>
          </w:tcPr>
          <w:p w14:paraId="0A5DAE56"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Guaranty Reporting</w:t>
            </w:r>
          </w:p>
        </w:tc>
      </w:tr>
      <w:tr w:rsidR="00CE04AD" w:rsidRPr="00931C5D" w14:paraId="723866A9" w14:textId="77777777">
        <w:tc>
          <w:tcPr>
            <w:tcW w:w="6115" w:type="dxa"/>
          </w:tcPr>
          <w:p w14:paraId="5CA64881" w14:textId="77777777" w:rsidR="00CE04AD" w:rsidRPr="00931C5D" w:rsidRDefault="00CE04AD">
            <w:pPr>
              <w:spacing w:after="0" w:line="240" w:lineRule="auto"/>
              <w:jc w:val="center"/>
              <w:rPr>
                <w:rFonts w:ascii="Arial" w:hAnsi="Arial" w:cs="Arial"/>
                <w:color w:val="000000"/>
              </w:rPr>
            </w:pPr>
            <w:r w:rsidRPr="00BF68D0">
              <w:rPr>
                <w:rFonts w:ascii="Arial" w:hAnsi="Arial" w:cs="Arial"/>
              </w:rPr>
              <w:t>Principal and Interest Advances Reporting</w:t>
            </w:r>
          </w:p>
        </w:tc>
      </w:tr>
    </w:tbl>
    <w:p w14:paraId="1C10DBE0" w14:textId="77777777" w:rsidR="006015B6" w:rsidRPr="006015B6" w:rsidRDefault="006015B6" w:rsidP="006015B6">
      <w:pPr>
        <w:spacing w:after="0" w:line="240" w:lineRule="auto"/>
        <w:rPr>
          <w:rFonts w:ascii="Arial" w:hAnsi="Arial" w:cs="Arial"/>
          <w:color w:val="000000"/>
        </w:rPr>
      </w:pPr>
    </w:p>
    <w:p w14:paraId="3935C169" w14:textId="77777777" w:rsidR="006015B6" w:rsidRPr="006015B6" w:rsidRDefault="006015B6" w:rsidP="006015B6">
      <w:pPr>
        <w:spacing w:after="0" w:line="240" w:lineRule="auto"/>
        <w:rPr>
          <w:rFonts w:ascii="Arial" w:hAnsi="Arial" w:cs="Arial"/>
          <w:color w:val="000000"/>
        </w:rPr>
      </w:pPr>
    </w:p>
    <w:p w14:paraId="5E49B0F5" w14:textId="72D88F3B" w:rsidR="006015B6" w:rsidRPr="006015B6" w:rsidRDefault="006015B6" w:rsidP="006015B6">
      <w:pPr>
        <w:spacing w:after="0" w:line="240" w:lineRule="auto"/>
        <w:rPr>
          <w:rFonts w:ascii="Arial" w:hAnsi="Arial" w:cs="Arial"/>
          <w:color w:val="000000"/>
        </w:rPr>
      </w:pPr>
      <w:r w:rsidRPr="006015B6">
        <w:rPr>
          <w:rFonts w:ascii="Arial" w:hAnsi="Arial" w:cs="Arial"/>
          <w:color w:val="000000"/>
        </w:rPr>
        <w:t xml:space="preserve">The Contractor shall develop and provide recommendations for corrective actions to strengthen internal controls. All </w:t>
      </w:r>
      <w:r w:rsidR="009A2EDC">
        <w:rPr>
          <w:rFonts w:ascii="Arial" w:hAnsi="Arial" w:cs="Arial"/>
          <w:color w:val="000000"/>
        </w:rPr>
        <w:t xml:space="preserve">A-123 </w:t>
      </w:r>
      <w:r w:rsidRPr="006015B6">
        <w:rPr>
          <w:rFonts w:ascii="Arial" w:hAnsi="Arial" w:cs="Arial"/>
          <w:color w:val="000000"/>
        </w:rPr>
        <w:t>assessment results shall support Ginnie Mae’s annual Management Assurance Statement.</w:t>
      </w:r>
    </w:p>
    <w:p w14:paraId="4C16A2B6" w14:textId="77777777" w:rsidR="006015B6" w:rsidRPr="006015B6" w:rsidRDefault="006015B6" w:rsidP="006015B6">
      <w:pPr>
        <w:spacing w:after="0" w:line="240" w:lineRule="auto"/>
        <w:rPr>
          <w:rFonts w:ascii="Arial" w:hAnsi="Arial" w:cs="Arial"/>
          <w:color w:val="000000"/>
        </w:rPr>
      </w:pPr>
    </w:p>
    <w:p w14:paraId="1B6CF5B0" w14:textId="11BD4ECE" w:rsidR="006015B6" w:rsidRPr="006015B6" w:rsidRDefault="006015B6" w:rsidP="006015B6">
      <w:pPr>
        <w:spacing w:after="0" w:line="240" w:lineRule="auto"/>
        <w:rPr>
          <w:rFonts w:ascii="Arial" w:hAnsi="Arial" w:cs="Arial"/>
          <w:color w:val="000000"/>
        </w:rPr>
      </w:pPr>
      <w:r w:rsidRPr="53500B44">
        <w:rPr>
          <w:rFonts w:ascii="Arial" w:hAnsi="Arial" w:cs="Arial"/>
          <w:color w:val="000000" w:themeColor="text1"/>
        </w:rPr>
        <w:t xml:space="preserve">The </w:t>
      </w:r>
      <w:r w:rsidR="00A40A72" w:rsidRPr="53500B44">
        <w:rPr>
          <w:rFonts w:ascii="Arial" w:hAnsi="Arial" w:cs="Arial"/>
          <w:color w:val="000000" w:themeColor="text1"/>
        </w:rPr>
        <w:t>contractor</w:t>
      </w:r>
      <w:r w:rsidRPr="53500B44">
        <w:rPr>
          <w:rFonts w:ascii="Arial" w:hAnsi="Arial" w:cs="Arial"/>
          <w:color w:val="000000" w:themeColor="text1"/>
        </w:rPr>
        <w:t xml:space="preserve"> </w:t>
      </w:r>
      <w:r w:rsidR="009A2EDC" w:rsidRPr="53500B44">
        <w:rPr>
          <w:rFonts w:ascii="Arial" w:hAnsi="Arial" w:cs="Arial"/>
          <w:color w:val="000000" w:themeColor="text1"/>
        </w:rPr>
        <w:t>assesses</w:t>
      </w:r>
      <w:r w:rsidRPr="53500B44">
        <w:rPr>
          <w:rFonts w:ascii="Arial" w:hAnsi="Arial" w:cs="Arial"/>
          <w:color w:val="000000" w:themeColor="text1"/>
        </w:rPr>
        <w:t xml:space="preserve"> </w:t>
      </w:r>
      <w:r w:rsidR="003F09FD" w:rsidRPr="53500B44">
        <w:rPr>
          <w:rFonts w:ascii="Arial" w:hAnsi="Arial" w:cs="Arial"/>
          <w:color w:val="000000" w:themeColor="text1"/>
        </w:rPr>
        <w:t>5 to 6</w:t>
      </w:r>
      <w:r w:rsidRPr="53500B44">
        <w:rPr>
          <w:rFonts w:ascii="Arial" w:hAnsi="Arial" w:cs="Arial"/>
          <w:color w:val="000000" w:themeColor="text1"/>
        </w:rPr>
        <w:t xml:space="preserve"> Ginnie Mae financial business cycles and processes in accordance with Government approved, risk-based assessment plan and annual assessment schedule provided by the COR</w:t>
      </w:r>
      <w:r w:rsidR="3B851084" w:rsidRPr="53500B44">
        <w:rPr>
          <w:rFonts w:ascii="Arial" w:hAnsi="Arial" w:cs="Arial"/>
          <w:color w:val="000000" w:themeColor="text1"/>
        </w:rPr>
        <w:t>/PM</w:t>
      </w:r>
      <w:r w:rsidRPr="53500B44">
        <w:rPr>
          <w:rFonts w:ascii="Arial" w:hAnsi="Arial" w:cs="Arial"/>
          <w:color w:val="000000" w:themeColor="text1"/>
        </w:rPr>
        <w:t>.</w:t>
      </w:r>
    </w:p>
    <w:p w14:paraId="3E1A250C" w14:textId="77777777" w:rsidR="006015B6" w:rsidRPr="006015B6" w:rsidRDefault="006015B6" w:rsidP="006015B6">
      <w:pPr>
        <w:spacing w:after="0" w:line="240" w:lineRule="auto"/>
        <w:rPr>
          <w:rFonts w:ascii="Arial" w:hAnsi="Arial" w:cs="Arial"/>
          <w:color w:val="000000"/>
        </w:rPr>
      </w:pPr>
    </w:p>
    <w:p w14:paraId="0C0C1B79" w14:textId="308D0099" w:rsidR="006015B6" w:rsidRPr="006015B6" w:rsidRDefault="006015B6" w:rsidP="006015B6">
      <w:pPr>
        <w:spacing w:after="0" w:line="240" w:lineRule="auto"/>
        <w:rPr>
          <w:rFonts w:ascii="Arial" w:hAnsi="Arial" w:cs="Arial"/>
          <w:color w:val="000000"/>
        </w:rPr>
      </w:pPr>
      <w:r w:rsidRPr="53500B44">
        <w:rPr>
          <w:rFonts w:ascii="Arial" w:hAnsi="Arial" w:cs="Arial"/>
          <w:color w:val="000000" w:themeColor="text1"/>
        </w:rPr>
        <w:t xml:space="preserve">The contractor shall complete </w:t>
      </w:r>
      <w:r w:rsidR="00EF170D" w:rsidRPr="53500B44">
        <w:rPr>
          <w:rFonts w:ascii="Arial" w:hAnsi="Arial" w:cs="Arial"/>
          <w:color w:val="000000" w:themeColor="text1"/>
        </w:rPr>
        <w:t xml:space="preserve">the </w:t>
      </w:r>
      <w:r w:rsidR="009A2EDC" w:rsidRPr="53500B44">
        <w:rPr>
          <w:rFonts w:ascii="Arial" w:hAnsi="Arial" w:cs="Arial"/>
          <w:color w:val="000000" w:themeColor="text1"/>
        </w:rPr>
        <w:t xml:space="preserve">A-123 </w:t>
      </w:r>
      <w:r w:rsidRPr="53500B44">
        <w:rPr>
          <w:rFonts w:ascii="Arial" w:hAnsi="Arial" w:cs="Arial"/>
          <w:color w:val="000000" w:themeColor="text1"/>
        </w:rPr>
        <w:t>assessment in accordance with the schedule provided at task order</w:t>
      </w:r>
      <w:r w:rsidR="00BA57CB" w:rsidRPr="53500B44">
        <w:rPr>
          <w:rFonts w:ascii="Arial" w:hAnsi="Arial" w:cs="Arial"/>
          <w:color w:val="000000" w:themeColor="text1"/>
        </w:rPr>
        <w:t xml:space="preserve"> </w:t>
      </w:r>
      <w:r w:rsidRPr="53500B44">
        <w:rPr>
          <w:rFonts w:ascii="Arial" w:hAnsi="Arial" w:cs="Arial"/>
          <w:color w:val="000000" w:themeColor="text1"/>
        </w:rPr>
        <w:t>award and as updated by the COR</w:t>
      </w:r>
      <w:r w:rsidR="0D944FFA" w:rsidRPr="53500B44">
        <w:rPr>
          <w:rFonts w:ascii="Arial" w:hAnsi="Arial" w:cs="Arial"/>
          <w:color w:val="000000" w:themeColor="text1"/>
        </w:rPr>
        <w:t>/PM</w:t>
      </w:r>
      <w:r w:rsidRPr="53500B44">
        <w:rPr>
          <w:rFonts w:ascii="Arial" w:hAnsi="Arial" w:cs="Arial"/>
          <w:color w:val="000000" w:themeColor="text1"/>
        </w:rPr>
        <w:t>.</w:t>
      </w:r>
    </w:p>
    <w:p w14:paraId="4786A9D4" w14:textId="77777777" w:rsidR="006015B6" w:rsidRPr="006015B6" w:rsidRDefault="006015B6" w:rsidP="006015B6">
      <w:pPr>
        <w:spacing w:after="0" w:line="240" w:lineRule="auto"/>
        <w:rPr>
          <w:rFonts w:ascii="Arial" w:hAnsi="Arial" w:cs="Arial"/>
          <w:color w:val="000000"/>
        </w:rPr>
      </w:pPr>
    </w:p>
    <w:p w14:paraId="142DFEB0" w14:textId="119A4C67" w:rsidR="006015B6" w:rsidRPr="006015B6" w:rsidRDefault="006015B6" w:rsidP="006015B6">
      <w:pPr>
        <w:spacing w:after="0" w:line="240" w:lineRule="auto"/>
        <w:rPr>
          <w:rFonts w:ascii="Arial" w:hAnsi="Arial" w:cs="Arial"/>
          <w:color w:val="000000"/>
        </w:rPr>
      </w:pPr>
      <w:r w:rsidRPr="53500B44">
        <w:rPr>
          <w:rFonts w:ascii="Arial" w:hAnsi="Arial" w:cs="Arial"/>
          <w:color w:val="000000" w:themeColor="text1"/>
        </w:rPr>
        <w:t>The Contractor shall coordinate with the COR</w:t>
      </w:r>
      <w:r w:rsidR="17E14524" w:rsidRPr="53500B44">
        <w:rPr>
          <w:rFonts w:ascii="Arial" w:hAnsi="Arial" w:cs="Arial"/>
          <w:color w:val="000000" w:themeColor="text1"/>
        </w:rPr>
        <w:t>/PM</w:t>
      </w:r>
      <w:r w:rsidRPr="53500B44">
        <w:rPr>
          <w:rFonts w:ascii="Arial" w:hAnsi="Arial" w:cs="Arial"/>
          <w:color w:val="000000" w:themeColor="text1"/>
        </w:rPr>
        <w:t xml:space="preserve"> and designated Government stakeholders to:</w:t>
      </w:r>
    </w:p>
    <w:p w14:paraId="1538B85F" w14:textId="38C78140" w:rsidR="006015B6" w:rsidRDefault="006015B6" w:rsidP="000246AE">
      <w:pPr>
        <w:pStyle w:val="ListParagraph"/>
        <w:numPr>
          <w:ilvl w:val="0"/>
          <w:numId w:val="35"/>
        </w:numPr>
        <w:spacing w:after="0" w:line="240" w:lineRule="auto"/>
        <w:rPr>
          <w:rFonts w:ascii="Arial" w:hAnsi="Arial" w:cs="Arial"/>
          <w:color w:val="000000"/>
        </w:rPr>
      </w:pPr>
      <w:r w:rsidRPr="00BF68D0">
        <w:rPr>
          <w:rFonts w:ascii="Arial" w:hAnsi="Arial" w:cs="Arial"/>
          <w:color w:val="000000" w:themeColor="text1"/>
        </w:rPr>
        <w:t xml:space="preserve">Confirm </w:t>
      </w:r>
      <w:r w:rsidR="00D50AA6">
        <w:rPr>
          <w:rFonts w:ascii="Arial" w:hAnsi="Arial" w:cs="Arial"/>
          <w:color w:val="000000" w:themeColor="text1"/>
        </w:rPr>
        <w:t xml:space="preserve">A-123 </w:t>
      </w:r>
      <w:r w:rsidRPr="00BF68D0">
        <w:rPr>
          <w:rFonts w:ascii="Arial" w:hAnsi="Arial" w:cs="Arial"/>
          <w:color w:val="000000" w:themeColor="text1"/>
        </w:rPr>
        <w:t>assessment scope and timelines</w:t>
      </w:r>
    </w:p>
    <w:p w14:paraId="23379D85" w14:textId="66307CBE" w:rsidR="00EE32BD" w:rsidRDefault="00234FE3" w:rsidP="000246AE">
      <w:pPr>
        <w:pStyle w:val="ListParagraph"/>
        <w:numPr>
          <w:ilvl w:val="0"/>
          <w:numId w:val="35"/>
        </w:numPr>
        <w:spacing w:after="0" w:line="240" w:lineRule="auto"/>
        <w:rPr>
          <w:rFonts w:ascii="Arial" w:hAnsi="Arial" w:cs="Arial"/>
          <w:color w:val="000000"/>
        </w:rPr>
      </w:pPr>
      <w:r w:rsidRPr="152505BB">
        <w:rPr>
          <w:rFonts w:ascii="Arial" w:hAnsi="Arial" w:cs="Arial"/>
          <w:color w:val="000000" w:themeColor="text1"/>
        </w:rPr>
        <w:t xml:space="preserve">Conduct </w:t>
      </w:r>
      <w:r w:rsidR="00951A7B" w:rsidRPr="152505BB">
        <w:rPr>
          <w:rFonts w:ascii="Arial" w:hAnsi="Arial" w:cs="Arial"/>
          <w:color w:val="000000" w:themeColor="text1"/>
        </w:rPr>
        <w:t>p</w:t>
      </w:r>
      <w:r w:rsidR="00EE32BD" w:rsidRPr="152505BB">
        <w:rPr>
          <w:rFonts w:ascii="Arial" w:hAnsi="Arial" w:cs="Arial"/>
          <w:color w:val="000000" w:themeColor="text1"/>
        </w:rPr>
        <w:t>rel</w:t>
      </w:r>
      <w:r w:rsidR="00D86008" w:rsidRPr="152505BB">
        <w:rPr>
          <w:rFonts w:ascii="Arial" w:hAnsi="Arial" w:cs="Arial"/>
          <w:color w:val="000000" w:themeColor="text1"/>
        </w:rPr>
        <w:t>iminary</w:t>
      </w:r>
      <w:r w:rsidR="00EE32BD" w:rsidRPr="152505BB">
        <w:rPr>
          <w:rFonts w:ascii="Arial" w:hAnsi="Arial" w:cs="Arial"/>
          <w:color w:val="000000" w:themeColor="text1"/>
        </w:rPr>
        <w:t xml:space="preserve"> </w:t>
      </w:r>
      <w:r w:rsidR="003D4236">
        <w:rPr>
          <w:rFonts w:ascii="Arial" w:hAnsi="Arial" w:cs="Arial"/>
          <w:color w:val="000000" w:themeColor="text1"/>
        </w:rPr>
        <w:t xml:space="preserve">A-123 </w:t>
      </w:r>
      <w:r w:rsidR="00951A7B" w:rsidRPr="152505BB">
        <w:rPr>
          <w:rFonts w:ascii="Arial" w:hAnsi="Arial" w:cs="Arial"/>
          <w:color w:val="000000" w:themeColor="text1"/>
        </w:rPr>
        <w:t>r</w:t>
      </w:r>
      <w:r w:rsidR="00EE32BD" w:rsidRPr="152505BB">
        <w:rPr>
          <w:rFonts w:ascii="Arial" w:hAnsi="Arial" w:cs="Arial"/>
          <w:color w:val="000000" w:themeColor="text1"/>
        </w:rPr>
        <w:t xml:space="preserve">isk </w:t>
      </w:r>
      <w:r w:rsidR="00951A7B" w:rsidRPr="152505BB">
        <w:rPr>
          <w:rFonts w:ascii="Arial" w:hAnsi="Arial" w:cs="Arial"/>
          <w:color w:val="000000" w:themeColor="text1"/>
        </w:rPr>
        <w:t>a</w:t>
      </w:r>
      <w:r w:rsidR="00EE32BD" w:rsidRPr="152505BB">
        <w:rPr>
          <w:rFonts w:ascii="Arial" w:hAnsi="Arial" w:cs="Arial"/>
          <w:color w:val="000000" w:themeColor="text1"/>
        </w:rPr>
        <w:t>ssessment (</w:t>
      </w:r>
      <w:r w:rsidR="00A84BCF" w:rsidRPr="152505BB">
        <w:rPr>
          <w:rFonts w:ascii="Arial" w:hAnsi="Arial" w:cs="Arial"/>
          <w:color w:val="000000" w:themeColor="text1"/>
        </w:rPr>
        <w:t>Quantitative and Qualitative)</w:t>
      </w:r>
    </w:p>
    <w:p w14:paraId="00A14180" w14:textId="2654B509" w:rsidR="00951A7B" w:rsidRPr="00BF68D0" w:rsidRDefault="00951A7B" w:rsidP="00BF68D0">
      <w:pPr>
        <w:pStyle w:val="ListParagraph"/>
        <w:numPr>
          <w:ilvl w:val="0"/>
          <w:numId w:val="35"/>
        </w:numPr>
        <w:spacing w:after="0" w:line="240" w:lineRule="auto"/>
        <w:rPr>
          <w:rFonts w:ascii="Arial" w:hAnsi="Arial" w:cs="Arial"/>
          <w:color w:val="000000"/>
        </w:rPr>
      </w:pPr>
      <w:r w:rsidRPr="152505BB">
        <w:rPr>
          <w:rFonts w:ascii="Arial" w:hAnsi="Arial" w:cs="Arial"/>
          <w:color w:val="000000" w:themeColor="text1"/>
        </w:rPr>
        <w:t>Perform walkthroughs with meeting minutes</w:t>
      </w:r>
    </w:p>
    <w:p w14:paraId="3C05C8E3" w14:textId="37EB44BA" w:rsidR="006015B6" w:rsidRPr="00BF68D0" w:rsidRDefault="006015B6" w:rsidP="00BF68D0">
      <w:pPr>
        <w:pStyle w:val="ListParagraph"/>
        <w:numPr>
          <w:ilvl w:val="0"/>
          <w:numId w:val="35"/>
        </w:numPr>
        <w:spacing w:after="0" w:line="240" w:lineRule="auto"/>
        <w:rPr>
          <w:rFonts w:ascii="Arial" w:hAnsi="Arial" w:cs="Arial"/>
          <w:color w:val="000000"/>
        </w:rPr>
      </w:pPr>
      <w:r w:rsidRPr="00BF68D0">
        <w:rPr>
          <w:rFonts w:ascii="Arial" w:hAnsi="Arial" w:cs="Arial"/>
          <w:color w:val="000000"/>
        </w:rPr>
        <w:t xml:space="preserve">Obtain required documentation </w:t>
      </w:r>
    </w:p>
    <w:p w14:paraId="44F88508" w14:textId="77777777" w:rsidR="006015B6" w:rsidRPr="00BF68D0" w:rsidRDefault="006015B6" w:rsidP="00BF68D0">
      <w:pPr>
        <w:pStyle w:val="ListParagraph"/>
        <w:numPr>
          <w:ilvl w:val="0"/>
          <w:numId w:val="35"/>
        </w:numPr>
        <w:spacing w:after="0" w:line="240" w:lineRule="auto"/>
        <w:rPr>
          <w:rFonts w:ascii="Arial" w:hAnsi="Arial" w:cs="Arial"/>
          <w:color w:val="000000"/>
        </w:rPr>
      </w:pPr>
      <w:r w:rsidRPr="00BF68D0">
        <w:rPr>
          <w:rFonts w:ascii="Arial" w:hAnsi="Arial" w:cs="Arial"/>
          <w:color w:val="000000"/>
        </w:rPr>
        <w:t>Validate preliminary observations and findings</w:t>
      </w:r>
    </w:p>
    <w:p w14:paraId="0D145236" w14:textId="77777777" w:rsidR="006015B6" w:rsidRPr="006015B6" w:rsidRDefault="006015B6" w:rsidP="006015B6">
      <w:pPr>
        <w:spacing w:after="0" w:line="240" w:lineRule="auto"/>
        <w:rPr>
          <w:rFonts w:ascii="Arial" w:hAnsi="Arial" w:cs="Arial"/>
          <w:color w:val="000000"/>
        </w:rPr>
      </w:pPr>
    </w:p>
    <w:p w14:paraId="5FA28DF9" w14:textId="1D056AA2" w:rsidR="006015B6" w:rsidRPr="006015B6" w:rsidRDefault="006015B6" w:rsidP="006015B6">
      <w:pPr>
        <w:spacing w:after="0" w:line="240" w:lineRule="auto"/>
        <w:rPr>
          <w:rFonts w:ascii="Arial" w:hAnsi="Arial" w:cs="Arial"/>
          <w:color w:val="000000"/>
        </w:rPr>
      </w:pPr>
      <w:r w:rsidRPr="006015B6">
        <w:rPr>
          <w:rFonts w:ascii="Arial" w:hAnsi="Arial" w:cs="Arial"/>
          <w:color w:val="000000"/>
        </w:rPr>
        <w:t xml:space="preserve">The Contractor shall prepare and submit an </w:t>
      </w:r>
      <w:r w:rsidR="00EE0475">
        <w:rPr>
          <w:rFonts w:ascii="Arial" w:hAnsi="Arial" w:cs="Arial"/>
          <w:color w:val="000000"/>
        </w:rPr>
        <w:t xml:space="preserve">A-123 </w:t>
      </w:r>
      <w:r w:rsidRPr="006015B6">
        <w:rPr>
          <w:rFonts w:ascii="Arial" w:hAnsi="Arial" w:cs="Arial"/>
          <w:color w:val="000000"/>
        </w:rPr>
        <w:t>Assessment Report</w:t>
      </w:r>
      <w:r w:rsidR="00AD1C2D">
        <w:rPr>
          <w:rFonts w:ascii="Arial" w:hAnsi="Arial" w:cs="Arial"/>
          <w:color w:val="000000"/>
        </w:rPr>
        <w:t>. The</w:t>
      </w:r>
      <w:r w:rsidRPr="006015B6">
        <w:rPr>
          <w:rFonts w:ascii="Arial" w:hAnsi="Arial" w:cs="Arial"/>
          <w:color w:val="000000"/>
        </w:rPr>
        <w:t xml:space="preserve"> report shall include, at a minimum: </w:t>
      </w:r>
    </w:p>
    <w:p w14:paraId="7A2D77AC" w14:textId="7E39D4C7" w:rsidR="006015B6" w:rsidRPr="00BF68D0" w:rsidRDefault="006015B6" w:rsidP="00BF68D0">
      <w:pPr>
        <w:pStyle w:val="ListParagraph"/>
        <w:numPr>
          <w:ilvl w:val="0"/>
          <w:numId w:val="36"/>
        </w:numPr>
        <w:spacing w:after="0" w:line="240" w:lineRule="auto"/>
        <w:rPr>
          <w:rFonts w:ascii="Arial" w:hAnsi="Arial" w:cs="Arial"/>
          <w:color w:val="000000"/>
        </w:rPr>
      </w:pPr>
      <w:r w:rsidRPr="00BF68D0">
        <w:rPr>
          <w:rFonts w:ascii="Arial" w:hAnsi="Arial" w:cs="Arial"/>
          <w:color w:val="000000"/>
        </w:rPr>
        <w:t>Scop</w:t>
      </w:r>
      <w:r w:rsidR="000246AE" w:rsidRPr="00BF68D0">
        <w:rPr>
          <w:rFonts w:ascii="Arial" w:hAnsi="Arial" w:cs="Arial"/>
          <w:color w:val="000000"/>
        </w:rPr>
        <w:t>e</w:t>
      </w:r>
      <w:r w:rsidRPr="00BF68D0">
        <w:rPr>
          <w:rFonts w:ascii="Arial" w:hAnsi="Arial" w:cs="Arial"/>
          <w:color w:val="000000"/>
        </w:rPr>
        <w:t xml:space="preserve"> and objectives                                                                                                                               </w:t>
      </w:r>
    </w:p>
    <w:p w14:paraId="3D55091B" w14:textId="77777777" w:rsidR="006015B6" w:rsidRPr="00BF68D0" w:rsidRDefault="006015B6" w:rsidP="00BF68D0">
      <w:pPr>
        <w:pStyle w:val="ListParagraph"/>
        <w:numPr>
          <w:ilvl w:val="0"/>
          <w:numId w:val="36"/>
        </w:numPr>
        <w:spacing w:after="0" w:line="240" w:lineRule="auto"/>
        <w:rPr>
          <w:rFonts w:ascii="Arial" w:hAnsi="Arial" w:cs="Arial"/>
          <w:color w:val="000000"/>
        </w:rPr>
      </w:pPr>
      <w:r w:rsidRPr="00BF68D0">
        <w:rPr>
          <w:rFonts w:ascii="Arial" w:hAnsi="Arial" w:cs="Arial"/>
          <w:color w:val="000000"/>
        </w:rPr>
        <w:t>Control testing results</w:t>
      </w:r>
    </w:p>
    <w:p w14:paraId="024B21F6" w14:textId="77777777" w:rsidR="006015B6" w:rsidRPr="00BF68D0" w:rsidRDefault="006015B6" w:rsidP="00BF68D0">
      <w:pPr>
        <w:pStyle w:val="ListParagraph"/>
        <w:numPr>
          <w:ilvl w:val="0"/>
          <w:numId w:val="36"/>
        </w:numPr>
        <w:spacing w:after="0" w:line="240" w:lineRule="auto"/>
        <w:rPr>
          <w:rFonts w:ascii="Arial" w:hAnsi="Arial" w:cs="Arial"/>
          <w:color w:val="000000"/>
        </w:rPr>
      </w:pPr>
      <w:r w:rsidRPr="00BF68D0">
        <w:rPr>
          <w:rFonts w:ascii="Arial" w:hAnsi="Arial" w:cs="Arial"/>
          <w:color w:val="000000"/>
        </w:rPr>
        <w:lastRenderedPageBreak/>
        <w:t>Identified deficiencies (categorized per A-123)</w:t>
      </w:r>
    </w:p>
    <w:p w14:paraId="176282FB" w14:textId="77777777" w:rsidR="006015B6" w:rsidRPr="00BF68D0" w:rsidRDefault="006015B6" w:rsidP="00BF68D0">
      <w:pPr>
        <w:pStyle w:val="ListParagraph"/>
        <w:numPr>
          <w:ilvl w:val="0"/>
          <w:numId w:val="36"/>
        </w:numPr>
        <w:spacing w:after="0" w:line="240" w:lineRule="auto"/>
        <w:rPr>
          <w:rFonts w:ascii="Arial" w:hAnsi="Arial" w:cs="Arial"/>
          <w:color w:val="000000"/>
        </w:rPr>
      </w:pPr>
      <w:r w:rsidRPr="00BF68D0">
        <w:rPr>
          <w:rFonts w:ascii="Arial" w:hAnsi="Arial" w:cs="Arial"/>
          <w:color w:val="000000"/>
        </w:rPr>
        <w:t>Root cause analysis</w:t>
      </w:r>
    </w:p>
    <w:p w14:paraId="39479BE5" w14:textId="39B98FF5" w:rsidR="006015B6" w:rsidRPr="00BF68D0" w:rsidRDefault="006015B6" w:rsidP="00BF68D0">
      <w:pPr>
        <w:pStyle w:val="ListParagraph"/>
        <w:numPr>
          <w:ilvl w:val="0"/>
          <w:numId w:val="36"/>
        </w:numPr>
        <w:spacing w:after="0" w:line="240" w:lineRule="auto"/>
        <w:rPr>
          <w:rFonts w:ascii="Arial" w:hAnsi="Arial" w:cs="Arial"/>
          <w:color w:val="000000"/>
        </w:rPr>
      </w:pPr>
      <w:r w:rsidRPr="00BF68D0">
        <w:rPr>
          <w:rFonts w:ascii="Arial" w:hAnsi="Arial" w:cs="Arial"/>
          <w:color w:val="000000"/>
        </w:rPr>
        <w:t xml:space="preserve">Risk </w:t>
      </w:r>
      <w:r w:rsidR="00F2550D">
        <w:rPr>
          <w:rFonts w:ascii="Arial" w:hAnsi="Arial" w:cs="Arial"/>
          <w:color w:val="000000"/>
        </w:rPr>
        <w:t>Register</w:t>
      </w:r>
      <w:r w:rsidR="003562E1">
        <w:rPr>
          <w:rFonts w:ascii="Arial" w:hAnsi="Arial" w:cs="Arial"/>
          <w:color w:val="000000"/>
        </w:rPr>
        <w:t xml:space="preserve"> </w:t>
      </w:r>
      <w:r w:rsidR="00A5752D">
        <w:rPr>
          <w:rFonts w:ascii="Arial" w:hAnsi="Arial" w:cs="Arial"/>
          <w:color w:val="000000"/>
        </w:rPr>
        <w:t xml:space="preserve">/ Risk and Control Matrix </w:t>
      </w:r>
    </w:p>
    <w:p w14:paraId="0B348054" w14:textId="77777777" w:rsidR="006015B6" w:rsidRPr="00BF68D0" w:rsidRDefault="006015B6" w:rsidP="00BF68D0">
      <w:pPr>
        <w:pStyle w:val="ListParagraph"/>
        <w:numPr>
          <w:ilvl w:val="0"/>
          <w:numId w:val="36"/>
        </w:numPr>
        <w:spacing w:after="0" w:line="240" w:lineRule="auto"/>
        <w:rPr>
          <w:rFonts w:ascii="Arial" w:hAnsi="Arial" w:cs="Arial"/>
          <w:color w:val="000000"/>
        </w:rPr>
      </w:pPr>
      <w:r w:rsidRPr="00BF68D0">
        <w:rPr>
          <w:rFonts w:ascii="Arial" w:hAnsi="Arial" w:cs="Arial"/>
          <w:color w:val="000000"/>
        </w:rPr>
        <w:t xml:space="preserve">Recommendation for corrective action                                                                                                                                                                                                         </w:t>
      </w:r>
    </w:p>
    <w:p w14:paraId="782BCBB6" w14:textId="77777777" w:rsidR="006015B6" w:rsidRPr="006015B6" w:rsidRDefault="006015B6" w:rsidP="006015B6">
      <w:pPr>
        <w:spacing w:after="0" w:line="240" w:lineRule="auto"/>
        <w:rPr>
          <w:rFonts w:ascii="Arial" w:hAnsi="Arial" w:cs="Arial"/>
          <w:color w:val="000000"/>
        </w:rPr>
      </w:pPr>
    </w:p>
    <w:p w14:paraId="6369E728" w14:textId="77777777" w:rsidR="00EA193E" w:rsidRDefault="006015B6" w:rsidP="006015B6">
      <w:pPr>
        <w:spacing w:after="0" w:line="240" w:lineRule="auto"/>
        <w:rPr>
          <w:rFonts w:ascii="Arial" w:hAnsi="Arial" w:cs="Arial"/>
          <w:color w:val="000000"/>
        </w:rPr>
      </w:pPr>
      <w:r w:rsidRPr="006015B6">
        <w:rPr>
          <w:rFonts w:ascii="Arial" w:hAnsi="Arial" w:cs="Arial"/>
          <w:color w:val="000000"/>
        </w:rPr>
        <w:t xml:space="preserve">The Contractor shall develop and maintain complete supporting electronic workpapers. </w:t>
      </w:r>
    </w:p>
    <w:p w14:paraId="2B54F904" w14:textId="77777777" w:rsidR="00EA193E" w:rsidRDefault="00EA193E" w:rsidP="006015B6">
      <w:pPr>
        <w:spacing w:after="0" w:line="240" w:lineRule="auto"/>
        <w:rPr>
          <w:rFonts w:ascii="Arial" w:hAnsi="Arial" w:cs="Arial"/>
          <w:color w:val="000000"/>
        </w:rPr>
      </w:pPr>
    </w:p>
    <w:p w14:paraId="433303F9" w14:textId="25AAFA67" w:rsidR="006015B6" w:rsidRPr="006015B6" w:rsidRDefault="006015B6" w:rsidP="006015B6">
      <w:pPr>
        <w:spacing w:after="0" w:line="240" w:lineRule="auto"/>
        <w:rPr>
          <w:rFonts w:ascii="Arial" w:hAnsi="Arial" w:cs="Arial"/>
          <w:color w:val="000000"/>
        </w:rPr>
      </w:pPr>
      <w:r w:rsidRPr="006015B6">
        <w:rPr>
          <w:rFonts w:ascii="Arial" w:hAnsi="Arial" w:cs="Arial"/>
          <w:color w:val="000000"/>
        </w:rPr>
        <w:t xml:space="preserve">Workpapers shall: </w:t>
      </w:r>
    </w:p>
    <w:p w14:paraId="150EB219" w14:textId="4349C4A0" w:rsidR="006015B6" w:rsidRPr="00BF68D0" w:rsidRDefault="0011439A" w:rsidP="00BF68D0">
      <w:pPr>
        <w:pStyle w:val="ListParagraph"/>
        <w:numPr>
          <w:ilvl w:val="0"/>
          <w:numId w:val="39"/>
        </w:numPr>
        <w:spacing w:after="0" w:line="240" w:lineRule="auto"/>
        <w:rPr>
          <w:rFonts w:ascii="Arial" w:hAnsi="Arial" w:cs="Arial"/>
          <w:color w:val="000000"/>
        </w:rPr>
      </w:pPr>
      <w:r w:rsidRPr="0011439A">
        <w:rPr>
          <w:rFonts w:ascii="Arial" w:hAnsi="Arial" w:cs="Arial"/>
          <w:color w:val="000000"/>
        </w:rPr>
        <w:t>Stand-alone</w:t>
      </w:r>
      <w:r w:rsidR="006015B6" w:rsidRPr="00BF68D0">
        <w:rPr>
          <w:rFonts w:ascii="Arial" w:hAnsi="Arial" w:cs="Arial"/>
          <w:color w:val="000000"/>
        </w:rPr>
        <w:t xml:space="preserve"> and clearly document procedures performed</w:t>
      </w:r>
    </w:p>
    <w:p w14:paraId="6FD32C71" w14:textId="77777777" w:rsidR="006015B6" w:rsidRPr="00BF68D0" w:rsidRDefault="006015B6" w:rsidP="00BF68D0">
      <w:pPr>
        <w:pStyle w:val="ListParagraph"/>
        <w:numPr>
          <w:ilvl w:val="0"/>
          <w:numId w:val="39"/>
        </w:numPr>
        <w:spacing w:after="0" w:line="240" w:lineRule="auto"/>
        <w:rPr>
          <w:rFonts w:ascii="Arial" w:hAnsi="Arial" w:cs="Arial"/>
          <w:color w:val="000000"/>
        </w:rPr>
      </w:pPr>
      <w:r w:rsidRPr="00BF68D0">
        <w:rPr>
          <w:rFonts w:ascii="Arial" w:hAnsi="Arial" w:cs="Arial"/>
          <w:color w:val="000000"/>
        </w:rPr>
        <w:t>Include source data, testing steps, and conclusions</w:t>
      </w:r>
    </w:p>
    <w:p w14:paraId="135CD035" w14:textId="77777777" w:rsidR="006015B6" w:rsidRPr="00BF68D0" w:rsidRDefault="006015B6" w:rsidP="00BF68D0">
      <w:pPr>
        <w:pStyle w:val="ListParagraph"/>
        <w:numPr>
          <w:ilvl w:val="0"/>
          <w:numId w:val="39"/>
        </w:numPr>
        <w:spacing w:after="0" w:line="240" w:lineRule="auto"/>
        <w:rPr>
          <w:rFonts w:ascii="Arial" w:hAnsi="Arial" w:cs="Arial"/>
          <w:color w:val="000000"/>
        </w:rPr>
      </w:pPr>
      <w:r w:rsidRPr="00BF68D0">
        <w:rPr>
          <w:rFonts w:ascii="Arial" w:hAnsi="Arial" w:cs="Arial"/>
          <w:color w:val="000000"/>
        </w:rPr>
        <w:t>Support all findings and recommendations</w:t>
      </w:r>
    </w:p>
    <w:p w14:paraId="66629FAE" w14:textId="7FAE3446" w:rsidR="00083EC2" w:rsidRPr="00636E62" w:rsidRDefault="006015B6" w:rsidP="00636E62">
      <w:pPr>
        <w:pStyle w:val="ListParagraph"/>
        <w:numPr>
          <w:ilvl w:val="0"/>
          <w:numId w:val="39"/>
        </w:numPr>
        <w:spacing w:after="0" w:line="240" w:lineRule="auto"/>
        <w:rPr>
          <w:rFonts w:ascii="Arial" w:hAnsi="Arial" w:cs="Arial"/>
          <w:color w:val="000000"/>
        </w:rPr>
      </w:pPr>
      <w:r w:rsidRPr="00BF68D0">
        <w:rPr>
          <w:rFonts w:ascii="Arial" w:hAnsi="Arial" w:cs="Arial"/>
          <w:color w:val="000000"/>
        </w:rPr>
        <w:t>Be reviewed and approved internally by Contractor senior management prior to submission</w:t>
      </w:r>
    </w:p>
    <w:p w14:paraId="577E9F38" w14:textId="77777777" w:rsidR="00C922C8" w:rsidRDefault="00C922C8" w:rsidP="00083EC2">
      <w:pPr>
        <w:spacing w:after="0" w:line="240" w:lineRule="auto"/>
        <w:rPr>
          <w:rFonts w:ascii="Arial" w:hAnsi="Arial" w:cs="Arial"/>
          <w:color w:val="000000" w:themeColor="text1"/>
        </w:rPr>
      </w:pPr>
    </w:p>
    <w:p w14:paraId="0F550ED9" w14:textId="1D42D5C9" w:rsidR="00AF1173" w:rsidRPr="006015B6" w:rsidRDefault="00083EC2" w:rsidP="00AF1173">
      <w:pPr>
        <w:spacing w:after="0" w:line="240" w:lineRule="auto"/>
        <w:rPr>
          <w:rFonts w:ascii="Arial" w:hAnsi="Arial" w:cs="Arial"/>
          <w:color w:val="000000"/>
        </w:rPr>
      </w:pPr>
      <w:r w:rsidRPr="152505BB">
        <w:rPr>
          <w:rFonts w:ascii="Arial" w:hAnsi="Arial" w:cs="Arial"/>
          <w:color w:val="000000" w:themeColor="text1"/>
        </w:rPr>
        <w:t xml:space="preserve">The Contractor shall independently review results of internal and/or external testing, on information technology-based controls. </w:t>
      </w:r>
      <w:r w:rsidR="00AF1173" w:rsidRPr="152505BB">
        <w:rPr>
          <w:rFonts w:ascii="Arial" w:hAnsi="Arial" w:cs="Arial"/>
          <w:color w:val="000000" w:themeColor="text1"/>
        </w:rPr>
        <w:t>The Contractor shall evaluate internal controls, including information technology (IT) general and application controls, to determine the existence of control deficiencies and whether such deficiencies rise to the level of significance deficiency or material weakness as defined by OMB Circular A-123.</w:t>
      </w:r>
    </w:p>
    <w:p w14:paraId="4DEAD927" w14:textId="77777777" w:rsidR="00083EC2" w:rsidRPr="00083EC2" w:rsidRDefault="00083EC2" w:rsidP="00083EC2">
      <w:pPr>
        <w:spacing w:after="0" w:line="240" w:lineRule="auto"/>
        <w:rPr>
          <w:rFonts w:ascii="Arial" w:hAnsi="Arial" w:cs="Arial"/>
          <w:color w:val="000000"/>
        </w:rPr>
      </w:pPr>
    </w:p>
    <w:p w14:paraId="4599934C" w14:textId="77777777" w:rsidR="00083EC2" w:rsidRPr="00083EC2" w:rsidRDefault="00083EC2" w:rsidP="00083EC2">
      <w:pPr>
        <w:numPr>
          <w:ilvl w:val="0"/>
          <w:numId w:val="20"/>
        </w:numPr>
        <w:spacing w:after="0" w:line="240" w:lineRule="auto"/>
        <w:rPr>
          <w:rFonts w:ascii="Arial" w:hAnsi="Arial" w:cs="Arial"/>
          <w:color w:val="000000"/>
        </w:rPr>
      </w:pPr>
      <w:r w:rsidRPr="00083EC2">
        <w:rPr>
          <w:rFonts w:ascii="Arial" w:hAnsi="Arial" w:cs="Arial"/>
          <w:color w:val="000000"/>
        </w:rPr>
        <w:t>The Contractor will review the results of testing performed over the following systems based on the planning phase and risk-based approach:</w:t>
      </w:r>
    </w:p>
    <w:p w14:paraId="2FB49431"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Ginnie Mae Financial Accounting System (GFAS): A PeopleSoft system that tracks, records and reports on the agency’s accounting information. GFAS supports the financial functions required to process payments and receipts, track financial events, provide financial information significant to the financial management of the agency, and/or required for the preparation of requirements such as OMB and U.S. Government Accountability Office (GAO) reporting.</w:t>
      </w:r>
    </w:p>
    <w:p w14:paraId="3DA5DD83"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Integrated Pool Management System (IPMS): A suite of proprietary mainframe applications that has three major component subsystems: New Pool Processing, Pool Reporting and Generalized Mortgage Backed Securities.</w:t>
      </w:r>
    </w:p>
    <w:p w14:paraId="1F2FCFE5"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Reporting and Feedback System (RFS): A suite of applications that supports the centralized data collection and feedback for all MBS post settlement accounting and reporting. Ginnie Mae Issuers upload reported data using Secure File Transfer Protocol (SFTP) to RFS for data collection, quality checking, data reconciliation, exception reporting to Issuers, and final storage in a central data store. RFS provides immediate feedback to Issuers regarding the status of reported data.</w:t>
      </w:r>
    </w:p>
    <w:p w14:paraId="08474DDA" w14:textId="77777777" w:rsidR="00083EC2" w:rsidRPr="00083EC2" w:rsidRDefault="00083EC2" w:rsidP="00083EC2">
      <w:pPr>
        <w:numPr>
          <w:ilvl w:val="1"/>
          <w:numId w:val="20"/>
        </w:numPr>
        <w:spacing w:after="0" w:line="240" w:lineRule="auto"/>
        <w:rPr>
          <w:rFonts w:ascii="Arial" w:hAnsi="Arial" w:cs="Arial"/>
          <w:color w:val="000000"/>
        </w:rPr>
      </w:pPr>
      <w:proofErr w:type="spellStart"/>
      <w:r w:rsidRPr="00083EC2">
        <w:rPr>
          <w:rFonts w:ascii="Arial" w:hAnsi="Arial" w:cs="Arial"/>
          <w:color w:val="000000"/>
        </w:rPr>
        <w:t>GinnieNET</w:t>
      </w:r>
      <w:proofErr w:type="spellEnd"/>
      <w:r w:rsidRPr="00083EC2">
        <w:rPr>
          <w:rFonts w:ascii="Arial" w:hAnsi="Arial" w:cs="Arial"/>
          <w:color w:val="000000"/>
        </w:rPr>
        <w:t xml:space="preserve">: An internet application that is used by Issuers to electronically submit MBS pools, final certifications and recertification information. HUD forms include: 11705 Schedule of Subscribers and Ginnie Mae Guaranty Agreement, 11706 Schedule of Pooled Mortgages, 11708 - Transfers of Document Custodian Responsibility, 11711A - Release of Security Interest, and 11711B - Certification and Agreement. </w:t>
      </w:r>
      <w:proofErr w:type="spellStart"/>
      <w:r w:rsidRPr="00083EC2">
        <w:rPr>
          <w:rFonts w:ascii="Arial" w:hAnsi="Arial" w:cs="Arial"/>
          <w:color w:val="000000"/>
        </w:rPr>
        <w:t>GinnieNET</w:t>
      </w:r>
      <w:proofErr w:type="spellEnd"/>
      <w:r w:rsidRPr="00083EC2">
        <w:rPr>
          <w:rFonts w:ascii="Arial" w:hAnsi="Arial" w:cs="Arial"/>
          <w:color w:val="000000"/>
        </w:rPr>
        <w:t xml:space="preserve"> is used by Document Custodians to certify or reject submissions.  This includes Security Administration, Maintenance, New Pool Processing, Certifications, Host Communications and Reports.</w:t>
      </w:r>
    </w:p>
    <w:p w14:paraId="32824683"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 xml:space="preserve">Multifamily Pool Delivery Module (MFPDM): An application that allows Multifamily Issuers to submit pool and loan data, to be assembled and issued as MBS. Pool and loan data can be entered manually or uploaded using a file. The above-mentioned process is currently initiated via a legacy system, </w:t>
      </w:r>
      <w:proofErr w:type="spellStart"/>
      <w:r w:rsidRPr="00083EC2">
        <w:rPr>
          <w:rFonts w:ascii="Arial" w:hAnsi="Arial" w:cs="Arial"/>
          <w:color w:val="000000"/>
        </w:rPr>
        <w:lastRenderedPageBreak/>
        <w:t>GinnieNET</w:t>
      </w:r>
      <w:proofErr w:type="spellEnd"/>
      <w:r w:rsidRPr="00083EC2">
        <w:rPr>
          <w:rFonts w:ascii="Arial" w:hAnsi="Arial" w:cs="Arial"/>
          <w:color w:val="000000"/>
        </w:rPr>
        <w:t xml:space="preserve">.  Document Custodians will continue to use </w:t>
      </w:r>
      <w:proofErr w:type="spellStart"/>
      <w:r w:rsidRPr="00083EC2">
        <w:rPr>
          <w:rFonts w:ascii="Arial" w:hAnsi="Arial" w:cs="Arial"/>
          <w:color w:val="000000"/>
        </w:rPr>
        <w:t>GinnieNET</w:t>
      </w:r>
      <w:proofErr w:type="spellEnd"/>
      <w:r w:rsidRPr="00083EC2">
        <w:rPr>
          <w:rFonts w:ascii="Arial" w:hAnsi="Arial" w:cs="Arial"/>
          <w:color w:val="000000"/>
        </w:rPr>
        <w:t xml:space="preserve"> to certify pool and loan data. In addition, Issuers will continue to use this application to accept pools, in the event that a transfer at issuance occurs.</w:t>
      </w:r>
    </w:p>
    <w:p w14:paraId="4AD7F0C6"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Single Family Pool Delivery Module (SFPDM): An application currently being implemented that allows Single Family Issuers to submit pool and loan data, to be assembled and issued as MBS. The SFPDM is an Issuer-facing application which supports the issuance process. It collects the required pool and loan data that is necessary for the creation of MBS.  </w:t>
      </w:r>
    </w:p>
    <w:p w14:paraId="593CA5F5"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The Unclaimed Funds System I (UFS I): An application that allows Ginnie Mae to track and reconcile Ginnie Mae I MBS unclaimed principal and interest (P&amp;I) payments. UFS I is used for tracking, honoring claims from Issuers and investors and reconciling receipt versus payment of unclaimed funds. In the event the investor does not process payment and the payment is six (6) or more months old, then the funds are remitted to the Pool Processing Agent.</w:t>
      </w:r>
    </w:p>
    <w:p w14:paraId="06B79388"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The Unclaimed Funds System II (UFS II): An application that allows Ginnie Mae to track and reconcile Ginnie Mae II MBS unclaimed P&amp;I payments. Ginnie Mae’s UFS II is used for tracking, honoring claims from Issuers and investors and reconciling receipt versus payment of unclaimed funds.</w:t>
      </w:r>
    </w:p>
    <w:p w14:paraId="4BA36E9F" w14:textId="77777777" w:rsidR="00083EC2" w:rsidRP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Ginnie Mae’s Production Portal Platforms: Provide browser-based access to Ginnie Mae’s applications and modules via a common presentation layer.</w:t>
      </w:r>
    </w:p>
    <w:p w14:paraId="57D795AA" w14:textId="77777777" w:rsidR="00083EC2" w:rsidRDefault="00083EC2" w:rsidP="00083EC2">
      <w:pPr>
        <w:numPr>
          <w:ilvl w:val="1"/>
          <w:numId w:val="20"/>
        </w:numPr>
        <w:spacing w:after="0" w:line="240" w:lineRule="auto"/>
        <w:rPr>
          <w:rFonts w:ascii="Arial" w:hAnsi="Arial" w:cs="Arial"/>
          <w:color w:val="000000"/>
        </w:rPr>
      </w:pPr>
      <w:r w:rsidRPr="00083EC2">
        <w:rPr>
          <w:rFonts w:ascii="Arial" w:hAnsi="Arial" w:cs="Arial"/>
          <w:color w:val="000000"/>
        </w:rPr>
        <w:t xml:space="preserve">Ginnie Mae may add any application or system not on this list if required for the A-123 Assessment effort as well as any subsequent new Ginnie Mae financial related applications or systems implemented during the </w:t>
      </w:r>
      <w:proofErr w:type="gramStart"/>
      <w:r w:rsidRPr="00083EC2">
        <w:rPr>
          <w:rFonts w:ascii="Arial" w:hAnsi="Arial" w:cs="Arial"/>
          <w:color w:val="000000"/>
        </w:rPr>
        <w:t>period of performance</w:t>
      </w:r>
      <w:proofErr w:type="gramEnd"/>
      <w:r w:rsidRPr="00083EC2">
        <w:rPr>
          <w:rFonts w:ascii="Arial" w:hAnsi="Arial" w:cs="Arial"/>
          <w:color w:val="000000"/>
        </w:rPr>
        <w:t xml:space="preserve"> of this contract.</w:t>
      </w:r>
    </w:p>
    <w:p w14:paraId="47D5A338" w14:textId="593FC0B5" w:rsidR="00406AF0" w:rsidRPr="00083EC2" w:rsidRDefault="00406AF0" w:rsidP="00BF68D0">
      <w:pPr>
        <w:spacing w:after="0" w:line="240" w:lineRule="auto"/>
        <w:rPr>
          <w:rFonts w:ascii="Arial" w:hAnsi="Arial" w:cs="Arial"/>
          <w:color w:val="000000"/>
        </w:rPr>
      </w:pPr>
    </w:p>
    <w:p w14:paraId="049574AD" w14:textId="77777777" w:rsidR="00083EC2" w:rsidRPr="00083EC2" w:rsidRDefault="00083EC2" w:rsidP="00083EC2">
      <w:pPr>
        <w:spacing w:after="0" w:line="240" w:lineRule="auto"/>
        <w:ind w:left="1440"/>
        <w:rPr>
          <w:rFonts w:ascii="Arial" w:hAnsi="Arial" w:cs="Arial"/>
          <w:color w:val="000000"/>
        </w:rPr>
      </w:pPr>
    </w:p>
    <w:p w14:paraId="24AF6BFE" w14:textId="42125497" w:rsidR="001637F2" w:rsidRPr="006015B6" w:rsidRDefault="001637F2" w:rsidP="001637F2">
      <w:pPr>
        <w:spacing w:after="0" w:line="240" w:lineRule="auto"/>
        <w:rPr>
          <w:rFonts w:ascii="Arial" w:hAnsi="Arial" w:cs="Arial"/>
          <w:color w:val="000000"/>
        </w:rPr>
      </w:pPr>
      <w:r w:rsidRPr="006015B6">
        <w:rPr>
          <w:rFonts w:ascii="Arial" w:hAnsi="Arial" w:cs="Arial"/>
          <w:color w:val="000000"/>
        </w:rPr>
        <w:t>The contractor shall submit all deliverables to the COR</w:t>
      </w:r>
      <w:r>
        <w:rPr>
          <w:rFonts w:ascii="Arial" w:hAnsi="Arial" w:cs="Arial"/>
          <w:color w:val="000000"/>
        </w:rPr>
        <w:t>/PM</w:t>
      </w:r>
      <w:r w:rsidRPr="006015B6">
        <w:rPr>
          <w:rFonts w:ascii="Arial" w:hAnsi="Arial" w:cs="Arial"/>
          <w:color w:val="000000"/>
        </w:rPr>
        <w:t xml:space="preserve"> via Government approved electronic repository. Deliverables shall be submitted in accordance with the following schedule:</w:t>
      </w:r>
    </w:p>
    <w:p w14:paraId="13445750" w14:textId="77777777" w:rsidR="000C79E9" w:rsidRDefault="000C79E9" w:rsidP="00BF68D0">
      <w:pPr>
        <w:spacing w:after="0" w:line="240" w:lineRule="auto"/>
        <w:rPr>
          <w:rFonts w:ascii="Arial" w:hAnsi="Arial" w:cs="Arial"/>
          <w:color w:val="000000"/>
        </w:rPr>
      </w:pPr>
    </w:p>
    <w:p w14:paraId="0C570514" w14:textId="60C7164D" w:rsidR="00C96476" w:rsidRDefault="00152D2A" w:rsidP="001637F2">
      <w:pPr>
        <w:pStyle w:val="ListParagraph"/>
        <w:numPr>
          <w:ilvl w:val="0"/>
          <w:numId w:val="40"/>
        </w:numPr>
        <w:spacing w:after="0" w:line="240" w:lineRule="auto"/>
        <w:rPr>
          <w:rFonts w:ascii="Arial" w:hAnsi="Arial" w:cs="Arial"/>
          <w:color w:val="000000"/>
        </w:rPr>
      </w:pPr>
      <w:r>
        <w:rPr>
          <w:rFonts w:ascii="Arial" w:hAnsi="Arial" w:cs="Arial"/>
          <w:color w:val="000000"/>
        </w:rPr>
        <w:t>COR/PM</w:t>
      </w:r>
      <w:r w:rsidR="001637F2" w:rsidRPr="00BF68D0">
        <w:rPr>
          <w:rFonts w:ascii="Arial" w:hAnsi="Arial" w:cs="Arial"/>
          <w:color w:val="000000"/>
        </w:rPr>
        <w:t xml:space="preserve"> will provide comments within </w:t>
      </w:r>
      <w:r w:rsidR="00747886">
        <w:rPr>
          <w:rFonts w:ascii="Arial" w:hAnsi="Arial" w:cs="Arial"/>
          <w:color w:val="000000"/>
        </w:rPr>
        <w:t>5</w:t>
      </w:r>
      <w:r w:rsidR="001637F2" w:rsidRPr="00BF68D0">
        <w:rPr>
          <w:rFonts w:ascii="Arial" w:hAnsi="Arial" w:cs="Arial"/>
          <w:color w:val="000000"/>
        </w:rPr>
        <w:t xml:space="preserve"> business days of draft </w:t>
      </w:r>
      <w:r w:rsidR="00DF3E4B">
        <w:rPr>
          <w:rFonts w:ascii="Arial" w:hAnsi="Arial" w:cs="Arial"/>
          <w:color w:val="000000"/>
        </w:rPr>
        <w:t>electronic workpaper</w:t>
      </w:r>
      <w:r w:rsidR="00BD54DB">
        <w:rPr>
          <w:rFonts w:ascii="Arial" w:hAnsi="Arial" w:cs="Arial"/>
          <w:color w:val="000000"/>
        </w:rPr>
        <w:t>s</w:t>
      </w:r>
      <w:r w:rsidR="00DF3E4B">
        <w:rPr>
          <w:rFonts w:ascii="Arial" w:hAnsi="Arial" w:cs="Arial"/>
          <w:color w:val="000000"/>
        </w:rPr>
        <w:t xml:space="preserve"> s</w:t>
      </w:r>
      <w:r w:rsidR="001637F2" w:rsidRPr="00BF68D0">
        <w:rPr>
          <w:rFonts w:ascii="Arial" w:hAnsi="Arial" w:cs="Arial"/>
          <w:color w:val="000000"/>
        </w:rPr>
        <w:t>ubmission.</w:t>
      </w:r>
    </w:p>
    <w:p w14:paraId="35562D2B" w14:textId="77777777" w:rsidR="00E300FF" w:rsidRDefault="00E300FF" w:rsidP="00BF68D0">
      <w:pPr>
        <w:pStyle w:val="ListParagraph"/>
        <w:spacing w:after="0" w:line="240" w:lineRule="auto"/>
        <w:ind w:left="1080"/>
        <w:rPr>
          <w:rFonts w:ascii="Arial" w:hAnsi="Arial" w:cs="Arial"/>
          <w:color w:val="000000"/>
        </w:rPr>
      </w:pPr>
    </w:p>
    <w:p w14:paraId="7939B781" w14:textId="7C739D5D" w:rsidR="00E300FF" w:rsidRPr="00BF68D0" w:rsidRDefault="00BD54DB" w:rsidP="00BF68D0">
      <w:pPr>
        <w:pStyle w:val="ListParagraph"/>
        <w:numPr>
          <w:ilvl w:val="0"/>
          <w:numId w:val="40"/>
        </w:numPr>
        <w:spacing w:after="0" w:line="240" w:lineRule="auto"/>
        <w:rPr>
          <w:rFonts w:ascii="Arial" w:hAnsi="Arial" w:cs="Arial"/>
          <w:color w:val="000000"/>
        </w:rPr>
      </w:pPr>
      <w:r>
        <w:rPr>
          <w:rFonts w:ascii="Arial" w:hAnsi="Arial" w:cs="Arial"/>
          <w:color w:val="000000"/>
        </w:rPr>
        <w:t>Contractor</w:t>
      </w:r>
      <w:r w:rsidR="00206F78">
        <w:rPr>
          <w:rFonts w:ascii="Arial" w:hAnsi="Arial" w:cs="Arial"/>
          <w:color w:val="000000"/>
        </w:rPr>
        <w:t xml:space="preserve"> shall provide the </w:t>
      </w:r>
      <w:r>
        <w:rPr>
          <w:rFonts w:ascii="Arial" w:hAnsi="Arial" w:cs="Arial"/>
          <w:color w:val="000000"/>
        </w:rPr>
        <w:t>f</w:t>
      </w:r>
      <w:r w:rsidR="00E300FF">
        <w:rPr>
          <w:rFonts w:ascii="Arial" w:hAnsi="Arial" w:cs="Arial"/>
          <w:color w:val="000000"/>
        </w:rPr>
        <w:t xml:space="preserve">inal </w:t>
      </w:r>
      <w:r>
        <w:rPr>
          <w:rFonts w:ascii="Arial" w:hAnsi="Arial" w:cs="Arial"/>
          <w:color w:val="000000"/>
        </w:rPr>
        <w:t>e</w:t>
      </w:r>
      <w:r w:rsidR="00E300FF" w:rsidRPr="0001165B">
        <w:rPr>
          <w:rFonts w:ascii="Arial" w:hAnsi="Arial" w:cs="Arial"/>
          <w:color w:val="000000"/>
        </w:rPr>
        <w:t xml:space="preserve">lectronic </w:t>
      </w:r>
      <w:r>
        <w:rPr>
          <w:rFonts w:ascii="Arial" w:hAnsi="Arial" w:cs="Arial"/>
          <w:color w:val="000000"/>
        </w:rPr>
        <w:t>w</w:t>
      </w:r>
      <w:r w:rsidR="00E300FF" w:rsidRPr="0001165B">
        <w:rPr>
          <w:rFonts w:ascii="Arial" w:hAnsi="Arial" w:cs="Arial"/>
          <w:color w:val="000000"/>
        </w:rPr>
        <w:t xml:space="preserve">orkpapers within </w:t>
      </w:r>
      <w:r>
        <w:rPr>
          <w:rFonts w:ascii="Arial" w:hAnsi="Arial" w:cs="Arial"/>
          <w:color w:val="000000"/>
        </w:rPr>
        <w:t>3</w:t>
      </w:r>
      <w:r w:rsidR="00E300FF" w:rsidRPr="0001165B">
        <w:rPr>
          <w:rFonts w:ascii="Arial" w:hAnsi="Arial" w:cs="Arial"/>
          <w:color w:val="000000"/>
        </w:rPr>
        <w:t xml:space="preserve"> business days </w:t>
      </w:r>
      <w:r w:rsidR="00E300FF">
        <w:rPr>
          <w:rFonts w:ascii="Arial" w:hAnsi="Arial" w:cs="Arial"/>
          <w:color w:val="000000"/>
        </w:rPr>
        <w:t>of receiving comments from COR/PM</w:t>
      </w:r>
    </w:p>
    <w:p w14:paraId="6B04106B" w14:textId="77777777" w:rsidR="00747886" w:rsidRPr="00BF68D0" w:rsidRDefault="00747886" w:rsidP="00747886">
      <w:pPr>
        <w:spacing w:after="0" w:line="240" w:lineRule="auto"/>
        <w:rPr>
          <w:rFonts w:ascii="Arial" w:hAnsi="Arial" w:cs="Arial"/>
          <w:color w:val="000000"/>
        </w:rPr>
      </w:pPr>
    </w:p>
    <w:p w14:paraId="60E58767" w14:textId="25F047B8" w:rsidR="00380050" w:rsidRDefault="009D53BA" w:rsidP="00083EC2">
      <w:pPr>
        <w:pStyle w:val="ListParagraph"/>
        <w:numPr>
          <w:ilvl w:val="0"/>
          <w:numId w:val="40"/>
        </w:numPr>
        <w:spacing w:after="0" w:line="240" w:lineRule="auto"/>
        <w:rPr>
          <w:rFonts w:ascii="Arial" w:hAnsi="Arial" w:cs="Arial"/>
          <w:color w:val="000000"/>
        </w:rPr>
      </w:pPr>
      <w:r>
        <w:rPr>
          <w:rFonts w:ascii="Arial" w:hAnsi="Arial" w:cs="Arial"/>
          <w:color w:val="000000"/>
        </w:rPr>
        <w:t>A</w:t>
      </w:r>
      <w:r w:rsidR="00F26001">
        <w:rPr>
          <w:rFonts w:ascii="Arial" w:hAnsi="Arial" w:cs="Arial"/>
          <w:color w:val="000000"/>
        </w:rPr>
        <w:t xml:space="preserve">-123 Assessment </w:t>
      </w:r>
      <w:r w:rsidR="0049072B">
        <w:rPr>
          <w:rFonts w:ascii="Arial" w:hAnsi="Arial" w:cs="Arial"/>
          <w:color w:val="000000"/>
        </w:rPr>
        <w:t>deliverables</w:t>
      </w:r>
      <w:r w:rsidR="001637F2" w:rsidRPr="00BF68D0">
        <w:rPr>
          <w:rFonts w:ascii="Arial" w:hAnsi="Arial" w:cs="Arial"/>
          <w:color w:val="000000"/>
        </w:rPr>
        <w:t xml:space="preserve"> shall be submitted no later than </w:t>
      </w:r>
      <w:r w:rsidR="003C3379">
        <w:rPr>
          <w:rFonts w:ascii="Arial" w:hAnsi="Arial" w:cs="Arial"/>
          <w:color w:val="000000"/>
        </w:rPr>
        <w:t>August 1</w:t>
      </w:r>
      <w:r w:rsidR="003C3379" w:rsidRPr="0001165B">
        <w:rPr>
          <w:rFonts w:ascii="Arial" w:hAnsi="Arial" w:cs="Arial"/>
          <w:color w:val="000000"/>
          <w:vertAlign w:val="superscript"/>
        </w:rPr>
        <w:t>st</w:t>
      </w:r>
      <w:r w:rsidR="003C3379">
        <w:rPr>
          <w:rFonts w:ascii="Arial" w:hAnsi="Arial" w:cs="Arial"/>
          <w:color w:val="000000"/>
        </w:rPr>
        <w:t xml:space="preserve"> </w:t>
      </w:r>
      <w:r w:rsidR="001637F2" w:rsidRPr="00BF68D0">
        <w:rPr>
          <w:rFonts w:ascii="Arial" w:hAnsi="Arial" w:cs="Arial"/>
          <w:color w:val="000000"/>
        </w:rPr>
        <w:t>of each contract year, unless otherwise directed by the COR.</w:t>
      </w:r>
    </w:p>
    <w:p w14:paraId="2FAF77E5" w14:textId="77777777" w:rsidR="00083EC2" w:rsidRPr="00083EC2" w:rsidRDefault="00083EC2" w:rsidP="00083EC2">
      <w:pPr>
        <w:spacing w:after="0" w:line="240" w:lineRule="auto"/>
        <w:rPr>
          <w:rFonts w:ascii="Arial" w:hAnsi="Arial" w:cs="Arial"/>
          <w:color w:val="000000"/>
          <w:sz w:val="24"/>
          <w:szCs w:val="24"/>
        </w:rPr>
      </w:pPr>
    </w:p>
    <w:p w14:paraId="622B6193" w14:textId="77777777" w:rsidR="003C3A37" w:rsidRDefault="00083EC2" w:rsidP="00083EC2">
      <w:pPr>
        <w:spacing w:after="0" w:line="240" w:lineRule="auto"/>
        <w:rPr>
          <w:rFonts w:ascii="Arial" w:hAnsi="Arial" w:cs="Arial"/>
          <w:color w:val="000000"/>
          <w:sz w:val="24"/>
          <w:szCs w:val="24"/>
        </w:rPr>
      </w:pPr>
      <w:r w:rsidRPr="00083EC2">
        <w:rPr>
          <w:rFonts w:ascii="Arial" w:hAnsi="Arial" w:cs="Arial"/>
          <w:u w:val="single"/>
        </w:rPr>
        <w:t>Performance Standards</w:t>
      </w:r>
    </w:p>
    <w:p w14:paraId="4B771152" w14:textId="36BEA517" w:rsidR="00DF0569" w:rsidRPr="00970F0D" w:rsidRDefault="00DF0569" w:rsidP="00BF68D0">
      <w:pPr>
        <w:numPr>
          <w:ilvl w:val="0"/>
          <w:numId w:val="67"/>
        </w:numPr>
        <w:spacing w:after="0" w:line="240" w:lineRule="auto"/>
        <w:rPr>
          <w:rFonts w:ascii="Arial" w:eastAsia="Times New Roman" w:hAnsi="Arial" w:cs="Arial"/>
        </w:rPr>
      </w:pPr>
      <w:r w:rsidRPr="00970F0D">
        <w:rPr>
          <w:rFonts w:ascii="Arial" w:eastAsia="Times New Roman" w:hAnsi="Arial" w:cs="Arial"/>
        </w:rPr>
        <w:t xml:space="preserve">Standard: </w:t>
      </w:r>
      <w:r w:rsidRPr="000935A8">
        <w:rPr>
          <w:rFonts w:ascii="Arial" w:eastAsia="Times New Roman" w:hAnsi="Arial" w:cs="Arial"/>
        </w:rPr>
        <w:t xml:space="preserve">The A-123 Assessment Walkthrough Meeting Minutes </w:t>
      </w:r>
      <w:r w:rsidRPr="00970F0D">
        <w:rPr>
          <w:rFonts w:ascii="Arial" w:eastAsia="Times New Roman" w:hAnsi="Arial" w:cs="Arial"/>
        </w:rPr>
        <w:t>delivered in accordance with the PWP. </w:t>
      </w:r>
    </w:p>
    <w:p w14:paraId="0736EE82" w14:textId="5172ABEA" w:rsidR="00DF0569" w:rsidRPr="00970F0D" w:rsidRDefault="00DF0569" w:rsidP="00CD1DD3">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616897AA" w14:textId="77777777" w:rsidR="00DF0569" w:rsidRPr="00970F0D" w:rsidRDefault="00DF0569" w:rsidP="00DF0569">
      <w:pPr>
        <w:numPr>
          <w:ilvl w:val="0"/>
          <w:numId w:val="65"/>
        </w:numPr>
        <w:spacing w:after="0" w:line="240" w:lineRule="auto"/>
        <w:rPr>
          <w:rFonts w:ascii="Arial" w:eastAsia="Times New Roman" w:hAnsi="Arial" w:cs="Arial"/>
        </w:rPr>
      </w:pPr>
      <w:r w:rsidRPr="00970F0D">
        <w:rPr>
          <w:rFonts w:ascii="Arial" w:eastAsia="Times New Roman" w:hAnsi="Arial" w:cs="Arial"/>
        </w:rPr>
        <w:t xml:space="preserve">Standard: The </w:t>
      </w:r>
      <w:r w:rsidRPr="000935A8">
        <w:rPr>
          <w:rFonts w:ascii="Arial" w:eastAsia="Times New Roman" w:hAnsi="Arial" w:cs="Arial"/>
        </w:rPr>
        <w:t xml:space="preserve">A-123 Assessment Walkthrough Meeting Minutes </w:t>
      </w:r>
      <w:r w:rsidRPr="00970F0D">
        <w:rPr>
          <w:rFonts w:ascii="Arial" w:eastAsia="Times New Roman" w:hAnsi="Arial" w:cs="Arial"/>
        </w:rPr>
        <w:t>are accurate and up to date as well as actionable, when necessary.  </w:t>
      </w:r>
    </w:p>
    <w:p w14:paraId="0506C93B" w14:textId="5AAC24D0" w:rsidR="00DF0569" w:rsidRPr="000935A8" w:rsidRDefault="00DF0569" w:rsidP="00CD1DD3">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70628FD5" w14:textId="04F1732B" w:rsidR="00DF0569" w:rsidRPr="00970F0D" w:rsidRDefault="00DF0569" w:rsidP="00DF0569">
      <w:pPr>
        <w:numPr>
          <w:ilvl w:val="0"/>
          <w:numId w:val="66"/>
        </w:numPr>
        <w:spacing w:after="0" w:line="240" w:lineRule="auto"/>
        <w:rPr>
          <w:rFonts w:ascii="Arial" w:eastAsia="Times New Roman" w:hAnsi="Arial" w:cs="Arial"/>
        </w:rPr>
      </w:pPr>
      <w:r w:rsidRPr="00970F0D">
        <w:rPr>
          <w:rFonts w:ascii="Arial" w:eastAsia="Times New Roman" w:hAnsi="Arial" w:cs="Arial"/>
        </w:rPr>
        <w:t xml:space="preserve">Standard: The </w:t>
      </w:r>
      <w:r w:rsidRPr="000935A8">
        <w:rPr>
          <w:rFonts w:ascii="Arial" w:eastAsia="Times New Roman" w:hAnsi="Arial" w:cs="Arial"/>
        </w:rPr>
        <w:t xml:space="preserve">A-123 Assessment Quantitative Risk </w:t>
      </w:r>
      <w:r w:rsidR="009D2410" w:rsidRPr="000935A8">
        <w:rPr>
          <w:rFonts w:ascii="Arial" w:eastAsia="Times New Roman" w:hAnsi="Arial" w:cs="Arial"/>
        </w:rPr>
        <w:t>Assessment Results</w:t>
      </w:r>
      <w:r w:rsidRPr="00970F0D">
        <w:rPr>
          <w:rFonts w:ascii="Arial" w:eastAsia="Times New Roman" w:hAnsi="Arial" w:cs="Arial"/>
        </w:rPr>
        <w:t> demonstrate </w:t>
      </w:r>
      <w:r w:rsidR="00CD1DD3" w:rsidRPr="00970F0D">
        <w:rPr>
          <w:rFonts w:ascii="Arial" w:eastAsia="Times New Roman" w:hAnsi="Arial" w:cs="Arial"/>
        </w:rPr>
        <w:t>comprehensive quantitative</w:t>
      </w:r>
      <w:r w:rsidRPr="00970F0D">
        <w:rPr>
          <w:rFonts w:ascii="Arial" w:eastAsia="Times New Roman" w:hAnsi="Arial" w:cs="Arial"/>
        </w:rPr>
        <w:t> analyses and thoughtful evaluations of internal and external risk information. </w:t>
      </w:r>
    </w:p>
    <w:p w14:paraId="55072600" w14:textId="09697A87" w:rsidR="00DF0569" w:rsidRPr="000935A8" w:rsidRDefault="00DF0569" w:rsidP="00CD1DD3">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0E49A2D2" w14:textId="12F60334" w:rsidR="00DF0569" w:rsidRPr="00970F0D" w:rsidRDefault="00DF0569" w:rsidP="00DF0569">
      <w:pPr>
        <w:numPr>
          <w:ilvl w:val="0"/>
          <w:numId w:val="66"/>
        </w:numPr>
        <w:spacing w:after="0" w:line="240" w:lineRule="auto"/>
        <w:rPr>
          <w:rFonts w:ascii="Arial" w:eastAsia="Times New Roman" w:hAnsi="Arial" w:cs="Arial"/>
        </w:rPr>
      </w:pPr>
      <w:r w:rsidRPr="00970F0D">
        <w:rPr>
          <w:rFonts w:ascii="Arial" w:eastAsia="Times New Roman" w:hAnsi="Arial" w:cs="Arial"/>
        </w:rPr>
        <w:lastRenderedPageBreak/>
        <w:t xml:space="preserve">Standard: The </w:t>
      </w:r>
      <w:r w:rsidRPr="000935A8">
        <w:rPr>
          <w:rFonts w:ascii="Arial" w:eastAsia="Times New Roman" w:hAnsi="Arial" w:cs="Arial"/>
        </w:rPr>
        <w:t xml:space="preserve">A-123 Assessment Qualitative Risk </w:t>
      </w:r>
      <w:r w:rsidR="00CD1DD3" w:rsidRPr="000935A8">
        <w:rPr>
          <w:rFonts w:ascii="Arial" w:eastAsia="Times New Roman" w:hAnsi="Arial" w:cs="Arial"/>
        </w:rPr>
        <w:t>Assessment Results</w:t>
      </w:r>
      <w:r w:rsidRPr="00970F0D">
        <w:rPr>
          <w:rFonts w:ascii="Arial" w:eastAsia="Times New Roman" w:hAnsi="Arial" w:cs="Arial"/>
        </w:rPr>
        <w:t> demonstrate comprehensive </w:t>
      </w:r>
      <w:r w:rsidRPr="000935A8">
        <w:rPr>
          <w:rFonts w:ascii="Arial" w:eastAsia="Times New Roman" w:hAnsi="Arial" w:cs="Arial"/>
        </w:rPr>
        <w:t>Qualitative</w:t>
      </w:r>
      <w:r w:rsidRPr="00970F0D">
        <w:rPr>
          <w:rFonts w:ascii="Arial" w:eastAsia="Times New Roman" w:hAnsi="Arial" w:cs="Arial"/>
        </w:rPr>
        <w:t> analyses and thoughtful evaluations of internal and external risk information. </w:t>
      </w:r>
    </w:p>
    <w:p w14:paraId="7E8E5901" w14:textId="61A059DF" w:rsidR="00DF0569" w:rsidRPr="000935A8" w:rsidRDefault="00DF0569" w:rsidP="009D2410">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35F97D37" w14:textId="77777777" w:rsidR="00DF0569" w:rsidRPr="000935A8" w:rsidRDefault="00DF0569" w:rsidP="00DF0569">
      <w:pPr>
        <w:numPr>
          <w:ilvl w:val="0"/>
          <w:numId w:val="64"/>
        </w:numPr>
        <w:spacing w:after="0" w:line="240" w:lineRule="auto"/>
        <w:rPr>
          <w:rFonts w:ascii="Arial" w:eastAsia="Times New Roman" w:hAnsi="Arial" w:cs="Arial"/>
        </w:rPr>
      </w:pPr>
      <w:r w:rsidRPr="000935A8">
        <w:rPr>
          <w:rFonts w:ascii="Arial" w:eastAsia="Times New Roman" w:hAnsi="Arial" w:cs="Arial"/>
        </w:rPr>
        <w:t>Standard: The A-123 Assessment Risk Register/Risk Control Matrices is continuously kept updated, accessible and monitored with relevant risk data to enable analyses and evaluations. </w:t>
      </w:r>
    </w:p>
    <w:p w14:paraId="672F982F" w14:textId="7EB1B980" w:rsidR="00DF0569" w:rsidRPr="009D2410" w:rsidRDefault="00DF0569" w:rsidP="009D2410">
      <w:pPr>
        <w:ind w:firstLine="720"/>
        <w:rPr>
          <w:rFonts w:ascii="Arial" w:eastAsiaTheme="minorHAnsi" w:hAnsi="Arial" w:cs="Arial"/>
        </w:rPr>
      </w:pPr>
      <w:r w:rsidRPr="000935A8">
        <w:rPr>
          <w:rFonts w:ascii="Arial" w:hAnsi="Arial" w:cs="Arial"/>
        </w:rPr>
        <w:t>AQL: Zero deviation, unless discussed and agreed to by all parties. </w:t>
      </w:r>
    </w:p>
    <w:p w14:paraId="27EE3BC9" w14:textId="77777777" w:rsidR="00DF0569" w:rsidRPr="000935A8" w:rsidRDefault="00DF0569" w:rsidP="00DF0569">
      <w:pPr>
        <w:pStyle w:val="ListParagraph"/>
        <w:numPr>
          <w:ilvl w:val="0"/>
          <w:numId w:val="64"/>
        </w:numPr>
        <w:spacing w:after="0" w:line="240" w:lineRule="auto"/>
        <w:rPr>
          <w:rFonts w:ascii="Arial" w:hAnsi="Arial" w:cs="Arial"/>
        </w:rPr>
      </w:pPr>
      <w:r w:rsidRPr="000935A8">
        <w:rPr>
          <w:rFonts w:ascii="Arial" w:hAnsi="Arial" w:cs="Arial"/>
        </w:rPr>
        <w:t>Standard: The </w:t>
      </w:r>
      <w:r w:rsidRPr="000935A8">
        <w:rPr>
          <w:rFonts w:ascii="Arial" w:eastAsia="Times New Roman" w:hAnsi="Arial" w:cs="Arial"/>
        </w:rPr>
        <w:t>A-123 Assessment Risk Register/Risk Control Matrices</w:t>
      </w:r>
      <w:r w:rsidRPr="000935A8">
        <w:rPr>
          <w:rFonts w:ascii="Arial" w:hAnsi="Arial" w:cs="Arial"/>
        </w:rPr>
        <w:t xml:space="preserve"> comprehensively integrates risk information from internal and external sources timely and routinely.   </w:t>
      </w:r>
    </w:p>
    <w:p w14:paraId="190A6D8E" w14:textId="15C7A1B4" w:rsidR="00DF0569" w:rsidRPr="00970F0D" w:rsidRDefault="00DF0569" w:rsidP="009D2410">
      <w:pPr>
        <w:ind w:firstLine="720"/>
        <w:rPr>
          <w:rFonts w:ascii="Arial" w:hAnsi="Arial" w:cs="Arial"/>
        </w:rPr>
      </w:pPr>
      <w:r w:rsidRPr="00970F0D">
        <w:rPr>
          <w:rFonts w:ascii="Arial" w:hAnsi="Arial" w:cs="Arial"/>
        </w:rPr>
        <w:t>AQL: Zero deviation, unless discussed and agreed to by all parties. </w:t>
      </w:r>
    </w:p>
    <w:p w14:paraId="4019AFC9" w14:textId="77777777" w:rsidR="00DF0569" w:rsidRPr="000935A8" w:rsidRDefault="00DF0569" w:rsidP="00DF0569">
      <w:pPr>
        <w:pStyle w:val="ListParagraph"/>
        <w:numPr>
          <w:ilvl w:val="0"/>
          <w:numId w:val="64"/>
        </w:numPr>
        <w:spacing w:after="0" w:line="240" w:lineRule="auto"/>
        <w:rPr>
          <w:rFonts w:ascii="Arial" w:hAnsi="Arial" w:cs="Arial"/>
        </w:rPr>
      </w:pPr>
      <w:r w:rsidRPr="000935A8">
        <w:rPr>
          <w:rFonts w:ascii="Arial" w:hAnsi="Arial" w:cs="Arial"/>
        </w:rPr>
        <w:t>Standard: The </w:t>
      </w:r>
      <w:r w:rsidRPr="000935A8">
        <w:rPr>
          <w:rFonts w:ascii="Arial" w:eastAsia="Times New Roman" w:hAnsi="Arial" w:cs="Arial"/>
        </w:rPr>
        <w:t>A-123 Assessment Risk Register/Risk Control Matrices</w:t>
      </w:r>
      <w:r w:rsidRPr="000935A8">
        <w:rPr>
          <w:rFonts w:ascii="Arial" w:hAnsi="Arial" w:cs="Arial"/>
        </w:rPr>
        <w:t xml:space="preserve"> includes all data and/or information required to re-create and/or modify deliverables, without contractor assistance. </w:t>
      </w:r>
    </w:p>
    <w:p w14:paraId="35EEA8FC" w14:textId="6CF63BFC" w:rsidR="00DF0569" w:rsidRPr="000935A8" w:rsidRDefault="00DF0569" w:rsidP="009D2410">
      <w:pPr>
        <w:ind w:firstLine="720"/>
        <w:rPr>
          <w:rFonts w:ascii="Arial" w:hAnsi="Arial" w:cs="Arial"/>
        </w:rPr>
      </w:pPr>
      <w:r w:rsidRPr="00970F0D">
        <w:rPr>
          <w:rFonts w:ascii="Arial" w:hAnsi="Arial" w:cs="Arial"/>
        </w:rPr>
        <w:t>AQL: Zero deviation, unless discussed and agreed to by all parties. </w:t>
      </w:r>
    </w:p>
    <w:p w14:paraId="1FD58AF0" w14:textId="77777777" w:rsidR="00DF0569" w:rsidRPr="000935A8" w:rsidRDefault="00DF0569" w:rsidP="00DF0569">
      <w:pPr>
        <w:pStyle w:val="ListParagraph"/>
        <w:numPr>
          <w:ilvl w:val="0"/>
          <w:numId w:val="64"/>
        </w:numPr>
        <w:spacing w:after="0" w:line="240" w:lineRule="auto"/>
        <w:rPr>
          <w:rFonts w:ascii="Arial" w:eastAsia="Times New Roman" w:hAnsi="Arial" w:cs="Arial"/>
        </w:rPr>
      </w:pPr>
      <w:r w:rsidRPr="000935A8">
        <w:rPr>
          <w:rFonts w:ascii="Arial" w:eastAsia="Times New Roman" w:hAnsi="Arial" w:cs="Arial"/>
        </w:rPr>
        <w:t>Standard: The A-123 Assessment Test Plans include information regarding the assessment of internal control systems, as directed from OMB Circular A-123.   </w:t>
      </w:r>
    </w:p>
    <w:p w14:paraId="54727B33" w14:textId="1578216F" w:rsidR="00DF0569" w:rsidRPr="00970F0D" w:rsidRDefault="00DF0569" w:rsidP="009D2410">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46ED36F5" w14:textId="77777777" w:rsidR="00DF0569" w:rsidRPr="000935A8" w:rsidRDefault="00DF0569" w:rsidP="00DF0569">
      <w:pPr>
        <w:pStyle w:val="ListParagraph"/>
        <w:numPr>
          <w:ilvl w:val="0"/>
          <w:numId w:val="64"/>
        </w:numPr>
        <w:spacing w:after="0" w:line="240" w:lineRule="auto"/>
        <w:textAlignment w:val="baseline"/>
        <w:rPr>
          <w:rFonts w:ascii="Arial" w:eastAsia="Times New Roman" w:hAnsi="Arial" w:cs="Arial"/>
          <w:sz w:val="16"/>
          <w:szCs w:val="16"/>
        </w:rPr>
      </w:pPr>
      <w:r w:rsidRPr="000935A8">
        <w:rPr>
          <w:rFonts w:ascii="Arial" w:eastAsia="Times New Roman" w:hAnsi="Arial" w:cs="Arial"/>
        </w:rPr>
        <w:t>Standard: The A-123 Assessment Test of Design (TOD) and Test of Effectiveness (TOE) include information regarding the assessment of internal control over financial reporting, as directed from OMB Circular A-123.   </w:t>
      </w:r>
    </w:p>
    <w:p w14:paraId="72E283AE" w14:textId="52D75F7E" w:rsidR="00DF0569" w:rsidRPr="000935A8" w:rsidRDefault="00DF0569" w:rsidP="009D2410">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76E2A863" w14:textId="43F3F104" w:rsidR="00DF0569" w:rsidRPr="000935A8" w:rsidRDefault="00DF0569" w:rsidP="00DF0569">
      <w:pPr>
        <w:pStyle w:val="ListParagraph"/>
        <w:numPr>
          <w:ilvl w:val="0"/>
          <w:numId w:val="64"/>
        </w:numPr>
        <w:spacing w:after="0" w:line="240" w:lineRule="auto"/>
        <w:rPr>
          <w:rFonts w:ascii="Arial" w:hAnsi="Arial" w:cs="Arial"/>
          <w:color w:val="000000"/>
        </w:rPr>
      </w:pPr>
      <w:r w:rsidRPr="000935A8">
        <w:rPr>
          <w:rFonts w:ascii="Arial" w:hAnsi="Arial" w:cs="Arial"/>
          <w:color w:val="000000"/>
        </w:rPr>
        <w:t xml:space="preserve">Standard: </w:t>
      </w:r>
      <w:r w:rsidRPr="000935A8">
        <w:rPr>
          <w:rFonts w:ascii="Arial" w:eastAsia="Times New Roman" w:hAnsi="Arial" w:cs="Arial"/>
        </w:rPr>
        <w:t>A-123 Assessment A-123 Assessment Report</w:t>
      </w:r>
      <w:r w:rsidRPr="000935A8">
        <w:rPr>
          <w:rFonts w:ascii="Arial" w:hAnsi="Arial" w:cs="Arial"/>
          <w:color w:val="000000"/>
        </w:rPr>
        <w:t>, and associated activities, are completed by August 1</w:t>
      </w:r>
      <w:r w:rsidRPr="000935A8">
        <w:rPr>
          <w:rFonts w:ascii="Arial" w:hAnsi="Arial" w:cs="Arial"/>
          <w:color w:val="000000"/>
          <w:vertAlign w:val="superscript"/>
        </w:rPr>
        <w:t xml:space="preserve">st </w:t>
      </w:r>
      <w:r w:rsidRPr="000935A8">
        <w:rPr>
          <w:rFonts w:ascii="Arial" w:hAnsi="Arial" w:cs="Arial"/>
          <w:color w:val="000000" w:themeColor="text1"/>
        </w:rPr>
        <w:t>of each contract year,</w:t>
      </w:r>
      <w:r w:rsidRPr="000935A8">
        <w:rPr>
          <w:rFonts w:ascii="Arial" w:hAnsi="Arial" w:cs="Arial"/>
          <w:color w:val="000000"/>
        </w:rPr>
        <w:t xml:space="preserve"> and/or within the specified deadline provided by the COR/PM.</w:t>
      </w:r>
    </w:p>
    <w:p w14:paraId="1B457121" w14:textId="286A7545" w:rsidR="00DF0569" w:rsidRPr="009D2410" w:rsidRDefault="00DF0569" w:rsidP="009D2410">
      <w:pPr>
        <w:ind w:left="720"/>
        <w:rPr>
          <w:rFonts w:ascii="Arial" w:hAnsi="Arial" w:cs="Arial"/>
        </w:rPr>
      </w:pPr>
      <w:r w:rsidRPr="000935A8">
        <w:rPr>
          <w:rFonts w:ascii="Arial" w:hAnsi="Arial" w:cs="Arial"/>
          <w:color w:val="000000"/>
        </w:rPr>
        <w:t xml:space="preserve">AQL: </w:t>
      </w:r>
      <w:r w:rsidRPr="000935A8">
        <w:rPr>
          <w:rFonts w:ascii="Arial" w:hAnsi="Arial" w:cs="Arial"/>
        </w:rPr>
        <w:t>Zero deviation, unless discussed and agreed to by all parties</w:t>
      </w:r>
    </w:p>
    <w:p w14:paraId="5211CA24" w14:textId="77777777" w:rsidR="00DF0569" w:rsidRPr="000935A8" w:rsidRDefault="00DF0569" w:rsidP="00DF0569">
      <w:pPr>
        <w:pStyle w:val="ListParagraph"/>
        <w:numPr>
          <w:ilvl w:val="0"/>
          <w:numId w:val="64"/>
        </w:numPr>
        <w:spacing w:after="0" w:line="240" w:lineRule="auto"/>
        <w:textAlignment w:val="baseline"/>
        <w:rPr>
          <w:rFonts w:ascii="Arial" w:eastAsia="Times New Roman" w:hAnsi="Arial" w:cs="Arial"/>
          <w:sz w:val="16"/>
          <w:szCs w:val="16"/>
        </w:rPr>
      </w:pPr>
      <w:r w:rsidRPr="000935A8">
        <w:rPr>
          <w:rFonts w:ascii="Arial" w:eastAsia="Times New Roman" w:hAnsi="Arial" w:cs="Arial"/>
        </w:rPr>
        <w:t>Standard: The A-123 Assessment Process Flowcharts and Business Cycle Process Narratives include information regarding the assessment of internal control over financial reporting, as directed from OMB Circular A-123.   </w:t>
      </w:r>
    </w:p>
    <w:p w14:paraId="6F2F3CC1" w14:textId="42139598" w:rsidR="00DF0569" w:rsidRPr="00970F0D" w:rsidRDefault="00DF0569" w:rsidP="009D2410">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023AB001" w14:textId="77777777" w:rsidR="00DF0569" w:rsidRPr="000935A8" w:rsidRDefault="00DF0569" w:rsidP="00DF0569">
      <w:pPr>
        <w:pStyle w:val="ListParagraph"/>
        <w:numPr>
          <w:ilvl w:val="0"/>
          <w:numId w:val="64"/>
        </w:numPr>
        <w:spacing w:after="0" w:line="240" w:lineRule="auto"/>
        <w:textAlignment w:val="baseline"/>
        <w:rPr>
          <w:rFonts w:ascii="Arial" w:eastAsia="Times New Roman" w:hAnsi="Arial" w:cs="Arial"/>
          <w:sz w:val="16"/>
          <w:szCs w:val="16"/>
        </w:rPr>
      </w:pPr>
      <w:r w:rsidRPr="000935A8">
        <w:rPr>
          <w:rFonts w:ascii="Arial" w:eastAsia="Times New Roman" w:hAnsi="Arial" w:cs="Arial"/>
        </w:rPr>
        <w:t>Standard: A-123 Assessment Draft and Final Root Cause Analysis and Recommendations Report include information regarding the assessment of internal control over financial reporting, as directed from OMB Circular A-123.   </w:t>
      </w:r>
    </w:p>
    <w:p w14:paraId="38EA279C" w14:textId="30AD2C44" w:rsidR="00DF0569" w:rsidRPr="000935A8" w:rsidRDefault="00DF0569" w:rsidP="009D2410">
      <w:pPr>
        <w:ind w:left="720"/>
        <w:rPr>
          <w:rFonts w:ascii="Arial" w:eastAsia="Times New Roman" w:hAnsi="Arial" w:cs="Arial"/>
        </w:rPr>
      </w:pPr>
      <w:r w:rsidRPr="00970F0D">
        <w:rPr>
          <w:rFonts w:ascii="Arial" w:eastAsia="Times New Roman" w:hAnsi="Arial" w:cs="Arial"/>
        </w:rPr>
        <w:t>AQL: Zero deviation, unless discussed and agreed to by all parties. </w:t>
      </w:r>
    </w:p>
    <w:p w14:paraId="09FE6DAF" w14:textId="77777777" w:rsidR="00DF0569" w:rsidRPr="000935A8" w:rsidRDefault="00DF0569" w:rsidP="00DF0569">
      <w:pPr>
        <w:numPr>
          <w:ilvl w:val="0"/>
          <w:numId w:val="64"/>
        </w:numPr>
        <w:spacing w:after="0" w:line="240" w:lineRule="auto"/>
        <w:rPr>
          <w:rFonts w:ascii="Arial" w:eastAsia="Times New Roman" w:hAnsi="Arial" w:cs="Arial"/>
        </w:rPr>
      </w:pPr>
      <w:r w:rsidRPr="000935A8">
        <w:rPr>
          <w:rFonts w:ascii="Arial" w:eastAsia="Times New Roman" w:hAnsi="Arial" w:cs="Arial"/>
        </w:rPr>
        <w:t>Standard: The Electronic Workpapers for each Assessment and Recommendations Report for 5 to 6 Financial Business Cycles and Processes includes all data and/or information required to re-create and/or modify deliverables, without contractor assistance. </w:t>
      </w:r>
    </w:p>
    <w:p w14:paraId="00C2762B" w14:textId="77777777" w:rsidR="00DF0569" w:rsidRPr="000935A8" w:rsidRDefault="00DF0569" w:rsidP="00DF0569">
      <w:pPr>
        <w:ind w:firstLine="720"/>
        <w:rPr>
          <w:rFonts w:ascii="Arial" w:eastAsiaTheme="minorHAnsi" w:hAnsi="Arial" w:cs="Arial"/>
        </w:rPr>
      </w:pPr>
      <w:r w:rsidRPr="000935A8">
        <w:rPr>
          <w:rFonts w:ascii="Arial" w:hAnsi="Arial" w:cs="Arial"/>
        </w:rPr>
        <w:t>AQL: Zero deviation, unless discussed and agreed to by all parties. </w:t>
      </w:r>
    </w:p>
    <w:p w14:paraId="1B4A597D" w14:textId="54B0019E" w:rsidR="00083EC2" w:rsidRPr="00083EC2" w:rsidRDefault="00DF0569" w:rsidP="00083EC2">
      <w:pPr>
        <w:spacing w:after="0" w:line="240" w:lineRule="auto"/>
        <w:rPr>
          <w:rFonts w:ascii="Arial" w:hAnsi="Arial" w:cs="Arial"/>
          <w:color w:val="000000"/>
          <w:sz w:val="24"/>
          <w:szCs w:val="24"/>
        </w:rPr>
      </w:pPr>
      <w:r w:rsidRPr="000935A8">
        <w:rPr>
          <w:rFonts w:ascii="Arial" w:hAnsi="Arial" w:cs="Arial"/>
        </w:rPr>
        <w:t> </w:t>
      </w:r>
    </w:p>
    <w:p w14:paraId="0E57DB7E" w14:textId="7F3ADB9E" w:rsidR="00083EC2" w:rsidRPr="00083EC2" w:rsidRDefault="00083EC2" w:rsidP="00083EC2">
      <w:pPr>
        <w:spacing w:after="0" w:line="240" w:lineRule="auto"/>
        <w:textAlignment w:val="baseline"/>
        <w:rPr>
          <w:rFonts w:ascii="Arial" w:eastAsia="Times New Roman" w:hAnsi="Arial" w:cs="Arial"/>
          <w:sz w:val="16"/>
          <w:szCs w:val="16"/>
        </w:rPr>
      </w:pPr>
      <w:r w:rsidRPr="00083EC2">
        <w:rPr>
          <w:rFonts w:ascii="Arial" w:eastAsia="Times New Roman" w:hAnsi="Arial" w:cs="Arial"/>
          <w:sz w:val="24"/>
          <w:szCs w:val="24"/>
          <w:u w:val="single"/>
        </w:rPr>
        <w:lastRenderedPageBreak/>
        <w:t xml:space="preserve">Deliverables   </w:t>
      </w:r>
      <w:r>
        <w:br/>
      </w:r>
      <w:r w:rsidRPr="00083EC2">
        <w:rPr>
          <w:rFonts w:ascii="Arial" w:eastAsia="Times New Roman" w:hAnsi="Arial" w:cs="Arial"/>
        </w:rPr>
        <w:t>A005</w:t>
      </w:r>
      <w:r w:rsidR="006F2CE7" w:rsidRPr="0028494C">
        <w:rPr>
          <w:rFonts w:ascii="Arial" w:eastAsia="Times New Roman" w:hAnsi="Arial" w:cs="Arial"/>
        </w:rPr>
        <w:t xml:space="preserve"> </w:t>
      </w:r>
      <w:r w:rsidR="007600B3">
        <w:rPr>
          <w:rFonts w:ascii="Arial" w:eastAsia="Times New Roman" w:hAnsi="Arial" w:cs="Arial"/>
        </w:rPr>
        <w:t xml:space="preserve">A-123 Assessment </w:t>
      </w:r>
      <w:r w:rsidRPr="00083EC2">
        <w:rPr>
          <w:rFonts w:ascii="Arial" w:eastAsia="Times New Roman" w:hAnsi="Arial" w:cs="Arial"/>
        </w:rPr>
        <w:t>Walkthrough Meeting Minutes</w:t>
      </w:r>
    </w:p>
    <w:p w14:paraId="5B8C2466" w14:textId="2674386B" w:rsidR="00083EC2" w:rsidRPr="00083EC2" w:rsidRDefault="00083EC2" w:rsidP="00083EC2">
      <w:pPr>
        <w:spacing w:after="0" w:line="240" w:lineRule="auto"/>
        <w:textAlignment w:val="baseline"/>
        <w:rPr>
          <w:rFonts w:ascii="Arial" w:eastAsia="Times New Roman" w:hAnsi="Arial" w:cs="Arial"/>
          <w:sz w:val="16"/>
          <w:szCs w:val="16"/>
        </w:rPr>
      </w:pPr>
      <w:r w:rsidRPr="00083EC2">
        <w:rPr>
          <w:rFonts w:ascii="Arial" w:eastAsia="Times New Roman" w:hAnsi="Arial" w:cs="Arial"/>
        </w:rPr>
        <w:t xml:space="preserve">A006 </w:t>
      </w:r>
      <w:r w:rsidR="00161157">
        <w:rPr>
          <w:rFonts w:ascii="Arial" w:eastAsia="Times New Roman" w:hAnsi="Arial" w:cs="Arial"/>
        </w:rPr>
        <w:t xml:space="preserve">A-123 Assessment </w:t>
      </w:r>
      <w:r w:rsidRPr="00083EC2">
        <w:rPr>
          <w:rFonts w:ascii="Arial" w:eastAsia="Times New Roman" w:hAnsi="Arial" w:cs="Arial"/>
        </w:rPr>
        <w:t xml:space="preserve">Quantitative Risk Assessment  </w:t>
      </w:r>
    </w:p>
    <w:p w14:paraId="2A5D3CAA" w14:textId="0362D9F5" w:rsidR="00083EC2" w:rsidRPr="00083EC2" w:rsidRDefault="00083EC2" w:rsidP="00083EC2">
      <w:pPr>
        <w:spacing w:after="0" w:line="240" w:lineRule="auto"/>
        <w:textAlignment w:val="baseline"/>
        <w:rPr>
          <w:rFonts w:ascii="Arial" w:eastAsia="Times New Roman" w:hAnsi="Arial" w:cs="Arial"/>
        </w:rPr>
      </w:pPr>
      <w:r w:rsidRPr="00083EC2">
        <w:rPr>
          <w:rFonts w:ascii="Arial" w:eastAsia="Times New Roman" w:hAnsi="Arial" w:cs="Arial"/>
        </w:rPr>
        <w:t xml:space="preserve">A007 </w:t>
      </w:r>
      <w:r w:rsidR="00161157">
        <w:rPr>
          <w:rFonts w:ascii="Arial" w:eastAsia="Times New Roman" w:hAnsi="Arial" w:cs="Arial"/>
        </w:rPr>
        <w:t xml:space="preserve">A-123 Assessment </w:t>
      </w:r>
      <w:r w:rsidRPr="00083EC2">
        <w:rPr>
          <w:rFonts w:ascii="Arial" w:eastAsia="Times New Roman" w:hAnsi="Arial" w:cs="Arial"/>
        </w:rPr>
        <w:t xml:space="preserve">Qualitative Risk Assessment </w:t>
      </w:r>
    </w:p>
    <w:p w14:paraId="55ED16E7" w14:textId="5E0467CF" w:rsidR="00083EC2" w:rsidRPr="00083EC2" w:rsidRDefault="00083EC2" w:rsidP="00083EC2">
      <w:pPr>
        <w:spacing w:after="0" w:line="240" w:lineRule="auto"/>
        <w:textAlignment w:val="baseline"/>
        <w:rPr>
          <w:rFonts w:ascii="Arial" w:eastAsia="Times New Roman" w:hAnsi="Arial" w:cs="Arial"/>
        </w:rPr>
      </w:pPr>
      <w:r w:rsidRPr="00083EC2">
        <w:rPr>
          <w:rFonts w:ascii="Arial" w:eastAsia="Times New Roman" w:hAnsi="Arial" w:cs="Arial"/>
        </w:rPr>
        <w:t xml:space="preserve">A008 </w:t>
      </w:r>
      <w:r w:rsidR="00161157">
        <w:rPr>
          <w:rFonts w:ascii="Arial" w:eastAsia="Times New Roman" w:hAnsi="Arial" w:cs="Arial"/>
        </w:rPr>
        <w:t xml:space="preserve">A-123 Assessment </w:t>
      </w:r>
      <w:r w:rsidRPr="00083EC2">
        <w:rPr>
          <w:rFonts w:ascii="Arial" w:eastAsia="Times New Roman" w:hAnsi="Arial" w:cs="Arial"/>
        </w:rPr>
        <w:t>Risk Register/Risk Control Matrices</w:t>
      </w:r>
    </w:p>
    <w:p w14:paraId="03949142" w14:textId="68366331" w:rsidR="00083EC2" w:rsidRPr="00083EC2" w:rsidRDefault="00083EC2" w:rsidP="00083EC2">
      <w:pPr>
        <w:spacing w:after="0" w:line="240" w:lineRule="auto"/>
        <w:textAlignment w:val="baseline"/>
        <w:rPr>
          <w:rFonts w:ascii="Arial" w:eastAsia="Times New Roman" w:hAnsi="Arial" w:cs="Arial"/>
          <w:sz w:val="16"/>
          <w:szCs w:val="16"/>
        </w:rPr>
      </w:pPr>
      <w:r w:rsidRPr="00083EC2">
        <w:rPr>
          <w:rFonts w:ascii="Arial" w:eastAsia="Times New Roman" w:hAnsi="Arial" w:cs="Arial"/>
        </w:rPr>
        <w:t xml:space="preserve">A009 </w:t>
      </w:r>
      <w:r w:rsidR="00161157">
        <w:rPr>
          <w:rFonts w:ascii="Arial" w:eastAsia="Times New Roman" w:hAnsi="Arial" w:cs="Arial"/>
        </w:rPr>
        <w:t xml:space="preserve">A-123 Assessment </w:t>
      </w:r>
      <w:r w:rsidRPr="00083EC2">
        <w:rPr>
          <w:rFonts w:ascii="Arial" w:eastAsia="Times New Roman" w:hAnsi="Arial" w:cs="Arial"/>
        </w:rPr>
        <w:t>Test Plans </w:t>
      </w:r>
    </w:p>
    <w:p w14:paraId="759555AF" w14:textId="4C65B561" w:rsidR="00083EC2" w:rsidRPr="00083EC2" w:rsidRDefault="00083EC2" w:rsidP="00083EC2">
      <w:pPr>
        <w:spacing w:after="0" w:line="240" w:lineRule="auto"/>
        <w:textAlignment w:val="baseline"/>
        <w:rPr>
          <w:rFonts w:ascii="Arial" w:eastAsia="Times New Roman" w:hAnsi="Arial" w:cs="Arial"/>
          <w:sz w:val="16"/>
          <w:szCs w:val="16"/>
        </w:rPr>
      </w:pPr>
      <w:r w:rsidRPr="00083EC2">
        <w:rPr>
          <w:rFonts w:ascii="Arial" w:eastAsia="Times New Roman" w:hAnsi="Arial" w:cs="Arial"/>
        </w:rPr>
        <w:t>A010</w:t>
      </w:r>
      <w:r w:rsidR="006F2CE7" w:rsidRPr="0028494C">
        <w:rPr>
          <w:rFonts w:ascii="Arial" w:eastAsia="Times New Roman" w:hAnsi="Arial" w:cs="Arial"/>
        </w:rPr>
        <w:t xml:space="preserve"> </w:t>
      </w:r>
      <w:r w:rsidR="00161157">
        <w:rPr>
          <w:rFonts w:ascii="Arial" w:eastAsia="Times New Roman" w:hAnsi="Arial" w:cs="Arial"/>
        </w:rPr>
        <w:t xml:space="preserve">A-123 Assessment </w:t>
      </w:r>
      <w:r w:rsidRPr="00083EC2">
        <w:rPr>
          <w:rFonts w:ascii="Arial" w:eastAsia="Times New Roman" w:hAnsi="Arial" w:cs="Arial"/>
        </w:rPr>
        <w:t>Test of Design (TOD) and Test of Effectiveness (TOE)</w:t>
      </w:r>
    </w:p>
    <w:p w14:paraId="7D050A10" w14:textId="26C2E7FF" w:rsidR="00083EC2" w:rsidRPr="00083EC2" w:rsidRDefault="00083EC2" w:rsidP="00083EC2">
      <w:pPr>
        <w:spacing w:after="0" w:line="240" w:lineRule="auto"/>
        <w:textAlignment w:val="baseline"/>
        <w:rPr>
          <w:rFonts w:ascii="Arial" w:eastAsia="Times New Roman" w:hAnsi="Arial" w:cs="Arial"/>
          <w:sz w:val="16"/>
          <w:szCs w:val="16"/>
        </w:rPr>
      </w:pPr>
      <w:r w:rsidRPr="00083EC2">
        <w:rPr>
          <w:rFonts w:ascii="Arial" w:eastAsia="Times New Roman" w:hAnsi="Arial" w:cs="Arial"/>
        </w:rPr>
        <w:t xml:space="preserve">A011 </w:t>
      </w:r>
      <w:r w:rsidR="00161157">
        <w:rPr>
          <w:rFonts w:ascii="Arial" w:eastAsia="Times New Roman" w:hAnsi="Arial" w:cs="Arial"/>
        </w:rPr>
        <w:t xml:space="preserve">A-123 Assessment </w:t>
      </w:r>
      <w:r w:rsidR="00965A11">
        <w:rPr>
          <w:rFonts w:ascii="Arial" w:eastAsia="Times New Roman" w:hAnsi="Arial" w:cs="Arial"/>
        </w:rPr>
        <w:t xml:space="preserve">A-123 </w:t>
      </w:r>
      <w:r w:rsidRPr="00083EC2">
        <w:rPr>
          <w:rFonts w:ascii="Arial" w:eastAsia="Times New Roman" w:hAnsi="Arial" w:cs="Arial"/>
        </w:rPr>
        <w:t>Assessment Report </w:t>
      </w:r>
    </w:p>
    <w:p w14:paraId="456012CE" w14:textId="1E4AEC6B" w:rsidR="00083EC2" w:rsidRPr="00083EC2" w:rsidRDefault="00083EC2" w:rsidP="00083EC2">
      <w:pPr>
        <w:spacing w:after="0" w:line="240" w:lineRule="auto"/>
        <w:textAlignment w:val="baseline"/>
        <w:rPr>
          <w:rFonts w:ascii="Arial" w:eastAsia="Times New Roman" w:hAnsi="Arial" w:cs="Arial"/>
          <w:sz w:val="16"/>
          <w:szCs w:val="16"/>
        </w:rPr>
      </w:pPr>
      <w:r w:rsidRPr="00083EC2">
        <w:rPr>
          <w:rFonts w:ascii="Arial" w:eastAsia="Times New Roman" w:hAnsi="Arial" w:cs="Arial"/>
        </w:rPr>
        <w:t xml:space="preserve">A012 </w:t>
      </w:r>
      <w:r w:rsidR="00161157">
        <w:rPr>
          <w:rFonts w:ascii="Arial" w:eastAsia="Times New Roman" w:hAnsi="Arial" w:cs="Arial"/>
        </w:rPr>
        <w:t xml:space="preserve">A-123 Assessment </w:t>
      </w:r>
      <w:r w:rsidRPr="00083EC2">
        <w:rPr>
          <w:rFonts w:ascii="Arial" w:eastAsia="Times New Roman" w:hAnsi="Arial" w:cs="Arial"/>
        </w:rPr>
        <w:t>Process Flowcharts and Business Cycle Process Narratives </w:t>
      </w:r>
    </w:p>
    <w:p w14:paraId="11BE4095" w14:textId="3B5C82FD" w:rsidR="00083EC2" w:rsidRPr="00083EC2" w:rsidRDefault="00083EC2" w:rsidP="00083EC2">
      <w:pPr>
        <w:spacing w:after="0" w:line="240" w:lineRule="auto"/>
        <w:ind w:left="720" w:hanging="720"/>
        <w:textAlignment w:val="baseline"/>
        <w:rPr>
          <w:rFonts w:ascii="Arial" w:eastAsia="Times New Roman" w:hAnsi="Arial" w:cs="Arial"/>
          <w:sz w:val="16"/>
          <w:szCs w:val="16"/>
        </w:rPr>
      </w:pPr>
      <w:r w:rsidRPr="00083EC2">
        <w:rPr>
          <w:rFonts w:ascii="Arial" w:eastAsia="Times New Roman" w:hAnsi="Arial" w:cs="Arial"/>
        </w:rPr>
        <w:t xml:space="preserve">A013 </w:t>
      </w:r>
      <w:r w:rsidR="00161157">
        <w:rPr>
          <w:rFonts w:ascii="Arial" w:eastAsia="Times New Roman" w:hAnsi="Arial" w:cs="Arial"/>
        </w:rPr>
        <w:t xml:space="preserve">A-123 Assessment </w:t>
      </w:r>
      <w:r w:rsidR="00E17C97">
        <w:rPr>
          <w:rFonts w:ascii="Arial" w:eastAsia="Times New Roman" w:hAnsi="Arial" w:cs="Arial"/>
        </w:rPr>
        <w:t xml:space="preserve">Draft and Final </w:t>
      </w:r>
      <w:r w:rsidRPr="00083EC2">
        <w:rPr>
          <w:rFonts w:ascii="Arial" w:eastAsia="Times New Roman" w:hAnsi="Arial" w:cs="Arial"/>
        </w:rPr>
        <w:t>Root Cause Analysis and Recommendations Report for 5 to 6 Financial Business Cycles and Processes per Ginnie Mae's annual A-123 schedule </w:t>
      </w:r>
    </w:p>
    <w:p w14:paraId="4AC03C24" w14:textId="6719EDA3" w:rsidR="00083EC2" w:rsidRPr="00083EC2" w:rsidRDefault="00083EC2" w:rsidP="00083EC2">
      <w:pPr>
        <w:spacing w:after="0" w:line="240" w:lineRule="auto"/>
        <w:ind w:left="720" w:hanging="720"/>
        <w:textAlignment w:val="baseline"/>
        <w:rPr>
          <w:rFonts w:ascii="Arial" w:eastAsia="Times New Roman" w:hAnsi="Arial" w:cs="Arial"/>
          <w:sz w:val="16"/>
          <w:szCs w:val="16"/>
        </w:rPr>
      </w:pPr>
      <w:r w:rsidRPr="00083EC2">
        <w:rPr>
          <w:rFonts w:ascii="Arial" w:eastAsia="Times New Roman" w:hAnsi="Arial" w:cs="Arial"/>
        </w:rPr>
        <w:t>A014 Electronic Workpapers for each Assessment and Recommendations Report for 5 to 6 Financial Business Cycles and Processes.</w:t>
      </w:r>
    </w:p>
    <w:p w14:paraId="4BD00AC4" w14:textId="592BA7D5" w:rsidR="00083EC2" w:rsidRPr="00083EC2" w:rsidRDefault="00083EC2" w:rsidP="00083EC2">
      <w:pPr>
        <w:spacing w:after="0" w:line="240" w:lineRule="auto"/>
        <w:rPr>
          <w:rFonts w:ascii="Arial" w:hAnsi="Arial" w:cs="Arial"/>
        </w:rPr>
      </w:pPr>
    </w:p>
    <w:p w14:paraId="0739EB4E" w14:textId="68BE7C3A" w:rsidR="00083EC2" w:rsidRPr="00083EC2" w:rsidRDefault="00083EC2" w:rsidP="00083EC2">
      <w:pPr>
        <w:keepNext/>
        <w:spacing w:after="0" w:line="240" w:lineRule="auto"/>
        <w:outlineLvl w:val="2"/>
        <w:rPr>
          <w:rFonts w:ascii="Arial" w:eastAsia="Times New Roman" w:hAnsi="Arial" w:cs="Arial"/>
          <w:b/>
          <w:bCs/>
          <w:sz w:val="26"/>
          <w:szCs w:val="26"/>
        </w:rPr>
      </w:pPr>
      <w:bookmarkStart w:id="78" w:name="_Toc1660579253"/>
      <w:bookmarkStart w:id="79" w:name="_Toc224220719"/>
      <w:r w:rsidRPr="00083EC2">
        <w:rPr>
          <w:rFonts w:ascii="Arial" w:eastAsia="Times New Roman" w:hAnsi="Arial" w:cs="Arial"/>
          <w:b/>
          <w:bCs/>
          <w:sz w:val="26"/>
          <w:szCs w:val="26"/>
        </w:rPr>
        <w:t xml:space="preserve">5.3 Task Three - Entity Level </w:t>
      </w:r>
      <w:r w:rsidR="004430CB">
        <w:rPr>
          <w:rFonts w:ascii="Arial" w:eastAsia="Times New Roman" w:hAnsi="Arial" w:cs="Arial"/>
          <w:b/>
          <w:bCs/>
          <w:sz w:val="26"/>
          <w:szCs w:val="26"/>
        </w:rPr>
        <w:t>Control</w:t>
      </w:r>
      <w:r w:rsidR="00742E8C">
        <w:rPr>
          <w:rFonts w:ascii="Arial" w:eastAsia="Times New Roman" w:hAnsi="Arial" w:cs="Arial"/>
          <w:b/>
          <w:bCs/>
          <w:sz w:val="26"/>
          <w:szCs w:val="26"/>
        </w:rPr>
        <w:t>s</w:t>
      </w:r>
      <w:r w:rsidR="00605B3E">
        <w:rPr>
          <w:rFonts w:ascii="Arial" w:eastAsia="Times New Roman" w:hAnsi="Arial" w:cs="Arial"/>
          <w:b/>
          <w:bCs/>
          <w:sz w:val="26"/>
          <w:szCs w:val="26"/>
        </w:rPr>
        <w:t xml:space="preserve"> (ELC)</w:t>
      </w:r>
      <w:r w:rsidR="004430CB">
        <w:rPr>
          <w:rFonts w:ascii="Arial" w:eastAsia="Times New Roman" w:hAnsi="Arial" w:cs="Arial"/>
          <w:b/>
          <w:bCs/>
          <w:sz w:val="26"/>
          <w:szCs w:val="26"/>
        </w:rPr>
        <w:t xml:space="preserve"> </w:t>
      </w:r>
      <w:r w:rsidRPr="00083EC2">
        <w:rPr>
          <w:rFonts w:ascii="Arial" w:eastAsia="Times New Roman" w:hAnsi="Arial" w:cs="Arial"/>
          <w:b/>
          <w:bCs/>
          <w:sz w:val="26"/>
          <w:szCs w:val="26"/>
        </w:rPr>
        <w:t>Assessment</w:t>
      </w:r>
      <w:bookmarkEnd w:id="78"/>
      <w:bookmarkEnd w:id="79"/>
      <w:r w:rsidRPr="00083EC2">
        <w:rPr>
          <w:rFonts w:ascii="Arial" w:eastAsia="Times New Roman" w:hAnsi="Arial" w:cs="Arial"/>
          <w:b/>
          <w:bCs/>
          <w:sz w:val="26"/>
          <w:szCs w:val="26"/>
        </w:rPr>
        <w:t xml:space="preserve"> </w:t>
      </w:r>
    </w:p>
    <w:p w14:paraId="5404CA9A" w14:textId="77777777" w:rsidR="00083EC2" w:rsidRPr="00083EC2" w:rsidRDefault="00083EC2" w:rsidP="00083EC2">
      <w:pPr>
        <w:spacing w:after="0" w:line="240" w:lineRule="auto"/>
        <w:rPr>
          <w:rFonts w:ascii="Arial" w:hAnsi="Arial" w:cs="Arial"/>
          <w:color w:val="000000"/>
        </w:rPr>
      </w:pPr>
    </w:p>
    <w:p w14:paraId="073016D2" w14:textId="51658EBD"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 xml:space="preserve">The Contractor shall conduct planning activities and evaluate the internal controls at the entity level to determine if the </w:t>
      </w:r>
      <w:r w:rsidR="00F36B8D">
        <w:rPr>
          <w:rFonts w:ascii="Arial" w:hAnsi="Arial" w:cs="Arial"/>
          <w:color w:val="000000"/>
        </w:rPr>
        <w:t xml:space="preserve">entity level </w:t>
      </w:r>
      <w:r w:rsidRPr="00083EC2">
        <w:rPr>
          <w:rFonts w:ascii="Arial" w:hAnsi="Arial" w:cs="Arial"/>
          <w:color w:val="000000"/>
        </w:rPr>
        <w:t>controls over financial reporting are operating effectively.</w:t>
      </w:r>
      <w:r w:rsidR="00CF1168">
        <w:rPr>
          <w:rFonts w:ascii="Arial" w:hAnsi="Arial" w:cs="Arial"/>
          <w:color w:val="000000"/>
        </w:rPr>
        <w:t xml:space="preserve"> </w:t>
      </w:r>
      <w:r w:rsidRPr="00083EC2">
        <w:rPr>
          <w:rFonts w:ascii="Arial" w:hAnsi="Arial" w:cs="Arial"/>
          <w:color w:val="000000"/>
        </w:rPr>
        <w:t xml:space="preserve">In accordance with the Green Book framework for federal internal controls standards, the contractor shall complete a consolidated, entity-level Internal Control Framework Assessment. </w:t>
      </w:r>
    </w:p>
    <w:p w14:paraId="47C03DD6" w14:textId="77777777" w:rsidR="00083EC2" w:rsidRPr="00083EC2" w:rsidRDefault="00083EC2" w:rsidP="00083EC2">
      <w:pPr>
        <w:spacing w:after="0" w:line="240" w:lineRule="auto"/>
        <w:rPr>
          <w:rFonts w:ascii="Arial" w:hAnsi="Arial" w:cs="Arial"/>
          <w:color w:val="000000"/>
        </w:rPr>
      </w:pPr>
    </w:p>
    <w:p w14:paraId="0EB398A8" w14:textId="5308D897" w:rsidR="00AC0150" w:rsidRPr="00083EC2" w:rsidRDefault="00083EC2" w:rsidP="00AC0150">
      <w:pPr>
        <w:spacing w:after="0" w:line="240" w:lineRule="auto"/>
        <w:rPr>
          <w:rFonts w:ascii="Arial" w:hAnsi="Arial" w:cs="Arial"/>
          <w:color w:val="000000"/>
        </w:rPr>
      </w:pPr>
      <w:r w:rsidRPr="152505BB">
        <w:rPr>
          <w:rFonts w:ascii="Arial" w:hAnsi="Arial" w:cs="Arial"/>
          <w:color w:val="000000" w:themeColor="text1"/>
        </w:rPr>
        <w:t xml:space="preserve">The contractor shall distribute surveys to Ginnie Mae senior management, conduct interviews with select members of Ginnie Mae’s management committees. The ELC Survey serves as a </w:t>
      </w:r>
      <w:r w:rsidR="00E3797A" w:rsidRPr="152505BB">
        <w:rPr>
          <w:rFonts w:ascii="Arial" w:hAnsi="Arial" w:cs="Arial"/>
          <w:color w:val="000000" w:themeColor="text1"/>
        </w:rPr>
        <w:t xml:space="preserve">qualitative ELC </w:t>
      </w:r>
      <w:r w:rsidRPr="152505BB">
        <w:rPr>
          <w:rFonts w:ascii="Arial" w:hAnsi="Arial" w:cs="Arial"/>
          <w:color w:val="000000" w:themeColor="text1"/>
        </w:rPr>
        <w:t>risk assessment to identify specific attributes, principles, or components for ELC Testing</w:t>
      </w:r>
      <w:r w:rsidR="00AC0150" w:rsidRPr="152505BB">
        <w:rPr>
          <w:rFonts w:ascii="Arial" w:hAnsi="Arial" w:cs="Arial"/>
          <w:color w:val="000000" w:themeColor="text1"/>
        </w:rPr>
        <w:t xml:space="preserve"> and </w:t>
      </w:r>
      <w:r w:rsidR="00CB038C" w:rsidRPr="152505BB">
        <w:rPr>
          <w:rFonts w:ascii="Arial" w:hAnsi="Arial" w:cs="Arial"/>
          <w:color w:val="000000" w:themeColor="text1"/>
        </w:rPr>
        <w:t xml:space="preserve">to </w:t>
      </w:r>
      <w:r w:rsidR="00AC0150" w:rsidRPr="152505BB">
        <w:rPr>
          <w:rFonts w:ascii="Arial" w:hAnsi="Arial" w:cs="Arial"/>
          <w:color w:val="000000" w:themeColor="text1"/>
        </w:rPr>
        <w:t>document management’s overall attitude, awareness, and actions concerning the importance of internal control throughout Ginnie Mae.</w:t>
      </w:r>
    </w:p>
    <w:p w14:paraId="6CD09878" w14:textId="77777777" w:rsidR="00083EC2" w:rsidRPr="00083EC2" w:rsidRDefault="00083EC2" w:rsidP="00083EC2">
      <w:pPr>
        <w:spacing w:after="0" w:line="240" w:lineRule="auto"/>
        <w:rPr>
          <w:rFonts w:ascii="Arial" w:hAnsi="Arial" w:cs="Arial"/>
          <w:bCs/>
          <w:iCs/>
          <w:color w:val="000000"/>
        </w:rPr>
      </w:pPr>
    </w:p>
    <w:p w14:paraId="19762437" w14:textId="77777777" w:rsidR="00083EC2" w:rsidRPr="00083EC2" w:rsidRDefault="00083EC2" w:rsidP="00083EC2">
      <w:pPr>
        <w:spacing w:after="0" w:line="240" w:lineRule="auto"/>
        <w:rPr>
          <w:rFonts w:ascii="Arial" w:hAnsi="Arial" w:cs="Arial"/>
          <w:bCs/>
          <w:iCs/>
          <w:color w:val="000000"/>
        </w:rPr>
      </w:pPr>
      <w:r w:rsidRPr="00083EC2">
        <w:rPr>
          <w:rFonts w:ascii="Arial" w:hAnsi="Arial" w:cs="Arial"/>
          <w:bCs/>
          <w:iCs/>
          <w:color w:val="000000"/>
        </w:rPr>
        <w:t xml:space="preserve">The contractor shall develop the ELC Test Plan to document the ELC control activities and test procedures related to the Green Book components, principles, and attributes. </w:t>
      </w:r>
    </w:p>
    <w:p w14:paraId="645805C1" w14:textId="77777777" w:rsidR="00083EC2" w:rsidRPr="00083EC2" w:rsidRDefault="00083EC2" w:rsidP="00083EC2">
      <w:pPr>
        <w:spacing w:after="0" w:line="240" w:lineRule="auto"/>
        <w:rPr>
          <w:rFonts w:ascii="Arial" w:hAnsi="Arial" w:cs="Arial"/>
          <w:color w:val="000000"/>
        </w:rPr>
      </w:pPr>
    </w:p>
    <w:p w14:paraId="1FE1AAA9" w14:textId="77777777"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The Contractor shall conduct other activities necessary to effectively assess the control design and operating effectiveness of key controls at the entity as outlined in OMB's Implementation Guide.</w:t>
      </w:r>
    </w:p>
    <w:p w14:paraId="2F5CDE4D" w14:textId="77777777" w:rsidR="00083EC2" w:rsidRPr="00083EC2" w:rsidRDefault="00083EC2" w:rsidP="00083EC2">
      <w:pPr>
        <w:spacing w:after="0" w:line="240" w:lineRule="auto"/>
        <w:rPr>
          <w:rFonts w:ascii="Arial" w:hAnsi="Arial" w:cs="Arial"/>
          <w:color w:val="000000"/>
        </w:rPr>
      </w:pPr>
    </w:p>
    <w:p w14:paraId="18C8FFB3" w14:textId="51B20DFD" w:rsidR="00083EC2" w:rsidRDefault="00083EC2" w:rsidP="00083EC2">
      <w:pPr>
        <w:spacing w:after="0" w:line="240" w:lineRule="auto"/>
        <w:rPr>
          <w:rFonts w:ascii="Arial" w:hAnsi="Arial" w:cs="Arial"/>
          <w:color w:val="000000" w:themeColor="text1"/>
        </w:rPr>
      </w:pPr>
      <w:r w:rsidRPr="45957773">
        <w:rPr>
          <w:rFonts w:ascii="Arial" w:hAnsi="Arial" w:cs="Arial"/>
          <w:color w:val="000000" w:themeColor="text1"/>
        </w:rPr>
        <w:t xml:space="preserve">The Contractor shall submit </w:t>
      </w:r>
      <w:r w:rsidR="4295C461" w:rsidRPr="45957773">
        <w:rPr>
          <w:rFonts w:ascii="Arial" w:hAnsi="Arial" w:cs="Arial"/>
          <w:color w:val="000000" w:themeColor="text1"/>
        </w:rPr>
        <w:t>a</w:t>
      </w:r>
      <w:r w:rsidR="6A3C3154" w:rsidRPr="45957773">
        <w:rPr>
          <w:rFonts w:ascii="Arial" w:hAnsi="Arial" w:cs="Arial"/>
          <w:color w:val="000000" w:themeColor="text1"/>
        </w:rPr>
        <w:t xml:space="preserve">n </w:t>
      </w:r>
      <w:r w:rsidR="00D24BE7">
        <w:rPr>
          <w:rFonts w:ascii="Arial" w:hAnsi="Arial" w:cs="Arial"/>
          <w:color w:val="000000" w:themeColor="text1"/>
        </w:rPr>
        <w:t xml:space="preserve">ELC </w:t>
      </w:r>
      <w:r w:rsidR="6A3C3154" w:rsidRPr="45957773">
        <w:rPr>
          <w:rFonts w:ascii="Arial" w:hAnsi="Arial" w:cs="Arial"/>
          <w:color w:val="000000" w:themeColor="text1"/>
        </w:rPr>
        <w:t>Assessment</w:t>
      </w:r>
      <w:r w:rsidR="4295C461" w:rsidRPr="45957773">
        <w:rPr>
          <w:rFonts w:ascii="Arial" w:hAnsi="Arial" w:cs="Arial"/>
          <w:color w:val="000000" w:themeColor="text1"/>
        </w:rPr>
        <w:t xml:space="preserve"> </w:t>
      </w:r>
      <w:r w:rsidR="13D81C2B" w:rsidRPr="45957773">
        <w:rPr>
          <w:rFonts w:ascii="Arial" w:hAnsi="Arial" w:cs="Arial"/>
          <w:color w:val="000000" w:themeColor="text1"/>
        </w:rPr>
        <w:t>R</w:t>
      </w:r>
      <w:r w:rsidRPr="45957773">
        <w:rPr>
          <w:rFonts w:ascii="Arial" w:hAnsi="Arial" w:cs="Arial"/>
          <w:color w:val="000000" w:themeColor="text1"/>
        </w:rPr>
        <w:t xml:space="preserve">eport summarizing the results of the </w:t>
      </w:r>
      <w:r w:rsidR="00D24BE7">
        <w:rPr>
          <w:rFonts w:ascii="Arial" w:hAnsi="Arial" w:cs="Arial"/>
          <w:color w:val="000000" w:themeColor="text1"/>
        </w:rPr>
        <w:t xml:space="preserve">ELC </w:t>
      </w:r>
      <w:r w:rsidRPr="45957773">
        <w:rPr>
          <w:rFonts w:ascii="Arial" w:hAnsi="Arial" w:cs="Arial"/>
          <w:color w:val="000000" w:themeColor="text1"/>
        </w:rPr>
        <w:t xml:space="preserve">assessment. The </w:t>
      </w:r>
      <w:r w:rsidR="00D24BE7">
        <w:rPr>
          <w:rFonts w:ascii="Arial" w:hAnsi="Arial" w:cs="Arial"/>
          <w:color w:val="000000" w:themeColor="text1"/>
        </w:rPr>
        <w:t xml:space="preserve">ELC assessment </w:t>
      </w:r>
      <w:r w:rsidRPr="45957773">
        <w:rPr>
          <w:rFonts w:ascii="Arial" w:hAnsi="Arial" w:cs="Arial"/>
          <w:color w:val="000000" w:themeColor="text1"/>
        </w:rPr>
        <w:t>report should contain the Contractor's determination as to whether the control is adequate to achieve the objectives of internal control. The report shall include a comprehensive deficiency matrix containing all deficiencies identified during the assessment, the control objective, severity of deficiency, recommendations, and corrective action plans.</w:t>
      </w:r>
    </w:p>
    <w:p w14:paraId="2B471B44" w14:textId="77777777" w:rsidR="003D7BF5" w:rsidRDefault="003D7BF5" w:rsidP="00083EC2">
      <w:pPr>
        <w:spacing w:after="0" w:line="240" w:lineRule="auto"/>
        <w:rPr>
          <w:rFonts w:ascii="Arial" w:hAnsi="Arial" w:cs="Arial"/>
          <w:color w:val="000000" w:themeColor="text1"/>
        </w:rPr>
      </w:pPr>
    </w:p>
    <w:p w14:paraId="0A0E13C2" w14:textId="76502DA5" w:rsidR="003D7BF5" w:rsidRPr="006015B6" w:rsidRDefault="003D7BF5" w:rsidP="003D7BF5">
      <w:pPr>
        <w:spacing w:after="0" w:line="240" w:lineRule="auto"/>
        <w:rPr>
          <w:rFonts w:ascii="Arial" w:hAnsi="Arial" w:cs="Arial"/>
          <w:color w:val="000000"/>
        </w:rPr>
      </w:pPr>
      <w:r w:rsidRPr="152505BB">
        <w:rPr>
          <w:rFonts w:ascii="Arial" w:hAnsi="Arial" w:cs="Arial"/>
          <w:color w:val="000000" w:themeColor="text1"/>
        </w:rPr>
        <w:t>The contractor shall complete the ELC Assessment in accordance with the schedule provided at task order award and as updated by the COR.</w:t>
      </w:r>
    </w:p>
    <w:p w14:paraId="5918AB14" w14:textId="77777777" w:rsidR="003D7BF5" w:rsidRPr="006015B6" w:rsidRDefault="003D7BF5" w:rsidP="003D7BF5">
      <w:pPr>
        <w:spacing w:after="0" w:line="240" w:lineRule="auto"/>
        <w:rPr>
          <w:rFonts w:ascii="Arial" w:hAnsi="Arial" w:cs="Arial"/>
          <w:color w:val="000000"/>
        </w:rPr>
      </w:pPr>
    </w:p>
    <w:p w14:paraId="2268018C" w14:textId="77777777" w:rsidR="003D7BF5" w:rsidRPr="006015B6" w:rsidRDefault="003D7BF5" w:rsidP="003D7BF5">
      <w:pPr>
        <w:spacing w:after="0" w:line="240" w:lineRule="auto"/>
        <w:rPr>
          <w:rFonts w:ascii="Arial" w:hAnsi="Arial" w:cs="Arial"/>
          <w:color w:val="000000"/>
        </w:rPr>
      </w:pPr>
      <w:r w:rsidRPr="152505BB">
        <w:rPr>
          <w:rFonts w:ascii="Arial" w:hAnsi="Arial" w:cs="Arial"/>
          <w:color w:val="000000" w:themeColor="text1"/>
        </w:rPr>
        <w:t>The Contractor shall coordinate with the COR and designated Government stakeholders to:</w:t>
      </w:r>
    </w:p>
    <w:p w14:paraId="056F674D" w14:textId="13A9EB9C" w:rsidR="003D7BF5" w:rsidRDefault="003D7BF5" w:rsidP="003D7BF5">
      <w:pPr>
        <w:pStyle w:val="ListParagraph"/>
        <w:numPr>
          <w:ilvl w:val="0"/>
          <w:numId w:val="35"/>
        </w:numPr>
        <w:spacing w:after="0" w:line="240" w:lineRule="auto"/>
        <w:rPr>
          <w:rFonts w:ascii="Arial" w:hAnsi="Arial" w:cs="Arial"/>
          <w:color w:val="000000"/>
        </w:rPr>
      </w:pPr>
      <w:r w:rsidRPr="152505BB">
        <w:rPr>
          <w:rFonts w:ascii="Arial" w:hAnsi="Arial" w:cs="Arial"/>
          <w:color w:val="000000" w:themeColor="text1"/>
        </w:rPr>
        <w:t xml:space="preserve">Confirm </w:t>
      </w:r>
      <w:r w:rsidR="00F05F5E" w:rsidRPr="152505BB">
        <w:rPr>
          <w:rFonts w:ascii="Arial" w:hAnsi="Arial" w:cs="Arial"/>
          <w:color w:val="000000" w:themeColor="text1"/>
        </w:rPr>
        <w:t>ELC a</w:t>
      </w:r>
      <w:r w:rsidRPr="152505BB">
        <w:rPr>
          <w:rFonts w:ascii="Arial" w:hAnsi="Arial" w:cs="Arial"/>
          <w:color w:val="000000" w:themeColor="text1"/>
        </w:rPr>
        <w:t>ssessment scope and timelines</w:t>
      </w:r>
    </w:p>
    <w:p w14:paraId="1DDAA5AE" w14:textId="4B50DE55" w:rsidR="003D7BF5" w:rsidRDefault="003D7BF5" w:rsidP="003D7BF5">
      <w:pPr>
        <w:pStyle w:val="ListParagraph"/>
        <w:numPr>
          <w:ilvl w:val="0"/>
          <w:numId w:val="35"/>
        </w:numPr>
        <w:spacing w:after="0" w:line="240" w:lineRule="auto"/>
        <w:rPr>
          <w:rFonts w:ascii="Arial" w:hAnsi="Arial" w:cs="Arial"/>
          <w:color w:val="000000"/>
        </w:rPr>
      </w:pPr>
      <w:r w:rsidRPr="152505BB">
        <w:rPr>
          <w:rFonts w:ascii="Arial" w:hAnsi="Arial" w:cs="Arial"/>
          <w:color w:val="000000" w:themeColor="text1"/>
        </w:rPr>
        <w:t>Conduct preliminary risk assessment (Qualitative)</w:t>
      </w:r>
      <w:r w:rsidR="00F05F5E" w:rsidRPr="152505BB">
        <w:rPr>
          <w:rFonts w:ascii="Arial" w:hAnsi="Arial" w:cs="Arial"/>
          <w:color w:val="000000" w:themeColor="text1"/>
        </w:rPr>
        <w:t xml:space="preserve"> - Survey</w:t>
      </w:r>
    </w:p>
    <w:p w14:paraId="6812BA3B" w14:textId="0D20F839" w:rsidR="003D7BF5" w:rsidRPr="0001165B" w:rsidRDefault="003D7BF5" w:rsidP="003D7BF5">
      <w:pPr>
        <w:pStyle w:val="ListParagraph"/>
        <w:numPr>
          <w:ilvl w:val="0"/>
          <w:numId w:val="35"/>
        </w:numPr>
        <w:spacing w:after="0" w:line="240" w:lineRule="auto"/>
        <w:rPr>
          <w:rFonts w:ascii="Arial" w:hAnsi="Arial" w:cs="Arial"/>
          <w:color w:val="000000"/>
        </w:rPr>
      </w:pPr>
      <w:r w:rsidRPr="152505BB">
        <w:rPr>
          <w:rFonts w:ascii="Arial" w:hAnsi="Arial" w:cs="Arial"/>
          <w:color w:val="000000" w:themeColor="text1"/>
        </w:rPr>
        <w:t xml:space="preserve">Perform </w:t>
      </w:r>
      <w:r w:rsidR="00F05F5E" w:rsidRPr="152505BB">
        <w:rPr>
          <w:rFonts w:ascii="Arial" w:hAnsi="Arial" w:cs="Arial"/>
          <w:color w:val="000000" w:themeColor="text1"/>
        </w:rPr>
        <w:t xml:space="preserve">ELC assessment </w:t>
      </w:r>
      <w:r w:rsidRPr="152505BB">
        <w:rPr>
          <w:rFonts w:ascii="Arial" w:hAnsi="Arial" w:cs="Arial"/>
          <w:color w:val="000000" w:themeColor="text1"/>
        </w:rPr>
        <w:t>walkthroughs with meeting minutes</w:t>
      </w:r>
    </w:p>
    <w:p w14:paraId="317F6837" w14:textId="77777777" w:rsidR="003D7BF5" w:rsidRPr="0001165B" w:rsidRDefault="003D7BF5" w:rsidP="003D7BF5">
      <w:pPr>
        <w:pStyle w:val="ListParagraph"/>
        <w:numPr>
          <w:ilvl w:val="0"/>
          <w:numId w:val="35"/>
        </w:numPr>
        <w:spacing w:after="0" w:line="240" w:lineRule="auto"/>
        <w:rPr>
          <w:rFonts w:ascii="Arial" w:hAnsi="Arial" w:cs="Arial"/>
          <w:color w:val="000000"/>
        </w:rPr>
      </w:pPr>
      <w:r w:rsidRPr="152505BB">
        <w:rPr>
          <w:rFonts w:ascii="Arial" w:hAnsi="Arial" w:cs="Arial"/>
          <w:color w:val="000000" w:themeColor="text1"/>
        </w:rPr>
        <w:t xml:space="preserve">Obtain required documentation </w:t>
      </w:r>
    </w:p>
    <w:p w14:paraId="7FCDC657" w14:textId="77777777" w:rsidR="003D7BF5" w:rsidRPr="0001165B" w:rsidRDefault="003D7BF5" w:rsidP="003D7BF5">
      <w:pPr>
        <w:pStyle w:val="ListParagraph"/>
        <w:numPr>
          <w:ilvl w:val="0"/>
          <w:numId w:val="35"/>
        </w:numPr>
        <w:spacing w:after="0" w:line="240" w:lineRule="auto"/>
        <w:rPr>
          <w:rFonts w:ascii="Arial" w:hAnsi="Arial" w:cs="Arial"/>
          <w:color w:val="000000"/>
        </w:rPr>
      </w:pPr>
      <w:r w:rsidRPr="152505BB">
        <w:rPr>
          <w:rFonts w:ascii="Arial" w:hAnsi="Arial" w:cs="Arial"/>
          <w:color w:val="000000" w:themeColor="text1"/>
        </w:rPr>
        <w:lastRenderedPageBreak/>
        <w:t>Validate preliminary observations and findings</w:t>
      </w:r>
    </w:p>
    <w:p w14:paraId="143EF8EF" w14:textId="77777777" w:rsidR="003D7BF5" w:rsidRPr="006015B6" w:rsidRDefault="003D7BF5" w:rsidP="003D7BF5">
      <w:pPr>
        <w:spacing w:after="0" w:line="240" w:lineRule="auto"/>
        <w:rPr>
          <w:rFonts w:ascii="Arial" w:hAnsi="Arial" w:cs="Arial"/>
          <w:color w:val="000000"/>
        </w:rPr>
      </w:pPr>
    </w:p>
    <w:p w14:paraId="4EE0B015" w14:textId="54F2F121" w:rsidR="003D7BF5" w:rsidRPr="006015B6" w:rsidRDefault="003D7BF5" w:rsidP="003D7BF5">
      <w:pPr>
        <w:spacing w:after="0" w:line="240" w:lineRule="auto"/>
        <w:rPr>
          <w:rFonts w:ascii="Arial" w:hAnsi="Arial" w:cs="Arial"/>
          <w:color w:val="000000"/>
        </w:rPr>
      </w:pPr>
      <w:r w:rsidRPr="152505BB">
        <w:rPr>
          <w:rFonts w:ascii="Arial" w:hAnsi="Arial" w:cs="Arial"/>
          <w:color w:val="000000" w:themeColor="text1"/>
        </w:rPr>
        <w:t xml:space="preserve">The Contractor shall prepare and submit an </w:t>
      </w:r>
      <w:r w:rsidR="00CF21D8" w:rsidRPr="152505BB">
        <w:rPr>
          <w:rFonts w:ascii="Arial" w:hAnsi="Arial" w:cs="Arial"/>
          <w:color w:val="000000" w:themeColor="text1"/>
        </w:rPr>
        <w:t xml:space="preserve">ELC </w:t>
      </w:r>
      <w:r w:rsidRPr="152505BB">
        <w:rPr>
          <w:rFonts w:ascii="Arial" w:hAnsi="Arial" w:cs="Arial"/>
          <w:color w:val="000000" w:themeColor="text1"/>
        </w:rPr>
        <w:t xml:space="preserve">Assessment Report. The report shall include, at a minimum: </w:t>
      </w:r>
    </w:p>
    <w:p w14:paraId="1CCFE581" w14:textId="77777777" w:rsidR="003D7BF5" w:rsidRPr="0001165B" w:rsidRDefault="003D7BF5" w:rsidP="003D7BF5">
      <w:pPr>
        <w:pStyle w:val="ListParagraph"/>
        <w:numPr>
          <w:ilvl w:val="0"/>
          <w:numId w:val="36"/>
        </w:numPr>
        <w:spacing w:after="0" w:line="240" w:lineRule="auto"/>
        <w:rPr>
          <w:rFonts w:ascii="Arial" w:hAnsi="Arial" w:cs="Arial"/>
          <w:color w:val="000000"/>
        </w:rPr>
      </w:pPr>
      <w:r w:rsidRPr="152505BB">
        <w:rPr>
          <w:rFonts w:ascii="Arial" w:hAnsi="Arial" w:cs="Arial"/>
          <w:color w:val="000000" w:themeColor="text1"/>
        </w:rPr>
        <w:t xml:space="preserve">Scope and objectives                                                                                                                               </w:t>
      </w:r>
    </w:p>
    <w:p w14:paraId="6EA45177" w14:textId="77777777" w:rsidR="003D7BF5" w:rsidRPr="0001165B" w:rsidRDefault="003D7BF5" w:rsidP="003D7BF5">
      <w:pPr>
        <w:pStyle w:val="ListParagraph"/>
        <w:numPr>
          <w:ilvl w:val="0"/>
          <w:numId w:val="36"/>
        </w:numPr>
        <w:spacing w:after="0" w:line="240" w:lineRule="auto"/>
        <w:rPr>
          <w:rFonts w:ascii="Arial" w:hAnsi="Arial" w:cs="Arial"/>
          <w:color w:val="000000"/>
        </w:rPr>
      </w:pPr>
      <w:r w:rsidRPr="152505BB">
        <w:rPr>
          <w:rFonts w:ascii="Arial" w:hAnsi="Arial" w:cs="Arial"/>
          <w:color w:val="000000" w:themeColor="text1"/>
        </w:rPr>
        <w:t>Control testing results</w:t>
      </w:r>
    </w:p>
    <w:p w14:paraId="30D626A3" w14:textId="4C6CB53A" w:rsidR="003D7BF5" w:rsidRPr="0001165B" w:rsidRDefault="003D7BF5" w:rsidP="003D7BF5">
      <w:pPr>
        <w:pStyle w:val="ListParagraph"/>
        <w:numPr>
          <w:ilvl w:val="0"/>
          <w:numId w:val="36"/>
        </w:numPr>
        <w:spacing w:after="0" w:line="240" w:lineRule="auto"/>
        <w:rPr>
          <w:rFonts w:ascii="Arial" w:hAnsi="Arial" w:cs="Arial"/>
          <w:color w:val="000000"/>
        </w:rPr>
      </w:pPr>
      <w:r w:rsidRPr="152505BB">
        <w:rPr>
          <w:rFonts w:ascii="Arial" w:hAnsi="Arial" w:cs="Arial"/>
          <w:color w:val="000000" w:themeColor="text1"/>
        </w:rPr>
        <w:t xml:space="preserve">Identified deficiencies (categorized per </w:t>
      </w:r>
      <w:r w:rsidR="0084073A" w:rsidRPr="152505BB">
        <w:rPr>
          <w:rFonts w:ascii="Arial" w:hAnsi="Arial" w:cs="Arial"/>
          <w:color w:val="000000" w:themeColor="text1"/>
        </w:rPr>
        <w:t>GAO Greenbook</w:t>
      </w:r>
      <w:r w:rsidRPr="152505BB">
        <w:rPr>
          <w:rFonts w:ascii="Arial" w:hAnsi="Arial" w:cs="Arial"/>
          <w:color w:val="000000" w:themeColor="text1"/>
        </w:rPr>
        <w:t>)</w:t>
      </w:r>
    </w:p>
    <w:p w14:paraId="2294FDFA" w14:textId="77777777" w:rsidR="003D7BF5" w:rsidRPr="0001165B" w:rsidRDefault="003D7BF5" w:rsidP="003D7BF5">
      <w:pPr>
        <w:pStyle w:val="ListParagraph"/>
        <w:numPr>
          <w:ilvl w:val="0"/>
          <w:numId w:val="36"/>
        </w:numPr>
        <w:spacing w:after="0" w:line="240" w:lineRule="auto"/>
        <w:rPr>
          <w:rFonts w:ascii="Arial" w:hAnsi="Arial" w:cs="Arial"/>
          <w:color w:val="000000"/>
        </w:rPr>
      </w:pPr>
      <w:r w:rsidRPr="152505BB">
        <w:rPr>
          <w:rFonts w:ascii="Arial" w:hAnsi="Arial" w:cs="Arial"/>
          <w:color w:val="000000" w:themeColor="text1"/>
        </w:rPr>
        <w:t>Root cause analysis</w:t>
      </w:r>
    </w:p>
    <w:p w14:paraId="48E03397" w14:textId="2155EB00" w:rsidR="003D7BF5" w:rsidRPr="0001165B" w:rsidRDefault="003D7BF5" w:rsidP="003D7BF5">
      <w:pPr>
        <w:pStyle w:val="ListParagraph"/>
        <w:numPr>
          <w:ilvl w:val="0"/>
          <w:numId w:val="36"/>
        </w:numPr>
        <w:spacing w:after="0" w:line="240" w:lineRule="auto"/>
        <w:rPr>
          <w:rFonts w:ascii="Arial" w:hAnsi="Arial" w:cs="Arial"/>
          <w:color w:val="000000"/>
        </w:rPr>
      </w:pPr>
      <w:r w:rsidRPr="152505BB">
        <w:rPr>
          <w:rFonts w:ascii="Arial" w:hAnsi="Arial" w:cs="Arial"/>
          <w:color w:val="000000" w:themeColor="text1"/>
        </w:rPr>
        <w:t xml:space="preserve">Risk Register / Risk and Control </w:t>
      </w:r>
      <w:r w:rsidR="008B6766" w:rsidRPr="00083EC2">
        <w:rPr>
          <w:rFonts w:ascii="Arial" w:hAnsi="Arial" w:cs="Arial"/>
        </w:rPr>
        <w:t>Matrices</w:t>
      </w:r>
    </w:p>
    <w:p w14:paraId="5C28048A" w14:textId="77777777" w:rsidR="003D7BF5" w:rsidRPr="0001165B" w:rsidRDefault="003D7BF5" w:rsidP="003D7BF5">
      <w:pPr>
        <w:pStyle w:val="ListParagraph"/>
        <w:numPr>
          <w:ilvl w:val="0"/>
          <w:numId w:val="36"/>
        </w:numPr>
        <w:spacing w:after="0" w:line="240" w:lineRule="auto"/>
        <w:rPr>
          <w:rFonts w:ascii="Arial" w:hAnsi="Arial" w:cs="Arial"/>
          <w:color w:val="000000"/>
        </w:rPr>
      </w:pPr>
      <w:r w:rsidRPr="152505BB">
        <w:rPr>
          <w:rFonts w:ascii="Arial" w:hAnsi="Arial" w:cs="Arial"/>
          <w:color w:val="000000" w:themeColor="text1"/>
        </w:rPr>
        <w:t xml:space="preserve">Recommendation for corrective action                                                                                                                                                                                                         </w:t>
      </w:r>
    </w:p>
    <w:p w14:paraId="0643166D" w14:textId="77777777" w:rsidR="003D7BF5" w:rsidRPr="006015B6" w:rsidRDefault="003D7BF5" w:rsidP="003D7BF5">
      <w:pPr>
        <w:spacing w:after="0" w:line="240" w:lineRule="auto"/>
        <w:rPr>
          <w:rFonts w:ascii="Arial" w:hAnsi="Arial" w:cs="Arial"/>
          <w:color w:val="000000"/>
        </w:rPr>
      </w:pPr>
    </w:p>
    <w:p w14:paraId="56C0037A" w14:textId="77777777" w:rsidR="003D7BF5" w:rsidRDefault="003D7BF5" w:rsidP="003D7BF5">
      <w:pPr>
        <w:spacing w:after="0" w:line="240" w:lineRule="auto"/>
        <w:rPr>
          <w:rFonts w:ascii="Arial" w:hAnsi="Arial" w:cs="Arial"/>
          <w:color w:val="000000"/>
        </w:rPr>
      </w:pPr>
      <w:r w:rsidRPr="152505BB">
        <w:rPr>
          <w:rFonts w:ascii="Arial" w:hAnsi="Arial" w:cs="Arial"/>
          <w:color w:val="000000" w:themeColor="text1"/>
        </w:rPr>
        <w:t xml:space="preserve">The Contractor shall develop and maintain complete supporting electronic workpapers. </w:t>
      </w:r>
    </w:p>
    <w:p w14:paraId="1F523BC9" w14:textId="77777777" w:rsidR="003D7BF5" w:rsidRDefault="003D7BF5" w:rsidP="003D7BF5">
      <w:pPr>
        <w:spacing w:after="0" w:line="240" w:lineRule="auto"/>
        <w:rPr>
          <w:rFonts w:ascii="Arial" w:hAnsi="Arial" w:cs="Arial"/>
          <w:color w:val="000000"/>
        </w:rPr>
      </w:pPr>
    </w:p>
    <w:p w14:paraId="30CC470B" w14:textId="77777777" w:rsidR="003D7BF5" w:rsidRPr="006015B6" w:rsidRDefault="003D7BF5" w:rsidP="003D7BF5">
      <w:pPr>
        <w:spacing w:after="0" w:line="240" w:lineRule="auto"/>
        <w:rPr>
          <w:rFonts w:ascii="Arial" w:hAnsi="Arial" w:cs="Arial"/>
          <w:color w:val="000000"/>
        </w:rPr>
      </w:pPr>
      <w:r w:rsidRPr="152505BB">
        <w:rPr>
          <w:rFonts w:ascii="Arial" w:hAnsi="Arial" w:cs="Arial"/>
          <w:color w:val="000000" w:themeColor="text1"/>
        </w:rPr>
        <w:t xml:space="preserve">Workpapers shall: </w:t>
      </w:r>
    </w:p>
    <w:p w14:paraId="2BAA5880" w14:textId="77777777" w:rsidR="003D7BF5" w:rsidRPr="0001165B" w:rsidRDefault="003D7BF5" w:rsidP="003D7BF5">
      <w:pPr>
        <w:pStyle w:val="ListParagraph"/>
        <w:numPr>
          <w:ilvl w:val="0"/>
          <w:numId w:val="39"/>
        </w:numPr>
        <w:spacing w:after="0" w:line="240" w:lineRule="auto"/>
        <w:rPr>
          <w:rFonts w:ascii="Arial" w:hAnsi="Arial" w:cs="Arial"/>
          <w:color w:val="000000"/>
        </w:rPr>
      </w:pPr>
      <w:r w:rsidRPr="152505BB">
        <w:rPr>
          <w:rFonts w:ascii="Arial" w:hAnsi="Arial" w:cs="Arial"/>
          <w:color w:val="000000" w:themeColor="text1"/>
        </w:rPr>
        <w:t>Stand-alone and clearly document procedures performed</w:t>
      </w:r>
    </w:p>
    <w:p w14:paraId="4111EA16" w14:textId="77777777" w:rsidR="003D7BF5" w:rsidRPr="0001165B" w:rsidRDefault="003D7BF5" w:rsidP="003D7BF5">
      <w:pPr>
        <w:pStyle w:val="ListParagraph"/>
        <w:numPr>
          <w:ilvl w:val="0"/>
          <w:numId w:val="39"/>
        </w:numPr>
        <w:spacing w:after="0" w:line="240" w:lineRule="auto"/>
        <w:rPr>
          <w:rFonts w:ascii="Arial" w:hAnsi="Arial" w:cs="Arial"/>
          <w:color w:val="000000"/>
        </w:rPr>
      </w:pPr>
      <w:r w:rsidRPr="152505BB">
        <w:rPr>
          <w:rFonts w:ascii="Arial" w:hAnsi="Arial" w:cs="Arial"/>
          <w:color w:val="000000" w:themeColor="text1"/>
        </w:rPr>
        <w:t>Include source data, testing steps, and conclusions</w:t>
      </w:r>
    </w:p>
    <w:p w14:paraId="674E21AF" w14:textId="77777777" w:rsidR="003D7BF5" w:rsidRPr="0001165B" w:rsidRDefault="003D7BF5" w:rsidP="003D7BF5">
      <w:pPr>
        <w:pStyle w:val="ListParagraph"/>
        <w:numPr>
          <w:ilvl w:val="0"/>
          <w:numId w:val="39"/>
        </w:numPr>
        <w:spacing w:after="0" w:line="240" w:lineRule="auto"/>
        <w:rPr>
          <w:rFonts w:ascii="Arial" w:hAnsi="Arial" w:cs="Arial"/>
          <w:color w:val="000000"/>
        </w:rPr>
      </w:pPr>
      <w:r w:rsidRPr="152505BB">
        <w:rPr>
          <w:rFonts w:ascii="Arial" w:hAnsi="Arial" w:cs="Arial"/>
          <w:color w:val="000000" w:themeColor="text1"/>
        </w:rPr>
        <w:t>Support all findings and recommendations</w:t>
      </w:r>
    </w:p>
    <w:p w14:paraId="3B6F32A8" w14:textId="77777777" w:rsidR="003D7BF5" w:rsidRDefault="003D7BF5" w:rsidP="003D7BF5">
      <w:pPr>
        <w:pStyle w:val="ListParagraph"/>
        <w:numPr>
          <w:ilvl w:val="0"/>
          <w:numId w:val="39"/>
        </w:numPr>
        <w:spacing w:after="0" w:line="240" w:lineRule="auto"/>
        <w:rPr>
          <w:rFonts w:ascii="Arial" w:hAnsi="Arial" w:cs="Arial"/>
          <w:color w:val="000000"/>
        </w:rPr>
      </w:pPr>
      <w:r w:rsidRPr="152505BB">
        <w:rPr>
          <w:rFonts w:ascii="Arial" w:hAnsi="Arial" w:cs="Arial"/>
          <w:color w:val="000000" w:themeColor="text1"/>
        </w:rPr>
        <w:t>Be reviewed and approved internally by Contractor senior management prior to submission</w:t>
      </w:r>
    </w:p>
    <w:p w14:paraId="77D0981E" w14:textId="77777777" w:rsidR="00CC5506" w:rsidRDefault="00CC5506" w:rsidP="00BF68D0">
      <w:pPr>
        <w:pStyle w:val="ListParagraph"/>
        <w:spacing w:after="0" w:line="240" w:lineRule="auto"/>
        <w:rPr>
          <w:rFonts w:ascii="Arial" w:hAnsi="Arial" w:cs="Arial"/>
          <w:color w:val="000000"/>
        </w:rPr>
      </w:pPr>
    </w:p>
    <w:p w14:paraId="2439DAB2" w14:textId="46951C2F" w:rsidR="00CC5506" w:rsidRPr="006015B6" w:rsidRDefault="00CC5506" w:rsidP="00CC5506">
      <w:pPr>
        <w:spacing w:after="0" w:line="240" w:lineRule="auto"/>
        <w:rPr>
          <w:rFonts w:ascii="Arial" w:hAnsi="Arial" w:cs="Arial"/>
          <w:color w:val="000000"/>
        </w:rPr>
      </w:pPr>
      <w:r w:rsidRPr="152505BB">
        <w:rPr>
          <w:rFonts w:ascii="Arial" w:hAnsi="Arial" w:cs="Arial"/>
          <w:color w:val="000000" w:themeColor="text1"/>
        </w:rPr>
        <w:t xml:space="preserve">The contractor shall submit all </w:t>
      </w:r>
      <w:r w:rsidR="0068395F" w:rsidRPr="152505BB">
        <w:rPr>
          <w:rFonts w:ascii="Arial" w:hAnsi="Arial" w:cs="Arial"/>
          <w:color w:val="000000" w:themeColor="text1"/>
        </w:rPr>
        <w:t xml:space="preserve">ELC assessment </w:t>
      </w:r>
      <w:r w:rsidRPr="152505BB">
        <w:rPr>
          <w:rFonts w:ascii="Arial" w:hAnsi="Arial" w:cs="Arial"/>
          <w:color w:val="000000" w:themeColor="text1"/>
        </w:rPr>
        <w:t>deliverables to the COR/PM via Government approved electronic repository. Deliverables shall be submitted in accordance with the following schedule:</w:t>
      </w:r>
    </w:p>
    <w:p w14:paraId="5A87A758" w14:textId="77777777" w:rsidR="00CC5506" w:rsidRDefault="00CC5506" w:rsidP="00CC5506">
      <w:pPr>
        <w:spacing w:after="0" w:line="240" w:lineRule="auto"/>
        <w:rPr>
          <w:rFonts w:ascii="Arial" w:hAnsi="Arial" w:cs="Arial"/>
          <w:color w:val="000000"/>
        </w:rPr>
      </w:pPr>
    </w:p>
    <w:p w14:paraId="212BBC27" w14:textId="77777777" w:rsidR="00CC5506" w:rsidRDefault="00CC5506" w:rsidP="00CC5506">
      <w:pPr>
        <w:pStyle w:val="ListParagraph"/>
        <w:numPr>
          <w:ilvl w:val="0"/>
          <w:numId w:val="40"/>
        </w:numPr>
        <w:spacing w:after="0" w:line="240" w:lineRule="auto"/>
        <w:rPr>
          <w:rFonts w:ascii="Arial" w:hAnsi="Arial" w:cs="Arial"/>
          <w:color w:val="000000"/>
        </w:rPr>
      </w:pPr>
      <w:r w:rsidRPr="152505BB">
        <w:rPr>
          <w:rFonts w:ascii="Arial" w:hAnsi="Arial" w:cs="Arial"/>
          <w:color w:val="000000" w:themeColor="text1"/>
        </w:rPr>
        <w:t>COR/PM will provide comments within 5 business days of draft electronic workpapers submission.</w:t>
      </w:r>
    </w:p>
    <w:p w14:paraId="25DDEE33" w14:textId="77777777" w:rsidR="00CC5506" w:rsidRDefault="00CC5506" w:rsidP="00CC5506">
      <w:pPr>
        <w:pStyle w:val="ListParagraph"/>
        <w:spacing w:after="0" w:line="240" w:lineRule="auto"/>
        <w:ind w:left="1080"/>
        <w:rPr>
          <w:rFonts w:ascii="Arial" w:hAnsi="Arial" w:cs="Arial"/>
          <w:color w:val="000000"/>
        </w:rPr>
      </w:pPr>
    </w:p>
    <w:p w14:paraId="4E07DFB0" w14:textId="77777777" w:rsidR="00CC5506" w:rsidRPr="0001165B" w:rsidRDefault="00CC5506" w:rsidP="00CC5506">
      <w:pPr>
        <w:pStyle w:val="ListParagraph"/>
        <w:numPr>
          <w:ilvl w:val="0"/>
          <w:numId w:val="40"/>
        </w:numPr>
        <w:spacing w:after="0" w:line="240" w:lineRule="auto"/>
        <w:rPr>
          <w:rFonts w:ascii="Arial" w:hAnsi="Arial" w:cs="Arial"/>
          <w:color w:val="000000"/>
        </w:rPr>
      </w:pPr>
      <w:r w:rsidRPr="152505BB">
        <w:rPr>
          <w:rFonts w:ascii="Arial" w:hAnsi="Arial" w:cs="Arial"/>
          <w:color w:val="000000" w:themeColor="text1"/>
        </w:rPr>
        <w:t>Contractor shall provide the final electronic workpapers within 3 business days of receiving comments from COR/PM</w:t>
      </w:r>
    </w:p>
    <w:p w14:paraId="1F1D2F84" w14:textId="77777777" w:rsidR="00CC5506" w:rsidRPr="0001165B" w:rsidRDefault="00CC5506" w:rsidP="00CC5506">
      <w:pPr>
        <w:spacing w:after="0" w:line="240" w:lineRule="auto"/>
        <w:rPr>
          <w:rFonts w:ascii="Arial" w:hAnsi="Arial" w:cs="Arial"/>
          <w:color w:val="000000"/>
        </w:rPr>
      </w:pPr>
    </w:p>
    <w:p w14:paraId="3DB4A6DB" w14:textId="2638BEC3" w:rsidR="00CC5506" w:rsidRDefault="002D2A5F" w:rsidP="00CC5506">
      <w:pPr>
        <w:pStyle w:val="ListParagraph"/>
        <w:numPr>
          <w:ilvl w:val="0"/>
          <w:numId w:val="40"/>
        </w:numPr>
        <w:spacing w:after="0" w:line="240" w:lineRule="auto"/>
        <w:rPr>
          <w:rFonts w:ascii="Arial" w:hAnsi="Arial" w:cs="Arial"/>
          <w:color w:val="000000"/>
        </w:rPr>
      </w:pPr>
      <w:r w:rsidRPr="152505BB">
        <w:rPr>
          <w:rFonts w:ascii="Arial" w:hAnsi="Arial" w:cs="Arial"/>
          <w:color w:val="000000" w:themeColor="text1"/>
        </w:rPr>
        <w:t>ELC</w:t>
      </w:r>
      <w:r w:rsidR="00CC5506" w:rsidRPr="152505BB">
        <w:rPr>
          <w:rFonts w:ascii="Arial" w:hAnsi="Arial" w:cs="Arial"/>
          <w:color w:val="000000" w:themeColor="text1"/>
        </w:rPr>
        <w:t xml:space="preserve"> Assessment deliverables shall be submitted no later than August 1</w:t>
      </w:r>
      <w:r w:rsidR="00CC5506" w:rsidRPr="152505BB">
        <w:rPr>
          <w:rFonts w:ascii="Arial" w:hAnsi="Arial" w:cs="Arial"/>
          <w:color w:val="000000" w:themeColor="text1"/>
          <w:vertAlign w:val="superscript"/>
        </w:rPr>
        <w:t>st</w:t>
      </w:r>
      <w:r w:rsidR="00CC5506" w:rsidRPr="152505BB">
        <w:rPr>
          <w:rFonts w:ascii="Arial" w:hAnsi="Arial" w:cs="Arial"/>
          <w:color w:val="000000" w:themeColor="text1"/>
        </w:rPr>
        <w:t xml:space="preserve"> of each contract year, unless otherwise directed by the COR.</w:t>
      </w:r>
    </w:p>
    <w:p w14:paraId="0ECA9980" w14:textId="77777777" w:rsidR="00CC5506" w:rsidRPr="00BF68D0" w:rsidRDefault="00CC5506" w:rsidP="00BF68D0">
      <w:pPr>
        <w:spacing w:after="0" w:line="240" w:lineRule="auto"/>
        <w:rPr>
          <w:rFonts w:ascii="Arial" w:hAnsi="Arial" w:cs="Arial"/>
          <w:color w:val="000000"/>
        </w:rPr>
      </w:pPr>
    </w:p>
    <w:p w14:paraId="720633B1" w14:textId="77777777" w:rsidR="00083EC2" w:rsidRPr="00083EC2" w:rsidRDefault="00083EC2" w:rsidP="00083EC2">
      <w:pPr>
        <w:spacing w:after="0" w:line="240" w:lineRule="auto"/>
        <w:rPr>
          <w:rFonts w:ascii="Arial" w:hAnsi="Arial" w:cs="Arial"/>
          <w:color w:val="000000"/>
        </w:rPr>
      </w:pPr>
    </w:p>
    <w:p w14:paraId="2794F42A" w14:textId="77777777" w:rsidR="006117AC" w:rsidRDefault="00083EC2" w:rsidP="006117AC">
      <w:pPr>
        <w:spacing w:after="0" w:line="240" w:lineRule="auto"/>
        <w:rPr>
          <w:rFonts w:ascii="Arial" w:hAnsi="Arial" w:cs="Arial"/>
          <w:u w:val="single"/>
        </w:rPr>
      </w:pPr>
      <w:r w:rsidRPr="00BF68D0">
        <w:rPr>
          <w:rFonts w:ascii="Arial" w:hAnsi="Arial" w:cs="Arial"/>
          <w:u w:val="single"/>
        </w:rPr>
        <w:t>Performance Standards</w:t>
      </w:r>
    </w:p>
    <w:p w14:paraId="0A7295FB" w14:textId="7D728D56" w:rsidR="006117AC" w:rsidRPr="006117AC" w:rsidRDefault="007C5EE5" w:rsidP="00636E62">
      <w:pPr>
        <w:pStyle w:val="ListParagraph"/>
        <w:numPr>
          <w:ilvl w:val="1"/>
          <w:numId w:val="64"/>
        </w:numPr>
        <w:tabs>
          <w:tab w:val="clear" w:pos="1440"/>
          <w:tab w:val="num" w:pos="720"/>
        </w:tabs>
        <w:spacing w:after="0" w:line="240" w:lineRule="auto"/>
        <w:ind w:left="720"/>
        <w:rPr>
          <w:rFonts w:ascii="Arial" w:hAnsi="Arial" w:cs="Arial"/>
          <w:u w:val="single"/>
        </w:rPr>
      </w:pPr>
      <w:r w:rsidRPr="006117AC">
        <w:rPr>
          <w:rFonts w:ascii="Arial" w:eastAsia="Times New Roman" w:hAnsi="Arial" w:cs="Arial"/>
        </w:rPr>
        <w:t xml:space="preserve">Standard: The ELC Assessment Interview Meeting Minutes delivered in accordance with the PWP. </w:t>
      </w:r>
      <w:r w:rsidR="006117AC" w:rsidRPr="006117AC">
        <w:rPr>
          <w:rFonts w:ascii="Arial" w:eastAsia="Times New Roman" w:hAnsi="Arial" w:cs="Arial"/>
        </w:rPr>
        <w:t xml:space="preserve"> </w:t>
      </w:r>
    </w:p>
    <w:p w14:paraId="00260A35" w14:textId="50488DBE" w:rsidR="00400753" w:rsidRPr="006117AC" w:rsidRDefault="007C5EE5" w:rsidP="00636E62">
      <w:pPr>
        <w:pStyle w:val="ListParagraph"/>
        <w:spacing w:after="0" w:line="240" w:lineRule="auto"/>
        <w:rPr>
          <w:rFonts w:ascii="Arial" w:eastAsia="Times New Roman" w:hAnsi="Arial" w:cs="Arial"/>
        </w:rPr>
      </w:pPr>
      <w:r w:rsidRPr="006117AC">
        <w:rPr>
          <w:rFonts w:ascii="Arial" w:eastAsia="Times New Roman" w:hAnsi="Arial" w:cs="Arial"/>
        </w:rPr>
        <w:t>AQL: Zero deviation, unless discussed and agreed to by all parties.</w:t>
      </w:r>
    </w:p>
    <w:p w14:paraId="2B28570B" w14:textId="77777777" w:rsidR="00A66DC2" w:rsidRPr="00BF68D0" w:rsidRDefault="00A66DC2" w:rsidP="00636E62">
      <w:pPr>
        <w:spacing w:after="0" w:line="240" w:lineRule="auto"/>
        <w:ind w:left="360"/>
        <w:rPr>
          <w:rFonts w:ascii="Arial" w:eastAsia="Times New Roman" w:hAnsi="Arial" w:cs="Arial"/>
        </w:rPr>
      </w:pPr>
    </w:p>
    <w:p w14:paraId="4E623173" w14:textId="1681D001" w:rsidR="00400753" w:rsidRPr="00BF68D0" w:rsidRDefault="00400753" w:rsidP="00636E62">
      <w:pPr>
        <w:pStyle w:val="ListParagraph"/>
        <w:numPr>
          <w:ilvl w:val="1"/>
          <w:numId w:val="68"/>
        </w:numPr>
        <w:tabs>
          <w:tab w:val="clear" w:pos="1440"/>
          <w:tab w:val="num" w:pos="720"/>
        </w:tabs>
        <w:spacing w:after="0" w:line="240" w:lineRule="auto"/>
        <w:ind w:left="720"/>
        <w:rPr>
          <w:rFonts w:ascii="Arial" w:eastAsiaTheme="minorHAnsi" w:hAnsi="Arial" w:cs="Arial"/>
          <w:sz w:val="24"/>
          <w:szCs w:val="24"/>
        </w:rPr>
      </w:pPr>
      <w:r w:rsidRPr="00BF68D0">
        <w:rPr>
          <w:rFonts w:ascii="Arial" w:eastAsia="Times New Roman" w:hAnsi="Arial" w:cs="Arial"/>
        </w:rPr>
        <w:t xml:space="preserve">Standard: The </w:t>
      </w:r>
      <w:r w:rsidRPr="00BF68D0">
        <w:rPr>
          <w:rFonts w:ascii="Arial" w:hAnsi="Arial" w:cs="Arial"/>
        </w:rPr>
        <w:t xml:space="preserve">ELC Assessment Interview Meeting Minutes </w:t>
      </w:r>
      <w:r w:rsidRPr="00BF68D0">
        <w:rPr>
          <w:rFonts w:ascii="Arial" w:eastAsia="Times New Roman" w:hAnsi="Arial" w:cs="Arial"/>
        </w:rPr>
        <w:t>are accurate and up to date as well as actionable, when necessary.  </w:t>
      </w:r>
    </w:p>
    <w:p w14:paraId="059DBA24" w14:textId="79367CCE" w:rsidR="00400753" w:rsidRPr="000935A8" w:rsidRDefault="00400753" w:rsidP="00636E62">
      <w:pPr>
        <w:ind w:firstLine="720"/>
        <w:rPr>
          <w:rFonts w:ascii="Arial" w:eastAsia="Times New Roman" w:hAnsi="Arial" w:cs="Arial"/>
        </w:rPr>
      </w:pPr>
      <w:r w:rsidRPr="00970F0D">
        <w:rPr>
          <w:rFonts w:ascii="Arial" w:eastAsia="Times New Roman" w:hAnsi="Arial" w:cs="Arial"/>
        </w:rPr>
        <w:t>AQL: Zero deviation, unless discussed and agreed to by all parties. </w:t>
      </w:r>
    </w:p>
    <w:p w14:paraId="0EFAA2D7" w14:textId="77777777" w:rsidR="00400753" w:rsidRPr="00045F1E" w:rsidRDefault="00400753" w:rsidP="00636E62">
      <w:pPr>
        <w:pStyle w:val="ListParagraph"/>
        <w:numPr>
          <w:ilvl w:val="1"/>
          <w:numId w:val="68"/>
        </w:numPr>
        <w:tabs>
          <w:tab w:val="clear" w:pos="1440"/>
          <w:tab w:val="num" w:pos="720"/>
        </w:tabs>
        <w:spacing w:after="0" w:line="240" w:lineRule="auto"/>
        <w:ind w:left="720"/>
        <w:rPr>
          <w:rFonts w:ascii="Arial" w:eastAsia="Times New Roman" w:hAnsi="Arial" w:cs="Arial"/>
        </w:rPr>
      </w:pPr>
      <w:r w:rsidRPr="00045F1E">
        <w:rPr>
          <w:rFonts w:ascii="Arial" w:eastAsia="Times New Roman" w:hAnsi="Arial" w:cs="Arial"/>
        </w:rPr>
        <w:t xml:space="preserve">Standard: The </w:t>
      </w:r>
      <w:r w:rsidRPr="00045F1E">
        <w:rPr>
          <w:rFonts w:ascii="Arial" w:hAnsi="Arial" w:cs="Arial"/>
        </w:rPr>
        <w:t xml:space="preserve">ELC Assessment Survey and Analysis </w:t>
      </w:r>
      <w:r w:rsidRPr="00045F1E">
        <w:rPr>
          <w:rFonts w:ascii="Arial" w:eastAsia="Times New Roman" w:hAnsi="Arial" w:cs="Arial"/>
        </w:rPr>
        <w:t>demonstrate comprehensive quantitative analyses and thoughtful evaluations of internal and external risk information. </w:t>
      </w:r>
    </w:p>
    <w:p w14:paraId="5DA73B7D" w14:textId="3870AE74" w:rsidR="00400753" w:rsidRPr="000935A8" w:rsidRDefault="00400753" w:rsidP="00636E62">
      <w:pPr>
        <w:ind w:firstLine="720"/>
        <w:rPr>
          <w:rFonts w:ascii="Arial" w:eastAsia="Times New Roman" w:hAnsi="Arial" w:cs="Arial"/>
        </w:rPr>
      </w:pPr>
      <w:r w:rsidRPr="00970F0D">
        <w:rPr>
          <w:rFonts w:ascii="Arial" w:eastAsia="Times New Roman" w:hAnsi="Arial" w:cs="Arial"/>
        </w:rPr>
        <w:t>AQL: Zero deviation, unless discussed and agreed to by all parties. </w:t>
      </w:r>
    </w:p>
    <w:p w14:paraId="73A2079E" w14:textId="77777777" w:rsidR="00400753" w:rsidRPr="00A47C51" w:rsidRDefault="00400753" w:rsidP="00636E62">
      <w:pPr>
        <w:pStyle w:val="ListParagraph"/>
        <w:numPr>
          <w:ilvl w:val="1"/>
          <w:numId w:val="68"/>
        </w:numPr>
        <w:tabs>
          <w:tab w:val="clear" w:pos="1440"/>
          <w:tab w:val="num" w:pos="720"/>
        </w:tabs>
        <w:spacing w:after="0" w:line="240" w:lineRule="auto"/>
        <w:ind w:left="720"/>
        <w:rPr>
          <w:rFonts w:ascii="Arial" w:eastAsia="Times New Roman" w:hAnsi="Arial" w:cs="Arial"/>
        </w:rPr>
      </w:pPr>
      <w:r w:rsidRPr="00A47C51">
        <w:rPr>
          <w:rFonts w:ascii="Arial" w:eastAsia="Times New Roman" w:hAnsi="Arial" w:cs="Arial"/>
        </w:rPr>
        <w:lastRenderedPageBreak/>
        <w:t xml:space="preserve">Standard: The </w:t>
      </w:r>
      <w:r w:rsidRPr="00083EC2">
        <w:rPr>
          <w:rFonts w:ascii="Arial" w:hAnsi="Arial" w:cs="Arial"/>
        </w:rPr>
        <w:t xml:space="preserve">ELC </w:t>
      </w:r>
      <w:r>
        <w:rPr>
          <w:rFonts w:ascii="Arial" w:hAnsi="Arial" w:cs="Arial"/>
        </w:rPr>
        <w:t xml:space="preserve">Assessment </w:t>
      </w:r>
      <w:r w:rsidRPr="00083EC2">
        <w:rPr>
          <w:rFonts w:ascii="Arial" w:hAnsi="Arial" w:cs="Arial"/>
        </w:rPr>
        <w:t>Risk</w:t>
      </w:r>
      <w:r w:rsidRPr="008B6766">
        <w:rPr>
          <w:rFonts w:ascii="Arial" w:hAnsi="Arial" w:cs="Arial"/>
        </w:rPr>
        <w:t xml:space="preserve"> Register / Risk and Control Matrices</w:t>
      </w:r>
      <w:r>
        <w:rPr>
          <w:rFonts w:ascii="Arial" w:hAnsi="Arial" w:cs="Arial"/>
        </w:rPr>
        <w:t xml:space="preserve"> </w:t>
      </w:r>
      <w:r w:rsidRPr="00A47C51">
        <w:rPr>
          <w:rFonts w:ascii="Arial" w:eastAsia="Times New Roman" w:hAnsi="Arial" w:cs="Arial"/>
        </w:rPr>
        <w:t>is continuously kept updated, accessible and monitored with relevant risk data to enable analyses and evaluations. </w:t>
      </w:r>
    </w:p>
    <w:p w14:paraId="0B4DC048" w14:textId="60B67019" w:rsidR="00400753" w:rsidRPr="00BF68D0" w:rsidRDefault="00400753" w:rsidP="00636E62">
      <w:pPr>
        <w:ind w:firstLine="720"/>
        <w:rPr>
          <w:rFonts w:ascii="Arial" w:eastAsiaTheme="minorHAnsi" w:hAnsi="Arial" w:cs="Arial"/>
        </w:rPr>
      </w:pPr>
      <w:r w:rsidRPr="000935A8">
        <w:rPr>
          <w:rFonts w:ascii="Arial" w:hAnsi="Arial" w:cs="Arial"/>
        </w:rPr>
        <w:t>AQL: Zero deviation, unless discussed and agreed to by all parties. </w:t>
      </w:r>
    </w:p>
    <w:p w14:paraId="40D649D8" w14:textId="77777777" w:rsidR="00400753" w:rsidRPr="000935A8" w:rsidRDefault="00400753" w:rsidP="00636E62">
      <w:pPr>
        <w:pStyle w:val="ListParagraph"/>
        <w:numPr>
          <w:ilvl w:val="1"/>
          <w:numId w:val="68"/>
        </w:numPr>
        <w:tabs>
          <w:tab w:val="clear" w:pos="1440"/>
          <w:tab w:val="num" w:pos="720"/>
        </w:tabs>
        <w:spacing w:after="0" w:line="240" w:lineRule="auto"/>
        <w:ind w:left="720"/>
        <w:rPr>
          <w:rFonts w:ascii="Arial" w:hAnsi="Arial" w:cs="Arial"/>
        </w:rPr>
      </w:pPr>
      <w:r w:rsidRPr="000935A8">
        <w:rPr>
          <w:rFonts w:ascii="Arial" w:hAnsi="Arial" w:cs="Arial"/>
        </w:rPr>
        <w:t xml:space="preserve">Standard: </w:t>
      </w:r>
      <w:r w:rsidRPr="00A47C51">
        <w:rPr>
          <w:rFonts w:ascii="Arial" w:eastAsia="Times New Roman" w:hAnsi="Arial" w:cs="Arial"/>
        </w:rPr>
        <w:t xml:space="preserve">The </w:t>
      </w:r>
      <w:r w:rsidRPr="00083EC2">
        <w:rPr>
          <w:rFonts w:ascii="Arial" w:hAnsi="Arial" w:cs="Arial"/>
        </w:rPr>
        <w:t xml:space="preserve">ELC </w:t>
      </w:r>
      <w:r>
        <w:rPr>
          <w:rFonts w:ascii="Arial" w:hAnsi="Arial" w:cs="Arial"/>
        </w:rPr>
        <w:t xml:space="preserve">Assessment </w:t>
      </w:r>
      <w:r w:rsidRPr="00083EC2">
        <w:rPr>
          <w:rFonts w:ascii="Arial" w:hAnsi="Arial" w:cs="Arial"/>
        </w:rPr>
        <w:t>Risk</w:t>
      </w:r>
      <w:r w:rsidRPr="008B6766">
        <w:rPr>
          <w:rFonts w:ascii="Arial" w:hAnsi="Arial" w:cs="Arial"/>
        </w:rPr>
        <w:t xml:space="preserve"> Register / Risk and Control Matrices</w:t>
      </w:r>
      <w:r>
        <w:rPr>
          <w:rFonts w:ascii="Arial" w:hAnsi="Arial" w:cs="Arial"/>
        </w:rPr>
        <w:t xml:space="preserve"> </w:t>
      </w:r>
      <w:r w:rsidRPr="000935A8">
        <w:rPr>
          <w:rFonts w:ascii="Arial" w:hAnsi="Arial" w:cs="Arial"/>
        </w:rPr>
        <w:t>comprehensively integrates risk information from internal and external sources timely and routinely.   </w:t>
      </w:r>
    </w:p>
    <w:p w14:paraId="463EF73F" w14:textId="17B48211" w:rsidR="00400753" w:rsidRPr="00970F0D" w:rsidRDefault="00400753" w:rsidP="00636E62">
      <w:pPr>
        <w:ind w:firstLine="720"/>
        <w:rPr>
          <w:rFonts w:ascii="Arial" w:hAnsi="Arial" w:cs="Arial"/>
        </w:rPr>
      </w:pPr>
      <w:r w:rsidRPr="00970F0D">
        <w:rPr>
          <w:rFonts w:ascii="Arial" w:hAnsi="Arial" w:cs="Arial"/>
        </w:rPr>
        <w:t>AQL: Zero deviation, unless discussed and agreed to by all parties. </w:t>
      </w:r>
    </w:p>
    <w:p w14:paraId="78A010D0" w14:textId="77777777" w:rsidR="00400753" w:rsidRPr="000935A8" w:rsidRDefault="00400753" w:rsidP="00636E62">
      <w:pPr>
        <w:pStyle w:val="ListParagraph"/>
        <w:numPr>
          <w:ilvl w:val="1"/>
          <w:numId w:val="68"/>
        </w:numPr>
        <w:tabs>
          <w:tab w:val="clear" w:pos="1440"/>
          <w:tab w:val="num" w:pos="720"/>
        </w:tabs>
        <w:spacing w:after="0" w:line="240" w:lineRule="auto"/>
        <w:ind w:left="720"/>
        <w:rPr>
          <w:rFonts w:ascii="Arial" w:hAnsi="Arial" w:cs="Arial"/>
        </w:rPr>
      </w:pPr>
      <w:r w:rsidRPr="000935A8">
        <w:rPr>
          <w:rFonts w:ascii="Arial" w:hAnsi="Arial" w:cs="Arial"/>
        </w:rPr>
        <w:t>Standard: </w:t>
      </w:r>
      <w:r w:rsidRPr="00A47C51">
        <w:rPr>
          <w:rFonts w:ascii="Arial" w:eastAsia="Times New Roman" w:hAnsi="Arial" w:cs="Arial"/>
        </w:rPr>
        <w:t xml:space="preserve">The </w:t>
      </w:r>
      <w:r w:rsidRPr="00083EC2">
        <w:rPr>
          <w:rFonts w:ascii="Arial" w:hAnsi="Arial" w:cs="Arial"/>
        </w:rPr>
        <w:t xml:space="preserve">ELC </w:t>
      </w:r>
      <w:r>
        <w:rPr>
          <w:rFonts w:ascii="Arial" w:hAnsi="Arial" w:cs="Arial"/>
        </w:rPr>
        <w:t xml:space="preserve">Assessment </w:t>
      </w:r>
      <w:r w:rsidRPr="00083EC2">
        <w:rPr>
          <w:rFonts w:ascii="Arial" w:hAnsi="Arial" w:cs="Arial"/>
        </w:rPr>
        <w:t>Risk</w:t>
      </w:r>
      <w:r w:rsidRPr="008B6766">
        <w:rPr>
          <w:rFonts w:ascii="Arial" w:hAnsi="Arial" w:cs="Arial"/>
        </w:rPr>
        <w:t xml:space="preserve"> Register / Risk and Control Matrices</w:t>
      </w:r>
      <w:r>
        <w:rPr>
          <w:rFonts w:ascii="Arial" w:hAnsi="Arial" w:cs="Arial"/>
        </w:rPr>
        <w:t xml:space="preserve"> </w:t>
      </w:r>
      <w:r w:rsidRPr="000935A8">
        <w:rPr>
          <w:rFonts w:ascii="Arial" w:hAnsi="Arial" w:cs="Arial"/>
        </w:rPr>
        <w:t>includes all data and/or information required to re-create and/or modify deliverables, without contractor assistance. </w:t>
      </w:r>
    </w:p>
    <w:p w14:paraId="582E95E1" w14:textId="6F68791A" w:rsidR="00400753" w:rsidRPr="000935A8" w:rsidRDefault="00400753" w:rsidP="00636E62">
      <w:pPr>
        <w:ind w:firstLine="720"/>
        <w:rPr>
          <w:rFonts w:ascii="Arial" w:hAnsi="Arial" w:cs="Arial"/>
        </w:rPr>
      </w:pPr>
      <w:r w:rsidRPr="00970F0D">
        <w:rPr>
          <w:rFonts w:ascii="Arial" w:hAnsi="Arial" w:cs="Arial"/>
        </w:rPr>
        <w:t>AQL: Zero deviation, unless discussed and agreed to by all parties. </w:t>
      </w:r>
    </w:p>
    <w:p w14:paraId="0E38C5FD" w14:textId="3998009E" w:rsidR="00400753" w:rsidRPr="00EA6560" w:rsidRDefault="00400753" w:rsidP="00636E62">
      <w:pPr>
        <w:pStyle w:val="ListParagraph"/>
        <w:numPr>
          <w:ilvl w:val="1"/>
          <w:numId w:val="68"/>
        </w:numPr>
        <w:tabs>
          <w:tab w:val="clear" w:pos="1440"/>
          <w:tab w:val="num" w:pos="720"/>
        </w:tabs>
        <w:spacing w:after="0" w:line="240" w:lineRule="auto"/>
        <w:ind w:left="720"/>
        <w:rPr>
          <w:rFonts w:ascii="Arial" w:eastAsia="Times New Roman" w:hAnsi="Arial" w:cs="Arial"/>
        </w:rPr>
      </w:pPr>
      <w:r w:rsidRPr="00EA6560">
        <w:rPr>
          <w:rFonts w:ascii="Arial" w:eastAsia="Times New Roman" w:hAnsi="Arial" w:cs="Arial"/>
        </w:rPr>
        <w:t xml:space="preserve">Standard: The </w:t>
      </w:r>
      <w:r w:rsidRPr="00EA6560">
        <w:rPr>
          <w:rFonts w:ascii="Arial" w:hAnsi="Arial" w:cs="Arial"/>
        </w:rPr>
        <w:t>ELC Assessment Control Testing</w:t>
      </w:r>
      <w:r w:rsidR="007C53E8">
        <w:rPr>
          <w:rFonts w:ascii="Arial" w:eastAsia="Times New Roman" w:hAnsi="Arial" w:cs="Arial"/>
        </w:rPr>
        <w:t xml:space="preserve"> </w:t>
      </w:r>
      <w:r w:rsidR="007C53E8" w:rsidRPr="00EA6560">
        <w:rPr>
          <w:rFonts w:ascii="Arial" w:eastAsia="Times New Roman" w:hAnsi="Arial" w:cs="Arial"/>
        </w:rPr>
        <w:t>includes</w:t>
      </w:r>
      <w:r w:rsidRPr="00EA6560">
        <w:rPr>
          <w:rFonts w:ascii="Arial" w:eastAsia="Times New Roman" w:hAnsi="Arial" w:cs="Arial"/>
        </w:rPr>
        <w:t> information regarding the assessment of internal control systems, as directed from OMB Circular A-123.   </w:t>
      </w:r>
    </w:p>
    <w:p w14:paraId="5EFD7D01" w14:textId="4CE87E15" w:rsidR="00400753" w:rsidRPr="000935A8" w:rsidRDefault="00400753" w:rsidP="00636E62">
      <w:pPr>
        <w:ind w:firstLine="720"/>
        <w:rPr>
          <w:rFonts w:ascii="Arial" w:eastAsia="Times New Roman" w:hAnsi="Arial" w:cs="Arial"/>
        </w:rPr>
      </w:pPr>
      <w:r w:rsidRPr="00970F0D">
        <w:rPr>
          <w:rFonts w:ascii="Arial" w:eastAsia="Times New Roman" w:hAnsi="Arial" w:cs="Arial"/>
        </w:rPr>
        <w:t>AQL: Zero deviation, unless discussed and agreed to by all parties. </w:t>
      </w:r>
    </w:p>
    <w:p w14:paraId="3DB18A19" w14:textId="77777777" w:rsidR="00400753" w:rsidRPr="000935A8" w:rsidRDefault="00400753" w:rsidP="00636E62">
      <w:pPr>
        <w:pStyle w:val="ListParagraph"/>
        <w:numPr>
          <w:ilvl w:val="1"/>
          <w:numId w:val="68"/>
        </w:numPr>
        <w:tabs>
          <w:tab w:val="clear" w:pos="1440"/>
          <w:tab w:val="num" w:pos="720"/>
        </w:tabs>
        <w:spacing w:after="0" w:line="240" w:lineRule="auto"/>
        <w:ind w:left="720"/>
        <w:rPr>
          <w:rFonts w:ascii="Arial" w:hAnsi="Arial" w:cs="Arial"/>
          <w:color w:val="000000"/>
        </w:rPr>
      </w:pPr>
      <w:r w:rsidRPr="000935A8">
        <w:rPr>
          <w:rFonts w:ascii="Arial" w:hAnsi="Arial" w:cs="Arial"/>
          <w:color w:val="000000"/>
        </w:rPr>
        <w:t xml:space="preserve">Standard: </w:t>
      </w:r>
      <w:r>
        <w:rPr>
          <w:rFonts w:ascii="Arial" w:eastAsia="Times New Roman" w:hAnsi="Arial" w:cs="Arial"/>
        </w:rPr>
        <w:t xml:space="preserve">The </w:t>
      </w:r>
      <w:r w:rsidRPr="00083EC2">
        <w:rPr>
          <w:rFonts w:ascii="Arial" w:hAnsi="Arial" w:cs="Arial"/>
        </w:rPr>
        <w:t>ELC Assessment Report</w:t>
      </w:r>
      <w:r w:rsidRPr="000935A8">
        <w:rPr>
          <w:rFonts w:ascii="Arial" w:hAnsi="Arial" w:cs="Arial"/>
          <w:color w:val="000000"/>
        </w:rPr>
        <w:t>, and associated activities, are completed by August 1</w:t>
      </w:r>
      <w:r w:rsidRPr="000935A8">
        <w:rPr>
          <w:rFonts w:ascii="Arial" w:hAnsi="Arial" w:cs="Arial"/>
          <w:color w:val="000000"/>
          <w:vertAlign w:val="superscript"/>
        </w:rPr>
        <w:t xml:space="preserve">st </w:t>
      </w:r>
      <w:r w:rsidRPr="000935A8">
        <w:rPr>
          <w:rFonts w:ascii="Arial" w:hAnsi="Arial" w:cs="Arial"/>
          <w:color w:val="000000" w:themeColor="text1"/>
        </w:rPr>
        <w:t>of each contract year,</w:t>
      </w:r>
      <w:r w:rsidRPr="000935A8">
        <w:rPr>
          <w:rFonts w:ascii="Arial" w:hAnsi="Arial" w:cs="Arial"/>
          <w:color w:val="000000"/>
        </w:rPr>
        <w:t xml:space="preserve"> and/or within the specified deadline provided by the COR/PM.</w:t>
      </w:r>
    </w:p>
    <w:p w14:paraId="5F0BA8C9" w14:textId="77777777" w:rsidR="00400753" w:rsidRPr="000935A8" w:rsidRDefault="00400753" w:rsidP="00636E62">
      <w:pPr>
        <w:ind w:firstLine="720"/>
        <w:rPr>
          <w:rFonts w:ascii="Arial" w:hAnsi="Arial" w:cs="Arial"/>
        </w:rPr>
      </w:pPr>
      <w:r w:rsidRPr="000935A8">
        <w:rPr>
          <w:rFonts w:ascii="Arial" w:hAnsi="Arial" w:cs="Arial"/>
          <w:color w:val="000000"/>
        </w:rPr>
        <w:t xml:space="preserve">AQL: </w:t>
      </w:r>
      <w:r w:rsidRPr="000935A8">
        <w:rPr>
          <w:rFonts w:ascii="Arial" w:hAnsi="Arial" w:cs="Arial"/>
        </w:rPr>
        <w:t>Zero deviation, unless discussed and agreed to by all parties</w:t>
      </w:r>
    </w:p>
    <w:p w14:paraId="62D4B829" w14:textId="77777777" w:rsidR="00742E8C" w:rsidRDefault="00742E8C" w:rsidP="00400753">
      <w:pPr>
        <w:spacing w:after="0" w:line="240" w:lineRule="auto"/>
        <w:rPr>
          <w:rFonts w:ascii="Arial" w:hAnsi="Arial" w:cs="Arial"/>
          <w:u w:val="single"/>
        </w:rPr>
      </w:pPr>
    </w:p>
    <w:p w14:paraId="1CB135ED" w14:textId="4EA083CF" w:rsidR="00083EC2" w:rsidRPr="00083EC2" w:rsidRDefault="00083EC2" w:rsidP="00083EC2">
      <w:pPr>
        <w:spacing w:after="0" w:line="240" w:lineRule="auto"/>
        <w:rPr>
          <w:rFonts w:ascii="Arial" w:hAnsi="Arial" w:cs="Arial"/>
        </w:rPr>
      </w:pPr>
      <w:r w:rsidRPr="00083EC2">
        <w:rPr>
          <w:rFonts w:ascii="Arial" w:hAnsi="Arial" w:cs="Arial"/>
          <w:u w:val="single"/>
        </w:rPr>
        <w:t xml:space="preserve">Deliverables   </w:t>
      </w:r>
      <w:r>
        <w:br/>
      </w:r>
      <w:r w:rsidRPr="00083EC2">
        <w:rPr>
          <w:rFonts w:ascii="Arial" w:hAnsi="Arial" w:cs="Arial"/>
        </w:rPr>
        <w:t xml:space="preserve">A015 ELC </w:t>
      </w:r>
      <w:r w:rsidR="007600B3">
        <w:rPr>
          <w:rFonts w:ascii="Arial" w:hAnsi="Arial" w:cs="Arial"/>
        </w:rPr>
        <w:t xml:space="preserve">Assessment </w:t>
      </w:r>
      <w:r w:rsidR="00AB691F">
        <w:rPr>
          <w:rFonts w:ascii="Arial" w:hAnsi="Arial" w:cs="Arial"/>
        </w:rPr>
        <w:t xml:space="preserve">Interview </w:t>
      </w:r>
      <w:r w:rsidRPr="00083EC2">
        <w:rPr>
          <w:rFonts w:ascii="Arial" w:hAnsi="Arial" w:cs="Arial"/>
        </w:rPr>
        <w:t>Meeting Minutes</w:t>
      </w:r>
    </w:p>
    <w:p w14:paraId="556E92DF" w14:textId="1FE96C65" w:rsidR="00083EC2" w:rsidRPr="00083EC2" w:rsidRDefault="00083EC2" w:rsidP="00083EC2">
      <w:pPr>
        <w:spacing w:after="0" w:line="240" w:lineRule="auto"/>
        <w:rPr>
          <w:rFonts w:ascii="Arial" w:hAnsi="Arial" w:cs="Arial"/>
        </w:rPr>
      </w:pPr>
      <w:r w:rsidRPr="00083EC2">
        <w:rPr>
          <w:rFonts w:ascii="Arial" w:hAnsi="Arial" w:cs="Arial"/>
        </w:rPr>
        <w:t xml:space="preserve">A016 </w:t>
      </w:r>
      <w:r w:rsidR="00161157" w:rsidRPr="00083EC2">
        <w:rPr>
          <w:rFonts w:ascii="Arial" w:hAnsi="Arial" w:cs="Arial"/>
        </w:rPr>
        <w:t xml:space="preserve">ELC </w:t>
      </w:r>
      <w:r w:rsidR="00161157">
        <w:rPr>
          <w:rFonts w:ascii="Arial" w:hAnsi="Arial" w:cs="Arial"/>
        </w:rPr>
        <w:t>Assessment</w:t>
      </w:r>
      <w:r w:rsidRPr="00083EC2">
        <w:rPr>
          <w:rFonts w:ascii="Arial" w:hAnsi="Arial" w:cs="Arial"/>
        </w:rPr>
        <w:t xml:space="preserve"> Survey and Analysis </w:t>
      </w:r>
      <w:r>
        <w:br/>
      </w:r>
      <w:r w:rsidRPr="00083EC2">
        <w:rPr>
          <w:rFonts w:ascii="Arial" w:hAnsi="Arial" w:cs="Arial"/>
        </w:rPr>
        <w:t xml:space="preserve">A017 </w:t>
      </w:r>
      <w:r w:rsidR="00161157" w:rsidRPr="00083EC2">
        <w:rPr>
          <w:rFonts w:ascii="Arial" w:hAnsi="Arial" w:cs="Arial"/>
        </w:rPr>
        <w:t xml:space="preserve">ELC </w:t>
      </w:r>
      <w:r w:rsidR="00161157">
        <w:rPr>
          <w:rFonts w:ascii="Arial" w:hAnsi="Arial" w:cs="Arial"/>
        </w:rPr>
        <w:t xml:space="preserve">Assessment </w:t>
      </w:r>
      <w:r w:rsidR="008B6766" w:rsidRPr="008B6766">
        <w:rPr>
          <w:rFonts w:ascii="Arial" w:hAnsi="Arial" w:cs="Arial"/>
        </w:rPr>
        <w:t>Risk Register / Risk and Control Matrices</w:t>
      </w:r>
      <w:r>
        <w:br/>
      </w:r>
      <w:r w:rsidRPr="00083EC2">
        <w:rPr>
          <w:rFonts w:ascii="Arial" w:hAnsi="Arial" w:cs="Arial"/>
        </w:rPr>
        <w:t xml:space="preserve">A018 </w:t>
      </w:r>
      <w:r w:rsidR="00161157" w:rsidRPr="00083EC2">
        <w:rPr>
          <w:rFonts w:ascii="Arial" w:hAnsi="Arial" w:cs="Arial"/>
        </w:rPr>
        <w:t xml:space="preserve">ELC </w:t>
      </w:r>
      <w:r w:rsidR="00161157">
        <w:rPr>
          <w:rFonts w:ascii="Arial" w:hAnsi="Arial" w:cs="Arial"/>
        </w:rPr>
        <w:t>Assessment</w:t>
      </w:r>
      <w:r w:rsidRPr="00083EC2">
        <w:rPr>
          <w:rFonts w:ascii="Arial" w:hAnsi="Arial" w:cs="Arial"/>
        </w:rPr>
        <w:t xml:space="preserve"> </w:t>
      </w:r>
      <w:r w:rsidR="00D93366">
        <w:rPr>
          <w:rFonts w:ascii="Arial" w:hAnsi="Arial" w:cs="Arial"/>
        </w:rPr>
        <w:t xml:space="preserve">Control </w:t>
      </w:r>
      <w:r w:rsidRPr="00083EC2">
        <w:rPr>
          <w:rFonts w:ascii="Arial" w:hAnsi="Arial" w:cs="Arial"/>
        </w:rPr>
        <w:t>Test</w:t>
      </w:r>
      <w:r w:rsidR="009117D4" w:rsidRPr="0028494C">
        <w:rPr>
          <w:rFonts w:ascii="Arial" w:hAnsi="Arial" w:cs="Arial"/>
        </w:rPr>
        <w:t>ing</w:t>
      </w:r>
      <w:r>
        <w:br/>
      </w:r>
      <w:r w:rsidRPr="00083EC2">
        <w:rPr>
          <w:rFonts w:ascii="Arial" w:hAnsi="Arial" w:cs="Arial"/>
        </w:rPr>
        <w:t>A019 ELC Assessment Report</w:t>
      </w:r>
      <w:r>
        <w:br/>
      </w:r>
    </w:p>
    <w:p w14:paraId="0E0563AF" w14:textId="77777777" w:rsidR="00083EC2" w:rsidRPr="00083EC2" w:rsidRDefault="00083EC2" w:rsidP="00083EC2">
      <w:pPr>
        <w:keepNext/>
        <w:spacing w:after="0" w:line="240" w:lineRule="auto"/>
        <w:outlineLvl w:val="2"/>
        <w:rPr>
          <w:rFonts w:ascii="Arial" w:eastAsia="Times New Roman" w:hAnsi="Arial" w:cs="Arial"/>
          <w:b/>
          <w:bCs/>
          <w:sz w:val="26"/>
          <w:szCs w:val="26"/>
        </w:rPr>
      </w:pPr>
      <w:bookmarkStart w:id="80" w:name="_Toc224220720"/>
      <w:bookmarkStart w:id="81" w:name="_Toc1168316375"/>
      <w:r w:rsidRPr="00083EC2">
        <w:rPr>
          <w:rFonts w:ascii="Arial" w:eastAsia="Times New Roman" w:hAnsi="Arial" w:cs="Arial"/>
          <w:b/>
          <w:bCs/>
          <w:sz w:val="26"/>
          <w:szCs w:val="26"/>
        </w:rPr>
        <w:t>5.4 Task Four - Conclusion and Recommended Assurance Statement</w:t>
      </w:r>
      <w:bookmarkEnd w:id="80"/>
      <w:bookmarkEnd w:id="81"/>
      <w:r w:rsidRPr="00083EC2">
        <w:rPr>
          <w:rFonts w:ascii="Arial" w:eastAsia="Times New Roman" w:hAnsi="Arial" w:cs="Arial"/>
          <w:b/>
          <w:bCs/>
          <w:sz w:val="26"/>
          <w:szCs w:val="26"/>
        </w:rPr>
        <w:t xml:space="preserve"> </w:t>
      </w:r>
    </w:p>
    <w:p w14:paraId="7FCDEEE9" w14:textId="77777777" w:rsidR="00083EC2" w:rsidRPr="00083EC2" w:rsidRDefault="00083EC2" w:rsidP="00083EC2">
      <w:pPr>
        <w:spacing w:after="0" w:line="240" w:lineRule="auto"/>
        <w:rPr>
          <w:rFonts w:ascii="Arial" w:hAnsi="Arial" w:cs="Arial"/>
          <w:color w:val="000000"/>
        </w:rPr>
      </w:pPr>
    </w:p>
    <w:p w14:paraId="1A5365A5" w14:textId="77777777" w:rsidR="00083EC2" w:rsidRPr="00083EC2" w:rsidRDefault="00083EC2" w:rsidP="00083EC2">
      <w:pPr>
        <w:spacing w:after="0" w:line="240" w:lineRule="auto"/>
        <w:rPr>
          <w:rFonts w:ascii="Arial" w:hAnsi="Arial" w:cs="Arial"/>
          <w:color w:val="000000"/>
          <w:sz w:val="28"/>
          <w:szCs w:val="28"/>
        </w:rPr>
      </w:pPr>
      <w:r w:rsidRPr="00083EC2">
        <w:rPr>
          <w:rFonts w:ascii="Arial" w:hAnsi="Arial" w:cs="Arial"/>
          <w:color w:val="000000"/>
        </w:rPr>
        <w:t>The Contractor shall provide a recommended assurance statement for Financial Reporting, Information Technology, and Operations in accordance with Appendix A of OMB Circular A-123 for Ginnie Mae’s use in reporting on internal control over financial reporting.</w:t>
      </w:r>
    </w:p>
    <w:p w14:paraId="0C6F2E4E" w14:textId="77777777" w:rsidR="00083EC2" w:rsidRPr="00083EC2" w:rsidRDefault="00083EC2" w:rsidP="00083EC2">
      <w:pPr>
        <w:spacing w:after="0" w:line="240" w:lineRule="auto"/>
        <w:rPr>
          <w:rFonts w:ascii="Arial" w:hAnsi="Arial" w:cs="Arial"/>
          <w:color w:val="000000"/>
        </w:rPr>
      </w:pPr>
    </w:p>
    <w:p w14:paraId="20502521" w14:textId="77777777"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The Contractor shall conduct other activities necessary to fulfill the Concluding, Reporting, and Correcting steps as outlined in OMBs Implementation Guide.</w:t>
      </w:r>
    </w:p>
    <w:p w14:paraId="3DAD1EB5" w14:textId="77777777" w:rsidR="00083EC2" w:rsidRPr="00083EC2" w:rsidRDefault="00083EC2" w:rsidP="00083EC2">
      <w:pPr>
        <w:spacing w:after="0" w:line="240" w:lineRule="auto"/>
        <w:rPr>
          <w:rFonts w:ascii="Arial" w:hAnsi="Arial" w:cs="Arial"/>
          <w:color w:val="000000"/>
        </w:rPr>
      </w:pPr>
    </w:p>
    <w:p w14:paraId="357FD6AD" w14:textId="77777777"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The Contractor shall obtain the Complementary User Entity Controls (CUECs) test results from the Vendor Risk Management (VRM) Contractor to include in the Assurance Statement.</w:t>
      </w:r>
    </w:p>
    <w:p w14:paraId="045B8B49" w14:textId="77777777" w:rsidR="00083EC2" w:rsidRPr="00083EC2" w:rsidRDefault="00083EC2" w:rsidP="00083EC2">
      <w:pPr>
        <w:spacing w:after="0" w:line="240" w:lineRule="auto"/>
        <w:rPr>
          <w:rFonts w:ascii="Arial" w:hAnsi="Arial" w:cs="Arial"/>
          <w:color w:val="000000"/>
        </w:rPr>
      </w:pPr>
    </w:p>
    <w:p w14:paraId="46FB1A3B" w14:textId="77777777"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Potential findings and/or observations shall be discussed with the appropriate Ginnie Mae personnel throughout the course of the assessment. Preliminary conclusions and review findings and/or observations shall be discussed with the process owners and Ginnie Mae management.</w:t>
      </w:r>
    </w:p>
    <w:p w14:paraId="2A2A1171" w14:textId="77777777" w:rsidR="00083EC2" w:rsidRPr="00083EC2" w:rsidRDefault="00083EC2" w:rsidP="00083EC2">
      <w:pPr>
        <w:spacing w:after="0" w:line="240" w:lineRule="auto"/>
        <w:rPr>
          <w:rFonts w:ascii="Arial" w:hAnsi="Arial" w:cs="Arial"/>
          <w:color w:val="000000"/>
        </w:rPr>
      </w:pPr>
    </w:p>
    <w:p w14:paraId="2AEBE4E2" w14:textId="77777777"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 xml:space="preserve">The Contractor shall keep the COR updated on a regular basis, verbally and/or by email, on the overall status and progress of the assessment. The Contractor shall notify the COR immediately </w:t>
      </w:r>
      <w:r w:rsidRPr="00083EC2">
        <w:rPr>
          <w:rFonts w:ascii="Arial" w:hAnsi="Arial" w:cs="Arial"/>
          <w:color w:val="000000"/>
        </w:rPr>
        <w:lastRenderedPageBreak/>
        <w:t>of any significant problems or major issues the Contractor may be experiencing during the assessment. The notification of problems shall be made in writing and provide detailed documentation of the specific issue(s). Problems or major issues may be, such as, lack of cooperation by Ginnie Mae personnel, inability to obtain copies of required documents, etc.</w:t>
      </w:r>
    </w:p>
    <w:p w14:paraId="36B87ADC" w14:textId="77777777" w:rsidR="00083EC2" w:rsidRPr="00083EC2" w:rsidRDefault="00083EC2" w:rsidP="00083EC2">
      <w:pPr>
        <w:spacing w:after="0" w:line="240" w:lineRule="auto"/>
        <w:rPr>
          <w:rFonts w:ascii="Arial" w:hAnsi="Arial" w:cs="Arial"/>
          <w:color w:val="000000"/>
        </w:rPr>
      </w:pPr>
    </w:p>
    <w:p w14:paraId="5E4E0BB5" w14:textId="51477D27" w:rsidR="00083EC2" w:rsidRDefault="00083EC2" w:rsidP="00083EC2">
      <w:pPr>
        <w:spacing w:after="0" w:line="240" w:lineRule="auto"/>
        <w:rPr>
          <w:rFonts w:ascii="Arial" w:hAnsi="Arial" w:cs="Arial"/>
          <w:color w:val="000000"/>
        </w:rPr>
      </w:pPr>
      <w:r w:rsidRPr="152505BB">
        <w:rPr>
          <w:rFonts w:ascii="Arial" w:hAnsi="Arial" w:cs="Arial"/>
          <w:color w:val="000000" w:themeColor="text1"/>
        </w:rPr>
        <w:t xml:space="preserve">At a minimum, the detailed documentation shall identify the specific issue, the risk to Ginnie Mae if it is not resolved, attempts by the Contractor to resolve the issue, potential impact on schedule and cost to </w:t>
      </w:r>
      <w:r w:rsidR="007C53E8" w:rsidRPr="152505BB">
        <w:rPr>
          <w:rFonts w:ascii="Arial" w:hAnsi="Arial" w:cs="Arial"/>
          <w:color w:val="000000" w:themeColor="text1"/>
        </w:rPr>
        <w:t>Ginnie</w:t>
      </w:r>
      <w:r w:rsidRPr="152505BB">
        <w:rPr>
          <w:rFonts w:ascii="Arial" w:hAnsi="Arial" w:cs="Arial"/>
          <w:color w:val="000000" w:themeColor="text1"/>
        </w:rPr>
        <w:t xml:space="preserve"> Mae as a result of the issue.</w:t>
      </w:r>
    </w:p>
    <w:p w14:paraId="0AC45CDA" w14:textId="77777777" w:rsidR="00ED08B6" w:rsidRDefault="00ED08B6" w:rsidP="00083EC2">
      <w:pPr>
        <w:spacing w:after="0" w:line="240" w:lineRule="auto"/>
        <w:rPr>
          <w:rFonts w:ascii="Arial" w:hAnsi="Arial" w:cs="Arial"/>
          <w:color w:val="000000"/>
        </w:rPr>
      </w:pPr>
    </w:p>
    <w:p w14:paraId="19444036" w14:textId="77777777" w:rsidR="00ED08B6" w:rsidRPr="006015B6" w:rsidRDefault="00ED08B6" w:rsidP="00ED08B6">
      <w:pPr>
        <w:spacing w:after="0" w:line="240" w:lineRule="auto"/>
        <w:rPr>
          <w:rFonts w:ascii="Arial" w:hAnsi="Arial" w:cs="Arial"/>
          <w:color w:val="000000"/>
        </w:rPr>
      </w:pPr>
      <w:r w:rsidRPr="152505BB">
        <w:rPr>
          <w:rFonts w:ascii="Arial" w:hAnsi="Arial" w:cs="Arial"/>
          <w:color w:val="000000" w:themeColor="text1"/>
        </w:rPr>
        <w:t>The contractor shall submit all deliverables to the COR/PM via Government approved electronic repository. Deliverables shall be submitted in accordance with the following schedule:</w:t>
      </w:r>
    </w:p>
    <w:p w14:paraId="6A601608" w14:textId="77777777" w:rsidR="00ED08B6" w:rsidRDefault="00ED08B6" w:rsidP="00ED08B6">
      <w:pPr>
        <w:spacing w:after="0" w:line="240" w:lineRule="auto"/>
        <w:rPr>
          <w:rFonts w:ascii="Arial" w:hAnsi="Arial" w:cs="Arial"/>
          <w:color w:val="000000"/>
        </w:rPr>
      </w:pPr>
    </w:p>
    <w:p w14:paraId="033A1683" w14:textId="77777777" w:rsidR="00ED08B6" w:rsidRDefault="00ED08B6" w:rsidP="00ED08B6">
      <w:pPr>
        <w:pStyle w:val="ListParagraph"/>
        <w:numPr>
          <w:ilvl w:val="0"/>
          <w:numId w:val="40"/>
        </w:numPr>
        <w:spacing w:after="0" w:line="240" w:lineRule="auto"/>
        <w:rPr>
          <w:rFonts w:ascii="Arial" w:hAnsi="Arial" w:cs="Arial"/>
          <w:color w:val="000000"/>
        </w:rPr>
      </w:pPr>
      <w:r w:rsidRPr="152505BB">
        <w:rPr>
          <w:rFonts w:ascii="Arial" w:hAnsi="Arial" w:cs="Arial"/>
          <w:color w:val="000000" w:themeColor="text1"/>
        </w:rPr>
        <w:t>COR/PM will provide comments within 5 business days of draft electronic workpapers submission.</w:t>
      </w:r>
    </w:p>
    <w:p w14:paraId="667E5EC1" w14:textId="77777777" w:rsidR="00ED08B6" w:rsidRDefault="00ED08B6" w:rsidP="00ED08B6">
      <w:pPr>
        <w:pStyle w:val="ListParagraph"/>
        <w:spacing w:after="0" w:line="240" w:lineRule="auto"/>
        <w:ind w:left="1080"/>
        <w:rPr>
          <w:rFonts w:ascii="Arial" w:hAnsi="Arial" w:cs="Arial"/>
          <w:color w:val="000000"/>
        </w:rPr>
      </w:pPr>
    </w:p>
    <w:p w14:paraId="1905F0AE" w14:textId="77777777" w:rsidR="00ED08B6" w:rsidRPr="0001165B" w:rsidRDefault="00ED08B6" w:rsidP="00ED08B6">
      <w:pPr>
        <w:pStyle w:val="ListParagraph"/>
        <w:numPr>
          <w:ilvl w:val="0"/>
          <w:numId w:val="40"/>
        </w:numPr>
        <w:spacing w:after="0" w:line="240" w:lineRule="auto"/>
        <w:rPr>
          <w:rFonts w:ascii="Arial" w:hAnsi="Arial" w:cs="Arial"/>
          <w:color w:val="000000"/>
        </w:rPr>
      </w:pPr>
      <w:r w:rsidRPr="152505BB">
        <w:rPr>
          <w:rFonts w:ascii="Arial" w:hAnsi="Arial" w:cs="Arial"/>
          <w:color w:val="000000" w:themeColor="text1"/>
        </w:rPr>
        <w:t>Contractor shall provide the final electronic workpapers within 3 business days of receiving comments from COR/PM</w:t>
      </w:r>
    </w:p>
    <w:p w14:paraId="13EEF02C" w14:textId="77777777" w:rsidR="00ED08B6" w:rsidRPr="0001165B" w:rsidRDefault="00ED08B6" w:rsidP="00ED08B6">
      <w:pPr>
        <w:spacing w:after="0" w:line="240" w:lineRule="auto"/>
        <w:rPr>
          <w:rFonts w:ascii="Arial" w:hAnsi="Arial" w:cs="Arial"/>
          <w:color w:val="000000"/>
        </w:rPr>
      </w:pPr>
    </w:p>
    <w:p w14:paraId="50807ADC" w14:textId="51209845" w:rsidR="00ED08B6" w:rsidRDefault="004474B1" w:rsidP="00ED08B6">
      <w:pPr>
        <w:pStyle w:val="ListParagraph"/>
        <w:numPr>
          <w:ilvl w:val="0"/>
          <w:numId w:val="40"/>
        </w:numPr>
        <w:spacing w:after="0" w:line="240" w:lineRule="auto"/>
        <w:rPr>
          <w:rFonts w:ascii="Arial" w:hAnsi="Arial" w:cs="Arial"/>
          <w:color w:val="000000"/>
        </w:rPr>
      </w:pPr>
      <w:r w:rsidRPr="004474B1">
        <w:rPr>
          <w:rFonts w:ascii="Arial" w:hAnsi="Arial" w:cs="Arial"/>
          <w:color w:val="000000" w:themeColor="text1"/>
        </w:rPr>
        <w:t xml:space="preserve">Conclusion and Recommended Assurance Statement </w:t>
      </w:r>
      <w:r w:rsidR="00ED08B6" w:rsidRPr="152505BB">
        <w:rPr>
          <w:rFonts w:ascii="Arial" w:hAnsi="Arial" w:cs="Arial"/>
          <w:color w:val="000000" w:themeColor="text1"/>
        </w:rPr>
        <w:t xml:space="preserve">deliverables shall be submitted no later than </w:t>
      </w:r>
      <w:r w:rsidR="0012278F" w:rsidRPr="152505BB">
        <w:rPr>
          <w:rFonts w:ascii="Arial" w:hAnsi="Arial" w:cs="Arial"/>
          <w:color w:val="000000" w:themeColor="text1"/>
        </w:rPr>
        <w:t>September 30</w:t>
      </w:r>
      <w:r w:rsidR="0012278F" w:rsidRPr="00BF68D0">
        <w:rPr>
          <w:rFonts w:ascii="Arial" w:hAnsi="Arial" w:cs="Arial"/>
          <w:color w:val="000000" w:themeColor="text1"/>
          <w:vertAlign w:val="superscript"/>
        </w:rPr>
        <w:t>th</w:t>
      </w:r>
      <w:r w:rsidR="00ED08B6" w:rsidRPr="152505BB">
        <w:rPr>
          <w:rFonts w:ascii="Arial" w:hAnsi="Arial" w:cs="Arial"/>
          <w:color w:val="000000" w:themeColor="text1"/>
        </w:rPr>
        <w:t xml:space="preserve"> of each contract year, unless otherwise directed by the COR.</w:t>
      </w:r>
    </w:p>
    <w:p w14:paraId="243F2099" w14:textId="77777777" w:rsidR="00ED08B6" w:rsidRPr="00083EC2" w:rsidRDefault="00ED08B6" w:rsidP="00083EC2">
      <w:pPr>
        <w:spacing w:after="0" w:line="240" w:lineRule="auto"/>
        <w:rPr>
          <w:rFonts w:ascii="Arial" w:hAnsi="Arial" w:cs="Arial"/>
          <w:color w:val="000000"/>
        </w:rPr>
      </w:pPr>
    </w:p>
    <w:p w14:paraId="73240B06" w14:textId="77777777" w:rsidR="00083EC2" w:rsidRPr="00083EC2" w:rsidRDefault="00083EC2" w:rsidP="00083EC2">
      <w:pPr>
        <w:spacing w:after="0" w:line="240" w:lineRule="auto"/>
        <w:rPr>
          <w:rFonts w:ascii="Arial" w:hAnsi="Arial" w:cs="Arial"/>
          <w:color w:val="000000"/>
        </w:rPr>
      </w:pPr>
    </w:p>
    <w:p w14:paraId="4606659A" w14:textId="1DE5421F" w:rsidR="00652F78" w:rsidRDefault="00083EC2" w:rsidP="00824316">
      <w:pPr>
        <w:spacing w:after="0" w:line="240" w:lineRule="auto"/>
        <w:rPr>
          <w:rFonts w:ascii="Arial" w:hAnsi="Arial" w:cs="Arial"/>
          <w:color w:val="000000"/>
        </w:rPr>
      </w:pPr>
      <w:r w:rsidRPr="00083EC2">
        <w:rPr>
          <w:rFonts w:ascii="Arial" w:hAnsi="Arial" w:cs="Arial"/>
          <w:u w:val="single"/>
        </w:rPr>
        <w:t>Performance Standards</w:t>
      </w:r>
    </w:p>
    <w:p w14:paraId="22B86C8A" w14:textId="2EA511F5" w:rsidR="00824316" w:rsidRPr="00742E8C" w:rsidRDefault="00824316" w:rsidP="00636E62">
      <w:pPr>
        <w:pStyle w:val="ListParagraph"/>
        <w:numPr>
          <w:ilvl w:val="0"/>
          <w:numId w:val="71"/>
        </w:numPr>
        <w:spacing w:after="0" w:line="240" w:lineRule="auto"/>
        <w:rPr>
          <w:rFonts w:ascii="Arial" w:hAnsi="Arial" w:cs="Arial"/>
          <w:color w:val="000000" w:themeColor="text1"/>
        </w:rPr>
      </w:pPr>
      <w:r w:rsidRPr="00742E8C">
        <w:rPr>
          <w:rFonts w:ascii="Arial" w:hAnsi="Arial" w:cs="Arial"/>
          <w:color w:val="000000" w:themeColor="text1"/>
        </w:rPr>
        <w:t xml:space="preserve">Standard: </w:t>
      </w:r>
      <w:r w:rsidRPr="00636E62">
        <w:rPr>
          <w:rFonts w:ascii="Arial" w:hAnsi="Arial" w:cs="Arial"/>
          <w:color w:val="000000" w:themeColor="text1"/>
        </w:rPr>
        <w:t xml:space="preserve">Recommended Assurance Statement for Financial Reporting, Information Technology, and Operations </w:t>
      </w:r>
      <w:r w:rsidR="00B52A05" w:rsidRPr="00636E62">
        <w:rPr>
          <w:rFonts w:ascii="Arial" w:hAnsi="Arial" w:cs="Arial"/>
          <w:color w:val="000000" w:themeColor="text1"/>
        </w:rPr>
        <w:t>are</w:t>
      </w:r>
      <w:r w:rsidRPr="00636E62">
        <w:rPr>
          <w:rFonts w:ascii="Arial" w:hAnsi="Arial" w:cs="Arial"/>
          <w:color w:val="000000" w:themeColor="text1"/>
        </w:rPr>
        <w:t xml:space="preserve"> provided in accordance with Appendix A of OMB Circular A-123</w:t>
      </w:r>
      <w:r w:rsidRPr="00742E8C">
        <w:rPr>
          <w:rFonts w:ascii="Arial" w:hAnsi="Arial" w:cs="Arial"/>
          <w:color w:val="000000" w:themeColor="text1"/>
        </w:rPr>
        <w:t xml:space="preserve">, </w:t>
      </w:r>
      <w:r w:rsidR="00B52A05">
        <w:rPr>
          <w:rFonts w:ascii="Arial" w:hAnsi="Arial" w:cs="Arial"/>
          <w:color w:val="000000" w:themeColor="text1"/>
        </w:rPr>
        <w:t>and</w:t>
      </w:r>
      <w:r w:rsidRPr="00742E8C">
        <w:rPr>
          <w:rFonts w:ascii="Arial" w:hAnsi="Arial" w:cs="Arial"/>
          <w:color w:val="000000" w:themeColor="text1"/>
        </w:rPr>
        <w:t xml:space="preserve"> completed by </w:t>
      </w:r>
      <w:r>
        <w:rPr>
          <w:rFonts w:ascii="Arial" w:hAnsi="Arial" w:cs="Arial"/>
          <w:color w:val="000000" w:themeColor="text1"/>
        </w:rPr>
        <w:t>September 30</w:t>
      </w:r>
      <w:r w:rsidRPr="00636E62">
        <w:rPr>
          <w:rFonts w:ascii="Arial" w:hAnsi="Arial" w:cs="Arial"/>
          <w:color w:val="000000" w:themeColor="text1"/>
        </w:rPr>
        <w:t>th</w:t>
      </w:r>
      <w:r w:rsidR="003D68C0">
        <w:rPr>
          <w:rFonts w:ascii="Arial" w:hAnsi="Arial" w:cs="Arial"/>
          <w:color w:val="000000" w:themeColor="text1"/>
        </w:rPr>
        <w:t xml:space="preserve"> of each contract year</w:t>
      </w:r>
      <w:r w:rsidRPr="00742E8C">
        <w:rPr>
          <w:rFonts w:ascii="Arial" w:hAnsi="Arial" w:cs="Arial"/>
          <w:color w:val="000000" w:themeColor="text1"/>
        </w:rPr>
        <w:t xml:space="preserve"> and/or within the specified deadline provided by the COR/PM.</w:t>
      </w:r>
    </w:p>
    <w:p w14:paraId="1828BD88" w14:textId="77777777" w:rsidR="00824316" w:rsidRPr="00636E62" w:rsidRDefault="00824316" w:rsidP="00636E62">
      <w:pPr>
        <w:pStyle w:val="ListParagraph"/>
        <w:spacing w:after="0" w:line="240" w:lineRule="auto"/>
        <w:rPr>
          <w:rFonts w:ascii="Arial" w:hAnsi="Arial" w:cs="Arial"/>
          <w:color w:val="000000" w:themeColor="text1"/>
        </w:rPr>
      </w:pPr>
      <w:r w:rsidRPr="00742E8C">
        <w:rPr>
          <w:rFonts w:ascii="Arial" w:hAnsi="Arial" w:cs="Arial"/>
          <w:color w:val="000000" w:themeColor="text1"/>
        </w:rPr>
        <w:t xml:space="preserve">AQL: Zero deviation, unless discussed and agreed to by all parties </w:t>
      </w:r>
    </w:p>
    <w:p w14:paraId="60B4E873" w14:textId="77777777" w:rsidR="00083EC2" w:rsidRPr="00083EC2" w:rsidRDefault="00083EC2" w:rsidP="00083EC2">
      <w:pPr>
        <w:spacing w:after="0" w:line="240" w:lineRule="auto"/>
        <w:rPr>
          <w:rFonts w:ascii="Arial" w:hAnsi="Arial" w:cs="Arial"/>
          <w:color w:val="000000"/>
          <w:sz w:val="24"/>
          <w:szCs w:val="24"/>
        </w:rPr>
      </w:pPr>
    </w:p>
    <w:p w14:paraId="17465F91" w14:textId="649941B2" w:rsidR="00083EC2" w:rsidRPr="00083EC2" w:rsidRDefault="00083EC2" w:rsidP="00083EC2">
      <w:pPr>
        <w:spacing w:after="0" w:line="240" w:lineRule="auto"/>
        <w:rPr>
          <w:rFonts w:ascii="Arial" w:hAnsi="Arial" w:cs="Arial"/>
        </w:rPr>
      </w:pPr>
      <w:r w:rsidRPr="00083EC2">
        <w:rPr>
          <w:rFonts w:ascii="Arial" w:hAnsi="Arial" w:cs="Arial"/>
          <w:u w:val="single"/>
        </w:rPr>
        <w:t xml:space="preserve">Deliverables   </w:t>
      </w:r>
      <w:r>
        <w:br/>
      </w:r>
      <w:r w:rsidRPr="00083EC2">
        <w:rPr>
          <w:rFonts w:ascii="Arial" w:hAnsi="Arial" w:cs="Arial"/>
        </w:rPr>
        <w:t xml:space="preserve">A020 </w:t>
      </w:r>
      <w:r w:rsidR="00E27E97">
        <w:rPr>
          <w:rFonts w:ascii="Arial" w:hAnsi="Arial" w:cs="Arial"/>
        </w:rPr>
        <w:t xml:space="preserve">A-123 Assessment </w:t>
      </w:r>
      <w:r w:rsidRPr="00083EC2">
        <w:rPr>
          <w:rFonts w:ascii="Arial" w:hAnsi="Arial" w:cs="Arial"/>
        </w:rPr>
        <w:t>Recommended Assurance Statement for Financial Reporting, Information Technology, and Operations</w:t>
      </w:r>
      <w:r>
        <w:br/>
      </w:r>
    </w:p>
    <w:p w14:paraId="01CD04B6" w14:textId="77777777" w:rsidR="00083EC2" w:rsidRPr="00083EC2" w:rsidRDefault="00083EC2" w:rsidP="00083EC2">
      <w:pPr>
        <w:keepNext/>
        <w:spacing w:after="0" w:line="240" w:lineRule="auto"/>
        <w:outlineLvl w:val="2"/>
        <w:rPr>
          <w:rFonts w:ascii="Arial" w:eastAsia="Times New Roman" w:hAnsi="Arial" w:cs="Arial"/>
          <w:b/>
          <w:bCs/>
          <w:sz w:val="26"/>
          <w:szCs w:val="26"/>
        </w:rPr>
      </w:pPr>
      <w:bookmarkStart w:id="82" w:name="_Toc224220721"/>
      <w:bookmarkStart w:id="83" w:name="_Toc1313929074"/>
      <w:r w:rsidRPr="00083EC2">
        <w:rPr>
          <w:rFonts w:ascii="Arial" w:eastAsia="Times New Roman" w:hAnsi="Arial" w:cs="Arial"/>
          <w:b/>
          <w:bCs/>
          <w:sz w:val="26"/>
          <w:szCs w:val="26"/>
        </w:rPr>
        <w:t>5.5 Task Five - Policy and Procedures</w:t>
      </w:r>
      <w:bookmarkEnd w:id="82"/>
      <w:bookmarkEnd w:id="83"/>
      <w:r w:rsidRPr="00083EC2">
        <w:rPr>
          <w:rFonts w:ascii="Arial" w:eastAsia="Times New Roman" w:hAnsi="Arial" w:cs="Arial"/>
          <w:b/>
          <w:bCs/>
          <w:sz w:val="26"/>
          <w:szCs w:val="26"/>
        </w:rPr>
        <w:t xml:space="preserve"> </w:t>
      </w:r>
    </w:p>
    <w:p w14:paraId="313A7516" w14:textId="77777777" w:rsidR="00083EC2" w:rsidRPr="00083EC2" w:rsidRDefault="00083EC2" w:rsidP="00083EC2">
      <w:pPr>
        <w:spacing w:after="0" w:line="240" w:lineRule="auto"/>
        <w:rPr>
          <w:rFonts w:ascii="Arial" w:hAnsi="Arial" w:cs="Arial"/>
          <w:color w:val="000000"/>
        </w:rPr>
      </w:pPr>
    </w:p>
    <w:p w14:paraId="2AAAA4F6" w14:textId="77777777" w:rsidR="00083EC2" w:rsidRPr="00083EC2" w:rsidRDefault="00083EC2" w:rsidP="00083EC2">
      <w:pPr>
        <w:spacing w:after="0" w:line="240" w:lineRule="auto"/>
        <w:rPr>
          <w:rFonts w:ascii="Arial" w:hAnsi="Arial" w:cs="Arial"/>
          <w:color w:val="000000"/>
        </w:rPr>
      </w:pPr>
      <w:r w:rsidRPr="00083EC2">
        <w:rPr>
          <w:rFonts w:ascii="Arial" w:hAnsi="Arial" w:cs="Arial"/>
          <w:color w:val="000000"/>
        </w:rPr>
        <w:t xml:space="preserve">The Contractor shall provide recommended updates to Ginnie Mae’s related Policy, and procedures annually. </w:t>
      </w:r>
    </w:p>
    <w:p w14:paraId="6F874549" w14:textId="77777777" w:rsidR="00083EC2" w:rsidRPr="00083EC2" w:rsidRDefault="00083EC2" w:rsidP="00083EC2">
      <w:pPr>
        <w:spacing w:after="0" w:line="240" w:lineRule="auto"/>
        <w:rPr>
          <w:rFonts w:ascii="Arial" w:hAnsi="Arial" w:cs="Arial"/>
          <w:color w:val="000000"/>
        </w:rPr>
      </w:pPr>
    </w:p>
    <w:p w14:paraId="3379EC25" w14:textId="667A40F3" w:rsidR="00083EC2" w:rsidRPr="00083EC2" w:rsidRDefault="00FD2D54" w:rsidP="00083EC2">
      <w:pPr>
        <w:spacing w:after="0" w:line="240" w:lineRule="auto"/>
        <w:rPr>
          <w:rFonts w:ascii="Arial" w:hAnsi="Arial" w:cs="Arial"/>
          <w:color w:val="000000"/>
        </w:rPr>
      </w:pPr>
      <w:r>
        <w:rPr>
          <w:rFonts w:ascii="Arial" w:hAnsi="Arial" w:cs="Arial"/>
          <w:color w:val="000000"/>
        </w:rPr>
        <w:t>The</w:t>
      </w:r>
      <w:r w:rsidR="00083EC2" w:rsidRPr="00083EC2">
        <w:rPr>
          <w:rFonts w:ascii="Arial" w:hAnsi="Arial" w:cs="Arial"/>
          <w:color w:val="000000"/>
        </w:rPr>
        <w:t xml:space="preserve"> Contractor shall review and recommend updates to Ginnie Mae’s related Policy and standard operating procedures. Ginnie Mae has one (1) Policy and one (1) Standard Operating Procedure (SOP) document related to this task.</w:t>
      </w:r>
    </w:p>
    <w:p w14:paraId="67650D33" w14:textId="77777777" w:rsidR="00083EC2" w:rsidRPr="00083EC2" w:rsidRDefault="00083EC2" w:rsidP="00083EC2">
      <w:pPr>
        <w:spacing w:after="0" w:line="240" w:lineRule="auto"/>
        <w:rPr>
          <w:rFonts w:ascii="Arial" w:hAnsi="Arial" w:cs="Arial"/>
          <w:color w:val="000000"/>
        </w:rPr>
      </w:pPr>
    </w:p>
    <w:p w14:paraId="2AB83B7D" w14:textId="77777777" w:rsidR="00083EC2" w:rsidRPr="00083EC2" w:rsidRDefault="00083EC2" w:rsidP="00083EC2">
      <w:pPr>
        <w:numPr>
          <w:ilvl w:val="0"/>
          <w:numId w:val="21"/>
        </w:numPr>
        <w:spacing w:after="0" w:line="240" w:lineRule="auto"/>
        <w:rPr>
          <w:rFonts w:ascii="Arial" w:hAnsi="Arial" w:cs="Arial"/>
          <w:color w:val="000000"/>
        </w:rPr>
      </w:pPr>
      <w:r w:rsidRPr="00083EC2">
        <w:rPr>
          <w:rFonts w:ascii="Arial" w:hAnsi="Arial" w:cs="Arial"/>
          <w:color w:val="000000"/>
        </w:rPr>
        <w:t>The policy updated should identify relationships with other related Ginnie Mae (e.g., financial internal controls), HUD, ERM and government-wide policies that relate to risk management or could directly impact the ERM/Appendix A program.</w:t>
      </w:r>
    </w:p>
    <w:p w14:paraId="78CEFBB4" w14:textId="77777777" w:rsidR="00083EC2" w:rsidRPr="00083EC2" w:rsidRDefault="00083EC2" w:rsidP="00083EC2">
      <w:pPr>
        <w:numPr>
          <w:ilvl w:val="0"/>
          <w:numId w:val="21"/>
        </w:numPr>
        <w:spacing w:after="0" w:line="240" w:lineRule="auto"/>
        <w:rPr>
          <w:rFonts w:ascii="Arial" w:hAnsi="Arial" w:cs="Arial"/>
          <w:color w:val="000000"/>
        </w:rPr>
      </w:pPr>
      <w:r w:rsidRPr="00083EC2">
        <w:rPr>
          <w:rFonts w:ascii="Arial" w:hAnsi="Arial" w:cs="Arial"/>
          <w:color w:val="000000"/>
        </w:rPr>
        <w:t xml:space="preserve">Procedure updates should describe in detail how we conduct the Appendix A assessment (roles based) and maintain and update the Flowcharts and Business Cycle narratives, Risk Registers, Test of Design, Test of Effectiveness, Materiality Calculation, Risk Assessment, Workpapers and related Key Performance Indicators (KPI) and Key </w:t>
      </w:r>
      <w:r w:rsidRPr="00083EC2">
        <w:rPr>
          <w:rFonts w:ascii="Arial" w:hAnsi="Arial" w:cs="Arial"/>
          <w:color w:val="000000"/>
        </w:rPr>
        <w:lastRenderedPageBreak/>
        <w:t>Risk Indicator (KRIs)  The Appendix of the procedures should include templates with directions that are created to facilitate the program’s success.</w:t>
      </w:r>
    </w:p>
    <w:p w14:paraId="379B2BAA" w14:textId="77777777" w:rsidR="00083EC2" w:rsidRDefault="00083EC2" w:rsidP="00083EC2">
      <w:pPr>
        <w:numPr>
          <w:ilvl w:val="0"/>
          <w:numId w:val="21"/>
        </w:numPr>
        <w:spacing w:after="0" w:line="240" w:lineRule="auto"/>
        <w:rPr>
          <w:rFonts w:ascii="Arial" w:hAnsi="Arial" w:cs="Arial"/>
          <w:color w:val="000000"/>
        </w:rPr>
      </w:pPr>
      <w:r w:rsidRPr="152505BB">
        <w:rPr>
          <w:rFonts w:ascii="Arial" w:hAnsi="Arial" w:cs="Arial"/>
          <w:color w:val="000000" w:themeColor="text1"/>
        </w:rPr>
        <w:t xml:space="preserve">Compliance Review Checklist. The Contractor shall review and recommend updates to Ginnie Mae’s Compliance Review Checklist on an annual basis. </w:t>
      </w:r>
    </w:p>
    <w:p w14:paraId="69256750" w14:textId="77777777" w:rsidR="00BE67B2" w:rsidRDefault="00BE67B2" w:rsidP="00BF68D0">
      <w:pPr>
        <w:spacing w:after="0" w:line="240" w:lineRule="auto"/>
        <w:ind w:left="720"/>
        <w:rPr>
          <w:rFonts w:ascii="Arial" w:hAnsi="Arial" w:cs="Arial"/>
          <w:color w:val="000000"/>
        </w:rPr>
      </w:pPr>
    </w:p>
    <w:p w14:paraId="036865F1" w14:textId="77777777" w:rsidR="00BE67B2" w:rsidRPr="006015B6" w:rsidRDefault="00BE67B2" w:rsidP="00BE67B2">
      <w:pPr>
        <w:spacing w:after="0" w:line="240" w:lineRule="auto"/>
        <w:rPr>
          <w:rFonts w:ascii="Arial" w:hAnsi="Arial" w:cs="Arial"/>
          <w:color w:val="000000"/>
        </w:rPr>
      </w:pPr>
      <w:r w:rsidRPr="152505BB">
        <w:rPr>
          <w:rFonts w:ascii="Arial" w:hAnsi="Arial" w:cs="Arial"/>
          <w:color w:val="000000" w:themeColor="text1"/>
        </w:rPr>
        <w:t>The contractor shall submit all deliverables to the COR/PM via Government approved electronic repository. Deliverables shall be submitted in accordance with the following schedule:</w:t>
      </w:r>
    </w:p>
    <w:p w14:paraId="571B6D9C" w14:textId="77777777" w:rsidR="00BE67B2" w:rsidRDefault="00BE67B2" w:rsidP="00BE67B2">
      <w:pPr>
        <w:spacing w:after="0" w:line="240" w:lineRule="auto"/>
        <w:rPr>
          <w:rFonts w:ascii="Arial" w:hAnsi="Arial" w:cs="Arial"/>
          <w:color w:val="000000"/>
        </w:rPr>
      </w:pPr>
    </w:p>
    <w:p w14:paraId="5248CB75" w14:textId="77777777" w:rsidR="00BE67B2" w:rsidRDefault="00BE67B2" w:rsidP="00BE67B2">
      <w:pPr>
        <w:pStyle w:val="ListParagraph"/>
        <w:numPr>
          <w:ilvl w:val="0"/>
          <w:numId w:val="40"/>
        </w:numPr>
        <w:spacing w:after="0" w:line="240" w:lineRule="auto"/>
        <w:rPr>
          <w:rFonts w:ascii="Arial" w:hAnsi="Arial" w:cs="Arial"/>
          <w:color w:val="000000"/>
        </w:rPr>
      </w:pPr>
      <w:r w:rsidRPr="152505BB">
        <w:rPr>
          <w:rFonts w:ascii="Arial" w:hAnsi="Arial" w:cs="Arial"/>
          <w:color w:val="000000" w:themeColor="text1"/>
        </w:rPr>
        <w:t>COR/PM will provide comments within 5 business days of draft electronic workpapers submission.</w:t>
      </w:r>
    </w:p>
    <w:p w14:paraId="4DB21820" w14:textId="77777777" w:rsidR="00BE67B2" w:rsidRDefault="00BE67B2" w:rsidP="00BE67B2">
      <w:pPr>
        <w:pStyle w:val="ListParagraph"/>
        <w:spacing w:after="0" w:line="240" w:lineRule="auto"/>
        <w:ind w:left="1080"/>
        <w:rPr>
          <w:rFonts w:ascii="Arial" w:hAnsi="Arial" w:cs="Arial"/>
          <w:color w:val="000000"/>
        </w:rPr>
      </w:pPr>
    </w:p>
    <w:p w14:paraId="44546E8C" w14:textId="77777777" w:rsidR="00BE67B2" w:rsidRPr="0001165B" w:rsidRDefault="00BE67B2" w:rsidP="00BE67B2">
      <w:pPr>
        <w:pStyle w:val="ListParagraph"/>
        <w:numPr>
          <w:ilvl w:val="0"/>
          <w:numId w:val="40"/>
        </w:numPr>
        <w:spacing w:after="0" w:line="240" w:lineRule="auto"/>
        <w:rPr>
          <w:rFonts w:ascii="Arial" w:hAnsi="Arial" w:cs="Arial"/>
          <w:color w:val="000000"/>
        </w:rPr>
      </w:pPr>
      <w:r w:rsidRPr="152505BB">
        <w:rPr>
          <w:rFonts w:ascii="Arial" w:hAnsi="Arial" w:cs="Arial"/>
          <w:color w:val="000000" w:themeColor="text1"/>
        </w:rPr>
        <w:t>Contractor shall provide the final electronic workpapers within 3 business days of receiving comments from COR/PM</w:t>
      </w:r>
    </w:p>
    <w:p w14:paraId="7621D26A" w14:textId="77777777" w:rsidR="00BE67B2" w:rsidRPr="0001165B" w:rsidRDefault="00BE67B2" w:rsidP="00BE67B2">
      <w:pPr>
        <w:spacing w:after="0" w:line="240" w:lineRule="auto"/>
        <w:rPr>
          <w:rFonts w:ascii="Arial" w:hAnsi="Arial" w:cs="Arial"/>
          <w:color w:val="000000"/>
        </w:rPr>
      </w:pPr>
    </w:p>
    <w:p w14:paraId="124D64B9" w14:textId="5D4557D5" w:rsidR="003B72A5" w:rsidRPr="007C53E8" w:rsidRDefault="00620A96" w:rsidP="009F4B8F">
      <w:pPr>
        <w:pStyle w:val="ListParagraph"/>
        <w:numPr>
          <w:ilvl w:val="0"/>
          <w:numId w:val="40"/>
        </w:numPr>
        <w:spacing w:after="0" w:line="240" w:lineRule="auto"/>
        <w:rPr>
          <w:rFonts w:ascii="Arial" w:hAnsi="Arial" w:cs="Arial"/>
          <w:color w:val="000000"/>
        </w:rPr>
      </w:pPr>
      <w:r>
        <w:rPr>
          <w:rFonts w:ascii="Arial" w:hAnsi="Arial" w:cs="Arial"/>
          <w:color w:val="000000" w:themeColor="text1"/>
        </w:rPr>
        <w:t>Annual Policy &amp; Procedures</w:t>
      </w:r>
      <w:r w:rsidR="00BE67B2" w:rsidRPr="152505BB">
        <w:rPr>
          <w:rFonts w:ascii="Arial" w:hAnsi="Arial" w:cs="Arial"/>
          <w:color w:val="000000" w:themeColor="text1"/>
        </w:rPr>
        <w:t xml:space="preserve"> deliverables shall be submitted no later than </w:t>
      </w:r>
      <w:r w:rsidR="00E47AE8" w:rsidRPr="152505BB">
        <w:rPr>
          <w:rFonts w:ascii="Arial" w:hAnsi="Arial" w:cs="Arial"/>
          <w:color w:val="000000" w:themeColor="text1"/>
        </w:rPr>
        <w:t>S</w:t>
      </w:r>
      <w:r w:rsidR="007327C0" w:rsidRPr="152505BB">
        <w:rPr>
          <w:rFonts w:ascii="Arial" w:hAnsi="Arial" w:cs="Arial"/>
          <w:color w:val="000000" w:themeColor="text1"/>
        </w:rPr>
        <w:t>eptember 30</w:t>
      </w:r>
      <w:r w:rsidR="007327C0" w:rsidRPr="00BF68D0">
        <w:rPr>
          <w:rFonts w:ascii="Arial" w:hAnsi="Arial" w:cs="Arial"/>
          <w:color w:val="000000" w:themeColor="text1"/>
          <w:vertAlign w:val="superscript"/>
        </w:rPr>
        <w:t>th</w:t>
      </w:r>
      <w:r w:rsidR="00BE67B2" w:rsidRPr="152505BB">
        <w:rPr>
          <w:rFonts w:ascii="Arial" w:hAnsi="Arial" w:cs="Arial"/>
          <w:color w:val="000000" w:themeColor="text1"/>
        </w:rPr>
        <w:t xml:space="preserve"> of each contract year, unless otherwise directed by the COR.</w:t>
      </w:r>
    </w:p>
    <w:p w14:paraId="7E1E863C" w14:textId="77777777" w:rsidR="003B72A5" w:rsidRDefault="003B72A5" w:rsidP="009F4B8F">
      <w:pPr>
        <w:spacing w:after="0" w:line="240" w:lineRule="auto"/>
        <w:rPr>
          <w:rFonts w:ascii="Arial" w:hAnsi="Arial" w:cs="Arial"/>
          <w:u w:val="single"/>
        </w:rPr>
      </w:pPr>
    </w:p>
    <w:p w14:paraId="5017521C" w14:textId="54A30FB4" w:rsidR="009F4B8F" w:rsidRDefault="009F4B8F" w:rsidP="009F4B8F">
      <w:pPr>
        <w:spacing w:after="0" w:line="240" w:lineRule="auto"/>
        <w:rPr>
          <w:rFonts w:ascii="Arial" w:hAnsi="Arial" w:cs="Arial"/>
          <w:color w:val="000000" w:themeColor="text1"/>
        </w:rPr>
      </w:pPr>
      <w:r w:rsidRPr="00083EC2">
        <w:rPr>
          <w:rFonts w:ascii="Arial" w:hAnsi="Arial" w:cs="Arial"/>
          <w:u w:val="single"/>
        </w:rPr>
        <w:t>Performance Standards</w:t>
      </w:r>
    </w:p>
    <w:p w14:paraId="2E97A9E7" w14:textId="3CAA79A1" w:rsidR="00C86FB4" w:rsidRPr="00BF68D0" w:rsidRDefault="00C86FB4" w:rsidP="00993187">
      <w:pPr>
        <w:pStyle w:val="ListParagraph"/>
        <w:numPr>
          <w:ilvl w:val="0"/>
          <w:numId w:val="83"/>
        </w:numPr>
        <w:spacing w:after="0" w:line="240" w:lineRule="auto"/>
        <w:rPr>
          <w:rFonts w:ascii="Arial" w:hAnsi="Arial" w:cs="Arial"/>
          <w:color w:val="000000" w:themeColor="text1"/>
        </w:rPr>
      </w:pPr>
      <w:r w:rsidRPr="00BF68D0">
        <w:rPr>
          <w:rFonts w:ascii="Arial" w:hAnsi="Arial" w:cs="Arial"/>
          <w:color w:val="000000" w:themeColor="text1"/>
        </w:rPr>
        <w:t xml:space="preserve">Standard: The </w:t>
      </w:r>
      <w:r w:rsidRPr="00BF68D0">
        <w:rPr>
          <w:rFonts w:ascii="Arial" w:hAnsi="Arial" w:cs="Arial"/>
        </w:rPr>
        <w:t>A-123 Program Policy &amp; Procedures</w:t>
      </w:r>
      <w:r w:rsidRPr="00BF68D0">
        <w:rPr>
          <w:rFonts w:ascii="Arial" w:hAnsi="Arial" w:cs="Arial"/>
          <w:color w:val="000000" w:themeColor="text1"/>
        </w:rPr>
        <w:t xml:space="preserve"> updates are comprehensive, pertinent and relevant to enable greater </w:t>
      </w:r>
      <w:r w:rsidR="009F4B8F" w:rsidRPr="00BF68D0">
        <w:rPr>
          <w:rFonts w:ascii="Arial" w:hAnsi="Arial" w:cs="Arial"/>
          <w:color w:val="000000" w:themeColor="text1"/>
        </w:rPr>
        <w:t>efficiency</w:t>
      </w:r>
      <w:r w:rsidRPr="00BF68D0">
        <w:rPr>
          <w:rFonts w:ascii="Arial" w:hAnsi="Arial" w:cs="Arial"/>
          <w:color w:val="000000" w:themeColor="text1"/>
        </w:rPr>
        <w:t xml:space="preserve"> and/or effectiveness.  </w:t>
      </w:r>
    </w:p>
    <w:p w14:paraId="0B5DC23C" w14:textId="77777777" w:rsidR="00C86FB4" w:rsidRPr="00C86FB4" w:rsidRDefault="00C86FB4" w:rsidP="00BF68D0">
      <w:pPr>
        <w:spacing w:after="0" w:line="240" w:lineRule="auto"/>
        <w:ind w:firstLine="720"/>
        <w:rPr>
          <w:rFonts w:ascii="Arial" w:hAnsi="Arial" w:cs="Arial"/>
          <w:color w:val="000000" w:themeColor="text1"/>
        </w:rPr>
      </w:pPr>
      <w:r w:rsidRPr="00C86FB4">
        <w:rPr>
          <w:rFonts w:ascii="Arial" w:hAnsi="Arial" w:cs="Arial"/>
          <w:color w:val="000000" w:themeColor="text1"/>
        </w:rPr>
        <w:t>AQL: Zero deviation, unless discussed and agreed to by all parties. </w:t>
      </w:r>
    </w:p>
    <w:p w14:paraId="26F13DEE" w14:textId="77777777" w:rsidR="00C86FB4" w:rsidRPr="00C86FB4" w:rsidRDefault="00C86FB4" w:rsidP="00C86FB4">
      <w:pPr>
        <w:spacing w:after="0" w:line="240" w:lineRule="auto"/>
        <w:rPr>
          <w:rFonts w:ascii="Arial" w:hAnsi="Arial" w:cs="Arial"/>
          <w:color w:val="000000" w:themeColor="text1"/>
        </w:rPr>
      </w:pPr>
      <w:r w:rsidRPr="00C86FB4">
        <w:rPr>
          <w:rFonts w:ascii="Arial" w:hAnsi="Arial" w:cs="Arial"/>
          <w:color w:val="000000" w:themeColor="text1"/>
        </w:rPr>
        <w:t> </w:t>
      </w:r>
    </w:p>
    <w:p w14:paraId="4F8FA6CE" w14:textId="77777777" w:rsidR="003B72A5" w:rsidRDefault="00C86FB4" w:rsidP="00860D8C">
      <w:pPr>
        <w:pStyle w:val="ListParagraph"/>
        <w:numPr>
          <w:ilvl w:val="0"/>
          <w:numId w:val="70"/>
        </w:numPr>
        <w:spacing w:after="0" w:line="240" w:lineRule="auto"/>
        <w:rPr>
          <w:rFonts w:ascii="Arial" w:hAnsi="Arial" w:cs="Arial"/>
          <w:color w:val="000000" w:themeColor="text1"/>
        </w:rPr>
      </w:pPr>
      <w:r w:rsidRPr="00BF68D0">
        <w:rPr>
          <w:rFonts w:ascii="Arial" w:hAnsi="Arial" w:cs="Arial"/>
          <w:color w:val="000000" w:themeColor="text1"/>
        </w:rPr>
        <w:t xml:space="preserve">Standard: The </w:t>
      </w:r>
      <w:r w:rsidRPr="00BF68D0">
        <w:rPr>
          <w:rFonts w:ascii="Arial" w:hAnsi="Arial" w:cs="Arial"/>
        </w:rPr>
        <w:t>A-123 Program Policy &amp; Procedures</w:t>
      </w:r>
      <w:r w:rsidRPr="00BF68D0">
        <w:rPr>
          <w:rFonts w:ascii="Arial" w:hAnsi="Arial" w:cs="Arial"/>
          <w:color w:val="000000" w:themeColor="text1"/>
        </w:rPr>
        <w:t xml:space="preserve"> are</w:t>
      </w:r>
      <w:r w:rsidR="009F4B8F" w:rsidRPr="00BF68D0">
        <w:rPr>
          <w:rFonts w:ascii="Arial" w:hAnsi="Arial" w:cs="Arial"/>
          <w:color w:val="000000" w:themeColor="text1"/>
        </w:rPr>
        <w:t xml:space="preserve"> completed by September 30</w:t>
      </w:r>
      <w:r w:rsidR="009F4B8F" w:rsidRPr="00BF68D0">
        <w:rPr>
          <w:rFonts w:ascii="Arial" w:hAnsi="Arial" w:cs="Arial"/>
          <w:color w:val="000000" w:themeColor="text1"/>
          <w:vertAlign w:val="superscript"/>
        </w:rPr>
        <w:t>th</w:t>
      </w:r>
      <w:r w:rsidR="009F4B8F" w:rsidRPr="00BF68D0">
        <w:rPr>
          <w:rFonts w:ascii="Arial" w:hAnsi="Arial" w:cs="Arial"/>
          <w:color w:val="000000" w:themeColor="text1"/>
        </w:rPr>
        <w:t xml:space="preserve"> of each contract year, and/or within the specified deadline provided by the COR/PM.</w:t>
      </w:r>
    </w:p>
    <w:p w14:paraId="764E99BB" w14:textId="3FE1ABFC" w:rsidR="00083EC2" w:rsidRDefault="00C86FB4" w:rsidP="003B72A5">
      <w:pPr>
        <w:pStyle w:val="ListParagraph"/>
        <w:spacing w:after="0" w:line="240" w:lineRule="auto"/>
        <w:rPr>
          <w:rFonts w:ascii="Arial" w:hAnsi="Arial" w:cs="Arial"/>
          <w:color w:val="000000" w:themeColor="text1"/>
        </w:rPr>
      </w:pPr>
      <w:r w:rsidRPr="00BF68D0">
        <w:rPr>
          <w:rFonts w:ascii="Arial" w:hAnsi="Arial" w:cs="Arial"/>
          <w:color w:val="000000" w:themeColor="text1"/>
        </w:rPr>
        <w:t>AQL: Zero deviation, unless discussed and agreed to by all parties.</w:t>
      </w:r>
    </w:p>
    <w:p w14:paraId="25380B10" w14:textId="77777777" w:rsidR="003B72A5" w:rsidRPr="00BF68D0" w:rsidRDefault="003B72A5" w:rsidP="00BF68D0">
      <w:pPr>
        <w:pStyle w:val="ListParagraph"/>
        <w:spacing w:after="0" w:line="240" w:lineRule="auto"/>
        <w:rPr>
          <w:rFonts w:ascii="Arial" w:hAnsi="Arial" w:cs="Arial"/>
          <w:color w:val="000000" w:themeColor="text1"/>
        </w:rPr>
      </w:pPr>
    </w:p>
    <w:p w14:paraId="66337B16" w14:textId="318E1293" w:rsidR="00860D8C" w:rsidRPr="00860D8C" w:rsidRDefault="00860D8C" w:rsidP="003B72A5">
      <w:pPr>
        <w:numPr>
          <w:ilvl w:val="0"/>
          <w:numId w:val="69"/>
        </w:numPr>
        <w:spacing w:after="0" w:line="240" w:lineRule="auto"/>
        <w:rPr>
          <w:rFonts w:ascii="Arial" w:hAnsi="Arial" w:cs="Arial"/>
          <w:color w:val="000000"/>
          <w:sz w:val="24"/>
          <w:szCs w:val="24"/>
        </w:rPr>
      </w:pPr>
      <w:r w:rsidRPr="00860D8C">
        <w:rPr>
          <w:rFonts w:ascii="Arial" w:hAnsi="Arial" w:cs="Arial"/>
          <w:color w:val="000000"/>
          <w:sz w:val="24"/>
          <w:szCs w:val="24"/>
        </w:rPr>
        <w:t xml:space="preserve">Standard: </w:t>
      </w:r>
      <w:r w:rsidR="003B72A5">
        <w:rPr>
          <w:rFonts w:ascii="Arial" w:hAnsi="Arial" w:cs="Arial"/>
        </w:rPr>
        <w:t xml:space="preserve">A-123 Program </w:t>
      </w:r>
      <w:r w:rsidR="003B72A5" w:rsidRPr="0028494C">
        <w:rPr>
          <w:rFonts w:ascii="Arial" w:hAnsi="Arial" w:cs="Arial"/>
        </w:rPr>
        <w:t>Compliance Review Checklist</w:t>
      </w:r>
      <w:r w:rsidR="003B72A5" w:rsidRPr="00860D8C">
        <w:rPr>
          <w:rFonts w:ascii="Arial" w:hAnsi="Arial" w:cs="Arial"/>
          <w:color w:val="000000"/>
          <w:sz w:val="24"/>
          <w:szCs w:val="24"/>
        </w:rPr>
        <w:t xml:space="preserve"> </w:t>
      </w:r>
      <w:r w:rsidR="003B72A5">
        <w:rPr>
          <w:rFonts w:ascii="Arial" w:hAnsi="Arial" w:cs="Arial"/>
          <w:color w:val="000000"/>
          <w:sz w:val="24"/>
          <w:szCs w:val="24"/>
        </w:rPr>
        <w:t>u</w:t>
      </w:r>
      <w:r w:rsidRPr="00860D8C">
        <w:rPr>
          <w:rFonts w:ascii="Arial" w:hAnsi="Arial" w:cs="Arial"/>
          <w:color w:val="000000"/>
          <w:sz w:val="24"/>
          <w:szCs w:val="24"/>
        </w:rPr>
        <w:t xml:space="preserve">pdates are comprehensive, pertinent and relevant to enable greater </w:t>
      </w:r>
      <w:r w:rsidR="007C53E8" w:rsidRPr="00860D8C">
        <w:rPr>
          <w:rFonts w:ascii="Arial" w:hAnsi="Arial" w:cs="Arial"/>
          <w:color w:val="000000"/>
          <w:sz w:val="24"/>
          <w:szCs w:val="24"/>
        </w:rPr>
        <w:t>efficiency</w:t>
      </w:r>
      <w:r w:rsidRPr="00860D8C">
        <w:rPr>
          <w:rFonts w:ascii="Arial" w:hAnsi="Arial" w:cs="Arial"/>
          <w:color w:val="000000"/>
          <w:sz w:val="24"/>
          <w:szCs w:val="24"/>
        </w:rPr>
        <w:t xml:space="preserve"> and/or effectiveness</w:t>
      </w:r>
      <w:r w:rsidR="00973B93">
        <w:rPr>
          <w:rFonts w:ascii="Arial" w:hAnsi="Arial" w:cs="Arial"/>
          <w:color w:val="000000"/>
          <w:sz w:val="24"/>
          <w:szCs w:val="24"/>
        </w:rPr>
        <w:t xml:space="preserve"> </w:t>
      </w:r>
      <w:r w:rsidR="00973B93" w:rsidRPr="000935A8">
        <w:rPr>
          <w:rFonts w:ascii="Arial" w:eastAsia="Times New Roman" w:hAnsi="Arial" w:cs="Arial"/>
        </w:rPr>
        <w:t xml:space="preserve">as directed </w:t>
      </w:r>
      <w:r w:rsidR="000C0411" w:rsidRPr="000935A8">
        <w:rPr>
          <w:rFonts w:ascii="Arial" w:eastAsia="Times New Roman" w:hAnsi="Arial" w:cs="Arial"/>
        </w:rPr>
        <w:t>by</w:t>
      </w:r>
      <w:r w:rsidR="00973B93" w:rsidRPr="000935A8">
        <w:rPr>
          <w:rFonts w:ascii="Arial" w:eastAsia="Times New Roman" w:hAnsi="Arial" w:cs="Arial"/>
        </w:rPr>
        <w:t xml:space="preserve"> OMB Circular A-123</w:t>
      </w:r>
      <w:r w:rsidRPr="00860D8C">
        <w:rPr>
          <w:rFonts w:ascii="Arial" w:hAnsi="Arial" w:cs="Arial"/>
          <w:color w:val="000000"/>
          <w:sz w:val="24"/>
          <w:szCs w:val="24"/>
        </w:rPr>
        <w:t>.  </w:t>
      </w:r>
    </w:p>
    <w:p w14:paraId="6005DD39" w14:textId="77777777" w:rsidR="00860D8C" w:rsidRPr="00860D8C" w:rsidRDefault="00860D8C" w:rsidP="00BF68D0">
      <w:pPr>
        <w:spacing w:after="0" w:line="240" w:lineRule="auto"/>
        <w:ind w:firstLine="720"/>
        <w:rPr>
          <w:rFonts w:ascii="Arial" w:hAnsi="Arial" w:cs="Arial"/>
          <w:color w:val="000000"/>
          <w:sz w:val="24"/>
          <w:szCs w:val="24"/>
        </w:rPr>
      </w:pPr>
      <w:r w:rsidRPr="00860D8C">
        <w:rPr>
          <w:rFonts w:ascii="Arial" w:hAnsi="Arial" w:cs="Arial"/>
          <w:color w:val="000000"/>
          <w:sz w:val="24"/>
          <w:szCs w:val="24"/>
        </w:rPr>
        <w:t>AQL: Zero deviation, unless discussed and agreed to by all parties. </w:t>
      </w:r>
    </w:p>
    <w:p w14:paraId="5C04B291" w14:textId="77777777" w:rsidR="00860D8C" w:rsidRPr="00860D8C" w:rsidRDefault="00860D8C" w:rsidP="00860D8C">
      <w:pPr>
        <w:spacing w:after="0" w:line="240" w:lineRule="auto"/>
        <w:rPr>
          <w:rFonts w:ascii="Arial" w:hAnsi="Arial" w:cs="Arial"/>
          <w:color w:val="000000"/>
          <w:sz w:val="24"/>
          <w:szCs w:val="24"/>
        </w:rPr>
      </w:pPr>
      <w:r w:rsidRPr="00860D8C">
        <w:rPr>
          <w:rFonts w:ascii="Arial" w:hAnsi="Arial" w:cs="Arial"/>
          <w:color w:val="000000"/>
          <w:sz w:val="24"/>
          <w:szCs w:val="24"/>
        </w:rPr>
        <w:t> </w:t>
      </w:r>
    </w:p>
    <w:p w14:paraId="3B433CDE" w14:textId="1C50E108" w:rsidR="00860D8C" w:rsidRPr="00860D8C" w:rsidRDefault="00860D8C" w:rsidP="00BF68D0">
      <w:pPr>
        <w:numPr>
          <w:ilvl w:val="0"/>
          <w:numId w:val="73"/>
        </w:numPr>
        <w:spacing w:after="0" w:line="240" w:lineRule="auto"/>
        <w:rPr>
          <w:rFonts w:ascii="Arial" w:hAnsi="Arial" w:cs="Arial"/>
          <w:color w:val="000000"/>
          <w:sz w:val="24"/>
          <w:szCs w:val="24"/>
        </w:rPr>
      </w:pPr>
      <w:r w:rsidRPr="00860D8C">
        <w:rPr>
          <w:rFonts w:ascii="Arial" w:hAnsi="Arial" w:cs="Arial"/>
          <w:color w:val="000000"/>
          <w:sz w:val="24"/>
          <w:szCs w:val="24"/>
        </w:rPr>
        <w:t xml:space="preserve">Standard: The </w:t>
      </w:r>
      <w:r w:rsidR="003B72A5">
        <w:rPr>
          <w:rFonts w:ascii="Arial" w:hAnsi="Arial" w:cs="Arial"/>
        </w:rPr>
        <w:t xml:space="preserve">A-123 Program </w:t>
      </w:r>
      <w:r w:rsidR="003B72A5" w:rsidRPr="0028494C">
        <w:rPr>
          <w:rFonts w:ascii="Arial" w:hAnsi="Arial" w:cs="Arial"/>
        </w:rPr>
        <w:t>Compliance Review Checklist</w:t>
      </w:r>
      <w:r w:rsidR="003B72A5" w:rsidRPr="00860D8C">
        <w:rPr>
          <w:rFonts w:ascii="Arial" w:hAnsi="Arial" w:cs="Arial"/>
          <w:color w:val="000000"/>
          <w:sz w:val="24"/>
          <w:szCs w:val="24"/>
        </w:rPr>
        <w:t xml:space="preserve"> </w:t>
      </w:r>
      <w:r w:rsidR="003B72A5">
        <w:rPr>
          <w:rFonts w:ascii="Arial" w:hAnsi="Arial" w:cs="Arial"/>
          <w:color w:val="000000"/>
          <w:sz w:val="24"/>
          <w:szCs w:val="24"/>
        </w:rPr>
        <w:t>u</w:t>
      </w:r>
      <w:r w:rsidRPr="00860D8C">
        <w:rPr>
          <w:rFonts w:ascii="Arial" w:hAnsi="Arial" w:cs="Arial"/>
          <w:color w:val="000000"/>
          <w:sz w:val="24"/>
          <w:szCs w:val="24"/>
        </w:rPr>
        <w:t>pdates are completed in accordance with the PWP. </w:t>
      </w:r>
    </w:p>
    <w:p w14:paraId="1D82E279" w14:textId="77777777" w:rsidR="00860D8C" w:rsidRPr="00860D8C" w:rsidRDefault="00860D8C" w:rsidP="00BF68D0">
      <w:pPr>
        <w:spacing w:after="0" w:line="240" w:lineRule="auto"/>
        <w:ind w:firstLine="720"/>
        <w:rPr>
          <w:rFonts w:ascii="Arial" w:hAnsi="Arial" w:cs="Arial"/>
          <w:color w:val="000000"/>
          <w:sz w:val="24"/>
          <w:szCs w:val="24"/>
        </w:rPr>
      </w:pPr>
      <w:r w:rsidRPr="00860D8C">
        <w:rPr>
          <w:rFonts w:ascii="Arial" w:hAnsi="Arial" w:cs="Arial"/>
          <w:color w:val="000000"/>
          <w:sz w:val="24"/>
          <w:szCs w:val="24"/>
        </w:rPr>
        <w:t>AQL: Zero deviation, unless discussed and agreed to by all parties. </w:t>
      </w:r>
    </w:p>
    <w:p w14:paraId="7F96E300" w14:textId="77777777" w:rsidR="00860D8C" w:rsidRPr="00083EC2" w:rsidRDefault="00860D8C" w:rsidP="00083EC2">
      <w:pPr>
        <w:spacing w:after="0" w:line="240" w:lineRule="auto"/>
        <w:rPr>
          <w:rFonts w:ascii="Arial" w:hAnsi="Arial" w:cs="Arial"/>
          <w:color w:val="000000"/>
          <w:sz w:val="24"/>
          <w:szCs w:val="24"/>
        </w:rPr>
      </w:pPr>
    </w:p>
    <w:p w14:paraId="3FB29FCF" w14:textId="44483931" w:rsidR="006F2CE7" w:rsidRDefault="00083EC2" w:rsidP="001A4EBC">
      <w:pPr>
        <w:rPr>
          <w:rFonts w:ascii="Arial" w:hAnsi="Arial" w:cs="Arial"/>
        </w:rPr>
      </w:pPr>
      <w:r w:rsidRPr="0028494C">
        <w:rPr>
          <w:rFonts w:ascii="Arial" w:hAnsi="Arial" w:cs="Arial"/>
          <w:u w:val="single"/>
        </w:rPr>
        <w:t xml:space="preserve">Deliverables   </w:t>
      </w:r>
      <w:r>
        <w:br/>
      </w:r>
      <w:r w:rsidRPr="0028494C">
        <w:rPr>
          <w:rFonts w:ascii="Arial" w:hAnsi="Arial" w:cs="Arial"/>
        </w:rPr>
        <w:t xml:space="preserve">A021 </w:t>
      </w:r>
      <w:r w:rsidR="00765084">
        <w:rPr>
          <w:rFonts w:ascii="Arial" w:hAnsi="Arial" w:cs="Arial"/>
        </w:rPr>
        <w:t xml:space="preserve">A-123 Program </w:t>
      </w:r>
      <w:r w:rsidRPr="0028494C">
        <w:rPr>
          <w:rFonts w:ascii="Arial" w:hAnsi="Arial" w:cs="Arial"/>
        </w:rPr>
        <w:t>Policy</w:t>
      </w:r>
      <w:r w:rsidR="009E15A5" w:rsidRPr="0028494C">
        <w:rPr>
          <w:rFonts w:ascii="Arial" w:hAnsi="Arial" w:cs="Arial"/>
        </w:rPr>
        <w:t xml:space="preserve"> &amp; Procedures</w:t>
      </w:r>
      <w:r>
        <w:br/>
      </w:r>
      <w:r w:rsidRPr="0028494C">
        <w:rPr>
          <w:rFonts w:ascii="Arial" w:hAnsi="Arial" w:cs="Arial"/>
        </w:rPr>
        <w:t>A02</w:t>
      </w:r>
      <w:r w:rsidR="009E15A5" w:rsidRPr="0028494C">
        <w:rPr>
          <w:rFonts w:ascii="Arial" w:hAnsi="Arial" w:cs="Arial"/>
        </w:rPr>
        <w:t>2</w:t>
      </w:r>
      <w:r w:rsidRPr="0028494C">
        <w:rPr>
          <w:rFonts w:ascii="Arial" w:hAnsi="Arial" w:cs="Arial"/>
        </w:rPr>
        <w:t xml:space="preserve"> </w:t>
      </w:r>
      <w:r w:rsidR="00765084">
        <w:rPr>
          <w:rFonts w:ascii="Arial" w:hAnsi="Arial" w:cs="Arial"/>
        </w:rPr>
        <w:t xml:space="preserve">A-123 Program </w:t>
      </w:r>
      <w:r w:rsidRPr="0028494C">
        <w:rPr>
          <w:rFonts w:ascii="Arial" w:hAnsi="Arial" w:cs="Arial"/>
        </w:rPr>
        <w:t>Compliance Review Checklist</w:t>
      </w:r>
      <w:bookmarkEnd w:id="71"/>
    </w:p>
    <w:p w14:paraId="5174F78F" w14:textId="77777777" w:rsidR="0044149F" w:rsidRDefault="0044149F" w:rsidP="001A4EBC">
      <w:pPr>
        <w:rPr>
          <w:rFonts w:ascii="Arial" w:hAnsi="Arial" w:cs="Arial"/>
        </w:rPr>
      </w:pPr>
    </w:p>
    <w:p w14:paraId="42186691" w14:textId="4FB41E2E" w:rsidR="0024185F" w:rsidRPr="0024185F" w:rsidRDefault="0024185F" w:rsidP="0024185F">
      <w:pPr>
        <w:keepNext/>
        <w:spacing w:after="0" w:line="240" w:lineRule="auto"/>
        <w:outlineLvl w:val="2"/>
        <w:rPr>
          <w:rFonts w:ascii="Arial" w:eastAsia="Times New Roman" w:hAnsi="Arial" w:cs="Arial"/>
          <w:b/>
          <w:bCs/>
          <w:color w:val="000000"/>
          <w:sz w:val="26"/>
          <w:szCs w:val="26"/>
        </w:rPr>
      </w:pPr>
      <w:bookmarkStart w:id="84" w:name="_Toc1016043859"/>
      <w:bookmarkStart w:id="85" w:name="_Toc224220722"/>
      <w:r w:rsidRPr="0024185F">
        <w:rPr>
          <w:rFonts w:ascii="Arial" w:eastAsia="Times New Roman" w:hAnsi="Arial" w:cs="Arial"/>
          <w:b/>
          <w:bCs/>
          <w:sz w:val="26"/>
          <w:szCs w:val="26"/>
        </w:rPr>
        <w:t>5.6 Task Six - Special Projects</w:t>
      </w:r>
      <w:bookmarkEnd w:id="84"/>
      <w:bookmarkEnd w:id="85"/>
    </w:p>
    <w:p w14:paraId="3D23B326" w14:textId="77777777" w:rsidR="0024185F" w:rsidRPr="0024185F" w:rsidRDefault="0024185F" w:rsidP="0024185F">
      <w:pPr>
        <w:spacing w:after="0" w:line="240" w:lineRule="auto"/>
        <w:rPr>
          <w:rFonts w:ascii="Arial" w:hAnsi="Arial" w:cs="Arial"/>
          <w:color w:val="000000"/>
        </w:rPr>
      </w:pPr>
    </w:p>
    <w:p w14:paraId="1D9C96EB" w14:textId="5CF49972" w:rsidR="0024185F" w:rsidRPr="0024185F" w:rsidRDefault="0024185F" w:rsidP="0024185F">
      <w:pPr>
        <w:spacing w:after="0" w:line="240" w:lineRule="auto"/>
        <w:rPr>
          <w:rFonts w:ascii="Arial" w:hAnsi="Arial" w:cs="Arial"/>
          <w:color w:val="000000"/>
        </w:rPr>
      </w:pPr>
      <w:r w:rsidRPr="53500B44">
        <w:rPr>
          <w:rFonts w:ascii="Arial" w:hAnsi="Arial" w:cs="Arial"/>
          <w:color w:val="000000" w:themeColor="text1"/>
        </w:rPr>
        <w:t xml:space="preserve">The Contractor may be requested to perform special projects. This work shall be obtained via issuance of individual TOs issued by the </w:t>
      </w:r>
      <w:r w:rsidR="76C38ABE" w:rsidRPr="53500B44">
        <w:rPr>
          <w:rFonts w:ascii="Arial" w:hAnsi="Arial" w:cs="Arial"/>
          <w:color w:val="000000" w:themeColor="text1"/>
        </w:rPr>
        <w:t xml:space="preserve">Government, </w:t>
      </w:r>
      <w:r w:rsidRPr="53500B44">
        <w:rPr>
          <w:rFonts w:ascii="Arial" w:hAnsi="Arial" w:cs="Arial"/>
          <w:color w:val="000000" w:themeColor="text1"/>
        </w:rPr>
        <w:t>priced on a time and material basis. The Contractor shall be responsible for demonstrating proactive project management to ensure timely completion of the additional work that satisfies all requirements specified by the COR/PM. Additional work may include but are not limited to the areas listed below:</w:t>
      </w:r>
    </w:p>
    <w:p w14:paraId="1B566E3F" w14:textId="77777777" w:rsidR="0024185F" w:rsidRPr="0024185F" w:rsidRDefault="0024185F" w:rsidP="0024185F">
      <w:pPr>
        <w:spacing w:after="0" w:line="240" w:lineRule="auto"/>
        <w:rPr>
          <w:rFonts w:ascii="Arial" w:hAnsi="Arial" w:cs="Arial"/>
          <w:color w:val="000000"/>
        </w:rPr>
      </w:pPr>
    </w:p>
    <w:p w14:paraId="5DD01531" w14:textId="56679858" w:rsidR="0024185F" w:rsidRPr="0024185F" w:rsidRDefault="0024185F" w:rsidP="0024185F">
      <w:pPr>
        <w:spacing w:after="0" w:line="240" w:lineRule="auto"/>
        <w:rPr>
          <w:rFonts w:ascii="Arial" w:hAnsi="Arial" w:cs="Arial"/>
          <w:color w:val="000000" w:themeColor="text1"/>
        </w:rPr>
      </w:pPr>
      <w:r w:rsidRPr="45957773">
        <w:rPr>
          <w:rFonts w:ascii="Arial" w:hAnsi="Arial" w:cs="Arial"/>
          <w:b/>
          <w:color w:val="000000" w:themeColor="text1"/>
        </w:rPr>
        <w:t>a.</w:t>
      </w:r>
      <w:r w:rsidRPr="45957773">
        <w:rPr>
          <w:rFonts w:ascii="Arial" w:hAnsi="Arial" w:cs="Arial"/>
          <w:color w:val="000000" w:themeColor="text1"/>
        </w:rPr>
        <w:t xml:space="preserve"> </w:t>
      </w:r>
      <w:r w:rsidRPr="45957773">
        <w:rPr>
          <w:rFonts w:ascii="Arial" w:hAnsi="Arial" w:cs="Arial"/>
          <w:b/>
          <w:color w:val="000000" w:themeColor="text1"/>
        </w:rPr>
        <w:t>Risk Assessments:</w:t>
      </w:r>
      <w:r w:rsidRPr="45957773">
        <w:rPr>
          <w:rFonts w:ascii="Arial" w:hAnsi="Arial" w:cs="Arial"/>
          <w:color w:val="000000" w:themeColor="text1"/>
        </w:rPr>
        <w:t xml:space="preserve"> New or changed requirements from the OCC, </w:t>
      </w:r>
      <w:r w:rsidR="55C454B7" w:rsidRPr="00636E62">
        <w:rPr>
          <w:rFonts w:ascii="Arial" w:hAnsi="Arial" w:cs="Arial"/>
          <w:color w:val="000000" w:themeColor="text1"/>
        </w:rPr>
        <w:t>CFPB</w:t>
      </w:r>
      <w:r w:rsidRPr="008C39AB">
        <w:rPr>
          <w:rFonts w:ascii="Arial" w:hAnsi="Arial" w:cs="Arial"/>
          <w:color w:val="000000" w:themeColor="text1"/>
        </w:rPr>
        <w:t xml:space="preserve">, </w:t>
      </w:r>
      <w:r w:rsidR="6750979C" w:rsidRPr="00636E62">
        <w:rPr>
          <w:rFonts w:ascii="Arial" w:hAnsi="Arial" w:cs="Arial"/>
          <w:color w:val="000000" w:themeColor="text1"/>
        </w:rPr>
        <w:t>FHFA</w:t>
      </w:r>
      <w:r w:rsidRPr="45957773">
        <w:rPr>
          <w:rFonts w:ascii="Arial" w:hAnsi="Arial" w:cs="Arial"/>
          <w:color w:val="000000" w:themeColor="text1"/>
        </w:rPr>
        <w:t>, OMB, GAO, Congress, HUD, AICPA, FISCAM, NIST</w:t>
      </w:r>
      <w:r w:rsidR="6876A8DF" w:rsidRPr="45957773">
        <w:rPr>
          <w:rFonts w:ascii="Arial" w:hAnsi="Arial" w:cs="Arial"/>
          <w:color w:val="000000" w:themeColor="text1"/>
        </w:rPr>
        <w:t xml:space="preserve"> and</w:t>
      </w:r>
      <w:r w:rsidRPr="45957773">
        <w:rPr>
          <w:rFonts w:ascii="Arial" w:hAnsi="Arial" w:cs="Arial"/>
          <w:color w:val="000000" w:themeColor="text1"/>
        </w:rPr>
        <w:t xml:space="preserve"> FISMA. To efficiently and effectively address any new or changed requirements such as assessments, reporting, reviews and other new requirements. The Contractor may be required to </w:t>
      </w:r>
      <w:r w:rsidR="51517FCA" w:rsidRPr="45957773">
        <w:rPr>
          <w:rFonts w:ascii="Arial" w:hAnsi="Arial" w:cs="Arial"/>
          <w:color w:val="000000" w:themeColor="text1"/>
        </w:rPr>
        <w:t xml:space="preserve">produce </w:t>
      </w:r>
      <w:r w:rsidRPr="45957773">
        <w:rPr>
          <w:rFonts w:ascii="Arial" w:hAnsi="Arial" w:cs="Arial"/>
          <w:color w:val="000000" w:themeColor="text1"/>
        </w:rPr>
        <w:t>reports to address specific areas. The COR/PM will determine the need to exercise and implement this requirement.</w:t>
      </w:r>
    </w:p>
    <w:p w14:paraId="12C9DC62" w14:textId="77777777" w:rsidR="0024185F" w:rsidRPr="0024185F" w:rsidRDefault="0024185F" w:rsidP="0024185F">
      <w:pPr>
        <w:spacing w:after="0" w:line="240" w:lineRule="auto"/>
        <w:rPr>
          <w:rFonts w:ascii="Arial" w:hAnsi="Arial" w:cs="Arial"/>
          <w:color w:val="000000"/>
        </w:rPr>
      </w:pPr>
    </w:p>
    <w:p w14:paraId="2C600433" w14:textId="77777777" w:rsidR="0024185F" w:rsidRPr="0024185F" w:rsidRDefault="0F7AD9AB" w:rsidP="5F861656">
      <w:pPr>
        <w:spacing w:after="0" w:line="240" w:lineRule="auto"/>
        <w:contextualSpacing/>
        <w:rPr>
          <w:rFonts w:ascii="Arial" w:eastAsia="Times New Roman" w:hAnsi="Arial" w:cs="Arial"/>
          <w:u w:val="single"/>
        </w:rPr>
      </w:pPr>
      <w:r w:rsidRPr="5F861656">
        <w:rPr>
          <w:rFonts w:ascii="Arial" w:eastAsia="Times New Roman" w:hAnsi="Arial" w:cs="Arial"/>
          <w:u w:val="single"/>
        </w:rPr>
        <w:t>Performance Standards</w:t>
      </w:r>
    </w:p>
    <w:p w14:paraId="304DF4A0" w14:textId="77777777" w:rsidR="007C53E8" w:rsidRDefault="599C11FC" w:rsidP="00636E62">
      <w:pPr>
        <w:pStyle w:val="ListParagraph"/>
        <w:numPr>
          <w:ilvl w:val="1"/>
          <w:numId w:val="73"/>
        </w:numPr>
        <w:tabs>
          <w:tab w:val="clear" w:pos="1440"/>
          <w:tab w:val="num" w:pos="720"/>
        </w:tabs>
        <w:spacing w:after="0" w:line="240" w:lineRule="auto"/>
        <w:ind w:left="720"/>
        <w:rPr>
          <w:rFonts w:ascii="Arial" w:eastAsia="Arial" w:hAnsi="Arial" w:cs="Arial"/>
          <w:color w:val="000000" w:themeColor="text1"/>
        </w:rPr>
      </w:pPr>
      <w:r w:rsidRPr="5F861656">
        <w:rPr>
          <w:rFonts w:ascii="Arial" w:eastAsia="Arial" w:hAnsi="Arial" w:cs="Arial"/>
          <w:color w:val="000000" w:themeColor="text1"/>
        </w:rPr>
        <w:t>Standard: A-123 Special Projects Risk Assessment Deliverables, and associated activities, are completed and delivered in accordance with the technical guidance memorandum.</w:t>
      </w:r>
    </w:p>
    <w:p w14:paraId="6AC05379" w14:textId="0D05BDC5" w:rsidR="0024185F" w:rsidRPr="007C53E8" w:rsidRDefault="599C11FC" w:rsidP="00636E62">
      <w:pPr>
        <w:pStyle w:val="ListParagraph"/>
        <w:tabs>
          <w:tab w:val="left" w:pos="735"/>
        </w:tabs>
        <w:spacing w:after="0" w:line="240" w:lineRule="auto"/>
        <w:rPr>
          <w:rFonts w:ascii="Arial" w:eastAsia="Arial" w:hAnsi="Arial" w:cs="Arial"/>
          <w:color w:val="000000" w:themeColor="text1"/>
        </w:rPr>
      </w:pPr>
      <w:r w:rsidRPr="5F861656">
        <w:rPr>
          <w:rFonts w:ascii="Arial" w:eastAsia="Arial" w:hAnsi="Arial" w:cs="Arial"/>
          <w:color w:val="000000" w:themeColor="text1"/>
        </w:rPr>
        <w:t xml:space="preserve"> </w:t>
      </w:r>
      <w:r w:rsidRPr="007C53E8">
        <w:rPr>
          <w:rFonts w:ascii="Arial" w:eastAsia="Arial" w:hAnsi="Arial" w:cs="Arial"/>
          <w:color w:val="000000" w:themeColor="text1"/>
        </w:rPr>
        <w:t>AQL: Zero deviation, unless discussed and agreed to by all parties.</w:t>
      </w:r>
    </w:p>
    <w:p w14:paraId="5F062B4B" w14:textId="423C7096" w:rsidR="0024185F" w:rsidRPr="0024185F" w:rsidRDefault="0024185F" w:rsidP="008C39AB">
      <w:pPr>
        <w:pStyle w:val="ListParagraph"/>
        <w:tabs>
          <w:tab w:val="left" w:pos="735"/>
        </w:tabs>
        <w:spacing w:after="0"/>
        <w:ind w:left="360"/>
        <w:rPr>
          <w:rFonts w:ascii="Arial" w:eastAsia="Arial" w:hAnsi="Arial" w:cs="Arial"/>
          <w:color w:val="000000" w:themeColor="text1"/>
        </w:rPr>
      </w:pPr>
    </w:p>
    <w:p w14:paraId="3F6F4AB5" w14:textId="23BFB815" w:rsidR="007C53E8" w:rsidRPr="007C53E8" w:rsidRDefault="599C11FC" w:rsidP="00636E62">
      <w:pPr>
        <w:pStyle w:val="ListParagraph"/>
        <w:numPr>
          <w:ilvl w:val="1"/>
          <w:numId w:val="73"/>
        </w:numPr>
        <w:tabs>
          <w:tab w:val="clear" w:pos="1440"/>
          <w:tab w:val="num" w:pos="720"/>
        </w:tabs>
        <w:spacing w:after="0"/>
        <w:ind w:left="720"/>
        <w:rPr>
          <w:rFonts w:ascii="Arial" w:eastAsia="Arial" w:hAnsi="Arial" w:cs="Arial"/>
          <w:color w:val="000000" w:themeColor="text1"/>
        </w:rPr>
      </w:pPr>
      <w:r w:rsidRPr="5F861656">
        <w:rPr>
          <w:rFonts w:ascii="Arial" w:eastAsia="Arial" w:hAnsi="Arial" w:cs="Arial"/>
          <w:color w:val="000000" w:themeColor="text1"/>
        </w:rPr>
        <w:t>Standard: A-123 Special Projects Risk Assessment Deliverables includes all data and/or information required to re-create and/or modify deliverables, without contractor assistance.</w:t>
      </w:r>
      <w:r w:rsidR="007C53E8">
        <w:rPr>
          <w:rFonts w:ascii="Arial" w:eastAsia="Arial" w:hAnsi="Arial" w:cs="Arial"/>
          <w:color w:val="000000" w:themeColor="text1"/>
        </w:rPr>
        <w:t xml:space="preserve"> </w:t>
      </w:r>
    </w:p>
    <w:p w14:paraId="6D1BF159" w14:textId="607EA1CA" w:rsidR="0024185F" w:rsidRPr="007C53E8" w:rsidRDefault="599C11FC" w:rsidP="00636E62">
      <w:pPr>
        <w:pStyle w:val="ListParagraph"/>
        <w:tabs>
          <w:tab w:val="left" w:pos="735"/>
        </w:tabs>
        <w:spacing w:after="0"/>
        <w:rPr>
          <w:rFonts w:ascii="Arial" w:eastAsia="Arial" w:hAnsi="Arial" w:cs="Arial"/>
          <w:color w:val="000000" w:themeColor="text1"/>
        </w:rPr>
      </w:pPr>
      <w:r w:rsidRPr="007C53E8">
        <w:rPr>
          <w:rFonts w:ascii="Arial" w:eastAsia="Arial" w:hAnsi="Arial" w:cs="Arial"/>
          <w:color w:val="000000" w:themeColor="text1"/>
        </w:rPr>
        <w:t>AQL: Zero deviation, unless discussed and agreed to by all parties.</w:t>
      </w:r>
    </w:p>
    <w:p w14:paraId="1F68AB70" w14:textId="37596F6F" w:rsidR="0024185F" w:rsidRPr="0024185F" w:rsidRDefault="0024185F" w:rsidP="00BF68D0">
      <w:pPr>
        <w:pStyle w:val="ListParagraph"/>
        <w:spacing w:after="0" w:line="240" w:lineRule="auto"/>
        <w:ind w:left="360"/>
        <w:rPr>
          <w:rFonts w:ascii="Arial" w:hAnsi="Arial" w:cs="Arial"/>
          <w:color w:val="000000" w:themeColor="text1"/>
        </w:rPr>
      </w:pPr>
    </w:p>
    <w:p w14:paraId="43DC0492" w14:textId="77777777" w:rsidR="0024185F" w:rsidRPr="0024185F" w:rsidRDefault="0024185F" w:rsidP="5F861656">
      <w:pPr>
        <w:spacing w:after="0" w:line="240" w:lineRule="auto"/>
        <w:rPr>
          <w:rFonts w:ascii="Arial" w:hAnsi="Arial" w:cs="Arial"/>
          <w:u w:val="single"/>
        </w:rPr>
      </w:pPr>
    </w:p>
    <w:p w14:paraId="7D02D73B" w14:textId="1B044AFC" w:rsidR="0024185F" w:rsidRPr="0024185F" w:rsidRDefault="0F7AD9AB" w:rsidP="5F861656">
      <w:pPr>
        <w:spacing w:after="0" w:line="240" w:lineRule="auto"/>
        <w:rPr>
          <w:rFonts w:ascii="Arial" w:hAnsi="Arial" w:cs="Arial"/>
        </w:rPr>
      </w:pPr>
      <w:r w:rsidRPr="5F861656">
        <w:rPr>
          <w:rFonts w:ascii="Arial" w:hAnsi="Arial" w:cs="Arial"/>
          <w:u w:val="single"/>
        </w:rPr>
        <w:t xml:space="preserve">Deliverables   </w:t>
      </w:r>
      <w:r w:rsidR="0024185F">
        <w:br/>
      </w:r>
      <w:r w:rsidRPr="5F861656">
        <w:rPr>
          <w:rFonts w:ascii="Arial" w:hAnsi="Arial" w:cs="Arial"/>
        </w:rPr>
        <w:t xml:space="preserve">A023 </w:t>
      </w:r>
      <w:r w:rsidR="4F1875B4" w:rsidRPr="5F861656">
        <w:rPr>
          <w:rFonts w:ascii="Arial" w:hAnsi="Arial" w:cs="Arial"/>
        </w:rPr>
        <w:t>A-</w:t>
      </w:r>
      <w:r w:rsidR="2D00215C" w:rsidRPr="5F861656">
        <w:rPr>
          <w:rFonts w:ascii="Arial" w:hAnsi="Arial" w:cs="Arial"/>
        </w:rPr>
        <w:t>1</w:t>
      </w:r>
      <w:r w:rsidR="4F1875B4" w:rsidRPr="5F861656">
        <w:rPr>
          <w:rFonts w:ascii="Arial" w:hAnsi="Arial" w:cs="Arial"/>
        </w:rPr>
        <w:t xml:space="preserve">23 </w:t>
      </w:r>
      <w:r w:rsidRPr="5F861656">
        <w:rPr>
          <w:rFonts w:ascii="Arial" w:hAnsi="Arial" w:cs="Arial"/>
        </w:rPr>
        <w:t xml:space="preserve">Special Projects </w:t>
      </w:r>
      <w:r w:rsidR="04FBDAE2" w:rsidRPr="5F861656">
        <w:rPr>
          <w:rFonts w:ascii="Arial" w:hAnsi="Arial" w:cs="Arial"/>
        </w:rPr>
        <w:t xml:space="preserve">Risk Assessment </w:t>
      </w:r>
      <w:r w:rsidRPr="5F861656">
        <w:rPr>
          <w:rFonts w:ascii="Arial" w:hAnsi="Arial" w:cs="Arial"/>
        </w:rPr>
        <w:t>Deliverables</w:t>
      </w:r>
      <w:r w:rsidR="0024185F">
        <w:br/>
      </w:r>
    </w:p>
    <w:p w14:paraId="65185E70" w14:textId="680DA7BC" w:rsidR="0024185F" w:rsidRPr="0024185F" w:rsidRDefault="0024185F" w:rsidP="0024185F">
      <w:pPr>
        <w:spacing w:after="0" w:line="240" w:lineRule="auto"/>
        <w:rPr>
          <w:rFonts w:ascii="Arial" w:hAnsi="Arial" w:cs="Arial"/>
          <w:color w:val="000000"/>
        </w:rPr>
      </w:pPr>
      <w:r w:rsidRPr="5F861656">
        <w:rPr>
          <w:rFonts w:ascii="Arial" w:hAnsi="Arial" w:cs="Arial"/>
          <w:b/>
          <w:color w:val="000000" w:themeColor="text1"/>
        </w:rPr>
        <w:t>b.</w:t>
      </w:r>
      <w:r w:rsidRPr="5F861656">
        <w:rPr>
          <w:rFonts w:ascii="Arial" w:hAnsi="Arial" w:cs="Arial"/>
          <w:color w:val="000000" w:themeColor="text1"/>
        </w:rPr>
        <w:t xml:space="preserve"> </w:t>
      </w:r>
      <w:r w:rsidRPr="5F861656">
        <w:rPr>
          <w:rFonts w:ascii="Arial" w:hAnsi="Arial" w:cs="Arial"/>
          <w:b/>
          <w:color w:val="000000" w:themeColor="text1"/>
        </w:rPr>
        <w:t>Risk Awareness:</w:t>
      </w:r>
      <w:r w:rsidRPr="5F861656">
        <w:rPr>
          <w:rFonts w:ascii="Arial" w:hAnsi="Arial" w:cs="Arial"/>
          <w:color w:val="000000" w:themeColor="text1"/>
        </w:rPr>
        <w:t xml:space="preserve"> Ad-hoc risk reporting, analysis, training and awareness as well as other special projects as defined by individual TO issued for this CLIN.  </w:t>
      </w:r>
    </w:p>
    <w:p w14:paraId="72EBC96C" w14:textId="77777777" w:rsidR="0024185F" w:rsidRPr="0024185F" w:rsidRDefault="0024185F" w:rsidP="0024185F">
      <w:pPr>
        <w:spacing w:after="0" w:line="240" w:lineRule="auto"/>
        <w:rPr>
          <w:rFonts w:ascii="Arial" w:hAnsi="Arial" w:cs="Arial"/>
          <w:color w:val="000000"/>
        </w:rPr>
      </w:pPr>
    </w:p>
    <w:p w14:paraId="5A9B3329" w14:textId="77777777" w:rsidR="0024185F" w:rsidRPr="0024185F" w:rsidRDefault="0024185F" w:rsidP="0024185F">
      <w:pPr>
        <w:spacing w:after="0" w:line="240" w:lineRule="auto"/>
        <w:contextualSpacing/>
        <w:rPr>
          <w:rFonts w:ascii="Arial" w:eastAsia="Times New Roman" w:hAnsi="Arial" w:cs="Arial"/>
          <w:u w:val="single"/>
        </w:rPr>
      </w:pPr>
      <w:r w:rsidRPr="0024185F">
        <w:rPr>
          <w:rFonts w:ascii="Arial" w:eastAsia="Times New Roman" w:hAnsi="Arial" w:cs="Arial"/>
          <w:u w:val="single"/>
        </w:rPr>
        <w:t>Performance Standards</w:t>
      </w:r>
    </w:p>
    <w:p w14:paraId="31B28616" w14:textId="77777777" w:rsidR="007C53E8" w:rsidRDefault="462114FA" w:rsidP="00636E62">
      <w:pPr>
        <w:pStyle w:val="ListParagraph"/>
        <w:numPr>
          <w:ilvl w:val="1"/>
          <w:numId w:val="82"/>
        </w:numPr>
        <w:tabs>
          <w:tab w:val="clear" w:pos="1440"/>
          <w:tab w:val="num" w:pos="720"/>
        </w:tabs>
        <w:spacing w:after="0" w:line="240" w:lineRule="auto"/>
        <w:ind w:left="720"/>
        <w:rPr>
          <w:rFonts w:ascii="Arial" w:eastAsia="Arial" w:hAnsi="Arial" w:cs="Arial"/>
          <w:color w:val="000000" w:themeColor="text1"/>
        </w:rPr>
      </w:pPr>
      <w:r w:rsidRPr="5F861656">
        <w:rPr>
          <w:rFonts w:ascii="Arial" w:eastAsia="Arial" w:hAnsi="Arial" w:cs="Arial"/>
          <w:color w:val="000000" w:themeColor="text1"/>
        </w:rPr>
        <w:t xml:space="preserve">Standard: </w:t>
      </w:r>
      <w:r w:rsidR="3079873E" w:rsidRPr="5F861656">
        <w:rPr>
          <w:rFonts w:ascii="Arial" w:eastAsia="Arial" w:hAnsi="Arial" w:cs="Arial"/>
          <w:color w:val="000000" w:themeColor="text1"/>
        </w:rPr>
        <w:t>A-123</w:t>
      </w:r>
      <w:r w:rsidRPr="5F861656">
        <w:rPr>
          <w:rFonts w:ascii="Arial" w:eastAsia="Arial" w:hAnsi="Arial" w:cs="Arial"/>
          <w:color w:val="000000" w:themeColor="text1"/>
        </w:rPr>
        <w:t xml:space="preserve"> Special Projects Risk Awareness Deliverables, and associated activities, are completed and delivered in accordance with the technical guidance memorandum. </w:t>
      </w:r>
    </w:p>
    <w:p w14:paraId="00910B8B" w14:textId="3D8EFDFC" w:rsidR="462114FA" w:rsidRPr="007C53E8" w:rsidRDefault="462114FA" w:rsidP="00636E62">
      <w:pPr>
        <w:pStyle w:val="ListParagraph"/>
        <w:tabs>
          <w:tab w:val="left" w:pos="735"/>
        </w:tabs>
        <w:spacing w:after="0" w:line="240" w:lineRule="auto"/>
        <w:rPr>
          <w:rFonts w:ascii="Arial" w:eastAsia="Arial" w:hAnsi="Arial" w:cs="Arial"/>
          <w:color w:val="000000" w:themeColor="text1"/>
        </w:rPr>
      </w:pPr>
      <w:r w:rsidRPr="007C53E8">
        <w:rPr>
          <w:rFonts w:ascii="Arial" w:eastAsia="Arial" w:hAnsi="Arial" w:cs="Arial"/>
          <w:color w:val="000000" w:themeColor="text1"/>
        </w:rPr>
        <w:t>AQL: Zero deviation, unless discussed and agreed to by all parties.</w:t>
      </w:r>
    </w:p>
    <w:p w14:paraId="388D57FC" w14:textId="495664B8" w:rsidR="5F861656" w:rsidRDefault="5F861656" w:rsidP="00636E62">
      <w:pPr>
        <w:pStyle w:val="ListParagraph"/>
        <w:tabs>
          <w:tab w:val="left" w:pos="735"/>
        </w:tabs>
        <w:spacing w:after="0"/>
        <w:ind w:left="360"/>
        <w:rPr>
          <w:rFonts w:ascii="Arial" w:eastAsia="Arial" w:hAnsi="Arial" w:cs="Arial"/>
          <w:color w:val="000000" w:themeColor="text1"/>
        </w:rPr>
      </w:pPr>
    </w:p>
    <w:p w14:paraId="2B7689F1" w14:textId="77777777" w:rsidR="00F03DCF" w:rsidRDefault="462114FA" w:rsidP="00636E62">
      <w:pPr>
        <w:pStyle w:val="ListParagraph"/>
        <w:numPr>
          <w:ilvl w:val="1"/>
          <w:numId w:val="82"/>
        </w:numPr>
        <w:tabs>
          <w:tab w:val="clear" w:pos="1440"/>
          <w:tab w:val="num" w:pos="720"/>
        </w:tabs>
        <w:spacing w:after="0"/>
        <w:ind w:left="720"/>
        <w:rPr>
          <w:rFonts w:ascii="Arial" w:eastAsia="Arial" w:hAnsi="Arial" w:cs="Arial"/>
          <w:color w:val="000000" w:themeColor="text1"/>
        </w:rPr>
      </w:pPr>
      <w:r w:rsidRPr="5F861656">
        <w:rPr>
          <w:rFonts w:ascii="Arial" w:eastAsia="Arial" w:hAnsi="Arial" w:cs="Arial"/>
          <w:color w:val="000000" w:themeColor="text1"/>
        </w:rPr>
        <w:t xml:space="preserve">Standard: </w:t>
      </w:r>
      <w:r w:rsidR="189291D5" w:rsidRPr="5F861656">
        <w:rPr>
          <w:rFonts w:ascii="Arial" w:eastAsia="Arial" w:hAnsi="Arial" w:cs="Arial"/>
          <w:color w:val="000000" w:themeColor="text1"/>
        </w:rPr>
        <w:t>A-123</w:t>
      </w:r>
      <w:r w:rsidRPr="5F861656">
        <w:rPr>
          <w:rFonts w:ascii="Arial" w:eastAsia="Arial" w:hAnsi="Arial" w:cs="Arial"/>
          <w:color w:val="000000" w:themeColor="text1"/>
        </w:rPr>
        <w:t xml:space="preserve"> Special Projects Risk Awareness Deliverables includes all data and/or information required to re-create and/or modify deliverables, without contractor assistance.</w:t>
      </w:r>
      <w:r w:rsidR="007C53E8">
        <w:rPr>
          <w:rFonts w:ascii="Arial" w:eastAsia="Arial" w:hAnsi="Arial" w:cs="Arial"/>
          <w:color w:val="000000" w:themeColor="text1"/>
        </w:rPr>
        <w:t xml:space="preserve"> </w:t>
      </w:r>
    </w:p>
    <w:p w14:paraId="31C4F558" w14:textId="6AD293A1" w:rsidR="462114FA" w:rsidRPr="007C53E8" w:rsidRDefault="462114FA" w:rsidP="00F03DCF">
      <w:pPr>
        <w:pStyle w:val="ListParagraph"/>
        <w:spacing w:after="0"/>
        <w:rPr>
          <w:rFonts w:ascii="Arial" w:eastAsia="Arial" w:hAnsi="Arial" w:cs="Arial"/>
          <w:color w:val="000000" w:themeColor="text1"/>
        </w:rPr>
      </w:pPr>
      <w:r w:rsidRPr="007C53E8">
        <w:rPr>
          <w:rFonts w:ascii="Arial" w:eastAsia="Arial" w:hAnsi="Arial" w:cs="Arial"/>
          <w:color w:val="000000" w:themeColor="text1"/>
        </w:rPr>
        <w:t>AQL: Zero deviation, unless discussed and agreed to by all parties.</w:t>
      </w:r>
    </w:p>
    <w:p w14:paraId="0C24FE06" w14:textId="77777777" w:rsidR="0024185F" w:rsidRPr="0024185F" w:rsidRDefault="0024185F" w:rsidP="0024185F">
      <w:pPr>
        <w:spacing w:after="0" w:line="240" w:lineRule="auto"/>
        <w:rPr>
          <w:rFonts w:ascii="Arial" w:hAnsi="Arial" w:cs="Arial"/>
          <w:u w:val="single"/>
        </w:rPr>
      </w:pPr>
    </w:p>
    <w:p w14:paraId="0231EA60" w14:textId="1DA91138" w:rsidR="0024185F" w:rsidRPr="0024185F" w:rsidRDefault="0024185F" w:rsidP="0024185F">
      <w:pPr>
        <w:spacing w:after="0" w:line="240" w:lineRule="auto"/>
        <w:rPr>
          <w:rFonts w:ascii="Arial" w:hAnsi="Arial" w:cs="Arial"/>
        </w:rPr>
      </w:pPr>
      <w:r w:rsidRPr="0024185F">
        <w:rPr>
          <w:rFonts w:ascii="Arial" w:hAnsi="Arial" w:cs="Arial"/>
          <w:u w:val="single"/>
        </w:rPr>
        <w:t xml:space="preserve">Deliverables   </w:t>
      </w:r>
      <w:r>
        <w:br/>
      </w:r>
      <w:r w:rsidRPr="0024185F">
        <w:rPr>
          <w:rFonts w:ascii="Arial" w:hAnsi="Arial" w:cs="Arial"/>
        </w:rPr>
        <w:t>A0</w:t>
      </w:r>
      <w:r w:rsidRPr="0028494C">
        <w:rPr>
          <w:rFonts w:ascii="Arial" w:hAnsi="Arial" w:cs="Arial"/>
        </w:rPr>
        <w:t>2</w:t>
      </w:r>
      <w:r w:rsidR="5321D214" w:rsidRPr="5F861656">
        <w:rPr>
          <w:rFonts w:ascii="Arial" w:hAnsi="Arial" w:cs="Arial"/>
        </w:rPr>
        <w:t>4</w:t>
      </w:r>
      <w:r w:rsidRPr="0024185F">
        <w:rPr>
          <w:rFonts w:ascii="Arial" w:hAnsi="Arial" w:cs="Arial"/>
        </w:rPr>
        <w:t xml:space="preserve"> </w:t>
      </w:r>
      <w:r w:rsidR="480D6DA0" w:rsidRPr="5F861656">
        <w:rPr>
          <w:rFonts w:ascii="Arial" w:hAnsi="Arial" w:cs="Arial"/>
        </w:rPr>
        <w:t xml:space="preserve">A-123 </w:t>
      </w:r>
      <w:r w:rsidRPr="0024185F">
        <w:rPr>
          <w:rFonts w:ascii="Arial" w:hAnsi="Arial" w:cs="Arial"/>
        </w:rPr>
        <w:t>Special Projects</w:t>
      </w:r>
      <w:r w:rsidR="001972E9" w:rsidRPr="0028494C">
        <w:rPr>
          <w:rFonts w:ascii="Arial" w:hAnsi="Arial" w:cs="Arial"/>
        </w:rPr>
        <w:t xml:space="preserve"> </w:t>
      </w:r>
      <w:r w:rsidR="3BDC9259" w:rsidRPr="5F861656">
        <w:rPr>
          <w:rFonts w:ascii="Arial" w:hAnsi="Arial" w:cs="Arial"/>
        </w:rPr>
        <w:t xml:space="preserve">Risk Awareness </w:t>
      </w:r>
      <w:r w:rsidR="001972E9" w:rsidRPr="0028494C">
        <w:rPr>
          <w:rFonts w:ascii="Arial" w:hAnsi="Arial" w:cs="Arial"/>
        </w:rPr>
        <w:t>Deliverables</w:t>
      </w:r>
      <w:r w:rsidDel="00746861">
        <w:br/>
      </w:r>
    </w:p>
    <w:p w14:paraId="38FB3771" w14:textId="2C60188F" w:rsidR="00CF4035" w:rsidRPr="0028494C" w:rsidRDefault="00CF4035" w:rsidP="00CF4035">
      <w:pPr>
        <w:keepNext/>
        <w:spacing w:before="240" w:after="60"/>
        <w:outlineLvl w:val="2"/>
        <w:rPr>
          <w:rFonts w:ascii="Arial" w:eastAsia="Times New Roman" w:hAnsi="Arial" w:cs="Arial"/>
          <w:b/>
          <w:bCs/>
          <w:sz w:val="26"/>
          <w:szCs w:val="26"/>
        </w:rPr>
      </w:pPr>
      <w:bookmarkStart w:id="86" w:name="_Toc224889530"/>
      <w:bookmarkStart w:id="87" w:name="_Toc291531483"/>
      <w:r w:rsidRPr="0028494C">
        <w:rPr>
          <w:rFonts w:ascii="Arial" w:eastAsia="Times New Roman" w:hAnsi="Arial" w:cs="Arial"/>
          <w:b/>
          <w:bCs/>
          <w:sz w:val="26"/>
          <w:szCs w:val="26"/>
        </w:rPr>
        <w:t>5.7 Task Seven – Transition Services (Optional)</w:t>
      </w:r>
      <w:bookmarkEnd w:id="86"/>
      <w:bookmarkEnd w:id="87"/>
      <w:r w:rsidRPr="0028494C">
        <w:rPr>
          <w:rFonts w:ascii="Arial" w:eastAsia="Times New Roman" w:hAnsi="Arial" w:cs="Arial"/>
          <w:b/>
          <w:bCs/>
          <w:sz w:val="26"/>
          <w:szCs w:val="26"/>
        </w:rPr>
        <w:t xml:space="preserve"> </w:t>
      </w:r>
    </w:p>
    <w:p w14:paraId="188ACF35" w14:textId="3C91DE4B" w:rsidR="00CF4035" w:rsidRPr="0028494C" w:rsidRDefault="00CF4035" w:rsidP="00CF4035">
      <w:pPr>
        <w:rPr>
          <w:rFonts w:ascii="Arial" w:hAnsi="Arial" w:cs="Arial"/>
          <w:b/>
          <w:sz w:val="24"/>
        </w:rPr>
      </w:pPr>
      <w:r w:rsidRPr="0028494C">
        <w:rPr>
          <w:rFonts w:ascii="Arial" w:hAnsi="Arial" w:cs="Arial"/>
          <w:b/>
          <w:sz w:val="24"/>
        </w:rPr>
        <w:t>5.7.1 Transition-In</w:t>
      </w:r>
    </w:p>
    <w:p w14:paraId="217C3D9A" w14:textId="3B65F898" w:rsidR="0068492C" w:rsidRPr="0028494C" w:rsidRDefault="0068492C" w:rsidP="00CF4035">
      <w:pPr>
        <w:spacing w:after="0" w:line="240" w:lineRule="auto"/>
        <w:rPr>
          <w:rFonts w:ascii="Arial" w:hAnsi="Arial" w:cs="Arial"/>
          <w:color w:val="000000" w:themeColor="text1"/>
        </w:rPr>
      </w:pPr>
      <w:r>
        <w:rPr>
          <w:rFonts w:ascii="Arial" w:hAnsi="Arial" w:cs="Arial"/>
          <w:color w:val="000000"/>
        </w:rPr>
        <w:t>As provided in section 1.13, t</w:t>
      </w:r>
      <w:r w:rsidRPr="006764A3">
        <w:rPr>
          <w:rFonts w:ascii="Arial" w:hAnsi="Arial" w:cs="Arial"/>
          <w:color w:val="000000"/>
        </w:rPr>
        <w:t xml:space="preserve">he Contractor shall transition-in with Ginnie Mae for a period of thirty </w:t>
      </w:r>
      <w:r>
        <w:rPr>
          <w:rFonts w:ascii="Arial" w:hAnsi="Arial" w:cs="Arial"/>
          <w:color w:val="000000"/>
        </w:rPr>
        <w:t xml:space="preserve">(30) </w:t>
      </w:r>
      <w:r w:rsidRPr="006764A3">
        <w:rPr>
          <w:rFonts w:ascii="Arial" w:hAnsi="Arial" w:cs="Arial"/>
          <w:color w:val="000000"/>
        </w:rPr>
        <w:t>days. During this time, Ginnie Mae will provide the Contractor with documentation and guidance for transitioning into this</w:t>
      </w:r>
      <w:r>
        <w:rPr>
          <w:rFonts w:ascii="Arial" w:hAnsi="Arial" w:cs="Arial"/>
          <w:color w:val="000000"/>
        </w:rPr>
        <w:t xml:space="preserve"> requirement</w:t>
      </w:r>
      <w:r w:rsidRPr="006764A3">
        <w:rPr>
          <w:rFonts w:ascii="Arial" w:hAnsi="Arial" w:cs="Arial"/>
          <w:color w:val="000000"/>
        </w:rPr>
        <w:t>. This will include:</w:t>
      </w:r>
    </w:p>
    <w:p w14:paraId="340C2461" w14:textId="77777777" w:rsidR="00CF4035" w:rsidRPr="0028494C" w:rsidRDefault="00CF4035" w:rsidP="00CF4035">
      <w:pPr>
        <w:spacing w:after="0" w:line="240" w:lineRule="auto"/>
        <w:rPr>
          <w:rFonts w:ascii="Arial" w:hAnsi="Arial" w:cs="Arial"/>
          <w:color w:val="000000"/>
          <w:sz w:val="24"/>
          <w:szCs w:val="24"/>
        </w:rPr>
      </w:pPr>
    </w:p>
    <w:p w14:paraId="50DC7DAC" w14:textId="7A066124" w:rsidR="00CF4035" w:rsidRPr="0028494C" w:rsidRDefault="00CF4035" w:rsidP="00CF4035">
      <w:pPr>
        <w:spacing w:after="0" w:line="240" w:lineRule="auto"/>
        <w:rPr>
          <w:rFonts w:ascii="Arial" w:hAnsi="Arial" w:cs="Arial"/>
          <w:color w:val="000000"/>
        </w:rPr>
      </w:pPr>
      <w:r w:rsidRPr="0028494C">
        <w:rPr>
          <w:rFonts w:ascii="Arial" w:hAnsi="Arial" w:cs="Arial"/>
          <w:b/>
          <w:bCs/>
          <w:color w:val="000000"/>
        </w:rPr>
        <w:lastRenderedPageBreak/>
        <w:t xml:space="preserve">a. </w:t>
      </w:r>
      <w:r w:rsidR="008066AF">
        <w:rPr>
          <w:rFonts w:ascii="Arial" w:hAnsi="Arial" w:cs="Arial"/>
          <w:b/>
          <w:bCs/>
          <w:color w:val="000000"/>
        </w:rPr>
        <w:t>A-123</w:t>
      </w:r>
      <w:r w:rsidR="008066AF" w:rsidRPr="0028494C">
        <w:rPr>
          <w:rFonts w:ascii="Arial" w:hAnsi="Arial" w:cs="Arial"/>
          <w:b/>
          <w:bCs/>
          <w:color w:val="000000"/>
        </w:rPr>
        <w:t xml:space="preserve"> </w:t>
      </w:r>
      <w:r w:rsidRPr="0028494C">
        <w:rPr>
          <w:rFonts w:ascii="Arial" w:hAnsi="Arial" w:cs="Arial"/>
          <w:b/>
          <w:bCs/>
          <w:color w:val="000000"/>
        </w:rPr>
        <w:t>Program Artifacts:</w:t>
      </w:r>
      <w:r w:rsidRPr="0028494C">
        <w:rPr>
          <w:rFonts w:ascii="Arial" w:hAnsi="Arial" w:cs="Arial"/>
          <w:color w:val="000000"/>
        </w:rPr>
        <w:t xml:space="preserve"> Electronic and hard-copy Ginnie Mae documentation including but not limited to the process flows, policies, and procedures necessary to perform activities under the TO.</w:t>
      </w:r>
    </w:p>
    <w:p w14:paraId="35CE008F" w14:textId="77777777" w:rsidR="00CF4035" w:rsidRPr="0028494C" w:rsidRDefault="00CF4035" w:rsidP="00CF4035">
      <w:pPr>
        <w:spacing w:after="0" w:line="240" w:lineRule="auto"/>
        <w:rPr>
          <w:rFonts w:ascii="Arial" w:hAnsi="Arial" w:cs="Arial"/>
        </w:rPr>
      </w:pPr>
    </w:p>
    <w:p w14:paraId="3AF835F5" w14:textId="696272BF" w:rsidR="00CF4035" w:rsidRPr="0028494C" w:rsidRDefault="00CF4035" w:rsidP="00CF4035">
      <w:pPr>
        <w:rPr>
          <w:rFonts w:ascii="Arial" w:hAnsi="Arial" w:cs="Arial"/>
          <w:b/>
          <w:sz w:val="24"/>
        </w:rPr>
      </w:pPr>
      <w:r w:rsidRPr="0028494C">
        <w:rPr>
          <w:rFonts w:ascii="Arial" w:hAnsi="Arial" w:cs="Arial"/>
          <w:b/>
          <w:sz w:val="24"/>
        </w:rPr>
        <w:t>5.7.2 Transition-Out</w:t>
      </w:r>
    </w:p>
    <w:p w14:paraId="2A8A81CB" w14:textId="77777777" w:rsidR="00FB0874" w:rsidRPr="006764A3" w:rsidRDefault="00FB0874" w:rsidP="00FB0874">
      <w:pPr>
        <w:spacing w:after="0" w:line="240" w:lineRule="auto"/>
        <w:rPr>
          <w:rFonts w:ascii="Arial" w:hAnsi="Arial" w:cs="Arial"/>
          <w:color w:val="000000"/>
        </w:rPr>
      </w:pPr>
      <w:r w:rsidRPr="001A4EBC">
        <w:rPr>
          <w:rFonts w:ascii="Arial" w:hAnsi="Arial" w:cs="Arial"/>
          <w:color w:val="000000"/>
        </w:rPr>
        <w:t>To minimize any decrease in productivity and to prevent possible negative impacts on additional services, the Contractor shall have sufficient personnel on board during the</w:t>
      </w:r>
      <w:r>
        <w:rPr>
          <w:rFonts w:ascii="Arial" w:hAnsi="Arial" w:cs="Arial"/>
          <w:color w:val="000000"/>
        </w:rPr>
        <w:t xml:space="preserve"> 30 days</w:t>
      </w:r>
      <w:r w:rsidRPr="00EA0E12">
        <w:rPr>
          <w:rFonts w:ascii="Arial" w:hAnsi="Arial" w:cs="Arial"/>
          <w:color w:val="000000"/>
        </w:rPr>
        <w:t xml:space="preserve"> transition-out period. </w:t>
      </w:r>
      <w:r w:rsidRPr="00862180">
        <w:rPr>
          <w:rFonts w:ascii="Arial" w:hAnsi="Arial" w:cs="Arial"/>
          <w:color w:val="000000"/>
        </w:rPr>
        <w:t xml:space="preserve">The Contractor shall perform all services necessary to transition the work performed under this task order to the Government or another Contractor at the conclusion of this </w:t>
      </w:r>
      <w:r>
        <w:rPr>
          <w:rFonts w:ascii="Arial" w:hAnsi="Arial" w:cs="Arial"/>
          <w:color w:val="000000"/>
        </w:rPr>
        <w:t>requirement</w:t>
      </w:r>
      <w:r w:rsidRPr="00862180">
        <w:rPr>
          <w:rFonts w:ascii="Arial" w:hAnsi="Arial" w:cs="Arial"/>
          <w:color w:val="000000"/>
        </w:rPr>
        <w:t>.</w:t>
      </w:r>
    </w:p>
    <w:p w14:paraId="6C049A7F" w14:textId="77777777" w:rsidR="00CF4035" w:rsidRPr="0028494C" w:rsidRDefault="00CF4035" w:rsidP="00CF4035">
      <w:pPr>
        <w:spacing w:after="0" w:line="240" w:lineRule="auto"/>
        <w:rPr>
          <w:rFonts w:ascii="Arial" w:hAnsi="Arial" w:cs="Arial"/>
          <w:color w:val="000000"/>
        </w:rPr>
      </w:pPr>
    </w:p>
    <w:p w14:paraId="07A7E24A" w14:textId="77777777" w:rsidR="00CF4035" w:rsidRPr="0028494C" w:rsidRDefault="00CF4035" w:rsidP="00CF4035">
      <w:pPr>
        <w:spacing w:after="0" w:line="240" w:lineRule="auto"/>
        <w:rPr>
          <w:rFonts w:ascii="Arial" w:hAnsi="Arial" w:cs="Arial"/>
          <w:color w:val="000000"/>
        </w:rPr>
      </w:pPr>
      <w:r w:rsidRPr="0028494C">
        <w:rPr>
          <w:rFonts w:ascii="Arial" w:hAnsi="Arial" w:cs="Arial"/>
          <w:b/>
          <w:bCs/>
          <w:color w:val="000000"/>
        </w:rPr>
        <w:t>a.</w:t>
      </w:r>
      <w:r w:rsidRPr="0028494C">
        <w:rPr>
          <w:rFonts w:ascii="Arial" w:hAnsi="Arial" w:cs="Arial"/>
          <w:color w:val="000000"/>
        </w:rPr>
        <w:t xml:space="preserve"> </w:t>
      </w:r>
      <w:r w:rsidRPr="0028494C">
        <w:rPr>
          <w:rFonts w:ascii="Arial" w:hAnsi="Arial" w:cs="Arial"/>
          <w:b/>
          <w:bCs/>
          <w:color w:val="000000"/>
        </w:rPr>
        <w:t>Transition-Out Objectives:</w:t>
      </w:r>
      <w:r w:rsidRPr="0028494C">
        <w:rPr>
          <w:rFonts w:ascii="Arial" w:hAnsi="Arial" w:cs="Arial"/>
          <w:color w:val="000000"/>
        </w:rPr>
        <w:t xml:space="preserve"> Ginnie Mae’s Transition-Out objectives are to assist Ginnie Mae in the transition to any future solicitation(s) or restructuring of future services; to ensure the successful transition of all activities to the incoming Contractor; and to make every reasonable effort to ensure that there is no interruption in critical services during the transition-out period. </w:t>
      </w:r>
    </w:p>
    <w:p w14:paraId="4EA0F6F1" w14:textId="77777777" w:rsidR="00CF4035" w:rsidRPr="0028494C" w:rsidRDefault="00CF4035" w:rsidP="00CF4035">
      <w:pPr>
        <w:spacing w:after="0" w:line="240" w:lineRule="auto"/>
        <w:rPr>
          <w:rFonts w:ascii="Arial" w:hAnsi="Arial" w:cs="Arial"/>
          <w:color w:val="000000"/>
        </w:rPr>
      </w:pPr>
    </w:p>
    <w:p w14:paraId="102E4F06" w14:textId="2C3F6086" w:rsidR="00CF4035" w:rsidRPr="0028494C" w:rsidRDefault="00CF4035" w:rsidP="00CF4035">
      <w:pPr>
        <w:spacing w:after="0" w:line="240" w:lineRule="auto"/>
        <w:rPr>
          <w:rFonts w:ascii="Arial" w:hAnsi="Arial" w:cs="Arial"/>
          <w:color w:val="000000"/>
        </w:rPr>
      </w:pPr>
      <w:r w:rsidRPr="69613B37">
        <w:rPr>
          <w:rFonts w:ascii="Arial" w:hAnsi="Arial" w:cs="Arial"/>
          <w:b/>
          <w:color w:val="000000" w:themeColor="text1"/>
        </w:rPr>
        <w:t>b.</w:t>
      </w:r>
      <w:r w:rsidRPr="69613B37">
        <w:rPr>
          <w:rFonts w:ascii="Arial" w:hAnsi="Arial" w:cs="Arial"/>
          <w:color w:val="000000" w:themeColor="text1"/>
        </w:rPr>
        <w:t xml:space="preserve"> </w:t>
      </w:r>
      <w:r w:rsidRPr="69613B37">
        <w:rPr>
          <w:rFonts w:ascii="Arial" w:hAnsi="Arial" w:cs="Arial"/>
          <w:b/>
          <w:color w:val="000000" w:themeColor="text1"/>
        </w:rPr>
        <w:t>Transition-Out Support:</w:t>
      </w:r>
      <w:r w:rsidRPr="69613B37">
        <w:rPr>
          <w:rFonts w:ascii="Arial" w:hAnsi="Arial" w:cs="Arial"/>
          <w:color w:val="000000" w:themeColor="text1"/>
        </w:rPr>
        <w:t xml:space="preserve"> The Contractor shall provide Transition-Out support </w:t>
      </w:r>
      <w:r w:rsidR="4D99577D" w:rsidRPr="69613B37">
        <w:rPr>
          <w:rFonts w:ascii="Arial" w:hAnsi="Arial" w:cs="Arial"/>
          <w:color w:val="000000" w:themeColor="text1"/>
        </w:rPr>
        <w:t xml:space="preserve">30 days before the end of the period of performance </w:t>
      </w:r>
      <w:r w:rsidRPr="69613B37">
        <w:rPr>
          <w:rFonts w:ascii="Arial" w:hAnsi="Arial" w:cs="Arial"/>
          <w:color w:val="000000" w:themeColor="text1"/>
        </w:rPr>
        <w:t>when required by the Government including:</w:t>
      </w:r>
    </w:p>
    <w:p w14:paraId="5B9A59FE" w14:textId="77777777" w:rsidR="00CF4035" w:rsidRPr="0028494C" w:rsidRDefault="00CF4035" w:rsidP="00CF4035">
      <w:pPr>
        <w:spacing w:after="0" w:line="240" w:lineRule="auto"/>
        <w:rPr>
          <w:rFonts w:ascii="Arial" w:hAnsi="Arial" w:cs="Arial"/>
          <w:color w:val="000000"/>
        </w:rPr>
      </w:pPr>
    </w:p>
    <w:p w14:paraId="4B7B43AF" w14:textId="77777777" w:rsidR="00CF4035" w:rsidRPr="0028494C" w:rsidRDefault="00CF4035" w:rsidP="00CF4035">
      <w:pPr>
        <w:pStyle w:val="ListParagraph"/>
        <w:numPr>
          <w:ilvl w:val="0"/>
          <w:numId w:val="22"/>
        </w:numPr>
        <w:spacing w:after="0" w:line="240" w:lineRule="auto"/>
        <w:rPr>
          <w:rFonts w:ascii="Arial" w:hAnsi="Arial" w:cs="Arial"/>
          <w:color w:val="000000"/>
        </w:rPr>
      </w:pPr>
      <w:r w:rsidRPr="0028494C">
        <w:rPr>
          <w:rFonts w:ascii="Arial" w:hAnsi="Arial" w:cs="Arial"/>
          <w:color w:val="000000"/>
        </w:rPr>
        <w:t>Coordinate and cooperate with Ginnie Mae and incoming Contractor and provide all reasonable assistance to ensure a successful transition.</w:t>
      </w:r>
    </w:p>
    <w:p w14:paraId="52E06551" w14:textId="21B68677" w:rsidR="00CF4035" w:rsidRPr="0028494C" w:rsidRDefault="00CF4035" w:rsidP="00CF4035">
      <w:pPr>
        <w:pStyle w:val="ListParagraph"/>
        <w:numPr>
          <w:ilvl w:val="0"/>
          <w:numId w:val="22"/>
        </w:numPr>
        <w:spacing w:after="0" w:line="240" w:lineRule="auto"/>
        <w:rPr>
          <w:rFonts w:ascii="Arial" w:hAnsi="Arial" w:cs="Arial"/>
          <w:color w:val="000000"/>
        </w:rPr>
      </w:pPr>
      <w:r w:rsidRPr="0028494C">
        <w:rPr>
          <w:rFonts w:ascii="Arial" w:hAnsi="Arial" w:cs="Arial"/>
          <w:color w:val="000000"/>
        </w:rPr>
        <w:t xml:space="preserve">Ensure that activities performed under the </w:t>
      </w:r>
      <w:r w:rsidR="0067304A">
        <w:rPr>
          <w:rFonts w:ascii="Arial" w:hAnsi="Arial" w:cs="Arial"/>
          <w:color w:val="000000"/>
        </w:rPr>
        <w:t>PWS</w:t>
      </w:r>
      <w:r w:rsidR="0067304A" w:rsidRPr="0028494C">
        <w:rPr>
          <w:rFonts w:ascii="Arial" w:hAnsi="Arial" w:cs="Arial"/>
          <w:color w:val="000000"/>
        </w:rPr>
        <w:t xml:space="preserve"> </w:t>
      </w:r>
      <w:r w:rsidRPr="0028494C">
        <w:rPr>
          <w:rFonts w:ascii="Arial" w:hAnsi="Arial" w:cs="Arial"/>
          <w:color w:val="000000"/>
        </w:rPr>
        <w:t xml:space="preserve">have been adequately documented and provide copies in electronic and/or hard copy format to Ginnie Mae. </w:t>
      </w:r>
    </w:p>
    <w:p w14:paraId="059BBEFA" w14:textId="725153B3" w:rsidR="00CF4035" w:rsidRPr="0028494C" w:rsidRDefault="00CF4035" w:rsidP="00CF4035">
      <w:pPr>
        <w:pStyle w:val="ListParagraph"/>
        <w:numPr>
          <w:ilvl w:val="0"/>
          <w:numId w:val="22"/>
        </w:numPr>
        <w:spacing w:after="0" w:line="240" w:lineRule="auto"/>
        <w:rPr>
          <w:rFonts w:ascii="Arial" w:hAnsi="Arial" w:cs="Arial"/>
          <w:color w:val="000000"/>
        </w:rPr>
      </w:pPr>
      <w:r w:rsidRPr="0028494C">
        <w:rPr>
          <w:rFonts w:ascii="Arial" w:hAnsi="Arial" w:cs="Arial"/>
          <w:color w:val="000000"/>
        </w:rPr>
        <w:t xml:space="preserve">Update and provide to Ginnie Mae electronic and hard-copy documentation including but not limited to process flows, work papers, documentation and procedures necessary to perform activities under the </w:t>
      </w:r>
      <w:r w:rsidR="0067304A">
        <w:rPr>
          <w:rFonts w:ascii="Arial" w:hAnsi="Arial" w:cs="Arial"/>
          <w:color w:val="000000"/>
        </w:rPr>
        <w:t>PWS</w:t>
      </w:r>
      <w:r w:rsidRPr="0028494C">
        <w:rPr>
          <w:rFonts w:ascii="Arial" w:hAnsi="Arial" w:cs="Arial"/>
          <w:color w:val="000000"/>
        </w:rPr>
        <w:t xml:space="preserve">. </w:t>
      </w:r>
    </w:p>
    <w:p w14:paraId="42FA3B89" w14:textId="77777777" w:rsidR="00CF4035" w:rsidRPr="0028494C" w:rsidRDefault="00CF4035" w:rsidP="00CF4035">
      <w:pPr>
        <w:pStyle w:val="ListParagraph"/>
        <w:numPr>
          <w:ilvl w:val="0"/>
          <w:numId w:val="22"/>
        </w:numPr>
        <w:spacing w:after="0" w:line="240" w:lineRule="auto"/>
        <w:rPr>
          <w:rFonts w:ascii="Arial" w:hAnsi="Arial" w:cs="Arial"/>
          <w:color w:val="000000"/>
        </w:rPr>
      </w:pPr>
      <w:r w:rsidRPr="0028494C">
        <w:rPr>
          <w:rFonts w:ascii="Arial" w:hAnsi="Arial" w:cs="Arial"/>
          <w:color w:val="000000"/>
        </w:rPr>
        <w:t xml:space="preserve">Establish and maintain effective communication with the incoming Contractor / Government personnel for the period of the transition via weekly status meetings or as often as necessary to ensure a seamless transition-out. </w:t>
      </w:r>
    </w:p>
    <w:p w14:paraId="14CAD1E3" w14:textId="77777777" w:rsidR="00CF4035" w:rsidRPr="0028494C" w:rsidRDefault="00CF4035" w:rsidP="00CF4035">
      <w:pPr>
        <w:spacing w:after="0" w:line="240" w:lineRule="auto"/>
        <w:rPr>
          <w:rFonts w:ascii="Arial" w:hAnsi="Arial" w:cs="Arial"/>
          <w:color w:val="000000"/>
        </w:rPr>
      </w:pPr>
    </w:p>
    <w:p w14:paraId="43E2A025" w14:textId="2BD5F5A4" w:rsidR="00CF4035" w:rsidRPr="0028494C" w:rsidRDefault="00CF4035" w:rsidP="00CF4035">
      <w:pPr>
        <w:spacing w:after="0" w:line="240" w:lineRule="auto"/>
        <w:rPr>
          <w:rFonts w:ascii="Arial" w:hAnsi="Arial" w:cs="Arial"/>
          <w:color w:val="000000"/>
        </w:rPr>
      </w:pPr>
      <w:r w:rsidRPr="53500B44">
        <w:rPr>
          <w:rFonts w:ascii="Arial" w:hAnsi="Arial" w:cs="Arial"/>
          <w:b/>
          <w:bCs/>
          <w:color w:val="000000" w:themeColor="text1"/>
        </w:rPr>
        <w:t>c.</w:t>
      </w:r>
      <w:r w:rsidRPr="69613B37">
        <w:rPr>
          <w:rFonts w:ascii="Arial" w:hAnsi="Arial" w:cs="Arial"/>
          <w:color w:val="000000" w:themeColor="text1"/>
        </w:rPr>
        <w:t xml:space="preserve"> </w:t>
      </w:r>
      <w:r w:rsidRPr="53500B44">
        <w:rPr>
          <w:rFonts w:ascii="Arial" w:hAnsi="Arial" w:cs="Arial"/>
          <w:b/>
          <w:bCs/>
          <w:color w:val="000000" w:themeColor="text1"/>
        </w:rPr>
        <w:t>Transition-Out Plan:</w:t>
      </w:r>
      <w:r w:rsidRPr="69613B37">
        <w:rPr>
          <w:rFonts w:ascii="Arial" w:hAnsi="Arial" w:cs="Arial"/>
          <w:color w:val="000000" w:themeColor="text1"/>
        </w:rPr>
        <w:t xml:space="preserve"> The Contractor shall provide a Transition-Out plan within six (6) months of project start</w:t>
      </w:r>
      <w:r w:rsidR="7F889F8C" w:rsidRPr="69613B37">
        <w:rPr>
          <w:rFonts w:ascii="Arial" w:hAnsi="Arial" w:cs="Arial"/>
          <w:color w:val="000000" w:themeColor="text1"/>
        </w:rPr>
        <w:t xml:space="preserve"> to the COR/PM</w:t>
      </w:r>
      <w:r w:rsidRPr="53500B44">
        <w:rPr>
          <w:rFonts w:ascii="Arial" w:hAnsi="Arial" w:cs="Arial"/>
          <w:color w:val="000000" w:themeColor="text1"/>
        </w:rPr>
        <w:t>.</w:t>
      </w:r>
      <w:r w:rsidRPr="69613B37">
        <w:rPr>
          <w:rFonts w:ascii="Arial" w:hAnsi="Arial" w:cs="Arial"/>
          <w:color w:val="000000" w:themeColor="text1"/>
        </w:rPr>
        <w:t xml:space="preserve"> At a minimum, the Transition-Out Plan shall be reviewed and updated on an annual basis</w:t>
      </w:r>
      <w:r w:rsidR="5A555306" w:rsidRPr="53500B44">
        <w:rPr>
          <w:rFonts w:ascii="Arial" w:hAnsi="Arial" w:cs="Arial"/>
          <w:color w:val="000000" w:themeColor="text1"/>
        </w:rPr>
        <w:t xml:space="preserve">, or </w:t>
      </w:r>
      <w:r w:rsidRPr="69613B37">
        <w:rPr>
          <w:rFonts w:ascii="Arial" w:hAnsi="Arial" w:cs="Arial"/>
          <w:color w:val="000000" w:themeColor="text1"/>
        </w:rPr>
        <w:t>as needed. The Transition-Out Plan shall identify how the Contractor will coordinate with the incoming Contractor and/or Ginnie Mae to transfer knowledge about:</w:t>
      </w:r>
    </w:p>
    <w:p w14:paraId="68268B7F" w14:textId="77777777" w:rsidR="00CF4035" w:rsidRPr="0028494C" w:rsidRDefault="00CF4035" w:rsidP="00CF4035">
      <w:pPr>
        <w:spacing w:after="0" w:line="240" w:lineRule="auto"/>
        <w:rPr>
          <w:rFonts w:ascii="Arial" w:hAnsi="Arial" w:cs="Arial"/>
          <w:color w:val="000000"/>
        </w:rPr>
      </w:pPr>
    </w:p>
    <w:p w14:paraId="29C28219"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Program and project management processes.</w:t>
      </w:r>
    </w:p>
    <w:p w14:paraId="2605AF55"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POCs.</w:t>
      </w:r>
    </w:p>
    <w:p w14:paraId="432416D6"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 xml:space="preserve">Location of technical and project management documentation. </w:t>
      </w:r>
    </w:p>
    <w:p w14:paraId="5A8CEA1B"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 xml:space="preserve">Status of ongoing technical initiatives. </w:t>
      </w:r>
    </w:p>
    <w:p w14:paraId="6AFDE9E5"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Appropriate contractor to contractor coordination to ensure a seamless transition.</w:t>
      </w:r>
    </w:p>
    <w:p w14:paraId="2A02D919"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 xml:space="preserve">Transition of Key Personnel knowledge. </w:t>
      </w:r>
    </w:p>
    <w:p w14:paraId="4A4F64EE"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Schedules and milestones.</w:t>
      </w:r>
    </w:p>
    <w:p w14:paraId="62DFD7EC" w14:textId="77777777" w:rsidR="00CF4035" w:rsidRPr="0028494C" w:rsidRDefault="00CF4035" w:rsidP="00CF4035">
      <w:pPr>
        <w:pStyle w:val="ListParagraph"/>
        <w:numPr>
          <w:ilvl w:val="0"/>
          <w:numId w:val="23"/>
        </w:numPr>
        <w:spacing w:after="0" w:line="240" w:lineRule="auto"/>
        <w:rPr>
          <w:rFonts w:ascii="Arial" w:hAnsi="Arial" w:cs="Arial"/>
          <w:color w:val="000000"/>
        </w:rPr>
      </w:pPr>
      <w:r w:rsidRPr="0028494C">
        <w:rPr>
          <w:rFonts w:ascii="Arial" w:hAnsi="Arial" w:cs="Arial"/>
          <w:color w:val="000000"/>
        </w:rPr>
        <w:t>Actions required of the Government.</w:t>
      </w:r>
    </w:p>
    <w:p w14:paraId="406B744B" w14:textId="77777777" w:rsidR="00CF4035" w:rsidRDefault="00CF4035" w:rsidP="00CF4035">
      <w:pPr>
        <w:spacing w:after="0" w:line="240" w:lineRule="auto"/>
        <w:rPr>
          <w:rFonts w:ascii="Arial" w:hAnsi="Arial" w:cs="Arial"/>
          <w:color w:val="000000"/>
        </w:rPr>
      </w:pPr>
    </w:p>
    <w:p w14:paraId="2EF4D2D8" w14:textId="77777777" w:rsidR="00EB1014" w:rsidRPr="00EB1014" w:rsidRDefault="00EB1014" w:rsidP="00EB1014">
      <w:pPr>
        <w:spacing w:after="0" w:line="240" w:lineRule="auto"/>
        <w:rPr>
          <w:rFonts w:ascii="Arial" w:hAnsi="Arial" w:cs="Arial"/>
          <w:color w:val="000000"/>
        </w:rPr>
      </w:pPr>
      <w:r w:rsidRPr="00EB1014">
        <w:rPr>
          <w:rFonts w:ascii="Arial" w:hAnsi="Arial" w:cs="Arial"/>
          <w:color w:val="000000"/>
          <w:u w:val="single"/>
        </w:rPr>
        <w:t>Performance Standards </w:t>
      </w:r>
      <w:r w:rsidRPr="00EB1014">
        <w:rPr>
          <w:rFonts w:ascii="Arial" w:hAnsi="Arial" w:cs="Arial"/>
          <w:color w:val="000000"/>
        </w:rPr>
        <w:t> </w:t>
      </w:r>
    </w:p>
    <w:p w14:paraId="58CB9FA9" w14:textId="77777777" w:rsidR="00661E54" w:rsidRDefault="00EB1014" w:rsidP="00EB1014">
      <w:pPr>
        <w:numPr>
          <w:ilvl w:val="0"/>
          <w:numId w:val="49"/>
        </w:numPr>
        <w:spacing w:after="0" w:line="240" w:lineRule="auto"/>
        <w:rPr>
          <w:rFonts w:ascii="Arial" w:hAnsi="Arial" w:cs="Arial"/>
          <w:color w:val="000000"/>
        </w:rPr>
      </w:pPr>
      <w:r w:rsidRPr="00EB1014">
        <w:rPr>
          <w:rFonts w:ascii="Arial" w:hAnsi="Arial" w:cs="Arial"/>
          <w:color w:val="000000"/>
        </w:rPr>
        <w:t>Standard: The Transition-Out Plan includes comprehensive information related to the planning, execution and delivery of all contract activities and/or deliverables.  </w:t>
      </w:r>
    </w:p>
    <w:p w14:paraId="7B276D3B" w14:textId="45974F57" w:rsidR="00EB1014" w:rsidRPr="00661E54" w:rsidRDefault="00EB1014" w:rsidP="00661E54">
      <w:pPr>
        <w:spacing w:after="0" w:line="240" w:lineRule="auto"/>
        <w:ind w:left="720"/>
        <w:rPr>
          <w:rFonts w:ascii="Arial" w:hAnsi="Arial" w:cs="Arial"/>
          <w:color w:val="000000"/>
        </w:rPr>
      </w:pPr>
      <w:r w:rsidRPr="00661E54">
        <w:rPr>
          <w:rFonts w:ascii="Arial" w:hAnsi="Arial" w:cs="Arial"/>
          <w:color w:val="000000"/>
        </w:rPr>
        <w:t>AQL: Zero deviation, unless discussed and agreed to by all parties.  </w:t>
      </w:r>
    </w:p>
    <w:p w14:paraId="32967116" w14:textId="77777777" w:rsidR="00EB1014" w:rsidRPr="00EB1014" w:rsidRDefault="00EB1014" w:rsidP="00EB1014">
      <w:pPr>
        <w:spacing w:after="0" w:line="240" w:lineRule="auto"/>
        <w:rPr>
          <w:rFonts w:ascii="Arial" w:hAnsi="Arial" w:cs="Arial"/>
          <w:color w:val="000000"/>
        </w:rPr>
      </w:pPr>
      <w:r w:rsidRPr="00EB1014">
        <w:rPr>
          <w:rFonts w:ascii="Arial" w:hAnsi="Arial" w:cs="Arial"/>
          <w:color w:val="000000"/>
        </w:rPr>
        <w:t> </w:t>
      </w:r>
    </w:p>
    <w:p w14:paraId="741AA2B4" w14:textId="151A22E3" w:rsidR="00A04129" w:rsidRDefault="00EB1014" w:rsidP="00EB1014">
      <w:pPr>
        <w:numPr>
          <w:ilvl w:val="0"/>
          <w:numId w:val="50"/>
        </w:numPr>
        <w:spacing w:after="0" w:line="240" w:lineRule="auto"/>
        <w:rPr>
          <w:rFonts w:ascii="Arial" w:hAnsi="Arial" w:cs="Arial"/>
          <w:color w:val="000000"/>
        </w:rPr>
      </w:pPr>
      <w:r w:rsidRPr="00EB1014">
        <w:rPr>
          <w:rFonts w:ascii="Arial" w:hAnsi="Arial" w:cs="Arial"/>
          <w:color w:val="000000"/>
        </w:rPr>
        <w:lastRenderedPageBreak/>
        <w:t xml:space="preserve">Standard: The Transition-Out Plan maps out and identifies points of </w:t>
      </w:r>
      <w:r w:rsidR="00A04129" w:rsidRPr="00EB1014">
        <w:rPr>
          <w:rFonts w:ascii="Arial" w:hAnsi="Arial" w:cs="Arial"/>
          <w:color w:val="000000"/>
        </w:rPr>
        <w:t>contact</w:t>
      </w:r>
      <w:r w:rsidRPr="00EB1014">
        <w:rPr>
          <w:rFonts w:ascii="Arial" w:hAnsi="Arial" w:cs="Arial"/>
          <w:color w:val="000000"/>
        </w:rPr>
        <w:t xml:space="preserve"> with activities and/or deliverables to assist collaboration and coordination efforts.  </w:t>
      </w:r>
    </w:p>
    <w:p w14:paraId="6F1C5B26" w14:textId="08565C2B" w:rsidR="00EB1014" w:rsidRPr="00661E54" w:rsidRDefault="00EB1014" w:rsidP="00A04129">
      <w:pPr>
        <w:spacing w:after="0" w:line="240" w:lineRule="auto"/>
        <w:ind w:left="720"/>
        <w:rPr>
          <w:rFonts w:ascii="Arial" w:hAnsi="Arial" w:cs="Arial"/>
          <w:color w:val="000000"/>
        </w:rPr>
      </w:pPr>
      <w:r w:rsidRPr="00661E54">
        <w:rPr>
          <w:rFonts w:ascii="Arial" w:hAnsi="Arial" w:cs="Arial"/>
          <w:color w:val="000000"/>
        </w:rPr>
        <w:t>AQL: Zero deviation, unless discussed and agreed to by all parties. </w:t>
      </w:r>
    </w:p>
    <w:p w14:paraId="265323E2" w14:textId="77777777" w:rsidR="00EB1014" w:rsidRPr="0028494C" w:rsidRDefault="00EB1014" w:rsidP="00CF4035">
      <w:pPr>
        <w:spacing w:after="0" w:line="240" w:lineRule="auto"/>
        <w:rPr>
          <w:rFonts w:ascii="Arial" w:hAnsi="Arial" w:cs="Arial"/>
          <w:color w:val="000000"/>
        </w:rPr>
      </w:pPr>
    </w:p>
    <w:p w14:paraId="1CA91801" w14:textId="77777777" w:rsidR="00FB0874" w:rsidRDefault="00CF4035" w:rsidP="001A4EBC">
      <w:pPr>
        <w:rPr>
          <w:rFonts w:ascii="Arial" w:hAnsi="Arial" w:cs="Arial"/>
          <w:u w:val="single"/>
        </w:rPr>
      </w:pPr>
      <w:r w:rsidRPr="0028494C">
        <w:rPr>
          <w:rFonts w:ascii="Arial" w:hAnsi="Arial" w:cs="Arial"/>
          <w:u w:val="single"/>
        </w:rPr>
        <w:t xml:space="preserve">Deliverables   </w:t>
      </w:r>
    </w:p>
    <w:p w14:paraId="56721C29" w14:textId="763ED51A" w:rsidR="0024185F" w:rsidRPr="0028494C" w:rsidRDefault="00B52145" w:rsidP="001A4EBC">
      <w:pPr>
        <w:rPr>
          <w:rFonts w:ascii="Arial" w:hAnsi="Arial" w:cs="Arial"/>
          <w:color w:val="000000" w:themeColor="text1"/>
        </w:rPr>
      </w:pPr>
      <w:r>
        <w:rPr>
          <w:rFonts w:ascii="Arial" w:hAnsi="Arial" w:cs="Arial"/>
        </w:rPr>
        <w:t>A02</w:t>
      </w:r>
      <w:r w:rsidR="00586A72">
        <w:rPr>
          <w:rFonts w:ascii="Arial" w:hAnsi="Arial" w:cs="Arial"/>
        </w:rPr>
        <w:t>5</w:t>
      </w:r>
      <w:r>
        <w:rPr>
          <w:rFonts w:ascii="Arial" w:hAnsi="Arial" w:cs="Arial"/>
        </w:rPr>
        <w:t xml:space="preserve"> </w:t>
      </w:r>
      <w:r w:rsidR="00CF4035" w:rsidRPr="0028494C">
        <w:rPr>
          <w:rFonts w:ascii="Arial" w:hAnsi="Arial" w:cs="Arial"/>
        </w:rPr>
        <w:t>Transition-Out Plan</w:t>
      </w:r>
      <w:r w:rsidR="00CF4035">
        <w:br/>
      </w:r>
    </w:p>
    <w:p w14:paraId="5D3865CA" w14:textId="1984A1FB" w:rsidR="001A6D61" w:rsidRPr="0028494C" w:rsidRDefault="001A4EBC" w:rsidP="001A4EBC">
      <w:pPr>
        <w:keepNext/>
        <w:spacing w:before="240" w:after="60"/>
        <w:outlineLvl w:val="2"/>
        <w:rPr>
          <w:rFonts w:ascii="Arial" w:eastAsia="Times New Roman" w:hAnsi="Arial" w:cs="Arial"/>
          <w:b/>
          <w:bCs/>
          <w:sz w:val="26"/>
          <w:szCs w:val="26"/>
        </w:rPr>
      </w:pPr>
      <w:bookmarkStart w:id="88" w:name="_Toc468119801"/>
      <w:bookmarkStart w:id="89" w:name="_Toc414695053"/>
      <w:r w:rsidRPr="0028494C">
        <w:rPr>
          <w:rFonts w:ascii="Arial" w:eastAsia="Times New Roman" w:hAnsi="Arial" w:cs="Arial"/>
          <w:b/>
          <w:bCs/>
          <w:sz w:val="26"/>
          <w:szCs w:val="26"/>
        </w:rPr>
        <w:t>6 Deliverables</w:t>
      </w:r>
      <w:bookmarkEnd w:id="88"/>
      <w:bookmarkEnd w:id="89"/>
      <w:r w:rsidRPr="0028494C">
        <w:rPr>
          <w:rFonts w:ascii="Arial" w:eastAsia="Times New Roman" w:hAnsi="Arial" w:cs="Arial"/>
          <w:b/>
          <w:bCs/>
          <w:sz w:val="26"/>
          <w:szCs w:val="26"/>
        </w:rPr>
        <w:t xml:space="preserve"> </w:t>
      </w:r>
    </w:p>
    <w:p w14:paraId="421EEF5F" w14:textId="5A5C8959" w:rsidR="00BC34C9" w:rsidRPr="0028494C" w:rsidRDefault="00BC34C9" w:rsidP="00BC34C9">
      <w:pPr>
        <w:rPr>
          <w:rFonts w:ascii="Arial" w:hAnsi="Arial" w:cs="Arial"/>
          <w:color w:val="000000"/>
        </w:rPr>
      </w:pPr>
      <w:r w:rsidRPr="0028494C">
        <w:rPr>
          <w:rFonts w:ascii="Arial" w:hAnsi="Arial" w:cs="Arial"/>
          <w:color w:val="000000"/>
        </w:rPr>
        <w:t xml:space="preserve">The Contractor shall complete all work and submit all deliverables as specified herein. The Government reserves the right to make changes to delivery dates. </w:t>
      </w:r>
    </w:p>
    <w:tbl>
      <w:tblPr>
        <w:tblStyle w:val="TableStyle1"/>
        <w:tblW w:w="9400" w:type="dxa"/>
        <w:tblLayout w:type="fixed"/>
        <w:tblLook w:val="04A0" w:firstRow="1" w:lastRow="0" w:firstColumn="1" w:lastColumn="0" w:noHBand="0" w:noVBand="1"/>
      </w:tblPr>
      <w:tblGrid>
        <w:gridCol w:w="1600"/>
        <w:gridCol w:w="4600"/>
        <w:gridCol w:w="1600"/>
        <w:gridCol w:w="1600"/>
      </w:tblGrid>
      <w:tr w:rsidR="00AB0716" w:rsidRPr="00AB0716" w14:paraId="24312768" w14:textId="77777777">
        <w:trPr>
          <w:cnfStyle w:val="100000000000" w:firstRow="1" w:lastRow="0" w:firstColumn="0" w:lastColumn="0" w:oddVBand="0" w:evenVBand="0" w:oddHBand="0" w:evenHBand="0" w:firstRowFirstColumn="0" w:firstRowLastColumn="0" w:lastRowFirstColumn="0" w:lastRowLastColumn="0"/>
        </w:trPr>
        <w:tc>
          <w:tcPr>
            <w:tcW w:w="1600" w:type="dxa"/>
          </w:tcPr>
          <w:p w14:paraId="53F7A2A8" w14:textId="77777777" w:rsidR="00AB0716" w:rsidRPr="00AB0716" w:rsidRDefault="00AB0716" w:rsidP="00AB0716">
            <w:pPr>
              <w:spacing w:after="0"/>
              <w:rPr>
                <w:rFonts w:ascii="Arial" w:hAnsi="Arial" w:cs="Arial"/>
                <w:sz w:val="26"/>
                <w:szCs w:val="22"/>
              </w:rPr>
            </w:pPr>
            <w:r w:rsidRPr="00AB0716">
              <w:rPr>
                <w:rFonts w:ascii="Arial" w:hAnsi="Arial" w:cs="Arial"/>
                <w:sz w:val="26"/>
                <w:szCs w:val="22"/>
              </w:rPr>
              <w:t xml:space="preserve">Number </w:t>
            </w:r>
          </w:p>
        </w:tc>
        <w:tc>
          <w:tcPr>
            <w:tcW w:w="4600" w:type="dxa"/>
          </w:tcPr>
          <w:p w14:paraId="5E27F267" w14:textId="77777777" w:rsidR="00AB0716" w:rsidRPr="00AB0716" w:rsidRDefault="00AB0716" w:rsidP="00AB0716">
            <w:pPr>
              <w:spacing w:after="0"/>
              <w:rPr>
                <w:rFonts w:ascii="Arial" w:hAnsi="Arial" w:cs="Arial"/>
                <w:sz w:val="26"/>
                <w:szCs w:val="22"/>
              </w:rPr>
            </w:pPr>
            <w:r w:rsidRPr="00AB0716">
              <w:rPr>
                <w:rFonts w:ascii="Arial" w:hAnsi="Arial" w:cs="Arial"/>
                <w:sz w:val="26"/>
                <w:szCs w:val="22"/>
              </w:rPr>
              <w:t xml:space="preserve">Name </w:t>
            </w:r>
          </w:p>
        </w:tc>
        <w:tc>
          <w:tcPr>
            <w:tcW w:w="1600" w:type="dxa"/>
          </w:tcPr>
          <w:p w14:paraId="3D8B3E6C" w14:textId="77777777" w:rsidR="00AB0716" w:rsidRPr="00AB0716" w:rsidRDefault="00AB0716" w:rsidP="00AB0716">
            <w:pPr>
              <w:spacing w:after="0"/>
              <w:rPr>
                <w:rFonts w:ascii="Arial" w:hAnsi="Arial" w:cs="Arial"/>
                <w:sz w:val="26"/>
                <w:szCs w:val="22"/>
              </w:rPr>
            </w:pPr>
            <w:r w:rsidRPr="00AB0716">
              <w:rPr>
                <w:rFonts w:ascii="Arial" w:hAnsi="Arial" w:cs="Arial"/>
                <w:sz w:val="26"/>
                <w:szCs w:val="22"/>
              </w:rPr>
              <w:t xml:space="preserve">Frequency </w:t>
            </w:r>
          </w:p>
        </w:tc>
        <w:tc>
          <w:tcPr>
            <w:tcW w:w="1600" w:type="dxa"/>
          </w:tcPr>
          <w:p w14:paraId="21E68962" w14:textId="77777777" w:rsidR="00AB0716" w:rsidRPr="00AB0716" w:rsidRDefault="00AB0716" w:rsidP="00AB0716">
            <w:pPr>
              <w:spacing w:after="0"/>
              <w:rPr>
                <w:rFonts w:ascii="Arial" w:hAnsi="Arial" w:cs="Arial"/>
                <w:sz w:val="26"/>
                <w:szCs w:val="22"/>
              </w:rPr>
            </w:pPr>
            <w:r w:rsidRPr="00AB0716">
              <w:rPr>
                <w:rFonts w:ascii="Arial" w:hAnsi="Arial" w:cs="Arial"/>
                <w:sz w:val="26"/>
                <w:szCs w:val="22"/>
              </w:rPr>
              <w:t xml:space="preserve">Quantity </w:t>
            </w:r>
          </w:p>
        </w:tc>
      </w:tr>
      <w:tr w:rsidR="00AB0716" w:rsidRPr="00AB0716" w14:paraId="3E4F453C" w14:textId="77777777">
        <w:tc>
          <w:tcPr>
            <w:tcW w:w="1600" w:type="dxa"/>
          </w:tcPr>
          <w:p w14:paraId="0CC17A1B"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A001</w:t>
            </w:r>
          </w:p>
        </w:tc>
        <w:tc>
          <w:tcPr>
            <w:tcW w:w="4600" w:type="dxa"/>
          </w:tcPr>
          <w:p w14:paraId="75760F8F" w14:textId="6DA0E53B" w:rsidR="00AB0716" w:rsidRPr="00AB0716" w:rsidRDefault="003B103A" w:rsidP="00AB0716">
            <w:pPr>
              <w:spacing w:after="0"/>
              <w:rPr>
                <w:rFonts w:ascii="Arial" w:hAnsi="Arial" w:cs="Arial"/>
                <w:sz w:val="22"/>
                <w:szCs w:val="22"/>
              </w:rPr>
            </w:pPr>
            <w:r>
              <w:rPr>
                <w:rFonts w:ascii="Arial" w:hAnsi="Arial" w:cs="Arial"/>
                <w:sz w:val="22"/>
                <w:szCs w:val="22"/>
              </w:rPr>
              <w:t xml:space="preserve">A-123 Program </w:t>
            </w:r>
            <w:r w:rsidR="00AB0716" w:rsidRPr="00AB0716">
              <w:rPr>
                <w:rFonts w:ascii="Arial" w:hAnsi="Arial" w:cs="Arial"/>
                <w:sz w:val="22"/>
                <w:szCs w:val="22"/>
              </w:rPr>
              <w:t>Weekly Status Report</w:t>
            </w:r>
            <w:r w:rsidR="00331799">
              <w:rPr>
                <w:rFonts w:ascii="Arial" w:hAnsi="Arial" w:cs="Arial"/>
                <w:sz w:val="22"/>
                <w:szCs w:val="22"/>
              </w:rPr>
              <w:t xml:space="preserve"> and Meeting Minutes</w:t>
            </w:r>
          </w:p>
        </w:tc>
        <w:tc>
          <w:tcPr>
            <w:tcW w:w="1600" w:type="dxa"/>
          </w:tcPr>
          <w:p w14:paraId="4D3FD22A"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Weekly</w:t>
            </w:r>
          </w:p>
        </w:tc>
        <w:tc>
          <w:tcPr>
            <w:tcW w:w="1600" w:type="dxa"/>
          </w:tcPr>
          <w:p w14:paraId="246E80C8"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1370CE70" w14:textId="77777777">
        <w:tc>
          <w:tcPr>
            <w:tcW w:w="1600" w:type="dxa"/>
          </w:tcPr>
          <w:p w14:paraId="021FDAB4"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A002</w:t>
            </w:r>
          </w:p>
        </w:tc>
        <w:tc>
          <w:tcPr>
            <w:tcW w:w="4600" w:type="dxa"/>
          </w:tcPr>
          <w:p w14:paraId="1B15DEF2" w14:textId="627D4E58" w:rsidR="00AB0716" w:rsidRPr="00AB0716" w:rsidRDefault="003B103A" w:rsidP="00AB0716">
            <w:pPr>
              <w:spacing w:after="0"/>
              <w:rPr>
                <w:rFonts w:ascii="Arial" w:hAnsi="Arial" w:cs="Arial"/>
                <w:sz w:val="22"/>
                <w:szCs w:val="22"/>
              </w:rPr>
            </w:pPr>
            <w:r>
              <w:rPr>
                <w:rFonts w:ascii="Arial" w:hAnsi="Arial" w:cs="Arial"/>
                <w:sz w:val="22"/>
                <w:szCs w:val="22"/>
              </w:rPr>
              <w:t xml:space="preserve">A-123 Program </w:t>
            </w:r>
            <w:r w:rsidR="00752718" w:rsidRPr="00752718">
              <w:rPr>
                <w:rFonts w:ascii="Arial" w:hAnsi="Arial" w:cs="Arial"/>
                <w:sz w:val="22"/>
                <w:szCs w:val="22"/>
              </w:rPr>
              <w:t>Monthly Enterprise Risk Committee Status Report (Internal to Ginnie Mae)</w:t>
            </w:r>
          </w:p>
        </w:tc>
        <w:tc>
          <w:tcPr>
            <w:tcW w:w="1600" w:type="dxa"/>
          </w:tcPr>
          <w:p w14:paraId="31169C32"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Monthly</w:t>
            </w:r>
          </w:p>
        </w:tc>
        <w:tc>
          <w:tcPr>
            <w:tcW w:w="1600" w:type="dxa"/>
          </w:tcPr>
          <w:p w14:paraId="4B72F012"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7A449341" w14:textId="77777777">
        <w:tc>
          <w:tcPr>
            <w:tcW w:w="1600" w:type="dxa"/>
          </w:tcPr>
          <w:p w14:paraId="69AC67BE"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A003</w:t>
            </w:r>
          </w:p>
        </w:tc>
        <w:tc>
          <w:tcPr>
            <w:tcW w:w="4600" w:type="dxa"/>
          </w:tcPr>
          <w:p w14:paraId="1614C1B0" w14:textId="7C33729D" w:rsidR="00AB0716" w:rsidRPr="00AB0716" w:rsidRDefault="003B103A" w:rsidP="00AB0716">
            <w:pPr>
              <w:spacing w:after="0"/>
              <w:rPr>
                <w:rFonts w:ascii="Arial" w:hAnsi="Arial" w:cs="Arial"/>
                <w:sz w:val="22"/>
                <w:szCs w:val="22"/>
              </w:rPr>
            </w:pPr>
            <w:r>
              <w:rPr>
                <w:rFonts w:ascii="Arial" w:hAnsi="Arial" w:cs="Arial"/>
                <w:sz w:val="22"/>
                <w:szCs w:val="22"/>
              </w:rPr>
              <w:t xml:space="preserve">A-123 Program </w:t>
            </w:r>
            <w:r w:rsidR="00752718" w:rsidRPr="00752718">
              <w:rPr>
                <w:rFonts w:ascii="Arial" w:hAnsi="Arial" w:cs="Arial"/>
                <w:sz w:val="22"/>
                <w:szCs w:val="22"/>
              </w:rPr>
              <w:t>Monthly HUD Status Report (External to Ginnie Mae)</w:t>
            </w:r>
          </w:p>
        </w:tc>
        <w:tc>
          <w:tcPr>
            <w:tcW w:w="1600" w:type="dxa"/>
          </w:tcPr>
          <w:p w14:paraId="3557325D"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Monthly</w:t>
            </w:r>
          </w:p>
        </w:tc>
        <w:tc>
          <w:tcPr>
            <w:tcW w:w="1600" w:type="dxa"/>
          </w:tcPr>
          <w:p w14:paraId="6D33E0D1"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7A8C93AC" w14:textId="77777777">
        <w:tc>
          <w:tcPr>
            <w:tcW w:w="1600" w:type="dxa"/>
          </w:tcPr>
          <w:p w14:paraId="33D22305"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A004</w:t>
            </w:r>
          </w:p>
        </w:tc>
        <w:tc>
          <w:tcPr>
            <w:tcW w:w="4600" w:type="dxa"/>
          </w:tcPr>
          <w:p w14:paraId="1F963AC7" w14:textId="19198CF0" w:rsidR="00AB0716" w:rsidRPr="00AB0716" w:rsidRDefault="003B103A" w:rsidP="00AB0716">
            <w:pPr>
              <w:spacing w:after="0"/>
              <w:rPr>
                <w:rFonts w:ascii="Arial" w:hAnsi="Arial" w:cs="Arial"/>
                <w:sz w:val="22"/>
                <w:szCs w:val="22"/>
              </w:rPr>
            </w:pPr>
            <w:r>
              <w:rPr>
                <w:rFonts w:ascii="Arial" w:hAnsi="Arial" w:cs="Arial"/>
                <w:sz w:val="22"/>
                <w:szCs w:val="22"/>
              </w:rPr>
              <w:t xml:space="preserve">A-123 Program </w:t>
            </w:r>
            <w:r w:rsidR="00AB0716" w:rsidRPr="00AB0716">
              <w:rPr>
                <w:rFonts w:ascii="Arial" w:hAnsi="Arial" w:cs="Arial"/>
                <w:sz w:val="22"/>
                <w:szCs w:val="22"/>
              </w:rPr>
              <w:t>Project Work Plan</w:t>
            </w:r>
          </w:p>
        </w:tc>
        <w:tc>
          <w:tcPr>
            <w:tcW w:w="1600" w:type="dxa"/>
          </w:tcPr>
          <w:p w14:paraId="6159B477"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496D20B5"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29A5DB36" w14:textId="77777777">
        <w:tc>
          <w:tcPr>
            <w:tcW w:w="1600" w:type="dxa"/>
          </w:tcPr>
          <w:p w14:paraId="7E0A181B"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A005</w:t>
            </w:r>
          </w:p>
        </w:tc>
        <w:tc>
          <w:tcPr>
            <w:tcW w:w="4600" w:type="dxa"/>
          </w:tcPr>
          <w:p w14:paraId="644BAFEE" w14:textId="5CC0D969" w:rsidR="00AB0716" w:rsidRPr="00AB0716" w:rsidRDefault="00AB691F" w:rsidP="00AB0716">
            <w:pPr>
              <w:spacing w:after="0"/>
              <w:rPr>
                <w:rFonts w:ascii="Arial" w:hAnsi="Arial" w:cs="Arial"/>
                <w:sz w:val="22"/>
                <w:szCs w:val="22"/>
              </w:rPr>
            </w:pPr>
            <w:r>
              <w:rPr>
                <w:rFonts w:ascii="Arial" w:eastAsia="Times New Roman" w:hAnsi="Arial" w:cs="Arial"/>
              </w:rPr>
              <w:t xml:space="preserve">A-123 </w:t>
            </w:r>
            <w:r w:rsidR="007600B3">
              <w:rPr>
                <w:rFonts w:ascii="Arial" w:eastAsia="Times New Roman" w:hAnsi="Arial" w:cs="Arial"/>
              </w:rPr>
              <w:t xml:space="preserve">Assessment </w:t>
            </w:r>
            <w:r w:rsidR="00AB0716" w:rsidRPr="00AB0716">
              <w:rPr>
                <w:rFonts w:ascii="Arial" w:hAnsi="Arial" w:cs="Arial"/>
                <w:sz w:val="22"/>
                <w:szCs w:val="22"/>
              </w:rPr>
              <w:t>Walkthrough Meeting Minutes</w:t>
            </w:r>
          </w:p>
        </w:tc>
        <w:tc>
          <w:tcPr>
            <w:tcW w:w="1600" w:type="dxa"/>
          </w:tcPr>
          <w:p w14:paraId="46A91B7F"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Ad-Hoc</w:t>
            </w:r>
          </w:p>
        </w:tc>
        <w:tc>
          <w:tcPr>
            <w:tcW w:w="1600" w:type="dxa"/>
          </w:tcPr>
          <w:p w14:paraId="6090AF67"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3AEDAD6B" w14:textId="77777777" w:rsidTr="00BF68D0">
        <w:trPr>
          <w:trHeight w:val="300"/>
        </w:trPr>
        <w:tc>
          <w:tcPr>
            <w:tcW w:w="1600" w:type="dxa"/>
          </w:tcPr>
          <w:p w14:paraId="5AD76375" w14:textId="77777777" w:rsidR="00AB0716" w:rsidRPr="00AB0716" w:rsidRDefault="00AB0716" w:rsidP="00AB0716">
            <w:pPr>
              <w:rPr>
                <w:rFonts w:ascii="Arial" w:hAnsi="Arial" w:cs="Arial"/>
                <w:sz w:val="22"/>
                <w:szCs w:val="22"/>
              </w:rPr>
            </w:pPr>
            <w:r w:rsidRPr="00AB0716">
              <w:rPr>
                <w:rFonts w:ascii="Arial" w:hAnsi="Arial" w:cs="Arial"/>
                <w:sz w:val="22"/>
                <w:szCs w:val="22"/>
              </w:rPr>
              <w:t>A006</w:t>
            </w:r>
          </w:p>
        </w:tc>
        <w:tc>
          <w:tcPr>
            <w:tcW w:w="4600" w:type="dxa"/>
          </w:tcPr>
          <w:p w14:paraId="140F6C3A" w14:textId="6D616C08" w:rsidR="00AB0716" w:rsidRPr="00AB0716" w:rsidRDefault="007754D1" w:rsidP="00AB0716">
            <w:pPr>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Quantitative Risk Assessment</w:t>
            </w:r>
          </w:p>
        </w:tc>
        <w:tc>
          <w:tcPr>
            <w:tcW w:w="1600" w:type="dxa"/>
          </w:tcPr>
          <w:p w14:paraId="2EB7B60D"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58CFE76A"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321E69D2" w14:textId="77777777">
        <w:tc>
          <w:tcPr>
            <w:tcW w:w="1600" w:type="dxa"/>
          </w:tcPr>
          <w:p w14:paraId="4B22A887"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A007</w:t>
            </w:r>
          </w:p>
        </w:tc>
        <w:tc>
          <w:tcPr>
            <w:tcW w:w="4600" w:type="dxa"/>
          </w:tcPr>
          <w:p w14:paraId="0BA827E6" w14:textId="4D7A5568" w:rsidR="00AB0716" w:rsidRPr="00AB0716" w:rsidRDefault="007754D1" w:rsidP="00AB0716">
            <w:pPr>
              <w:spacing w:after="0"/>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 xml:space="preserve">Qualitative Risk Assessment </w:t>
            </w:r>
          </w:p>
        </w:tc>
        <w:tc>
          <w:tcPr>
            <w:tcW w:w="1600" w:type="dxa"/>
          </w:tcPr>
          <w:p w14:paraId="4D0F68C3"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6332E23F"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010D92D8" w14:textId="77777777">
        <w:trPr>
          <w:trHeight w:val="300"/>
        </w:trPr>
        <w:tc>
          <w:tcPr>
            <w:tcW w:w="1600" w:type="dxa"/>
          </w:tcPr>
          <w:p w14:paraId="53CE7C72" w14:textId="77777777" w:rsidR="00AB0716" w:rsidRPr="00AB0716" w:rsidRDefault="00AB0716" w:rsidP="00AB0716">
            <w:pPr>
              <w:rPr>
                <w:rFonts w:ascii="Arial" w:hAnsi="Arial" w:cs="Arial"/>
                <w:sz w:val="22"/>
                <w:szCs w:val="22"/>
              </w:rPr>
            </w:pPr>
            <w:r w:rsidRPr="00AB0716">
              <w:rPr>
                <w:rFonts w:ascii="Arial" w:hAnsi="Arial" w:cs="Arial"/>
                <w:sz w:val="22"/>
                <w:szCs w:val="22"/>
              </w:rPr>
              <w:t>A008</w:t>
            </w:r>
          </w:p>
        </w:tc>
        <w:tc>
          <w:tcPr>
            <w:tcW w:w="4600" w:type="dxa"/>
          </w:tcPr>
          <w:p w14:paraId="3389157B" w14:textId="692B6333" w:rsidR="00AB0716" w:rsidRPr="00AB0716" w:rsidRDefault="007754D1" w:rsidP="00AB0716">
            <w:pPr>
              <w:spacing w:after="0"/>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Risk Register/Risk Control Matrices </w:t>
            </w:r>
          </w:p>
        </w:tc>
        <w:tc>
          <w:tcPr>
            <w:tcW w:w="1600" w:type="dxa"/>
          </w:tcPr>
          <w:p w14:paraId="2D09D106"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6CA495A4"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1BD3F237" w14:textId="77777777">
        <w:tc>
          <w:tcPr>
            <w:tcW w:w="1600" w:type="dxa"/>
          </w:tcPr>
          <w:p w14:paraId="00C70911"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A009</w:t>
            </w:r>
          </w:p>
        </w:tc>
        <w:tc>
          <w:tcPr>
            <w:tcW w:w="4600" w:type="dxa"/>
          </w:tcPr>
          <w:p w14:paraId="6EB3852D" w14:textId="4089955C" w:rsidR="00AB0716" w:rsidRPr="00AB0716" w:rsidRDefault="007754D1" w:rsidP="00AB0716">
            <w:pPr>
              <w:spacing w:after="0"/>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Test Plans </w:t>
            </w:r>
          </w:p>
        </w:tc>
        <w:tc>
          <w:tcPr>
            <w:tcW w:w="1600" w:type="dxa"/>
          </w:tcPr>
          <w:p w14:paraId="7808F6EE"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0AF6096B"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3471850A" w14:textId="77777777">
        <w:tc>
          <w:tcPr>
            <w:tcW w:w="1600" w:type="dxa"/>
          </w:tcPr>
          <w:p w14:paraId="2CFFDF21"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A010</w:t>
            </w:r>
          </w:p>
        </w:tc>
        <w:tc>
          <w:tcPr>
            <w:tcW w:w="4600" w:type="dxa"/>
          </w:tcPr>
          <w:p w14:paraId="6F1FC2D6" w14:textId="7933D198" w:rsidR="00AB0716" w:rsidRPr="00AB0716" w:rsidRDefault="007754D1" w:rsidP="00AB0716">
            <w:pPr>
              <w:spacing w:after="0"/>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Test of Design (TOD) and Test of Effectiveness (TOE)</w:t>
            </w:r>
          </w:p>
        </w:tc>
        <w:tc>
          <w:tcPr>
            <w:tcW w:w="1600" w:type="dxa"/>
          </w:tcPr>
          <w:p w14:paraId="30828162"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19AA46F9"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7ACF10B4" w14:textId="77777777">
        <w:tc>
          <w:tcPr>
            <w:tcW w:w="1600" w:type="dxa"/>
          </w:tcPr>
          <w:p w14:paraId="0209AE86"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A011</w:t>
            </w:r>
          </w:p>
        </w:tc>
        <w:tc>
          <w:tcPr>
            <w:tcW w:w="4600" w:type="dxa"/>
          </w:tcPr>
          <w:p w14:paraId="4878EEA5" w14:textId="508703B1" w:rsidR="00AB0716" w:rsidRPr="00AB0716" w:rsidRDefault="007754D1" w:rsidP="00AB0716">
            <w:pPr>
              <w:spacing w:after="0"/>
              <w:rPr>
                <w:rFonts w:ascii="Arial" w:hAnsi="Arial" w:cs="Arial"/>
                <w:sz w:val="22"/>
                <w:szCs w:val="22"/>
              </w:rPr>
            </w:pPr>
            <w:r>
              <w:rPr>
                <w:rFonts w:ascii="Arial" w:hAnsi="Arial" w:cs="Arial"/>
                <w:sz w:val="22"/>
                <w:szCs w:val="22"/>
              </w:rPr>
              <w:t xml:space="preserve">A-123 </w:t>
            </w:r>
            <w:r w:rsidR="00A04129">
              <w:rPr>
                <w:rFonts w:ascii="Arial" w:hAnsi="Arial" w:cs="Arial"/>
                <w:sz w:val="22"/>
                <w:szCs w:val="22"/>
              </w:rPr>
              <w:t xml:space="preserve">Assessment </w:t>
            </w:r>
            <w:r w:rsidR="00A04129" w:rsidRPr="00AB0716">
              <w:rPr>
                <w:rFonts w:ascii="Arial" w:hAnsi="Arial" w:cs="Arial"/>
                <w:sz w:val="22"/>
                <w:szCs w:val="22"/>
              </w:rPr>
              <w:t>Report</w:t>
            </w:r>
            <w:r w:rsidR="00AB0716" w:rsidRPr="00AB0716">
              <w:rPr>
                <w:rFonts w:ascii="Arial" w:hAnsi="Arial" w:cs="Arial"/>
                <w:sz w:val="22"/>
                <w:szCs w:val="22"/>
              </w:rPr>
              <w:t> </w:t>
            </w:r>
          </w:p>
        </w:tc>
        <w:tc>
          <w:tcPr>
            <w:tcW w:w="1600" w:type="dxa"/>
          </w:tcPr>
          <w:p w14:paraId="626810F9"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4D6019EA"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24D3B4F2" w14:textId="77777777">
        <w:tc>
          <w:tcPr>
            <w:tcW w:w="1600" w:type="dxa"/>
          </w:tcPr>
          <w:p w14:paraId="74C0BC67"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A012</w:t>
            </w:r>
          </w:p>
        </w:tc>
        <w:tc>
          <w:tcPr>
            <w:tcW w:w="4600" w:type="dxa"/>
          </w:tcPr>
          <w:p w14:paraId="2108B4BB" w14:textId="57CD2D00" w:rsidR="00AB0716" w:rsidRPr="00AB0716" w:rsidRDefault="007754D1" w:rsidP="00AB0716">
            <w:pPr>
              <w:spacing w:after="0"/>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Process Flowcharts and Business Cycle Process Narratives </w:t>
            </w:r>
          </w:p>
        </w:tc>
        <w:tc>
          <w:tcPr>
            <w:tcW w:w="1600" w:type="dxa"/>
          </w:tcPr>
          <w:p w14:paraId="660A2068"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2D8A11A5"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17CB02F2" w14:textId="77777777">
        <w:tc>
          <w:tcPr>
            <w:tcW w:w="1600" w:type="dxa"/>
          </w:tcPr>
          <w:p w14:paraId="68D15EC2"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A013</w:t>
            </w:r>
          </w:p>
        </w:tc>
        <w:tc>
          <w:tcPr>
            <w:tcW w:w="4600" w:type="dxa"/>
          </w:tcPr>
          <w:p w14:paraId="432D372E" w14:textId="03AA77C4" w:rsidR="00AB0716" w:rsidRPr="00AB0716" w:rsidRDefault="007754D1" w:rsidP="00AB0716">
            <w:pPr>
              <w:spacing w:after="0"/>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Root Cause Analysis and Recommendations Reports for 5 to 6 Financial Business Cycles and Processes per Ginnie Mae's annual A-123 schedule </w:t>
            </w:r>
          </w:p>
        </w:tc>
        <w:tc>
          <w:tcPr>
            <w:tcW w:w="1600" w:type="dxa"/>
          </w:tcPr>
          <w:p w14:paraId="38AABF78"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09803DAE"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348A45E6" w14:textId="77777777">
        <w:tc>
          <w:tcPr>
            <w:tcW w:w="1600" w:type="dxa"/>
          </w:tcPr>
          <w:p w14:paraId="623CC35F"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A014</w:t>
            </w:r>
          </w:p>
        </w:tc>
        <w:tc>
          <w:tcPr>
            <w:tcW w:w="4600" w:type="dxa"/>
          </w:tcPr>
          <w:p w14:paraId="501FFBF6" w14:textId="75443E13" w:rsidR="00AB0716" w:rsidRPr="00AB0716" w:rsidRDefault="007754D1" w:rsidP="00AB0716">
            <w:pPr>
              <w:spacing w:after="0"/>
              <w:rPr>
                <w:rFonts w:ascii="Arial" w:hAnsi="Arial" w:cs="Arial"/>
                <w:sz w:val="22"/>
                <w:szCs w:val="22"/>
              </w:rPr>
            </w:pPr>
            <w:r>
              <w:rPr>
                <w:rFonts w:ascii="Arial" w:hAnsi="Arial" w:cs="Arial"/>
                <w:sz w:val="22"/>
                <w:szCs w:val="22"/>
              </w:rPr>
              <w:t xml:space="preserve">A-123 Assessment </w:t>
            </w:r>
            <w:r w:rsidR="00AB0716" w:rsidRPr="00AB0716">
              <w:rPr>
                <w:rFonts w:ascii="Arial" w:hAnsi="Arial" w:cs="Arial"/>
                <w:sz w:val="22"/>
                <w:szCs w:val="22"/>
              </w:rPr>
              <w:t xml:space="preserve">Electronic Workpapers for each Assessment and Recommendations </w:t>
            </w:r>
            <w:r w:rsidR="00AB0716" w:rsidRPr="00AB0716">
              <w:rPr>
                <w:rFonts w:ascii="Arial" w:hAnsi="Arial" w:cs="Arial"/>
                <w:sz w:val="22"/>
                <w:szCs w:val="22"/>
              </w:rPr>
              <w:lastRenderedPageBreak/>
              <w:t>Report for 5 to 6 Financial Business Cycles and Processes</w:t>
            </w:r>
          </w:p>
        </w:tc>
        <w:tc>
          <w:tcPr>
            <w:tcW w:w="1600" w:type="dxa"/>
          </w:tcPr>
          <w:p w14:paraId="7611EE25"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lastRenderedPageBreak/>
              <w:t>Annually</w:t>
            </w:r>
          </w:p>
        </w:tc>
        <w:tc>
          <w:tcPr>
            <w:tcW w:w="1600" w:type="dxa"/>
          </w:tcPr>
          <w:p w14:paraId="28EA0338"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3B70049A" w14:textId="77777777">
        <w:tc>
          <w:tcPr>
            <w:tcW w:w="1600" w:type="dxa"/>
          </w:tcPr>
          <w:p w14:paraId="37A85821"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A015</w:t>
            </w:r>
          </w:p>
        </w:tc>
        <w:tc>
          <w:tcPr>
            <w:tcW w:w="4600" w:type="dxa"/>
          </w:tcPr>
          <w:p w14:paraId="5049C015" w14:textId="560E6061" w:rsidR="00AB0716" w:rsidRPr="00AB0716" w:rsidRDefault="00AB0716" w:rsidP="00AB0716">
            <w:pPr>
              <w:spacing w:after="0"/>
              <w:rPr>
                <w:rFonts w:ascii="Arial" w:hAnsi="Arial" w:cs="Arial"/>
                <w:sz w:val="22"/>
                <w:szCs w:val="22"/>
              </w:rPr>
            </w:pPr>
            <w:r w:rsidRPr="00AB0716">
              <w:rPr>
                <w:rFonts w:ascii="Arial" w:hAnsi="Arial" w:cs="Arial"/>
                <w:sz w:val="22"/>
                <w:szCs w:val="22"/>
              </w:rPr>
              <w:t xml:space="preserve">ELC </w:t>
            </w:r>
            <w:r w:rsidR="007600B3">
              <w:rPr>
                <w:rFonts w:ascii="Arial" w:hAnsi="Arial" w:cs="Arial"/>
                <w:sz w:val="22"/>
                <w:szCs w:val="22"/>
              </w:rPr>
              <w:t xml:space="preserve">Assessment </w:t>
            </w:r>
            <w:r w:rsidR="00AB691F">
              <w:rPr>
                <w:rFonts w:ascii="Arial" w:hAnsi="Arial" w:cs="Arial"/>
                <w:sz w:val="22"/>
                <w:szCs w:val="22"/>
              </w:rPr>
              <w:t xml:space="preserve">Interview </w:t>
            </w:r>
            <w:r w:rsidRPr="00AB0716">
              <w:rPr>
                <w:rFonts w:ascii="Arial" w:hAnsi="Arial" w:cs="Arial"/>
                <w:sz w:val="22"/>
                <w:szCs w:val="22"/>
              </w:rPr>
              <w:t>Meeting Minutes</w:t>
            </w:r>
          </w:p>
        </w:tc>
        <w:tc>
          <w:tcPr>
            <w:tcW w:w="1600" w:type="dxa"/>
          </w:tcPr>
          <w:p w14:paraId="385AB428"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0ABE23CC"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2838EADD" w14:textId="77777777">
        <w:tc>
          <w:tcPr>
            <w:tcW w:w="1600" w:type="dxa"/>
          </w:tcPr>
          <w:p w14:paraId="536D6A53"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A016</w:t>
            </w:r>
          </w:p>
        </w:tc>
        <w:tc>
          <w:tcPr>
            <w:tcW w:w="4600" w:type="dxa"/>
          </w:tcPr>
          <w:p w14:paraId="2794DEF3" w14:textId="52263037" w:rsidR="00AB0716" w:rsidRPr="00AB0716" w:rsidRDefault="00CC7485" w:rsidP="00AB0716">
            <w:pPr>
              <w:spacing w:after="0"/>
              <w:rPr>
                <w:rFonts w:ascii="Arial" w:hAnsi="Arial" w:cs="Arial"/>
                <w:sz w:val="22"/>
                <w:szCs w:val="22"/>
              </w:rPr>
            </w:pPr>
            <w:r w:rsidRPr="00AB0716">
              <w:rPr>
                <w:rFonts w:ascii="Arial" w:hAnsi="Arial" w:cs="Arial"/>
                <w:sz w:val="22"/>
                <w:szCs w:val="22"/>
              </w:rPr>
              <w:t xml:space="preserve">ELC </w:t>
            </w:r>
            <w:r>
              <w:rPr>
                <w:rFonts w:ascii="Arial" w:hAnsi="Arial" w:cs="Arial"/>
                <w:sz w:val="22"/>
                <w:szCs w:val="22"/>
              </w:rPr>
              <w:t>Assessment</w:t>
            </w:r>
            <w:r w:rsidR="00AB0716" w:rsidRPr="00AB0716">
              <w:rPr>
                <w:rFonts w:ascii="Arial" w:hAnsi="Arial" w:cs="Arial"/>
                <w:sz w:val="22"/>
                <w:szCs w:val="22"/>
              </w:rPr>
              <w:t xml:space="preserve"> Survey and Analysis</w:t>
            </w:r>
          </w:p>
        </w:tc>
        <w:tc>
          <w:tcPr>
            <w:tcW w:w="1600" w:type="dxa"/>
          </w:tcPr>
          <w:p w14:paraId="1539E03B"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685BE3A4"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1FE039D6" w14:textId="77777777">
        <w:tc>
          <w:tcPr>
            <w:tcW w:w="1600" w:type="dxa"/>
          </w:tcPr>
          <w:p w14:paraId="2A96E36C"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A017</w:t>
            </w:r>
          </w:p>
        </w:tc>
        <w:tc>
          <w:tcPr>
            <w:tcW w:w="4600" w:type="dxa"/>
          </w:tcPr>
          <w:p w14:paraId="799F767B" w14:textId="13E2297B" w:rsidR="00AB0716" w:rsidRPr="00AB0716" w:rsidRDefault="00CC7485" w:rsidP="00AB0716">
            <w:pPr>
              <w:spacing w:after="0"/>
              <w:rPr>
                <w:rFonts w:ascii="Arial" w:hAnsi="Arial" w:cs="Arial"/>
                <w:sz w:val="22"/>
                <w:szCs w:val="22"/>
              </w:rPr>
            </w:pPr>
            <w:r w:rsidRPr="00AB0716">
              <w:rPr>
                <w:rFonts w:ascii="Arial" w:hAnsi="Arial" w:cs="Arial"/>
                <w:sz w:val="22"/>
                <w:szCs w:val="22"/>
              </w:rPr>
              <w:t xml:space="preserve">ELC </w:t>
            </w:r>
            <w:r>
              <w:rPr>
                <w:rFonts w:ascii="Arial" w:hAnsi="Arial" w:cs="Arial"/>
                <w:sz w:val="22"/>
                <w:szCs w:val="22"/>
              </w:rPr>
              <w:t>Assessment</w:t>
            </w:r>
            <w:r w:rsidR="00AB0716" w:rsidRPr="00AB0716">
              <w:rPr>
                <w:rFonts w:ascii="Arial" w:hAnsi="Arial" w:cs="Arial"/>
                <w:sz w:val="22"/>
                <w:szCs w:val="22"/>
              </w:rPr>
              <w:t xml:space="preserve"> Risk Control Matrices</w:t>
            </w:r>
            <w:r w:rsidR="00AB0716">
              <w:br/>
            </w:r>
          </w:p>
        </w:tc>
        <w:tc>
          <w:tcPr>
            <w:tcW w:w="1600" w:type="dxa"/>
          </w:tcPr>
          <w:p w14:paraId="75913B20"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5F9630EF"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51689F5B" w14:textId="77777777">
        <w:tc>
          <w:tcPr>
            <w:tcW w:w="1600" w:type="dxa"/>
          </w:tcPr>
          <w:p w14:paraId="781787A1"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A018</w:t>
            </w:r>
          </w:p>
        </w:tc>
        <w:tc>
          <w:tcPr>
            <w:tcW w:w="4600" w:type="dxa"/>
          </w:tcPr>
          <w:p w14:paraId="39BB10DE" w14:textId="665E129F" w:rsidR="00AB0716" w:rsidRPr="00AB0716" w:rsidRDefault="00CC7485" w:rsidP="00AB0716">
            <w:pPr>
              <w:spacing w:after="0"/>
              <w:rPr>
                <w:rFonts w:ascii="Arial" w:hAnsi="Arial" w:cs="Arial"/>
                <w:sz w:val="22"/>
                <w:szCs w:val="22"/>
              </w:rPr>
            </w:pPr>
            <w:r w:rsidRPr="00AB0716">
              <w:rPr>
                <w:rFonts w:ascii="Arial" w:hAnsi="Arial" w:cs="Arial"/>
                <w:sz w:val="22"/>
                <w:szCs w:val="22"/>
              </w:rPr>
              <w:t xml:space="preserve">ELC </w:t>
            </w:r>
            <w:r>
              <w:rPr>
                <w:rFonts w:ascii="Arial" w:hAnsi="Arial" w:cs="Arial"/>
                <w:sz w:val="22"/>
                <w:szCs w:val="22"/>
              </w:rPr>
              <w:t>Assessment</w:t>
            </w:r>
            <w:r w:rsidR="008245C2">
              <w:rPr>
                <w:rFonts w:ascii="Arial" w:eastAsia="Times New Roman" w:hAnsi="Arial" w:cs="Arial"/>
              </w:rPr>
              <w:t xml:space="preserve"> Control </w:t>
            </w:r>
            <w:r w:rsidR="00AB0716" w:rsidRPr="00AB0716">
              <w:rPr>
                <w:rFonts w:ascii="Arial" w:hAnsi="Arial" w:cs="Arial"/>
                <w:sz w:val="22"/>
                <w:szCs w:val="22"/>
              </w:rPr>
              <w:t>Testing (Green Book Component, Principles, and Attributes)</w:t>
            </w:r>
          </w:p>
        </w:tc>
        <w:tc>
          <w:tcPr>
            <w:tcW w:w="1600" w:type="dxa"/>
          </w:tcPr>
          <w:p w14:paraId="5882E558"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30A552DC"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024DE80C" w14:textId="77777777">
        <w:tc>
          <w:tcPr>
            <w:tcW w:w="1600" w:type="dxa"/>
          </w:tcPr>
          <w:p w14:paraId="35B6534E"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A019</w:t>
            </w:r>
          </w:p>
        </w:tc>
        <w:tc>
          <w:tcPr>
            <w:tcW w:w="4600" w:type="dxa"/>
          </w:tcPr>
          <w:p w14:paraId="2EA6AABC" w14:textId="66A57DE2" w:rsidR="00AB0716" w:rsidRPr="00AB0716" w:rsidRDefault="00AB0716" w:rsidP="00AB0716">
            <w:pPr>
              <w:spacing w:after="0"/>
              <w:rPr>
                <w:rFonts w:ascii="Arial" w:hAnsi="Arial" w:cs="Arial"/>
                <w:sz w:val="22"/>
                <w:szCs w:val="22"/>
              </w:rPr>
            </w:pPr>
            <w:r w:rsidRPr="00AB0716">
              <w:rPr>
                <w:rFonts w:ascii="Arial" w:hAnsi="Arial" w:cs="Arial"/>
                <w:sz w:val="22"/>
                <w:szCs w:val="22"/>
              </w:rPr>
              <w:t>ELC Assessment Report</w:t>
            </w:r>
          </w:p>
        </w:tc>
        <w:tc>
          <w:tcPr>
            <w:tcW w:w="1600" w:type="dxa"/>
          </w:tcPr>
          <w:p w14:paraId="4AF0A824"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0D6F4F9D"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7E5FC2B0" w14:textId="77777777">
        <w:tc>
          <w:tcPr>
            <w:tcW w:w="1600" w:type="dxa"/>
          </w:tcPr>
          <w:p w14:paraId="01CBB5B5"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A020</w:t>
            </w:r>
          </w:p>
        </w:tc>
        <w:tc>
          <w:tcPr>
            <w:tcW w:w="4600" w:type="dxa"/>
          </w:tcPr>
          <w:p w14:paraId="7F068DB6" w14:textId="2D9DBA57" w:rsidR="00AB0716" w:rsidRPr="00AB0716" w:rsidRDefault="00CC7485" w:rsidP="00AB0716">
            <w:pPr>
              <w:spacing w:after="0"/>
              <w:rPr>
                <w:rFonts w:ascii="Arial" w:hAnsi="Arial" w:cs="Arial"/>
                <w:sz w:val="22"/>
                <w:szCs w:val="22"/>
              </w:rPr>
            </w:pPr>
            <w:r w:rsidRPr="00AB0716">
              <w:rPr>
                <w:rFonts w:ascii="Arial" w:hAnsi="Arial" w:cs="Arial"/>
                <w:sz w:val="22"/>
                <w:szCs w:val="22"/>
              </w:rPr>
              <w:t xml:space="preserve">ELC </w:t>
            </w:r>
            <w:r>
              <w:rPr>
                <w:rFonts w:ascii="Arial" w:hAnsi="Arial" w:cs="Arial"/>
                <w:sz w:val="22"/>
                <w:szCs w:val="22"/>
              </w:rPr>
              <w:t xml:space="preserve">Assessment </w:t>
            </w:r>
            <w:r w:rsidR="00AB0716" w:rsidRPr="00AB0716">
              <w:rPr>
                <w:rFonts w:ascii="Arial" w:hAnsi="Arial" w:cs="Arial"/>
                <w:sz w:val="22"/>
                <w:szCs w:val="22"/>
              </w:rPr>
              <w:t>Recommended Assurance Statement for Financial Reporting, Information Technology, and Operations</w:t>
            </w:r>
          </w:p>
        </w:tc>
        <w:tc>
          <w:tcPr>
            <w:tcW w:w="1600" w:type="dxa"/>
          </w:tcPr>
          <w:p w14:paraId="39776F5B"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35F7CC27"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0DB3BDEE" w14:textId="77777777">
        <w:tc>
          <w:tcPr>
            <w:tcW w:w="1600" w:type="dxa"/>
          </w:tcPr>
          <w:p w14:paraId="3ABCE7ED"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A021</w:t>
            </w:r>
          </w:p>
        </w:tc>
        <w:tc>
          <w:tcPr>
            <w:tcW w:w="4600" w:type="dxa"/>
          </w:tcPr>
          <w:p w14:paraId="7C1A5107" w14:textId="1702566D" w:rsidR="00AB0716" w:rsidRPr="00AB0716" w:rsidRDefault="00CC7485" w:rsidP="00AB0716">
            <w:pPr>
              <w:spacing w:after="0"/>
              <w:rPr>
                <w:rFonts w:ascii="Arial" w:hAnsi="Arial" w:cs="Arial"/>
                <w:sz w:val="22"/>
                <w:szCs w:val="22"/>
              </w:rPr>
            </w:pPr>
            <w:r>
              <w:rPr>
                <w:rFonts w:ascii="Arial" w:hAnsi="Arial" w:cs="Arial"/>
                <w:sz w:val="22"/>
                <w:szCs w:val="22"/>
              </w:rPr>
              <w:t xml:space="preserve">A-123 Program </w:t>
            </w:r>
            <w:r w:rsidR="00AB0716" w:rsidRPr="00AB0716">
              <w:rPr>
                <w:rFonts w:ascii="Arial" w:hAnsi="Arial" w:cs="Arial"/>
                <w:sz w:val="22"/>
                <w:szCs w:val="22"/>
              </w:rPr>
              <w:t>Policy &amp; Procedures</w:t>
            </w:r>
          </w:p>
        </w:tc>
        <w:tc>
          <w:tcPr>
            <w:tcW w:w="1600" w:type="dxa"/>
          </w:tcPr>
          <w:p w14:paraId="18A362E5"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4F15ADA7" w14:textId="77777777" w:rsidR="00AB0716" w:rsidRPr="00AB0716" w:rsidRDefault="00AB0716" w:rsidP="00AB0716">
            <w:pPr>
              <w:spacing w:after="0"/>
              <w:rPr>
                <w:rFonts w:ascii="Arial" w:hAnsi="Arial" w:cs="Arial"/>
                <w:sz w:val="22"/>
                <w:szCs w:val="22"/>
              </w:rPr>
            </w:pPr>
          </w:p>
        </w:tc>
      </w:tr>
      <w:tr w:rsidR="00AB0716" w:rsidRPr="00AB0716" w14:paraId="50E795D6" w14:textId="77777777">
        <w:tc>
          <w:tcPr>
            <w:tcW w:w="1600" w:type="dxa"/>
          </w:tcPr>
          <w:p w14:paraId="438A1A45"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A022</w:t>
            </w:r>
          </w:p>
        </w:tc>
        <w:tc>
          <w:tcPr>
            <w:tcW w:w="4600" w:type="dxa"/>
          </w:tcPr>
          <w:p w14:paraId="241E957F" w14:textId="4FBA5DA0" w:rsidR="00AB0716" w:rsidRPr="00AB0716" w:rsidRDefault="00CC7485" w:rsidP="00AB0716">
            <w:pPr>
              <w:spacing w:after="0"/>
              <w:rPr>
                <w:rFonts w:ascii="Arial" w:hAnsi="Arial" w:cs="Arial"/>
                <w:sz w:val="22"/>
                <w:szCs w:val="22"/>
              </w:rPr>
            </w:pPr>
            <w:r>
              <w:rPr>
                <w:rFonts w:ascii="Arial" w:hAnsi="Arial" w:cs="Arial"/>
                <w:sz w:val="22"/>
                <w:szCs w:val="22"/>
              </w:rPr>
              <w:t xml:space="preserve">A-123 Program </w:t>
            </w:r>
            <w:r w:rsidR="00AB0716" w:rsidRPr="00AB0716">
              <w:rPr>
                <w:rFonts w:ascii="Arial" w:hAnsi="Arial" w:cs="Arial"/>
                <w:sz w:val="22"/>
                <w:szCs w:val="22"/>
              </w:rPr>
              <w:t>Compliance Review Checklist</w:t>
            </w:r>
          </w:p>
        </w:tc>
        <w:tc>
          <w:tcPr>
            <w:tcW w:w="1600" w:type="dxa"/>
          </w:tcPr>
          <w:p w14:paraId="4459E71A"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Annually</w:t>
            </w:r>
          </w:p>
        </w:tc>
        <w:tc>
          <w:tcPr>
            <w:tcW w:w="1600" w:type="dxa"/>
          </w:tcPr>
          <w:p w14:paraId="4803B29A"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1</w:t>
            </w:r>
          </w:p>
        </w:tc>
      </w:tr>
      <w:tr w:rsidR="00AB0716" w:rsidRPr="00AB0716" w14:paraId="30764A85" w14:textId="77777777">
        <w:tc>
          <w:tcPr>
            <w:tcW w:w="1600" w:type="dxa"/>
          </w:tcPr>
          <w:p w14:paraId="5F6C0F0D"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A023</w:t>
            </w:r>
          </w:p>
        </w:tc>
        <w:tc>
          <w:tcPr>
            <w:tcW w:w="4600" w:type="dxa"/>
          </w:tcPr>
          <w:p w14:paraId="4F8A5D88" w14:textId="3BA6AEA6" w:rsidR="00AB0716" w:rsidRPr="00AB0716" w:rsidRDefault="2BC33CBB" w:rsidP="00AB0716">
            <w:pPr>
              <w:spacing w:after="0"/>
              <w:rPr>
                <w:rFonts w:ascii="Arial" w:hAnsi="Arial" w:cs="Arial"/>
                <w:sz w:val="22"/>
                <w:szCs w:val="22"/>
              </w:rPr>
            </w:pPr>
            <w:r w:rsidRPr="5F861656">
              <w:rPr>
                <w:rFonts w:ascii="Arial" w:hAnsi="Arial" w:cs="Arial"/>
                <w:sz w:val="22"/>
                <w:szCs w:val="22"/>
              </w:rPr>
              <w:t xml:space="preserve">A-123 </w:t>
            </w:r>
            <w:r w:rsidR="00AB0716" w:rsidRPr="00AB0716">
              <w:rPr>
                <w:rFonts w:ascii="Arial" w:hAnsi="Arial" w:cs="Arial"/>
                <w:sz w:val="22"/>
                <w:szCs w:val="22"/>
              </w:rPr>
              <w:t xml:space="preserve">Special Projects </w:t>
            </w:r>
            <w:r w:rsidR="13D9434C" w:rsidRPr="5F861656">
              <w:rPr>
                <w:rFonts w:ascii="Arial" w:hAnsi="Arial" w:cs="Arial"/>
                <w:sz w:val="22"/>
                <w:szCs w:val="22"/>
              </w:rPr>
              <w:t>Risk Assessment</w:t>
            </w:r>
            <w:r w:rsidR="1251922F" w:rsidRPr="5F861656">
              <w:rPr>
                <w:rFonts w:ascii="Arial" w:hAnsi="Arial" w:cs="Arial"/>
                <w:sz w:val="22"/>
                <w:szCs w:val="22"/>
              </w:rPr>
              <w:t xml:space="preserve"> </w:t>
            </w:r>
            <w:r w:rsidR="00AB0716" w:rsidRPr="00AB0716">
              <w:rPr>
                <w:rFonts w:ascii="Arial" w:hAnsi="Arial" w:cs="Arial"/>
                <w:sz w:val="22"/>
                <w:szCs w:val="22"/>
              </w:rPr>
              <w:t>Deliverables</w:t>
            </w:r>
          </w:p>
        </w:tc>
        <w:tc>
          <w:tcPr>
            <w:tcW w:w="1600" w:type="dxa"/>
          </w:tcPr>
          <w:p w14:paraId="0A331542"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As Needed</w:t>
            </w:r>
          </w:p>
        </w:tc>
        <w:tc>
          <w:tcPr>
            <w:tcW w:w="1600" w:type="dxa"/>
          </w:tcPr>
          <w:p w14:paraId="64C33933"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TBD</w:t>
            </w:r>
          </w:p>
        </w:tc>
      </w:tr>
      <w:tr w:rsidR="00AB0716" w:rsidRPr="00AB0716" w14:paraId="33D54D1F" w14:textId="77777777">
        <w:tc>
          <w:tcPr>
            <w:tcW w:w="1600" w:type="dxa"/>
          </w:tcPr>
          <w:p w14:paraId="4515A6DC"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A024</w:t>
            </w:r>
          </w:p>
        </w:tc>
        <w:tc>
          <w:tcPr>
            <w:tcW w:w="4600" w:type="dxa"/>
          </w:tcPr>
          <w:p w14:paraId="6AAF17E4" w14:textId="45BAC401" w:rsidR="00AB0716" w:rsidRPr="00AB0716" w:rsidRDefault="653D7BA5" w:rsidP="00AB0716">
            <w:pPr>
              <w:spacing w:after="0"/>
              <w:rPr>
                <w:rFonts w:ascii="Arial" w:hAnsi="Arial" w:cs="Arial"/>
                <w:sz w:val="22"/>
                <w:szCs w:val="22"/>
              </w:rPr>
            </w:pPr>
            <w:r w:rsidRPr="5F861656">
              <w:rPr>
                <w:rFonts w:ascii="Arial" w:hAnsi="Arial" w:cs="Arial"/>
                <w:sz w:val="22"/>
                <w:szCs w:val="22"/>
              </w:rPr>
              <w:t>A-123 Special Projects Risk Awareness Deliverables</w:t>
            </w:r>
          </w:p>
        </w:tc>
        <w:tc>
          <w:tcPr>
            <w:tcW w:w="1600" w:type="dxa"/>
          </w:tcPr>
          <w:p w14:paraId="03131FCA" w14:textId="28FE3447" w:rsidR="00AB0716" w:rsidRPr="00AB0716" w:rsidRDefault="27EE1716" w:rsidP="5F861656">
            <w:pPr>
              <w:spacing w:after="0"/>
              <w:rPr>
                <w:rFonts w:ascii="Arial" w:hAnsi="Arial" w:cs="Arial"/>
                <w:sz w:val="22"/>
                <w:szCs w:val="22"/>
              </w:rPr>
            </w:pPr>
            <w:r w:rsidRPr="5F861656">
              <w:rPr>
                <w:rFonts w:ascii="Arial" w:hAnsi="Arial" w:cs="Arial"/>
                <w:sz w:val="22"/>
                <w:szCs w:val="22"/>
              </w:rPr>
              <w:t xml:space="preserve"> </w:t>
            </w:r>
            <w:r w:rsidR="00AB0716" w:rsidRPr="00AB0716">
              <w:rPr>
                <w:rFonts w:ascii="Arial" w:hAnsi="Arial" w:cs="Arial"/>
                <w:sz w:val="22"/>
                <w:szCs w:val="22"/>
              </w:rPr>
              <w:t>As Needed</w:t>
            </w:r>
          </w:p>
          <w:p w14:paraId="5A347B17" w14:textId="045A8FDB" w:rsidR="00AB0716" w:rsidRPr="00AB0716" w:rsidRDefault="00AB0716" w:rsidP="00AB0716">
            <w:pPr>
              <w:spacing w:after="0"/>
              <w:rPr>
                <w:rFonts w:ascii="Arial" w:hAnsi="Arial" w:cs="Arial"/>
                <w:sz w:val="22"/>
                <w:szCs w:val="22"/>
              </w:rPr>
            </w:pPr>
          </w:p>
        </w:tc>
        <w:tc>
          <w:tcPr>
            <w:tcW w:w="1600" w:type="dxa"/>
          </w:tcPr>
          <w:p w14:paraId="2A630576" w14:textId="77777777" w:rsidR="00AB0716" w:rsidRPr="00AB0716" w:rsidRDefault="00AB0716" w:rsidP="00AB0716">
            <w:pPr>
              <w:spacing w:after="0"/>
              <w:rPr>
                <w:rFonts w:ascii="Arial" w:hAnsi="Arial" w:cs="Arial"/>
                <w:sz w:val="22"/>
                <w:szCs w:val="22"/>
              </w:rPr>
            </w:pPr>
            <w:r w:rsidRPr="00AB0716">
              <w:rPr>
                <w:rFonts w:ascii="Arial" w:hAnsi="Arial" w:cs="Arial"/>
                <w:sz w:val="22"/>
                <w:szCs w:val="22"/>
              </w:rPr>
              <w:t>TBD</w:t>
            </w:r>
          </w:p>
        </w:tc>
      </w:tr>
      <w:tr w:rsidR="5F861656" w14:paraId="7226175F" w14:textId="77777777" w:rsidTr="00BF68D0">
        <w:trPr>
          <w:trHeight w:val="287"/>
        </w:trPr>
        <w:tc>
          <w:tcPr>
            <w:tcW w:w="1600" w:type="dxa"/>
          </w:tcPr>
          <w:p w14:paraId="16304903" w14:textId="24CEBEAA" w:rsidR="7E07F86C" w:rsidRDefault="7E07F86C" w:rsidP="5F861656">
            <w:pPr>
              <w:rPr>
                <w:rFonts w:ascii="Arial" w:hAnsi="Arial" w:cs="Arial"/>
                <w:sz w:val="22"/>
                <w:szCs w:val="22"/>
              </w:rPr>
            </w:pPr>
            <w:r w:rsidRPr="5F861656">
              <w:rPr>
                <w:rFonts w:ascii="Arial" w:hAnsi="Arial" w:cs="Arial"/>
                <w:sz w:val="22"/>
                <w:szCs w:val="22"/>
              </w:rPr>
              <w:t>A025</w:t>
            </w:r>
          </w:p>
        </w:tc>
        <w:tc>
          <w:tcPr>
            <w:tcW w:w="4600" w:type="dxa"/>
          </w:tcPr>
          <w:p w14:paraId="54C8713A" w14:textId="6ACCDEF8" w:rsidR="5F861656" w:rsidRDefault="5F861656" w:rsidP="5F861656">
            <w:pPr>
              <w:spacing w:after="0"/>
              <w:rPr>
                <w:rFonts w:ascii="Arial" w:hAnsi="Arial" w:cs="Arial"/>
                <w:sz w:val="22"/>
                <w:szCs w:val="22"/>
              </w:rPr>
            </w:pPr>
            <w:r w:rsidRPr="5F861656">
              <w:rPr>
                <w:rFonts w:ascii="Arial" w:hAnsi="Arial" w:cs="Arial"/>
                <w:sz w:val="22"/>
                <w:szCs w:val="22"/>
              </w:rPr>
              <w:t>Transition-Out Plan</w:t>
            </w:r>
          </w:p>
        </w:tc>
        <w:tc>
          <w:tcPr>
            <w:tcW w:w="1600" w:type="dxa"/>
          </w:tcPr>
          <w:p w14:paraId="6275BB03" w14:textId="2AB6E518" w:rsidR="5F861656" w:rsidRDefault="5F861656" w:rsidP="5F861656">
            <w:pPr>
              <w:spacing w:after="0"/>
              <w:rPr>
                <w:rFonts w:ascii="Arial" w:hAnsi="Arial" w:cs="Arial"/>
                <w:sz w:val="22"/>
                <w:szCs w:val="22"/>
              </w:rPr>
            </w:pPr>
            <w:r w:rsidRPr="5F861656">
              <w:rPr>
                <w:rFonts w:ascii="Arial" w:hAnsi="Arial" w:cs="Arial"/>
                <w:sz w:val="22"/>
                <w:szCs w:val="22"/>
              </w:rPr>
              <w:t>Once</w:t>
            </w:r>
          </w:p>
        </w:tc>
        <w:tc>
          <w:tcPr>
            <w:tcW w:w="1600" w:type="dxa"/>
          </w:tcPr>
          <w:p w14:paraId="1493F8DE" w14:textId="77777777" w:rsidR="5F861656" w:rsidRDefault="5F861656" w:rsidP="5F861656">
            <w:pPr>
              <w:spacing w:after="0"/>
              <w:rPr>
                <w:rFonts w:ascii="Arial" w:hAnsi="Arial" w:cs="Arial"/>
                <w:sz w:val="22"/>
                <w:szCs w:val="22"/>
              </w:rPr>
            </w:pPr>
            <w:r w:rsidRPr="5F861656">
              <w:rPr>
                <w:rFonts w:ascii="Arial" w:hAnsi="Arial" w:cs="Arial"/>
                <w:sz w:val="22"/>
                <w:szCs w:val="22"/>
              </w:rPr>
              <w:t>TBD</w:t>
            </w:r>
          </w:p>
        </w:tc>
      </w:tr>
      <w:tr w:rsidR="45957773" w14:paraId="0C9AA91B" w14:textId="77777777" w:rsidTr="00BF68D0">
        <w:trPr>
          <w:trHeight w:val="287"/>
        </w:trPr>
        <w:tc>
          <w:tcPr>
            <w:tcW w:w="1600" w:type="dxa"/>
          </w:tcPr>
          <w:p w14:paraId="3B88398B" w14:textId="7D34E2C1" w:rsidR="0821ACED" w:rsidRDefault="19043A1A" w:rsidP="45957773">
            <w:pPr>
              <w:rPr>
                <w:rFonts w:ascii="Arial" w:hAnsi="Arial" w:cs="Arial"/>
                <w:sz w:val="22"/>
                <w:szCs w:val="22"/>
              </w:rPr>
            </w:pPr>
            <w:r w:rsidRPr="5F861656">
              <w:rPr>
                <w:rFonts w:ascii="Arial" w:hAnsi="Arial" w:cs="Arial"/>
                <w:sz w:val="22"/>
                <w:szCs w:val="22"/>
              </w:rPr>
              <w:t>A02</w:t>
            </w:r>
            <w:r w:rsidR="6096554A" w:rsidRPr="5F861656">
              <w:rPr>
                <w:rFonts w:ascii="Arial" w:hAnsi="Arial" w:cs="Arial"/>
                <w:sz w:val="22"/>
                <w:szCs w:val="22"/>
              </w:rPr>
              <w:t>6</w:t>
            </w:r>
          </w:p>
        </w:tc>
        <w:tc>
          <w:tcPr>
            <w:tcW w:w="4600" w:type="dxa"/>
          </w:tcPr>
          <w:p w14:paraId="337D3F1A" w14:textId="38CC3393" w:rsidR="0821ACED" w:rsidRDefault="0821ACED" w:rsidP="45957773">
            <w:pPr>
              <w:rPr>
                <w:rFonts w:ascii="Arial" w:hAnsi="Arial" w:cs="Arial"/>
                <w:sz w:val="22"/>
                <w:szCs w:val="22"/>
              </w:rPr>
            </w:pPr>
            <w:r w:rsidRPr="45957773">
              <w:rPr>
                <w:rFonts w:ascii="Arial" w:hAnsi="Arial" w:cs="Arial"/>
                <w:sz w:val="22"/>
                <w:szCs w:val="22"/>
              </w:rPr>
              <w:t>Quality Control Plan</w:t>
            </w:r>
          </w:p>
        </w:tc>
        <w:tc>
          <w:tcPr>
            <w:tcW w:w="1600" w:type="dxa"/>
          </w:tcPr>
          <w:p w14:paraId="3E63913F" w14:textId="486B5263" w:rsidR="0821ACED" w:rsidRDefault="0821ACED" w:rsidP="45957773">
            <w:pPr>
              <w:rPr>
                <w:rFonts w:ascii="Arial" w:hAnsi="Arial" w:cs="Arial"/>
                <w:sz w:val="22"/>
                <w:szCs w:val="22"/>
              </w:rPr>
            </w:pPr>
            <w:r w:rsidRPr="45957773">
              <w:rPr>
                <w:rFonts w:ascii="Arial" w:hAnsi="Arial" w:cs="Arial"/>
                <w:sz w:val="22"/>
                <w:szCs w:val="22"/>
              </w:rPr>
              <w:t>Once</w:t>
            </w:r>
          </w:p>
        </w:tc>
        <w:tc>
          <w:tcPr>
            <w:tcW w:w="1600" w:type="dxa"/>
          </w:tcPr>
          <w:p w14:paraId="284610E9" w14:textId="0756D8F9" w:rsidR="0821ACED" w:rsidRDefault="0821ACED" w:rsidP="45957773">
            <w:pPr>
              <w:rPr>
                <w:rFonts w:ascii="Arial" w:hAnsi="Arial" w:cs="Arial"/>
                <w:sz w:val="22"/>
                <w:szCs w:val="22"/>
              </w:rPr>
            </w:pPr>
            <w:r w:rsidRPr="45957773">
              <w:rPr>
                <w:rFonts w:ascii="Arial" w:hAnsi="Arial" w:cs="Arial"/>
                <w:sz w:val="22"/>
                <w:szCs w:val="22"/>
              </w:rPr>
              <w:t>1</w:t>
            </w:r>
          </w:p>
        </w:tc>
      </w:tr>
      <w:tr w:rsidR="00AB0716" w:rsidRPr="00AB0716" w14:paraId="72AB0549" w14:textId="77777777">
        <w:tc>
          <w:tcPr>
            <w:tcW w:w="1600" w:type="dxa"/>
          </w:tcPr>
          <w:p w14:paraId="18FC5C28" w14:textId="77777777" w:rsidR="00AB0716" w:rsidRPr="00AB0716" w:rsidRDefault="00AB0716" w:rsidP="00AB0716">
            <w:pPr>
              <w:spacing w:after="0"/>
              <w:rPr>
                <w:rFonts w:ascii="Arial" w:hAnsi="Arial" w:cs="Arial"/>
                <w:sz w:val="22"/>
                <w:szCs w:val="22"/>
              </w:rPr>
            </w:pPr>
          </w:p>
        </w:tc>
        <w:tc>
          <w:tcPr>
            <w:tcW w:w="4600" w:type="dxa"/>
          </w:tcPr>
          <w:p w14:paraId="24681F5C" w14:textId="77777777" w:rsidR="00AB0716" w:rsidRPr="00AB0716" w:rsidRDefault="00AB0716" w:rsidP="00AB0716">
            <w:pPr>
              <w:spacing w:after="0"/>
              <w:rPr>
                <w:rFonts w:ascii="Arial" w:hAnsi="Arial" w:cs="Arial"/>
                <w:sz w:val="22"/>
                <w:szCs w:val="22"/>
              </w:rPr>
            </w:pPr>
          </w:p>
        </w:tc>
        <w:tc>
          <w:tcPr>
            <w:tcW w:w="1600" w:type="dxa"/>
          </w:tcPr>
          <w:p w14:paraId="4987C212" w14:textId="77777777" w:rsidR="00AB0716" w:rsidRPr="00AB0716" w:rsidRDefault="00AB0716" w:rsidP="00AB0716">
            <w:pPr>
              <w:spacing w:after="0"/>
              <w:rPr>
                <w:rFonts w:ascii="Arial" w:hAnsi="Arial" w:cs="Arial"/>
                <w:sz w:val="22"/>
                <w:szCs w:val="22"/>
              </w:rPr>
            </w:pPr>
          </w:p>
        </w:tc>
        <w:tc>
          <w:tcPr>
            <w:tcW w:w="1600" w:type="dxa"/>
          </w:tcPr>
          <w:p w14:paraId="782D0879" w14:textId="77777777" w:rsidR="00AB0716" w:rsidRPr="00AB0716" w:rsidRDefault="00AB0716" w:rsidP="00AB0716">
            <w:pPr>
              <w:spacing w:after="0"/>
              <w:rPr>
                <w:rFonts w:ascii="Arial" w:hAnsi="Arial" w:cs="Arial"/>
                <w:sz w:val="22"/>
                <w:szCs w:val="22"/>
              </w:rPr>
            </w:pPr>
          </w:p>
        </w:tc>
      </w:tr>
    </w:tbl>
    <w:p w14:paraId="72C11EA4" w14:textId="77777777" w:rsidR="001A4EBC" w:rsidRPr="0028494C" w:rsidRDefault="001A4EBC" w:rsidP="001A4EBC">
      <w:pPr>
        <w:keepNext/>
        <w:spacing w:before="240" w:after="60"/>
        <w:outlineLvl w:val="2"/>
        <w:rPr>
          <w:rFonts w:ascii="Arial" w:eastAsia="Times New Roman" w:hAnsi="Arial" w:cs="Arial"/>
          <w:b/>
          <w:bCs/>
          <w:sz w:val="26"/>
          <w:szCs w:val="26"/>
        </w:rPr>
      </w:pPr>
      <w:bookmarkStart w:id="90" w:name="_Toc468119802"/>
      <w:bookmarkStart w:id="91" w:name="_Toc1469206464"/>
      <w:r w:rsidRPr="0028494C">
        <w:rPr>
          <w:rFonts w:ascii="Arial" w:eastAsia="Times New Roman" w:hAnsi="Arial" w:cs="Arial"/>
          <w:b/>
          <w:bCs/>
          <w:sz w:val="26"/>
          <w:szCs w:val="26"/>
        </w:rPr>
        <w:t>6.1 Quality Control Plan</w:t>
      </w:r>
      <w:bookmarkEnd w:id="90"/>
      <w:bookmarkEnd w:id="91"/>
    </w:p>
    <w:p w14:paraId="57A185F9" w14:textId="77777777" w:rsidR="00E61CE0" w:rsidRPr="0028494C" w:rsidRDefault="00E61CE0" w:rsidP="00E61CE0">
      <w:pPr>
        <w:rPr>
          <w:rFonts w:ascii="Arial" w:hAnsi="Arial" w:cs="Arial"/>
          <w:color w:val="000000"/>
        </w:rPr>
      </w:pPr>
      <w:bookmarkStart w:id="92" w:name="_Toc468119803"/>
      <w:r w:rsidRPr="0028494C">
        <w:rPr>
          <w:rFonts w:ascii="Arial" w:hAnsi="Arial" w:cs="Arial"/>
          <w:color w:val="000000"/>
        </w:rPr>
        <w:t>The Contractor shall establish and maintain a complete quality control program that shall ensure services are performed in accordance with this contract. The Contractor shall develop and implement procedures to identify, prevent, and ensure non-reoccurrence of defective services. The Contractor's quality control program is the means by which they assure themselves that their work complies with the requirements of the contract. The Contractor shall provide the associated Quality Control Plan to the Government as directed.</w:t>
      </w:r>
    </w:p>
    <w:p w14:paraId="6A9D748D" w14:textId="2BDAA43D" w:rsidR="00E61CE0" w:rsidRPr="0028494C" w:rsidRDefault="00E61CE0" w:rsidP="00E61CE0">
      <w:pPr>
        <w:rPr>
          <w:rFonts w:ascii="Arial" w:hAnsi="Arial" w:cs="Arial"/>
          <w:color w:val="000000"/>
        </w:rPr>
      </w:pPr>
      <w:r w:rsidRPr="0028494C">
        <w:rPr>
          <w:rFonts w:ascii="Arial" w:hAnsi="Arial" w:cs="Arial"/>
          <w:color w:val="000000"/>
        </w:rPr>
        <w:t xml:space="preserve">The Contractor shall develop, maintain, enforce, and document a Quality Control Plan (QCP). The QCP shall ensure the Government receives </w:t>
      </w:r>
      <w:r w:rsidR="006D34AC" w:rsidRPr="0028494C">
        <w:rPr>
          <w:rFonts w:ascii="Arial" w:hAnsi="Arial" w:cs="Arial"/>
          <w:color w:val="000000"/>
        </w:rPr>
        <w:t>a</w:t>
      </w:r>
      <w:r w:rsidRPr="0028494C">
        <w:rPr>
          <w:rFonts w:ascii="Arial" w:hAnsi="Arial" w:cs="Arial"/>
          <w:color w:val="000000"/>
        </w:rPr>
        <w:t xml:space="preserve"> level of quality that is consistent with the requirements specified in this contract. The QCP shall be sufficiently detailed to provide the Contractor's methodology for identifying and recruiting qualified personnel. The QCP shall also provide the Contractor's methodology for resolving problems identified by the Government during reviews conducted in accordance with its Quality Assurance Surveillance Plan (QASP). </w:t>
      </w:r>
    </w:p>
    <w:p w14:paraId="0207DCD7" w14:textId="77777777" w:rsidR="006D34AC" w:rsidRPr="0028494C" w:rsidRDefault="00E61CE0" w:rsidP="00E61CE0">
      <w:pPr>
        <w:rPr>
          <w:rFonts w:ascii="Arial" w:hAnsi="Arial" w:cs="Arial"/>
          <w:color w:val="000000"/>
        </w:rPr>
      </w:pPr>
      <w:r w:rsidRPr="0028494C">
        <w:rPr>
          <w:rFonts w:ascii="Arial" w:hAnsi="Arial" w:cs="Arial"/>
          <w:color w:val="000000"/>
        </w:rPr>
        <w:t xml:space="preserve">The QCP shall also provide the Contractor's methodology for establishing an internal feedback system for support personnel and for resolving problems identified by that feedback system. </w:t>
      </w:r>
    </w:p>
    <w:p w14:paraId="358D2FEC" w14:textId="64E6B703" w:rsidR="00E61CE0" w:rsidRPr="0028494C" w:rsidRDefault="00E61CE0" w:rsidP="00E61CE0">
      <w:pPr>
        <w:rPr>
          <w:rFonts w:ascii="Arial" w:hAnsi="Arial" w:cs="Arial"/>
          <w:color w:val="000000"/>
        </w:rPr>
      </w:pPr>
      <w:r w:rsidRPr="0028494C">
        <w:rPr>
          <w:rFonts w:ascii="Arial" w:hAnsi="Arial" w:cs="Arial"/>
          <w:color w:val="000000"/>
        </w:rPr>
        <w:t xml:space="preserve">The QCP shall demonstrate and validate that the services or deliverables to be provided under the contract are completed with a level of quality that meets the minimum performance </w:t>
      </w:r>
      <w:r w:rsidRPr="0028494C">
        <w:rPr>
          <w:rFonts w:ascii="Arial" w:hAnsi="Arial" w:cs="Arial"/>
          <w:color w:val="000000"/>
        </w:rPr>
        <w:lastRenderedPageBreak/>
        <w:t>threshold established in the Government's QASP. The QCP shall address Quality Management Approach, Quality Assurance, Quality Control, and Quality Standards.</w:t>
      </w:r>
    </w:p>
    <w:p w14:paraId="04743D64" w14:textId="76C6BC0C" w:rsidR="00E61CE0" w:rsidRPr="0028494C" w:rsidRDefault="00E61CE0" w:rsidP="00B825BF">
      <w:pPr>
        <w:rPr>
          <w:rFonts w:ascii="Arial" w:hAnsi="Arial" w:cs="Arial"/>
          <w:color w:val="000000"/>
        </w:rPr>
      </w:pPr>
      <w:r w:rsidRPr="56EB28C9">
        <w:rPr>
          <w:rFonts w:ascii="Arial" w:hAnsi="Arial" w:cs="Arial"/>
          <w:color w:val="000000" w:themeColor="text1"/>
        </w:rPr>
        <w:t xml:space="preserve">The Contractor's QCP shall be delivered to the COR within 30 days after contract award (or with the Contractor's proposal if it is an evaluation factor). The QCP shall be submitted to the COR within </w:t>
      </w:r>
      <w:r w:rsidR="61E8296E" w:rsidRPr="56EB28C9">
        <w:rPr>
          <w:rFonts w:ascii="Arial" w:hAnsi="Arial" w:cs="Arial"/>
          <w:color w:val="000000" w:themeColor="text1"/>
        </w:rPr>
        <w:t>10</w:t>
      </w:r>
      <w:r w:rsidRPr="56EB28C9">
        <w:rPr>
          <w:rFonts w:ascii="Arial" w:hAnsi="Arial" w:cs="Arial"/>
          <w:color w:val="000000" w:themeColor="text1"/>
        </w:rPr>
        <w:t xml:space="preserve"> business days when changes are made thereafter. </w:t>
      </w:r>
    </w:p>
    <w:p w14:paraId="64764336" w14:textId="68433756" w:rsidR="001A4EBC" w:rsidRPr="0028494C" w:rsidRDefault="001A4EBC" w:rsidP="00B825BF">
      <w:pPr>
        <w:keepNext/>
        <w:spacing w:before="240" w:after="60"/>
        <w:outlineLvl w:val="2"/>
        <w:rPr>
          <w:rFonts w:ascii="Arial" w:eastAsia="Times New Roman" w:hAnsi="Arial" w:cs="Arial"/>
          <w:b/>
          <w:bCs/>
          <w:sz w:val="26"/>
          <w:szCs w:val="26"/>
        </w:rPr>
      </w:pPr>
      <w:bookmarkStart w:id="93" w:name="_Toc1073542795"/>
      <w:r w:rsidRPr="0028494C">
        <w:rPr>
          <w:rFonts w:ascii="Arial" w:eastAsia="Times New Roman" w:hAnsi="Arial" w:cs="Arial"/>
          <w:b/>
          <w:bCs/>
          <w:sz w:val="26"/>
          <w:szCs w:val="26"/>
        </w:rPr>
        <w:t>6.2 Acceptance Criteria</w:t>
      </w:r>
      <w:bookmarkEnd w:id="92"/>
      <w:bookmarkEnd w:id="93"/>
      <w:r w:rsidRPr="0028494C">
        <w:rPr>
          <w:rFonts w:ascii="Arial" w:eastAsia="Times New Roman" w:hAnsi="Arial" w:cs="Arial"/>
          <w:b/>
          <w:bCs/>
          <w:sz w:val="26"/>
          <w:szCs w:val="26"/>
        </w:rPr>
        <w:t xml:space="preserve"> </w:t>
      </w:r>
    </w:p>
    <w:p w14:paraId="68219509" w14:textId="502ECB4B" w:rsidR="007465D7" w:rsidRPr="0028494C" w:rsidRDefault="007465D7" w:rsidP="007465D7">
      <w:pPr>
        <w:spacing w:after="0" w:line="240" w:lineRule="auto"/>
        <w:rPr>
          <w:rFonts w:ascii="Arial" w:hAnsi="Arial" w:cs="Arial"/>
          <w:color w:val="000000"/>
          <w:sz w:val="24"/>
          <w:szCs w:val="24"/>
        </w:rPr>
      </w:pPr>
      <w:bookmarkStart w:id="94" w:name="_Toc468119804"/>
      <w:r w:rsidRPr="45957773">
        <w:rPr>
          <w:rFonts w:ascii="Arial" w:hAnsi="Arial" w:cs="Arial"/>
          <w:color w:val="000000" w:themeColor="text1"/>
        </w:rPr>
        <w:t xml:space="preserve">All deliverables shall be submitted in </w:t>
      </w:r>
      <w:r w:rsidR="7F4B503A" w:rsidRPr="45957773">
        <w:rPr>
          <w:rFonts w:ascii="Arial" w:hAnsi="Arial" w:cs="Arial"/>
          <w:color w:val="000000" w:themeColor="text1"/>
        </w:rPr>
        <w:t>a</w:t>
      </w:r>
      <w:r w:rsidR="7D60330A" w:rsidRPr="45957773">
        <w:rPr>
          <w:rFonts w:ascii="Arial" w:hAnsi="Arial" w:cs="Arial"/>
          <w:color w:val="000000" w:themeColor="text1"/>
        </w:rPr>
        <w:t>n</w:t>
      </w:r>
      <w:r w:rsidRPr="45957773">
        <w:rPr>
          <w:rFonts w:ascii="Arial" w:hAnsi="Arial" w:cs="Arial"/>
          <w:color w:val="000000" w:themeColor="text1"/>
        </w:rPr>
        <w:t xml:space="preserve"> agreed upon </w:t>
      </w:r>
      <w:r w:rsidR="57425027" w:rsidRPr="45957773">
        <w:rPr>
          <w:rFonts w:ascii="Arial" w:hAnsi="Arial" w:cs="Arial"/>
          <w:color w:val="000000" w:themeColor="text1"/>
        </w:rPr>
        <w:t xml:space="preserve">format </w:t>
      </w:r>
      <w:r w:rsidRPr="45957773">
        <w:rPr>
          <w:rFonts w:ascii="Arial" w:hAnsi="Arial" w:cs="Arial"/>
          <w:color w:val="000000" w:themeColor="text1"/>
        </w:rPr>
        <w:t xml:space="preserve">by the Contractor and the Government. Acceptance of all deliverables shall be in writing by the COR/PM. Acceptance of all deliverables shall meet the following inspection and acceptance criteria in </w:t>
      </w:r>
      <w:r w:rsidR="00A04129" w:rsidRPr="45957773">
        <w:rPr>
          <w:rFonts w:ascii="Arial" w:hAnsi="Arial" w:cs="Arial"/>
          <w:color w:val="000000" w:themeColor="text1"/>
        </w:rPr>
        <w:t>addition</w:t>
      </w:r>
      <w:r w:rsidRPr="45957773">
        <w:rPr>
          <w:rFonts w:ascii="Arial" w:hAnsi="Arial" w:cs="Arial"/>
          <w:color w:val="000000" w:themeColor="text1"/>
        </w:rPr>
        <w:t xml:space="preserve"> to any Inspection and Acceptance contract terms and conditions: Deliverables shall incorporate all HUD comments.</w:t>
      </w:r>
    </w:p>
    <w:p w14:paraId="6B5F766C" w14:textId="77777777" w:rsidR="007465D7" w:rsidRPr="0028494C" w:rsidRDefault="007465D7" w:rsidP="007465D7">
      <w:pPr>
        <w:spacing w:after="0" w:line="240" w:lineRule="auto"/>
        <w:rPr>
          <w:rFonts w:ascii="Arial" w:hAnsi="Arial" w:cs="Arial"/>
          <w:color w:val="000000"/>
        </w:rPr>
      </w:pPr>
    </w:p>
    <w:p w14:paraId="484F0C9D" w14:textId="77777777" w:rsidR="007465D7" w:rsidRPr="0028494C" w:rsidRDefault="007465D7" w:rsidP="007465D7">
      <w:pPr>
        <w:spacing w:after="0" w:line="240" w:lineRule="auto"/>
        <w:rPr>
          <w:rFonts w:ascii="Arial" w:hAnsi="Arial" w:cs="Arial"/>
          <w:color w:val="000000"/>
        </w:rPr>
      </w:pPr>
      <w:r w:rsidRPr="0028494C">
        <w:rPr>
          <w:rFonts w:ascii="Arial" w:hAnsi="Arial" w:cs="Arial"/>
          <w:color w:val="000000"/>
        </w:rPr>
        <w:t>The Contractor shall perform at the highest levels of professional and technical competence in performing the identified tasks (listed and described above) to achieve HUDs stated objectives. It is expected that the Contractor work closely with designated HUD staff to ensure all deliverables conform to the task descriptions and work objectives stated herein.</w:t>
      </w:r>
    </w:p>
    <w:p w14:paraId="1BA3B4C9" w14:textId="77777777" w:rsidR="007465D7" w:rsidRPr="0028494C" w:rsidRDefault="007465D7" w:rsidP="007465D7">
      <w:pPr>
        <w:spacing w:after="0" w:line="240" w:lineRule="auto"/>
        <w:rPr>
          <w:rFonts w:ascii="Arial" w:hAnsi="Arial" w:cs="Arial"/>
          <w:color w:val="000000"/>
        </w:rPr>
      </w:pPr>
    </w:p>
    <w:p w14:paraId="725B3D03" w14:textId="77777777" w:rsidR="007465D7" w:rsidRPr="0028494C" w:rsidRDefault="007465D7" w:rsidP="007465D7">
      <w:pPr>
        <w:spacing w:after="0" w:line="240" w:lineRule="auto"/>
        <w:rPr>
          <w:rFonts w:ascii="Arial" w:hAnsi="Arial" w:cs="Arial"/>
          <w:color w:val="000000"/>
        </w:rPr>
      </w:pPr>
      <w:r w:rsidRPr="0028494C">
        <w:rPr>
          <w:rFonts w:ascii="Arial" w:hAnsi="Arial" w:cs="Arial"/>
          <w:color w:val="000000"/>
        </w:rPr>
        <w:t>All deliverables shall be provided to the designated COR first in draft format for review and comment.</w:t>
      </w:r>
    </w:p>
    <w:p w14:paraId="31408C8F" w14:textId="77777777" w:rsidR="007465D7" w:rsidRPr="0028494C" w:rsidRDefault="007465D7" w:rsidP="007465D7">
      <w:pPr>
        <w:spacing w:after="0" w:line="240" w:lineRule="auto"/>
        <w:rPr>
          <w:rFonts w:ascii="Arial" w:hAnsi="Arial" w:cs="Arial"/>
          <w:color w:val="000000"/>
        </w:rPr>
      </w:pPr>
    </w:p>
    <w:p w14:paraId="145D1627" w14:textId="77777777" w:rsidR="007465D7" w:rsidRPr="0028494C" w:rsidRDefault="007465D7" w:rsidP="007465D7">
      <w:pPr>
        <w:spacing w:after="0" w:line="240" w:lineRule="auto"/>
        <w:rPr>
          <w:rFonts w:ascii="Arial" w:hAnsi="Arial" w:cs="Arial"/>
          <w:color w:val="000000"/>
        </w:rPr>
      </w:pPr>
      <w:r w:rsidRPr="0028494C">
        <w:rPr>
          <w:rFonts w:ascii="Arial" w:hAnsi="Arial" w:cs="Arial"/>
          <w:color w:val="000000"/>
        </w:rPr>
        <w:t>Subsequent final reports will incorporate the comments, changes, edits, and concerns expressed to the Contractor by the COR/PM. All deliverables will be grammatically correct, reflect comprehensive research, incorporate complete analysis, and address HUD concerns.</w:t>
      </w:r>
    </w:p>
    <w:p w14:paraId="5227A597" w14:textId="77777777" w:rsidR="007465D7" w:rsidRPr="0028494C" w:rsidRDefault="007465D7" w:rsidP="007465D7">
      <w:pPr>
        <w:spacing w:after="0" w:line="240" w:lineRule="auto"/>
        <w:rPr>
          <w:rFonts w:ascii="Arial" w:hAnsi="Arial" w:cs="Arial"/>
          <w:color w:val="000000"/>
        </w:rPr>
      </w:pPr>
    </w:p>
    <w:p w14:paraId="56088060" w14:textId="77777777" w:rsidR="007465D7" w:rsidRPr="0028494C" w:rsidRDefault="007465D7" w:rsidP="007465D7">
      <w:pPr>
        <w:spacing w:after="0" w:line="240" w:lineRule="auto"/>
        <w:rPr>
          <w:rFonts w:ascii="Arial" w:hAnsi="Arial" w:cs="Arial"/>
          <w:color w:val="000000"/>
        </w:rPr>
      </w:pPr>
      <w:r w:rsidRPr="0028494C">
        <w:rPr>
          <w:rFonts w:ascii="Arial" w:hAnsi="Arial" w:cs="Arial"/>
          <w:color w:val="000000"/>
        </w:rPr>
        <w:t xml:space="preserve">To the extent possible, all deliverables and documentation should be provided to HUD in electronic format, readable via Microsoft Office (e.g. Word, Excel, PowerPoint) and other standard software (e.g. Adobe Reader). In addition to three (3) hard copies, the final reports must be delivered to HUD in HTML or other applicable electronic format, Section 508 compliant (refer to </w:t>
      </w:r>
      <w:hyperlink r:id="rId16" w:history="1">
        <w:r w:rsidRPr="0028494C">
          <w:rPr>
            <w:rStyle w:val="Hyperlink"/>
            <w:rFonts w:ascii="Arial" w:hAnsi="Arial" w:cs="Arial"/>
          </w:rPr>
          <w:t>www.section508.gov</w:t>
        </w:r>
      </w:hyperlink>
      <w:r w:rsidRPr="0028494C">
        <w:rPr>
          <w:rFonts w:ascii="Arial" w:hAnsi="Arial" w:cs="Arial"/>
          <w:color w:val="000000"/>
        </w:rPr>
        <w:t xml:space="preserve"> and suitable for posting online to HUDs internal and external web sites.</w:t>
      </w:r>
    </w:p>
    <w:p w14:paraId="4F7235AE" w14:textId="36520D8A" w:rsidR="00F44571" w:rsidRPr="0028494C" w:rsidRDefault="001A4EBC" w:rsidP="00891799">
      <w:pPr>
        <w:keepNext/>
        <w:spacing w:before="240" w:after="60"/>
        <w:outlineLvl w:val="2"/>
        <w:rPr>
          <w:rFonts w:ascii="Arial" w:eastAsia="Times New Roman" w:hAnsi="Arial" w:cs="Arial"/>
          <w:b/>
          <w:bCs/>
          <w:sz w:val="26"/>
          <w:szCs w:val="26"/>
        </w:rPr>
      </w:pPr>
      <w:bookmarkStart w:id="95" w:name="_Toc1771949071"/>
      <w:r w:rsidRPr="0028494C">
        <w:rPr>
          <w:rFonts w:ascii="Arial" w:eastAsia="Times New Roman" w:hAnsi="Arial" w:cs="Arial"/>
          <w:b/>
          <w:bCs/>
          <w:sz w:val="26"/>
          <w:szCs w:val="26"/>
        </w:rPr>
        <w:t xml:space="preserve">7 </w:t>
      </w:r>
      <w:bookmarkEnd w:id="94"/>
      <w:r w:rsidR="008F5AF4" w:rsidRPr="0028494C">
        <w:rPr>
          <w:rFonts w:ascii="Arial" w:eastAsia="Times New Roman" w:hAnsi="Arial" w:cs="Arial"/>
          <w:b/>
          <w:bCs/>
          <w:sz w:val="26"/>
          <w:szCs w:val="26"/>
        </w:rPr>
        <w:t>Related Documents</w:t>
      </w:r>
      <w:bookmarkEnd w:id="95"/>
    </w:p>
    <w:p w14:paraId="5B880002" w14:textId="0A62DA0D" w:rsidR="00D658F5" w:rsidRPr="006F3499" w:rsidRDefault="00D658F5" w:rsidP="006F3499">
      <w:pPr>
        <w:spacing w:after="0" w:line="240" w:lineRule="auto"/>
        <w:rPr>
          <w:rFonts w:ascii="Arial" w:hAnsi="Arial" w:cs="Arial"/>
          <w:color w:val="000000"/>
        </w:rPr>
      </w:pPr>
      <w:bookmarkStart w:id="96" w:name="_Toc468119805"/>
      <w:r w:rsidRPr="0028494C">
        <w:rPr>
          <w:rFonts w:ascii="Arial" w:hAnsi="Arial" w:cs="Arial"/>
          <w:color w:val="000000"/>
        </w:rPr>
        <w:t>The Contractor shall abide by all applicable regulations, publications, manuals, policies, and procedures in the performance of this contract</w:t>
      </w:r>
      <w:r w:rsidR="006F3499">
        <w:rPr>
          <w:rFonts w:ascii="Arial" w:hAnsi="Arial" w:cs="Arial"/>
          <w:color w:val="000000"/>
        </w:rPr>
        <w:t>.</w:t>
      </w:r>
      <w:r w:rsidRPr="006F3499">
        <w:rPr>
          <w:rFonts w:ascii="Arial" w:hAnsi="Arial" w:cs="Arial"/>
          <w:color w:val="000000"/>
        </w:rPr>
        <w:t xml:space="preserve"> </w:t>
      </w:r>
    </w:p>
    <w:p w14:paraId="17FFEBCD" w14:textId="17921DA5" w:rsidR="001A4EBC" w:rsidRPr="0028494C" w:rsidRDefault="001A4EBC" w:rsidP="001A4EBC">
      <w:pPr>
        <w:keepNext/>
        <w:spacing w:before="240" w:after="60"/>
        <w:outlineLvl w:val="2"/>
        <w:rPr>
          <w:rFonts w:ascii="Arial" w:eastAsia="Times New Roman" w:hAnsi="Arial" w:cs="Arial"/>
          <w:b/>
          <w:bCs/>
          <w:sz w:val="26"/>
          <w:szCs w:val="26"/>
        </w:rPr>
      </w:pPr>
      <w:bookmarkStart w:id="97" w:name="_Toc2005495645"/>
      <w:r w:rsidRPr="0028494C">
        <w:rPr>
          <w:rFonts w:ascii="Arial" w:eastAsia="Times New Roman" w:hAnsi="Arial" w:cs="Arial"/>
          <w:b/>
          <w:bCs/>
          <w:sz w:val="26"/>
          <w:szCs w:val="26"/>
        </w:rPr>
        <w:t xml:space="preserve">8 </w:t>
      </w:r>
      <w:bookmarkEnd w:id="96"/>
      <w:r w:rsidR="00B31B8B" w:rsidRPr="0028494C">
        <w:rPr>
          <w:rFonts w:ascii="Arial" w:eastAsia="Times New Roman" w:hAnsi="Arial" w:cs="Arial"/>
          <w:b/>
          <w:bCs/>
          <w:sz w:val="26"/>
          <w:szCs w:val="26"/>
        </w:rPr>
        <w:t>Performance Requirements Summary</w:t>
      </w:r>
      <w:bookmarkEnd w:id="97"/>
      <w:r w:rsidRPr="0028494C">
        <w:rPr>
          <w:rFonts w:ascii="Arial" w:eastAsia="Times New Roman" w:hAnsi="Arial" w:cs="Arial"/>
          <w:b/>
          <w:bCs/>
          <w:sz w:val="26"/>
          <w:szCs w:val="26"/>
        </w:rPr>
        <w:t xml:space="preserve"> </w:t>
      </w:r>
    </w:p>
    <w:p w14:paraId="1A011C4B" w14:textId="77777777" w:rsidR="00C755F0" w:rsidRPr="0028494C" w:rsidRDefault="00C755F0" w:rsidP="00C755F0">
      <w:pPr>
        <w:rPr>
          <w:rFonts w:ascii="Arial" w:hAnsi="Arial" w:cs="Arial"/>
          <w:sz w:val="24"/>
          <w:szCs w:val="24"/>
        </w:rPr>
      </w:pPr>
      <w:r w:rsidRPr="0028494C">
        <w:rPr>
          <w:rFonts w:ascii="Arial" w:hAnsi="Arial" w:cs="Arial"/>
          <w:sz w:val="24"/>
          <w:szCs w:val="24"/>
        </w:rPr>
        <w:t>The summary chart below lists the contract's primary requirements, the associated performance standards, the expected target performance, and the methods of surveillance. While some contract requirements may not be listed in the chart below, requirements not appearing on the PRS chart do not negate the Contractor's obligation to perform all requirements as specified in the contract. Additionally, HUD reserves all rights and remedies under the provisions and clauses of the contract when performance of any contract requirement, whether or not listed below, is unacceptable.</w:t>
      </w:r>
    </w:p>
    <w:p w14:paraId="25838327" w14:textId="0DD97337" w:rsidR="00C755F0" w:rsidRPr="0028494C" w:rsidRDefault="00C755F0" w:rsidP="00C755F0">
      <w:pPr>
        <w:rPr>
          <w:rFonts w:ascii="Arial" w:hAnsi="Arial" w:cs="Arial"/>
          <w:sz w:val="24"/>
          <w:szCs w:val="24"/>
        </w:rPr>
      </w:pPr>
      <w:r w:rsidRPr="0028494C">
        <w:rPr>
          <w:rFonts w:ascii="Arial" w:hAnsi="Arial" w:cs="Arial"/>
          <w:sz w:val="24"/>
          <w:szCs w:val="24"/>
        </w:rPr>
        <w:lastRenderedPageBreak/>
        <w:t>HUD will develop a Quality Assurance Surveillance Plan to be used to provide contract oversight. In conjunction with the Contractor's Quality Control Plan and various other methods of assessing performance, the COR and PM may perform on-site reviews and/or other types of verification to determine that the specified target performance requirements have been met.</w:t>
      </w:r>
      <w:r w:rsidR="00DA2FB4" w:rsidRPr="0028494C">
        <w:rPr>
          <w:rFonts w:ascii="Arial" w:hAnsi="Arial" w:cs="Arial"/>
          <w:sz w:val="24"/>
          <w:szCs w:val="24"/>
        </w:rPr>
        <w:t xml:space="preserve"> </w:t>
      </w:r>
      <w:r w:rsidRPr="0028494C">
        <w:rPr>
          <w:rFonts w:ascii="Arial" w:hAnsi="Arial" w:cs="Arial"/>
          <w:sz w:val="24"/>
          <w:szCs w:val="24"/>
        </w:rPr>
        <w:t xml:space="preserve">Regular review of Contractor performance is critical to the overall success of the contract. On a monthly basis, the COR will evaluate the quality of the product or services. </w:t>
      </w:r>
    </w:p>
    <w:p w14:paraId="38B9DAD4" w14:textId="79A6A44F" w:rsidR="00456087" w:rsidRDefault="001A4EBC" w:rsidP="00263483">
      <w:pPr>
        <w:rPr>
          <w:rFonts w:ascii="Arial" w:hAnsi="Arial" w:cs="Arial"/>
          <w:bCs/>
          <w:sz w:val="24"/>
          <w:szCs w:val="24"/>
        </w:rPr>
      </w:pPr>
      <w:r w:rsidRPr="0028494C">
        <w:rPr>
          <w:rFonts w:ascii="Arial" w:hAnsi="Arial" w:cs="Arial"/>
          <w:sz w:val="24"/>
          <w:szCs w:val="24"/>
        </w:rPr>
        <w:br w:type="page"/>
      </w:r>
      <w:bookmarkStart w:id="98" w:name="PRS"/>
      <w:r w:rsidRPr="0028494C">
        <w:rPr>
          <w:rFonts w:ascii="Arial" w:hAnsi="Arial" w:cs="Arial"/>
          <w:b/>
          <w:sz w:val="44"/>
          <w:szCs w:val="44"/>
        </w:rPr>
        <w:lastRenderedPageBreak/>
        <w:t>Performance Requirement Summary (PRS)</w:t>
      </w:r>
      <w:r w:rsidR="00263483" w:rsidRPr="0028494C" w:rsidDel="00263483">
        <w:rPr>
          <w:rFonts w:ascii="Arial" w:hAnsi="Arial" w:cs="Arial"/>
          <w:b/>
          <w:sz w:val="44"/>
          <w:szCs w:val="44"/>
        </w:rPr>
        <w:t xml:space="preserve"> </w:t>
      </w:r>
    </w:p>
    <w:tbl>
      <w:tblPr>
        <w:tblStyle w:val="TableGrid"/>
        <w:tblW w:w="10980" w:type="dxa"/>
        <w:tblInd w:w="-995" w:type="dxa"/>
        <w:tblLook w:val="04A0" w:firstRow="1" w:lastRow="0" w:firstColumn="1" w:lastColumn="0" w:noHBand="0" w:noVBand="1"/>
      </w:tblPr>
      <w:tblGrid>
        <w:gridCol w:w="2700"/>
        <w:gridCol w:w="5400"/>
        <w:gridCol w:w="2880"/>
      </w:tblGrid>
      <w:tr w:rsidR="00263483" w14:paraId="79226E77" w14:textId="77777777" w:rsidTr="00405DAD">
        <w:trPr>
          <w:trHeight w:val="296"/>
        </w:trPr>
        <w:tc>
          <w:tcPr>
            <w:tcW w:w="2700" w:type="dxa"/>
          </w:tcPr>
          <w:p w14:paraId="765CF88C" w14:textId="23BDFDB4" w:rsidR="00263483" w:rsidRPr="00D81D47" w:rsidRDefault="00DE3754" w:rsidP="00263483">
            <w:pPr>
              <w:rPr>
                <w:rFonts w:ascii="Arial" w:hAnsi="Arial" w:cs="Arial"/>
                <w:b/>
                <w:sz w:val="24"/>
                <w:szCs w:val="24"/>
              </w:rPr>
            </w:pPr>
            <w:r w:rsidRPr="00D81D47">
              <w:rPr>
                <w:rFonts w:ascii="Arial" w:hAnsi="Arial" w:cs="Arial"/>
                <w:b/>
                <w:sz w:val="24"/>
                <w:szCs w:val="24"/>
              </w:rPr>
              <w:t xml:space="preserve">Statements </w:t>
            </w:r>
          </w:p>
        </w:tc>
        <w:tc>
          <w:tcPr>
            <w:tcW w:w="5400" w:type="dxa"/>
          </w:tcPr>
          <w:p w14:paraId="67B819CE" w14:textId="37206EF5" w:rsidR="00263483" w:rsidRPr="00D81D47" w:rsidRDefault="00DE3754" w:rsidP="00263483">
            <w:pPr>
              <w:rPr>
                <w:rFonts w:ascii="Arial" w:hAnsi="Arial" w:cs="Arial"/>
                <w:b/>
                <w:sz w:val="24"/>
                <w:szCs w:val="24"/>
              </w:rPr>
            </w:pPr>
            <w:r w:rsidRPr="00D81D47">
              <w:rPr>
                <w:rFonts w:ascii="Arial" w:hAnsi="Arial" w:cs="Arial"/>
                <w:b/>
                <w:sz w:val="24"/>
                <w:szCs w:val="24"/>
              </w:rPr>
              <w:t>Standards/AQLs</w:t>
            </w:r>
          </w:p>
        </w:tc>
        <w:tc>
          <w:tcPr>
            <w:tcW w:w="2880" w:type="dxa"/>
          </w:tcPr>
          <w:p w14:paraId="1CC2D2EC" w14:textId="46DA6145" w:rsidR="00263483" w:rsidRPr="00D81D47" w:rsidRDefault="00DE3754" w:rsidP="00263483">
            <w:pPr>
              <w:rPr>
                <w:rFonts w:ascii="Arial" w:hAnsi="Arial" w:cs="Arial"/>
                <w:b/>
                <w:sz w:val="24"/>
                <w:szCs w:val="24"/>
              </w:rPr>
            </w:pPr>
            <w:r w:rsidRPr="00D81D47">
              <w:rPr>
                <w:rFonts w:ascii="Arial" w:hAnsi="Arial" w:cs="Arial"/>
                <w:b/>
                <w:sz w:val="24"/>
                <w:szCs w:val="24"/>
              </w:rPr>
              <w:t>Incentive/Remedy</w:t>
            </w:r>
          </w:p>
        </w:tc>
      </w:tr>
      <w:tr w:rsidR="00263483" w14:paraId="7F921F81" w14:textId="77777777" w:rsidTr="00405DAD">
        <w:tc>
          <w:tcPr>
            <w:tcW w:w="2700" w:type="dxa"/>
          </w:tcPr>
          <w:p w14:paraId="38F4B70E" w14:textId="33544798" w:rsidR="00263483" w:rsidRDefault="00A833A2" w:rsidP="00263483">
            <w:pPr>
              <w:rPr>
                <w:rFonts w:ascii="Arial" w:hAnsi="Arial" w:cs="Arial"/>
                <w:bCs/>
                <w:sz w:val="24"/>
                <w:szCs w:val="24"/>
              </w:rPr>
            </w:pPr>
            <w:r>
              <w:rPr>
                <w:rFonts w:ascii="Arial" w:hAnsi="Arial" w:cs="Arial"/>
                <w:bCs/>
                <w:sz w:val="24"/>
                <w:szCs w:val="24"/>
              </w:rPr>
              <w:t>5.1</w:t>
            </w:r>
            <w:r w:rsidR="00223DFD">
              <w:rPr>
                <w:rFonts w:ascii="Arial" w:hAnsi="Arial" w:cs="Arial"/>
                <w:bCs/>
                <w:sz w:val="24"/>
                <w:szCs w:val="24"/>
              </w:rPr>
              <w:t xml:space="preserve"> Task One - Program Management </w:t>
            </w:r>
          </w:p>
        </w:tc>
        <w:tc>
          <w:tcPr>
            <w:tcW w:w="5400" w:type="dxa"/>
          </w:tcPr>
          <w:p w14:paraId="58531D9C" w14:textId="1F792265" w:rsidR="003C7B79" w:rsidRDefault="00737F92" w:rsidP="00AA31B0">
            <w:pPr>
              <w:spacing w:after="0"/>
              <w:rPr>
                <w:rFonts w:ascii="Arial" w:hAnsi="Arial" w:cs="Arial"/>
                <w:bCs/>
                <w:sz w:val="24"/>
                <w:szCs w:val="24"/>
              </w:rPr>
            </w:pPr>
            <w:r>
              <w:rPr>
                <w:rFonts w:ascii="Arial" w:hAnsi="Arial" w:cs="Arial"/>
                <w:bCs/>
                <w:sz w:val="24"/>
                <w:szCs w:val="24"/>
              </w:rPr>
              <w:t>a.</w:t>
            </w:r>
            <w:r w:rsidR="006D1CCB">
              <w:rPr>
                <w:rFonts w:ascii="Arial" w:hAnsi="Arial" w:cs="Arial"/>
                <w:bCs/>
                <w:sz w:val="24"/>
                <w:szCs w:val="24"/>
              </w:rPr>
              <w:t>)</w:t>
            </w:r>
            <w:r w:rsidR="003C7B79">
              <w:rPr>
                <w:rFonts w:ascii="Arial" w:hAnsi="Arial" w:cs="Arial"/>
                <w:bCs/>
                <w:sz w:val="24"/>
                <w:szCs w:val="24"/>
              </w:rPr>
              <w:t xml:space="preserve"> </w:t>
            </w:r>
            <w:r w:rsidR="003C7B79" w:rsidRPr="003C7B79">
              <w:rPr>
                <w:rFonts w:ascii="Arial" w:hAnsi="Arial" w:cs="Arial"/>
                <w:bCs/>
                <w:sz w:val="24"/>
                <w:szCs w:val="24"/>
              </w:rPr>
              <w:t>Standard: The Weekly Status Report and Meeting Minutes are completed and delivered in accordance with the PWP.</w:t>
            </w:r>
          </w:p>
          <w:p w14:paraId="322719CC" w14:textId="0E5DCD38" w:rsidR="003C7B79" w:rsidRDefault="003C7B79" w:rsidP="001A44B7">
            <w:pPr>
              <w:spacing w:after="0"/>
              <w:rPr>
                <w:rFonts w:ascii="Arial" w:hAnsi="Arial" w:cs="Arial"/>
                <w:bCs/>
                <w:sz w:val="24"/>
                <w:szCs w:val="24"/>
              </w:rPr>
            </w:pPr>
            <w:r w:rsidRPr="003C7B79">
              <w:rPr>
                <w:rFonts w:ascii="Arial" w:hAnsi="Arial" w:cs="Arial"/>
                <w:bCs/>
                <w:sz w:val="24"/>
                <w:szCs w:val="24"/>
              </w:rPr>
              <w:t xml:space="preserve"> AQL: Zero deviation, unless discussed and agreed to by all parties. </w:t>
            </w:r>
          </w:p>
          <w:p w14:paraId="0ECE537F" w14:textId="77777777" w:rsidR="001A44B7" w:rsidRPr="003C7B79" w:rsidRDefault="001A44B7" w:rsidP="001A44B7">
            <w:pPr>
              <w:spacing w:after="0"/>
              <w:rPr>
                <w:rFonts w:ascii="Arial" w:hAnsi="Arial" w:cs="Arial"/>
                <w:bCs/>
                <w:sz w:val="24"/>
                <w:szCs w:val="24"/>
              </w:rPr>
            </w:pPr>
          </w:p>
          <w:p w14:paraId="21157BC8" w14:textId="5F3215BF" w:rsidR="003C7B79" w:rsidRPr="006D1CCB" w:rsidRDefault="006D1CCB" w:rsidP="006D1CCB">
            <w:pPr>
              <w:spacing w:after="0"/>
              <w:rPr>
                <w:rFonts w:ascii="Arial" w:hAnsi="Arial" w:cs="Arial"/>
                <w:bCs/>
                <w:sz w:val="24"/>
                <w:szCs w:val="24"/>
              </w:rPr>
            </w:pPr>
            <w:r>
              <w:rPr>
                <w:rFonts w:ascii="Arial" w:hAnsi="Arial" w:cs="Arial"/>
                <w:bCs/>
                <w:sz w:val="24"/>
                <w:szCs w:val="24"/>
              </w:rPr>
              <w:t xml:space="preserve">b.) </w:t>
            </w:r>
            <w:r w:rsidR="003C7B79" w:rsidRPr="006D1CCB">
              <w:rPr>
                <w:rFonts w:ascii="Arial" w:hAnsi="Arial" w:cs="Arial"/>
                <w:bCs/>
                <w:sz w:val="24"/>
                <w:szCs w:val="24"/>
              </w:rPr>
              <w:t xml:space="preserve">Standard: The Weekly Status Reports and Meeting Minutes are accurate and up to date as well as actionable, when necessary.  </w:t>
            </w:r>
          </w:p>
          <w:p w14:paraId="6B3CA835" w14:textId="1D2F1898" w:rsidR="003C7B79" w:rsidRDefault="003C7B79" w:rsidP="001A44B7">
            <w:pPr>
              <w:spacing w:after="0"/>
              <w:rPr>
                <w:rFonts w:ascii="Arial" w:hAnsi="Arial" w:cs="Arial"/>
                <w:bCs/>
                <w:sz w:val="24"/>
                <w:szCs w:val="24"/>
              </w:rPr>
            </w:pPr>
            <w:r w:rsidRPr="003C7B79">
              <w:rPr>
                <w:rFonts w:ascii="Arial" w:hAnsi="Arial" w:cs="Arial"/>
                <w:bCs/>
                <w:sz w:val="24"/>
                <w:szCs w:val="24"/>
              </w:rPr>
              <w:t xml:space="preserve">AQL: Zero deviation, unless discussed and agreed to by all parties. </w:t>
            </w:r>
          </w:p>
          <w:p w14:paraId="5659547A" w14:textId="77777777" w:rsidR="001A44B7" w:rsidRPr="003C7B79" w:rsidRDefault="001A44B7" w:rsidP="001A44B7">
            <w:pPr>
              <w:spacing w:after="0"/>
              <w:rPr>
                <w:rFonts w:ascii="Arial" w:hAnsi="Arial" w:cs="Arial"/>
                <w:bCs/>
                <w:sz w:val="24"/>
                <w:szCs w:val="24"/>
              </w:rPr>
            </w:pPr>
          </w:p>
          <w:p w14:paraId="110DFA5C" w14:textId="2AA3DAC9" w:rsidR="003C7B79" w:rsidRPr="003C7B79" w:rsidRDefault="006D1CCB" w:rsidP="006D1CCB">
            <w:pPr>
              <w:spacing w:after="0"/>
              <w:rPr>
                <w:rFonts w:ascii="Arial" w:hAnsi="Arial" w:cs="Arial"/>
                <w:bCs/>
                <w:sz w:val="24"/>
                <w:szCs w:val="24"/>
              </w:rPr>
            </w:pPr>
            <w:r>
              <w:rPr>
                <w:rFonts w:ascii="Arial" w:hAnsi="Arial" w:cs="Arial"/>
                <w:bCs/>
                <w:sz w:val="24"/>
                <w:szCs w:val="24"/>
              </w:rPr>
              <w:t xml:space="preserve">c.) </w:t>
            </w:r>
            <w:r w:rsidR="003C7B79" w:rsidRPr="003C7B79">
              <w:rPr>
                <w:rFonts w:ascii="Arial" w:hAnsi="Arial" w:cs="Arial"/>
                <w:bCs/>
                <w:sz w:val="24"/>
                <w:szCs w:val="24"/>
              </w:rPr>
              <w:t xml:space="preserve">Standard: The Monthly Enterprise Risk Committee Status Report (Internal to Ginnie Mae) is completed and delivered in accordance with the PWP. </w:t>
            </w:r>
          </w:p>
          <w:p w14:paraId="1D93A14C" w14:textId="3A13AAFC" w:rsidR="003C7B79" w:rsidRDefault="003C7B79" w:rsidP="001A44B7">
            <w:pPr>
              <w:spacing w:after="0"/>
              <w:rPr>
                <w:rFonts w:ascii="Arial" w:hAnsi="Arial" w:cs="Arial"/>
                <w:bCs/>
                <w:sz w:val="24"/>
                <w:szCs w:val="24"/>
              </w:rPr>
            </w:pPr>
            <w:r w:rsidRPr="003C7B79">
              <w:rPr>
                <w:rFonts w:ascii="Arial" w:hAnsi="Arial" w:cs="Arial"/>
                <w:bCs/>
                <w:sz w:val="24"/>
                <w:szCs w:val="24"/>
              </w:rPr>
              <w:t xml:space="preserve">AQL: Zero deviation, unless discussed and agreed to by all parties. </w:t>
            </w:r>
          </w:p>
          <w:p w14:paraId="753A9990" w14:textId="77777777" w:rsidR="001A44B7" w:rsidRPr="003C7B79" w:rsidRDefault="001A44B7" w:rsidP="001A44B7">
            <w:pPr>
              <w:spacing w:after="0"/>
              <w:rPr>
                <w:rFonts w:ascii="Arial" w:hAnsi="Arial" w:cs="Arial"/>
                <w:bCs/>
                <w:sz w:val="24"/>
                <w:szCs w:val="24"/>
              </w:rPr>
            </w:pPr>
          </w:p>
          <w:p w14:paraId="439FAF36" w14:textId="315EA734" w:rsidR="003C7B79" w:rsidRPr="003C7B79" w:rsidRDefault="006D1CCB" w:rsidP="006D1CCB">
            <w:pPr>
              <w:spacing w:after="0"/>
              <w:rPr>
                <w:rFonts w:ascii="Arial" w:hAnsi="Arial" w:cs="Arial"/>
                <w:bCs/>
                <w:sz w:val="24"/>
                <w:szCs w:val="24"/>
              </w:rPr>
            </w:pPr>
            <w:r>
              <w:rPr>
                <w:rFonts w:ascii="Arial" w:hAnsi="Arial" w:cs="Arial"/>
                <w:bCs/>
                <w:sz w:val="24"/>
                <w:szCs w:val="24"/>
              </w:rPr>
              <w:t xml:space="preserve">d.) </w:t>
            </w:r>
            <w:r w:rsidR="003C7B79" w:rsidRPr="003C7B79">
              <w:rPr>
                <w:rFonts w:ascii="Arial" w:hAnsi="Arial" w:cs="Arial"/>
                <w:bCs/>
                <w:sz w:val="24"/>
                <w:szCs w:val="24"/>
              </w:rPr>
              <w:t xml:space="preserve">Standard: The Monthly Enterprise Risk Committee Status Report (Internal to Ginnie </w:t>
            </w:r>
            <w:r w:rsidRPr="003C7B79">
              <w:rPr>
                <w:rFonts w:ascii="Arial" w:hAnsi="Arial" w:cs="Arial"/>
                <w:bCs/>
                <w:sz w:val="24"/>
                <w:szCs w:val="24"/>
              </w:rPr>
              <w:t>Mae) is</w:t>
            </w:r>
            <w:r w:rsidR="003C7B79" w:rsidRPr="003C7B79">
              <w:rPr>
                <w:rFonts w:ascii="Arial" w:hAnsi="Arial" w:cs="Arial"/>
                <w:bCs/>
                <w:sz w:val="24"/>
                <w:szCs w:val="24"/>
              </w:rPr>
              <w:t xml:space="preserve"> accurate and up to date as well as actionable, when necessary.  </w:t>
            </w:r>
          </w:p>
          <w:p w14:paraId="186FCC92" w14:textId="03D7F01B" w:rsidR="003C7B79" w:rsidRDefault="003C7B79" w:rsidP="001A44B7">
            <w:pPr>
              <w:spacing w:after="0"/>
              <w:rPr>
                <w:rFonts w:ascii="Arial" w:hAnsi="Arial" w:cs="Arial"/>
                <w:bCs/>
                <w:sz w:val="24"/>
                <w:szCs w:val="24"/>
              </w:rPr>
            </w:pPr>
            <w:r w:rsidRPr="003C7B79">
              <w:rPr>
                <w:rFonts w:ascii="Arial" w:hAnsi="Arial" w:cs="Arial"/>
                <w:bCs/>
                <w:sz w:val="24"/>
                <w:szCs w:val="24"/>
              </w:rPr>
              <w:t xml:space="preserve">AQL: Zero deviation, unless discussed and agreed to by all parties. </w:t>
            </w:r>
          </w:p>
          <w:p w14:paraId="6B262D81" w14:textId="77777777" w:rsidR="001A44B7" w:rsidRPr="003C7B79" w:rsidRDefault="001A44B7" w:rsidP="001A44B7">
            <w:pPr>
              <w:spacing w:after="0"/>
              <w:rPr>
                <w:rFonts w:ascii="Arial" w:hAnsi="Arial" w:cs="Arial"/>
                <w:bCs/>
                <w:sz w:val="24"/>
                <w:szCs w:val="24"/>
              </w:rPr>
            </w:pPr>
          </w:p>
          <w:p w14:paraId="07619A3D" w14:textId="48D0B19F" w:rsidR="003C7B79" w:rsidRPr="003C7B79" w:rsidRDefault="006D1CCB" w:rsidP="006D1CCB">
            <w:pPr>
              <w:spacing w:after="0"/>
              <w:rPr>
                <w:rFonts w:ascii="Arial" w:hAnsi="Arial" w:cs="Arial"/>
                <w:bCs/>
                <w:sz w:val="24"/>
                <w:szCs w:val="24"/>
              </w:rPr>
            </w:pPr>
            <w:r>
              <w:rPr>
                <w:rFonts w:ascii="Arial" w:hAnsi="Arial" w:cs="Arial"/>
                <w:bCs/>
                <w:sz w:val="24"/>
                <w:szCs w:val="24"/>
              </w:rPr>
              <w:t xml:space="preserve">e.) </w:t>
            </w:r>
            <w:r w:rsidR="003C7B79" w:rsidRPr="003C7B79">
              <w:rPr>
                <w:rFonts w:ascii="Arial" w:hAnsi="Arial" w:cs="Arial"/>
                <w:bCs/>
                <w:sz w:val="24"/>
                <w:szCs w:val="24"/>
              </w:rPr>
              <w:t xml:space="preserve">Standard: The Monthly HUD Status Report (External to Ginnie Mae) is completed and delivered in accordance with the PWP. </w:t>
            </w:r>
          </w:p>
          <w:p w14:paraId="7180164E" w14:textId="40A4BECC" w:rsidR="003C7B79" w:rsidRDefault="003C7B79" w:rsidP="001A44B7">
            <w:pPr>
              <w:spacing w:after="0"/>
              <w:rPr>
                <w:rFonts w:ascii="Arial" w:hAnsi="Arial" w:cs="Arial"/>
                <w:bCs/>
                <w:sz w:val="24"/>
                <w:szCs w:val="24"/>
              </w:rPr>
            </w:pPr>
            <w:r w:rsidRPr="003C7B79">
              <w:rPr>
                <w:rFonts w:ascii="Arial" w:hAnsi="Arial" w:cs="Arial"/>
                <w:bCs/>
                <w:sz w:val="24"/>
                <w:szCs w:val="24"/>
              </w:rPr>
              <w:t xml:space="preserve">AQL: Zero deviation, unless discussed and agreed to by all parties. </w:t>
            </w:r>
          </w:p>
          <w:p w14:paraId="0CA3E98B" w14:textId="77777777" w:rsidR="001A44B7" w:rsidRPr="003C7B79" w:rsidRDefault="001A44B7" w:rsidP="001A44B7">
            <w:pPr>
              <w:spacing w:after="0"/>
              <w:rPr>
                <w:rFonts w:ascii="Arial" w:hAnsi="Arial" w:cs="Arial"/>
                <w:bCs/>
                <w:sz w:val="24"/>
                <w:szCs w:val="24"/>
              </w:rPr>
            </w:pPr>
          </w:p>
          <w:p w14:paraId="335C693A" w14:textId="0F49F90F" w:rsidR="003C7B79" w:rsidRPr="003C7B79" w:rsidRDefault="006D1CCB" w:rsidP="006D1CCB">
            <w:pPr>
              <w:spacing w:after="0"/>
              <w:rPr>
                <w:rFonts w:ascii="Arial" w:hAnsi="Arial" w:cs="Arial"/>
                <w:bCs/>
                <w:sz w:val="24"/>
                <w:szCs w:val="24"/>
              </w:rPr>
            </w:pPr>
            <w:r>
              <w:rPr>
                <w:rFonts w:ascii="Arial" w:hAnsi="Arial" w:cs="Arial"/>
                <w:bCs/>
                <w:sz w:val="24"/>
                <w:szCs w:val="24"/>
              </w:rPr>
              <w:t xml:space="preserve">f.) </w:t>
            </w:r>
            <w:r w:rsidR="003C7B79" w:rsidRPr="003C7B79">
              <w:rPr>
                <w:rFonts w:ascii="Arial" w:hAnsi="Arial" w:cs="Arial"/>
                <w:bCs/>
                <w:sz w:val="24"/>
                <w:szCs w:val="24"/>
              </w:rPr>
              <w:t>Standard: The Monthly HUD Status Report (External to Ginnie Mae)</w:t>
            </w:r>
            <w:r>
              <w:rPr>
                <w:rFonts w:ascii="Arial" w:hAnsi="Arial" w:cs="Arial"/>
                <w:bCs/>
                <w:sz w:val="24"/>
                <w:szCs w:val="24"/>
              </w:rPr>
              <w:t xml:space="preserve"> </w:t>
            </w:r>
            <w:r w:rsidR="003C7B79" w:rsidRPr="003C7B79">
              <w:rPr>
                <w:rFonts w:ascii="Arial" w:hAnsi="Arial" w:cs="Arial"/>
                <w:bCs/>
                <w:sz w:val="24"/>
                <w:szCs w:val="24"/>
              </w:rPr>
              <w:t xml:space="preserve">is accurate and up to date as well as actionable, when necessary.  </w:t>
            </w:r>
          </w:p>
          <w:p w14:paraId="1F1F5640" w14:textId="7B3D9741" w:rsidR="00263483" w:rsidRDefault="003C7B79" w:rsidP="006D1CCB">
            <w:pPr>
              <w:spacing w:after="0"/>
              <w:rPr>
                <w:rFonts w:ascii="Arial" w:hAnsi="Arial" w:cs="Arial"/>
                <w:bCs/>
                <w:sz w:val="24"/>
                <w:szCs w:val="24"/>
              </w:rPr>
            </w:pPr>
            <w:r w:rsidRPr="003C7B79">
              <w:rPr>
                <w:rFonts w:ascii="Arial" w:hAnsi="Arial" w:cs="Arial"/>
                <w:bCs/>
                <w:sz w:val="24"/>
                <w:szCs w:val="24"/>
              </w:rPr>
              <w:lastRenderedPageBreak/>
              <w:t>AQL: Zero deviation, unless discussed and agreed to by all parties.</w:t>
            </w:r>
          </w:p>
        </w:tc>
        <w:tc>
          <w:tcPr>
            <w:tcW w:w="2880" w:type="dxa"/>
          </w:tcPr>
          <w:p w14:paraId="5728FC8D" w14:textId="7F0D5D66" w:rsidR="00111C46" w:rsidRPr="0028494C" w:rsidRDefault="00C360AA" w:rsidP="00111C46">
            <w:pPr>
              <w:spacing w:after="0" w:line="240" w:lineRule="auto"/>
              <w:rPr>
                <w:rFonts w:ascii="Arial" w:hAnsi="Arial" w:cs="Arial"/>
                <w:color w:val="000000"/>
                <w:sz w:val="24"/>
                <w:szCs w:val="24"/>
              </w:rPr>
            </w:pPr>
            <w:r>
              <w:rPr>
                <w:rFonts w:ascii="Arial" w:hAnsi="Arial" w:cs="Arial"/>
                <w:color w:val="000000"/>
              </w:rPr>
              <w:lastRenderedPageBreak/>
              <w:t>1</w:t>
            </w:r>
            <w:r w:rsidR="00111C46" w:rsidRPr="0028494C">
              <w:rPr>
                <w:rFonts w:ascii="Arial" w:hAnsi="Arial" w:cs="Arial"/>
                <w:color w:val="000000"/>
              </w:rPr>
              <w:t>% deduction in TO amount for every week the task is not complete within specified deadline</w:t>
            </w:r>
          </w:p>
          <w:p w14:paraId="103C97A4" w14:textId="77777777" w:rsidR="00263483" w:rsidRDefault="00263483" w:rsidP="00263483">
            <w:pPr>
              <w:rPr>
                <w:rFonts w:ascii="Arial" w:hAnsi="Arial" w:cs="Arial"/>
                <w:bCs/>
                <w:sz w:val="24"/>
                <w:szCs w:val="24"/>
              </w:rPr>
            </w:pPr>
          </w:p>
        </w:tc>
      </w:tr>
    </w:tbl>
    <w:p w14:paraId="14E7A890" w14:textId="77777777" w:rsidR="00263483" w:rsidRDefault="00263483" w:rsidP="00263483">
      <w:pPr>
        <w:rPr>
          <w:rFonts w:ascii="Arial" w:hAnsi="Arial" w:cs="Arial"/>
          <w:bCs/>
          <w:sz w:val="24"/>
          <w:szCs w:val="24"/>
        </w:rPr>
      </w:pPr>
    </w:p>
    <w:tbl>
      <w:tblPr>
        <w:tblStyle w:val="TableGrid"/>
        <w:tblW w:w="10980" w:type="dxa"/>
        <w:tblInd w:w="-995" w:type="dxa"/>
        <w:tblLook w:val="04A0" w:firstRow="1" w:lastRow="0" w:firstColumn="1" w:lastColumn="0" w:noHBand="0" w:noVBand="1"/>
      </w:tblPr>
      <w:tblGrid>
        <w:gridCol w:w="2697"/>
        <w:gridCol w:w="5391"/>
        <w:gridCol w:w="2892"/>
      </w:tblGrid>
      <w:tr w:rsidR="00223DFD" w14:paraId="07906B8C" w14:textId="77777777" w:rsidTr="00405DAD">
        <w:tc>
          <w:tcPr>
            <w:tcW w:w="2697" w:type="dxa"/>
          </w:tcPr>
          <w:p w14:paraId="72538A54" w14:textId="5A1696E3" w:rsidR="00223DFD" w:rsidRDefault="00223DFD" w:rsidP="00223DFD">
            <w:pPr>
              <w:rPr>
                <w:rFonts w:ascii="Arial" w:hAnsi="Arial" w:cs="Arial"/>
                <w:bCs/>
                <w:sz w:val="24"/>
                <w:szCs w:val="24"/>
              </w:rPr>
            </w:pPr>
            <w:r w:rsidRPr="0095456A">
              <w:rPr>
                <w:rFonts w:ascii="Arial" w:hAnsi="Arial" w:cs="Arial"/>
                <w:b/>
                <w:sz w:val="24"/>
                <w:szCs w:val="24"/>
              </w:rPr>
              <w:t xml:space="preserve">Statements </w:t>
            </w:r>
          </w:p>
        </w:tc>
        <w:tc>
          <w:tcPr>
            <w:tcW w:w="5391" w:type="dxa"/>
          </w:tcPr>
          <w:p w14:paraId="09EEA132" w14:textId="2FA7617A" w:rsidR="00223DFD" w:rsidRDefault="00223DFD" w:rsidP="00223DFD">
            <w:pPr>
              <w:rPr>
                <w:rFonts w:ascii="Arial" w:hAnsi="Arial" w:cs="Arial"/>
                <w:bCs/>
                <w:sz w:val="24"/>
                <w:szCs w:val="24"/>
              </w:rPr>
            </w:pPr>
            <w:r w:rsidRPr="0095456A">
              <w:rPr>
                <w:rFonts w:ascii="Arial" w:hAnsi="Arial" w:cs="Arial"/>
                <w:b/>
                <w:sz w:val="24"/>
                <w:szCs w:val="24"/>
              </w:rPr>
              <w:t>Standards/AQLs</w:t>
            </w:r>
          </w:p>
        </w:tc>
        <w:tc>
          <w:tcPr>
            <w:tcW w:w="2892" w:type="dxa"/>
          </w:tcPr>
          <w:p w14:paraId="22AAA533" w14:textId="43534516" w:rsidR="00223DFD" w:rsidRDefault="00223DFD" w:rsidP="00223DFD">
            <w:pPr>
              <w:rPr>
                <w:rFonts w:ascii="Arial" w:hAnsi="Arial" w:cs="Arial"/>
                <w:bCs/>
                <w:sz w:val="24"/>
                <w:szCs w:val="24"/>
              </w:rPr>
            </w:pPr>
            <w:r w:rsidRPr="0095456A">
              <w:rPr>
                <w:rFonts w:ascii="Arial" w:hAnsi="Arial" w:cs="Arial"/>
                <w:b/>
                <w:sz w:val="24"/>
                <w:szCs w:val="24"/>
              </w:rPr>
              <w:t>Incentive/Remedy</w:t>
            </w:r>
          </w:p>
        </w:tc>
      </w:tr>
      <w:tr w:rsidR="00223DFD" w14:paraId="02C324A0" w14:textId="77777777" w:rsidTr="00405DAD">
        <w:tc>
          <w:tcPr>
            <w:tcW w:w="2697" w:type="dxa"/>
          </w:tcPr>
          <w:p w14:paraId="4A7AA16A" w14:textId="02814C76" w:rsidR="00223DFD" w:rsidRDefault="00223DFD" w:rsidP="00223DFD">
            <w:pPr>
              <w:rPr>
                <w:rFonts w:ascii="Arial" w:hAnsi="Arial" w:cs="Arial"/>
                <w:bCs/>
                <w:sz w:val="24"/>
                <w:szCs w:val="24"/>
              </w:rPr>
            </w:pPr>
            <w:r>
              <w:rPr>
                <w:rFonts w:ascii="Arial" w:hAnsi="Arial" w:cs="Arial"/>
                <w:bCs/>
                <w:sz w:val="24"/>
                <w:szCs w:val="24"/>
              </w:rPr>
              <w:t xml:space="preserve">5.2 Task Two – A-123 Internal Controls (IC) Assessment </w:t>
            </w:r>
          </w:p>
        </w:tc>
        <w:tc>
          <w:tcPr>
            <w:tcW w:w="5391" w:type="dxa"/>
          </w:tcPr>
          <w:p w14:paraId="7E298A5D" w14:textId="77777777" w:rsidR="0098243E" w:rsidRDefault="0098243E" w:rsidP="0098243E">
            <w:pPr>
              <w:spacing w:after="0"/>
              <w:rPr>
                <w:rFonts w:ascii="Arial" w:hAnsi="Arial" w:cs="Arial"/>
                <w:bCs/>
                <w:sz w:val="24"/>
                <w:szCs w:val="24"/>
              </w:rPr>
            </w:pPr>
            <w:r>
              <w:rPr>
                <w:rFonts w:ascii="Arial" w:hAnsi="Arial" w:cs="Arial"/>
                <w:bCs/>
                <w:sz w:val="24"/>
                <w:szCs w:val="24"/>
              </w:rPr>
              <w:t xml:space="preserve">a.) </w:t>
            </w:r>
            <w:r w:rsidRPr="0098243E">
              <w:rPr>
                <w:rFonts w:ascii="Arial" w:hAnsi="Arial" w:cs="Arial"/>
                <w:bCs/>
                <w:sz w:val="24"/>
                <w:szCs w:val="24"/>
              </w:rPr>
              <w:t xml:space="preserve">Standard: The A-123 Assessment Walkthrough Meeting Minutes delivered in accordance with the PWP. </w:t>
            </w:r>
          </w:p>
          <w:p w14:paraId="1D6D9394" w14:textId="4A55EC3B" w:rsidR="0098243E" w:rsidRDefault="0098243E" w:rsidP="0056483A">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0D386DDA" w14:textId="77777777" w:rsidR="0056483A" w:rsidRPr="0098243E" w:rsidRDefault="0056483A" w:rsidP="0056483A">
            <w:pPr>
              <w:spacing w:after="0"/>
              <w:rPr>
                <w:rFonts w:ascii="Arial" w:hAnsi="Arial" w:cs="Arial"/>
                <w:bCs/>
                <w:sz w:val="24"/>
                <w:szCs w:val="24"/>
              </w:rPr>
            </w:pPr>
          </w:p>
          <w:p w14:paraId="0FC3695D" w14:textId="7260955E" w:rsidR="0098243E" w:rsidRPr="0098243E" w:rsidRDefault="0098243E" w:rsidP="0098243E">
            <w:pPr>
              <w:spacing w:after="0"/>
              <w:rPr>
                <w:rFonts w:ascii="Arial" w:hAnsi="Arial" w:cs="Arial"/>
                <w:bCs/>
                <w:sz w:val="24"/>
                <w:szCs w:val="24"/>
              </w:rPr>
            </w:pPr>
            <w:r w:rsidRPr="0098243E">
              <w:rPr>
                <w:rFonts w:ascii="Arial" w:hAnsi="Arial" w:cs="Arial"/>
                <w:bCs/>
                <w:sz w:val="24"/>
                <w:szCs w:val="24"/>
              </w:rPr>
              <w:t>b.</w:t>
            </w:r>
            <w:r>
              <w:rPr>
                <w:rFonts w:ascii="Arial" w:hAnsi="Arial" w:cs="Arial"/>
                <w:bCs/>
                <w:sz w:val="24"/>
                <w:szCs w:val="24"/>
              </w:rPr>
              <w:t xml:space="preserve">) </w:t>
            </w:r>
            <w:r w:rsidRPr="0098243E">
              <w:rPr>
                <w:rFonts w:ascii="Arial" w:hAnsi="Arial" w:cs="Arial"/>
                <w:bCs/>
                <w:sz w:val="24"/>
                <w:szCs w:val="24"/>
              </w:rPr>
              <w:t xml:space="preserve">Standard: The A-123 Assessment Walkthrough Meeting Minutes are accurate and up to date as well as actionable, when necessary.  </w:t>
            </w:r>
          </w:p>
          <w:p w14:paraId="6452DF3A" w14:textId="678376C0" w:rsidR="0098243E" w:rsidRDefault="0098243E" w:rsidP="0056483A">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08ACF371" w14:textId="77777777" w:rsidR="0056483A" w:rsidRPr="0098243E" w:rsidRDefault="0056483A" w:rsidP="0056483A">
            <w:pPr>
              <w:spacing w:after="0"/>
              <w:rPr>
                <w:rFonts w:ascii="Arial" w:hAnsi="Arial" w:cs="Arial"/>
                <w:bCs/>
                <w:sz w:val="24"/>
                <w:szCs w:val="24"/>
              </w:rPr>
            </w:pPr>
          </w:p>
          <w:p w14:paraId="5A4A8E6F" w14:textId="4F45EF91" w:rsidR="0098243E" w:rsidRPr="0098243E" w:rsidRDefault="0098243E" w:rsidP="0098243E">
            <w:pPr>
              <w:spacing w:after="0"/>
              <w:rPr>
                <w:rFonts w:ascii="Arial" w:hAnsi="Arial" w:cs="Arial"/>
                <w:bCs/>
                <w:sz w:val="24"/>
                <w:szCs w:val="24"/>
              </w:rPr>
            </w:pPr>
            <w:r w:rsidRPr="0098243E">
              <w:rPr>
                <w:rFonts w:ascii="Arial" w:hAnsi="Arial" w:cs="Arial"/>
                <w:bCs/>
                <w:sz w:val="24"/>
                <w:szCs w:val="24"/>
              </w:rPr>
              <w:t>c</w:t>
            </w:r>
            <w:r>
              <w:rPr>
                <w:rFonts w:ascii="Arial" w:hAnsi="Arial" w:cs="Arial"/>
                <w:bCs/>
                <w:sz w:val="24"/>
                <w:szCs w:val="24"/>
              </w:rPr>
              <w:t xml:space="preserve">.) </w:t>
            </w:r>
            <w:r w:rsidRPr="0098243E">
              <w:rPr>
                <w:rFonts w:ascii="Arial" w:hAnsi="Arial" w:cs="Arial"/>
                <w:bCs/>
                <w:sz w:val="24"/>
                <w:szCs w:val="24"/>
              </w:rPr>
              <w:t>Standard: The A-123 Assessment Quantitative Risk Assessment Results demonstrate comprehensive</w:t>
            </w:r>
            <w:r>
              <w:rPr>
                <w:rFonts w:ascii="Arial" w:hAnsi="Arial" w:cs="Arial"/>
                <w:bCs/>
                <w:sz w:val="24"/>
                <w:szCs w:val="24"/>
              </w:rPr>
              <w:t xml:space="preserve"> </w:t>
            </w:r>
            <w:r w:rsidRPr="0098243E">
              <w:rPr>
                <w:rFonts w:ascii="Arial" w:hAnsi="Arial" w:cs="Arial"/>
                <w:bCs/>
                <w:sz w:val="24"/>
                <w:szCs w:val="24"/>
              </w:rPr>
              <w:t xml:space="preserve">quantitative analyses and thoughtful evaluations of internal and external risk information. </w:t>
            </w:r>
          </w:p>
          <w:p w14:paraId="5EC93F46" w14:textId="77777777" w:rsidR="0056483A" w:rsidRDefault="0098243E" w:rsidP="0098243E">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6D513496" w14:textId="77777777" w:rsidR="0056483A" w:rsidRDefault="0056483A" w:rsidP="0098243E">
            <w:pPr>
              <w:spacing w:after="0"/>
              <w:rPr>
                <w:rFonts w:ascii="Arial" w:hAnsi="Arial" w:cs="Arial"/>
                <w:bCs/>
                <w:sz w:val="24"/>
                <w:szCs w:val="24"/>
              </w:rPr>
            </w:pPr>
          </w:p>
          <w:p w14:paraId="52A13A92" w14:textId="59A2AC48" w:rsidR="0098243E" w:rsidRPr="0098243E" w:rsidRDefault="0056483A" w:rsidP="0098243E">
            <w:pPr>
              <w:spacing w:after="0"/>
              <w:rPr>
                <w:rFonts w:ascii="Arial" w:hAnsi="Arial" w:cs="Arial"/>
                <w:bCs/>
                <w:sz w:val="24"/>
                <w:szCs w:val="24"/>
              </w:rPr>
            </w:pPr>
            <w:r>
              <w:rPr>
                <w:rFonts w:ascii="Arial" w:hAnsi="Arial" w:cs="Arial"/>
                <w:bCs/>
                <w:sz w:val="24"/>
                <w:szCs w:val="24"/>
              </w:rPr>
              <w:t xml:space="preserve">d.) </w:t>
            </w:r>
            <w:r w:rsidR="0098243E" w:rsidRPr="0098243E">
              <w:rPr>
                <w:rFonts w:ascii="Arial" w:hAnsi="Arial" w:cs="Arial"/>
                <w:bCs/>
                <w:sz w:val="24"/>
                <w:szCs w:val="24"/>
              </w:rPr>
              <w:t>Standard: The A-123 Assessment Qualitative Risk Assessment Results demonstrate comprehensive</w:t>
            </w:r>
            <w:r w:rsidR="0098243E">
              <w:rPr>
                <w:rFonts w:ascii="Arial" w:hAnsi="Arial" w:cs="Arial"/>
                <w:bCs/>
                <w:sz w:val="24"/>
                <w:szCs w:val="24"/>
              </w:rPr>
              <w:t xml:space="preserve"> </w:t>
            </w:r>
            <w:r w:rsidR="0098243E" w:rsidRPr="0098243E">
              <w:rPr>
                <w:rFonts w:ascii="Arial" w:hAnsi="Arial" w:cs="Arial"/>
                <w:bCs/>
                <w:sz w:val="24"/>
                <w:szCs w:val="24"/>
              </w:rPr>
              <w:t xml:space="preserve">Qualitative analyses and thoughtful evaluations of internal and external risk information. </w:t>
            </w:r>
          </w:p>
          <w:p w14:paraId="4CC2460E" w14:textId="1ED37099" w:rsidR="0098243E" w:rsidRDefault="0098243E" w:rsidP="0056483A">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227C1160" w14:textId="77777777" w:rsidR="0056483A" w:rsidRPr="0098243E" w:rsidRDefault="0056483A" w:rsidP="0056483A">
            <w:pPr>
              <w:spacing w:after="0"/>
              <w:rPr>
                <w:rFonts w:ascii="Arial" w:hAnsi="Arial" w:cs="Arial"/>
                <w:bCs/>
                <w:sz w:val="24"/>
                <w:szCs w:val="24"/>
              </w:rPr>
            </w:pPr>
          </w:p>
          <w:p w14:paraId="54067514" w14:textId="2705E259" w:rsidR="0098243E" w:rsidRPr="0098243E" w:rsidRDefault="0098243E" w:rsidP="002278DB">
            <w:pPr>
              <w:spacing w:after="0"/>
              <w:rPr>
                <w:rFonts w:ascii="Arial" w:hAnsi="Arial" w:cs="Arial"/>
                <w:bCs/>
                <w:sz w:val="24"/>
                <w:szCs w:val="24"/>
              </w:rPr>
            </w:pPr>
            <w:r w:rsidRPr="0098243E">
              <w:rPr>
                <w:rFonts w:ascii="Arial" w:hAnsi="Arial" w:cs="Arial"/>
                <w:bCs/>
                <w:sz w:val="24"/>
                <w:szCs w:val="24"/>
              </w:rPr>
              <w:t>e</w:t>
            </w:r>
            <w:r w:rsidR="002278DB">
              <w:rPr>
                <w:rFonts w:ascii="Arial" w:hAnsi="Arial" w:cs="Arial"/>
                <w:bCs/>
                <w:sz w:val="24"/>
                <w:szCs w:val="24"/>
              </w:rPr>
              <w:t xml:space="preserve">.) </w:t>
            </w:r>
            <w:r w:rsidRPr="0098243E">
              <w:rPr>
                <w:rFonts w:ascii="Arial" w:hAnsi="Arial" w:cs="Arial"/>
                <w:bCs/>
                <w:sz w:val="24"/>
                <w:szCs w:val="24"/>
              </w:rPr>
              <w:t xml:space="preserve">Standard: The A-123 Assessment Risk Register/Risk Control Matrices is continuously kept updated, accessible and monitored with relevant risk data to enable analyses and evaluations. </w:t>
            </w:r>
          </w:p>
          <w:p w14:paraId="5635E48B" w14:textId="496CBB7D" w:rsidR="0098243E" w:rsidRDefault="0098243E" w:rsidP="0056483A">
            <w:pPr>
              <w:spacing w:after="0"/>
              <w:rPr>
                <w:rFonts w:ascii="Arial" w:hAnsi="Arial" w:cs="Arial"/>
                <w:bCs/>
                <w:sz w:val="24"/>
                <w:szCs w:val="24"/>
              </w:rPr>
            </w:pPr>
            <w:r w:rsidRPr="0098243E">
              <w:rPr>
                <w:rFonts w:ascii="Arial" w:hAnsi="Arial" w:cs="Arial"/>
                <w:bCs/>
                <w:sz w:val="24"/>
                <w:szCs w:val="24"/>
              </w:rPr>
              <w:lastRenderedPageBreak/>
              <w:t xml:space="preserve">AQL: Zero deviation, unless discussed </w:t>
            </w:r>
            <w:r w:rsidR="001E711A" w:rsidRPr="0098243E">
              <w:rPr>
                <w:rFonts w:ascii="Arial" w:hAnsi="Arial" w:cs="Arial"/>
                <w:bCs/>
                <w:sz w:val="24"/>
                <w:szCs w:val="24"/>
              </w:rPr>
              <w:t>and agreed</w:t>
            </w:r>
            <w:r w:rsidRPr="0098243E">
              <w:rPr>
                <w:rFonts w:ascii="Arial" w:hAnsi="Arial" w:cs="Arial"/>
                <w:bCs/>
                <w:sz w:val="24"/>
                <w:szCs w:val="24"/>
              </w:rPr>
              <w:t xml:space="preserve"> to by all parties. </w:t>
            </w:r>
          </w:p>
          <w:p w14:paraId="19B07F2E" w14:textId="77777777" w:rsidR="0056483A" w:rsidRPr="0098243E" w:rsidRDefault="0056483A" w:rsidP="0056483A">
            <w:pPr>
              <w:spacing w:after="0"/>
              <w:rPr>
                <w:rFonts w:ascii="Arial" w:hAnsi="Arial" w:cs="Arial"/>
                <w:bCs/>
                <w:sz w:val="24"/>
                <w:szCs w:val="24"/>
              </w:rPr>
            </w:pPr>
          </w:p>
          <w:p w14:paraId="6C8D8EC5" w14:textId="5E24B209" w:rsidR="0098243E" w:rsidRPr="0098243E" w:rsidRDefault="001E711A" w:rsidP="001E711A">
            <w:pPr>
              <w:spacing w:after="0"/>
              <w:rPr>
                <w:rFonts w:ascii="Arial" w:hAnsi="Arial" w:cs="Arial"/>
                <w:bCs/>
                <w:sz w:val="24"/>
                <w:szCs w:val="24"/>
              </w:rPr>
            </w:pPr>
            <w:r>
              <w:rPr>
                <w:rFonts w:ascii="Arial" w:hAnsi="Arial" w:cs="Arial"/>
                <w:bCs/>
                <w:sz w:val="24"/>
                <w:szCs w:val="24"/>
              </w:rPr>
              <w:t xml:space="preserve">f.) </w:t>
            </w:r>
            <w:r w:rsidR="0098243E" w:rsidRPr="0098243E">
              <w:rPr>
                <w:rFonts w:ascii="Arial" w:hAnsi="Arial" w:cs="Arial"/>
                <w:bCs/>
                <w:sz w:val="24"/>
                <w:szCs w:val="24"/>
              </w:rPr>
              <w:t xml:space="preserve">Standard: The A-123 Assessment Risk Register/Risk Control Matrices comprehensively integrates risk information from internal and external sources timely and routinely.   </w:t>
            </w:r>
          </w:p>
          <w:p w14:paraId="77FC0A3F" w14:textId="132280BD" w:rsidR="0098243E" w:rsidRDefault="0098243E" w:rsidP="0056483A">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10D522F9" w14:textId="77777777" w:rsidR="0056483A" w:rsidRPr="0098243E" w:rsidRDefault="0056483A" w:rsidP="0056483A">
            <w:pPr>
              <w:spacing w:after="0"/>
              <w:rPr>
                <w:rFonts w:ascii="Arial" w:hAnsi="Arial" w:cs="Arial"/>
                <w:bCs/>
                <w:sz w:val="24"/>
                <w:szCs w:val="24"/>
              </w:rPr>
            </w:pPr>
          </w:p>
          <w:p w14:paraId="1B21F8F1" w14:textId="77D3DCDF" w:rsidR="0098243E" w:rsidRPr="0098243E" w:rsidRDefault="0098243E" w:rsidP="0056483A">
            <w:pPr>
              <w:spacing w:after="0"/>
              <w:rPr>
                <w:rFonts w:ascii="Arial" w:hAnsi="Arial" w:cs="Arial"/>
                <w:bCs/>
                <w:sz w:val="24"/>
                <w:szCs w:val="24"/>
              </w:rPr>
            </w:pPr>
            <w:r w:rsidRPr="0098243E">
              <w:rPr>
                <w:rFonts w:ascii="Arial" w:hAnsi="Arial" w:cs="Arial"/>
                <w:bCs/>
                <w:sz w:val="24"/>
                <w:szCs w:val="24"/>
              </w:rPr>
              <w:t>g.</w:t>
            </w:r>
            <w:r w:rsidR="001E711A">
              <w:rPr>
                <w:rFonts w:ascii="Arial" w:hAnsi="Arial" w:cs="Arial"/>
                <w:bCs/>
                <w:sz w:val="24"/>
                <w:szCs w:val="24"/>
              </w:rPr>
              <w:t xml:space="preserve">) </w:t>
            </w:r>
            <w:r w:rsidRPr="0098243E">
              <w:rPr>
                <w:rFonts w:ascii="Arial" w:hAnsi="Arial" w:cs="Arial"/>
                <w:bCs/>
                <w:sz w:val="24"/>
                <w:szCs w:val="24"/>
              </w:rPr>
              <w:t xml:space="preserve">Standard: The A-123 Assessment Risk Register/Risk Control Matrices includes all data and/or information required to re-create and/or modify deliverables, without contractor assistance. </w:t>
            </w:r>
          </w:p>
          <w:p w14:paraId="26DDE8D6" w14:textId="764D407F" w:rsidR="0098243E" w:rsidRDefault="0098243E" w:rsidP="0056483A">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6083B28E" w14:textId="77777777" w:rsidR="0056483A" w:rsidRPr="0098243E" w:rsidRDefault="0056483A" w:rsidP="0056483A">
            <w:pPr>
              <w:spacing w:after="0"/>
              <w:rPr>
                <w:rFonts w:ascii="Arial" w:hAnsi="Arial" w:cs="Arial"/>
                <w:bCs/>
                <w:sz w:val="24"/>
                <w:szCs w:val="24"/>
              </w:rPr>
            </w:pPr>
          </w:p>
          <w:p w14:paraId="2A3A1011" w14:textId="67A54466" w:rsidR="0098243E" w:rsidRPr="0098243E" w:rsidRDefault="0098243E" w:rsidP="0056483A">
            <w:pPr>
              <w:spacing w:after="0"/>
              <w:rPr>
                <w:rFonts w:ascii="Arial" w:hAnsi="Arial" w:cs="Arial"/>
                <w:bCs/>
                <w:sz w:val="24"/>
                <w:szCs w:val="24"/>
              </w:rPr>
            </w:pPr>
            <w:r w:rsidRPr="0098243E">
              <w:rPr>
                <w:rFonts w:ascii="Arial" w:hAnsi="Arial" w:cs="Arial"/>
                <w:bCs/>
                <w:sz w:val="24"/>
                <w:szCs w:val="24"/>
              </w:rPr>
              <w:t>h</w:t>
            </w:r>
            <w:r w:rsidR="0056483A">
              <w:rPr>
                <w:rFonts w:ascii="Arial" w:hAnsi="Arial" w:cs="Arial"/>
                <w:bCs/>
                <w:sz w:val="24"/>
                <w:szCs w:val="24"/>
              </w:rPr>
              <w:t xml:space="preserve">.) </w:t>
            </w:r>
            <w:r w:rsidRPr="0098243E">
              <w:rPr>
                <w:rFonts w:ascii="Arial" w:hAnsi="Arial" w:cs="Arial"/>
                <w:bCs/>
                <w:sz w:val="24"/>
                <w:szCs w:val="24"/>
              </w:rPr>
              <w:t xml:space="preserve">Standard: The A-123 Assessment Test Plans include information regarding the assessment of internal control systems, as directed from OMB Circular A-123.   </w:t>
            </w:r>
          </w:p>
          <w:p w14:paraId="4D6F0B9B" w14:textId="77777777" w:rsidR="003106F0" w:rsidRDefault="0098243E" w:rsidP="003106F0">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4ECAA699" w14:textId="77777777" w:rsidR="003106F0" w:rsidRDefault="003106F0" w:rsidP="003106F0">
            <w:pPr>
              <w:spacing w:after="0"/>
              <w:rPr>
                <w:rFonts w:ascii="Arial" w:hAnsi="Arial" w:cs="Arial"/>
                <w:bCs/>
                <w:sz w:val="24"/>
                <w:szCs w:val="24"/>
              </w:rPr>
            </w:pPr>
          </w:p>
          <w:p w14:paraId="2557A39E" w14:textId="3098F43C" w:rsidR="0098243E" w:rsidRPr="0098243E" w:rsidRDefault="003106F0" w:rsidP="003106F0">
            <w:pPr>
              <w:spacing w:after="0"/>
              <w:rPr>
                <w:rFonts w:ascii="Arial" w:hAnsi="Arial" w:cs="Arial"/>
                <w:bCs/>
                <w:sz w:val="24"/>
                <w:szCs w:val="24"/>
              </w:rPr>
            </w:pPr>
            <w:r>
              <w:rPr>
                <w:rFonts w:ascii="Arial" w:hAnsi="Arial" w:cs="Arial"/>
                <w:bCs/>
                <w:sz w:val="24"/>
                <w:szCs w:val="24"/>
              </w:rPr>
              <w:t xml:space="preserve">i.) </w:t>
            </w:r>
            <w:r w:rsidR="0098243E" w:rsidRPr="0098243E">
              <w:rPr>
                <w:rFonts w:ascii="Arial" w:hAnsi="Arial" w:cs="Arial"/>
                <w:bCs/>
                <w:sz w:val="24"/>
                <w:szCs w:val="24"/>
              </w:rPr>
              <w:t xml:space="preserve">Standard: The A-123 Assessment Test of Design (TOD) and Test of Effectiveness (TOE) include information regarding the assessment of internal control over financial reporting, as directed from OMB Circular A-123.   </w:t>
            </w:r>
          </w:p>
          <w:p w14:paraId="037E6370" w14:textId="1DB27C19" w:rsidR="0098243E" w:rsidRPr="0098243E" w:rsidRDefault="0098243E" w:rsidP="0098243E">
            <w:pPr>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22B976B9" w14:textId="7A5E7DDA" w:rsidR="0098243E" w:rsidRPr="0098243E" w:rsidRDefault="0098243E" w:rsidP="0077675A">
            <w:pPr>
              <w:spacing w:after="0"/>
              <w:rPr>
                <w:rFonts w:ascii="Arial" w:hAnsi="Arial" w:cs="Arial"/>
                <w:bCs/>
                <w:sz w:val="24"/>
                <w:szCs w:val="24"/>
              </w:rPr>
            </w:pPr>
            <w:r w:rsidRPr="0098243E">
              <w:rPr>
                <w:rFonts w:ascii="Arial" w:hAnsi="Arial" w:cs="Arial"/>
                <w:bCs/>
                <w:sz w:val="24"/>
                <w:szCs w:val="24"/>
              </w:rPr>
              <w:t>j.</w:t>
            </w:r>
            <w:r w:rsidR="0077675A">
              <w:rPr>
                <w:rFonts w:ascii="Arial" w:hAnsi="Arial" w:cs="Arial"/>
                <w:bCs/>
                <w:sz w:val="24"/>
                <w:szCs w:val="24"/>
              </w:rPr>
              <w:t xml:space="preserve">) </w:t>
            </w:r>
            <w:r w:rsidRPr="0098243E">
              <w:rPr>
                <w:rFonts w:ascii="Arial" w:hAnsi="Arial" w:cs="Arial"/>
                <w:bCs/>
                <w:sz w:val="24"/>
                <w:szCs w:val="24"/>
              </w:rPr>
              <w:t>Standard: A-123 Assessment A-123 Assessment Report, and associated activities, are completed by August 1st of each contract year, and/or within the specified deadline provided by the COR/PM.</w:t>
            </w:r>
          </w:p>
          <w:p w14:paraId="37DCA0A8" w14:textId="0D861830" w:rsidR="0098243E" w:rsidRDefault="0098243E" w:rsidP="0077675A">
            <w:pPr>
              <w:spacing w:after="0"/>
              <w:rPr>
                <w:rFonts w:ascii="Arial" w:hAnsi="Arial" w:cs="Arial"/>
                <w:bCs/>
                <w:sz w:val="24"/>
                <w:szCs w:val="24"/>
              </w:rPr>
            </w:pPr>
            <w:r w:rsidRPr="0098243E">
              <w:rPr>
                <w:rFonts w:ascii="Arial" w:hAnsi="Arial" w:cs="Arial"/>
                <w:bCs/>
                <w:sz w:val="24"/>
                <w:szCs w:val="24"/>
              </w:rPr>
              <w:t>AQL: Zero deviation, unless discussed and agreed to by all parties</w:t>
            </w:r>
          </w:p>
          <w:p w14:paraId="6DA11EE4" w14:textId="77777777" w:rsidR="0077675A" w:rsidRPr="0098243E" w:rsidRDefault="0077675A" w:rsidP="0077675A">
            <w:pPr>
              <w:spacing w:after="0"/>
              <w:rPr>
                <w:rFonts w:ascii="Arial" w:hAnsi="Arial" w:cs="Arial"/>
                <w:bCs/>
                <w:sz w:val="24"/>
                <w:szCs w:val="24"/>
              </w:rPr>
            </w:pPr>
          </w:p>
          <w:p w14:paraId="260C2D17" w14:textId="2F04F82F" w:rsidR="0098243E" w:rsidRPr="0098243E" w:rsidRDefault="0098243E" w:rsidP="0077675A">
            <w:pPr>
              <w:spacing w:after="0"/>
              <w:rPr>
                <w:rFonts w:ascii="Arial" w:hAnsi="Arial" w:cs="Arial"/>
                <w:bCs/>
                <w:sz w:val="24"/>
                <w:szCs w:val="24"/>
              </w:rPr>
            </w:pPr>
            <w:r w:rsidRPr="0098243E">
              <w:rPr>
                <w:rFonts w:ascii="Arial" w:hAnsi="Arial" w:cs="Arial"/>
                <w:bCs/>
                <w:sz w:val="24"/>
                <w:szCs w:val="24"/>
              </w:rPr>
              <w:lastRenderedPageBreak/>
              <w:t>k.</w:t>
            </w:r>
            <w:r w:rsidR="0077675A">
              <w:rPr>
                <w:rFonts w:ascii="Arial" w:hAnsi="Arial" w:cs="Arial"/>
                <w:bCs/>
                <w:sz w:val="24"/>
                <w:szCs w:val="24"/>
              </w:rPr>
              <w:t xml:space="preserve">) </w:t>
            </w:r>
            <w:r w:rsidRPr="0098243E">
              <w:rPr>
                <w:rFonts w:ascii="Arial" w:hAnsi="Arial" w:cs="Arial"/>
                <w:bCs/>
                <w:sz w:val="24"/>
                <w:szCs w:val="24"/>
              </w:rPr>
              <w:t xml:space="preserve">Standard: The A-123 Assessment Process Flowcharts and Business Cycle Process Narratives include information regarding the assessment of internal control over financial reporting, as directed from OMB Circular A-123.   </w:t>
            </w:r>
          </w:p>
          <w:p w14:paraId="3C2A9FF3" w14:textId="77777777" w:rsidR="0098243E" w:rsidRPr="0098243E" w:rsidRDefault="0098243E" w:rsidP="0077675A">
            <w:pPr>
              <w:spacing w:after="0"/>
              <w:rPr>
                <w:rFonts w:ascii="Arial" w:hAnsi="Arial" w:cs="Arial"/>
                <w:bCs/>
                <w:sz w:val="24"/>
                <w:szCs w:val="24"/>
              </w:rPr>
            </w:pPr>
            <w:r w:rsidRPr="0098243E">
              <w:rPr>
                <w:rFonts w:ascii="Arial" w:hAnsi="Arial" w:cs="Arial"/>
                <w:bCs/>
                <w:sz w:val="24"/>
                <w:szCs w:val="24"/>
              </w:rPr>
              <w:t xml:space="preserve">AQL: Zero deviation, unless discussed and agreed to by all parties. </w:t>
            </w:r>
          </w:p>
          <w:p w14:paraId="4A4709E3" w14:textId="77777777" w:rsidR="0098243E" w:rsidRPr="0098243E" w:rsidRDefault="0098243E" w:rsidP="0098243E">
            <w:pPr>
              <w:rPr>
                <w:rFonts w:ascii="Arial" w:hAnsi="Arial" w:cs="Arial"/>
                <w:bCs/>
                <w:sz w:val="24"/>
                <w:szCs w:val="24"/>
              </w:rPr>
            </w:pPr>
          </w:p>
          <w:p w14:paraId="06E166B1" w14:textId="10F96539" w:rsidR="0098243E" w:rsidRPr="0098243E" w:rsidRDefault="0098243E" w:rsidP="0098243E">
            <w:pPr>
              <w:rPr>
                <w:rFonts w:ascii="Arial" w:hAnsi="Arial" w:cs="Arial"/>
                <w:bCs/>
                <w:sz w:val="24"/>
                <w:szCs w:val="24"/>
              </w:rPr>
            </w:pPr>
            <w:r w:rsidRPr="0098243E">
              <w:rPr>
                <w:rFonts w:ascii="Arial" w:hAnsi="Arial" w:cs="Arial"/>
                <w:bCs/>
                <w:sz w:val="24"/>
                <w:szCs w:val="24"/>
              </w:rPr>
              <w:t>l.</w:t>
            </w:r>
            <w:r w:rsidR="0077675A">
              <w:rPr>
                <w:rFonts w:ascii="Arial" w:hAnsi="Arial" w:cs="Arial"/>
                <w:bCs/>
                <w:sz w:val="24"/>
                <w:szCs w:val="24"/>
              </w:rPr>
              <w:t xml:space="preserve">) </w:t>
            </w:r>
            <w:r w:rsidRPr="0098243E">
              <w:rPr>
                <w:rFonts w:ascii="Arial" w:hAnsi="Arial" w:cs="Arial"/>
                <w:bCs/>
                <w:sz w:val="24"/>
                <w:szCs w:val="24"/>
              </w:rPr>
              <w:t xml:space="preserve">Standard: A-123 Assessment Draft and Final Root Cause Analysis and Recommendations Report include information regarding the assessment of internal control over financial reporting, as directed from OMB Circular A-123.   AQL: Zero deviation, unless discussed and agreed to by all parties. </w:t>
            </w:r>
          </w:p>
          <w:p w14:paraId="102D50EC" w14:textId="67F761F0" w:rsidR="0098243E" w:rsidRPr="0098243E" w:rsidRDefault="001A44B7" w:rsidP="001A44B7">
            <w:pPr>
              <w:spacing w:after="0"/>
              <w:rPr>
                <w:rFonts w:ascii="Arial" w:hAnsi="Arial" w:cs="Arial"/>
                <w:bCs/>
                <w:sz w:val="24"/>
                <w:szCs w:val="24"/>
              </w:rPr>
            </w:pPr>
            <w:r>
              <w:rPr>
                <w:rFonts w:ascii="Arial" w:hAnsi="Arial" w:cs="Arial"/>
                <w:bCs/>
                <w:sz w:val="24"/>
                <w:szCs w:val="24"/>
              </w:rPr>
              <w:t xml:space="preserve">m.) </w:t>
            </w:r>
            <w:r w:rsidR="0098243E" w:rsidRPr="0098243E">
              <w:rPr>
                <w:rFonts w:ascii="Arial" w:hAnsi="Arial" w:cs="Arial"/>
                <w:bCs/>
                <w:sz w:val="24"/>
                <w:szCs w:val="24"/>
              </w:rPr>
              <w:t xml:space="preserve">Standard: The Electronic Workpapers for each Assessment and Recommendations Report for 5 to 6 Financial Business Cycles and Processes includes all data and/or information required to re-create and/or modify deliverables, without contractor assistance. </w:t>
            </w:r>
          </w:p>
          <w:p w14:paraId="5D8F4B41" w14:textId="35861F30" w:rsidR="00223DFD" w:rsidRDefault="0098243E" w:rsidP="001A44B7">
            <w:pPr>
              <w:spacing w:after="0"/>
              <w:rPr>
                <w:rFonts w:ascii="Arial" w:hAnsi="Arial" w:cs="Arial"/>
                <w:bCs/>
                <w:sz w:val="24"/>
                <w:szCs w:val="24"/>
              </w:rPr>
            </w:pPr>
            <w:r w:rsidRPr="0098243E">
              <w:rPr>
                <w:rFonts w:ascii="Arial" w:hAnsi="Arial" w:cs="Arial"/>
                <w:bCs/>
                <w:sz w:val="24"/>
                <w:szCs w:val="24"/>
              </w:rPr>
              <w:t>AQL: Zero deviation, unless discussed and agreed to by all parties.</w:t>
            </w:r>
          </w:p>
        </w:tc>
        <w:tc>
          <w:tcPr>
            <w:tcW w:w="2892" w:type="dxa"/>
          </w:tcPr>
          <w:p w14:paraId="5D46DE18" w14:textId="56C07FD4" w:rsidR="00223DFD" w:rsidRDefault="00183104" w:rsidP="00223DFD">
            <w:pPr>
              <w:rPr>
                <w:rFonts w:ascii="Arial" w:hAnsi="Arial" w:cs="Arial"/>
                <w:bCs/>
                <w:sz w:val="24"/>
                <w:szCs w:val="24"/>
              </w:rPr>
            </w:pPr>
            <w:r w:rsidRPr="00183104">
              <w:rPr>
                <w:rFonts w:ascii="Arial" w:hAnsi="Arial" w:cs="Arial"/>
                <w:bCs/>
                <w:sz w:val="24"/>
                <w:szCs w:val="24"/>
              </w:rPr>
              <w:lastRenderedPageBreak/>
              <w:t>5% deduction in TO amount for every week the task is not complete within specified deadline</w:t>
            </w:r>
          </w:p>
        </w:tc>
      </w:tr>
    </w:tbl>
    <w:p w14:paraId="2CC7B949" w14:textId="77777777" w:rsidR="00263483" w:rsidRDefault="00263483" w:rsidP="00263483">
      <w:pPr>
        <w:rPr>
          <w:rFonts w:ascii="Arial" w:hAnsi="Arial" w:cs="Arial"/>
          <w:bCs/>
          <w:sz w:val="24"/>
          <w:szCs w:val="24"/>
        </w:rPr>
      </w:pPr>
    </w:p>
    <w:tbl>
      <w:tblPr>
        <w:tblStyle w:val="TableGrid"/>
        <w:tblW w:w="10980" w:type="dxa"/>
        <w:tblInd w:w="-995" w:type="dxa"/>
        <w:tblLook w:val="04A0" w:firstRow="1" w:lastRow="0" w:firstColumn="1" w:lastColumn="0" w:noHBand="0" w:noVBand="1"/>
      </w:tblPr>
      <w:tblGrid>
        <w:gridCol w:w="2697"/>
        <w:gridCol w:w="5391"/>
        <w:gridCol w:w="2892"/>
      </w:tblGrid>
      <w:tr w:rsidR="00223DFD" w14:paraId="2D3D4242" w14:textId="77777777" w:rsidTr="00405DAD">
        <w:tc>
          <w:tcPr>
            <w:tcW w:w="2697" w:type="dxa"/>
          </w:tcPr>
          <w:p w14:paraId="04525C91" w14:textId="6B7E7F70" w:rsidR="00223DFD" w:rsidRDefault="00223DFD" w:rsidP="00223DFD">
            <w:pPr>
              <w:rPr>
                <w:rFonts w:ascii="Arial" w:hAnsi="Arial" w:cs="Arial"/>
                <w:bCs/>
                <w:sz w:val="24"/>
                <w:szCs w:val="24"/>
              </w:rPr>
            </w:pPr>
            <w:r w:rsidRPr="0095456A">
              <w:rPr>
                <w:rFonts w:ascii="Arial" w:hAnsi="Arial" w:cs="Arial"/>
                <w:b/>
                <w:sz w:val="24"/>
                <w:szCs w:val="24"/>
              </w:rPr>
              <w:t xml:space="preserve">Statements </w:t>
            </w:r>
          </w:p>
        </w:tc>
        <w:tc>
          <w:tcPr>
            <w:tcW w:w="5391" w:type="dxa"/>
          </w:tcPr>
          <w:p w14:paraId="66B5D4D4" w14:textId="6EEBE631" w:rsidR="00223DFD" w:rsidRDefault="00223DFD" w:rsidP="00223DFD">
            <w:pPr>
              <w:rPr>
                <w:rFonts w:ascii="Arial" w:hAnsi="Arial" w:cs="Arial"/>
                <w:bCs/>
                <w:sz w:val="24"/>
                <w:szCs w:val="24"/>
              </w:rPr>
            </w:pPr>
            <w:r w:rsidRPr="0095456A">
              <w:rPr>
                <w:rFonts w:ascii="Arial" w:hAnsi="Arial" w:cs="Arial"/>
                <w:b/>
                <w:sz w:val="24"/>
                <w:szCs w:val="24"/>
              </w:rPr>
              <w:t>Standards/AQLs</w:t>
            </w:r>
          </w:p>
        </w:tc>
        <w:tc>
          <w:tcPr>
            <w:tcW w:w="2892" w:type="dxa"/>
          </w:tcPr>
          <w:p w14:paraId="68B2C505" w14:textId="6AEAE567" w:rsidR="00223DFD" w:rsidRDefault="00223DFD" w:rsidP="00223DFD">
            <w:pPr>
              <w:rPr>
                <w:rFonts w:ascii="Arial" w:hAnsi="Arial" w:cs="Arial"/>
                <w:bCs/>
                <w:sz w:val="24"/>
                <w:szCs w:val="24"/>
              </w:rPr>
            </w:pPr>
            <w:r w:rsidRPr="0095456A">
              <w:rPr>
                <w:rFonts w:ascii="Arial" w:hAnsi="Arial" w:cs="Arial"/>
                <w:b/>
                <w:sz w:val="24"/>
                <w:szCs w:val="24"/>
              </w:rPr>
              <w:t>Incentive/Remedy</w:t>
            </w:r>
          </w:p>
        </w:tc>
      </w:tr>
      <w:tr w:rsidR="00223DFD" w14:paraId="3C56BB17" w14:textId="77777777" w:rsidTr="00405DAD">
        <w:tc>
          <w:tcPr>
            <w:tcW w:w="2697" w:type="dxa"/>
          </w:tcPr>
          <w:p w14:paraId="2223B7F8" w14:textId="392FAAD9" w:rsidR="00223DFD" w:rsidRDefault="00223DFD" w:rsidP="00223DFD">
            <w:pPr>
              <w:rPr>
                <w:rFonts w:ascii="Arial" w:hAnsi="Arial" w:cs="Arial"/>
                <w:bCs/>
                <w:sz w:val="24"/>
                <w:szCs w:val="24"/>
              </w:rPr>
            </w:pPr>
            <w:r>
              <w:rPr>
                <w:rFonts w:ascii="Arial" w:hAnsi="Arial" w:cs="Arial"/>
                <w:bCs/>
                <w:sz w:val="24"/>
                <w:szCs w:val="24"/>
              </w:rPr>
              <w:t xml:space="preserve">5.3 Task Three – Entity Level Controls (ELC) Assessment </w:t>
            </w:r>
          </w:p>
        </w:tc>
        <w:tc>
          <w:tcPr>
            <w:tcW w:w="5391" w:type="dxa"/>
          </w:tcPr>
          <w:p w14:paraId="3FA4CE55" w14:textId="61259E23" w:rsidR="00A75467" w:rsidRPr="00A75467" w:rsidRDefault="00A75467" w:rsidP="00A75467">
            <w:pPr>
              <w:spacing w:after="0"/>
              <w:rPr>
                <w:rFonts w:ascii="Arial" w:hAnsi="Arial" w:cs="Arial"/>
                <w:bCs/>
                <w:sz w:val="24"/>
                <w:szCs w:val="24"/>
              </w:rPr>
            </w:pPr>
            <w:r w:rsidRPr="00A75467">
              <w:rPr>
                <w:rFonts w:ascii="Arial" w:hAnsi="Arial" w:cs="Arial"/>
                <w:bCs/>
                <w:sz w:val="24"/>
                <w:szCs w:val="24"/>
              </w:rPr>
              <w:t>a.</w:t>
            </w:r>
            <w:r>
              <w:rPr>
                <w:rFonts w:ascii="Arial" w:hAnsi="Arial" w:cs="Arial"/>
                <w:bCs/>
                <w:sz w:val="24"/>
                <w:szCs w:val="24"/>
              </w:rPr>
              <w:t xml:space="preserve">) </w:t>
            </w:r>
            <w:r w:rsidRPr="00A75467">
              <w:rPr>
                <w:rFonts w:ascii="Arial" w:hAnsi="Arial" w:cs="Arial"/>
                <w:bCs/>
                <w:sz w:val="24"/>
                <w:szCs w:val="24"/>
              </w:rPr>
              <w:t xml:space="preserve">Standard: The ELC Assessment Interview Meeting Minutes delivered in accordance with the PWP. </w:t>
            </w:r>
          </w:p>
          <w:p w14:paraId="1602C2B8" w14:textId="769605D2" w:rsidR="00A75467" w:rsidRDefault="00A75467" w:rsidP="00A75467">
            <w:pPr>
              <w:spacing w:after="0"/>
              <w:rPr>
                <w:rFonts w:ascii="Arial" w:hAnsi="Arial" w:cs="Arial"/>
                <w:bCs/>
                <w:sz w:val="24"/>
                <w:szCs w:val="24"/>
              </w:rPr>
            </w:pPr>
            <w:r w:rsidRPr="00A75467">
              <w:rPr>
                <w:rFonts w:ascii="Arial" w:hAnsi="Arial" w:cs="Arial"/>
                <w:bCs/>
                <w:sz w:val="24"/>
                <w:szCs w:val="24"/>
              </w:rPr>
              <w:t xml:space="preserve">AQL: Zero deviation, unless discussed and agreed to by all parties. </w:t>
            </w:r>
          </w:p>
          <w:p w14:paraId="2BB7C25A" w14:textId="77777777" w:rsidR="00A75467" w:rsidRPr="00A75467" w:rsidRDefault="00A75467" w:rsidP="00A75467">
            <w:pPr>
              <w:spacing w:after="0"/>
              <w:rPr>
                <w:rFonts w:ascii="Arial" w:hAnsi="Arial" w:cs="Arial"/>
                <w:bCs/>
                <w:sz w:val="24"/>
                <w:szCs w:val="24"/>
              </w:rPr>
            </w:pPr>
          </w:p>
          <w:p w14:paraId="02F4B935" w14:textId="273ECA9E" w:rsidR="00A75467" w:rsidRPr="00A75467" w:rsidRDefault="00A75467" w:rsidP="00A75467">
            <w:pPr>
              <w:spacing w:after="0"/>
              <w:rPr>
                <w:rFonts w:ascii="Arial" w:hAnsi="Arial" w:cs="Arial"/>
                <w:bCs/>
                <w:sz w:val="24"/>
                <w:szCs w:val="24"/>
              </w:rPr>
            </w:pPr>
            <w:r w:rsidRPr="00A75467">
              <w:rPr>
                <w:rFonts w:ascii="Arial" w:hAnsi="Arial" w:cs="Arial"/>
                <w:bCs/>
                <w:sz w:val="24"/>
                <w:szCs w:val="24"/>
              </w:rPr>
              <w:t>b.</w:t>
            </w:r>
            <w:r>
              <w:rPr>
                <w:rFonts w:ascii="Arial" w:hAnsi="Arial" w:cs="Arial"/>
                <w:bCs/>
                <w:sz w:val="24"/>
                <w:szCs w:val="24"/>
              </w:rPr>
              <w:t xml:space="preserve">) </w:t>
            </w:r>
            <w:r w:rsidRPr="00A75467">
              <w:rPr>
                <w:rFonts w:ascii="Arial" w:hAnsi="Arial" w:cs="Arial"/>
                <w:bCs/>
                <w:sz w:val="24"/>
                <w:szCs w:val="24"/>
              </w:rPr>
              <w:t xml:space="preserve">Standard: The ELC Assessment Interview Meeting Minutes are accurate and up to date as well as actionable, when necessary.  </w:t>
            </w:r>
          </w:p>
          <w:p w14:paraId="0508CBA6" w14:textId="1CF7047D" w:rsidR="00A75467" w:rsidRDefault="00A75467" w:rsidP="00CD1DD3">
            <w:pPr>
              <w:spacing w:after="0"/>
              <w:rPr>
                <w:rFonts w:ascii="Arial" w:hAnsi="Arial" w:cs="Arial"/>
                <w:bCs/>
                <w:sz w:val="24"/>
                <w:szCs w:val="24"/>
              </w:rPr>
            </w:pPr>
            <w:r w:rsidRPr="00A75467">
              <w:rPr>
                <w:rFonts w:ascii="Arial" w:hAnsi="Arial" w:cs="Arial"/>
                <w:bCs/>
                <w:sz w:val="24"/>
                <w:szCs w:val="24"/>
              </w:rPr>
              <w:t xml:space="preserve">AQL: Zero deviation, unless discussed and agreed to by all parties. </w:t>
            </w:r>
          </w:p>
          <w:p w14:paraId="3A0476EB" w14:textId="77777777" w:rsidR="00CD1DD3" w:rsidRPr="00A75467" w:rsidRDefault="00CD1DD3" w:rsidP="00CD1DD3">
            <w:pPr>
              <w:spacing w:after="0"/>
              <w:rPr>
                <w:rFonts w:ascii="Arial" w:hAnsi="Arial" w:cs="Arial"/>
                <w:bCs/>
                <w:sz w:val="24"/>
                <w:szCs w:val="24"/>
              </w:rPr>
            </w:pPr>
          </w:p>
          <w:p w14:paraId="3D7960F0" w14:textId="13DA9176" w:rsidR="00A75467" w:rsidRPr="00A75467" w:rsidRDefault="00A75467" w:rsidP="00A75467">
            <w:pPr>
              <w:spacing w:after="0"/>
              <w:rPr>
                <w:rFonts w:ascii="Arial" w:hAnsi="Arial" w:cs="Arial"/>
                <w:bCs/>
                <w:sz w:val="24"/>
                <w:szCs w:val="24"/>
              </w:rPr>
            </w:pPr>
            <w:r w:rsidRPr="00A75467">
              <w:rPr>
                <w:rFonts w:ascii="Arial" w:hAnsi="Arial" w:cs="Arial"/>
                <w:bCs/>
                <w:sz w:val="24"/>
                <w:szCs w:val="24"/>
              </w:rPr>
              <w:lastRenderedPageBreak/>
              <w:t>c.</w:t>
            </w:r>
            <w:r>
              <w:rPr>
                <w:rFonts w:ascii="Arial" w:hAnsi="Arial" w:cs="Arial"/>
                <w:bCs/>
                <w:sz w:val="24"/>
                <w:szCs w:val="24"/>
              </w:rPr>
              <w:t xml:space="preserve">) </w:t>
            </w:r>
            <w:r w:rsidRPr="00A75467">
              <w:rPr>
                <w:rFonts w:ascii="Arial" w:hAnsi="Arial" w:cs="Arial"/>
                <w:bCs/>
                <w:sz w:val="24"/>
                <w:szCs w:val="24"/>
              </w:rPr>
              <w:t xml:space="preserve">Standard: The ELC Assessment Survey and Analysis demonstrate comprehensive quantitative analyses and thoughtful evaluations of internal and external risk information. </w:t>
            </w:r>
          </w:p>
          <w:p w14:paraId="5BDF2B2F" w14:textId="5D55A40B" w:rsidR="00A75467" w:rsidRDefault="00A75467" w:rsidP="00A75467">
            <w:pPr>
              <w:spacing w:after="0"/>
              <w:rPr>
                <w:rFonts w:ascii="Arial" w:hAnsi="Arial" w:cs="Arial"/>
                <w:bCs/>
                <w:sz w:val="24"/>
                <w:szCs w:val="24"/>
              </w:rPr>
            </w:pPr>
            <w:r w:rsidRPr="00A75467">
              <w:rPr>
                <w:rFonts w:ascii="Arial" w:hAnsi="Arial" w:cs="Arial"/>
                <w:bCs/>
                <w:sz w:val="24"/>
                <w:szCs w:val="24"/>
              </w:rPr>
              <w:t xml:space="preserve">AQL: Zero deviation, unless discussed and agreed to by all parties. </w:t>
            </w:r>
          </w:p>
          <w:p w14:paraId="761DF915" w14:textId="77777777" w:rsidR="00A75467" w:rsidRPr="00A75467" w:rsidRDefault="00A75467" w:rsidP="00A75467">
            <w:pPr>
              <w:spacing w:after="0"/>
              <w:rPr>
                <w:rFonts w:ascii="Arial" w:hAnsi="Arial" w:cs="Arial"/>
                <w:bCs/>
                <w:sz w:val="24"/>
                <w:szCs w:val="24"/>
              </w:rPr>
            </w:pPr>
          </w:p>
          <w:p w14:paraId="1B88979F" w14:textId="36423804" w:rsidR="00A75467" w:rsidRPr="00A75467" w:rsidRDefault="00A75467" w:rsidP="00A75467">
            <w:pPr>
              <w:spacing w:after="0"/>
              <w:rPr>
                <w:rFonts w:ascii="Arial" w:hAnsi="Arial" w:cs="Arial"/>
                <w:bCs/>
                <w:sz w:val="24"/>
                <w:szCs w:val="24"/>
              </w:rPr>
            </w:pPr>
            <w:r w:rsidRPr="00A75467">
              <w:rPr>
                <w:rFonts w:ascii="Arial" w:hAnsi="Arial" w:cs="Arial"/>
                <w:bCs/>
                <w:sz w:val="24"/>
                <w:szCs w:val="24"/>
              </w:rPr>
              <w:t>d.</w:t>
            </w:r>
            <w:r>
              <w:rPr>
                <w:rFonts w:ascii="Arial" w:hAnsi="Arial" w:cs="Arial"/>
                <w:bCs/>
                <w:sz w:val="24"/>
                <w:szCs w:val="24"/>
              </w:rPr>
              <w:t xml:space="preserve">) </w:t>
            </w:r>
            <w:r w:rsidRPr="00A75467">
              <w:rPr>
                <w:rFonts w:ascii="Arial" w:hAnsi="Arial" w:cs="Arial"/>
                <w:bCs/>
                <w:sz w:val="24"/>
                <w:szCs w:val="24"/>
              </w:rPr>
              <w:t xml:space="preserve">Standard: The ELC Assessment Risk Register / Risk and Control Matrices is continuously kept updated, accessible and monitored with relevant risk data to enable analyses and evaluations. </w:t>
            </w:r>
          </w:p>
          <w:p w14:paraId="0554AAD9" w14:textId="080E51AB" w:rsidR="00A75467" w:rsidRDefault="00A75467" w:rsidP="00A75467">
            <w:pPr>
              <w:spacing w:after="0"/>
              <w:rPr>
                <w:rFonts w:ascii="Arial" w:hAnsi="Arial" w:cs="Arial"/>
                <w:bCs/>
                <w:sz w:val="24"/>
                <w:szCs w:val="24"/>
              </w:rPr>
            </w:pPr>
            <w:r w:rsidRPr="00A75467">
              <w:rPr>
                <w:rFonts w:ascii="Arial" w:hAnsi="Arial" w:cs="Arial"/>
                <w:bCs/>
                <w:sz w:val="24"/>
                <w:szCs w:val="24"/>
              </w:rPr>
              <w:t xml:space="preserve">AQL: Zero deviation, unless discussed and agreed to by all parties. </w:t>
            </w:r>
          </w:p>
          <w:p w14:paraId="7DCB2F79" w14:textId="77777777" w:rsidR="00A75467" w:rsidRPr="00A75467" w:rsidRDefault="00A75467" w:rsidP="00A75467">
            <w:pPr>
              <w:spacing w:after="0"/>
              <w:rPr>
                <w:rFonts w:ascii="Arial" w:hAnsi="Arial" w:cs="Arial"/>
                <w:bCs/>
                <w:sz w:val="24"/>
                <w:szCs w:val="24"/>
              </w:rPr>
            </w:pPr>
          </w:p>
          <w:p w14:paraId="1C2B0480" w14:textId="7B64CC08" w:rsidR="00A75467" w:rsidRPr="00A75467" w:rsidRDefault="00A75467" w:rsidP="00A75467">
            <w:pPr>
              <w:spacing w:after="0"/>
              <w:rPr>
                <w:rFonts w:ascii="Arial" w:hAnsi="Arial" w:cs="Arial"/>
                <w:bCs/>
                <w:sz w:val="24"/>
                <w:szCs w:val="24"/>
              </w:rPr>
            </w:pPr>
            <w:r w:rsidRPr="00A75467">
              <w:rPr>
                <w:rFonts w:ascii="Arial" w:hAnsi="Arial" w:cs="Arial"/>
                <w:bCs/>
                <w:sz w:val="24"/>
                <w:szCs w:val="24"/>
              </w:rPr>
              <w:t>e.</w:t>
            </w:r>
            <w:r>
              <w:rPr>
                <w:rFonts w:ascii="Arial" w:hAnsi="Arial" w:cs="Arial"/>
                <w:bCs/>
                <w:sz w:val="24"/>
                <w:szCs w:val="24"/>
              </w:rPr>
              <w:t xml:space="preserve">) </w:t>
            </w:r>
            <w:r w:rsidRPr="00A75467">
              <w:rPr>
                <w:rFonts w:ascii="Arial" w:hAnsi="Arial" w:cs="Arial"/>
                <w:bCs/>
                <w:sz w:val="24"/>
                <w:szCs w:val="24"/>
              </w:rPr>
              <w:t xml:space="preserve">Standard: The ELC Assessment Risk Register / Risk and Control Matrices comprehensively integrates risk information from internal and external sources timely and routinely.   </w:t>
            </w:r>
          </w:p>
          <w:p w14:paraId="0FB8A909" w14:textId="356BC7DF" w:rsidR="00A75467" w:rsidRDefault="00A75467" w:rsidP="00A75467">
            <w:pPr>
              <w:spacing w:after="0"/>
              <w:rPr>
                <w:rFonts w:ascii="Arial" w:hAnsi="Arial" w:cs="Arial"/>
                <w:bCs/>
                <w:sz w:val="24"/>
                <w:szCs w:val="24"/>
              </w:rPr>
            </w:pPr>
            <w:r w:rsidRPr="00A75467">
              <w:rPr>
                <w:rFonts w:ascii="Arial" w:hAnsi="Arial" w:cs="Arial"/>
                <w:bCs/>
                <w:sz w:val="24"/>
                <w:szCs w:val="24"/>
              </w:rPr>
              <w:t xml:space="preserve">AQL: Zero deviation, unless discussed and agreed to by all parties. </w:t>
            </w:r>
          </w:p>
          <w:p w14:paraId="565387B8" w14:textId="77777777" w:rsidR="00A75467" w:rsidRPr="00A75467" w:rsidRDefault="00A75467" w:rsidP="00A75467">
            <w:pPr>
              <w:spacing w:after="0"/>
              <w:rPr>
                <w:rFonts w:ascii="Arial" w:hAnsi="Arial" w:cs="Arial"/>
                <w:bCs/>
                <w:sz w:val="24"/>
                <w:szCs w:val="24"/>
              </w:rPr>
            </w:pPr>
          </w:p>
          <w:p w14:paraId="3A3972B8" w14:textId="3B27B3F9" w:rsidR="00A75467" w:rsidRPr="00A75467" w:rsidRDefault="00A75467" w:rsidP="00A75467">
            <w:pPr>
              <w:spacing w:after="0"/>
              <w:rPr>
                <w:rFonts w:ascii="Arial" w:hAnsi="Arial" w:cs="Arial"/>
                <w:bCs/>
                <w:sz w:val="24"/>
                <w:szCs w:val="24"/>
              </w:rPr>
            </w:pPr>
            <w:r w:rsidRPr="00A75467">
              <w:rPr>
                <w:rFonts w:ascii="Arial" w:hAnsi="Arial" w:cs="Arial"/>
                <w:bCs/>
                <w:sz w:val="24"/>
                <w:szCs w:val="24"/>
              </w:rPr>
              <w:t>f.</w:t>
            </w:r>
            <w:r>
              <w:rPr>
                <w:rFonts w:ascii="Arial" w:hAnsi="Arial" w:cs="Arial"/>
                <w:bCs/>
                <w:sz w:val="24"/>
                <w:szCs w:val="24"/>
              </w:rPr>
              <w:t xml:space="preserve">) </w:t>
            </w:r>
            <w:r w:rsidRPr="00A75467">
              <w:rPr>
                <w:rFonts w:ascii="Arial" w:hAnsi="Arial" w:cs="Arial"/>
                <w:bCs/>
                <w:sz w:val="24"/>
                <w:szCs w:val="24"/>
              </w:rPr>
              <w:t xml:space="preserve">Standard: The ELC Assessment Risk Register / Risk and Control Matrices includes all data and/or information required to re-create and/or modify deliverables, without contractor assistance. </w:t>
            </w:r>
          </w:p>
          <w:p w14:paraId="27FD3F6B" w14:textId="17AF56CF" w:rsidR="00A75467" w:rsidRDefault="00A75467" w:rsidP="00A75467">
            <w:pPr>
              <w:spacing w:after="0"/>
              <w:rPr>
                <w:rFonts w:ascii="Arial" w:hAnsi="Arial" w:cs="Arial"/>
                <w:bCs/>
                <w:sz w:val="24"/>
                <w:szCs w:val="24"/>
              </w:rPr>
            </w:pPr>
            <w:r w:rsidRPr="00A75467">
              <w:rPr>
                <w:rFonts w:ascii="Arial" w:hAnsi="Arial" w:cs="Arial"/>
                <w:bCs/>
                <w:sz w:val="24"/>
                <w:szCs w:val="24"/>
              </w:rPr>
              <w:t xml:space="preserve">AQL: Zero deviation, unless discussed and agreed to by all parties. </w:t>
            </w:r>
          </w:p>
          <w:p w14:paraId="2CE897DE" w14:textId="77777777" w:rsidR="00A75467" w:rsidRPr="00A75467" w:rsidRDefault="00A75467" w:rsidP="00A75467">
            <w:pPr>
              <w:spacing w:after="0"/>
              <w:rPr>
                <w:rFonts w:ascii="Arial" w:hAnsi="Arial" w:cs="Arial"/>
                <w:bCs/>
                <w:sz w:val="24"/>
                <w:szCs w:val="24"/>
              </w:rPr>
            </w:pPr>
          </w:p>
          <w:p w14:paraId="3976BEF8" w14:textId="4E0817B1" w:rsidR="00A75467" w:rsidRPr="00A75467" w:rsidRDefault="00A75467" w:rsidP="00A75467">
            <w:pPr>
              <w:spacing w:after="0"/>
              <w:rPr>
                <w:rFonts w:ascii="Arial" w:hAnsi="Arial" w:cs="Arial"/>
                <w:bCs/>
                <w:sz w:val="24"/>
                <w:szCs w:val="24"/>
              </w:rPr>
            </w:pPr>
            <w:r w:rsidRPr="00A75467">
              <w:rPr>
                <w:rFonts w:ascii="Arial" w:hAnsi="Arial" w:cs="Arial"/>
                <w:bCs/>
                <w:sz w:val="24"/>
                <w:szCs w:val="24"/>
              </w:rPr>
              <w:t>g.</w:t>
            </w:r>
            <w:r>
              <w:rPr>
                <w:rFonts w:ascii="Arial" w:hAnsi="Arial" w:cs="Arial"/>
                <w:bCs/>
                <w:sz w:val="24"/>
                <w:szCs w:val="24"/>
              </w:rPr>
              <w:t xml:space="preserve">) </w:t>
            </w:r>
            <w:r w:rsidRPr="00A75467">
              <w:rPr>
                <w:rFonts w:ascii="Arial" w:hAnsi="Arial" w:cs="Arial"/>
                <w:bCs/>
                <w:sz w:val="24"/>
                <w:szCs w:val="24"/>
              </w:rPr>
              <w:t xml:space="preserve">Standard: The ELC Assessment Control Testing include information regarding the assessment of internal control systems, as directed </w:t>
            </w:r>
            <w:r w:rsidR="00CD1DD3" w:rsidRPr="00A75467">
              <w:rPr>
                <w:rFonts w:ascii="Arial" w:hAnsi="Arial" w:cs="Arial"/>
                <w:bCs/>
                <w:sz w:val="24"/>
                <w:szCs w:val="24"/>
              </w:rPr>
              <w:t>by</w:t>
            </w:r>
            <w:r w:rsidRPr="00A75467">
              <w:rPr>
                <w:rFonts w:ascii="Arial" w:hAnsi="Arial" w:cs="Arial"/>
                <w:bCs/>
                <w:sz w:val="24"/>
                <w:szCs w:val="24"/>
              </w:rPr>
              <w:t xml:space="preserve"> OMB Circular A-123.   </w:t>
            </w:r>
          </w:p>
          <w:p w14:paraId="142315E9" w14:textId="31F33858" w:rsidR="00A75467" w:rsidRDefault="00A75467" w:rsidP="00A75467">
            <w:pPr>
              <w:spacing w:after="0"/>
              <w:rPr>
                <w:rFonts w:ascii="Arial" w:hAnsi="Arial" w:cs="Arial"/>
                <w:bCs/>
                <w:sz w:val="24"/>
                <w:szCs w:val="24"/>
              </w:rPr>
            </w:pPr>
            <w:r w:rsidRPr="00A75467">
              <w:rPr>
                <w:rFonts w:ascii="Arial" w:hAnsi="Arial" w:cs="Arial"/>
                <w:bCs/>
                <w:sz w:val="24"/>
                <w:szCs w:val="24"/>
              </w:rPr>
              <w:t xml:space="preserve">AQL: Zero deviation, unless discussed and agreed to by all parties. </w:t>
            </w:r>
          </w:p>
          <w:p w14:paraId="5FB0C61B" w14:textId="77777777" w:rsidR="00A75467" w:rsidRPr="00A75467" w:rsidRDefault="00A75467" w:rsidP="00A75467">
            <w:pPr>
              <w:spacing w:after="0"/>
              <w:rPr>
                <w:rFonts w:ascii="Arial" w:hAnsi="Arial" w:cs="Arial"/>
                <w:bCs/>
                <w:sz w:val="24"/>
                <w:szCs w:val="24"/>
              </w:rPr>
            </w:pPr>
          </w:p>
          <w:p w14:paraId="210C3B3A" w14:textId="6900EE37" w:rsidR="00A75467" w:rsidRPr="00A75467" w:rsidRDefault="00A75467" w:rsidP="00A75467">
            <w:pPr>
              <w:spacing w:after="0"/>
              <w:rPr>
                <w:rFonts w:ascii="Arial" w:hAnsi="Arial" w:cs="Arial"/>
                <w:bCs/>
                <w:sz w:val="24"/>
                <w:szCs w:val="24"/>
              </w:rPr>
            </w:pPr>
            <w:r w:rsidRPr="00A75467">
              <w:rPr>
                <w:rFonts w:ascii="Arial" w:hAnsi="Arial" w:cs="Arial"/>
                <w:bCs/>
                <w:sz w:val="24"/>
                <w:szCs w:val="24"/>
              </w:rPr>
              <w:t>h.</w:t>
            </w:r>
            <w:r>
              <w:rPr>
                <w:rFonts w:ascii="Arial" w:hAnsi="Arial" w:cs="Arial"/>
                <w:bCs/>
                <w:sz w:val="24"/>
                <w:szCs w:val="24"/>
              </w:rPr>
              <w:t xml:space="preserve">) </w:t>
            </w:r>
            <w:r w:rsidRPr="00A75467">
              <w:rPr>
                <w:rFonts w:ascii="Arial" w:hAnsi="Arial" w:cs="Arial"/>
                <w:bCs/>
                <w:sz w:val="24"/>
                <w:szCs w:val="24"/>
              </w:rPr>
              <w:t xml:space="preserve">Standard: The ELC Assessment Report, and associated activities, are completed by August </w:t>
            </w:r>
            <w:r w:rsidRPr="00A75467">
              <w:rPr>
                <w:rFonts w:ascii="Arial" w:hAnsi="Arial" w:cs="Arial"/>
                <w:bCs/>
                <w:sz w:val="24"/>
                <w:szCs w:val="24"/>
              </w:rPr>
              <w:lastRenderedPageBreak/>
              <w:t>1st of each contract year, and/or within the specified deadline provided by the COR/PM.</w:t>
            </w:r>
          </w:p>
          <w:p w14:paraId="4F555E57" w14:textId="6D48E0A8" w:rsidR="00223DFD" w:rsidRDefault="00A75467" w:rsidP="00A75467">
            <w:pPr>
              <w:spacing w:after="0"/>
              <w:rPr>
                <w:rFonts w:ascii="Arial" w:hAnsi="Arial" w:cs="Arial"/>
                <w:bCs/>
                <w:sz w:val="24"/>
                <w:szCs w:val="24"/>
              </w:rPr>
            </w:pPr>
            <w:r w:rsidRPr="00A75467">
              <w:rPr>
                <w:rFonts w:ascii="Arial" w:hAnsi="Arial" w:cs="Arial"/>
                <w:bCs/>
                <w:sz w:val="24"/>
                <w:szCs w:val="24"/>
              </w:rPr>
              <w:t>AQL: Zero deviation, unless discussed and agreed to by all parties</w:t>
            </w:r>
          </w:p>
        </w:tc>
        <w:tc>
          <w:tcPr>
            <w:tcW w:w="2892" w:type="dxa"/>
          </w:tcPr>
          <w:p w14:paraId="191100C1" w14:textId="013C2B57" w:rsidR="00223DFD" w:rsidRDefault="00212B1E" w:rsidP="00223DFD">
            <w:pPr>
              <w:rPr>
                <w:rFonts w:ascii="Arial" w:hAnsi="Arial" w:cs="Arial"/>
                <w:bCs/>
                <w:sz w:val="24"/>
                <w:szCs w:val="24"/>
              </w:rPr>
            </w:pPr>
            <w:r w:rsidRPr="00212B1E">
              <w:rPr>
                <w:rFonts w:ascii="Arial" w:hAnsi="Arial" w:cs="Arial"/>
                <w:bCs/>
                <w:sz w:val="24"/>
                <w:szCs w:val="24"/>
              </w:rPr>
              <w:lastRenderedPageBreak/>
              <w:t>5% deduction if TO amount for every week the task is not complete</w:t>
            </w:r>
          </w:p>
        </w:tc>
      </w:tr>
    </w:tbl>
    <w:p w14:paraId="0A57645C" w14:textId="77777777" w:rsidR="00263483" w:rsidRDefault="00263483" w:rsidP="00263483">
      <w:pPr>
        <w:rPr>
          <w:rFonts w:ascii="Arial" w:hAnsi="Arial" w:cs="Arial"/>
          <w:bCs/>
          <w:sz w:val="24"/>
          <w:szCs w:val="24"/>
        </w:rPr>
      </w:pPr>
    </w:p>
    <w:tbl>
      <w:tblPr>
        <w:tblStyle w:val="TableGrid"/>
        <w:tblW w:w="10980" w:type="dxa"/>
        <w:tblInd w:w="-995" w:type="dxa"/>
        <w:tblLook w:val="04A0" w:firstRow="1" w:lastRow="0" w:firstColumn="1" w:lastColumn="0" w:noHBand="0" w:noVBand="1"/>
      </w:tblPr>
      <w:tblGrid>
        <w:gridCol w:w="2698"/>
        <w:gridCol w:w="5390"/>
        <w:gridCol w:w="2892"/>
      </w:tblGrid>
      <w:tr w:rsidR="00223DFD" w14:paraId="1940D004" w14:textId="77777777" w:rsidTr="00405DAD">
        <w:tc>
          <w:tcPr>
            <w:tcW w:w="2698" w:type="dxa"/>
          </w:tcPr>
          <w:p w14:paraId="433CD0A8" w14:textId="335C82AB" w:rsidR="00223DFD" w:rsidRDefault="00223DFD" w:rsidP="00223DFD">
            <w:pPr>
              <w:rPr>
                <w:rFonts w:ascii="Arial" w:hAnsi="Arial" w:cs="Arial"/>
                <w:bCs/>
                <w:sz w:val="24"/>
                <w:szCs w:val="24"/>
              </w:rPr>
            </w:pPr>
            <w:r w:rsidRPr="0095456A">
              <w:rPr>
                <w:rFonts w:ascii="Arial" w:hAnsi="Arial" w:cs="Arial"/>
                <w:b/>
                <w:sz w:val="24"/>
                <w:szCs w:val="24"/>
              </w:rPr>
              <w:t xml:space="preserve">Statements </w:t>
            </w:r>
          </w:p>
        </w:tc>
        <w:tc>
          <w:tcPr>
            <w:tcW w:w="5390" w:type="dxa"/>
          </w:tcPr>
          <w:p w14:paraId="0F1D98E6" w14:textId="7F0D99BB" w:rsidR="00223DFD" w:rsidRDefault="00223DFD" w:rsidP="00223DFD">
            <w:pPr>
              <w:rPr>
                <w:rFonts w:ascii="Arial" w:hAnsi="Arial" w:cs="Arial"/>
                <w:bCs/>
                <w:sz w:val="24"/>
                <w:szCs w:val="24"/>
              </w:rPr>
            </w:pPr>
            <w:r w:rsidRPr="0095456A">
              <w:rPr>
                <w:rFonts w:ascii="Arial" w:hAnsi="Arial" w:cs="Arial"/>
                <w:b/>
                <w:sz w:val="24"/>
                <w:szCs w:val="24"/>
              </w:rPr>
              <w:t>Standards/AQLs</w:t>
            </w:r>
          </w:p>
        </w:tc>
        <w:tc>
          <w:tcPr>
            <w:tcW w:w="2892" w:type="dxa"/>
          </w:tcPr>
          <w:p w14:paraId="7D7F5730" w14:textId="47CFA34E" w:rsidR="00223DFD" w:rsidRDefault="00223DFD" w:rsidP="00223DFD">
            <w:pPr>
              <w:rPr>
                <w:rFonts w:ascii="Arial" w:hAnsi="Arial" w:cs="Arial"/>
                <w:bCs/>
                <w:sz w:val="24"/>
                <w:szCs w:val="24"/>
              </w:rPr>
            </w:pPr>
            <w:r w:rsidRPr="0095456A">
              <w:rPr>
                <w:rFonts w:ascii="Arial" w:hAnsi="Arial" w:cs="Arial"/>
                <w:b/>
                <w:sz w:val="24"/>
                <w:szCs w:val="24"/>
              </w:rPr>
              <w:t>Incentive/Remedy</w:t>
            </w:r>
          </w:p>
        </w:tc>
      </w:tr>
      <w:tr w:rsidR="00223DFD" w14:paraId="41573832" w14:textId="77777777" w:rsidTr="00405DAD">
        <w:tc>
          <w:tcPr>
            <w:tcW w:w="2698" w:type="dxa"/>
          </w:tcPr>
          <w:p w14:paraId="6678DB6E" w14:textId="697620B0" w:rsidR="00223DFD" w:rsidRDefault="00223DFD" w:rsidP="00223DFD">
            <w:pPr>
              <w:rPr>
                <w:rFonts w:ascii="Arial" w:hAnsi="Arial" w:cs="Arial"/>
                <w:bCs/>
                <w:sz w:val="24"/>
                <w:szCs w:val="24"/>
              </w:rPr>
            </w:pPr>
            <w:r>
              <w:rPr>
                <w:rFonts w:ascii="Arial" w:hAnsi="Arial" w:cs="Arial"/>
                <w:bCs/>
                <w:sz w:val="24"/>
                <w:szCs w:val="24"/>
              </w:rPr>
              <w:t>5.4 Task Four - Conclusion</w:t>
            </w:r>
            <w:r w:rsidR="00D81D47">
              <w:rPr>
                <w:rFonts w:ascii="Arial" w:hAnsi="Arial" w:cs="Arial"/>
                <w:bCs/>
                <w:sz w:val="24"/>
                <w:szCs w:val="24"/>
              </w:rPr>
              <w:t xml:space="preserve"> and Recommendation Assurance Statement </w:t>
            </w:r>
            <w:r>
              <w:rPr>
                <w:rFonts w:ascii="Arial" w:hAnsi="Arial" w:cs="Arial"/>
                <w:bCs/>
                <w:sz w:val="24"/>
                <w:szCs w:val="24"/>
              </w:rPr>
              <w:t xml:space="preserve"> </w:t>
            </w:r>
          </w:p>
        </w:tc>
        <w:tc>
          <w:tcPr>
            <w:tcW w:w="5390" w:type="dxa"/>
          </w:tcPr>
          <w:p w14:paraId="5EC1FB0F" w14:textId="77777777" w:rsidR="00966916" w:rsidRPr="00742E8C" w:rsidRDefault="00966916" w:rsidP="00966916">
            <w:pPr>
              <w:spacing w:after="0" w:line="240" w:lineRule="auto"/>
              <w:rPr>
                <w:rFonts w:ascii="Arial" w:hAnsi="Arial" w:cs="Arial"/>
                <w:color w:val="000000" w:themeColor="text1"/>
              </w:rPr>
            </w:pPr>
            <w:r w:rsidRPr="00742E8C">
              <w:rPr>
                <w:rFonts w:ascii="Arial" w:hAnsi="Arial" w:cs="Arial"/>
                <w:color w:val="000000" w:themeColor="text1"/>
              </w:rPr>
              <w:t xml:space="preserve">a) Standard: </w:t>
            </w:r>
            <w:r w:rsidRPr="00083EC2">
              <w:rPr>
                <w:rFonts w:ascii="Arial" w:hAnsi="Arial" w:cs="Arial"/>
                <w:color w:val="000000"/>
              </w:rPr>
              <w:t>Recommended Assurance Statement for Financial Reporting, Information Technology, and Operations are provided in accordance with Appendix A of OMB Circular A-123</w:t>
            </w:r>
            <w:r w:rsidRPr="00742E8C">
              <w:rPr>
                <w:rFonts w:ascii="Arial" w:hAnsi="Arial" w:cs="Arial"/>
                <w:color w:val="000000" w:themeColor="text1"/>
              </w:rPr>
              <w:t xml:space="preserve">, </w:t>
            </w:r>
            <w:r>
              <w:rPr>
                <w:rFonts w:ascii="Arial" w:hAnsi="Arial" w:cs="Arial"/>
                <w:color w:val="000000" w:themeColor="text1"/>
              </w:rPr>
              <w:t>and</w:t>
            </w:r>
            <w:r w:rsidRPr="00742E8C">
              <w:rPr>
                <w:rFonts w:ascii="Arial" w:hAnsi="Arial" w:cs="Arial"/>
                <w:color w:val="000000" w:themeColor="text1"/>
              </w:rPr>
              <w:t xml:space="preserve"> completed by </w:t>
            </w:r>
            <w:r>
              <w:rPr>
                <w:rFonts w:ascii="Arial" w:hAnsi="Arial" w:cs="Arial"/>
                <w:color w:val="000000" w:themeColor="text1"/>
              </w:rPr>
              <w:t>September 30</w:t>
            </w:r>
            <w:r w:rsidRPr="0095456A">
              <w:rPr>
                <w:rFonts w:ascii="Arial" w:hAnsi="Arial" w:cs="Arial"/>
                <w:color w:val="000000" w:themeColor="text1"/>
                <w:vertAlign w:val="superscript"/>
              </w:rPr>
              <w:t>th</w:t>
            </w:r>
            <w:r>
              <w:rPr>
                <w:rFonts w:ascii="Arial" w:hAnsi="Arial" w:cs="Arial"/>
                <w:color w:val="000000" w:themeColor="text1"/>
              </w:rPr>
              <w:t xml:space="preserve"> of each contract year</w:t>
            </w:r>
            <w:r w:rsidRPr="00742E8C">
              <w:rPr>
                <w:rFonts w:ascii="Arial" w:hAnsi="Arial" w:cs="Arial"/>
                <w:color w:val="000000" w:themeColor="text1"/>
              </w:rPr>
              <w:t xml:space="preserve"> and/or within the specified deadline provided by the COR/PM.</w:t>
            </w:r>
          </w:p>
          <w:p w14:paraId="52C94CC8" w14:textId="77777777" w:rsidR="00966916" w:rsidRPr="00083EC2" w:rsidRDefault="00966916" w:rsidP="00966916">
            <w:pPr>
              <w:spacing w:after="0" w:line="240" w:lineRule="auto"/>
              <w:rPr>
                <w:rFonts w:ascii="Arial" w:hAnsi="Arial" w:cs="Arial"/>
                <w:color w:val="000000"/>
                <w:sz w:val="24"/>
                <w:szCs w:val="24"/>
              </w:rPr>
            </w:pPr>
            <w:r w:rsidRPr="00742E8C">
              <w:rPr>
                <w:rFonts w:ascii="Arial" w:hAnsi="Arial" w:cs="Arial"/>
                <w:color w:val="000000" w:themeColor="text1"/>
              </w:rPr>
              <w:t xml:space="preserve">AQL: Zero deviation, unless discussed and agreed to by all parties </w:t>
            </w:r>
          </w:p>
          <w:p w14:paraId="4586EAB8" w14:textId="77777777" w:rsidR="00223DFD" w:rsidRDefault="00223DFD" w:rsidP="00223DFD">
            <w:pPr>
              <w:rPr>
                <w:rFonts w:ascii="Arial" w:hAnsi="Arial" w:cs="Arial"/>
                <w:bCs/>
                <w:sz w:val="24"/>
                <w:szCs w:val="24"/>
              </w:rPr>
            </w:pPr>
          </w:p>
        </w:tc>
        <w:tc>
          <w:tcPr>
            <w:tcW w:w="2892" w:type="dxa"/>
          </w:tcPr>
          <w:p w14:paraId="40702A84" w14:textId="77777777" w:rsidR="00155C25" w:rsidRPr="0028494C" w:rsidRDefault="00155C25" w:rsidP="00155C25">
            <w:pPr>
              <w:spacing w:after="0" w:line="240" w:lineRule="auto"/>
              <w:rPr>
                <w:rFonts w:ascii="Arial" w:hAnsi="Arial" w:cs="Arial"/>
                <w:color w:val="000000"/>
                <w:sz w:val="24"/>
                <w:szCs w:val="24"/>
              </w:rPr>
            </w:pPr>
            <w:r>
              <w:rPr>
                <w:rFonts w:ascii="Arial" w:hAnsi="Arial" w:cs="Arial"/>
                <w:color w:val="000000"/>
              </w:rPr>
              <w:t>5</w:t>
            </w:r>
            <w:r w:rsidRPr="0028494C">
              <w:rPr>
                <w:rFonts w:ascii="Arial" w:hAnsi="Arial" w:cs="Arial"/>
                <w:color w:val="000000"/>
              </w:rPr>
              <w:t>% deduction if TO amount for every week the task is not complete</w:t>
            </w:r>
          </w:p>
          <w:p w14:paraId="63E773ED" w14:textId="77777777" w:rsidR="00223DFD" w:rsidRDefault="00223DFD" w:rsidP="00223DFD">
            <w:pPr>
              <w:rPr>
                <w:rFonts w:ascii="Arial" w:hAnsi="Arial" w:cs="Arial"/>
                <w:bCs/>
                <w:sz w:val="24"/>
                <w:szCs w:val="24"/>
              </w:rPr>
            </w:pPr>
          </w:p>
        </w:tc>
      </w:tr>
    </w:tbl>
    <w:p w14:paraId="2C743674" w14:textId="77777777" w:rsidR="00263483" w:rsidRDefault="00263483" w:rsidP="00263483">
      <w:pPr>
        <w:rPr>
          <w:rFonts w:ascii="Arial" w:hAnsi="Arial" w:cs="Arial"/>
          <w:bCs/>
          <w:sz w:val="24"/>
          <w:szCs w:val="24"/>
        </w:rPr>
      </w:pPr>
    </w:p>
    <w:tbl>
      <w:tblPr>
        <w:tblStyle w:val="TableGrid"/>
        <w:tblW w:w="10980" w:type="dxa"/>
        <w:tblInd w:w="-995" w:type="dxa"/>
        <w:tblLook w:val="04A0" w:firstRow="1" w:lastRow="0" w:firstColumn="1" w:lastColumn="0" w:noHBand="0" w:noVBand="1"/>
      </w:tblPr>
      <w:tblGrid>
        <w:gridCol w:w="2697"/>
        <w:gridCol w:w="5391"/>
        <w:gridCol w:w="2892"/>
      </w:tblGrid>
      <w:tr w:rsidR="00223DFD" w14:paraId="641AAD69" w14:textId="77777777" w:rsidTr="00405DAD">
        <w:tc>
          <w:tcPr>
            <w:tcW w:w="2697" w:type="dxa"/>
          </w:tcPr>
          <w:p w14:paraId="4EFDD02D" w14:textId="43F6110D" w:rsidR="00223DFD" w:rsidRDefault="00D81D47" w:rsidP="00223DFD">
            <w:pPr>
              <w:rPr>
                <w:rFonts w:ascii="Arial" w:hAnsi="Arial" w:cs="Arial"/>
                <w:bCs/>
                <w:sz w:val="24"/>
                <w:szCs w:val="24"/>
              </w:rPr>
            </w:pPr>
            <w:r>
              <w:rPr>
                <w:rFonts w:ascii="Arial" w:hAnsi="Arial" w:cs="Arial"/>
                <w:bCs/>
                <w:sz w:val="24"/>
                <w:szCs w:val="24"/>
              </w:rPr>
              <w:t xml:space="preserve">Statements </w:t>
            </w:r>
          </w:p>
        </w:tc>
        <w:tc>
          <w:tcPr>
            <w:tcW w:w="5391" w:type="dxa"/>
          </w:tcPr>
          <w:p w14:paraId="7A28396B" w14:textId="48362DAD" w:rsidR="00223DFD" w:rsidRDefault="00223DFD" w:rsidP="00223DFD">
            <w:pPr>
              <w:rPr>
                <w:rFonts w:ascii="Arial" w:hAnsi="Arial" w:cs="Arial"/>
                <w:bCs/>
                <w:sz w:val="24"/>
                <w:szCs w:val="24"/>
              </w:rPr>
            </w:pPr>
            <w:r w:rsidRPr="0095456A">
              <w:rPr>
                <w:rFonts w:ascii="Arial" w:hAnsi="Arial" w:cs="Arial"/>
                <w:b/>
                <w:sz w:val="24"/>
                <w:szCs w:val="24"/>
              </w:rPr>
              <w:t>Standards/AQLs</w:t>
            </w:r>
          </w:p>
        </w:tc>
        <w:tc>
          <w:tcPr>
            <w:tcW w:w="2892" w:type="dxa"/>
          </w:tcPr>
          <w:p w14:paraId="742FAD5D" w14:textId="61831C8A" w:rsidR="00223DFD" w:rsidRDefault="00223DFD" w:rsidP="00223DFD">
            <w:pPr>
              <w:rPr>
                <w:rFonts w:ascii="Arial" w:hAnsi="Arial" w:cs="Arial"/>
                <w:bCs/>
                <w:sz w:val="24"/>
                <w:szCs w:val="24"/>
              </w:rPr>
            </w:pPr>
            <w:r w:rsidRPr="0095456A">
              <w:rPr>
                <w:rFonts w:ascii="Arial" w:hAnsi="Arial" w:cs="Arial"/>
                <w:b/>
                <w:sz w:val="24"/>
                <w:szCs w:val="24"/>
              </w:rPr>
              <w:t>Incentive/Remedy</w:t>
            </w:r>
          </w:p>
        </w:tc>
      </w:tr>
      <w:tr w:rsidR="00223DFD" w14:paraId="734CA866" w14:textId="77777777" w:rsidTr="00405DAD">
        <w:tc>
          <w:tcPr>
            <w:tcW w:w="2697" w:type="dxa"/>
          </w:tcPr>
          <w:p w14:paraId="6E7B933F" w14:textId="59B1FA64" w:rsidR="00223DFD" w:rsidRDefault="00D81D47" w:rsidP="00223DFD">
            <w:pPr>
              <w:rPr>
                <w:rFonts w:ascii="Arial" w:hAnsi="Arial" w:cs="Arial"/>
                <w:bCs/>
                <w:sz w:val="24"/>
                <w:szCs w:val="24"/>
              </w:rPr>
            </w:pPr>
            <w:r>
              <w:rPr>
                <w:rFonts w:ascii="Arial" w:hAnsi="Arial" w:cs="Arial"/>
                <w:bCs/>
                <w:sz w:val="24"/>
                <w:szCs w:val="24"/>
              </w:rPr>
              <w:t>5.5 Task Five – Policy and Procedures</w:t>
            </w:r>
          </w:p>
        </w:tc>
        <w:tc>
          <w:tcPr>
            <w:tcW w:w="5391" w:type="dxa"/>
          </w:tcPr>
          <w:p w14:paraId="1F53D848" w14:textId="77777777" w:rsidR="005A1F0B" w:rsidRPr="00293B04" w:rsidRDefault="005A1F0B" w:rsidP="005A1F0B">
            <w:pPr>
              <w:spacing w:after="0" w:line="240" w:lineRule="auto"/>
              <w:rPr>
                <w:rFonts w:ascii="Arial" w:hAnsi="Arial" w:cs="Arial"/>
                <w:color w:val="000000" w:themeColor="text1"/>
              </w:rPr>
            </w:pPr>
            <w:r w:rsidRPr="00293B04">
              <w:rPr>
                <w:rFonts w:ascii="Arial" w:hAnsi="Arial" w:cs="Arial"/>
                <w:color w:val="000000" w:themeColor="text1"/>
              </w:rPr>
              <w:t>a) Standard: A-123 Program Policy and Procedures, and associated compliance activities are completed by September 30</w:t>
            </w:r>
            <w:r w:rsidRPr="00BF68D0">
              <w:rPr>
                <w:rFonts w:ascii="Arial" w:hAnsi="Arial" w:cs="Arial"/>
                <w:color w:val="000000" w:themeColor="text1"/>
                <w:vertAlign w:val="superscript"/>
              </w:rPr>
              <w:t>th</w:t>
            </w:r>
            <w:r>
              <w:rPr>
                <w:rFonts w:ascii="Arial" w:hAnsi="Arial" w:cs="Arial"/>
                <w:color w:val="000000" w:themeColor="text1"/>
              </w:rPr>
              <w:t xml:space="preserve"> of each contract year</w:t>
            </w:r>
            <w:r w:rsidRPr="00293B04">
              <w:rPr>
                <w:rFonts w:ascii="Arial" w:hAnsi="Arial" w:cs="Arial"/>
                <w:color w:val="000000" w:themeColor="text1"/>
              </w:rPr>
              <w:t xml:space="preserve"> and/or within the specified deadline provided by the COR/PM.</w:t>
            </w:r>
          </w:p>
          <w:p w14:paraId="757CAFF3" w14:textId="77777777" w:rsidR="00223DFD" w:rsidRDefault="005A1F0B" w:rsidP="005A1F0B">
            <w:pPr>
              <w:rPr>
                <w:rFonts w:ascii="Arial" w:hAnsi="Arial" w:cs="Arial"/>
                <w:color w:val="000000" w:themeColor="text1"/>
              </w:rPr>
            </w:pPr>
            <w:r w:rsidRPr="00293B04">
              <w:rPr>
                <w:rFonts w:ascii="Arial" w:hAnsi="Arial" w:cs="Arial"/>
                <w:color w:val="000000" w:themeColor="text1"/>
              </w:rPr>
              <w:t>AQL: Zero deviation, unless discussed and agreed to by all parties</w:t>
            </w:r>
          </w:p>
          <w:p w14:paraId="4B76F430" w14:textId="54D2ED01" w:rsidR="00783F00" w:rsidRPr="00CD1DD3" w:rsidRDefault="00CD1DD3" w:rsidP="00CD1DD3">
            <w:pPr>
              <w:spacing w:after="0" w:line="240" w:lineRule="auto"/>
              <w:rPr>
                <w:rFonts w:ascii="Arial" w:hAnsi="Arial" w:cs="Arial"/>
                <w:color w:val="000000" w:themeColor="text1"/>
              </w:rPr>
            </w:pPr>
            <w:r>
              <w:rPr>
                <w:rFonts w:ascii="Arial" w:hAnsi="Arial" w:cs="Arial"/>
                <w:color w:val="000000" w:themeColor="text1"/>
              </w:rPr>
              <w:t>b.)</w:t>
            </w:r>
            <w:r w:rsidRPr="00CD1DD3">
              <w:rPr>
                <w:rFonts w:ascii="Arial" w:hAnsi="Arial" w:cs="Arial"/>
                <w:color w:val="000000" w:themeColor="text1"/>
              </w:rPr>
              <w:t xml:space="preserve"> Standard</w:t>
            </w:r>
            <w:r w:rsidR="00783F00" w:rsidRPr="00CD1DD3">
              <w:rPr>
                <w:rFonts w:ascii="Arial" w:hAnsi="Arial" w:cs="Arial"/>
                <w:color w:val="000000" w:themeColor="text1"/>
              </w:rPr>
              <w:t xml:space="preserve">: The </w:t>
            </w:r>
            <w:r w:rsidR="00783F00" w:rsidRPr="00CD1DD3">
              <w:rPr>
                <w:rFonts w:ascii="Arial" w:hAnsi="Arial" w:cs="Arial"/>
              </w:rPr>
              <w:t>A-123 Program Policy &amp; Procedures</w:t>
            </w:r>
            <w:r w:rsidR="00783F00" w:rsidRPr="00CD1DD3">
              <w:rPr>
                <w:rFonts w:ascii="Arial" w:hAnsi="Arial" w:cs="Arial"/>
                <w:color w:val="000000" w:themeColor="text1"/>
              </w:rPr>
              <w:t xml:space="preserve"> updates are comprehensive, pertinent and relevant to enable greater efficiency and/or effectiveness.  </w:t>
            </w:r>
          </w:p>
          <w:p w14:paraId="2D82B978" w14:textId="77777777" w:rsidR="00783F00" w:rsidRPr="00C86FB4" w:rsidRDefault="00783F00" w:rsidP="00CD1DD3">
            <w:pPr>
              <w:spacing w:after="0" w:line="240" w:lineRule="auto"/>
              <w:rPr>
                <w:rFonts w:ascii="Arial" w:hAnsi="Arial" w:cs="Arial"/>
                <w:color w:val="000000" w:themeColor="text1"/>
              </w:rPr>
            </w:pPr>
            <w:r w:rsidRPr="00C86FB4">
              <w:rPr>
                <w:rFonts w:ascii="Arial" w:hAnsi="Arial" w:cs="Arial"/>
                <w:color w:val="000000" w:themeColor="text1"/>
              </w:rPr>
              <w:t>AQL: Zero deviation, unless discussed and agreed to by all parties. </w:t>
            </w:r>
          </w:p>
          <w:p w14:paraId="0B11F6E1" w14:textId="77777777" w:rsidR="00783F00" w:rsidRPr="00C86FB4" w:rsidRDefault="00783F00" w:rsidP="00783F00">
            <w:pPr>
              <w:spacing w:after="0" w:line="240" w:lineRule="auto"/>
              <w:rPr>
                <w:rFonts w:ascii="Arial" w:hAnsi="Arial" w:cs="Arial"/>
                <w:color w:val="000000" w:themeColor="text1"/>
              </w:rPr>
            </w:pPr>
            <w:r w:rsidRPr="00C86FB4">
              <w:rPr>
                <w:rFonts w:ascii="Arial" w:hAnsi="Arial" w:cs="Arial"/>
                <w:color w:val="000000" w:themeColor="text1"/>
              </w:rPr>
              <w:t> </w:t>
            </w:r>
          </w:p>
          <w:p w14:paraId="4B38D7C0" w14:textId="5260D48B" w:rsidR="00783F00" w:rsidRPr="00CD1DD3" w:rsidRDefault="00CD1DD3" w:rsidP="00CD1DD3">
            <w:pPr>
              <w:spacing w:after="0" w:line="240" w:lineRule="auto"/>
              <w:rPr>
                <w:rFonts w:ascii="Arial" w:hAnsi="Arial" w:cs="Arial"/>
                <w:color w:val="000000" w:themeColor="text1"/>
              </w:rPr>
            </w:pPr>
            <w:r>
              <w:rPr>
                <w:rFonts w:ascii="Arial" w:hAnsi="Arial" w:cs="Arial"/>
                <w:color w:val="000000" w:themeColor="text1"/>
              </w:rPr>
              <w:t>c.)</w:t>
            </w:r>
            <w:r w:rsidRPr="00CD1DD3">
              <w:rPr>
                <w:rFonts w:ascii="Arial" w:hAnsi="Arial" w:cs="Arial"/>
                <w:color w:val="000000" w:themeColor="text1"/>
              </w:rPr>
              <w:t xml:space="preserve"> Standard</w:t>
            </w:r>
            <w:r w:rsidR="00783F00" w:rsidRPr="00CD1DD3">
              <w:rPr>
                <w:rFonts w:ascii="Arial" w:hAnsi="Arial" w:cs="Arial"/>
                <w:color w:val="000000" w:themeColor="text1"/>
              </w:rPr>
              <w:t xml:space="preserve">: The </w:t>
            </w:r>
            <w:r w:rsidR="00783F00" w:rsidRPr="00CD1DD3">
              <w:rPr>
                <w:rFonts w:ascii="Arial" w:hAnsi="Arial" w:cs="Arial"/>
              </w:rPr>
              <w:t>A-123 Program Policy &amp; Procedures</w:t>
            </w:r>
            <w:r w:rsidR="00783F00" w:rsidRPr="00CD1DD3">
              <w:rPr>
                <w:rFonts w:ascii="Arial" w:hAnsi="Arial" w:cs="Arial"/>
                <w:color w:val="000000" w:themeColor="text1"/>
              </w:rPr>
              <w:t xml:space="preserve"> are completed by September 30</w:t>
            </w:r>
            <w:r w:rsidR="00783F00" w:rsidRPr="00CD1DD3">
              <w:rPr>
                <w:rFonts w:ascii="Arial" w:hAnsi="Arial" w:cs="Arial"/>
                <w:color w:val="000000" w:themeColor="text1"/>
                <w:vertAlign w:val="superscript"/>
              </w:rPr>
              <w:t>th</w:t>
            </w:r>
            <w:r w:rsidR="00783F00" w:rsidRPr="00CD1DD3">
              <w:rPr>
                <w:rFonts w:ascii="Arial" w:hAnsi="Arial" w:cs="Arial"/>
                <w:color w:val="000000" w:themeColor="text1"/>
              </w:rPr>
              <w:t xml:space="preserve"> of each contract year, and/or within the specified deadline provided by the COR/PM.</w:t>
            </w:r>
          </w:p>
          <w:p w14:paraId="5EB9BB90" w14:textId="77777777" w:rsidR="00783F00" w:rsidRPr="00CD1DD3" w:rsidRDefault="00783F00" w:rsidP="00CD1DD3">
            <w:pPr>
              <w:spacing w:after="0" w:line="240" w:lineRule="auto"/>
              <w:rPr>
                <w:rFonts w:ascii="Arial" w:hAnsi="Arial" w:cs="Arial"/>
                <w:color w:val="000000" w:themeColor="text1"/>
              </w:rPr>
            </w:pPr>
            <w:r w:rsidRPr="00CD1DD3">
              <w:rPr>
                <w:rFonts w:ascii="Arial" w:hAnsi="Arial" w:cs="Arial"/>
                <w:color w:val="000000" w:themeColor="text1"/>
              </w:rPr>
              <w:t>AQL: Zero deviation, unless discussed and agreed to by all parties.</w:t>
            </w:r>
          </w:p>
          <w:p w14:paraId="165D62D9" w14:textId="77777777" w:rsidR="00783F00" w:rsidRPr="0095456A" w:rsidRDefault="00783F00" w:rsidP="00783F00">
            <w:pPr>
              <w:pStyle w:val="ListParagraph"/>
              <w:spacing w:after="0" w:line="240" w:lineRule="auto"/>
              <w:rPr>
                <w:rFonts w:ascii="Arial" w:hAnsi="Arial" w:cs="Arial"/>
                <w:color w:val="000000" w:themeColor="text1"/>
              </w:rPr>
            </w:pPr>
          </w:p>
          <w:p w14:paraId="17A5E904" w14:textId="5D8AB02A" w:rsidR="00783F00" w:rsidRPr="00860D8C" w:rsidRDefault="00CD1DD3" w:rsidP="00CD1DD3">
            <w:pPr>
              <w:spacing w:after="0" w:line="240" w:lineRule="auto"/>
              <w:rPr>
                <w:rFonts w:ascii="Arial" w:hAnsi="Arial" w:cs="Arial"/>
                <w:color w:val="000000"/>
                <w:sz w:val="24"/>
                <w:szCs w:val="24"/>
              </w:rPr>
            </w:pPr>
            <w:r>
              <w:rPr>
                <w:rFonts w:ascii="Arial" w:hAnsi="Arial" w:cs="Arial"/>
                <w:color w:val="000000"/>
                <w:sz w:val="24"/>
                <w:szCs w:val="24"/>
              </w:rPr>
              <w:t>d.)</w:t>
            </w:r>
            <w:r w:rsidRPr="00860D8C">
              <w:rPr>
                <w:rFonts w:ascii="Arial" w:hAnsi="Arial" w:cs="Arial"/>
                <w:color w:val="000000"/>
                <w:sz w:val="24"/>
                <w:szCs w:val="24"/>
              </w:rPr>
              <w:t xml:space="preserve"> Standard</w:t>
            </w:r>
            <w:r w:rsidR="00783F00" w:rsidRPr="00860D8C">
              <w:rPr>
                <w:rFonts w:ascii="Arial" w:hAnsi="Arial" w:cs="Arial"/>
                <w:color w:val="000000"/>
                <w:sz w:val="24"/>
                <w:szCs w:val="24"/>
              </w:rPr>
              <w:t xml:space="preserve">: </w:t>
            </w:r>
            <w:r w:rsidR="00783F00">
              <w:rPr>
                <w:rFonts w:ascii="Arial" w:hAnsi="Arial" w:cs="Arial"/>
              </w:rPr>
              <w:t xml:space="preserve">A-123 Program </w:t>
            </w:r>
            <w:r w:rsidR="00783F00" w:rsidRPr="0028494C">
              <w:rPr>
                <w:rFonts w:ascii="Arial" w:hAnsi="Arial" w:cs="Arial"/>
              </w:rPr>
              <w:t>Compliance Review Checklist</w:t>
            </w:r>
            <w:r w:rsidR="00783F00" w:rsidRPr="00860D8C">
              <w:rPr>
                <w:rFonts w:ascii="Arial" w:hAnsi="Arial" w:cs="Arial"/>
                <w:color w:val="000000"/>
                <w:sz w:val="24"/>
                <w:szCs w:val="24"/>
              </w:rPr>
              <w:t xml:space="preserve"> </w:t>
            </w:r>
            <w:r w:rsidR="00783F00">
              <w:rPr>
                <w:rFonts w:ascii="Arial" w:hAnsi="Arial" w:cs="Arial"/>
                <w:color w:val="000000"/>
                <w:sz w:val="24"/>
                <w:szCs w:val="24"/>
              </w:rPr>
              <w:t>u</w:t>
            </w:r>
            <w:r w:rsidR="00783F00" w:rsidRPr="00860D8C">
              <w:rPr>
                <w:rFonts w:ascii="Arial" w:hAnsi="Arial" w:cs="Arial"/>
                <w:color w:val="000000"/>
                <w:sz w:val="24"/>
                <w:szCs w:val="24"/>
              </w:rPr>
              <w:t xml:space="preserve">pdates are comprehensive, pertinent and relevant to enable </w:t>
            </w:r>
            <w:r w:rsidR="00783F00" w:rsidRPr="00860D8C">
              <w:rPr>
                <w:rFonts w:ascii="Arial" w:hAnsi="Arial" w:cs="Arial"/>
                <w:color w:val="000000"/>
                <w:sz w:val="24"/>
                <w:szCs w:val="24"/>
              </w:rPr>
              <w:lastRenderedPageBreak/>
              <w:t>greater efficiencies and/or effectiveness</w:t>
            </w:r>
            <w:r w:rsidR="00783F00">
              <w:rPr>
                <w:rFonts w:ascii="Arial" w:hAnsi="Arial" w:cs="Arial"/>
                <w:color w:val="000000"/>
                <w:sz w:val="24"/>
                <w:szCs w:val="24"/>
              </w:rPr>
              <w:t xml:space="preserve"> </w:t>
            </w:r>
            <w:r w:rsidR="00783F00" w:rsidRPr="000935A8">
              <w:rPr>
                <w:rFonts w:ascii="Arial" w:eastAsia="Times New Roman" w:hAnsi="Arial" w:cs="Arial"/>
              </w:rPr>
              <w:t>as directed from OMB Circular A-123</w:t>
            </w:r>
            <w:r w:rsidR="00783F00" w:rsidRPr="00860D8C">
              <w:rPr>
                <w:rFonts w:ascii="Arial" w:hAnsi="Arial" w:cs="Arial"/>
                <w:color w:val="000000"/>
                <w:sz w:val="24"/>
                <w:szCs w:val="24"/>
              </w:rPr>
              <w:t>.  </w:t>
            </w:r>
          </w:p>
          <w:p w14:paraId="52E8EB2F" w14:textId="77777777" w:rsidR="00783F00" w:rsidRPr="00860D8C" w:rsidRDefault="00783F00" w:rsidP="00CD1DD3">
            <w:pPr>
              <w:spacing w:after="0" w:line="240" w:lineRule="auto"/>
              <w:rPr>
                <w:rFonts w:ascii="Arial" w:hAnsi="Arial" w:cs="Arial"/>
                <w:color w:val="000000"/>
                <w:sz w:val="24"/>
                <w:szCs w:val="24"/>
              </w:rPr>
            </w:pPr>
            <w:r w:rsidRPr="00860D8C">
              <w:rPr>
                <w:rFonts w:ascii="Arial" w:hAnsi="Arial" w:cs="Arial"/>
                <w:color w:val="000000"/>
                <w:sz w:val="24"/>
                <w:szCs w:val="24"/>
              </w:rPr>
              <w:t>AQL: Zero deviation, unless discussed and agreed to by all parties. </w:t>
            </w:r>
          </w:p>
          <w:p w14:paraId="4C9354C6" w14:textId="77777777" w:rsidR="00783F00" w:rsidRPr="00860D8C" w:rsidRDefault="00783F00" w:rsidP="00783F00">
            <w:pPr>
              <w:spacing w:after="0" w:line="240" w:lineRule="auto"/>
              <w:rPr>
                <w:rFonts w:ascii="Arial" w:hAnsi="Arial" w:cs="Arial"/>
                <w:color w:val="000000"/>
                <w:sz w:val="24"/>
                <w:szCs w:val="24"/>
              </w:rPr>
            </w:pPr>
            <w:r w:rsidRPr="00860D8C">
              <w:rPr>
                <w:rFonts w:ascii="Arial" w:hAnsi="Arial" w:cs="Arial"/>
                <w:color w:val="000000"/>
                <w:sz w:val="24"/>
                <w:szCs w:val="24"/>
              </w:rPr>
              <w:t> </w:t>
            </w:r>
          </w:p>
          <w:p w14:paraId="4B27FC95" w14:textId="41770B65" w:rsidR="00783F00" w:rsidRPr="00860D8C" w:rsidRDefault="00CD1DD3" w:rsidP="00CD1DD3">
            <w:pPr>
              <w:spacing w:after="0" w:line="240" w:lineRule="auto"/>
              <w:rPr>
                <w:rFonts w:ascii="Arial" w:hAnsi="Arial" w:cs="Arial"/>
                <w:color w:val="000000"/>
                <w:sz w:val="24"/>
                <w:szCs w:val="24"/>
              </w:rPr>
            </w:pPr>
            <w:r>
              <w:rPr>
                <w:rFonts w:ascii="Arial" w:hAnsi="Arial" w:cs="Arial"/>
                <w:color w:val="000000"/>
                <w:sz w:val="24"/>
                <w:szCs w:val="24"/>
              </w:rPr>
              <w:t>e.)</w:t>
            </w:r>
            <w:r w:rsidRPr="00860D8C">
              <w:rPr>
                <w:rFonts w:ascii="Arial" w:hAnsi="Arial" w:cs="Arial"/>
                <w:color w:val="000000"/>
                <w:sz w:val="24"/>
                <w:szCs w:val="24"/>
              </w:rPr>
              <w:t xml:space="preserve"> Standard</w:t>
            </w:r>
            <w:r w:rsidR="00783F00" w:rsidRPr="00860D8C">
              <w:rPr>
                <w:rFonts w:ascii="Arial" w:hAnsi="Arial" w:cs="Arial"/>
                <w:color w:val="000000"/>
                <w:sz w:val="24"/>
                <w:szCs w:val="24"/>
              </w:rPr>
              <w:t xml:space="preserve">: The </w:t>
            </w:r>
            <w:r w:rsidR="00783F00">
              <w:rPr>
                <w:rFonts w:ascii="Arial" w:hAnsi="Arial" w:cs="Arial"/>
              </w:rPr>
              <w:t xml:space="preserve">A-123 Program </w:t>
            </w:r>
            <w:r w:rsidR="00783F00" w:rsidRPr="0028494C">
              <w:rPr>
                <w:rFonts w:ascii="Arial" w:hAnsi="Arial" w:cs="Arial"/>
              </w:rPr>
              <w:t>Compliance Review Checklist</w:t>
            </w:r>
            <w:r w:rsidR="00783F00" w:rsidRPr="00860D8C">
              <w:rPr>
                <w:rFonts w:ascii="Arial" w:hAnsi="Arial" w:cs="Arial"/>
                <w:color w:val="000000"/>
                <w:sz w:val="24"/>
                <w:szCs w:val="24"/>
              </w:rPr>
              <w:t xml:space="preserve"> </w:t>
            </w:r>
            <w:r w:rsidR="00783F00">
              <w:rPr>
                <w:rFonts w:ascii="Arial" w:hAnsi="Arial" w:cs="Arial"/>
                <w:color w:val="000000"/>
                <w:sz w:val="24"/>
                <w:szCs w:val="24"/>
              </w:rPr>
              <w:t>u</w:t>
            </w:r>
            <w:r w:rsidR="00783F00" w:rsidRPr="00860D8C">
              <w:rPr>
                <w:rFonts w:ascii="Arial" w:hAnsi="Arial" w:cs="Arial"/>
                <w:color w:val="000000"/>
                <w:sz w:val="24"/>
                <w:szCs w:val="24"/>
              </w:rPr>
              <w:t>pdates are completed in accordance with the PWP. </w:t>
            </w:r>
          </w:p>
          <w:p w14:paraId="15CCCCA1" w14:textId="5811B300" w:rsidR="00783F00" w:rsidRDefault="00783F00" w:rsidP="00783F00">
            <w:pPr>
              <w:rPr>
                <w:rFonts w:ascii="Arial" w:hAnsi="Arial" w:cs="Arial"/>
                <w:bCs/>
                <w:sz w:val="24"/>
                <w:szCs w:val="24"/>
              </w:rPr>
            </w:pPr>
            <w:r w:rsidRPr="00860D8C">
              <w:rPr>
                <w:rFonts w:ascii="Arial" w:hAnsi="Arial" w:cs="Arial"/>
                <w:color w:val="000000"/>
                <w:sz w:val="24"/>
                <w:szCs w:val="24"/>
              </w:rPr>
              <w:t>AQL: Zero deviation, unless discussed and agreed to by all parties. </w:t>
            </w:r>
          </w:p>
        </w:tc>
        <w:tc>
          <w:tcPr>
            <w:tcW w:w="2892" w:type="dxa"/>
          </w:tcPr>
          <w:p w14:paraId="6B1785DF" w14:textId="0D8FD11E" w:rsidR="00884CBE" w:rsidRPr="0028494C" w:rsidRDefault="00C360AA" w:rsidP="00884CBE">
            <w:pPr>
              <w:spacing w:after="0" w:line="240" w:lineRule="auto"/>
              <w:rPr>
                <w:rFonts w:ascii="Arial" w:hAnsi="Arial" w:cs="Arial"/>
                <w:color w:val="000000"/>
                <w:sz w:val="24"/>
                <w:szCs w:val="24"/>
              </w:rPr>
            </w:pPr>
            <w:r>
              <w:rPr>
                <w:rFonts w:ascii="Arial" w:hAnsi="Arial" w:cs="Arial"/>
                <w:color w:val="000000"/>
              </w:rPr>
              <w:lastRenderedPageBreak/>
              <w:t>1</w:t>
            </w:r>
            <w:r w:rsidR="00884CBE" w:rsidRPr="0028494C">
              <w:rPr>
                <w:rFonts w:ascii="Arial" w:hAnsi="Arial" w:cs="Arial"/>
                <w:color w:val="000000"/>
              </w:rPr>
              <w:t>% deduction if TO amount for every week the task is not complete</w:t>
            </w:r>
          </w:p>
          <w:p w14:paraId="6CD2EFF6" w14:textId="77777777" w:rsidR="00223DFD" w:rsidRDefault="00223DFD" w:rsidP="00223DFD">
            <w:pPr>
              <w:rPr>
                <w:rFonts w:ascii="Arial" w:hAnsi="Arial" w:cs="Arial"/>
                <w:bCs/>
                <w:sz w:val="24"/>
                <w:szCs w:val="24"/>
              </w:rPr>
            </w:pPr>
          </w:p>
        </w:tc>
      </w:tr>
    </w:tbl>
    <w:p w14:paraId="148886D1" w14:textId="77777777" w:rsidR="00263483" w:rsidRDefault="00263483" w:rsidP="00263483">
      <w:pPr>
        <w:rPr>
          <w:rFonts w:ascii="Arial" w:hAnsi="Arial" w:cs="Arial"/>
          <w:bCs/>
          <w:sz w:val="24"/>
          <w:szCs w:val="24"/>
        </w:rPr>
      </w:pPr>
    </w:p>
    <w:tbl>
      <w:tblPr>
        <w:tblStyle w:val="TableGrid"/>
        <w:tblW w:w="10980" w:type="dxa"/>
        <w:tblInd w:w="-995" w:type="dxa"/>
        <w:tblLook w:val="04A0" w:firstRow="1" w:lastRow="0" w:firstColumn="1" w:lastColumn="0" w:noHBand="0" w:noVBand="1"/>
      </w:tblPr>
      <w:tblGrid>
        <w:gridCol w:w="2697"/>
        <w:gridCol w:w="5391"/>
        <w:gridCol w:w="2892"/>
      </w:tblGrid>
      <w:tr w:rsidR="00223DFD" w14:paraId="71BD56EB" w14:textId="77777777" w:rsidTr="00405DAD">
        <w:tc>
          <w:tcPr>
            <w:tcW w:w="2697" w:type="dxa"/>
          </w:tcPr>
          <w:p w14:paraId="3112B170" w14:textId="38D81ACD" w:rsidR="00223DFD" w:rsidRDefault="00223DFD" w:rsidP="00223DFD">
            <w:pPr>
              <w:rPr>
                <w:rFonts w:ascii="Arial" w:hAnsi="Arial" w:cs="Arial"/>
                <w:bCs/>
                <w:sz w:val="24"/>
                <w:szCs w:val="24"/>
              </w:rPr>
            </w:pPr>
            <w:r w:rsidRPr="0095456A">
              <w:rPr>
                <w:rFonts w:ascii="Arial" w:hAnsi="Arial" w:cs="Arial"/>
                <w:b/>
                <w:sz w:val="24"/>
                <w:szCs w:val="24"/>
              </w:rPr>
              <w:t xml:space="preserve">Statements </w:t>
            </w:r>
          </w:p>
        </w:tc>
        <w:tc>
          <w:tcPr>
            <w:tcW w:w="5391" w:type="dxa"/>
          </w:tcPr>
          <w:p w14:paraId="352DD574" w14:textId="5588EF2E" w:rsidR="00223DFD" w:rsidRDefault="00223DFD" w:rsidP="00223DFD">
            <w:pPr>
              <w:rPr>
                <w:rFonts w:ascii="Arial" w:hAnsi="Arial" w:cs="Arial"/>
                <w:bCs/>
                <w:sz w:val="24"/>
                <w:szCs w:val="24"/>
              </w:rPr>
            </w:pPr>
            <w:r w:rsidRPr="0095456A">
              <w:rPr>
                <w:rFonts w:ascii="Arial" w:hAnsi="Arial" w:cs="Arial"/>
                <w:b/>
                <w:sz w:val="24"/>
                <w:szCs w:val="24"/>
              </w:rPr>
              <w:t>Standards/AQLs</w:t>
            </w:r>
          </w:p>
        </w:tc>
        <w:tc>
          <w:tcPr>
            <w:tcW w:w="2892" w:type="dxa"/>
          </w:tcPr>
          <w:p w14:paraId="3A628CB9" w14:textId="014CA735" w:rsidR="00223DFD" w:rsidRDefault="00223DFD" w:rsidP="00223DFD">
            <w:pPr>
              <w:rPr>
                <w:rFonts w:ascii="Arial" w:hAnsi="Arial" w:cs="Arial"/>
                <w:bCs/>
                <w:sz w:val="24"/>
                <w:szCs w:val="24"/>
              </w:rPr>
            </w:pPr>
            <w:r w:rsidRPr="0095456A">
              <w:rPr>
                <w:rFonts w:ascii="Arial" w:hAnsi="Arial" w:cs="Arial"/>
                <w:b/>
                <w:sz w:val="24"/>
                <w:szCs w:val="24"/>
              </w:rPr>
              <w:t>Incentive/Remedy</w:t>
            </w:r>
          </w:p>
        </w:tc>
      </w:tr>
      <w:tr w:rsidR="00223DFD" w14:paraId="64DAE6AD" w14:textId="77777777" w:rsidTr="00405DAD">
        <w:tc>
          <w:tcPr>
            <w:tcW w:w="2697" w:type="dxa"/>
          </w:tcPr>
          <w:p w14:paraId="07BC5AAE" w14:textId="56E75219" w:rsidR="00223DFD" w:rsidRDefault="00D81D47" w:rsidP="00223DFD">
            <w:pPr>
              <w:rPr>
                <w:rFonts w:ascii="Arial" w:hAnsi="Arial" w:cs="Arial"/>
                <w:bCs/>
                <w:sz w:val="24"/>
                <w:szCs w:val="24"/>
              </w:rPr>
            </w:pPr>
            <w:r>
              <w:rPr>
                <w:rFonts w:ascii="Arial" w:hAnsi="Arial" w:cs="Arial"/>
                <w:bCs/>
                <w:sz w:val="24"/>
                <w:szCs w:val="24"/>
              </w:rPr>
              <w:t xml:space="preserve">5.6 Task Six – Special Projects </w:t>
            </w:r>
          </w:p>
        </w:tc>
        <w:tc>
          <w:tcPr>
            <w:tcW w:w="5391" w:type="dxa"/>
          </w:tcPr>
          <w:p w14:paraId="6B2613FE" w14:textId="4281D159" w:rsidR="00C44E40" w:rsidRPr="00290075" w:rsidRDefault="00290075" w:rsidP="00290075">
            <w:pPr>
              <w:tabs>
                <w:tab w:val="left" w:pos="735"/>
              </w:tabs>
              <w:spacing w:after="0" w:line="240" w:lineRule="auto"/>
              <w:rPr>
                <w:rFonts w:ascii="Arial" w:eastAsia="Arial" w:hAnsi="Arial" w:cs="Arial"/>
                <w:color w:val="000000" w:themeColor="text1"/>
              </w:rPr>
            </w:pPr>
            <w:r>
              <w:rPr>
                <w:rFonts w:ascii="Arial" w:eastAsia="Arial" w:hAnsi="Arial" w:cs="Arial"/>
                <w:color w:val="000000" w:themeColor="text1"/>
              </w:rPr>
              <w:t xml:space="preserve">a.) </w:t>
            </w:r>
            <w:r w:rsidR="00C44E40" w:rsidRPr="00290075">
              <w:rPr>
                <w:rFonts w:ascii="Arial" w:eastAsia="Arial" w:hAnsi="Arial" w:cs="Arial"/>
                <w:color w:val="000000" w:themeColor="text1"/>
              </w:rPr>
              <w:t xml:space="preserve">Standard: A-123 Special Projects Risk Assessment Deliverables, and associated activities, are completed and delivered in accordance with the technical guidance memorandum. </w:t>
            </w:r>
          </w:p>
          <w:p w14:paraId="2ED9E74B" w14:textId="77777777" w:rsidR="00C44E40" w:rsidRPr="00290075" w:rsidRDefault="00C44E40" w:rsidP="00290075">
            <w:pPr>
              <w:tabs>
                <w:tab w:val="left" w:pos="735"/>
              </w:tabs>
              <w:spacing w:after="0"/>
              <w:rPr>
                <w:rFonts w:ascii="Arial" w:eastAsia="Arial" w:hAnsi="Arial" w:cs="Arial"/>
                <w:color w:val="000000" w:themeColor="text1"/>
              </w:rPr>
            </w:pPr>
            <w:r w:rsidRPr="00290075">
              <w:rPr>
                <w:rFonts w:ascii="Arial" w:eastAsia="Arial" w:hAnsi="Arial" w:cs="Arial"/>
                <w:color w:val="000000" w:themeColor="text1"/>
              </w:rPr>
              <w:t>AQL: Zero deviation, unless discussed and agreed to by all parties.</w:t>
            </w:r>
          </w:p>
          <w:p w14:paraId="788AF100" w14:textId="77777777" w:rsidR="00C44E40" w:rsidRPr="0024185F" w:rsidRDefault="00C44E40" w:rsidP="00C44E40">
            <w:pPr>
              <w:pStyle w:val="ListParagraph"/>
              <w:tabs>
                <w:tab w:val="left" w:pos="735"/>
              </w:tabs>
              <w:spacing w:after="0"/>
              <w:ind w:left="360"/>
              <w:rPr>
                <w:rFonts w:ascii="Arial" w:eastAsia="Arial" w:hAnsi="Arial" w:cs="Arial"/>
                <w:color w:val="000000" w:themeColor="text1"/>
              </w:rPr>
            </w:pPr>
          </w:p>
          <w:p w14:paraId="054C7527" w14:textId="15BEB8AB" w:rsidR="00C44E40" w:rsidRPr="00290075" w:rsidRDefault="00290075" w:rsidP="00290075">
            <w:pPr>
              <w:tabs>
                <w:tab w:val="left" w:pos="735"/>
              </w:tabs>
              <w:spacing w:after="0"/>
              <w:rPr>
                <w:rFonts w:ascii="Arial" w:eastAsia="Arial" w:hAnsi="Arial" w:cs="Arial"/>
                <w:color w:val="000000" w:themeColor="text1"/>
              </w:rPr>
            </w:pPr>
            <w:r>
              <w:rPr>
                <w:rFonts w:ascii="Arial" w:eastAsia="Arial" w:hAnsi="Arial" w:cs="Arial"/>
                <w:color w:val="000000" w:themeColor="text1"/>
              </w:rPr>
              <w:t xml:space="preserve">b.) </w:t>
            </w:r>
            <w:r w:rsidR="00C44E40" w:rsidRPr="00290075">
              <w:rPr>
                <w:rFonts w:ascii="Arial" w:eastAsia="Arial" w:hAnsi="Arial" w:cs="Arial"/>
                <w:color w:val="000000" w:themeColor="text1"/>
              </w:rPr>
              <w:t>Standard: A-123 Special Projects Risk Assessment Deliverables includes all data and/or information required to re-create and/or modify deliverables, without contractor assistance.</w:t>
            </w:r>
          </w:p>
          <w:p w14:paraId="5FEF6880" w14:textId="540E9DB4" w:rsidR="00223DFD" w:rsidRPr="00CD1DD3" w:rsidRDefault="00C44E40" w:rsidP="00CD1DD3">
            <w:pPr>
              <w:spacing w:after="0" w:line="240" w:lineRule="auto"/>
              <w:rPr>
                <w:rFonts w:ascii="Arial" w:eastAsia="Arial" w:hAnsi="Arial" w:cs="Arial"/>
                <w:color w:val="000000" w:themeColor="text1"/>
              </w:rPr>
            </w:pPr>
            <w:r w:rsidRPr="00290075">
              <w:rPr>
                <w:rFonts w:ascii="Arial" w:eastAsia="Arial" w:hAnsi="Arial" w:cs="Arial"/>
                <w:color w:val="000000" w:themeColor="text1"/>
              </w:rPr>
              <w:t>AQL: Zero deviation, unless discussed and agreed to by all parties.</w:t>
            </w:r>
          </w:p>
        </w:tc>
        <w:tc>
          <w:tcPr>
            <w:tcW w:w="2892" w:type="dxa"/>
          </w:tcPr>
          <w:p w14:paraId="06702BB3" w14:textId="61563194" w:rsidR="00290075" w:rsidRPr="0028494C" w:rsidRDefault="00C360AA" w:rsidP="00290075">
            <w:pPr>
              <w:spacing w:after="0" w:line="240" w:lineRule="auto"/>
              <w:rPr>
                <w:rFonts w:ascii="Arial" w:hAnsi="Arial" w:cs="Arial"/>
                <w:color w:val="000000"/>
                <w:sz w:val="24"/>
                <w:szCs w:val="24"/>
              </w:rPr>
            </w:pPr>
            <w:r>
              <w:rPr>
                <w:rFonts w:ascii="Arial" w:hAnsi="Arial" w:cs="Arial"/>
                <w:color w:val="000000"/>
              </w:rPr>
              <w:t>1</w:t>
            </w:r>
            <w:r w:rsidR="00290075" w:rsidRPr="0028494C">
              <w:rPr>
                <w:rFonts w:ascii="Arial" w:hAnsi="Arial" w:cs="Arial"/>
                <w:color w:val="000000"/>
              </w:rPr>
              <w:t>% deduction if TO amount for every week the task is not complete</w:t>
            </w:r>
          </w:p>
          <w:p w14:paraId="7E88E58A" w14:textId="77777777" w:rsidR="00223DFD" w:rsidRDefault="00223DFD" w:rsidP="00223DFD">
            <w:pPr>
              <w:rPr>
                <w:rFonts w:ascii="Arial" w:hAnsi="Arial" w:cs="Arial"/>
                <w:bCs/>
                <w:sz w:val="24"/>
                <w:szCs w:val="24"/>
              </w:rPr>
            </w:pPr>
          </w:p>
        </w:tc>
      </w:tr>
    </w:tbl>
    <w:p w14:paraId="6BCAFED0" w14:textId="77777777" w:rsidR="00263483" w:rsidRDefault="00263483" w:rsidP="00263483">
      <w:pPr>
        <w:rPr>
          <w:rFonts w:ascii="Arial" w:hAnsi="Arial" w:cs="Arial"/>
          <w:bCs/>
          <w:sz w:val="24"/>
          <w:szCs w:val="24"/>
        </w:rPr>
      </w:pPr>
    </w:p>
    <w:tbl>
      <w:tblPr>
        <w:tblStyle w:val="TableGrid"/>
        <w:tblW w:w="10980" w:type="dxa"/>
        <w:tblInd w:w="-995" w:type="dxa"/>
        <w:tblLook w:val="04A0" w:firstRow="1" w:lastRow="0" w:firstColumn="1" w:lastColumn="0" w:noHBand="0" w:noVBand="1"/>
      </w:tblPr>
      <w:tblGrid>
        <w:gridCol w:w="2697"/>
        <w:gridCol w:w="5391"/>
        <w:gridCol w:w="2892"/>
      </w:tblGrid>
      <w:tr w:rsidR="00223DFD" w14:paraId="783EB534" w14:textId="77777777" w:rsidTr="00405DAD">
        <w:tc>
          <w:tcPr>
            <w:tcW w:w="2697" w:type="dxa"/>
          </w:tcPr>
          <w:p w14:paraId="5D41DA4B" w14:textId="096358CC" w:rsidR="00223DFD" w:rsidRDefault="00223DFD" w:rsidP="00223DFD">
            <w:pPr>
              <w:rPr>
                <w:rFonts w:ascii="Arial" w:hAnsi="Arial" w:cs="Arial"/>
                <w:bCs/>
                <w:sz w:val="24"/>
                <w:szCs w:val="24"/>
              </w:rPr>
            </w:pPr>
            <w:r w:rsidRPr="0095456A">
              <w:rPr>
                <w:rFonts w:ascii="Arial" w:hAnsi="Arial" w:cs="Arial"/>
                <w:b/>
                <w:sz w:val="24"/>
                <w:szCs w:val="24"/>
              </w:rPr>
              <w:t xml:space="preserve">Statements </w:t>
            </w:r>
          </w:p>
        </w:tc>
        <w:tc>
          <w:tcPr>
            <w:tcW w:w="5391" w:type="dxa"/>
          </w:tcPr>
          <w:p w14:paraId="42606316" w14:textId="43524D78" w:rsidR="00223DFD" w:rsidRDefault="00223DFD" w:rsidP="00223DFD">
            <w:pPr>
              <w:rPr>
                <w:rFonts w:ascii="Arial" w:hAnsi="Arial" w:cs="Arial"/>
                <w:bCs/>
                <w:sz w:val="24"/>
                <w:szCs w:val="24"/>
              </w:rPr>
            </w:pPr>
            <w:r w:rsidRPr="0095456A">
              <w:rPr>
                <w:rFonts w:ascii="Arial" w:hAnsi="Arial" w:cs="Arial"/>
                <w:b/>
                <w:sz w:val="24"/>
                <w:szCs w:val="24"/>
              </w:rPr>
              <w:t>Standards/AQLs</w:t>
            </w:r>
          </w:p>
        </w:tc>
        <w:tc>
          <w:tcPr>
            <w:tcW w:w="2892" w:type="dxa"/>
          </w:tcPr>
          <w:p w14:paraId="06C615CB" w14:textId="4772D9BF" w:rsidR="00223DFD" w:rsidRDefault="00223DFD" w:rsidP="00223DFD">
            <w:pPr>
              <w:rPr>
                <w:rFonts w:ascii="Arial" w:hAnsi="Arial" w:cs="Arial"/>
                <w:bCs/>
                <w:sz w:val="24"/>
                <w:szCs w:val="24"/>
              </w:rPr>
            </w:pPr>
            <w:r w:rsidRPr="0095456A">
              <w:rPr>
                <w:rFonts w:ascii="Arial" w:hAnsi="Arial" w:cs="Arial"/>
                <w:b/>
                <w:sz w:val="24"/>
                <w:szCs w:val="24"/>
              </w:rPr>
              <w:t>Incentive/Remedy</w:t>
            </w:r>
          </w:p>
        </w:tc>
      </w:tr>
      <w:tr w:rsidR="00223DFD" w14:paraId="2670EAE2" w14:textId="77777777" w:rsidTr="00405DAD">
        <w:tc>
          <w:tcPr>
            <w:tcW w:w="2697" w:type="dxa"/>
          </w:tcPr>
          <w:p w14:paraId="18BA8F64" w14:textId="7F524000" w:rsidR="00223DFD" w:rsidRDefault="00D81D47" w:rsidP="00223DFD">
            <w:pPr>
              <w:rPr>
                <w:rFonts w:ascii="Arial" w:hAnsi="Arial" w:cs="Arial"/>
                <w:bCs/>
                <w:sz w:val="24"/>
                <w:szCs w:val="24"/>
              </w:rPr>
            </w:pPr>
            <w:r>
              <w:rPr>
                <w:rFonts w:ascii="Arial" w:hAnsi="Arial" w:cs="Arial"/>
                <w:bCs/>
                <w:sz w:val="24"/>
                <w:szCs w:val="24"/>
              </w:rPr>
              <w:t xml:space="preserve">5.7 Task 7 – Transition Services (Optional) </w:t>
            </w:r>
          </w:p>
        </w:tc>
        <w:tc>
          <w:tcPr>
            <w:tcW w:w="5391" w:type="dxa"/>
          </w:tcPr>
          <w:p w14:paraId="01BCF021" w14:textId="5DB37D2D" w:rsidR="00C44E40" w:rsidRPr="00EB1014" w:rsidRDefault="00290075" w:rsidP="00C44E40">
            <w:pPr>
              <w:spacing w:after="0" w:line="240" w:lineRule="auto"/>
              <w:rPr>
                <w:rFonts w:ascii="Arial" w:hAnsi="Arial" w:cs="Arial"/>
                <w:color w:val="000000"/>
              </w:rPr>
            </w:pPr>
            <w:proofErr w:type="gramStart"/>
            <w:r>
              <w:rPr>
                <w:rFonts w:ascii="Arial" w:hAnsi="Arial" w:cs="Arial"/>
                <w:color w:val="000000"/>
              </w:rPr>
              <w:t xml:space="preserve">a.) </w:t>
            </w:r>
            <w:r w:rsidR="00C44E40" w:rsidRPr="00EB1014">
              <w:rPr>
                <w:rFonts w:ascii="Arial" w:hAnsi="Arial" w:cs="Arial"/>
                <w:color w:val="000000"/>
              </w:rPr>
              <w:t>Standard</w:t>
            </w:r>
            <w:proofErr w:type="gramEnd"/>
            <w:r w:rsidR="00C44E40" w:rsidRPr="00EB1014">
              <w:rPr>
                <w:rFonts w:ascii="Arial" w:hAnsi="Arial" w:cs="Arial"/>
                <w:color w:val="000000"/>
              </w:rPr>
              <w:t>: The Transition-Out Plan includes comprehensive information related to the planning, execution and delivery of all contract activities and/or deliverables.  </w:t>
            </w:r>
          </w:p>
          <w:p w14:paraId="4854CD99" w14:textId="77777777" w:rsidR="00C44E40" w:rsidRPr="00EB1014" w:rsidRDefault="00C44E40" w:rsidP="00C44E40">
            <w:pPr>
              <w:spacing w:after="0" w:line="240" w:lineRule="auto"/>
              <w:rPr>
                <w:rFonts w:ascii="Arial" w:hAnsi="Arial" w:cs="Arial"/>
                <w:color w:val="000000"/>
              </w:rPr>
            </w:pPr>
            <w:r w:rsidRPr="00EB1014">
              <w:rPr>
                <w:rFonts w:ascii="Arial" w:hAnsi="Arial" w:cs="Arial"/>
                <w:color w:val="000000"/>
              </w:rPr>
              <w:t>AQL: Zero deviation, unless discussed and agreed to by all parties.  </w:t>
            </w:r>
          </w:p>
          <w:p w14:paraId="7860357B" w14:textId="77777777" w:rsidR="00C44E40" w:rsidRPr="00EB1014" w:rsidRDefault="00C44E40" w:rsidP="00C44E40">
            <w:pPr>
              <w:spacing w:after="0" w:line="240" w:lineRule="auto"/>
              <w:rPr>
                <w:rFonts w:ascii="Arial" w:hAnsi="Arial" w:cs="Arial"/>
                <w:color w:val="000000"/>
              </w:rPr>
            </w:pPr>
            <w:r w:rsidRPr="00EB1014">
              <w:rPr>
                <w:rFonts w:ascii="Arial" w:hAnsi="Arial" w:cs="Arial"/>
                <w:color w:val="000000"/>
              </w:rPr>
              <w:t> </w:t>
            </w:r>
          </w:p>
          <w:p w14:paraId="1DF0AACB" w14:textId="2083CEB9" w:rsidR="00C44E40" w:rsidRPr="00EB1014" w:rsidRDefault="00290075" w:rsidP="00290075">
            <w:pPr>
              <w:spacing w:after="0" w:line="240" w:lineRule="auto"/>
              <w:rPr>
                <w:rFonts w:ascii="Arial" w:hAnsi="Arial" w:cs="Arial"/>
                <w:color w:val="000000"/>
              </w:rPr>
            </w:pPr>
            <w:r>
              <w:rPr>
                <w:rFonts w:ascii="Arial" w:hAnsi="Arial" w:cs="Arial"/>
                <w:color w:val="000000"/>
              </w:rPr>
              <w:t xml:space="preserve">b.) </w:t>
            </w:r>
            <w:r w:rsidR="00C44E40" w:rsidRPr="00EB1014">
              <w:rPr>
                <w:rFonts w:ascii="Arial" w:hAnsi="Arial" w:cs="Arial"/>
                <w:color w:val="000000"/>
              </w:rPr>
              <w:t xml:space="preserve">Standard: The Transition-Out Plan maps out and identifies points of </w:t>
            </w:r>
            <w:r w:rsidRPr="00EB1014">
              <w:rPr>
                <w:rFonts w:ascii="Arial" w:hAnsi="Arial" w:cs="Arial"/>
                <w:color w:val="000000"/>
              </w:rPr>
              <w:t>contact</w:t>
            </w:r>
            <w:r w:rsidR="00C44E40" w:rsidRPr="00EB1014">
              <w:rPr>
                <w:rFonts w:ascii="Arial" w:hAnsi="Arial" w:cs="Arial"/>
                <w:color w:val="000000"/>
              </w:rPr>
              <w:t xml:space="preserve"> with activities and/or deliverables to assist collaboration and coordination efforts.  </w:t>
            </w:r>
          </w:p>
          <w:p w14:paraId="481BC0C6" w14:textId="1469903D" w:rsidR="00223DFD" w:rsidRPr="00290075" w:rsidRDefault="00C44E40" w:rsidP="00290075">
            <w:pPr>
              <w:spacing w:after="0" w:line="240" w:lineRule="auto"/>
              <w:rPr>
                <w:rFonts w:ascii="Arial" w:hAnsi="Arial" w:cs="Arial"/>
                <w:color w:val="000000"/>
              </w:rPr>
            </w:pPr>
            <w:r w:rsidRPr="00EB1014">
              <w:rPr>
                <w:rFonts w:ascii="Arial" w:hAnsi="Arial" w:cs="Arial"/>
                <w:color w:val="000000"/>
              </w:rPr>
              <w:t>AQL: Zero deviation, unless discussed and agreed to by all parties. </w:t>
            </w:r>
          </w:p>
        </w:tc>
        <w:tc>
          <w:tcPr>
            <w:tcW w:w="2892" w:type="dxa"/>
          </w:tcPr>
          <w:p w14:paraId="4A448B1F" w14:textId="42B8F81F" w:rsidR="00290075" w:rsidRPr="0028494C" w:rsidRDefault="00C360AA" w:rsidP="00290075">
            <w:pPr>
              <w:spacing w:after="0" w:line="240" w:lineRule="auto"/>
              <w:rPr>
                <w:rFonts w:ascii="Arial" w:hAnsi="Arial" w:cs="Arial"/>
                <w:color w:val="000000"/>
                <w:sz w:val="24"/>
                <w:szCs w:val="24"/>
              </w:rPr>
            </w:pPr>
            <w:r>
              <w:rPr>
                <w:rFonts w:ascii="Arial" w:hAnsi="Arial" w:cs="Arial"/>
                <w:color w:val="000000"/>
              </w:rPr>
              <w:t>1</w:t>
            </w:r>
            <w:r w:rsidR="00290075" w:rsidRPr="0028494C">
              <w:rPr>
                <w:rFonts w:ascii="Arial" w:hAnsi="Arial" w:cs="Arial"/>
                <w:color w:val="000000"/>
              </w:rPr>
              <w:t>% deduction if TO amount for every week the task is not complete</w:t>
            </w:r>
          </w:p>
          <w:p w14:paraId="6BBF56C6" w14:textId="77777777" w:rsidR="00223DFD" w:rsidRDefault="00223DFD" w:rsidP="00223DFD">
            <w:pPr>
              <w:rPr>
                <w:rFonts w:ascii="Arial" w:hAnsi="Arial" w:cs="Arial"/>
                <w:bCs/>
                <w:sz w:val="24"/>
                <w:szCs w:val="24"/>
              </w:rPr>
            </w:pPr>
          </w:p>
        </w:tc>
      </w:tr>
    </w:tbl>
    <w:p w14:paraId="2E9EC711" w14:textId="77777777" w:rsidR="00263483" w:rsidRDefault="00263483" w:rsidP="00263483">
      <w:pPr>
        <w:rPr>
          <w:rFonts w:ascii="Arial" w:hAnsi="Arial" w:cs="Arial"/>
          <w:bCs/>
          <w:sz w:val="24"/>
          <w:szCs w:val="24"/>
        </w:rPr>
      </w:pPr>
    </w:p>
    <w:bookmarkEnd w:id="98"/>
    <w:p w14:paraId="5BD00A81" w14:textId="762CB38C" w:rsidR="00456087" w:rsidRPr="0028494C" w:rsidRDefault="00456087" w:rsidP="00CE57AF">
      <w:pPr>
        <w:rPr>
          <w:rFonts w:ascii="Arial" w:hAnsi="Arial" w:cs="Arial"/>
          <w:bCs/>
          <w:sz w:val="24"/>
          <w:szCs w:val="24"/>
        </w:rPr>
      </w:pPr>
    </w:p>
    <w:sectPr w:rsidR="00456087" w:rsidRPr="0028494C" w:rsidSect="00BC665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9AAF" w14:textId="77777777" w:rsidR="002F3D43" w:rsidRDefault="002F3D43" w:rsidP="004237EE">
      <w:pPr>
        <w:spacing w:after="0" w:line="240" w:lineRule="auto"/>
      </w:pPr>
      <w:r>
        <w:separator/>
      </w:r>
    </w:p>
  </w:endnote>
  <w:endnote w:type="continuationSeparator" w:id="0">
    <w:p w14:paraId="19E7AEAE" w14:textId="77777777" w:rsidR="002F3D43" w:rsidRDefault="002F3D43" w:rsidP="0042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PMingLiU">
    <w:panose1 w:val="02010601000101010101"/>
    <w:charset w:val="88"/>
    <w:family w:val="roman"/>
    <w:pitch w:val="variable"/>
    <w:sig w:usb0="A00002FF" w:usb1="28CFFCFA" w:usb2="00000016" w:usb3="00000000" w:csb0="001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5091" w14:textId="77777777" w:rsidR="005E2364" w:rsidRDefault="005E23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80575"/>
      <w:docPartObj>
        <w:docPartGallery w:val="Page Numbers (Bottom of Page)"/>
        <w:docPartUnique/>
      </w:docPartObj>
    </w:sdtPr>
    <w:sdtEndPr>
      <w:rPr>
        <w:noProof/>
      </w:rPr>
    </w:sdtEndPr>
    <w:sdtContent>
      <w:p w14:paraId="50657B38" w14:textId="594CF045" w:rsidR="00C50AE7" w:rsidRDefault="00C50AE7">
        <w:pPr>
          <w:pStyle w:val="Footer"/>
        </w:pPr>
        <w:r>
          <w:fldChar w:fldCharType="begin"/>
        </w:r>
        <w:r>
          <w:instrText xml:space="preserve"> PAGE   \* MERGEFORMAT </w:instrText>
        </w:r>
        <w:r>
          <w:fldChar w:fldCharType="separate"/>
        </w:r>
        <w:r>
          <w:rPr>
            <w:noProof/>
          </w:rPr>
          <w:t>2</w:t>
        </w:r>
        <w:r>
          <w:rPr>
            <w:noProof/>
          </w:rPr>
          <w:fldChar w:fldCharType="end"/>
        </w:r>
        <w:r>
          <w:rPr>
            <w:noProof/>
          </w:rPr>
          <w:tab/>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FBF5" w14:textId="77777777" w:rsidR="005E2364" w:rsidRDefault="005E2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71AA9" w14:textId="77777777" w:rsidR="002F3D43" w:rsidRDefault="002F3D43" w:rsidP="004237EE">
      <w:pPr>
        <w:spacing w:after="0" w:line="240" w:lineRule="auto"/>
      </w:pPr>
      <w:r>
        <w:separator/>
      </w:r>
    </w:p>
  </w:footnote>
  <w:footnote w:type="continuationSeparator" w:id="0">
    <w:p w14:paraId="55AC27CA" w14:textId="77777777" w:rsidR="002F3D43" w:rsidRDefault="002F3D43" w:rsidP="00423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0E98" w14:textId="77777777" w:rsidR="005E2364" w:rsidRDefault="005E2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99" w:author="Perez, Jennifer M" w:date="2026-04-20T10:33:00Z"/>
  <w:sdt>
    <w:sdtPr>
      <w:id w:val="898018233"/>
      <w:docPartObj>
        <w:docPartGallery w:val="Watermarks"/>
        <w:docPartUnique/>
      </w:docPartObj>
    </w:sdtPr>
    <w:sdtContent>
      <w:customXmlInsRangeEnd w:id="99"/>
      <w:p w14:paraId="3DDE4490" w14:textId="68BDE574" w:rsidR="005E2364" w:rsidRDefault="005E2364">
        <w:pPr>
          <w:pStyle w:val="Header"/>
        </w:pPr>
        <w:ins w:id="100" w:author="Perez, Jennifer M" w:date="2026-04-20T10:33:00Z" w16du:dateUtc="2026-04-20T16:33:00Z">
          <w:r>
            <w:rPr>
              <w:noProof/>
            </w:rPr>
            <w:pict w14:anchorId="2823D2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101" w:author="Perez, Jennifer M" w:date="2026-04-20T10:33:00Z"/>
    </w:sdtContent>
  </w:sdt>
  <w:customXmlInsRangeEnd w:id="10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0CB9" w14:textId="77777777" w:rsidR="005E2364" w:rsidRDefault="005E23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ntact and support icons 64px and 256px editable vector set Set of thin line icons of contact and support services. Outline symbol collection. Editable vector stroke. 64 and 256 Pixel Perfect scalable to 128px following instructions stock illustrations" style="width:147.2pt;height:89.9pt;visibility:visible" o:bullet="t">
        <v:imagedata r:id="rId1" o:title="contact and support icons 64px and 256px editable vector set Set of thin line icons of contact and support services" croptop="10051f" cropbottom="46422f" cropleft="29413f" cropright="29734f"/>
      </v:shape>
    </w:pict>
  </w:numPicBullet>
  <w:abstractNum w:abstractNumId="0" w15:restartNumberingAfterBreak="0">
    <w:nsid w:val="021459F9"/>
    <w:multiLevelType w:val="hybridMultilevel"/>
    <w:tmpl w:val="FA7CF488"/>
    <w:lvl w:ilvl="0" w:tplc="6558565C">
      <w:start w:val="1"/>
      <w:numFmt w:val="bullet"/>
      <w:lvlText w:val=""/>
      <w:lvlJc w:val="left"/>
      <w:pPr>
        <w:ind w:left="720" w:hanging="360"/>
      </w:pPr>
      <w:rPr>
        <w:rFonts w:ascii="Symbol" w:hAnsi="Symbol" w:hint="default"/>
      </w:rPr>
    </w:lvl>
    <w:lvl w:ilvl="1" w:tplc="9AD44B28" w:tentative="1">
      <w:start w:val="1"/>
      <w:numFmt w:val="bullet"/>
      <w:lvlText w:val="o"/>
      <w:lvlJc w:val="left"/>
      <w:pPr>
        <w:ind w:left="1440" w:hanging="360"/>
      </w:pPr>
      <w:rPr>
        <w:rFonts w:ascii="Courier New" w:hAnsi="Courier New" w:hint="default"/>
      </w:rPr>
    </w:lvl>
    <w:lvl w:ilvl="2" w:tplc="9E9C76C8" w:tentative="1">
      <w:start w:val="1"/>
      <w:numFmt w:val="bullet"/>
      <w:lvlText w:val=""/>
      <w:lvlJc w:val="left"/>
      <w:pPr>
        <w:ind w:left="2160" w:hanging="360"/>
      </w:pPr>
      <w:rPr>
        <w:rFonts w:ascii="Wingdings" w:hAnsi="Wingdings" w:hint="default"/>
      </w:rPr>
    </w:lvl>
    <w:lvl w:ilvl="3" w:tplc="366ACE26" w:tentative="1">
      <w:start w:val="1"/>
      <w:numFmt w:val="bullet"/>
      <w:lvlText w:val=""/>
      <w:lvlJc w:val="left"/>
      <w:pPr>
        <w:ind w:left="2880" w:hanging="360"/>
      </w:pPr>
      <w:rPr>
        <w:rFonts w:ascii="Symbol" w:hAnsi="Symbol" w:hint="default"/>
      </w:rPr>
    </w:lvl>
    <w:lvl w:ilvl="4" w:tplc="1A1029FA" w:tentative="1">
      <w:start w:val="1"/>
      <w:numFmt w:val="bullet"/>
      <w:lvlText w:val="o"/>
      <w:lvlJc w:val="left"/>
      <w:pPr>
        <w:ind w:left="3600" w:hanging="360"/>
      </w:pPr>
      <w:rPr>
        <w:rFonts w:ascii="Courier New" w:hAnsi="Courier New" w:hint="default"/>
      </w:rPr>
    </w:lvl>
    <w:lvl w:ilvl="5" w:tplc="DFD8EAC8" w:tentative="1">
      <w:start w:val="1"/>
      <w:numFmt w:val="bullet"/>
      <w:lvlText w:val=""/>
      <w:lvlJc w:val="left"/>
      <w:pPr>
        <w:ind w:left="4320" w:hanging="360"/>
      </w:pPr>
      <w:rPr>
        <w:rFonts w:ascii="Wingdings" w:hAnsi="Wingdings" w:hint="default"/>
      </w:rPr>
    </w:lvl>
    <w:lvl w:ilvl="6" w:tplc="939C75B2" w:tentative="1">
      <w:start w:val="1"/>
      <w:numFmt w:val="bullet"/>
      <w:lvlText w:val=""/>
      <w:lvlJc w:val="left"/>
      <w:pPr>
        <w:ind w:left="5040" w:hanging="360"/>
      </w:pPr>
      <w:rPr>
        <w:rFonts w:ascii="Symbol" w:hAnsi="Symbol" w:hint="default"/>
      </w:rPr>
    </w:lvl>
    <w:lvl w:ilvl="7" w:tplc="BBBA6CB2" w:tentative="1">
      <w:start w:val="1"/>
      <w:numFmt w:val="bullet"/>
      <w:lvlText w:val="o"/>
      <w:lvlJc w:val="left"/>
      <w:pPr>
        <w:ind w:left="5760" w:hanging="360"/>
      </w:pPr>
      <w:rPr>
        <w:rFonts w:ascii="Courier New" w:hAnsi="Courier New" w:hint="default"/>
      </w:rPr>
    </w:lvl>
    <w:lvl w:ilvl="8" w:tplc="51E6345A" w:tentative="1">
      <w:start w:val="1"/>
      <w:numFmt w:val="bullet"/>
      <w:lvlText w:val=""/>
      <w:lvlJc w:val="left"/>
      <w:pPr>
        <w:ind w:left="6480" w:hanging="360"/>
      </w:pPr>
      <w:rPr>
        <w:rFonts w:ascii="Wingdings" w:hAnsi="Wingdings" w:hint="default"/>
      </w:rPr>
    </w:lvl>
  </w:abstractNum>
  <w:abstractNum w:abstractNumId="1" w15:restartNumberingAfterBreak="0">
    <w:nsid w:val="083A5BD9"/>
    <w:multiLevelType w:val="multilevel"/>
    <w:tmpl w:val="52E467BE"/>
    <w:lvl w:ilvl="0">
      <w:start w:val="2"/>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 w15:restartNumberingAfterBreak="0">
    <w:nsid w:val="0CC76877"/>
    <w:multiLevelType w:val="hybridMultilevel"/>
    <w:tmpl w:val="BD04B3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1651C"/>
    <w:multiLevelType w:val="hybridMultilevel"/>
    <w:tmpl w:val="E97CEC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366DB"/>
    <w:multiLevelType w:val="hybridMultilevel"/>
    <w:tmpl w:val="A148DC82"/>
    <w:lvl w:ilvl="0" w:tplc="E312EC54">
      <w:start w:val="1"/>
      <w:numFmt w:val="lowerLetter"/>
      <w:lvlText w:val="(%1)"/>
      <w:lvlJc w:val="left"/>
      <w:pPr>
        <w:ind w:left="720" w:hanging="360"/>
      </w:pPr>
      <w:rPr>
        <w:rFonts w:ascii="Arial" w:hAnsi="Arial" w:hint="default"/>
      </w:rPr>
    </w:lvl>
    <w:lvl w:ilvl="1" w:tplc="0DF4B0D6">
      <w:start w:val="1"/>
      <w:numFmt w:val="lowerLetter"/>
      <w:lvlText w:val="%2."/>
      <w:lvlJc w:val="left"/>
      <w:pPr>
        <w:ind w:left="1440" w:hanging="360"/>
      </w:pPr>
    </w:lvl>
    <w:lvl w:ilvl="2" w:tplc="93A48862">
      <w:start w:val="1"/>
      <w:numFmt w:val="lowerRoman"/>
      <w:lvlText w:val="%3."/>
      <w:lvlJc w:val="right"/>
      <w:pPr>
        <w:ind w:left="2160" w:hanging="180"/>
      </w:pPr>
    </w:lvl>
    <w:lvl w:ilvl="3" w:tplc="796CAF2C">
      <w:start w:val="1"/>
      <w:numFmt w:val="decimal"/>
      <w:lvlText w:val="%4."/>
      <w:lvlJc w:val="left"/>
      <w:pPr>
        <w:ind w:left="2880" w:hanging="360"/>
      </w:pPr>
    </w:lvl>
    <w:lvl w:ilvl="4" w:tplc="BA0AA9D2">
      <w:start w:val="1"/>
      <w:numFmt w:val="lowerLetter"/>
      <w:lvlText w:val="%5."/>
      <w:lvlJc w:val="left"/>
      <w:pPr>
        <w:ind w:left="3600" w:hanging="360"/>
      </w:pPr>
    </w:lvl>
    <w:lvl w:ilvl="5" w:tplc="67ACA876">
      <w:start w:val="1"/>
      <w:numFmt w:val="lowerRoman"/>
      <w:lvlText w:val="%6."/>
      <w:lvlJc w:val="right"/>
      <w:pPr>
        <w:ind w:left="4320" w:hanging="180"/>
      </w:pPr>
    </w:lvl>
    <w:lvl w:ilvl="6" w:tplc="25D0F2CC">
      <w:start w:val="1"/>
      <w:numFmt w:val="decimal"/>
      <w:lvlText w:val="%7."/>
      <w:lvlJc w:val="left"/>
      <w:pPr>
        <w:ind w:left="5040" w:hanging="360"/>
      </w:pPr>
    </w:lvl>
    <w:lvl w:ilvl="7" w:tplc="45BCAEE2">
      <w:start w:val="1"/>
      <w:numFmt w:val="lowerLetter"/>
      <w:lvlText w:val="%8."/>
      <w:lvlJc w:val="left"/>
      <w:pPr>
        <w:ind w:left="5760" w:hanging="360"/>
      </w:pPr>
    </w:lvl>
    <w:lvl w:ilvl="8" w:tplc="B7F4AE56">
      <w:start w:val="1"/>
      <w:numFmt w:val="lowerRoman"/>
      <w:lvlText w:val="%9."/>
      <w:lvlJc w:val="right"/>
      <w:pPr>
        <w:ind w:left="6480" w:hanging="180"/>
      </w:pPr>
    </w:lvl>
  </w:abstractNum>
  <w:abstractNum w:abstractNumId="5" w15:restartNumberingAfterBreak="0">
    <w:nsid w:val="14BE6223"/>
    <w:multiLevelType w:val="multilevel"/>
    <w:tmpl w:val="05749F20"/>
    <w:lvl w:ilvl="0">
      <w:start w:val="1"/>
      <w:numFmt w:val="lowerLetter"/>
      <w:lvlText w:val="%1."/>
      <w:lvlJc w:val="left"/>
      <w:pPr>
        <w:tabs>
          <w:tab w:val="num" w:pos="720"/>
        </w:tabs>
        <w:ind w:left="720" w:hanging="360"/>
      </w:pPr>
      <w:rPr>
        <w:rFonts w:hint="default"/>
      </w:rPr>
    </w:lvl>
    <w:lvl w:ilvl="1">
      <w:start w:val="2"/>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 w15:restartNumberingAfterBreak="0">
    <w:nsid w:val="15A633FB"/>
    <w:multiLevelType w:val="hybridMultilevel"/>
    <w:tmpl w:val="77B02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F18A0"/>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8" w15:restartNumberingAfterBreak="0">
    <w:nsid w:val="16B85508"/>
    <w:multiLevelType w:val="multilevel"/>
    <w:tmpl w:val="968E2C2C"/>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9" w15:restartNumberingAfterBreak="0">
    <w:nsid w:val="19F57498"/>
    <w:multiLevelType w:val="multilevel"/>
    <w:tmpl w:val="B71083D8"/>
    <w:lvl w:ilvl="0">
      <w:start w:val="3"/>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 w15:restartNumberingAfterBreak="0">
    <w:nsid w:val="1E9B509B"/>
    <w:multiLevelType w:val="hybridMultilevel"/>
    <w:tmpl w:val="573E6170"/>
    <w:lvl w:ilvl="0" w:tplc="F67A4896">
      <w:start w:val="1"/>
      <w:numFmt w:val="bullet"/>
      <w:lvlText w:val=""/>
      <w:lvlJc w:val="left"/>
      <w:pPr>
        <w:ind w:left="1080" w:hanging="360"/>
      </w:pPr>
      <w:rPr>
        <w:rFonts w:ascii="Symbol" w:hAnsi="Symbol" w:hint="default"/>
      </w:rPr>
    </w:lvl>
    <w:lvl w:ilvl="1" w:tplc="F8FC8322" w:tentative="1">
      <w:start w:val="1"/>
      <w:numFmt w:val="bullet"/>
      <w:lvlText w:val="o"/>
      <w:lvlJc w:val="left"/>
      <w:pPr>
        <w:ind w:left="1800" w:hanging="360"/>
      </w:pPr>
      <w:rPr>
        <w:rFonts w:ascii="Courier New" w:hAnsi="Courier New" w:hint="default"/>
      </w:rPr>
    </w:lvl>
    <w:lvl w:ilvl="2" w:tplc="1234D1DA" w:tentative="1">
      <w:start w:val="1"/>
      <w:numFmt w:val="bullet"/>
      <w:lvlText w:val=""/>
      <w:lvlJc w:val="left"/>
      <w:pPr>
        <w:ind w:left="2520" w:hanging="360"/>
      </w:pPr>
      <w:rPr>
        <w:rFonts w:ascii="Wingdings" w:hAnsi="Wingdings" w:hint="default"/>
      </w:rPr>
    </w:lvl>
    <w:lvl w:ilvl="3" w:tplc="42B8037E" w:tentative="1">
      <w:start w:val="1"/>
      <w:numFmt w:val="bullet"/>
      <w:lvlText w:val=""/>
      <w:lvlJc w:val="left"/>
      <w:pPr>
        <w:ind w:left="3240" w:hanging="360"/>
      </w:pPr>
      <w:rPr>
        <w:rFonts w:ascii="Symbol" w:hAnsi="Symbol" w:hint="default"/>
      </w:rPr>
    </w:lvl>
    <w:lvl w:ilvl="4" w:tplc="38BE3494" w:tentative="1">
      <w:start w:val="1"/>
      <w:numFmt w:val="bullet"/>
      <w:lvlText w:val="o"/>
      <w:lvlJc w:val="left"/>
      <w:pPr>
        <w:ind w:left="3960" w:hanging="360"/>
      </w:pPr>
      <w:rPr>
        <w:rFonts w:ascii="Courier New" w:hAnsi="Courier New" w:hint="default"/>
      </w:rPr>
    </w:lvl>
    <w:lvl w:ilvl="5" w:tplc="A0B834C0" w:tentative="1">
      <w:start w:val="1"/>
      <w:numFmt w:val="bullet"/>
      <w:lvlText w:val=""/>
      <w:lvlJc w:val="left"/>
      <w:pPr>
        <w:ind w:left="4680" w:hanging="360"/>
      </w:pPr>
      <w:rPr>
        <w:rFonts w:ascii="Wingdings" w:hAnsi="Wingdings" w:hint="default"/>
      </w:rPr>
    </w:lvl>
    <w:lvl w:ilvl="6" w:tplc="2F786A3A" w:tentative="1">
      <w:start w:val="1"/>
      <w:numFmt w:val="bullet"/>
      <w:lvlText w:val=""/>
      <w:lvlJc w:val="left"/>
      <w:pPr>
        <w:ind w:left="5400" w:hanging="360"/>
      </w:pPr>
      <w:rPr>
        <w:rFonts w:ascii="Symbol" w:hAnsi="Symbol" w:hint="default"/>
      </w:rPr>
    </w:lvl>
    <w:lvl w:ilvl="7" w:tplc="A4A4C4BE" w:tentative="1">
      <w:start w:val="1"/>
      <w:numFmt w:val="bullet"/>
      <w:lvlText w:val="o"/>
      <w:lvlJc w:val="left"/>
      <w:pPr>
        <w:ind w:left="6120" w:hanging="360"/>
      </w:pPr>
      <w:rPr>
        <w:rFonts w:ascii="Courier New" w:hAnsi="Courier New" w:hint="default"/>
      </w:rPr>
    </w:lvl>
    <w:lvl w:ilvl="8" w:tplc="4DFE5C6A" w:tentative="1">
      <w:start w:val="1"/>
      <w:numFmt w:val="bullet"/>
      <w:lvlText w:val=""/>
      <w:lvlJc w:val="left"/>
      <w:pPr>
        <w:ind w:left="6840" w:hanging="360"/>
      </w:pPr>
      <w:rPr>
        <w:rFonts w:ascii="Wingdings" w:hAnsi="Wingdings" w:hint="default"/>
      </w:rPr>
    </w:lvl>
  </w:abstractNum>
  <w:abstractNum w:abstractNumId="11" w15:restartNumberingAfterBreak="0">
    <w:nsid w:val="1EB6B8DA"/>
    <w:multiLevelType w:val="hybridMultilevel"/>
    <w:tmpl w:val="F4BC73CC"/>
    <w:lvl w:ilvl="0" w:tplc="C71895F6">
      <w:start w:val="1"/>
      <w:numFmt w:val="lowerLetter"/>
      <w:lvlText w:val="(%1)"/>
      <w:lvlJc w:val="left"/>
      <w:pPr>
        <w:ind w:left="360" w:hanging="360"/>
      </w:pPr>
      <w:rPr>
        <w:rFonts w:ascii="Arial" w:hAnsi="Arial" w:hint="default"/>
      </w:rPr>
    </w:lvl>
    <w:lvl w:ilvl="1" w:tplc="9654BB72">
      <w:start w:val="1"/>
      <w:numFmt w:val="lowerLetter"/>
      <w:lvlText w:val="%2."/>
      <w:lvlJc w:val="left"/>
      <w:pPr>
        <w:ind w:left="1440" w:hanging="360"/>
      </w:pPr>
    </w:lvl>
    <w:lvl w:ilvl="2" w:tplc="AE266F64">
      <w:start w:val="1"/>
      <w:numFmt w:val="lowerRoman"/>
      <w:lvlText w:val="%3."/>
      <w:lvlJc w:val="right"/>
      <w:pPr>
        <w:ind w:left="2160" w:hanging="180"/>
      </w:pPr>
    </w:lvl>
    <w:lvl w:ilvl="3" w:tplc="EAEC21BA">
      <w:start w:val="1"/>
      <w:numFmt w:val="decimal"/>
      <w:lvlText w:val="%4."/>
      <w:lvlJc w:val="left"/>
      <w:pPr>
        <w:ind w:left="2880" w:hanging="360"/>
      </w:pPr>
    </w:lvl>
    <w:lvl w:ilvl="4" w:tplc="50DED110">
      <w:start w:val="1"/>
      <w:numFmt w:val="lowerLetter"/>
      <w:lvlText w:val="%5."/>
      <w:lvlJc w:val="left"/>
      <w:pPr>
        <w:ind w:left="3600" w:hanging="360"/>
      </w:pPr>
    </w:lvl>
    <w:lvl w:ilvl="5" w:tplc="CC9AC67E">
      <w:start w:val="1"/>
      <w:numFmt w:val="lowerRoman"/>
      <w:lvlText w:val="%6."/>
      <w:lvlJc w:val="right"/>
      <w:pPr>
        <w:ind w:left="4320" w:hanging="180"/>
      </w:pPr>
    </w:lvl>
    <w:lvl w:ilvl="6" w:tplc="85F80CCE">
      <w:start w:val="1"/>
      <w:numFmt w:val="decimal"/>
      <w:lvlText w:val="%7."/>
      <w:lvlJc w:val="left"/>
      <w:pPr>
        <w:ind w:left="5040" w:hanging="360"/>
      </w:pPr>
    </w:lvl>
    <w:lvl w:ilvl="7" w:tplc="7B20FC7A">
      <w:start w:val="1"/>
      <w:numFmt w:val="lowerLetter"/>
      <w:lvlText w:val="%8."/>
      <w:lvlJc w:val="left"/>
      <w:pPr>
        <w:ind w:left="5760" w:hanging="360"/>
      </w:pPr>
    </w:lvl>
    <w:lvl w:ilvl="8" w:tplc="A0D81C66">
      <w:start w:val="1"/>
      <w:numFmt w:val="lowerRoman"/>
      <w:lvlText w:val="%9."/>
      <w:lvlJc w:val="right"/>
      <w:pPr>
        <w:ind w:left="6480" w:hanging="180"/>
      </w:pPr>
    </w:lvl>
  </w:abstractNum>
  <w:abstractNum w:abstractNumId="12" w15:restartNumberingAfterBreak="0">
    <w:nsid w:val="1ED34C62"/>
    <w:multiLevelType w:val="hybridMultilevel"/>
    <w:tmpl w:val="0DF49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5952EE"/>
    <w:multiLevelType w:val="multilevel"/>
    <w:tmpl w:val="FF561D3E"/>
    <w:lvl w:ilvl="0">
      <w:start w:val="5"/>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 w15:restartNumberingAfterBreak="0">
    <w:nsid w:val="203D04A1"/>
    <w:multiLevelType w:val="multilevel"/>
    <w:tmpl w:val="05749F20"/>
    <w:lvl w:ilvl="0">
      <w:start w:val="1"/>
      <w:numFmt w:val="lowerLetter"/>
      <w:lvlText w:val="%1."/>
      <w:lvlJc w:val="left"/>
      <w:pPr>
        <w:tabs>
          <w:tab w:val="num" w:pos="720"/>
        </w:tabs>
        <w:ind w:left="720" w:hanging="360"/>
      </w:pPr>
      <w:rPr>
        <w:rFonts w:hint="default"/>
      </w:rPr>
    </w:lvl>
    <w:lvl w:ilvl="1">
      <w:start w:val="2"/>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5" w15:restartNumberingAfterBreak="0">
    <w:nsid w:val="21F61182"/>
    <w:multiLevelType w:val="multilevel"/>
    <w:tmpl w:val="BE1E39F6"/>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6" w15:restartNumberingAfterBreak="0">
    <w:nsid w:val="226243D7"/>
    <w:multiLevelType w:val="hybridMultilevel"/>
    <w:tmpl w:val="7F1855D8"/>
    <w:lvl w:ilvl="0" w:tplc="10168F1C">
      <w:start w:val="1"/>
      <w:numFmt w:val="bullet"/>
      <w:lvlText w:val=""/>
      <w:lvlJc w:val="left"/>
      <w:pPr>
        <w:ind w:left="720" w:hanging="360"/>
      </w:pPr>
      <w:rPr>
        <w:rFonts w:ascii="Symbol" w:hAnsi="Symbol" w:hint="default"/>
      </w:rPr>
    </w:lvl>
    <w:lvl w:ilvl="1" w:tplc="BBB2185E" w:tentative="1">
      <w:start w:val="1"/>
      <w:numFmt w:val="bullet"/>
      <w:lvlText w:val="o"/>
      <w:lvlJc w:val="left"/>
      <w:pPr>
        <w:ind w:left="1440" w:hanging="360"/>
      </w:pPr>
      <w:rPr>
        <w:rFonts w:ascii="Courier New" w:hAnsi="Courier New" w:hint="default"/>
      </w:rPr>
    </w:lvl>
    <w:lvl w:ilvl="2" w:tplc="4A7A83F8" w:tentative="1">
      <w:start w:val="1"/>
      <w:numFmt w:val="bullet"/>
      <w:lvlText w:val=""/>
      <w:lvlJc w:val="left"/>
      <w:pPr>
        <w:ind w:left="2160" w:hanging="360"/>
      </w:pPr>
      <w:rPr>
        <w:rFonts w:ascii="Wingdings" w:hAnsi="Wingdings" w:hint="default"/>
      </w:rPr>
    </w:lvl>
    <w:lvl w:ilvl="3" w:tplc="2E24A56A" w:tentative="1">
      <w:start w:val="1"/>
      <w:numFmt w:val="bullet"/>
      <w:lvlText w:val=""/>
      <w:lvlJc w:val="left"/>
      <w:pPr>
        <w:ind w:left="2880" w:hanging="360"/>
      </w:pPr>
      <w:rPr>
        <w:rFonts w:ascii="Symbol" w:hAnsi="Symbol" w:hint="default"/>
      </w:rPr>
    </w:lvl>
    <w:lvl w:ilvl="4" w:tplc="7660D5AE" w:tentative="1">
      <w:start w:val="1"/>
      <w:numFmt w:val="bullet"/>
      <w:lvlText w:val="o"/>
      <w:lvlJc w:val="left"/>
      <w:pPr>
        <w:ind w:left="3600" w:hanging="360"/>
      </w:pPr>
      <w:rPr>
        <w:rFonts w:ascii="Courier New" w:hAnsi="Courier New" w:hint="default"/>
      </w:rPr>
    </w:lvl>
    <w:lvl w:ilvl="5" w:tplc="2144AA82" w:tentative="1">
      <w:start w:val="1"/>
      <w:numFmt w:val="bullet"/>
      <w:lvlText w:val=""/>
      <w:lvlJc w:val="left"/>
      <w:pPr>
        <w:ind w:left="4320" w:hanging="360"/>
      </w:pPr>
      <w:rPr>
        <w:rFonts w:ascii="Wingdings" w:hAnsi="Wingdings" w:hint="default"/>
      </w:rPr>
    </w:lvl>
    <w:lvl w:ilvl="6" w:tplc="CB064556" w:tentative="1">
      <w:start w:val="1"/>
      <w:numFmt w:val="bullet"/>
      <w:lvlText w:val=""/>
      <w:lvlJc w:val="left"/>
      <w:pPr>
        <w:ind w:left="5040" w:hanging="360"/>
      </w:pPr>
      <w:rPr>
        <w:rFonts w:ascii="Symbol" w:hAnsi="Symbol" w:hint="default"/>
      </w:rPr>
    </w:lvl>
    <w:lvl w:ilvl="7" w:tplc="54E43320" w:tentative="1">
      <w:start w:val="1"/>
      <w:numFmt w:val="bullet"/>
      <w:lvlText w:val="o"/>
      <w:lvlJc w:val="left"/>
      <w:pPr>
        <w:ind w:left="5760" w:hanging="360"/>
      </w:pPr>
      <w:rPr>
        <w:rFonts w:ascii="Courier New" w:hAnsi="Courier New" w:hint="default"/>
      </w:rPr>
    </w:lvl>
    <w:lvl w:ilvl="8" w:tplc="ABE2733E" w:tentative="1">
      <w:start w:val="1"/>
      <w:numFmt w:val="bullet"/>
      <w:lvlText w:val=""/>
      <w:lvlJc w:val="left"/>
      <w:pPr>
        <w:ind w:left="6480" w:hanging="360"/>
      </w:pPr>
      <w:rPr>
        <w:rFonts w:ascii="Wingdings" w:hAnsi="Wingdings" w:hint="default"/>
      </w:rPr>
    </w:lvl>
  </w:abstractNum>
  <w:abstractNum w:abstractNumId="17" w15:restartNumberingAfterBreak="0">
    <w:nsid w:val="248406AD"/>
    <w:multiLevelType w:val="hybridMultilevel"/>
    <w:tmpl w:val="F6E2D05E"/>
    <w:lvl w:ilvl="0" w:tplc="47F05720">
      <w:start w:val="1"/>
      <w:numFmt w:val="lowerLetter"/>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5E167BB"/>
    <w:multiLevelType w:val="multilevel"/>
    <w:tmpl w:val="968E2C2C"/>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9" w15:restartNumberingAfterBreak="0">
    <w:nsid w:val="27274041"/>
    <w:multiLevelType w:val="multilevel"/>
    <w:tmpl w:val="F0C2CE9C"/>
    <w:lvl w:ilvl="0">
      <w:start w:val="6"/>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0" w15:restartNumberingAfterBreak="0">
    <w:nsid w:val="27384A09"/>
    <w:multiLevelType w:val="hybridMultilevel"/>
    <w:tmpl w:val="1EE45AA6"/>
    <w:lvl w:ilvl="0" w:tplc="3844D0F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BA640C6"/>
    <w:multiLevelType w:val="multilevel"/>
    <w:tmpl w:val="227AEEE6"/>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2" w15:restartNumberingAfterBreak="0">
    <w:nsid w:val="2E890449"/>
    <w:multiLevelType w:val="multilevel"/>
    <w:tmpl w:val="227AEEE6"/>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3" w15:restartNumberingAfterBreak="0">
    <w:nsid w:val="2F882848"/>
    <w:multiLevelType w:val="multilevel"/>
    <w:tmpl w:val="F48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46085"/>
    <w:multiLevelType w:val="multilevel"/>
    <w:tmpl w:val="CF40450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5" w15:restartNumberingAfterBreak="0">
    <w:nsid w:val="32813E2F"/>
    <w:multiLevelType w:val="hybridMultilevel"/>
    <w:tmpl w:val="C6AC41D6"/>
    <w:lvl w:ilvl="0" w:tplc="11B6BA4C">
      <w:start w:val="1"/>
      <w:numFmt w:val="bullet"/>
      <w:lvlText w:val=""/>
      <w:lvlJc w:val="left"/>
      <w:pPr>
        <w:ind w:left="720" w:hanging="360"/>
      </w:pPr>
      <w:rPr>
        <w:rFonts w:ascii="Symbol" w:hAnsi="Symbol" w:hint="default"/>
      </w:rPr>
    </w:lvl>
    <w:lvl w:ilvl="1" w:tplc="71FE7EFE" w:tentative="1">
      <w:start w:val="1"/>
      <w:numFmt w:val="bullet"/>
      <w:lvlText w:val="o"/>
      <w:lvlJc w:val="left"/>
      <w:pPr>
        <w:ind w:left="1440" w:hanging="360"/>
      </w:pPr>
      <w:rPr>
        <w:rFonts w:ascii="Courier New" w:hAnsi="Courier New" w:hint="default"/>
      </w:rPr>
    </w:lvl>
    <w:lvl w:ilvl="2" w:tplc="33E42A72" w:tentative="1">
      <w:start w:val="1"/>
      <w:numFmt w:val="bullet"/>
      <w:lvlText w:val=""/>
      <w:lvlJc w:val="left"/>
      <w:pPr>
        <w:ind w:left="2160" w:hanging="360"/>
      </w:pPr>
      <w:rPr>
        <w:rFonts w:ascii="Wingdings" w:hAnsi="Wingdings" w:hint="default"/>
      </w:rPr>
    </w:lvl>
    <w:lvl w:ilvl="3" w:tplc="B656B966" w:tentative="1">
      <w:start w:val="1"/>
      <w:numFmt w:val="bullet"/>
      <w:lvlText w:val=""/>
      <w:lvlJc w:val="left"/>
      <w:pPr>
        <w:ind w:left="2880" w:hanging="360"/>
      </w:pPr>
      <w:rPr>
        <w:rFonts w:ascii="Symbol" w:hAnsi="Symbol" w:hint="default"/>
      </w:rPr>
    </w:lvl>
    <w:lvl w:ilvl="4" w:tplc="2FCAE000" w:tentative="1">
      <w:start w:val="1"/>
      <w:numFmt w:val="bullet"/>
      <w:lvlText w:val="o"/>
      <w:lvlJc w:val="left"/>
      <w:pPr>
        <w:ind w:left="3600" w:hanging="360"/>
      </w:pPr>
      <w:rPr>
        <w:rFonts w:ascii="Courier New" w:hAnsi="Courier New" w:hint="default"/>
      </w:rPr>
    </w:lvl>
    <w:lvl w:ilvl="5" w:tplc="DB62F2D4" w:tentative="1">
      <w:start w:val="1"/>
      <w:numFmt w:val="bullet"/>
      <w:lvlText w:val=""/>
      <w:lvlJc w:val="left"/>
      <w:pPr>
        <w:ind w:left="4320" w:hanging="360"/>
      </w:pPr>
      <w:rPr>
        <w:rFonts w:ascii="Wingdings" w:hAnsi="Wingdings" w:hint="default"/>
      </w:rPr>
    </w:lvl>
    <w:lvl w:ilvl="6" w:tplc="50788CDC" w:tentative="1">
      <w:start w:val="1"/>
      <w:numFmt w:val="bullet"/>
      <w:lvlText w:val=""/>
      <w:lvlJc w:val="left"/>
      <w:pPr>
        <w:ind w:left="5040" w:hanging="360"/>
      </w:pPr>
      <w:rPr>
        <w:rFonts w:ascii="Symbol" w:hAnsi="Symbol" w:hint="default"/>
      </w:rPr>
    </w:lvl>
    <w:lvl w:ilvl="7" w:tplc="4524E454" w:tentative="1">
      <w:start w:val="1"/>
      <w:numFmt w:val="bullet"/>
      <w:lvlText w:val="o"/>
      <w:lvlJc w:val="left"/>
      <w:pPr>
        <w:ind w:left="5760" w:hanging="360"/>
      </w:pPr>
      <w:rPr>
        <w:rFonts w:ascii="Courier New" w:hAnsi="Courier New" w:hint="default"/>
      </w:rPr>
    </w:lvl>
    <w:lvl w:ilvl="8" w:tplc="1CC07BA0" w:tentative="1">
      <w:start w:val="1"/>
      <w:numFmt w:val="bullet"/>
      <w:lvlText w:val=""/>
      <w:lvlJc w:val="left"/>
      <w:pPr>
        <w:ind w:left="6480" w:hanging="360"/>
      </w:pPr>
      <w:rPr>
        <w:rFonts w:ascii="Wingdings" w:hAnsi="Wingdings" w:hint="default"/>
      </w:rPr>
    </w:lvl>
  </w:abstractNum>
  <w:abstractNum w:abstractNumId="26" w15:restartNumberingAfterBreak="0">
    <w:nsid w:val="33A32FA9"/>
    <w:multiLevelType w:val="multilevel"/>
    <w:tmpl w:val="22D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6328B"/>
    <w:multiLevelType w:val="multilevel"/>
    <w:tmpl w:val="94D6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A3656"/>
    <w:multiLevelType w:val="multilevel"/>
    <w:tmpl w:val="AF944B3A"/>
    <w:lvl w:ilvl="0">
      <w:start w:val="4"/>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9" w15:restartNumberingAfterBreak="0">
    <w:nsid w:val="37C713CA"/>
    <w:multiLevelType w:val="multilevel"/>
    <w:tmpl w:val="BE1E39F6"/>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0" w15:restartNumberingAfterBreak="0">
    <w:nsid w:val="3C641B81"/>
    <w:multiLevelType w:val="multilevel"/>
    <w:tmpl w:val="8244CC32"/>
    <w:lvl w:ilvl="0">
      <w:start w:val="5"/>
      <w:numFmt w:val="lowerLetter"/>
      <w:lvlText w:val="%1."/>
      <w:lvlJc w:val="left"/>
      <w:pPr>
        <w:tabs>
          <w:tab w:val="num" w:pos="720"/>
        </w:tabs>
        <w:ind w:left="720" w:hanging="360"/>
      </w:pPr>
      <w:rPr>
        <w:rFonts w:hint="default"/>
        <w:sz w:val="22"/>
        <w:szCs w:val="22"/>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1" w15:restartNumberingAfterBreak="0">
    <w:nsid w:val="3F474C5A"/>
    <w:multiLevelType w:val="multilevel"/>
    <w:tmpl w:val="46546BD8"/>
    <w:lvl w:ilvl="0">
      <w:start w:val="2"/>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2" w15:restartNumberingAfterBreak="0">
    <w:nsid w:val="414B1520"/>
    <w:multiLevelType w:val="hybridMultilevel"/>
    <w:tmpl w:val="474A3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DE202C"/>
    <w:multiLevelType w:val="multilevel"/>
    <w:tmpl w:val="B71083D8"/>
    <w:lvl w:ilvl="0">
      <w:start w:val="3"/>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4" w15:restartNumberingAfterBreak="0">
    <w:nsid w:val="427533CA"/>
    <w:multiLevelType w:val="multilevel"/>
    <w:tmpl w:val="11A4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F0663"/>
    <w:multiLevelType w:val="multilevel"/>
    <w:tmpl w:val="05749F20"/>
    <w:lvl w:ilvl="0">
      <w:start w:val="1"/>
      <w:numFmt w:val="lowerLetter"/>
      <w:lvlText w:val="%1."/>
      <w:lvlJc w:val="left"/>
      <w:pPr>
        <w:tabs>
          <w:tab w:val="num" w:pos="720"/>
        </w:tabs>
        <w:ind w:left="720" w:hanging="360"/>
      </w:pPr>
      <w:rPr>
        <w:rFonts w:hint="default"/>
      </w:rPr>
    </w:lvl>
    <w:lvl w:ilvl="1">
      <w:start w:val="2"/>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6" w15:restartNumberingAfterBreak="0">
    <w:nsid w:val="432B1846"/>
    <w:multiLevelType w:val="multilevel"/>
    <w:tmpl w:val="CBF65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3B73AB"/>
    <w:multiLevelType w:val="multilevel"/>
    <w:tmpl w:val="94A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EB4A44"/>
    <w:multiLevelType w:val="multilevel"/>
    <w:tmpl w:val="CDE44CB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9" w15:restartNumberingAfterBreak="0">
    <w:nsid w:val="46A15183"/>
    <w:multiLevelType w:val="hybridMultilevel"/>
    <w:tmpl w:val="4D18FAE2"/>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6C9607C"/>
    <w:multiLevelType w:val="hybridMultilevel"/>
    <w:tmpl w:val="8872E8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09E1F9"/>
    <w:multiLevelType w:val="hybridMultilevel"/>
    <w:tmpl w:val="8BAA6404"/>
    <w:lvl w:ilvl="0" w:tplc="684E1962">
      <w:start w:val="1"/>
      <w:numFmt w:val="lowerLetter"/>
      <w:lvlText w:val="(%1)"/>
      <w:lvlJc w:val="left"/>
      <w:pPr>
        <w:ind w:left="720" w:hanging="360"/>
      </w:pPr>
      <w:rPr>
        <w:rFonts w:ascii="Arial" w:hAnsi="Arial" w:hint="default"/>
      </w:rPr>
    </w:lvl>
    <w:lvl w:ilvl="1" w:tplc="4D0ACA68">
      <w:start w:val="1"/>
      <w:numFmt w:val="lowerLetter"/>
      <w:lvlText w:val="%2."/>
      <w:lvlJc w:val="left"/>
      <w:pPr>
        <w:ind w:left="1440" w:hanging="360"/>
      </w:pPr>
    </w:lvl>
    <w:lvl w:ilvl="2" w:tplc="8252F27E">
      <w:start w:val="1"/>
      <w:numFmt w:val="lowerRoman"/>
      <w:lvlText w:val="%3."/>
      <w:lvlJc w:val="right"/>
      <w:pPr>
        <w:ind w:left="2160" w:hanging="180"/>
      </w:pPr>
    </w:lvl>
    <w:lvl w:ilvl="3" w:tplc="942E173E">
      <w:start w:val="1"/>
      <w:numFmt w:val="decimal"/>
      <w:lvlText w:val="%4."/>
      <w:lvlJc w:val="left"/>
      <w:pPr>
        <w:ind w:left="2880" w:hanging="360"/>
      </w:pPr>
    </w:lvl>
    <w:lvl w:ilvl="4" w:tplc="024C971E">
      <w:start w:val="1"/>
      <w:numFmt w:val="lowerLetter"/>
      <w:lvlText w:val="%5."/>
      <w:lvlJc w:val="left"/>
      <w:pPr>
        <w:ind w:left="3600" w:hanging="360"/>
      </w:pPr>
    </w:lvl>
    <w:lvl w:ilvl="5" w:tplc="E0222EC4">
      <w:start w:val="1"/>
      <w:numFmt w:val="lowerRoman"/>
      <w:lvlText w:val="%6."/>
      <w:lvlJc w:val="right"/>
      <w:pPr>
        <w:ind w:left="4320" w:hanging="180"/>
      </w:pPr>
    </w:lvl>
    <w:lvl w:ilvl="6" w:tplc="7A4413AA">
      <w:start w:val="1"/>
      <w:numFmt w:val="decimal"/>
      <w:lvlText w:val="%7."/>
      <w:lvlJc w:val="left"/>
      <w:pPr>
        <w:ind w:left="5040" w:hanging="360"/>
      </w:pPr>
    </w:lvl>
    <w:lvl w:ilvl="7" w:tplc="9F60B99E">
      <w:start w:val="1"/>
      <w:numFmt w:val="lowerLetter"/>
      <w:lvlText w:val="%8."/>
      <w:lvlJc w:val="left"/>
      <w:pPr>
        <w:ind w:left="5760" w:hanging="360"/>
      </w:pPr>
    </w:lvl>
    <w:lvl w:ilvl="8" w:tplc="858A9584">
      <w:start w:val="1"/>
      <w:numFmt w:val="lowerRoman"/>
      <w:lvlText w:val="%9."/>
      <w:lvlJc w:val="right"/>
      <w:pPr>
        <w:ind w:left="6480" w:hanging="180"/>
      </w:pPr>
    </w:lvl>
  </w:abstractNum>
  <w:abstractNum w:abstractNumId="42" w15:restartNumberingAfterBreak="0">
    <w:nsid w:val="4A3E7745"/>
    <w:multiLevelType w:val="hybridMultilevel"/>
    <w:tmpl w:val="E11C92A8"/>
    <w:lvl w:ilvl="0" w:tplc="D0BAFC90">
      <w:start w:val="1"/>
      <w:numFmt w:val="bullet"/>
      <w:lvlText w:val=""/>
      <w:lvlJc w:val="left"/>
      <w:pPr>
        <w:ind w:left="720" w:hanging="360"/>
      </w:pPr>
      <w:rPr>
        <w:rFonts w:ascii="Symbol" w:hAnsi="Symbol" w:hint="default"/>
      </w:rPr>
    </w:lvl>
    <w:lvl w:ilvl="1" w:tplc="C7D48C6E" w:tentative="1">
      <w:start w:val="1"/>
      <w:numFmt w:val="bullet"/>
      <w:lvlText w:val="o"/>
      <w:lvlJc w:val="left"/>
      <w:pPr>
        <w:ind w:left="1440" w:hanging="360"/>
      </w:pPr>
      <w:rPr>
        <w:rFonts w:ascii="Courier New" w:hAnsi="Courier New" w:hint="default"/>
      </w:rPr>
    </w:lvl>
    <w:lvl w:ilvl="2" w:tplc="EE84E5FC" w:tentative="1">
      <w:start w:val="1"/>
      <w:numFmt w:val="bullet"/>
      <w:lvlText w:val=""/>
      <w:lvlJc w:val="left"/>
      <w:pPr>
        <w:ind w:left="2160" w:hanging="360"/>
      </w:pPr>
      <w:rPr>
        <w:rFonts w:ascii="Wingdings" w:hAnsi="Wingdings" w:hint="default"/>
      </w:rPr>
    </w:lvl>
    <w:lvl w:ilvl="3" w:tplc="A0882C3C" w:tentative="1">
      <w:start w:val="1"/>
      <w:numFmt w:val="bullet"/>
      <w:lvlText w:val=""/>
      <w:lvlJc w:val="left"/>
      <w:pPr>
        <w:ind w:left="2880" w:hanging="360"/>
      </w:pPr>
      <w:rPr>
        <w:rFonts w:ascii="Symbol" w:hAnsi="Symbol" w:hint="default"/>
      </w:rPr>
    </w:lvl>
    <w:lvl w:ilvl="4" w:tplc="6522517A" w:tentative="1">
      <w:start w:val="1"/>
      <w:numFmt w:val="bullet"/>
      <w:lvlText w:val="o"/>
      <w:lvlJc w:val="left"/>
      <w:pPr>
        <w:ind w:left="3600" w:hanging="360"/>
      </w:pPr>
      <w:rPr>
        <w:rFonts w:ascii="Courier New" w:hAnsi="Courier New" w:hint="default"/>
      </w:rPr>
    </w:lvl>
    <w:lvl w:ilvl="5" w:tplc="484AB244" w:tentative="1">
      <w:start w:val="1"/>
      <w:numFmt w:val="bullet"/>
      <w:lvlText w:val=""/>
      <w:lvlJc w:val="left"/>
      <w:pPr>
        <w:ind w:left="4320" w:hanging="360"/>
      </w:pPr>
      <w:rPr>
        <w:rFonts w:ascii="Wingdings" w:hAnsi="Wingdings" w:hint="default"/>
      </w:rPr>
    </w:lvl>
    <w:lvl w:ilvl="6" w:tplc="80441888" w:tentative="1">
      <w:start w:val="1"/>
      <w:numFmt w:val="bullet"/>
      <w:lvlText w:val=""/>
      <w:lvlJc w:val="left"/>
      <w:pPr>
        <w:ind w:left="5040" w:hanging="360"/>
      </w:pPr>
      <w:rPr>
        <w:rFonts w:ascii="Symbol" w:hAnsi="Symbol" w:hint="default"/>
      </w:rPr>
    </w:lvl>
    <w:lvl w:ilvl="7" w:tplc="7D14CE80" w:tentative="1">
      <w:start w:val="1"/>
      <w:numFmt w:val="bullet"/>
      <w:lvlText w:val="o"/>
      <w:lvlJc w:val="left"/>
      <w:pPr>
        <w:ind w:left="5760" w:hanging="360"/>
      </w:pPr>
      <w:rPr>
        <w:rFonts w:ascii="Courier New" w:hAnsi="Courier New" w:hint="default"/>
      </w:rPr>
    </w:lvl>
    <w:lvl w:ilvl="8" w:tplc="A7DE761E" w:tentative="1">
      <w:start w:val="1"/>
      <w:numFmt w:val="bullet"/>
      <w:lvlText w:val=""/>
      <w:lvlJc w:val="left"/>
      <w:pPr>
        <w:ind w:left="6480" w:hanging="360"/>
      </w:pPr>
      <w:rPr>
        <w:rFonts w:ascii="Wingdings" w:hAnsi="Wingdings" w:hint="default"/>
      </w:rPr>
    </w:lvl>
  </w:abstractNum>
  <w:abstractNum w:abstractNumId="43" w15:restartNumberingAfterBreak="0">
    <w:nsid w:val="4B0C4EB4"/>
    <w:multiLevelType w:val="hybridMultilevel"/>
    <w:tmpl w:val="D090CE12"/>
    <w:lvl w:ilvl="0" w:tplc="9E7A45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0B177B"/>
    <w:multiLevelType w:val="hybridMultilevel"/>
    <w:tmpl w:val="D6CAACF2"/>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4606E694">
      <w:start w:val="2"/>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331D12"/>
    <w:multiLevelType w:val="hybridMultilevel"/>
    <w:tmpl w:val="E42AE51A"/>
    <w:lvl w:ilvl="0" w:tplc="95E84D70">
      <w:start w:val="1"/>
      <w:numFmt w:val="bullet"/>
      <w:lvlText w:val=""/>
      <w:lvlJc w:val="left"/>
      <w:pPr>
        <w:ind w:left="720" w:hanging="360"/>
      </w:pPr>
      <w:rPr>
        <w:rFonts w:ascii="Symbol" w:hAnsi="Symbol" w:hint="default"/>
      </w:rPr>
    </w:lvl>
    <w:lvl w:ilvl="1" w:tplc="5A6C3940" w:tentative="1">
      <w:start w:val="1"/>
      <w:numFmt w:val="bullet"/>
      <w:lvlText w:val="o"/>
      <w:lvlJc w:val="left"/>
      <w:pPr>
        <w:ind w:left="1440" w:hanging="360"/>
      </w:pPr>
      <w:rPr>
        <w:rFonts w:ascii="Courier New" w:hAnsi="Courier New" w:hint="default"/>
      </w:rPr>
    </w:lvl>
    <w:lvl w:ilvl="2" w:tplc="982412A0" w:tentative="1">
      <w:start w:val="1"/>
      <w:numFmt w:val="bullet"/>
      <w:lvlText w:val=""/>
      <w:lvlJc w:val="left"/>
      <w:pPr>
        <w:ind w:left="2160" w:hanging="360"/>
      </w:pPr>
      <w:rPr>
        <w:rFonts w:ascii="Wingdings" w:hAnsi="Wingdings" w:hint="default"/>
      </w:rPr>
    </w:lvl>
    <w:lvl w:ilvl="3" w:tplc="CE24D944" w:tentative="1">
      <w:start w:val="1"/>
      <w:numFmt w:val="bullet"/>
      <w:lvlText w:val=""/>
      <w:lvlJc w:val="left"/>
      <w:pPr>
        <w:ind w:left="2880" w:hanging="360"/>
      </w:pPr>
      <w:rPr>
        <w:rFonts w:ascii="Symbol" w:hAnsi="Symbol" w:hint="default"/>
      </w:rPr>
    </w:lvl>
    <w:lvl w:ilvl="4" w:tplc="A2288B46" w:tentative="1">
      <w:start w:val="1"/>
      <w:numFmt w:val="bullet"/>
      <w:lvlText w:val="o"/>
      <w:lvlJc w:val="left"/>
      <w:pPr>
        <w:ind w:left="3600" w:hanging="360"/>
      </w:pPr>
      <w:rPr>
        <w:rFonts w:ascii="Courier New" w:hAnsi="Courier New" w:hint="default"/>
      </w:rPr>
    </w:lvl>
    <w:lvl w:ilvl="5" w:tplc="790E90AC" w:tentative="1">
      <w:start w:val="1"/>
      <w:numFmt w:val="bullet"/>
      <w:lvlText w:val=""/>
      <w:lvlJc w:val="left"/>
      <w:pPr>
        <w:ind w:left="4320" w:hanging="360"/>
      </w:pPr>
      <w:rPr>
        <w:rFonts w:ascii="Wingdings" w:hAnsi="Wingdings" w:hint="default"/>
      </w:rPr>
    </w:lvl>
    <w:lvl w:ilvl="6" w:tplc="BC660CA0" w:tentative="1">
      <w:start w:val="1"/>
      <w:numFmt w:val="bullet"/>
      <w:lvlText w:val=""/>
      <w:lvlJc w:val="left"/>
      <w:pPr>
        <w:ind w:left="5040" w:hanging="360"/>
      </w:pPr>
      <w:rPr>
        <w:rFonts w:ascii="Symbol" w:hAnsi="Symbol" w:hint="default"/>
      </w:rPr>
    </w:lvl>
    <w:lvl w:ilvl="7" w:tplc="B7F6CAEE" w:tentative="1">
      <w:start w:val="1"/>
      <w:numFmt w:val="bullet"/>
      <w:lvlText w:val="o"/>
      <w:lvlJc w:val="left"/>
      <w:pPr>
        <w:ind w:left="5760" w:hanging="360"/>
      </w:pPr>
      <w:rPr>
        <w:rFonts w:ascii="Courier New" w:hAnsi="Courier New" w:hint="default"/>
      </w:rPr>
    </w:lvl>
    <w:lvl w:ilvl="8" w:tplc="C944AD62" w:tentative="1">
      <w:start w:val="1"/>
      <w:numFmt w:val="bullet"/>
      <w:lvlText w:val=""/>
      <w:lvlJc w:val="left"/>
      <w:pPr>
        <w:ind w:left="6480" w:hanging="360"/>
      </w:pPr>
      <w:rPr>
        <w:rFonts w:ascii="Wingdings" w:hAnsi="Wingdings" w:hint="default"/>
      </w:rPr>
    </w:lvl>
  </w:abstractNum>
  <w:abstractNum w:abstractNumId="46" w15:restartNumberingAfterBreak="0">
    <w:nsid w:val="4F9EEB6F"/>
    <w:multiLevelType w:val="hybridMultilevel"/>
    <w:tmpl w:val="2CD6543A"/>
    <w:lvl w:ilvl="0" w:tplc="CBB8041E">
      <w:start w:val="1"/>
      <w:numFmt w:val="lowerLetter"/>
      <w:lvlText w:val="(%1)"/>
      <w:lvlJc w:val="left"/>
      <w:pPr>
        <w:ind w:left="360" w:hanging="360"/>
      </w:pPr>
      <w:rPr>
        <w:rFonts w:ascii="Arial" w:hAnsi="Arial" w:hint="default"/>
      </w:rPr>
    </w:lvl>
    <w:lvl w:ilvl="1" w:tplc="60308320">
      <w:start w:val="1"/>
      <w:numFmt w:val="lowerLetter"/>
      <w:lvlText w:val="%2."/>
      <w:lvlJc w:val="left"/>
      <w:pPr>
        <w:ind w:left="1440" w:hanging="360"/>
      </w:pPr>
    </w:lvl>
    <w:lvl w:ilvl="2" w:tplc="FFA2873E">
      <w:start w:val="1"/>
      <w:numFmt w:val="lowerRoman"/>
      <w:lvlText w:val="%3."/>
      <w:lvlJc w:val="right"/>
      <w:pPr>
        <w:ind w:left="2160" w:hanging="180"/>
      </w:pPr>
    </w:lvl>
    <w:lvl w:ilvl="3" w:tplc="F37CA356">
      <w:start w:val="1"/>
      <w:numFmt w:val="decimal"/>
      <w:lvlText w:val="%4."/>
      <w:lvlJc w:val="left"/>
      <w:pPr>
        <w:ind w:left="2880" w:hanging="360"/>
      </w:pPr>
    </w:lvl>
    <w:lvl w:ilvl="4" w:tplc="C0BA3A6C">
      <w:start w:val="1"/>
      <w:numFmt w:val="lowerLetter"/>
      <w:lvlText w:val="%5."/>
      <w:lvlJc w:val="left"/>
      <w:pPr>
        <w:ind w:left="3600" w:hanging="360"/>
      </w:pPr>
    </w:lvl>
    <w:lvl w:ilvl="5" w:tplc="BCAA5B30">
      <w:start w:val="1"/>
      <w:numFmt w:val="lowerRoman"/>
      <w:lvlText w:val="%6."/>
      <w:lvlJc w:val="right"/>
      <w:pPr>
        <w:ind w:left="4320" w:hanging="180"/>
      </w:pPr>
    </w:lvl>
    <w:lvl w:ilvl="6" w:tplc="AEFED286">
      <w:start w:val="1"/>
      <w:numFmt w:val="decimal"/>
      <w:lvlText w:val="%7."/>
      <w:lvlJc w:val="left"/>
      <w:pPr>
        <w:ind w:left="5040" w:hanging="360"/>
      </w:pPr>
    </w:lvl>
    <w:lvl w:ilvl="7" w:tplc="EBACBA28">
      <w:start w:val="1"/>
      <w:numFmt w:val="lowerLetter"/>
      <w:lvlText w:val="%8."/>
      <w:lvlJc w:val="left"/>
      <w:pPr>
        <w:ind w:left="5760" w:hanging="360"/>
      </w:pPr>
    </w:lvl>
    <w:lvl w:ilvl="8" w:tplc="23E2DBD4">
      <w:start w:val="1"/>
      <w:numFmt w:val="lowerRoman"/>
      <w:lvlText w:val="%9."/>
      <w:lvlJc w:val="right"/>
      <w:pPr>
        <w:ind w:left="6480" w:hanging="180"/>
      </w:pPr>
    </w:lvl>
  </w:abstractNum>
  <w:abstractNum w:abstractNumId="47" w15:restartNumberingAfterBreak="0">
    <w:nsid w:val="52622EA6"/>
    <w:multiLevelType w:val="hybridMultilevel"/>
    <w:tmpl w:val="8A205B86"/>
    <w:lvl w:ilvl="0" w:tplc="3CBA25BA">
      <w:start w:val="1"/>
      <w:numFmt w:val="bullet"/>
      <w:lvlText w:val=""/>
      <w:lvlJc w:val="left"/>
      <w:pPr>
        <w:ind w:left="720" w:hanging="360"/>
      </w:pPr>
      <w:rPr>
        <w:rFonts w:ascii="Symbol" w:hAnsi="Symbol" w:hint="default"/>
      </w:rPr>
    </w:lvl>
    <w:lvl w:ilvl="1" w:tplc="BA968988" w:tentative="1">
      <w:start w:val="1"/>
      <w:numFmt w:val="bullet"/>
      <w:lvlText w:val="o"/>
      <w:lvlJc w:val="left"/>
      <w:pPr>
        <w:ind w:left="1440" w:hanging="360"/>
      </w:pPr>
      <w:rPr>
        <w:rFonts w:ascii="Courier New" w:hAnsi="Courier New" w:hint="default"/>
      </w:rPr>
    </w:lvl>
    <w:lvl w:ilvl="2" w:tplc="D1BCB424" w:tentative="1">
      <w:start w:val="1"/>
      <w:numFmt w:val="bullet"/>
      <w:lvlText w:val=""/>
      <w:lvlJc w:val="left"/>
      <w:pPr>
        <w:ind w:left="2160" w:hanging="360"/>
      </w:pPr>
      <w:rPr>
        <w:rFonts w:ascii="Wingdings" w:hAnsi="Wingdings" w:hint="default"/>
      </w:rPr>
    </w:lvl>
    <w:lvl w:ilvl="3" w:tplc="61E6289A" w:tentative="1">
      <w:start w:val="1"/>
      <w:numFmt w:val="bullet"/>
      <w:lvlText w:val=""/>
      <w:lvlJc w:val="left"/>
      <w:pPr>
        <w:ind w:left="2880" w:hanging="360"/>
      </w:pPr>
      <w:rPr>
        <w:rFonts w:ascii="Symbol" w:hAnsi="Symbol" w:hint="default"/>
      </w:rPr>
    </w:lvl>
    <w:lvl w:ilvl="4" w:tplc="0ED8E084" w:tentative="1">
      <w:start w:val="1"/>
      <w:numFmt w:val="bullet"/>
      <w:lvlText w:val="o"/>
      <w:lvlJc w:val="left"/>
      <w:pPr>
        <w:ind w:left="3600" w:hanging="360"/>
      </w:pPr>
      <w:rPr>
        <w:rFonts w:ascii="Courier New" w:hAnsi="Courier New" w:hint="default"/>
      </w:rPr>
    </w:lvl>
    <w:lvl w:ilvl="5" w:tplc="E0C0BF96" w:tentative="1">
      <w:start w:val="1"/>
      <w:numFmt w:val="bullet"/>
      <w:lvlText w:val=""/>
      <w:lvlJc w:val="left"/>
      <w:pPr>
        <w:ind w:left="4320" w:hanging="360"/>
      </w:pPr>
      <w:rPr>
        <w:rFonts w:ascii="Wingdings" w:hAnsi="Wingdings" w:hint="default"/>
      </w:rPr>
    </w:lvl>
    <w:lvl w:ilvl="6" w:tplc="5C00FC78" w:tentative="1">
      <w:start w:val="1"/>
      <w:numFmt w:val="bullet"/>
      <w:lvlText w:val=""/>
      <w:lvlJc w:val="left"/>
      <w:pPr>
        <w:ind w:left="5040" w:hanging="360"/>
      </w:pPr>
      <w:rPr>
        <w:rFonts w:ascii="Symbol" w:hAnsi="Symbol" w:hint="default"/>
      </w:rPr>
    </w:lvl>
    <w:lvl w:ilvl="7" w:tplc="4832F214" w:tentative="1">
      <w:start w:val="1"/>
      <w:numFmt w:val="bullet"/>
      <w:lvlText w:val="o"/>
      <w:lvlJc w:val="left"/>
      <w:pPr>
        <w:ind w:left="5760" w:hanging="360"/>
      </w:pPr>
      <w:rPr>
        <w:rFonts w:ascii="Courier New" w:hAnsi="Courier New" w:hint="default"/>
      </w:rPr>
    </w:lvl>
    <w:lvl w:ilvl="8" w:tplc="79B205F2" w:tentative="1">
      <w:start w:val="1"/>
      <w:numFmt w:val="bullet"/>
      <w:lvlText w:val=""/>
      <w:lvlJc w:val="left"/>
      <w:pPr>
        <w:ind w:left="6480" w:hanging="360"/>
      </w:pPr>
      <w:rPr>
        <w:rFonts w:ascii="Wingdings" w:hAnsi="Wingdings" w:hint="default"/>
      </w:rPr>
    </w:lvl>
  </w:abstractNum>
  <w:abstractNum w:abstractNumId="48" w15:restartNumberingAfterBreak="0">
    <w:nsid w:val="544A54E0"/>
    <w:multiLevelType w:val="multilevel"/>
    <w:tmpl w:val="CF40450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9" w15:restartNumberingAfterBreak="0">
    <w:nsid w:val="553F2896"/>
    <w:multiLevelType w:val="hybridMultilevel"/>
    <w:tmpl w:val="E9CCC10E"/>
    <w:lvl w:ilvl="0" w:tplc="72A22402">
      <w:start w:val="9"/>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676259E"/>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1" w15:restartNumberingAfterBreak="0">
    <w:nsid w:val="56C75BDB"/>
    <w:multiLevelType w:val="multilevel"/>
    <w:tmpl w:val="4F88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FA0495"/>
    <w:multiLevelType w:val="multilevel"/>
    <w:tmpl w:val="F0C8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50B61"/>
    <w:multiLevelType w:val="hybridMultilevel"/>
    <w:tmpl w:val="F00A5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ABD5E0E"/>
    <w:multiLevelType w:val="multilevel"/>
    <w:tmpl w:val="C03419CC"/>
    <w:lvl w:ilvl="0">
      <w:start w:val="4"/>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5" w15:restartNumberingAfterBreak="0">
    <w:nsid w:val="5B127CFD"/>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6" w15:restartNumberingAfterBreak="0">
    <w:nsid w:val="5CAE3AE4"/>
    <w:multiLevelType w:val="hybridMultilevel"/>
    <w:tmpl w:val="D43212BC"/>
    <w:lvl w:ilvl="0" w:tplc="5E6A5BBE">
      <w:start w:val="1"/>
      <w:numFmt w:val="bullet"/>
      <w:lvlText w:val=""/>
      <w:lvlJc w:val="left"/>
      <w:pPr>
        <w:ind w:left="720" w:hanging="360"/>
      </w:pPr>
      <w:rPr>
        <w:rFonts w:ascii="Symbol" w:hAnsi="Symbol" w:hint="default"/>
      </w:rPr>
    </w:lvl>
    <w:lvl w:ilvl="1" w:tplc="E3E21384" w:tentative="1">
      <w:start w:val="1"/>
      <w:numFmt w:val="bullet"/>
      <w:lvlText w:val="o"/>
      <w:lvlJc w:val="left"/>
      <w:pPr>
        <w:ind w:left="1440" w:hanging="360"/>
      </w:pPr>
      <w:rPr>
        <w:rFonts w:ascii="Courier New" w:hAnsi="Courier New" w:hint="default"/>
      </w:rPr>
    </w:lvl>
    <w:lvl w:ilvl="2" w:tplc="19B0BF32" w:tentative="1">
      <w:start w:val="1"/>
      <w:numFmt w:val="bullet"/>
      <w:lvlText w:val=""/>
      <w:lvlJc w:val="left"/>
      <w:pPr>
        <w:ind w:left="2160" w:hanging="360"/>
      </w:pPr>
      <w:rPr>
        <w:rFonts w:ascii="Wingdings" w:hAnsi="Wingdings" w:hint="default"/>
      </w:rPr>
    </w:lvl>
    <w:lvl w:ilvl="3" w:tplc="943AED0E" w:tentative="1">
      <w:start w:val="1"/>
      <w:numFmt w:val="bullet"/>
      <w:lvlText w:val=""/>
      <w:lvlJc w:val="left"/>
      <w:pPr>
        <w:ind w:left="2880" w:hanging="360"/>
      </w:pPr>
      <w:rPr>
        <w:rFonts w:ascii="Symbol" w:hAnsi="Symbol" w:hint="default"/>
      </w:rPr>
    </w:lvl>
    <w:lvl w:ilvl="4" w:tplc="BB78841A" w:tentative="1">
      <w:start w:val="1"/>
      <w:numFmt w:val="bullet"/>
      <w:lvlText w:val="o"/>
      <w:lvlJc w:val="left"/>
      <w:pPr>
        <w:ind w:left="3600" w:hanging="360"/>
      </w:pPr>
      <w:rPr>
        <w:rFonts w:ascii="Courier New" w:hAnsi="Courier New" w:hint="default"/>
      </w:rPr>
    </w:lvl>
    <w:lvl w:ilvl="5" w:tplc="70BA2E2E" w:tentative="1">
      <w:start w:val="1"/>
      <w:numFmt w:val="bullet"/>
      <w:lvlText w:val=""/>
      <w:lvlJc w:val="left"/>
      <w:pPr>
        <w:ind w:left="4320" w:hanging="360"/>
      </w:pPr>
      <w:rPr>
        <w:rFonts w:ascii="Wingdings" w:hAnsi="Wingdings" w:hint="default"/>
      </w:rPr>
    </w:lvl>
    <w:lvl w:ilvl="6" w:tplc="08E6DF70" w:tentative="1">
      <w:start w:val="1"/>
      <w:numFmt w:val="bullet"/>
      <w:lvlText w:val=""/>
      <w:lvlJc w:val="left"/>
      <w:pPr>
        <w:ind w:left="5040" w:hanging="360"/>
      </w:pPr>
      <w:rPr>
        <w:rFonts w:ascii="Symbol" w:hAnsi="Symbol" w:hint="default"/>
      </w:rPr>
    </w:lvl>
    <w:lvl w:ilvl="7" w:tplc="476C699C" w:tentative="1">
      <w:start w:val="1"/>
      <w:numFmt w:val="bullet"/>
      <w:lvlText w:val="o"/>
      <w:lvlJc w:val="left"/>
      <w:pPr>
        <w:ind w:left="5760" w:hanging="360"/>
      </w:pPr>
      <w:rPr>
        <w:rFonts w:ascii="Courier New" w:hAnsi="Courier New" w:hint="default"/>
      </w:rPr>
    </w:lvl>
    <w:lvl w:ilvl="8" w:tplc="14488578" w:tentative="1">
      <w:start w:val="1"/>
      <w:numFmt w:val="bullet"/>
      <w:lvlText w:val=""/>
      <w:lvlJc w:val="left"/>
      <w:pPr>
        <w:ind w:left="6480" w:hanging="360"/>
      </w:pPr>
      <w:rPr>
        <w:rFonts w:ascii="Wingdings" w:hAnsi="Wingdings" w:hint="default"/>
      </w:rPr>
    </w:lvl>
  </w:abstractNum>
  <w:abstractNum w:abstractNumId="57" w15:restartNumberingAfterBreak="0">
    <w:nsid w:val="5CBC4FD4"/>
    <w:multiLevelType w:val="hybridMultilevel"/>
    <w:tmpl w:val="8C1204EA"/>
    <w:lvl w:ilvl="0" w:tplc="8F66B44A">
      <w:start w:val="1"/>
      <w:numFmt w:val="bullet"/>
      <w:lvlText w:val=""/>
      <w:lvlJc w:val="left"/>
      <w:pPr>
        <w:ind w:left="720" w:hanging="360"/>
      </w:pPr>
      <w:rPr>
        <w:rFonts w:ascii="Symbol" w:hAnsi="Symbol" w:hint="default"/>
      </w:rPr>
    </w:lvl>
    <w:lvl w:ilvl="1" w:tplc="3112CD1E" w:tentative="1">
      <w:start w:val="1"/>
      <w:numFmt w:val="bullet"/>
      <w:lvlText w:val="o"/>
      <w:lvlJc w:val="left"/>
      <w:pPr>
        <w:ind w:left="1440" w:hanging="360"/>
      </w:pPr>
      <w:rPr>
        <w:rFonts w:ascii="Courier New" w:hAnsi="Courier New" w:hint="default"/>
      </w:rPr>
    </w:lvl>
    <w:lvl w:ilvl="2" w:tplc="ABEC0290" w:tentative="1">
      <w:start w:val="1"/>
      <w:numFmt w:val="bullet"/>
      <w:lvlText w:val=""/>
      <w:lvlJc w:val="left"/>
      <w:pPr>
        <w:ind w:left="2160" w:hanging="360"/>
      </w:pPr>
      <w:rPr>
        <w:rFonts w:ascii="Wingdings" w:hAnsi="Wingdings" w:hint="default"/>
      </w:rPr>
    </w:lvl>
    <w:lvl w:ilvl="3" w:tplc="95D0D44C" w:tentative="1">
      <w:start w:val="1"/>
      <w:numFmt w:val="bullet"/>
      <w:lvlText w:val=""/>
      <w:lvlJc w:val="left"/>
      <w:pPr>
        <w:ind w:left="2880" w:hanging="360"/>
      </w:pPr>
      <w:rPr>
        <w:rFonts w:ascii="Symbol" w:hAnsi="Symbol" w:hint="default"/>
      </w:rPr>
    </w:lvl>
    <w:lvl w:ilvl="4" w:tplc="22CC77A6" w:tentative="1">
      <w:start w:val="1"/>
      <w:numFmt w:val="bullet"/>
      <w:lvlText w:val="o"/>
      <w:lvlJc w:val="left"/>
      <w:pPr>
        <w:ind w:left="3600" w:hanging="360"/>
      </w:pPr>
      <w:rPr>
        <w:rFonts w:ascii="Courier New" w:hAnsi="Courier New" w:hint="default"/>
      </w:rPr>
    </w:lvl>
    <w:lvl w:ilvl="5" w:tplc="89D67512" w:tentative="1">
      <w:start w:val="1"/>
      <w:numFmt w:val="bullet"/>
      <w:lvlText w:val=""/>
      <w:lvlJc w:val="left"/>
      <w:pPr>
        <w:ind w:left="4320" w:hanging="360"/>
      </w:pPr>
      <w:rPr>
        <w:rFonts w:ascii="Wingdings" w:hAnsi="Wingdings" w:hint="default"/>
      </w:rPr>
    </w:lvl>
    <w:lvl w:ilvl="6" w:tplc="9238136A" w:tentative="1">
      <w:start w:val="1"/>
      <w:numFmt w:val="bullet"/>
      <w:lvlText w:val=""/>
      <w:lvlJc w:val="left"/>
      <w:pPr>
        <w:ind w:left="5040" w:hanging="360"/>
      </w:pPr>
      <w:rPr>
        <w:rFonts w:ascii="Symbol" w:hAnsi="Symbol" w:hint="default"/>
      </w:rPr>
    </w:lvl>
    <w:lvl w:ilvl="7" w:tplc="0CCC3998" w:tentative="1">
      <w:start w:val="1"/>
      <w:numFmt w:val="bullet"/>
      <w:lvlText w:val="o"/>
      <w:lvlJc w:val="left"/>
      <w:pPr>
        <w:ind w:left="5760" w:hanging="360"/>
      </w:pPr>
      <w:rPr>
        <w:rFonts w:ascii="Courier New" w:hAnsi="Courier New" w:hint="default"/>
      </w:rPr>
    </w:lvl>
    <w:lvl w:ilvl="8" w:tplc="C78CBC1A" w:tentative="1">
      <w:start w:val="1"/>
      <w:numFmt w:val="bullet"/>
      <w:lvlText w:val=""/>
      <w:lvlJc w:val="left"/>
      <w:pPr>
        <w:ind w:left="6480" w:hanging="360"/>
      </w:pPr>
      <w:rPr>
        <w:rFonts w:ascii="Wingdings" w:hAnsi="Wingdings" w:hint="default"/>
      </w:rPr>
    </w:lvl>
  </w:abstractNum>
  <w:abstractNum w:abstractNumId="58" w15:restartNumberingAfterBreak="0">
    <w:nsid w:val="5D555487"/>
    <w:multiLevelType w:val="hybridMultilevel"/>
    <w:tmpl w:val="FC52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D92755"/>
    <w:multiLevelType w:val="hybridMultilevel"/>
    <w:tmpl w:val="FFFFFFFF"/>
    <w:lvl w:ilvl="0" w:tplc="4F8AF12A">
      <w:start w:val="1"/>
      <w:numFmt w:val="lowerLetter"/>
      <w:lvlText w:val="%1."/>
      <w:lvlJc w:val="left"/>
      <w:pPr>
        <w:ind w:left="720" w:hanging="360"/>
      </w:pPr>
    </w:lvl>
    <w:lvl w:ilvl="1" w:tplc="8710D434">
      <w:start w:val="1"/>
      <w:numFmt w:val="lowerLetter"/>
      <w:lvlText w:val="%2."/>
      <w:lvlJc w:val="left"/>
      <w:pPr>
        <w:ind w:left="1440" w:hanging="360"/>
      </w:pPr>
    </w:lvl>
    <w:lvl w:ilvl="2" w:tplc="88AE1578">
      <w:start w:val="1"/>
      <w:numFmt w:val="lowerRoman"/>
      <w:lvlText w:val="%3."/>
      <w:lvlJc w:val="right"/>
      <w:pPr>
        <w:ind w:left="2160" w:hanging="180"/>
      </w:pPr>
    </w:lvl>
    <w:lvl w:ilvl="3" w:tplc="147E9ED2">
      <w:start w:val="1"/>
      <w:numFmt w:val="decimal"/>
      <w:lvlText w:val="%4."/>
      <w:lvlJc w:val="left"/>
      <w:pPr>
        <w:ind w:left="2880" w:hanging="360"/>
      </w:pPr>
    </w:lvl>
    <w:lvl w:ilvl="4" w:tplc="7FBCC9FE">
      <w:start w:val="1"/>
      <w:numFmt w:val="lowerLetter"/>
      <w:lvlText w:val="%5."/>
      <w:lvlJc w:val="left"/>
      <w:pPr>
        <w:ind w:left="3600" w:hanging="360"/>
      </w:pPr>
    </w:lvl>
    <w:lvl w:ilvl="5" w:tplc="ACBC12DC">
      <w:start w:val="1"/>
      <w:numFmt w:val="lowerRoman"/>
      <w:lvlText w:val="%6."/>
      <w:lvlJc w:val="right"/>
      <w:pPr>
        <w:ind w:left="4320" w:hanging="180"/>
      </w:pPr>
    </w:lvl>
    <w:lvl w:ilvl="6" w:tplc="C7ACB6FE">
      <w:start w:val="1"/>
      <w:numFmt w:val="decimal"/>
      <w:lvlText w:val="%7."/>
      <w:lvlJc w:val="left"/>
      <w:pPr>
        <w:ind w:left="5040" w:hanging="360"/>
      </w:pPr>
    </w:lvl>
    <w:lvl w:ilvl="7" w:tplc="A2BEFD78">
      <w:start w:val="1"/>
      <w:numFmt w:val="lowerLetter"/>
      <w:lvlText w:val="%8."/>
      <w:lvlJc w:val="left"/>
      <w:pPr>
        <w:ind w:left="5760" w:hanging="360"/>
      </w:pPr>
    </w:lvl>
    <w:lvl w:ilvl="8" w:tplc="67688C68">
      <w:start w:val="1"/>
      <w:numFmt w:val="lowerRoman"/>
      <w:lvlText w:val="%9."/>
      <w:lvlJc w:val="right"/>
      <w:pPr>
        <w:ind w:left="6480" w:hanging="180"/>
      </w:pPr>
    </w:lvl>
  </w:abstractNum>
  <w:abstractNum w:abstractNumId="60" w15:restartNumberingAfterBreak="0">
    <w:nsid w:val="5EC90528"/>
    <w:multiLevelType w:val="hybridMultilevel"/>
    <w:tmpl w:val="E9D65070"/>
    <w:lvl w:ilvl="0" w:tplc="B406BB16">
      <w:start w:val="1"/>
      <w:numFmt w:val="bullet"/>
      <w:lvlText w:val=""/>
      <w:lvlJc w:val="left"/>
      <w:pPr>
        <w:ind w:left="720" w:hanging="360"/>
      </w:pPr>
      <w:rPr>
        <w:rFonts w:ascii="Symbol" w:hAnsi="Symbol" w:hint="default"/>
      </w:rPr>
    </w:lvl>
    <w:lvl w:ilvl="1" w:tplc="DE0AD61C" w:tentative="1">
      <w:start w:val="1"/>
      <w:numFmt w:val="bullet"/>
      <w:lvlText w:val="o"/>
      <w:lvlJc w:val="left"/>
      <w:pPr>
        <w:ind w:left="1440" w:hanging="360"/>
      </w:pPr>
      <w:rPr>
        <w:rFonts w:ascii="Courier New" w:hAnsi="Courier New" w:hint="default"/>
      </w:rPr>
    </w:lvl>
    <w:lvl w:ilvl="2" w:tplc="97D414E0" w:tentative="1">
      <w:start w:val="1"/>
      <w:numFmt w:val="bullet"/>
      <w:lvlText w:val=""/>
      <w:lvlJc w:val="left"/>
      <w:pPr>
        <w:ind w:left="2160" w:hanging="360"/>
      </w:pPr>
      <w:rPr>
        <w:rFonts w:ascii="Wingdings" w:hAnsi="Wingdings" w:hint="default"/>
      </w:rPr>
    </w:lvl>
    <w:lvl w:ilvl="3" w:tplc="13E0C1EC" w:tentative="1">
      <w:start w:val="1"/>
      <w:numFmt w:val="bullet"/>
      <w:lvlText w:val=""/>
      <w:lvlJc w:val="left"/>
      <w:pPr>
        <w:ind w:left="2880" w:hanging="360"/>
      </w:pPr>
      <w:rPr>
        <w:rFonts w:ascii="Symbol" w:hAnsi="Symbol" w:hint="default"/>
      </w:rPr>
    </w:lvl>
    <w:lvl w:ilvl="4" w:tplc="05A4AA3C" w:tentative="1">
      <w:start w:val="1"/>
      <w:numFmt w:val="bullet"/>
      <w:lvlText w:val="o"/>
      <w:lvlJc w:val="left"/>
      <w:pPr>
        <w:ind w:left="3600" w:hanging="360"/>
      </w:pPr>
      <w:rPr>
        <w:rFonts w:ascii="Courier New" w:hAnsi="Courier New" w:hint="default"/>
      </w:rPr>
    </w:lvl>
    <w:lvl w:ilvl="5" w:tplc="2C46BD90" w:tentative="1">
      <w:start w:val="1"/>
      <w:numFmt w:val="bullet"/>
      <w:lvlText w:val=""/>
      <w:lvlJc w:val="left"/>
      <w:pPr>
        <w:ind w:left="4320" w:hanging="360"/>
      </w:pPr>
      <w:rPr>
        <w:rFonts w:ascii="Wingdings" w:hAnsi="Wingdings" w:hint="default"/>
      </w:rPr>
    </w:lvl>
    <w:lvl w:ilvl="6" w:tplc="D9CCED88" w:tentative="1">
      <w:start w:val="1"/>
      <w:numFmt w:val="bullet"/>
      <w:lvlText w:val=""/>
      <w:lvlJc w:val="left"/>
      <w:pPr>
        <w:ind w:left="5040" w:hanging="360"/>
      </w:pPr>
      <w:rPr>
        <w:rFonts w:ascii="Symbol" w:hAnsi="Symbol" w:hint="default"/>
      </w:rPr>
    </w:lvl>
    <w:lvl w:ilvl="7" w:tplc="1AF0D00E" w:tentative="1">
      <w:start w:val="1"/>
      <w:numFmt w:val="bullet"/>
      <w:lvlText w:val="o"/>
      <w:lvlJc w:val="left"/>
      <w:pPr>
        <w:ind w:left="5760" w:hanging="360"/>
      </w:pPr>
      <w:rPr>
        <w:rFonts w:ascii="Courier New" w:hAnsi="Courier New" w:hint="default"/>
      </w:rPr>
    </w:lvl>
    <w:lvl w:ilvl="8" w:tplc="67E2C254" w:tentative="1">
      <w:start w:val="1"/>
      <w:numFmt w:val="bullet"/>
      <w:lvlText w:val=""/>
      <w:lvlJc w:val="left"/>
      <w:pPr>
        <w:ind w:left="6480" w:hanging="360"/>
      </w:pPr>
      <w:rPr>
        <w:rFonts w:ascii="Wingdings" w:hAnsi="Wingdings" w:hint="default"/>
      </w:rPr>
    </w:lvl>
  </w:abstractNum>
  <w:abstractNum w:abstractNumId="61" w15:restartNumberingAfterBreak="0">
    <w:nsid w:val="5ECD1E81"/>
    <w:multiLevelType w:val="hybridMultilevel"/>
    <w:tmpl w:val="1EE45AA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601D73D9"/>
    <w:multiLevelType w:val="hybridMultilevel"/>
    <w:tmpl w:val="85D255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087635D"/>
    <w:multiLevelType w:val="hybridMultilevel"/>
    <w:tmpl w:val="633433C2"/>
    <w:lvl w:ilvl="0" w:tplc="0CC43DCE">
      <w:start w:val="1"/>
      <w:numFmt w:val="bullet"/>
      <w:lvlText w:val=""/>
      <w:lvlJc w:val="left"/>
      <w:pPr>
        <w:tabs>
          <w:tab w:val="num" w:pos="720"/>
        </w:tabs>
        <w:ind w:left="720" w:hanging="360"/>
      </w:pPr>
      <w:rPr>
        <w:rFonts w:ascii="Symbol" w:hAnsi="Symbol" w:hint="default"/>
      </w:rPr>
    </w:lvl>
    <w:lvl w:ilvl="1" w:tplc="6F8A7E42" w:tentative="1">
      <w:start w:val="1"/>
      <w:numFmt w:val="bullet"/>
      <w:lvlText w:val=""/>
      <w:lvlJc w:val="left"/>
      <w:pPr>
        <w:tabs>
          <w:tab w:val="num" w:pos="1440"/>
        </w:tabs>
        <w:ind w:left="1440" w:hanging="360"/>
      </w:pPr>
      <w:rPr>
        <w:rFonts w:ascii="Symbol" w:hAnsi="Symbol" w:hint="default"/>
      </w:rPr>
    </w:lvl>
    <w:lvl w:ilvl="2" w:tplc="39E697E2" w:tentative="1">
      <w:start w:val="1"/>
      <w:numFmt w:val="bullet"/>
      <w:lvlText w:val=""/>
      <w:lvlJc w:val="left"/>
      <w:pPr>
        <w:tabs>
          <w:tab w:val="num" w:pos="2160"/>
        </w:tabs>
        <w:ind w:left="2160" w:hanging="360"/>
      </w:pPr>
      <w:rPr>
        <w:rFonts w:ascii="Symbol" w:hAnsi="Symbol" w:hint="default"/>
      </w:rPr>
    </w:lvl>
    <w:lvl w:ilvl="3" w:tplc="340AD1FA" w:tentative="1">
      <w:start w:val="1"/>
      <w:numFmt w:val="bullet"/>
      <w:lvlText w:val=""/>
      <w:lvlJc w:val="left"/>
      <w:pPr>
        <w:tabs>
          <w:tab w:val="num" w:pos="2880"/>
        </w:tabs>
        <w:ind w:left="2880" w:hanging="360"/>
      </w:pPr>
      <w:rPr>
        <w:rFonts w:ascii="Symbol" w:hAnsi="Symbol" w:hint="default"/>
      </w:rPr>
    </w:lvl>
    <w:lvl w:ilvl="4" w:tplc="14E2A754" w:tentative="1">
      <w:start w:val="1"/>
      <w:numFmt w:val="bullet"/>
      <w:lvlText w:val=""/>
      <w:lvlJc w:val="left"/>
      <w:pPr>
        <w:tabs>
          <w:tab w:val="num" w:pos="3600"/>
        </w:tabs>
        <w:ind w:left="3600" w:hanging="360"/>
      </w:pPr>
      <w:rPr>
        <w:rFonts w:ascii="Symbol" w:hAnsi="Symbol" w:hint="default"/>
      </w:rPr>
    </w:lvl>
    <w:lvl w:ilvl="5" w:tplc="CF44F0EA" w:tentative="1">
      <w:start w:val="1"/>
      <w:numFmt w:val="bullet"/>
      <w:lvlText w:val=""/>
      <w:lvlJc w:val="left"/>
      <w:pPr>
        <w:tabs>
          <w:tab w:val="num" w:pos="4320"/>
        </w:tabs>
        <w:ind w:left="4320" w:hanging="360"/>
      </w:pPr>
      <w:rPr>
        <w:rFonts w:ascii="Symbol" w:hAnsi="Symbol" w:hint="default"/>
      </w:rPr>
    </w:lvl>
    <w:lvl w:ilvl="6" w:tplc="D41029EC" w:tentative="1">
      <w:start w:val="1"/>
      <w:numFmt w:val="bullet"/>
      <w:lvlText w:val=""/>
      <w:lvlJc w:val="left"/>
      <w:pPr>
        <w:tabs>
          <w:tab w:val="num" w:pos="5040"/>
        </w:tabs>
        <w:ind w:left="5040" w:hanging="360"/>
      </w:pPr>
      <w:rPr>
        <w:rFonts w:ascii="Symbol" w:hAnsi="Symbol" w:hint="default"/>
      </w:rPr>
    </w:lvl>
    <w:lvl w:ilvl="7" w:tplc="BB4A9506" w:tentative="1">
      <w:start w:val="1"/>
      <w:numFmt w:val="bullet"/>
      <w:lvlText w:val=""/>
      <w:lvlJc w:val="left"/>
      <w:pPr>
        <w:tabs>
          <w:tab w:val="num" w:pos="5760"/>
        </w:tabs>
        <w:ind w:left="5760" w:hanging="360"/>
      </w:pPr>
      <w:rPr>
        <w:rFonts w:ascii="Symbol" w:hAnsi="Symbol" w:hint="default"/>
      </w:rPr>
    </w:lvl>
    <w:lvl w:ilvl="8" w:tplc="7094507E" w:tentative="1">
      <w:start w:val="1"/>
      <w:numFmt w:val="bullet"/>
      <w:lvlText w:val=""/>
      <w:lvlJc w:val="left"/>
      <w:pPr>
        <w:tabs>
          <w:tab w:val="num" w:pos="6480"/>
        </w:tabs>
        <w:ind w:left="6480" w:hanging="360"/>
      </w:pPr>
      <w:rPr>
        <w:rFonts w:ascii="Symbol" w:hAnsi="Symbol" w:hint="default"/>
      </w:rPr>
    </w:lvl>
  </w:abstractNum>
  <w:abstractNum w:abstractNumId="64" w15:restartNumberingAfterBreak="0">
    <w:nsid w:val="63F1A084"/>
    <w:multiLevelType w:val="hybridMultilevel"/>
    <w:tmpl w:val="76B214DE"/>
    <w:lvl w:ilvl="0" w:tplc="CE760188">
      <w:start w:val="1"/>
      <w:numFmt w:val="lowerLetter"/>
      <w:lvlText w:val="%1)"/>
      <w:lvlJc w:val="left"/>
      <w:pPr>
        <w:ind w:left="1080" w:hanging="360"/>
      </w:pPr>
    </w:lvl>
    <w:lvl w:ilvl="1" w:tplc="2834D67C">
      <w:start w:val="1"/>
      <w:numFmt w:val="lowerLetter"/>
      <w:lvlText w:val="%2."/>
      <w:lvlJc w:val="left"/>
      <w:pPr>
        <w:ind w:left="1800" w:hanging="360"/>
      </w:pPr>
    </w:lvl>
    <w:lvl w:ilvl="2" w:tplc="EF72A19E">
      <w:start w:val="1"/>
      <w:numFmt w:val="lowerRoman"/>
      <w:lvlText w:val="%3."/>
      <w:lvlJc w:val="right"/>
      <w:pPr>
        <w:ind w:left="2520" w:hanging="180"/>
      </w:pPr>
    </w:lvl>
    <w:lvl w:ilvl="3" w:tplc="A6F8EF6E">
      <w:start w:val="1"/>
      <w:numFmt w:val="decimal"/>
      <w:lvlText w:val="%4."/>
      <w:lvlJc w:val="left"/>
      <w:pPr>
        <w:ind w:left="3240" w:hanging="360"/>
      </w:pPr>
    </w:lvl>
    <w:lvl w:ilvl="4" w:tplc="182C8F1C">
      <w:start w:val="1"/>
      <w:numFmt w:val="lowerLetter"/>
      <w:lvlText w:val="%5."/>
      <w:lvlJc w:val="left"/>
      <w:pPr>
        <w:ind w:left="3960" w:hanging="360"/>
      </w:pPr>
    </w:lvl>
    <w:lvl w:ilvl="5" w:tplc="A1B892EE">
      <w:start w:val="1"/>
      <w:numFmt w:val="lowerRoman"/>
      <w:lvlText w:val="%6."/>
      <w:lvlJc w:val="right"/>
      <w:pPr>
        <w:ind w:left="4680" w:hanging="180"/>
      </w:pPr>
    </w:lvl>
    <w:lvl w:ilvl="6" w:tplc="20BE83C4">
      <w:start w:val="1"/>
      <w:numFmt w:val="decimal"/>
      <w:lvlText w:val="%7."/>
      <w:lvlJc w:val="left"/>
      <w:pPr>
        <w:ind w:left="5400" w:hanging="360"/>
      </w:pPr>
    </w:lvl>
    <w:lvl w:ilvl="7" w:tplc="54AA7C9E">
      <w:start w:val="1"/>
      <w:numFmt w:val="lowerLetter"/>
      <w:lvlText w:val="%8."/>
      <w:lvlJc w:val="left"/>
      <w:pPr>
        <w:ind w:left="6120" w:hanging="360"/>
      </w:pPr>
    </w:lvl>
    <w:lvl w:ilvl="8" w:tplc="4498118A">
      <w:start w:val="1"/>
      <w:numFmt w:val="lowerRoman"/>
      <w:lvlText w:val="%9."/>
      <w:lvlJc w:val="right"/>
      <w:pPr>
        <w:ind w:left="6840" w:hanging="180"/>
      </w:pPr>
    </w:lvl>
  </w:abstractNum>
  <w:abstractNum w:abstractNumId="65" w15:restartNumberingAfterBreak="0">
    <w:nsid w:val="65512773"/>
    <w:multiLevelType w:val="multilevel"/>
    <w:tmpl w:val="CDE44CB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66" w15:restartNumberingAfterBreak="0">
    <w:nsid w:val="66476CD6"/>
    <w:multiLevelType w:val="multilevel"/>
    <w:tmpl w:val="A692CD2C"/>
    <w:lvl w:ilvl="0">
      <w:start w:val="3"/>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7" w15:restartNumberingAfterBreak="0">
    <w:nsid w:val="681A6A98"/>
    <w:multiLevelType w:val="multilevel"/>
    <w:tmpl w:val="1672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011312"/>
    <w:multiLevelType w:val="hybridMultilevel"/>
    <w:tmpl w:val="A12A7358"/>
    <w:lvl w:ilvl="0" w:tplc="243C8E90">
      <w:start w:val="1"/>
      <w:numFmt w:val="bullet"/>
      <w:lvlText w:val=""/>
      <w:lvlJc w:val="left"/>
      <w:pPr>
        <w:ind w:left="720" w:hanging="360"/>
      </w:pPr>
      <w:rPr>
        <w:rFonts w:ascii="Symbol" w:hAnsi="Symbol" w:hint="default"/>
      </w:rPr>
    </w:lvl>
    <w:lvl w:ilvl="1" w:tplc="CE02A710" w:tentative="1">
      <w:start w:val="1"/>
      <w:numFmt w:val="bullet"/>
      <w:lvlText w:val="o"/>
      <w:lvlJc w:val="left"/>
      <w:pPr>
        <w:ind w:left="1440" w:hanging="360"/>
      </w:pPr>
      <w:rPr>
        <w:rFonts w:ascii="Courier New" w:hAnsi="Courier New" w:hint="default"/>
      </w:rPr>
    </w:lvl>
    <w:lvl w:ilvl="2" w:tplc="7DD0F1D8" w:tentative="1">
      <w:start w:val="1"/>
      <w:numFmt w:val="bullet"/>
      <w:lvlText w:val=""/>
      <w:lvlJc w:val="left"/>
      <w:pPr>
        <w:ind w:left="2160" w:hanging="360"/>
      </w:pPr>
      <w:rPr>
        <w:rFonts w:ascii="Wingdings" w:hAnsi="Wingdings" w:hint="default"/>
      </w:rPr>
    </w:lvl>
    <w:lvl w:ilvl="3" w:tplc="71263E42" w:tentative="1">
      <w:start w:val="1"/>
      <w:numFmt w:val="bullet"/>
      <w:lvlText w:val=""/>
      <w:lvlJc w:val="left"/>
      <w:pPr>
        <w:ind w:left="2880" w:hanging="360"/>
      </w:pPr>
      <w:rPr>
        <w:rFonts w:ascii="Symbol" w:hAnsi="Symbol" w:hint="default"/>
      </w:rPr>
    </w:lvl>
    <w:lvl w:ilvl="4" w:tplc="CE1A7488" w:tentative="1">
      <w:start w:val="1"/>
      <w:numFmt w:val="bullet"/>
      <w:lvlText w:val="o"/>
      <w:lvlJc w:val="left"/>
      <w:pPr>
        <w:ind w:left="3600" w:hanging="360"/>
      </w:pPr>
      <w:rPr>
        <w:rFonts w:ascii="Courier New" w:hAnsi="Courier New" w:hint="default"/>
      </w:rPr>
    </w:lvl>
    <w:lvl w:ilvl="5" w:tplc="049C18A6" w:tentative="1">
      <w:start w:val="1"/>
      <w:numFmt w:val="bullet"/>
      <w:lvlText w:val=""/>
      <w:lvlJc w:val="left"/>
      <w:pPr>
        <w:ind w:left="4320" w:hanging="360"/>
      </w:pPr>
      <w:rPr>
        <w:rFonts w:ascii="Wingdings" w:hAnsi="Wingdings" w:hint="default"/>
      </w:rPr>
    </w:lvl>
    <w:lvl w:ilvl="6" w:tplc="1E003EFA" w:tentative="1">
      <w:start w:val="1"/>
      <w:numFmt w:val="bullet"/>
      <w:lvlText w:val=""/>
      <w:lvlJc w:val="left"/>
      <w:pPr>
        <w:ind w:left="5040" w:hanging="360"/>
      </w:pPr>
      <w:rPr>
        <w:rFonts w:ascii="Symbol" w:hAnsi="Symbol" w:hint="default"/>
      </w:rPr>
    </w:lvl>
    <w:lvl w:ilvl="7" w:tplc="87869976" w:tentative="1">
      <w:start w:val="1"/>
      <w:numFmt w:val="bullet"/>
      <w:lvlText w:val="o"/>
      <w:lvlJc w:val="left"/>
      <w:pPr>
        <w:ind w:left="5760" w:hanging="360"/>
      </w:pPr>
      <w:rPr>
        <w:rFonts w:ascii="Courier New" w:hAnsi="Courier New" w:hint="default"/>
      </w:rPr>
    </w:lvl>
    <w:lvl w:ilvl="8" w:tplc="B18CE7A6" w:tentative="1">
      <w:start w:val="1"/>
      <w:numFmt w:val="bullet"/>
      <w:lvlText w:val=""/>
      <w:lvlJc w:val="left"/>
      <w:pPr>
        <w:ind w:left="6480" w:hanging="360"/>
      </w:pPr>
      <w:rPr>
        <w:rFonts w:ascii="Wingdings" w:hAnsi="Wingdings" w:hint="default"/>
      </w:rPr>
    </w:lvl>
  </w:abstractNum>
  <w:abstractNum w:abstractNumId="69" w15:restartNumberingAfterBreak="0">
    <w:nsid w:val="6A505D2F"/>
    <w:multiLevelType w:val="hybridMultilevel"/>
    <w:tmpl w:val="DFE87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A66E19"/>
    <w:multiLevelType w:val="hybridMultilevel"/>
    <w:tmpl w:val="EA3C8026"/>
    <w:lvl w:ilvl="0" w:tplc="C9CC0CF2">
      <w:start w:val="1"/>
      <w:numFmt w:val="bullet"/>
      <w:lvlText w:val=""/>
      <w:lvlJc w:val="left"/>
      <w:pPr>
        <w:tabs>
          <w:tab w:val="num" w:pos="720"/>
        </w:tabs>
        <w:ind w:left="720" w:hanging="360"/>
      </w:pPr>
      <w:rPr>
        <w:rFonts w:ascii="Symbol" w:hAnsi="Symbol" w:hint="default"/>
      </w:rPr>
    </w:lvl>
    <w:lvl w:ilvl="1" w:tplc="0988E8B6" w:tentative="1">
      <w:start w:val="1"/>
      <w:numFmt w:val="bullet"/>
      <w:lvlText w:val=""/>
      <w:lvlJc w:val="left"/>
      <w:pPr>
        <w:tabs>
          <w:tab w:val="num" w:pos="1440"/>
        </w:tabs>
        <w:ind w:left="1440" w:hanging="360"/>
      </w:pPr>
      <w:rPr>
        <w:rFonts w:ascii="Symbol" w:hAnsi="Symbol" w:hint="default"/>
      </w:rPr>
    </w:lvl>
    <w:lvl w:ilvl="2" w:tplc="40E4E828" w:tentative="1">
      <w:start w:val="1"/>
      <w:numFmt w:val="bullet"/>
      <w:lvlText w:val=""/>
      <w:lvlJc w:val="left"/>
      <w:pPr>
        <w:tabs>
          <w:tab w:val="num" w:pos="2160"/>
        </w:tabs>
        <w:ind w:left="2160" w:hanging="360"/>
      </w:pPr>
      <w:rPr>
        <w:rFonts w:ascii="Symbol" w:hAnsi="Symbol" w:hint="default"/>
      </w:rPr>
    </w:lvl>
    <w:lvl w:ilvl="3" w:tplc="08D64798" w:tentative="1">
      <w:start w:val="1"/>
      <w:numFmt w:val="bullet"/>
      <w:lvlText w:val=""/>
      <w:lvlJc w:val="left"/>
      <w:pPr>
        <w:tabs>
          <w:tab w:val="num" w:pos="2880"/>
        </w:tabs>
        <w:ind w:left="2880" w:hanging="360"/>
      </w:pPr>
      <w:rPr>
        <w:rFonts w:ascii="Symbol" w:hAnsi="Symbol" w:hint="default"/>
      </w:rPr>
    </w:lvl>
    <w:lvl w:ilvl="4" w:tplc="0136E8A4" w:tentative="1">
      <w:start w:val="1"/>
      <w:numFmt w:val="bullet"/>
      <w:lvlText w:val=""/>
      <w:lvlJc w:val="left"/>
      <w:pPr>
        <w:tabs>
          <w:tab w:val="num" w:pos="3600"/>
        </w:tabs>
        <w:ind w:left="3600" w:hanging="360"/>
      </w:pPr>
      <w:rPr>
        <w:rFonts w:ascii="Symbol" w:hAnsi="Symbol" w:hint="default"/>
      </w:rPr>
    </w:lvl>
    <w:lvl w:ilvl="5" w:tplc="9006A840" w:tentative="1">
      <w:start w:val="1"/>
      <w:numFmt w:val="bullet"/>
      <w:lvlText w:val=""/>
      <w:lvlJc w:val="left"/>
      <w:pPr>
        <w:tabs>
          <w:tab w:val="num" w:pos="4320"/>
        </w:tabs>
        <w:ind w:left="4320" w:hanging="360"/>
      </w:pPr>
      <w:rPr>
        <w:rFonts w:ascii="Symbol" w:hAnsi="Symbol" w:hint="default"/>
      </w:rPr>
    </w:lvl>
    <w:lvl w:ilvl="6" w:tplc="3FCC0970" w:tentative="1">
      <w:start w:val="1"/>
      <w:numFmt w:val="bullet"/>
      <w:lvlText w:val=""/>
      <w:lvlJc w:val="left"/>
      <w:pPr>
        <w:tabs>
          <w:tab w:val="num" w:pos="5040"/>
        </w:tabs>
        <w:ind w:left="5040" w:hanging="360"/>
      </w:pPr>
      <w:rPr>
        <w:rFonts w:ascii="Symbol" w:hAnsi="Symbol" w:hint="default"/>
      </w:rPr>
    </w:lvl>
    <w:lvl w:ilvl="7" w:tplc="51C09484" w:tentative="1">
      <w:start w:val="1"/>
      <w:numFmt w:val="bullet"/>
      <w:lvlText w:val=""/>
      <w:lvlJc w:val="left"/>
      <w:pPr>
        <w:tabs>
          <w:tab w:val="num" w:pos="5760"/>
        </w:tabs>
        <w:ind w:left="5760" w:hanging="360"/>
      </w:pPr>
      <w:rPr>
        <w:rFonts w:ascii="Symbol" w:hAnsi="Symbol" w:hint="default"/>
      </w:rPr>
    </w:lvl>
    <w:lvl w:ilvl="8" w:tplc="2D9AE4B0" w:tentative="1">
      <w:start w:val="1"/>
      <w:numFmt w:val="bullet"/>
      <w:lvlText w:val=""/>
      <w:lvlJc w:val="left"/>
      <w:pPr>
        <w:tabs>
          <w:tab w:val="num" w:pos="6480"/>
        </w:tabs>
        <w:ind w:left="6480" w:hanging="360"/>
      </w:pPr>
      <w:rPr>
        <w:rFonts w:ascii="Symbol" w:hAnsi="Symbol" w:hint="default"/>
      </w:rPr>
    </w:lvl>
  </w:abstractNum>
  <w:abstractNum w:abstractNumId="71" w15:restartNumberingAfterBreak="0">
    <w:nsid w:val="72770D90"/>
    <w:multiLevelType w:val="multilevel"/>
    <w:tmpl w:val="968E2C2C"/>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2" w15:restartNumberingAfterBreak="0">
    <w:nsid w:val="743B4306"/>
    <w:multiLevelType w:val="multilevel"/>
    <w:tmpl w:val="088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79041C"/>
    <w:multiLevelType w:val="multilevel"/>
    <w:tmpl w:val="0A2A5190"/>
    <w:lvl w:ilvl="0">
      <w:start w:val="3"/>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4" w15:restartNumberingAfterBreak="0">
    <w:nsid w:val="75A1611B"/>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5" w15:restartNumberingAfterBreak="0">
    <w:nsid w:val="785C3F34"/>
    <w:multiLevelType w:val="hybridMultilevel"/>
    <w:tmpl w:val="DFE87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CEF372F"/>
    <w:multiLevelType w:val="multilevel"/>
    <w:tmpl w:val="893AE66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7" w15:restartNumberingAfterBreak="0">
    <w:nsid w:val="7D7E0E9D"/>
    <w:multiLevelType w:val="multilevel"/>
    <w:tmpl w:val="8BB293B2"/>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78" w15:restartNumberingAfterBreak="0">
    <w:nsid w:val="7D9C0D7B"/>
    <w:multiLevelType w:val="hybridMultilevel"/>
    <w:tmpl w:val="99525D56"/>
    <w:lvl w:ilvl="0" w:tplc="CC22B2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E3473CC"/>
    <w:multiLevelType w:val="hybridMultilevel"/>
    <w:tmpl w:val="2262732E"/>
    <w:lvl w:ilvl="0" w:tplc="4ADC4CC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5C5A38"/>
    <w:multiLevelType w:val="hybridMultilevel"/>
    <w:tmpl w:val="AAA87DCA"/>
    <w:lvl w:ilvl="0" w:tplc="A2F40D30">
      <w:start w:val="1"/>
      <w:numFmt w:val="bullet"/>
      <w:lvlText w:val=""/>
      <w:lvlJc w:val="left"/>
      <w:pPr>
        <w:ind w:left="720" w:hanging="360"/>
      </w:pPr>
      <w:rPr>
        <w:rFonts w:ascii="Symbol" w:hAnsi="Symbol" w:hint="default"/>
      </w:rPr>
    </w:lvl>
    <w:lvl w:ilvl="1" w:tplc="26F61F06" w:tentative="1">
      <w:start w:val="1"/>
      <w:numFmt w:val="bullet"/>
      <w:lvlText w:val="o"/>
      <w:lvlJc w:val="left"/>
      <w:pPr>
        <w:ind w:left="1440" w:hanging="360"/>
      </w:pPr>
      <w:rPr>
        <w:rFonts w:ascii="Courier New" w:hAnsi="Courier New" w:hint="default"/>
      </w:rPr>
    </w:lvl>
    <w:lvl w:ilvl="2" w:tplc="82906A38" w:tentative="1">
      <w:start w:val="1"/>
      <w:numFmt w:val="bullet"/>
      <w:lvlText w:val=""/>
      <w:lvlJc w:val="left"/>
      <w:pPr>
        <w:ind w:left="2160" w:hanging="360"/>
      </w:pPr>
      <w:rPr>
        <w:rFonts w:ascii="Wingdings" w:hAnsi="Wingdings" w:hint="default"/>
      </w:rPr>
    </w:lvl>
    <w:lvl w:ilvl="3" w:tplc="411AEFA4" w:tentative="1">
      <w:start w:val="1"/>
      <w:numFmt w:val="bullet"/>
      <w:lvlText w:val=""/>
      <w:lvlJc w:val="left"/>
      <w:pPr>
        <w:ind w:left="2880" w:hanging="360"/>
      </w:pPr>
      <w:rPr>
        <w:rFonts w:ascii="Symbol" w:hAnsi="Symbol" w:hint="default"/>
      </w:rPr>
    </w:lvl>
    <w:lvl w:ilvl="4" w:tplc="1004C01A" w:tentative="1">
      <w:start w:val="1"/>
      <w:numFmt w:val="bullet"/>
      <w:lvlText w:val="o"/>
      <w:lvlJc w:val="left"/>
      <w:pPr>
        <w:ind w:left="3600" w:hanging="360"/>
      </w:pPr>
      <w:rPr>
        <w:rFonts w:ascii="Courier New" w:hAnsi="Courier New" w:hint="default"/>
      </w:rPr>
    </w:lvl>
    <w:lvl w:ilvl="5" w:tplc="3C5E4D0E" w:tentative="1">
      <w:start w:val="1"/>
      <w:numFmt w:val="bullet"/>
      <w:lvlText w:val=""/>
      <w:lvlJc w:val="left"/>
      <w:pPr>
        <w:ind w:left="4320" w:hanging="360"/>
      </w:pPr>
      <w:rPr>
        <w:rFonts w:ascii="Wingdings" w:hAnsi="Wingdings" w:hint="default"/>
      </w:rPr>
    </w:lvl>
    <w:lvl w:ilvl="6" w:tplc="719CFE30" w:tentative="1">
      <w:start w:val="1"/>
      <w:numFmt w:val="bullet"/>
      <w:lvlText w:val=""/>
      <w:lvlJc w:val="left"/>
      <w:pPr>
        <w:ind w:left="5040" w:hanging="360"/>
      </w:pPr>
      <w:rPr>
        <w:rFonts w:ascii="Symbol" w:hAnsi="Symbol" w:hint="default"/>
      </w:rPr>
    </w:lvl>
    <w:lvl w:ilvl="7" w:tplc="1ED4FD8A" w:tentative="1">
      <w:start w:val="1"/>
      <w:numFmt w:val="bullet"/>
      <w:lvlText w:val="o"/>
      <w:lvlJc w:val="left"/>
      <w:pPr>
        <w:ind w:left="5760" w:hanging="360"/>
      </w:pPr>
      <w:rPr>
        <w:rFonts w:ascii="Courier New" w:hAnsi="Courier New" w:hint="default"/>
      </w:rPr>
    </w:lvl>
    <w:lvl w:ilvl="8" w:tplc="288E236C" w:tentative="1">
      <w:start w:val="1"/>
      <w:numFmt w:val="bullet"/>
      <w:lvlText w:val=""/>
      <w:lvlJc w:val="left"/>
      <w:pPr>
        <w:ind w:left="6480" w:hanging="360"/>
      </w:pPr>
      <w:rPr>
        <w:rFonts w:ascii="Wingdings" w:hAnsi="Wingdings" w:hint="default"/>
      </w:rPr>
    </w:lvl>
  </w:abstractNum>
  <w:abstractNum w:abstractNumId="81" w15:restartNumberingAfterBreak="0">
    <w:nsid w:val="7F356D10"/>
    <w:multiLevelType w:val="multilevel"/>
    <w:tmpl w:val="254C39CA"/>
    <w:lvl w:ilvl="0">
      <w:start w:val="4"/>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num w:numId="1" w16cid:durableId="1702510049">
    <w:abstractNumId w:val="34"/>
  </w:num>
  <w:num w:numId="2" w16cid:durableId="376592673">
    <w:abstractNumId w:val="45"/>
  </w:num>
  <w:num w:numId="3" w16cid:durableId="2128237567">
    <w:abstractNumId w:val="63"/>
  </w:num>
  <w:num w:numId="4" w16cid:durableId="806121714">
    <w:abstractNumId w:val="16"/>
  </w:num>
  <w:num w:numId="5" w16cid:durableId="996495245">
    <w:abstractNumId w:val="67"/>
  </w:num>
  <w:num w:numId="6" w16cid:durableId="251163103">
    <w:abstractNumId w:val="72"/>
  </w:num>
  <w:num w:numId="7" w16cid:durableId="1117335067">
    <w:abstractNumId w:val="27"/>
  </w:num>
  <w:num w:numId="8" w16cid:durableId="147602643">
    <w:abstractNumId w:val="26"/>
  </w:num>
  <w:num w:numId="9" w16cid:durableId="1033922559">
    <w:abstractNumId w:val="23"/>
  </w:num>
  <w:num w:numId="10" w16cid:durableId="931282974">
    <w:abstractNumId w:val="0"/>
  </w:num>
  <w:num w:numId="11" w16cid:durableId="15160845">
    <w:abstractNumId w:val="51"/>
  </w:num>
  <w:num w:numId="12" w16cid:durableId="1300040472">
    <w:abstractNumId w:val="37"/>
  </w:num>
  <w:num w:numId="13" w16cid:durableId="1207984928">
    <w:abstractNumId w:val="80"/>
  </w:num>
  <w:num w:numId="14" w16cid:durableId="1343626430">
    <w:abstractNumId w:val="57"/>
  </w:num>
  <w:num w:numId="15" w16cid:durableId="1385644162">
    <w:abstractNumId w:val="60"/>
  </w:num>
  <w:num w:numId="16" w16cid:durableId="440033633">
    <w:abstractNumId w:val="25"/>
  </w:num>
  <w:num w:numId="17" w16cid:durableId="1900703936">
    <w:abstractNumId w:val="75"/>
  </w:num>
  <w:num w:numId="18" w16cid:durableId="1909917309">
    <w:abstractNumId w:val="69"/>
  </w:num>
  <w:num w:numId="19" w16cid:durableId="1783721170">
    <w:abstractNumId w:val="6"/>
  </w:num>
  <w:num w:numId="20" w16cid:durableId="1055811192">
    <w:abstractNumId w:val="44"/>
  </w:num>
  <w:num w:numId="21" w16cid:durableId="620192189">
    <w:abstractNumId w:val="39"/>
  </w:num>
  <w:num w:numId="22" w16cid:durableId="1143036011">
    <w:abstractNumId w:val="53"/>
  </w:num>
  <w:num w:numId="23" w16cid:durableId="472525093">
    <w:abstractNumId w:val="62"/>
  </w:num>
  <w:num w:numId="24" w16cid:durableId="2109425057">
    <w:abstractNumId w:val="70"/>
  </w:num>
  <w:num w:numId="25" w16cid:durableId="1673533239">
    <w:abstractNumId w:val="40"/>
  </w:num>
  <w:num w:numId="26" w16cid:durableId="301352505">
    <w:abstractNumId w:val="79"/>
  </w:num>
  <w:num w:numId="27" w16cid:durableId="1608191936">
    <w:abstractNumId w:val="12"/>
  </w:num>
  <w:num w:numId="28" w16cid:durableId="1768382218">
    <w:abstractNumId w:val="47"/>
  </w:num>
  <w:num w:numId="29" w16cid:durableId="410549268">
    <w:abstractNumId w:val="32"/>
  </w:num>
  <w:num w:numId="30" w16cid:durableId="101582758">
    <w:abstractNumId w:val="2"/>
  </w:num>
  <w:num w:numId="31" w16cid:durableId="76051775">
    <w:abstractNumId w:val="49"/>
  </w:num>
  <w:num w:numId="32" w16cid:durableId="524712427">
    <w:abstractNumId w:val="3"/>
  </w:num>
  <w:num w:numId="33" w16cid:durableId="1823740367">
    <w:abstractNumId w:val="78"/>
  </w:num>
  <w:num w:numId="34" w16cid:durableId="1171602383">
    <w:abstractNumId w:val="17"/>
  </w:num>
  <w:num w:numId="35" w16cid:durableId="1487084887">
    <w:abstractNumId w:val="42"/>
  </w:num>
  <w:num w:numId="36" w16cid:durableId="1844858260">
    <w:abstractNumId w:val="56"/>
  </w:num>
  <w:num w:numId="37" w16cid:durableId="1816141460">
    <w:abstractNumId w:val="52"/>
  </w:num>
  <w:num w:numId="38" w16cid:durableId="1415708994">
    <w:abstractNumId w:val="36"/>
  </w:num>
  <w:num w:numId="39" w16cid:durableId="1612780420">
    <w:abstractNumId w:val="68"/>
  </w:num>
  <w:num w:numId="40" w16cid:durableId="879246196">
    <w:abstractNumId w:val="10"/>
  </w:num>
  <w:num w:numId="41" w16cid:durableId="1743520911">
    <w:abstractNumId w:val="20"/>
  </w:num>
  <w:num w:numId="42" w16cid:durableId="2085451168">
    <w:abstractNumId w:val="59"/>
  </w:num>
  <w:num w:numId="43" w16cid:durableId="834145389">
    <w:abstractNumId w:val="58"/>
  </w:num>
  <w:num w:numId="44" w16cid:durableId="121273504">
    <w:abstractNumId w:val="43"/>
  </w:num>
  <w:num w:numId="45" w16cid:durableId="116813523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0670034">
    <w:abstractNumId w:val="8"/>
  </w:num>
  <w:num w:numId="47" w16cid:durableId="2531274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95603991">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068733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50193129">
    <w:abstractNumId w:val="7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04833159">
    <w:abstractNumId w:val="50"/>
  </w:num>
  <w:num w:numId="52" w16cid:durableId="1679579470">
    <w:abstractNumId w:val="31"/>
  </w:num>
  <w:num w:numId="53" w16cid:durableId="440685996">
    <w:abstractNumId w:val="24"/>
  </w:num>
  <w:num w:numId="54" w16cid:durableId="759105322">
    <w:abstractNumId w:val="1"/>
  </w:num>
  <w:num w:numId="55" w16cid:durableId="248468149">
    <w:abstractNumId w:val="65"/>
  </w:num>
  <w:num w:numId="56" w16cid:durableId="1466511000">
    <w:abstractNumId w:val="15"/>
  </w:num>
  <w:num w:numId="57" w16cid:durableId="443547967">
    <w:abstractNumId w:val="11"/>
  </w:num>
  <w:num w:numId="58" w16cid:durableId="800339897">
    <w:abstractNumId w:val="46"/>
  </w:num>
  <w:num w:numId="59" w16cid:durableId="1870756358">
    <w:abstractNumId w:val="64"/>
  </w:num>
  <w:num w:numId="60" w16cid:durableId="1077898515">
    <w:abstractNumId w:val="41"/>
  </w:num>
  <w:num w:numId="61" w16cid:durableId="2037388855">
    <w:abstractNumId w:val="4"/>
  </w:num>
  <w:num w:numId="62" w16cid:durableId="1716462758">
    <w:abstractNumId w:val="7"/>
  </w:num>
  <w:num w:numId="63" w16cid:durableId="766730861">
    <w:abstractNumId w:val="18"/>
  </w:num>
  <w:num w:numId="64" w16cid:durableId="1176188237">
    <w:abstractNumId w:val="30"/>
  </w:num>
  <w:num w:numId="65" w16cid:durableId="862548990">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305989">
    <w:abstractNumId w:val="9"/>
  </w:num>
  <w:num w:numId="67" w16cid:durableId="573930886">
    <w:abstractNumId w:val="74"/>
  </w:num>
  <w:num w:numId="68" w16cid:durableId="504367088">
    <w:abstractNumId w:val="14"/>
  </w:num>
  <w:num w:numId="69" w16cid:durableId="296958963">
    <w:abstractNumId w:val="73"/>
  </w:num>
  <w:num w:numId="70" w16cid:durableId="530799208">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96087504">
    <w:abstractNumId w:val="35"/>
  </w:num>
  <w:num w:numId="72" w16cid:durableId="736516458">
    <w:abstractNumId w:val="21"/>
  </w:num>
  <w:num w:numId="73" w16cid:durableId="1130368805">
    <w:abstractNumId w:val="28"/>
  </w:num>
  <w:num w:numId="74" w16cid:durableId="1134562551">
    <w:abstractNumId w:val="76"/>
  </w:num>
  <w:num w:numId="75" w16cid:durableId="300116327">
    <w:abstractNumId w:val="71"/>
  </w:num>
  <w:num w:numId="76" w16cid:durableId="1837766694">
    <w:abstractNumId w:val="33"/>
  </w:num>
  <w:num w:numId="77" w16cid:durableId="1608079688">
    <w:abstractNumId w:val="61"/>
  </w:num>
  <w:num w:numId="78" w16cid:durableId="1744524619">
    <w:abstractNumId w:val="66"/>
  </w:num>
  <w:num w:numId="79" w16cid:durableId="52654770">
    <w:abstractNumId w:val="54"/>
  </w:num>
  <w:num w:numId="80" w16cid:durableId="358700912">
    <w:abstractNumId w:val="13"/>
  </w:num>
  <w:num w:numId="81" w16cid:durableId="1971205864">
    <w:abstractNumId w:val="19"/>
  </w:num>
  <w:num w:numId="82" w16cid:durableId="1028332808">
    <w:abstractNumId w:val="81"/>
  </w:num>
  <w:num w:numId="83" w16cid:durableId="407925700">
    <w:abstractNumId w:val="5"/>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ez, Jennifer M">
    <w15:presenceInfo w15:providerId="AD" w15:userId="S::Jennifer.M.Perez@hud.gov::7696b7b2-172f-4749-9681-7bf0223d06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E2"/>
    <w:rsid w:val="000009D8"/>
    <w:rsid w:val="00000C17"/>
    <w:rsid w:val="000031F1"/>
    <w:rsid w:val="0000592A"/>
    <w:rsid w:val="00005C68"/>
    <w:rsid w:val="00010E73"/>
    <w:rsid w:val="00011718"/>
    <w:rsid w:val="0001175D"/>
    <w:rsid w:val="00013384"/>
    <w:rsid w:val="00014F76"/>
    <w:rsid w:val="000164A0"/>
    <w:rsid w:val="000214F5"/>
    <w:rsid w:val="00022E2B"/>
    <w:rsid w:val="00024604"/>
    <w:rsid w:val="000246AE"/>
    <w:rsid w:val="00024FDA"/>
    <w:rsid w:val="0002570E"/>
    <w:rsid w:val="00034558"/>
    <w:rsid w:val="00034DFA"/>
    <w:rsid w:val="00040E4F"/>
    <w:rsid w:val="00042AD1"/>
    <w:rsid w:val="0004300E"/>
    <w:rsid w:val="0004670A"/>
    <w:rsid w:val="00046F65"/>
    <w:rsid w:val="00047003"/>
    <w:rsid w:val="00050718"/>
    <w:rsid w:val="00055AC0"/>
    <w:rsid w:val="00057D2A"/>
    <w:rsid w:val="000663A4"/>
    <w:rsid w:val="0006683D"/>
    <w:rsid w:val="00076D0B"/>
    <w:rsid w:val="00077A3B"/>
    <w:rsid w:val="00077D29"/>
    <w:rsid w:val="00082227"/>
    <w:rsid w:val="00083EC2"/>
    <w:rsid w:val="00084FA2"/>
    <w:rsid w:val="000853B7"/>
    <w:rsid w:val="000869EE"/>
    <w:rsid w:val="00086C77"/>
    <w:rsid w:val="00087E74"/>
    <w:rsid w:val="00091D93"/>
    <w:rsid w:val="0009245F"/>
    <w:rsid w:val="00097CE2"/>
    <w:rsid w:val="000A0734"/>
    <w:rsid w:val="000A0E51"/>
    <w:rsid w:val="000A0E95"/>
    <w:rsid w:val="000A1933"/>
    <w:rsid w:val="000A202F"/>
    <w:rsid w:val="000A4B5F"/>
    <w:rsid w:val="000A5335"/>
    <w:rsid w:val="000A6685"/>
    <w:rsid w:val="000B1455"/>
    <w:rsid w:val="000B23F0"/>
    <w:rsid w:val="000B273D"/>
    <w:rsid w:val="000B707E"/>
    <w:rsid w:val="000B7422"/>
    <w:rsid w:val="000B7815"/>
    <w:rsid w:val="000C0411"/>
    <w:rsid w:val="000C2B06"/>
    <w:rsid w:val="000C3F93"/>
    <w:rsid w:val="000C624E"/>
    <w:rsid w:val="000C6DF4"/>
    <w:rsid w:val="000C79E9"/>
    <w:rsid w:val="000C7D75"/>
    <w:rsid w:val="000D0DB8"/>
    <w:rsid w:val="000D4D06"/>
    <w:rsid w:val="000D5949"/>
    <w:rsid w:val="000D6E7D"/>
    <w:rsid w:val="000D7BCC"/>
    <w:rsid w:val="000E2523"/>
    <w:rsid w:val="000E7049"/>
    <w:rsid w:val="000F4D7B"/>
    <w:rsid w:val="000F6152"/>
    <w:rsid w:val="0010188A"/>
    <w:rsid w:val="00102497"/>
    <w:rsid w:val="00103712"/>
    <w:rsid w:val="00103740"/>
    <w:rsid w:val="001044DD"/>
    <w:rsid w:val="00104CEA"/>
    <w:rsid w:val="001063C2"/>
    <w:rsid w:val="001069E1"/>
    <w:rsid w:val="00107EFA"/>
    <w:rsid w:val="00110830"/>
    <w:rsid w:val="00111BA4"/>
    <w:rsid w:val="00111C46"/>
    <w:rsid w:val="0011439A"/>
    <w:rsid w:val="00114BDF"/>
    <w:rsid w:val="00116CDF"/>
    <w:rsid w:val="001179C9"/>
    <w:rsid w:val="00117EB5"/>
    <w:rsid w:val="0012043B"/>
    <w:rsid w:val="0012048A"/>
    <w:rsid w:val="00120CCD"/>
    <w:rsid w:val="00120DE0"/>
    <w:rsid w:val="0012278F"/>
    <w:rsid w:val="0012406D"/>
    <w:rsid w:val="001244CA"/>
    <w:rsid w:val="00124754"/>
    <w:rsid w:val="001252C7"/>
    <w:rsid w:val="00125935"/>
    <w:rsid w:val="0012772A"/>
    <w:rsid w:val="001314BF"/>
    <w:rsid w:val="00132598"/>
    <w:rsid w:val="00132B0D"/>
    <w:rsid w:val="0013307D"/>
    <w:rsid w:val="00133FBD"/>
    <w:rsid w:val="00134478"/>
    <w:rsid w:val="00135D45"/>
    <w:rsid w:val="00135F58"/>
    <w:rsid w:val="00135FA8"/>
    <w:rsid w:val="00136F10"/>
    <w:rsid w:val="0014064C"/>
    <w:rsid w:val="00141A9E"/>
    <w:rsid w:val="00141C2D"/>
    <w:rsid w:val="00142A0F"/>
    <w:rsid w:val="00143EEB"/>
    <w:rsid w:val="001445FD"/>
    <w:rsid w:val="0014683F"/>
    <w:rsid w:val="00152D2A"/>
    <w:rsid w:val="00152E48"/>
    <w:rsid w:val="00152F9F"/>
    <w:rsid w:val="001531EA"/>
    <w:rsid w:val="0015342D"/>
    <w:rsid w:val="00155C25"/>
    <w:rsid w:val="00155F71"/>
    <w:rsid w:val="00160897"/>
    <w:rsid w:val="001608E6"/>
    <w:rsid w:val="00160A56"/>
    <w:rsid w:val="00161157"/>
    <w:rsid w:val="0016253B"/>
    <w:rsid w:val="00162666"/>
    <w:rsid w:val="0016336B"/>
    <w:rsid w:val="001637F2"/>
    <w:rsid w:val="00163DB5"/>
    <w:rsid w:val="00163FBF"/>
    <w:rsid w:val="00165280"/>
    <w:rsid w:val="00165860"/>
    <w:rsid w:val="00165D56"/>
    <w:rsid w:val="00166D51"/>
    <w:rsid w:val="00167566"/>
    <w:rsid w:val="0017253F"/>
    <w:rsid w:val="00173C01"/>
    <w:rsid w:val="001741DB"/>
    <w:rsid w:val="00174877"/>
    <w:rsid w:val="00174E96"/>
    <w:rsid w:val="001754AA"/>
    <w:rsid w:val="00175865"/>
    <w:rsid w:val="00176374"/>
    <w:rsid w:val="001776A6"/>
    <w:rsid w:val="0018092C"/>
    <w:rsid w:val="001825A3"/>
    <w:rsid w:val="001826CF"/>
    <w:rsid w:val="00182C22"/>
    <w:rsid w:val="00183104"/>
    <w:rsid w:val="0019425C"/>
    <w:rsid w:val="0019459D"/>
    <w:rsid w:val="00196314"/>
    <w:rsid w:val="001967CE"/>
    <w:rsid w:val="001972E9"/>
    <w:rsid w:val="001A092C"/>
    <w:rsid w:val="001A0ABA"/>
    <w:rsid w:val="001A18C6"/>
    <w:rsid w:val="001A21E4"/>
    <w:rsid w:val="001A3F68"/>
    <w:rsid w:val="001A44B7"/>
    <w:rsid w:val="001A4EBC"/>
    <w:rsid w:val="001A57F4"/>
    <w:rsid w:val="001A5F6B"/>
    <w:rsid w:val="001A6318"/>
    <w:rsid w:val="001A6D61"/>
    <w:rsid w:val="001B078D"/>
    <w:rsid w:val="001B34F2"/>
    <w:rsid w:val="001B3E8A"/>
    <w:rsid w:val="001B60DF"/>
    <w:rsid w:val="001B6928"/>
    <w:rsid w:val="001C1B41"/>
    <w:rsid w:val="001C30E3"/>
    <w:rsid w:val="001C5092"/>
    <w:rsid w:val="001C5AF0"/>
    <w:rsid w:val="001C5CEF"/>
    <w:rsid w:val="001C69D9"/>
    <w:rsid w:val="001C6EDF"/>
    <w:rsid w:val="001D035B"/>
    <w:rsid w:val="001D2360"/>
    <w:rsid w:val="001D334A"/>
    <w:rsid w:val="001D424C"/>
    <w:rsid w:val="001E2510"/>
    <w:rsid w:val="001E2831"/>
    <w:rsid w:val="001E69F1"/>
    <w:rsid w:val="001E711A"/>
    <w:rsid w:val="001F0A3B"/>
    <w:rsid w:val="001F0B21"/>
    <w:rsid w:val="001F3BF8"/>
    <w:rsid w:val="001F4DFA"/>
    <w:rsid w:val="001F50C9"/>
    <w:rsid w:val="001F5AEF"/>
    <w:rsid w:val="001F6450"/>
    <w:rsid w:val="001F7E1A"/>
    <w:rsid w:val="00201CBC"/>
    <w:rsid w:val="002021D4"/>
    <w:rsid w:val="00203A3E"/>
    <w:rsid w:val="00204AC4"/>
    <w:rsid w:val="00206524"/>
    <w:rsid w:val="00206F78"/>
    <w:rsid w:val="002114BC"/>
    <w:rsid w:val="00211754"/>
    <w:rsid w:val="00212B1E"/>
    <w:rsid w:val="00212DB9"/>
    <w:rsid w:val="00215F73"/>
    <w:rsid w:val="00223393"/>
    <w:rsid w:val="00223DFD"/>
    <w:rsid w:val="0022475C"/>
    <w:rsid w:val="00226DAC"/>
    <w:rsid w:val="002278DB"/>
    <w:rsid w:val="0023027D"/>
    <w:rsid w:val="0023184D"/>
    <w:rsid w:val="0023238F"/>
    <w:rsid w:val="002341D7"/>
    <w:rsid w:val="00234FE3"/>
    <w:rsid w:val="00235943"/>
    <w:rsid w:val="00236C45"/>
    <w:rsid w:val="0023715D"/>
    <w:rsid w:val="00237F77"/>
    <w:rsid w:val="002400B9"/>
    <w:rsid w:val="00241055"/>
    <w:rsid w:val="0024185F"/>
    <w:rsid w:val="00243C25"/>
    <w:rsid w:val="0024545F"/>
    <w:rsid w:val="00250B48"/>
    <w:rsid w:val="0025105D"/>
    <w:rsid w:val="00252068"/>
    <w:rsid w:val="00252EC0"/>
    <w:rsid w:val="0025729E"/>
    <w:rsid w:val="00262C00"/>
    <w:rsid w:val="00263483"/>
    <w:rsid w:val="0026509B"/>
    <w:rsid w:val="002665EF"/>
    <w:rsid w:val="002668A3"/>
    <w:rsid w:val="0026750C"/>
    <w:rsid w:val="00267D90"/>
    <w:rsid w:val="00267FCD"/>
    <w:rsid w:val="00271904"/>
    <w:rsid w:val="00272CE1"/>
    <w:rsid w:val="0027331A"/>
    <w:rsid w:val="00274D4C"/>
    <w:rsid w:val="002757BD"/>
    <w:rsid w:val="00275861"/>
    <w:rsid w:val="00280BA6"/>
    <w:rsid w:val="0028280D"/>
    <w:rsid w:val="0028494C"/>
    <w:rsid w:val="002853A2"/>
    <w:rsid w:val="00285C80"/>
    <w:rsid w:val="002860F3"/>
    <w:rsid w:val="00287A4E"/>
    <w:rsid w:val="00290075"/>
    <w:rsid w:val="0029318A"/>
    <w:rsid w:val="00293B04"/>
    <w:rsid w:val="002942FF"/>
    <w:rsid w:val="002947EF"/>
    <w:rsid w:val="00296906"/>
    <w:rsid w:val="00296F4B"/>
    <w:rsid w:val="002A0A9A"/>
    <w:rsid w:val="002A1612"/>
    <w:rsid w:val="002A1DD0"/>
    <w:rsid w:val="002A4102"/>
    <w:rsid w:val="002A649A"/>
    <w:rsid w:val="002A6FA7"/>
    <w:rsid w:val="002A75E9"/>
    <w:rsid w:val="002A7C5C"/>
    <w:rsid w:val="002B032A"/>
    <w:rsid w:val="002B1530"/>
    <w:rsid w:val="002B1549"/>
    <w:rsid w:val="002B15A7"/>
    <w:rsid w:val="002B199F"/>
    <w:rsid w:val="002B1D78"/>
    <w:rsid w:val="002B2610"/>
    <w:rsid w:val="002B38AA"/>
    <w:rsid w:val="002B5D6B"/>
    <w:rsid w:val="002B6810"/>
    <w:rsid w:val="002B6ED6"/>
    <w:rsid w:val="002B7102"/>
    <w:rsid w:val="002B787F"/>
    <w:rsid w:val="002C0AE7"/>
    <w:rsid w:val="002C0F3B"/>
    <w:rsid w:val="002C157D"/>
    <w:rsid w:val="002C1BDC"/>
    <w:rsid w:val="002C22D7"/>
    <w:rsid w:val="002C3906"/>
    <w:rsid w:val="002C4BF3"/>
    <w:rsid w:val="002C5C17"/>
    <w:rsid w:val="002C6EDE"/>
    <w:rsid w:val="002C7624"/>
    <w:rsid w:val="002C7EDB"/>
    <w:rsid w:val="002D2A5F"/>
    <w:rsid w:val="002D35E4"/>
    <w:rsid w:val="002D3B79"/>
    <w:rsid w:val="002D471A"/>
    <w:rsid w:val="002D5192"/>
    <w:rsid w:val="002D630D"/>
    <w:rsid w:val="002D6D95"/>
    <w:rsid w:val="002E03E7"/>
    <w:rsid w:val="002E1994"/>
    <w:rsid w:val="002E6BD6"/>
    <w:rsid w:val="002F0D33"/>
    <w:rsid w:val="002F0D59"/>
    <w:rsid w:val="002F3D43"/>
    <w:rsid w:val="002F52E3"/>
    <w:rsid w:val="002F6E3D"/>
    <w:rsid w:val="002F774D"/>
    <w:rsid w:val="003003AC"/>
    <w:rsid w:val="00300726"/>
    <w:rsid w:val="00303004"/>
    <w:rsid w:val="0030568A"/>
    <w:rsid w:val="003106F0"/>
    <w:rsid w:val="003111CF"/>
    <w:rsid w:val="00314025"/>
    <w:rsid w:val="00314FB8"/>
    <w:rsid w:val="00315D5C"/>
    <w:rsid w:val="00315EED"/>
    <w:rsid w:val="00322CCF"/>
    <w:rsid w:val="003230C1"/>
    <w:rsid w:val="00323444"/>
    <w:rsid w:val="00325287"/>
    <w:rsid w:val="0032630E"/>
    <w:rsid w:val="00326571"/>
    <w:rsid w:val="00326708"/>
    <w:rsid w:val="003271BF"/>
    <w:rsid w:val="003276A2"/>
    <w:rsid w:val="00327B40"/>
    <w:rsid w:val="00327D62"/>
    <w:rsid w:val="00331799"/>
    <w:rsid w:val="0033593A"/>
    <w:rsid w:val="003373E5"/>
    <w:rsid w:val="00337D54"/>
    <w:rsid w:val="003424DC"/>
    <w:rsid w:val="00342F22"/>
    <w:rsid w:val="00343AE4"/>
    <w:rsid w:val="00343AF3"/>
    <w:rsid w:val="003461C2"/>
    <w:rsid w:val="003470E9"/>
    <w:rsid w:val="00352FE4"/>
    <w:rsid w:val="00353D9B"/>
    <w:rsid w:val="00353E96"/>
    <w:rsid w:val="003549A8"/>
    <w:rsid w:val="003562E1"/>
    <w:rsid w:val="00361B3E"/>
    <w:rsid w:val="00361F8D"/>
    <w:rsid w:val="0036278C"/>
    <w:rsid w:val="00362F9C"/>
    <w:rsid w:val="0036390D"/>
    <w:rsid w:val="00365C81"/>
    <w:rsid w:val="00366D7F"/>
    <w:rsid w:val="00370D7A"/>
    <w:rsid w:val="00371112"/>
    <w:rsid w:val="003717CB"/>
    <w:rsid w:val="003728E3"/>
    <w:rsid w:val="00372E1E"/>
    <w:rsid w:val="00374752"/>
    <w:rsid w:val="00374927"/>
    <w:rsid w:val="003756B9"/>
    <w:rsid w:val="00380050"/>
    <w:rsid w:val="003815A4"/>
    <w:rsid w:val="00385242"/>
    <w:rsid w:val="00391837"/>
    <w:rsid w:val="003928F4"/>
    <w:rsid w:val="00392967"/>
    <w:rsid w:val="00393027"/>
    <w:rsid w:val="00393048"/>
    <w:rsid w:val="00393DDF"/>
    <w:rsid w:val="00394290"/>
    <w:rsid w:val="00397CA0"/>
    <w:rsid w:val="003A0DB3"/>
    <w:rsid w:val="003A1C45"/>
    <w:rsid w:val="003A2335"/>
    <w:rsid w:val="003A4377"/>
    <w:rsid w:val="003A44E6"/>
    <w:rsid w:val="003A4B54"/>
    <w:rsid w:val="003A6966"/>
    <w:rsid w:val="003B103A"/>
    <w:rsid w:val="003B14D2"/>
    <w:rsid w:val="003B2C02"/>
    <w:rsid w:val="003B3A2A"/>
    <w:rsid w:val="003B4A8C"/>
    <w:rsid w:val="003B5E5B"/>
    <w:rsid w:val="003B72A5"/>
    <w:rsid w:val="003B72ED"/>
    <w:rsid w:val="003B7811"/>
    <w:rsid w:val="003B7838"/>
    <w:rsid w:val="003C039A"/>
    <w:rsid w:val="003C3379"/>
    <w:rsid w:val="003C3A37"/>
    <w:rsid w:val="003C49B0"/>
    <w:rsid w:val="003C5024"/>
    <w:rsid w:val="003C5699"/>
    <w:rsid w:val="003C6285"/>
    <w:rsid w:val="003C6A14"/>
    <w:rsid w:val="003C6AD6"/>
    <w:rsid w:val="003C6C54"/>
    <w:rsid w:val="003C6D82"/>
    <w:rsid w:val="003C7384"/>
    <w:rsid w:val="003C7B79"/>
    <w:rsid w:val="003D2A32"/>
    <w:rsid w:val="003D3E8D"/>
    <w:rsid w:val="003D4236"/>
    <w:rsid w:val="003D4982"/>
    <w:rsid w:val="003D68C0"/>
    <w:rsid w:val="003D68F4"/>
    <w:rsid w:val="003D7BF5"/>
    <w:rsid w:val="003E2059"/>
    <w:rsid w:val="003E20BA"/>
    <w:rsid w:val="003E3357"/>
    <w:rsid w:val="003E4295"/>
    <w:rsid w:val="003E63F6"/>
    <w:rsid w:val="003F02DF"/>
    <w:rsid w:val="003F09FD"/>
    <w:rsid w:val="003F0F02"/>
    <w:rsid w:val="003F1794"/>
    <w:rsid w:val="003F2173"/>
    <w:rsid w:val="003F32B1"/>
    <w:rsid w:val="003F3508"/>
    <w:rsid w:val="003F3D84"/>
    <w:rsid w:val="003F4655"/>
    <w:rsid w:val="003F64F8"/>
    <w:rsid w:val="003F6838"/>
    <w:rsid w:val="003F6EB4"/>
    <w:rsid w:val="003F738C"/>
    <w:rsid w:val="003F7823"/>
    <w:rsid w:val="00400080"/>
    <w:rsid w:val="00400753"/>
    <w:rsid w:val="004012D5"/>
    <w:rsid w:val="00402447"/>
    <w:rsid w:val="00405DAD"/>
    <w:rsid w:val="00406AF0"/>
    <w:rsid w:val="004070A5"/>
    <w:rsid w:val="00407250"/>
    <w:rsid w:val="004127A0"/>
    <w:rsid w:val="00413524"/>
    <w:rsid w:val="0041493E"/>
    <w:rsid w:val="00420B45"/>
    <w:rsid w:val="004223E9"/>
    <w:rsid w:val="004236DA"/>
    <w:rsid w:val="004237EE"/>
    <w:rsid w:val="004241F3"/>
    <w:rsid w:val="00424B9F"/>
    <w:rsid w:val="00427259"/>
    <w:rsid w:val="0042747A"/>
    <w:rsid w:val="00432766"/>
    <w:rsid w:val="004331C7"/>
    <w:rsid w:val="00435260"/>
    <w:rsid w:val="00435E2F"/>
    <w:rsid w:val="0043614A"/>
    <w:rsid w:val="00436684"/>
    <w:rsid w:val="004367FC"/>
    <w:rsid w:val="0044149F"/>
    <w:rsid w:val="004430CB"/>
    <w:rsid w:val="004436CC"/>
    <w:rsid w:val="00443BDE"/>
    <w:rsid w:val="004458E2"/>
    <w:rsid w:val="00445928"/>
    <w:rsid w:val="00446E97"/>
    <w:rsid w:val="004474B1"/>
    <w:rsid w:val="0044791B"/>
    <w:rsid w:val="004511A6"/>
    <w:rsid w:val="00452E37"/>
    <w:rsid w:val="00452EFE"/>
    <w:rsid w:val="00455A68"/>
    <w:rsid w:val="00456087"/>
    <w:rsid w:val="00457BC1"/>
    <w:rsid w:val="0046071E"/>
    <w:rsid w:val="00461465"/>
    <w:rsid w:val="00462E90"/>
    <w:rsid w:val="0046469F"/>
    <w:rsid w:val="00465288"/>
    <w:rsid w:val="00465943"/>
    <w:rsid w:val="004712D2"/>
    <w:rsid w:val="004713DC"/>
    <w:rsid w:val="004726A5"/>
    <w:rsid w:val="00474B75"/>
    <w:rsid w:val="004763FD"/>
    <w:rsid w:val="0047732E"/>
    <w:rsid w:val="0047781D"/>
    <w:rsid w:val="00477C8F"/>
    <w:rsid w:val="00480832"/>
    <w:rsid w:val="00480972"/>
    <w:rsid w:val="0048224E"/>
    <w:rsid w:val="004833CD"/>
    <w:rsid w:val="0048536D"/>
    <w:rsid w:val="0048738A"/>
    <w:rsid w:val="0048755A"/>
    <w:rsid w:val="0049072B"/>
    <w:rsid w:val="004918E8"/>
    <w:rsid w:val="00491B02"/>
    <w:rsid w:val="004930AE"/>
    <w:rsid w:val="004955F5"/>
    <w:rsid w:val="00496872"/>
    <w:rsid w:val="004970D9"/>
    <w:rsid w:val="00497370"/>
    <w:rsid w:val="00497962"/>
    <w:rsid w:val="0049799B"/>
    <w:rsid w:val="004A0F8B"/>
    <w:rsid w:val="004A2813"/>
    <w:rsid w:val="004A2BF4"/>
    <w:rsid w:val="004A3EAF"/>
    <w:rsid w:val="004A594F"/>
    <w:rsid w:val="004B258F"/>
    <w:rsid w:val="004B2627"/>
    <w:rsid w:val="004B2EA3"/>
    <w:rsid w:val="004B3399"/>
    <w:rsid w:val="004B3430"/>
    <w:rsid w:val="004B4775"/>
    <w:rsid w:val="004B4E38"/>
    <w:rsid w:val="004B5427"/>
    <w:rsid w:val="004B6A9E"/>
    <w:rsid w:val="004B765D"/>
    <w:rsid w:val="004C0C60"/>
    <w:rsid w:val="004C1028"/>
    <w:rsid w:val="004C281F"/>
    <w:rsid w:val="004C2BF6"/>
    <w:rsid w:val="004C31FA"/>
    <w:rsid w:val="004C4086"/>
    <w:rsid w:val="004C5B57"/>
    <w:rsid w:val="004C69F2"/>
    <w:rsid w:val="004C7525"/>
    <w:rsid w:val="004D053B"/>
    <w:rsid w:val="004D250F"/>
    <w:rsid w:val="004D29E3"/>
    <w:rsid w:val="004D315D"/>
    <w:rsid w:val="004D3CC2"/>
    <w:rsid w:val="004D62D1"/>
    <w:rsid w:val="004D66C1"/>
    <w:rsid w:val="004D7BA3"/>
    <w:rsid w:val="004E2361"/>
    <w:rsid w:val="004E3664"/>
    <w:rsid w:val="004E3914"/>
    <w:rsid w:val="004E4834"/>
    <w:rsid w:val="004E51C1"/>
    <w:rsid w:val="004E65C8"/>
    <w:rsid w:val="004E6EF7"/>
    <w:rsid w:val="004E7329"/>
    <w:rsid w:val="004F0DD6"/>
    <w:rsid w:val="004F1CD3"/>
    <w:rsid w:val="004F1ED9"/>
    <w:rsid w:val="004F26F5"/>
    <w:rsid w:val="004F2FC0"/>
    <w:rsid w:val="004F6B48"/>
    <w:rsid w:val="00500CF5"/>
    <w:rsid w:val="00501879"/>
    <w:rsid w:val="00503953"/>
    <w:rsid w:val="005041A9"/>
    <w:rsid w:val="0050420D"/>
    <w:rsid w:val="00506AA5"/>
    <w:rsid w:val="00510929"/>
    <w:rsid w:val="00510F69"/>
    <w:rsid w:val="005144B6"/>
    <w:rsid w:val="00514CFD"/>
    <w:rsid w:val="00517041"/>
    <w:rsid w:val="00520CAB"/>
    <w:rsid w:val="00521026"/>
    <w:rsid w:val="005219D5"/>
    <w:rsid w:val="00525A34"/>
    <w:rsid w:val="00526EE8"/>
    <w:rsid w:val="005275B9"/>
    <w:rsid w:val="005325B3"/>
    <w:rsid w:val="005350D8"/>
    <w:rsid w:val="00535730"/>
    <w:rsid w:val="00536DCA"/>
    <w:rsid w:val="0053781F"/>
    <w:rsid w:val="00540518"/>
    <w:rsid w:val="005419A8"/>
    <w:rsid w:val="00541B94"/>
    <w:rsid w:val="00543293"/>
    <w:rsid w:val="00550639"/>
    <w:rsid w:val="00552266"/>
    <w:rsid w:val="005534E4"/>
    <w:rsid w:val="0055391C"/>
    <w:rsid w:val="0055669F"/>
    <w:rsid w:val="005571AB"/>
    <w:rsid w:val="0056005C"/>
    <w:rsid w:val="00560767"/>
    <w:rsid w:val="005611B5"/>
    <w:rsid w:val="00561506"/>
    <w:rsid w:val="0056226D"/>
    <w:rsid w:val="00564231"/>
    <w:rsid w:val="0056483A"/>
    <w:rsid w:val="00564F6E"/>
    <w:rsid w:val="00566B89"/>
    <w:rsid w:val="0057017C"/>
    <w:rsid w:val="00570355"/>
    <w:rsid w:val="0057041D"/>
    <w:rsid w:val="00574FD4"/>
    <w:rsid w:val="00575AA6"/>
    <w:rsid w:val="0058306B"/>
    <w:rsid w:val="0058453E"/>
    <w:rsid w:val="005859FB"/>
    <w:rsid w:val="00585EE9"/>
    <w:rsid w:val="00586A72"/>
    <w:rsid w:val="00587D3E"/>
    <w:rsid w:val="00590A42"/>
    <w:rsid w:val="0059168C"/>
    <w:rsid w:val="005917C8"/>
    <w:rsid w:val="0059458C"/>
    <w:rsid w:val="0059640E"/>
    <w:rsid w:val="005A1F0B"/>
    <w:rsid w:val="005A2841"/>
    <w:rsid w:val="005A30E6"/>
    <w:rsid w:val="005A3AD7"/>
    <w:rsid w:val="005A3F2C"/>
    <w:rsid w:val="005A3F97"/>
    <w:rsid w:val="005A492D"/>
    <w:rsid w:val="005A5448"/>
    <w:rsid w:val="005A705B"/>
    <w:rsid w:val="005B0107"/>
    <w:rsid w:val="005B05E2"/>
    <w:rsid w:val="005B1580"/>
    <w:rsid w:val="005B2087"/>
    <w:rsid w:val="005B4A14"/>
    <w:rsid w:val="005B6900"/>
    <w:rsid w:val="005B726B"/>
    <w:rsid w:val="005C3061"/>
    <w:rsid w:val="005C4A65"/>
    <w:rsid w:val="005C54BA"/>
    <w:rsid w:val="005C5642"/>
    <w:rsid w:val="005C6D88"/>
    <w:rsid w:val="005D043E"/>
    <w:rsid w:val="005D1DFC"/>
    <w:rsid w:val="005D3F7A"/>
    <w:rsid w:val="005D4D8A"/>
    <w:rsid w:val="005D5FC3"/>
    <w:rsid w:val="005E03BE"/>
    <w:rsid w:val="005E0B25"/>
    <w:rsid w:val="005E17CA"/>
    <w:rsid w:val="005E2113"/>
    <w:rsid w:val="005E22B8"/>
    <w:rsid w:val="005E2364"/>
    <w:rsid w:val="005E3655"/>
    <w:rsid w:val="005E7020"/>
    <w:rsid w:val="005E7886"/>
    <w:rsid w:val="005F0098"/>
    <w:rsid w:val="005F020B"/>
    <w:rsid w:val="005F138C"/>
    <w:rsid w:val="005F1540"/>
    <w:rsid w:val="005F2AC9"/>
    <w:rsid w:val="005F4A19"/>
    <w:rsid w:val="005F5D5B"/>
    <w:rsid w:val="005F6A5D"/>
    <w:rsid w:val="005F76E0"/>
    <w:rsid w:val="006015B6"/>
    <w:rsid w:val="00601BFC"/>
    <w:rsid w:val="00602225"/>
    <w:rsid w:val="006028AF"/>
    <w:rsid w:val="00602D83"/>
    <w:rsid w:val="00605B3E"/>
    <w:rsid w:val="00607AB0"/>
    <w:rsid w:val="006117AC"/>
    <w:rsid w:val="00613C8C"/>
    <w:rsid w:val="00614321"/>
    <w:rsid w:val="00614E5C"/>
    <w:rsid w:val="00615DD2"/>
    <w:rsid w:val="00616657"/>
    <w:rsid w:val="00617CF7"/>
    <w:rsid w:val="00620A96"/>
    <w:rsid w:val="00621429"/>
    <w:rsid w:val="006216CA"/>
    <w:rsid w:val="00621E77"/>
    <w:rsid w:val="0062340B"/>
    <w:rsid w:val="006257E8"/>
    <w:rsid w:val="006258F3"/>
    <w:rsid w:val="006308CA"/>
    <w:rsid w:val="00633227"/>
    <w:rsid w:val="00634027"/>
    <w:rsid w:val="0063684C"/>
    <w:rsid w:val="00636E62"/>
    <w:rsid w:val="00637DCD"/>
    <w:rsid w:val="006425D1"/>
    <w:rsid w:val="00642DE3"/>
    <w:rsid w:val="00643130"/>
    <w:rsid w:val="00645C3B"/>
    <w:rsid w:val="00645FAB"/>
    <w:rsid w:val="006462CA"/>
    <w:rsid w:val="0064649D"/>
    <w:rsid w:val="00650A1C"/>
    <w:rsid w:val="00650BC7"/>
    <w:rsid w:val="006516DE"/>
    <w:rsid w:val="00652F78"/>
    <w:rsid w:val="00653918"/>
    <w:rsid w:val="00653C17"/>
    <w:rsid w:val="00654111"/>
    <w:rsid w:val="00654792"/>
    <w:rsid w:val="00654ED3"/>
    <w:rsid w:val="00656982"/>
    <w:rsid w:val="00656FEB"/>
    <w:rsid w:val="006606B4"/>
    <w:rsid w:val="00661E54"/>
    <w:rsid w:val="00662EF7"/>
    <w:rsid w:val="00662F9A"/>
    <w:rsid w:val="006636D9"/>
    <w:rsid w:val="00663D56"/>
    <w:rsid w:val="00664514"/>
    <w:rsid w:val="00664E01"/>
    <w:rsid w:val="00666542"/>
    <w:rsid w:val="00670843"/>
    <w:rsid w:val="00672BB4"/>
    <w:rsid w:val="0067304A"/>
    <w:rsid w:val="00673AF3"/>
    <w:rsid w:val="00674570"/>
    <w:rsid w:val="006748F4"/>
    <w:rsid w:val="00676741"/>
    <w:rsid w:val="00676B25"/>
    <w:rsid w:val="00676FD3"/>
    <w:rsid w:val="00677212"/>
    <w:rsid w:val="00681CC9"/>
    <w:rsid w:val="00681F4A"/>
    <w:rsid w:val="00682290"/>
    <w:rsid w:val="0068263E"/>
    <w:rsid w:val="006827C1"/>
    <w:rsid w:val="00682A72"/>
    <w:rsid w:val="006830B5"/>
    <w:rsid w:val="0068395F"/>
    <w:rsid w:val="006840C9"/>
    <w:rsid w:val="0068492C"/>
    <w:rsid w:val="00690952"/>
    <w:rsid w:val="00690FB5"/>
    <w:rsid w:val="00691C05"/>
    <w:rsid w:val="006923F3"/>
    <w:rsid w:val="00692E25"/>
    <w:rsid w:val="00694A10"/>
    <w:rsid w:val="00695A85"/>
    <w:rsid w:val="00697A9B"/>
    <w:rsid w:val="006A22E9"/>
    <w:rsid w:val="006A249E"/>
    <w:rsid w:val="006A2790"/>
    <w:rsid w:val="006A392C"/>
    <w:rsid w:val="006A3D7F"/>
    <w:rsid w:val="006A5F06"/>
    <w:rsid w:val="006A611E"/>
    <w:rsid w:val="006A72F5"/>
    <w:rsid w:val="006B24B3"/>
    <w:rsid w:val="006B2BD6"/>
    <w:rsid w:val="006B30BF"/>
    <w:rsid w:val="006B30EA"/>
    <w:rsid w:val="006B3C66"/>
    <w:rsid w:val="006B7463"/>
    <w:rsid w:val="006C0120"/>
    <w:rsid w:val="006C1297"/>
    <w:rsid w:val="006C1445"/>
    <w:rsid w:val="006C1788"/>
    <w:rsid w:val="006C2A15"/>
    <w:rsid w:val="006C507F"/>
    <w:rsid w:val="006C6094"/>
    <w:rsid w:val="006C6C93"/>
    <w:rsid w:val="006C7AB0"/>
    <w:rsid w:val="006C7FC4"/>
    <w:rsid w:val="006D006E"/>
    <w:rsid w:val="006D0C52"/>
    <w:rsid w:val="006D1677"/>
    <w:rsid w:val="006D1CCB"/>
    <w:rsid w:val="006D3395"/>
    <w:rsid w:val="006D34AC"/>
    <w:rsid w:val="006D3850"/>
    <w:rsid w:val="006D3BE7"/>
    <w:rsid w:val="006D6192"/>
    <w:rsid w:val="006D69AF"/>
    <w:rsid w:val="006D7187"/>
    <w:rsid w:val="006D78D4"/>
    <w:rsid w:val="006E0A22"/>
    <w:rsid w:val="006E1695"/>
    <w:rsid w:val="006E3F8D"/>
    <w:rsid w:val="006E71D6"/>
    <w:rsid w:val="006F0016"/>
    <w:rsid w:val="006F2CE7"/>
    <w:rsid w:val="006F3499"/>
    <w:rsid w:val="006F3519"/>
    <w:rsid w:val="006F62F7"/>
    <w:rsid w:val="006F76AB"/>
    <w:rsid w:val="007000F4"/>
    <w:rsid w:val="0070070A"/>
    <w:rsid w:val="007011A5"/>
    <w:rsid w:val="007016DA"/>
    <w:rsid w:val="00702490"/>
    <w:rsid w:val="0070309B"/>
    <w:rsid w:val="00704618"/>
    <w:rsid w:val="00704A60"/>
    <w:rsid w:val="00706921"/>
    <w:rsid w:val="0071009A"/>
    <w:rsid w:val="00710B9F"/>
    <w:rsid w:val="0071195D"/>
    <w:rsid w:val="00712F30"/>
    <w:rsid w:val="0071448A"/>
    <w:rsid w:val="00714B1A"/>
    <w:rsid w:val="00714F1F"/>
    <w:rsid w:val="00720A36"/>
    <w:rsid w:val="00721CF7"/>
    <w:rsid w:val="00722A22"/>
    <w:rsid w:val="00723A5D"/>
    <w:rsid w:val="00724EC4"/>
    <w:rsid w:val="0072561F"/>
    <w:rsid w:val="007275AF"/>
    <w:rsid w:val="00727FAE"/>
    <w:rsid w:val="00731BE3"/>
    <w:rsid w:val="007327C0"/>
    <w:rsid w:val="00734BEF"/>
    <w:rsid w:val="00737F92"/>
    <w:rsid w:val="00742B44"/>
    <w:rsid w:val="00742E8C"/>
    <w:rsid w:val="00743B3D"/>
    <w:rsid w:val="00744019"/>
    <w:rsid w:val="007447CC"/>
    <w:rsid w:val="0074584A"/>
    <w:rsid w:val="007465D7"/>
    <w:rsid w:val="00746E01"/>
    <w:rsid w:val="00747886"/>
    <w:rsid w:val="00750A8A"/>
    <w:rsid w:val="007526F7"/>
    <w:rsid w:val="00752718"/>
    <w:rsid w:val="007535A0"/>
    <w:rsid w:val="0075362C"/>
    <w:rsid w:val="00757E37"/>
    <w:rsid w:val="007600B3"/>
    <w:rsid w:val="00760F2D"/>
    <w:rsid w:val="00761AB1"/>
    <w:rsid w:val="0076243E"/>
    <w:rsid w:val="00763CEC"/>
    <w:rsid w:val="00764354"/>
    <w:rsid w:val="00765084"/>
    <w:rsid w:val="0077006D"/>
    <w:rsid w:val="00773170"/>
    <w:rsid w:val="007745DD"/>
    <w:rsid w:val="007750F5"/>
    <w:rsid w:val="0077534F"/>
    <w:rsid w:val="007754D1"/>
    <w:rsid w:val="00775FC0"/>
    <w:rsid w:val="00775FFD"/>
    <w:rsid w:val="0077675A"/>
    <w:rsid w:val="007774E5"/>
    <w:rsid w:val="00777F94"/>
    <w:rsid w:val="00781653"/>
    <w:rsid w:val="00781BBD"/>
    <w:rsid w:val="00781FF8"/>
    <w:rsid w:val="007836E3"/>
    <w:rsid w:val="00783F00"/>
    <w:rsid w:val="00786A23"/>
    <w:rsid w:val="00787CD5"/>
    <w:rsid w:val="00787D51"/>
    <w:rsid w:val="007909B8"/>
    <w:rsid w:val="0079345C"/>
    <w:rsid w:val="00794160"/>
    <w:rsid w:val="007943F7"/>
    <w:rsid w:val="00794BA7"/>
    <w:rsid w:val="00795427"/>
    <w:rsid w:val="007966A0"/>
    <w:rsid w:val="007968F4"/>
    <w:rsid w:val="00797330"/>
    <w:rsid w:val="00797980"/>
    <w:rsid w:val="007A1115"/>
    <w:rsid w:val="007A2045"/>
    <w:rsid w:val="007A7482"/>
    <w:rsid w:val="007B0B6F"/>
    <w:rsid w:val="007B19DF"/>
    <w:rsid w:val="007B1C60"/>
    <w:rsid w:val="007B1CB2"/>
    <w:rsid w:val="007B2545"/>
    <w:rsid w:val="007B2619"/>
    <w:rsid w:val="007B4C60"/>
    <w:rsid w:val="007B794A"/>
    <w:rsid w:val="007C39FB"/>
    <w:rsid w:val="007C4202"/>
    <w:rsid w:val="007C4A6C"/>
    <w:rsid w:val="007C53E8"/>
    <w:rsid w:val="007C5EE5"/>
    <w:rsid w:val="007C68B3"/>
    <w:rsid w:val="007D02FD"/>
    <w:rsid w:val="007D0904"/>
    <w:rsid w:val="007D2BA9"/>
    <w:rsid w:val="007D3B9A"/>
    <w:rsid w:val="007D46E1"/>
    <w:rsid w:val="007D5308"/>
    <w:rsid w:val="007D6170"/>
    <w:rsid w:val="007E2EB9"/>
    <w:rsid w:val="007E3893"/>
    <w:rsid w:val="007E3937"/>
    <w:rsid w:val="007E53A9"/>
    <w:rsid w:val="007F10F6"/>
    <w:rsid w:val="007F2211"/>
    <w:rsid w:val="007F4B3B"/>
    <w:rsid w:val="008003C7"/>
    <w:rsid w:val="008014A6"/>
    <w:rsid w:val="00801E03"/>
    <w:rsid w:val="008022B5"/>
    <w:rsid w:val="00802EDA"/>
    <w:rsid w:val="0080377B"/>
    <w:rsid w:val="008066AF"/>
    <w:rsid w:val="008073EA"/>
    <w:rsid w:val="008109E6"/>
    <w:rsid w:val="00810A32"/>
    <w:rsid w:val="00814460"/>
    <w:rsid w:val="00815F91"/>
    <w:rsid w:val="00816000"/>
    <w:rsid w:val="008160BB"/>
    <w:rsid w:val="00817944"/>
    <w:rsid w:val="00817983"/>
    <w:rsid w:val="00820E4E"/>
    <w:rsid w:val="00823DBA"/>
    <w:rsid w:val="00824316"/>
    <w:rsid w:val="008245C2"/>
    <w:rsid w:val="00825BEC"/>
    <w:rsid w:val="00831685"/>
    <w:rsid w:val="008317EE"/>
    <w:rsid w:val="00831D94"/>
    <w:rsid w:val="0083242C"/>
    <w:rsid w:val="00832B23"/>
    <w:rsid w:val="00832B6E"/>
    <w:rsid w:val="00833BCE"/>
    <w:rsid w:val="00835378"/>
    <w:rsid w:val="00835E60"/>
    <w:rsid w:val="008367FE"/>
    <w:rsid w:val="00836CE5"/>
    <w:rsid w:val="0083720E"/>
    <w:rsid w:val="00837906"/>
    <w:rsid w:val="0084073A"/>
    <w:rsid w:val="00840F2A"/>
    <w:rsid w:val="00841800"/>
    <w:rsid w:val="00841C25"/>
    <w:rsid w:val="008428F0"/>
    <w:rsid w:val="008458F0"/>
    <w:rsid w:val="00845974"/>
    <w:rsid w:val="00845C78"/>
    <w:rsid w:val="0084635D"/>
    <w:rsid w:val="00847508"/>
    <w:rsid w:val="00847C49"/>
    <w:rsid w:val="0085296C"/>
    <w:rsid w:val="00852B4D"/>
    <w:rsid w:val="00855AB8"/>
    <w:rsid w:val="008570F9"/>
    <w:rsid w:val="00860D8C"/>
    <w:rsid w:val="008638AE"/>
    <w:rsid w:val="008652F1"/>
    <w:rsid w:val="00866B63"/>
    <w:rsid w:val="008704D3"/>
    <w:rsid w:val="00870866"/>
    <w:rsid w:val="00872284"/>
    <w:rsid w:val="00872D8F"/>
    <w:rsid w:val="008750AA"/>
    <w:rsid w:val="0087582F"/>
    <w:rsid w:val="0088254F"/>
    <w:rsid w:val="0088317A"/>
    <w:rsid w:val="008834DF"/>
    <w:rsid w:val="008841C0"/>
    <w:rsid w:val="0088480B"/>
    <w:rsid w:val="00884CBE"/>
    <w:rsid w:val="00885DCE"/>
    <w:rsid w:val="00886A1E"/>
    <w:rsid w:val="00886E3E"/>
    <w:rsid w:val="00886F53"/>
    <w:rsid w:val="00891799"/>
    <w:rsid w:val="008918DD"/>
    <w:rsid w:val="00891BCB"/>
    <w:rsid w:val="00893029"/>
    <w:rsid w:val="008A1917"/>
    <w:rsid w:val="008A275B"/>
    <w:rsid w:val="008A3ED2"/>
    <w:rsid w:val="008A47F0"/>
    <w:rsid w:val="008A485C"/>
    <w:rsid w:val="008A6188"/>
    <w:rsid w:val="008A6D73"/>
    <w:rsid w:val="008A6D8D"/>
    <w:rsid w:val="008A75DC"/>
    <w:rsid w:val="008A769D"/>
    <w:rsid w:val="008A784B"/>
    <w:rsid w:val="008B193F"/>
    <w:rsid w:val="008B1A43"/>
    <w:rsid w:val="008B51C4"/>
    <w:rsid w:val="008B6766"/>
    <w:rsid w:val="008B6ACF"/>
    <w:rsid w:val="008B6B15"/>
    <w:rsid w:val="008B7832"/>
    <w:rsid w:val="008B7934"/>
    <w:rsid w:val="008C13B2"/>
    <w:rsid w:val="008C22DE"/>
    <w:rsid w:val="008C2773"/>
    <w:rsid w:val="008C2CD8"/>
    <w:rsid w:val="008C2D77"/>
    <w:rsid w:val="008C39AB"/>
    <w:rsid w:val="008D002B"/>
    <w:rsid w:val="008D03B1"/>
    <w:rsid w:val="008D0B6D"/>
    <w:rsid w:val="008D0EA2"/>
    <w:rsid w:val="008D125E"/>
    <w:rsid w:val="008D1A48"/>
    <w:rsid w:val="008D1EC8"/>
    <w:rsid w:val="008D1F43"/>
    <w:rsid w:val="008D327B"/>
    <w:rsid w:val="008D5807"/>
    <w:rsid w:val="008D6069"/>
    <w:rsid w:val="008E06FE"/>
    <w:rsid w:val="008E1783"/>
    <w:rsid w:val="008E1AC7"/>
    <w:rsid w:val="008E1E2D"/>
    <w:rsid w:val="008E2810"/>
    <w:rsid w:val="008E2D0E"/>
    <w:rsid w:val="008E301C"/>
    <w:rsid w:val="008E33F0"/>
    <w:rsid w:val="008E45AB"/>
    <w:rsid w:val="008F196C"/>
    <w:rsid w:val="008F3F1E"/>
    <w:rsid w:val="008F444E"/>
    <w:rsid w:val="008F5663"/>
    <w:rsid w:val="008F598B"/>
    <w:rsid w:val="008F5AF4"/>
    <w:rsid w:val="008F5C3C"/>
    <w:rsid w:val="008F5D87"/>
    <w:rsid w:val="008F6100"/>
    <w:rsid w:val="008F6D6F"/>
    <w:rsid w:val="008F7D88"/>
    <w:rsid w:val="00901594"/>
    <w:rsid w:val="00902CFA"/>
    <w:rsid w:val="009064BA"/>
    <w:rsid w:val="009117D4"/>
    <w:rsid w:val="0091328B"/>
    <w:rsid w:val="00914B24"/>
    <w:rsid w:val="009151DE"/>
    <w:rsid w:val="00916749"/>
    <w:rsid w:val="00926E05"/>
    <w:rsid w:val="00927A4B"/>
    <w:rsid w:val="00927BC4"/>
    <w:rsid w:val="00931585"/>
    <w:rsid w:val="00931C5D"/>
    <w:rsid w:val="009326D2"/>
    <w:rsid w:val="009341E1"/>
    <w:rsid w:val="00934AAC"/>
    <w:rsid w:val="00934F77"/>
    <w:rsid w:val="00935121"/>
    <w:rsid w:val="00936C15"/>
    <w:rsid w:val="00943C3E"/>
    <w:rsid w:val="009459E7"/>
    <w:rsid w:val="00945B27"/>
    <w:rsid w:val="00947299"/>
    <w:rsid w:val="009477CB"/>
    <w:rsid w:val="0095073C"/>
    <w:rsid w:val="00951A7B"/>
    <w:rsid w:val="00952FB3"/>
    <w:rsid w:val="00956818"/>
    <w:rsid w:val="00956D25"/>
    <w:rsid w:val="00960462"/>
    <w:rsid w:val="00961B98"/>
    <w:rsid w:val="00962CDA"/>
    <w:rsid w:val="00965A11"/>
    <w:rsid w:val="00966916"/>
    <w:rsid w:val="00973366"/>
    <w:rsid w:val="009733A1"/>
    <w:rsid w:val="00973AE9"/>
    <w:rsid w:val="00973B93"/>
    <w:rsid w:val="0097610F"/>
    <w:rsid w:val="00977CFB"/>
    <w:rsid w:val="00980649"/>
    <w:rsid w:val="00982163"/>
    <w:rsid w:val="009823A1"/>
    <w:rsid w:val="0098243E"/>
    <w:rsid w:val="0098536F"/>
    <w:rsid w:val="00985DA5"/>
    <w:rsid w:val="00990119"/>
    <w:rsid w:val="009903D1"/>
    <w:rsid w:val="00993187"/>
    <w:rsid w:val="00996240"/>
    <w:rsid w:val="00996F21"/>
    <w:rsid w:val="00997DB0"/>
    <w:rsid w:val="009A040D"/>
    <w:rsid w:val="009A1476"/>
    <w:rsid w:val="009A1538"/>
    <w:rsid w:val="009A25C7"/>
    <w:rsid w:val="009A2CA6"/>
    <w:rsid w:val="009A2EDC"/>
    <w:rsid w:val="009A3188"/>
    <w:rsid w:val="009A375E"/>
    <w:rsid w:val="009A3E6A"/>
    <w:rsid w:val="009A43FC"/>
    <w:rsid w:val="009A576C"/>
    <w:rsid w:val="009B08F6"/>
    <w:rsid w:val="009B0ABB"/>
    <w:rsid w:val="009B0AD4"/>
    <w:rsid w:val="009B2234"/>
    <w:rsid w:val="009B2D31"/>
    <w:rsid w:val="009B65E3"/>
    <w:rsid w:val="009C148C"/>
    <w:rsid w:val="009C223B"/>
    <w:rsid w:val="009C4FFB"/>
    <w:rsid w:val="009C5AEC"/>
    <w:rsid w:val="009D1129"/>
    <w:rsid w:val="009D137C"/>
    <w:rsid w:val="009D1F5E"/>
    <w:rsid w:val="009D20BE"/>
    <w:rsid w:val="009D2410"/>
    <w:rsid w:val="009D2BE4"/>
    <w:rsid w:val="009D3F8C"/>
    <w:rsid w:val="009D53BA"/>
    <w:rsid w:val="009D6FF7"/>
    <w:rsid w:val="009E0851"/>
    <w:rsid w:val="009E101D"/>
    <w:rsid w:val="009E109C"/>
    <w:rsid w:val="009E15A5"/>
    <w:rsid w:val="009E1DF0"/>
    <w:rsid w:val="009E1E38"/>
    <w:rsid w:val="009E5824"/>
    <w:rsid w:val="009E5FBC"/>
    <w:rsid w:val="009E7257"/>
    <w:rsid w:val="009F0F91"/>
    <w:rsid w:val="009F1596"/>
    <w:rsid w:val="009F1801"/>
    <w:rsid w:val="009F256B"/>
    <w:rsid w:val="009F2976"/>
    <w:rsid w:val="009F4B8F"/>
    <w:rsid w:val="009F4EDD"/>
    <w:rsid w:val="009F6B00"/>
    <w:rsid w:val="009F6C26"/>
    <w:rsid w:val="009F6CB1"/>
    <w:rsid w:val="009F7D93"/>
    <w:rsid w:val="00A00B28"/>
    <w:rsid w:val="00A03AEE"/>
    <w:rsid w:val="00A04129"/>
    <w:rsid w:val="00A04375"/>
    <w:rsid w:val="00A100F0"/>
    <w:rsid w:val="00A10846"/>
    <w:rsid w:val="00A11E18"/>
    <w:rsid w:val="00A12050"/>
    <w:rsid w:val="00A12565"/>
    <w:rsid w:val="00A12599"/>
    <w:rsid w:val="00A12DD8"/>
    <w:rsid w:val="00A12E05"/>
    <w:rsid w:val="00A153BD"/>
    <w:rsid w:val="00A15B96"/>
    <w:rsid w:val="00A15D63"/>
    <w:rsid w:val="00A17353"/>
    <w:rsid w:val="00A20F46"/>
    <w:rsid w:val="00A2259A"/>
    <w:rsid w:val="00A236A5"/>
    <w:rsid w:val="00A23920"/>
    <w:rsid w:val="00A2580A"/>
    <w:rsid w:val="00A26F01"/>
    <w:rsid w:val="00A310B2"/>
    <w:rsid w:val="00A339FC"/>
    <w:rsid w:val="00A374FB"/>
    <w:rsid w:val="00A40A72"/>
    <w:rsid w:val="00A43BCB"/>
    <w:rsid w:val="00A46BC9"/>
    <w:rsid w:val="00A46F67"/>
    <w:rsid w:val="00A47FC1"/>
    <w:rsid w:val="00A50BF0"/>
    <w:rsid w:val="00A5111D"/>
    <w:rsid w:val="00A53062"/>
    <w:rsid w:val="00A543BD"/>
    <w:rsid w:val="00A54414"/>
    <w:rsid w:val="00A55EE2"/>
    <w:rsid w:val="00A564CB"/>
    <w:rsid w:val="00A56F4F"/>
    <w:rsid w:val="00A5752D"/>
    <w:rsid w:val="00A6032B"/>
    <w:rsid w:val="00A63834"/>
    <w:rsid w:val="00A65805"/>
    <w:rsid w:val="00A66DC2"/>
    <w:rsid w:val="00A67AC6"/>
    <w:rsid w:val="00A67B70"/>
    <w:rsid w:val="00A702EF"/>
    <w:rsid w:val="00A70D4F"/>
    <w:rsid w:val="00A72A2A"/>
    <w:rsid w:val="00A75467"/>
    <w:rsid w:val="00A75729"/>
    <w:rsid w:val="00A75ECC"/>
    <w:rsid w:val="00A817BB"/>
    <w:rsid w:val="00A81A1C"/>
    <w:rsid w:val="00A82846"/>
    <w:rsid w:val="00A82BCE"/>
    <w:rsid w:val="00A833A2"/>
    <w:rsid w:val="00A84BCF"/>
    <w:rsid w:val="00A85F4B"/>
    <w:rsid w:val="00A8779E"/>
    <w:rsid w:val="00A91311"/>
    <w:rsid w:val="00A914D0"/>
    <w:rsid w:val="00A91D4B"/>
    <w:rsid w:val="00A92DD6"/>
    <w:rsid w:val="00A95049"/>
    <w:rsid w:val="00A973EE"/>
    <w:rsid w:val="00AA31B0"/>
    <w:rsid w:val="00AA6BA6"/>
    <w:rsid w:val="00AA7311"/>
    <w:rsid w:val="00AA7CCD"/>
    <w:rsid w:val="00AB0716"/>
    <w:rsid w:val="00AB076D"/>
    <w:rsid w:val="00AB4206"/>
    <w:rsid w:val="00AB4629"/>
    <w:rsid w:val="00AB4974"/>
    <w:rsid w:val="00AB4F36"/>
    <w:rsid w:val="00AB52F4"/>
    <w:rsid w:val="00AB5709"/>
    <w:rsid w:val="00AB6076"/>
    <w:rsid w:val="00AB691F"/>
    <w:rsid w:val="00AB7316"/>
    <w:rsid w:val="00AB7913"/>
    <w:rsid w:val="00AC0150"/>
    <w:rsid w:val="00AC0424"/>
    <w:rsid w:val="00AC0909"/>
    <w:rsid w:val="00AC2CC4"/>
    <w:rsid w:val="00AC2D60"/>
    <w:rsid w:val="00AC3479"/>
    <w:rsid w:val="00AC5457"/>
    <w:rsid w:val="00AC5E9B"/>
    <w:rsid w:val="00AC6815"/>
    <w:rsid w:val="00AC6C34"/>
    <w:rsid w:val="00AC6E53"/>
    <w:rsid w:val="00AD1C2D"/>
    <w:rsid w:val="00AD432D"/>
    <w:rsid w:val="00AD59EC"/>
    <w:rsid w:val="00AD5ED8"/>
    <w:rsid w:val="00AE0EB2"/>
    <w:rsid w:val="00AE16AC"/>
    <w:rsid w:val="00AE29B0"/>
    <w:rsid w:val="00AE31BC"/>
    <w:rsid w:val="00AE344B"/>
    <w:rsid w:val="00AE4647"/>
    <w:rsid w:val="00AE6FBA"/>
    <w:rsid w:val="00AF030B"/>
    <w:rsid w:val="00AF1173"/>
    <w:rsid w:val="00AF1220"/>
    <w:rsid w:val="00AF2483"/>
    <w:rsid w:val="00AF2589"/>
    <w:rsid w:val="00AF2B80"/>
    <w:rsid w:val="00AF53F8"/>
    <w:rsid w:val="00B00CC9"/>
    <w:rsid w:val="00B02AA1"/>
    <w:rsid w:val="00B0378F"/>
    <w:rsid w:val="00B06A7D"/>
    <w:rsid w:val="00B10AC0"/>
    <w:rsid w:val="00B11346"/>
    <w:rsid w:val="00B116BA"/>
    <w:rsid w:val="00B15246"/>
    <w:rsid w:val="00B15CF3"/>
    <w:rsid w:val="00B16BD1"/>
    <w:rsid w:val="00B26EED"/>
    <w:rsid w:val="00B27335"/>
    <w:rsid w:val="00B279E0"/>
    <w:rsid w:val="00B27CA9"/>
    <w:rsid w:val="00B3084B"/>
    <w:rsid w:val="00B31B6E"/>
    <w:rsid w:val="00B31B8B"/>
    <w:rsid w:val="00B3626D"/>
    <w:rsid w:val="00B36EFB"/>
    <w:rsid w:val="00B41593"/>
    <w:rsid w:val="00B42293"/>
    <w:rsid w:val="00B4361A"/>
    <w:rsid w:val="00B43DD5"/>
    <w:rsid w:val="00B442A2"/>
    <w:rsid w:val="00B44C8E"/>
    <w:rsid w:val="00B45BC5"/>
    <w:rsid w:val="00B46885"/>
    <w:rsid w:val="00B46DFE"/>
    <w:rsid w:val="00B477E8"/>
    <w:rsid w:val="00B50C0F"/>
    <w:rsid w:val="00B52145"/>
    <w:rsid w:val="00B52A05"/>
    <w:rsid w:val="00B53FB4"/>
    <w:rsid w:val="00B54BAD"/>
    <w:rsid w:val="00B55671"/>
    <w:rsid w:val="00B56271"/>
    <w:rsid w:val="00B56D11"/>
    <w:rsid w:val="00B57813"/>
    <w:rsid w:val="00B60946"/>
    <w:rsid w:val="00B60BF0"/>
    <w:rsid w:val="00B64464"/>
    <w:rsid w:val="00B67B3E"/>
    <w:rsid w:val="00B70162"/>
    <w:rsid w:val="00B70374"/>
    <w:rsid w:val="00B707B1"/>
    <w:rsid w:val="00B73437"/>
    <w:rsid w:val="00B73989"/>
    <w:rsid w:val="00B74664"/>
    <w:rsid w:val="00B765D1"/>
    <w:rsid w:val="00B767D1"/>
    <w:rsid w:val="00B77ED7"/>
    <w:rsid w:val="00B77F08"/>
    <w:rsid w:val="00B77FC8"/>
    <w:rsid w:val="00B81473"/>
    <w:rsid w:val="00B81B52"/>
    <w:rsid w:val="00B81C3D"/>
    <w:rsid w:val="00B825BF"/>
    <w:rsid w:val="00B844A6"/>
    <w:rsid w:val="00B85760"/>
    <w:rsid w:val="00B85C01"/>
    <w:rsid w:val="00B87E93"/>
    <w:rsid w:val="00B87F58"/>
    <w:rsid w:val="00B9254C"/>
    <w:rsid w:val="00B979EC"/>
    <w:rsid w:val="00BA1AE3"/>
    <w:rsid w:val="00BA2922"/>
    <w:rsid w:val="00BA3019"/>
    <w:rsid w:val="00BA3BFD"/>
    <w:rsid w:val="00BA4170"/>
    <w:rsid w:val="00BA4792"/>
    <w:rsid w:val="00BA57CB"/>
    <w:rsid w:val="00BA595E"/>
    <w:rsid w:val="00BA6000"/>
    <w:rsid w:val="00BB1F82"/>
    <w:rsid w:val="00BB5425"/>
    <w:rsid w:val="00BB5E28"/>
    <w:rsid w:val="00BB662E"/>
    <w:rsid w:val="00BB67CB"/>
    <w:rsid w:val="00BB79D4"/>
    <w:rsid w:val="00BC02AE"/>
    <w:rsid w:val="00BC0B0C"/>
    <w:rsid w:val="00BC1A1E"/>
    <w:rsid w:val="00BC1E3B"/>
    <w:rsid w:val="00BC34C9"/>
    <w:rsid w:val="00BC34D7"/>
    <w:rsid w:val="00BC468A"/>
    <w:rsid w:val="00BC6654"/>
    <w:rsid w:val="00BC7A50"/>
    <w:rsid w:val="00BD1DF1"/>
    <w:rsid w:val="00BD26B7"/>
    <w:rsid w:val="00BD3E5C"/>
    <w:rsid w:val="00BD4496"/>
    <w:rsid w:val="00BD4DF1"/>
    <w:rsid w:val="00BD54DB"/>
    <w:rsid w:val="00BD59A8"/>
    <w:rsid w:val="00BE0C3A"/>
    <w:rsid w:val="00BE1968"/>
    <w:rsid w:val="00BE609E"/>
    <w:rsid w:val="00BE67B2"/>
    <w:rsid w:val="00BE75C9"/>
    <w:rsid w:val="00BF1AAB"/>
    <w:rsid w:val="00BF2187"/>
    <w:rsid w:val="00BF4C5B"/>
    <w:rsid w:val="00BF659B"/>
    <w:rsid w:val="00BF68D0"/>
    <w:rsid w:val="00BF7E1A"/>
    <w:rsid w:val="00C00D1D"/>
    <w:rsid w:val="00C01C30"/>
    <w:rsid w:val="00C039E9"/>
    <w:rsid w:val="00C0472A"/>
    <w:rsid w:val="00C0732A"/>
    <w:rsid w:val="00C10207"/>
    <w:rsid w:val="00C11732"/>
    <w:rsid w:val="00C11C9D"/>
    <w:rsid w:val="00C11FD1"/>
    <w:rsid w:val="00C13849"/>
    <w:rsid w:val="00C155D7"/>
    <w:rsid w:val="00C15B6C"/>
    <w:rsid w:val="00C15C4A"/>
    <w:rsid w:val="00C173D1"/>
    <w:rsid w:val="00C2164A"/>
    <w:rsid w:val="00C22201"/>
    <w:rsid w:val="00C23698"/>
    <w:rsid w:val="00C248C2"/>
    <w:rsid w:val="00C24A79"/>
    <w:rsid w:val="00C24DFF"/>
    <w:rsid w:val="00C25E5E"/>
    <w:rsid w:val="00C26010"/>
    <w:rsid w:val="00C26545"/>
    <w:rsid w:val="00C27397"/>
    <w:rsid w:val="00C30374"/>
    <w:rsid w:val="00C3075E"/>
    <w:rsid w:val="00C31C51"/>
    <w:rsid w:val="00C31DB8"/>
    <w:rsid w:val="00C32FD5"/>
    <w:rsid w:val="00C3320E"/>
    <w:rsid w:val="00C360AA"/>
    <w:rsid w:val="00C41B46"/>
    <w:rsid w:val="00C42DC1"/>
    <w:rsid w:val="00C44E40"/>
    <w:rsid w:val="00C44FD7"/>
    <w:rsid w:val="00C4523B"/>
    <w:rsid w:val="00C464CA"/>
    <w:rsid w:val="00C46BE1"/>
    <w:rsid w:val="00C46D1C"/>
    <w:rsid w:val="00C47C69"/>
    <w:rsid w:val="00C47F1F"/>
    <w:rsid w:val="00C5022A"/>
    <w:rsid w:val="00C50AE7"/>
    <w:rsid w:val="00C5251D"/>
    <w:rsid w:val="00C53125"/>
    <w:rsid w:val="00C534F7"/>
    <w:rsid w:val="00C6028B"/>
    <w:rsid w:val="00C61B6E"/>
    <w:rsid w:val="00C63D15"/>
    <w:rsid w:val="00C64344"/>
    <w:rsid w:val="00C65DD0"/>
    <w:rsid w:val="00C65DE0"/>
    <w:rsid w:val="00C66079"/>
    <w:rsid w:val="00C67876"/>
    <w:rsid w:val="00C700DD"/>
    <w:rsid w:val="00C71621"/>
    <w:rsid w:val="00C717E8"/>
    <w:rsid w:val="00C73843"/>
    <w:rsid w:val="00C755F0"/>
    <w:rsid w:val="00C77710"/>
    <w:rsid w:val="00C80F7D"/>
    <w:rsid w:val="00C8261B"/>
    <w:rsid w:val="00C84435"/>
    <w:rsid w:val="00C846DC"/>
    <w:rsid w:val="00C853DE"/>
    <w:rsid w:val="00C869EA"/>
    <w:rsid w:val="00C86FB4"/>
    <w:rsid w:val="00C87362"/>
    <w:rsid w:val="00C90E97"/>
    <w:rsid w:val="00C912C8"/>
    <w:rsid w:val="00C91E39"/>
    <w:rsid w:val="00C922C8"/>
    <w:rsid w:val="00C94DA1"/>
    <w:rsid w:val="00C96476"/>
    <w:rsid w:val="00C96674"/>
    <w:rsid w:val="00C9675D"/>
    <w:rsid w:val="00C97660"/>
    <w:rsid w:val="00CA00CE"/>
    <w:rsid w:val="00CA3891"/>
    <w:rsid w:val="00CA4C1A"/>
    <w:rsid w:val="00CB038C"/>
    <w:rsid w:val="00CB6972"/>
    <w:rsid w:val="00CB704B"/>
    <w:rsid w:val="00CC544C"/>
    <w:rsid w:val="00CC5506"/>
    <w:rsid w:val="00CC7485"/>
    <w:rsid w:val="00CD0FA9"/>
    <w:rsid w:val="00CD1DD3"/>
    <w:rsid w:val="00CD2058"/>
    <w:rsid w:val="00CD23C8"/>
    <w:rsid w:val="00CD24E4"/>
    <w:rsid w:val="00CD3E81"/>
    <w:rsid w:val="00CD5133"/>
    <w:rsid w:val="00CD656A"/>
    <w:rsid w:val="00CD7C13"/>
    <w:rsid w:val="00CD7FFB"/>
    <w:rsid w:val="00CE02E9"/>
    <w:rsid w:val="00CE04AD"/>
    <w:rsid w:val="00CE57AF"/>
    <w:rsid w:val="00CE6945"/>
    <w:rsid w:val="00CE7D50"/>
    <w:rsid w:val="00CF1168"/>
    <w:rsid w:val="00CF21D8"/>
    <w:rsid w:val="00CF2C1F"/>
    <w:rsid w:val="00CF3FFB"/>
    <w:rsid w:val="00CF4035"/>
    <w:rsid w:val="00CF46C1"/>
    <w:rsid w:val="00CF510F"/>
    <w:rsid w:val="00CF5EB8"/>
    <w:rsid w:val="00CF6068"/>
    <w:rsid w:val="00CF6ECD"/>
    <w:rsid w:val="00CF7B75"/>
    <w:rsid w:val="00D00AE8"/>
    <w:rsid w:val="00D01AAB"/>
    <w:rsid w:val="00D0259A"/>
    <w:rsid w:val="00D02E3E"/>
    <w:rsid w:val="00D034A8"/>
    <w:rsid w:val="00D050B2"/>
    <w:rsid w:val="00D06492"/>
    <w:rsid w:val="00D10F74"/>
    <w:rsid w:val="00D1105C"/>
    <w:rsid w:val="00D11203"/>
    <w:rsid w:val="00D1202C"/>
    <w:rsid w:val="00D12316"/>
    <w:rsid w:val="00D1428F"/>
    <w:rsid w:val="00D15B60"/>
    <w:rsid w:val="00D16AC0"/>
    <w:rsid w:val="00D208B4"/>
    <w:rsid w:val="00D209C6"/>
    <w:rsid w:val="00D22507"/>
    <w:rsid w:val="00D2263D"/>
    <w:rsid w:val="00D24BE7"/>
    <w:rsid w:val="00D25892"/>
    <w:rsid w:val="00D26F77"/>
    <w:rsid w:val="00D27D71"/>
    <w:rsid w:val="00D27E58"/>
    <w:rsid w:val="00D27FC8"/>
    <w:rsid w:val="00D30846"/>
    <w:rsid w:val="00D3091B"/>
    <w:rsid w:val="00D3302F"/>
    <w:rsid w:val="00D34318"/>
    <w:rsid w:val="00D34914"/>
    <w:rsid w:val="00D35672"/>
    <w:rsid w:val="00D3603C"/>
    <w:rsid w:val="00D36B8B"/>
    <w:rsid w:val="00D37011"/>
    <w:rsid w:val="00D37679"/>
    <w:rsid w:val="00D3792C"/>
    <w:rsid w:val="00D37A36"/>
    <w:rsid w:val="00D40470"/>
    <w:rsid w:val="00D423ED"/>
    <w:rsid w:val="00D45045"/>
    <w:rsid w:val="00D4530A"/>
    <w:rsid w:val="00D45EE8"/>
    <w:rsid w:val="00D465ED"/>
    <w:rsid w:val="00D50AA6"/>
    <w:rsid w:val="00D51023"/>
    <w:rsid w:val="00D511E8"/>
    <w:rsid w:val="00D515C4"/>
    <w:rsid w:val="00D54456"/>
    <w:rsid w:val="00D544E4"/>
    <w:rsid w:val="00D56206"/>
    <w:rsid w:val="00D61DAE"/>
    <w:rsid w:val="00D628DD"/>
    <w:rsid w:val="00D658F5"/>
    <w:rsid w:val="00D66B82"/>
    <w:rsid w:val="00D7061D"/>
    <w:rsid w:val="00D70669"/>
    <w:rsid w:val="00D72586"/>
    <w:rsid w:val="00D729FE"/>
    <w:rsid w:val="00D72FB5"/>
    <w:rsid w:val="00D73871"/>
    <w:rsid w:val="00D73DEE"/>
    <w:rsid w:val="00D745C8"/>
    <w:rsid w:val="00D75440"/>
    <w:rsid w:val="00D75598"/>
    <w:rsid w:val="00D75C64"/>
    <w:rsid w:val="00D769EF"/>
    <w:rsid w:val="00D8004A"/>
    <w:rsid w:val="00D81D47"/>
    <w:rsid w:val="00D832D2"/>
    <w:rsid w:val="00D857E2"/>
    <w:rsid w:val="00D86008"/>
    <w:rsid w:val="00D86489"/>
    <w:rsid w:val="00D8783F"/>
    <w:rsid w:val="00D90866"/>
    <w:rsid w:val="00D9290D"/>
    <w:rsid w:val="00D93366"/>
    <w:rsid w:val="00D93F7D"/>
    <w:rsid w:val="00D94CAA"/>
    <w:rsid w:val="00D952A1"/>
    <w:rsid w:val="00D96FE3"/>
    <w:rsid w:val="00D977D2"/>
    <w:rsid w:val="00DA1F3D"/>
    <w:rsid w:val="00DA2FB4"/>
    <w:rsid w:val="00DA38FE"/>
    <w:rsid w:val="00DA4A59"/>
    <w:rsid w:val="00DB063C"/>
    <w:rsid w:val="00DB2CEE"/>
    <w:rsid w:val="00DB3B13"/>
    <w:rsid w:val="00DB3FE2"/>
    <w:rsid w:val="00DB5788"/>
    <w:rsid w:val="00DC1237"/>
    <w:rsid w:val="00DC2B1E"/>
    <w:rsid w:val="00DC3477"/>
    <w:rsid w:val="00DC3D71"/>
    <w:rsid w:val="00DC3E7C"/>
    <w:rsid w:val="00DC66A1"/>
    <w:rsid w:val="00DD034E"/>
    <w:rsid w:val="00DD0CAC"/>
    <w:rsid w:val="00DD16C5"/>
    <w:rsid w:val="00DD16D8"/>
    <w:rsid w:val="00DE1DA2"/>
    <w:rsid w:val="00DE2796"/>
    <w:rsid w:val="00DE2F15"/>
    <w:rsid w:val="00DE3754"/>
    <w:rsid w:val="00DE39CA"/>
    <w:rsid w:val="00DE3F4B"/>
    <w:rsid w:val="00DE50B2"/>
    <w:rsid w:val="00DE5CC4"/>
    <w:rsid w:val="00DE6006"/>
    <w:rsid w:val="00DE6B81"/>
    <w:rsid w:val="00DE6C85"/>
    <w:rsid w:val="00DF0569"/>
    <w:rsid w:val="00DF19D9"/>
    <w:rsid w:val="00DF1F0A"/>
    <w:rsid w:val="00DF36CF"/>
    <w:rsid w:val="00DF3E4B"/>
    <w:rsid w:val="00DF4C8E"/>
    <w:rsid w:val="00DF5C88"/>
    <w:rsid w:val="00DF5F21"/>
    <w:rsid w:val="00DF61AA"/>
    <w:rsid w:val="00DF61AB"/>
    <w:rsid w:val="00DF7D2A"/>
    <w:rsid w:val="00E01599"/>
    <w:rsid w:val="00E031DD"/>
    <w:rsid w:val="00E06921"/>
    <w:rsid w:val="00E06F25"/>
    <w:rsid w:val="00E07949"/>
    <w:rsid w:val="00E111C9"/>
    <w:rsid w:val="00E125DF"/>
    <w:rsid w:val="00E127A3"/>
    <w:rsid w:val="00E14473"/>
    <w:rsid w:val="00E1493A"/>
    <w:rsid w:val="00E17345"/>
    <w:rsid w:val="00E17C97"/>
    <w:rsid w:val="00E2023F"/>
    <w:rsid w:val="00E207C2"/>
    <w:rsid w:val="00E20DC5"/>
    <w:rsid w:val="00E24DCD"/>
    <w:rsid w:val="00E25EE5"/>
    <w:rsid w:val="00E26AA3"/>
    <w:rsid w:val="00E27438"/>
    <w:rsid w:val="00E27C49"/>
    <w:rsid w:val="00E27E97"/>
    <w:rsid w:val="00E300FF"/>
    <w:rsid w:val="00E32C9F"/>
    <w:rsid w:val="00E34639"/>
    <w:rsid w:val="00E35DD2"/>
    <w:rsid w:val="00E3797A"/>
    <w:rsid w:val="00E37D17"/>
    <w:rsid w:val="00E406E9"/>
    <w:rsid w:val="00E42B4C"/>
    <w:rsid w:val="00E42E2A"/>
    <w:rsid w:val="00E4421F"/>
    <w:rsid w:val="00E44AE5"/>
    <w:rsid w:val="00E45C9A"/>
    <w:rsid w:val="00E47AE8"/>
    <w:rsid w:val="00E50827"/>
    <w:rsid w:val="00E54B44"/>
    <w:rsid w:val="00E54CA0"/>
    <w:rsid w:val="00E54F79"/>
    <w:rsid w:val="00E55270"/>
    <w:rsid w:val="00E55644"/>
    <w:rsid w:val="00E55BEA"/>
    <w:rsid w:val="00E56036"/>
    <w:rsid w:val="00E56225"/>
    <w:rsid w:val="00E56F32"/>
    <w:rsid w:val="00E57743"/>
    <w:rsid w:val="00E60A0F"/>
    <w:rsid w:val="00E60FAE"/>
    <w:rsid w:val="00E61A04"/>
    <w:rsid w:val="00E61CE0"/>
    <w:rsid w:val="00E62E95"/>
    <w:rsid w:val="00E632C2"/>
    <w:rsid w:val="00E63547"/>
    <w:rsid w:val="00E638CF"/>
    <w:rsid w:val="00E64542"/>
    <w:rsid w:val="00E649AE"/>
    <w:rsid w:val="00E66191"/>
    <w:rsid w:val="00E7040E"/>
    <w:rsid w:val="00E71B48"/>
    <w:rsid w:val="00E805ED"/>
    <w:rsid w:val="00E835C2"/>
    <w:rsid w:val="00E860F3"/>
    <w:rsid w:val="00E867A1"/>
    <w:rsid w:val="00E901FA"/>
    <w:rsid w:val="00E91E5B"/>
    <w:rsid w:val="00E924D6"/>
    <w:rsid w:val="00E9488C"/>
    <w:rsid w:val="00E95B03"/>
    <w:rsid w:val="00E9724A"/>
    <w:rsid w:val="00E97259"/>
    <w:rsid w:val="00EA0131"/>
    <w:rsid w:val="00EA0E12"/>
    <w:rsid w:val="00EA193E"/>
    <w:rsid w:val="00EA30B2"/>
    <w:rsid w:val="00EA3872"/>
    <w:rsid w:val="00EA4494"/>
    <w:rsid w:val="00EA450C"/>
    <w:rsid w:val="00EA5D38"/>
    <w:rsid w:val="00EA5D44"/>
    <w:rsid w:val="00EB02D7"/>
    <w:rsid w:val="00EB1014"/>
    <w:rsid w:val="00EB4861"/>
    <w:rsid w:val="00EB5925"/>
    <w:rsid w:val="00EB6F77"/>
    <w:rsid w:val="00EB72DB"/>
    <w:rsid w:val="00EB7536"/>
    <w:rsid w:val="00EB7ADD"/>
    <w:rsid w:val="00EB7F06"/>
    <w:rsid w:val="00EC09DD"/>
    <w:rsid w:val="00EC1470"/>
    <w:rsid w:val="00EC2284"/>
    <w:rsid w:val="00EC427D"/>
    <w:rsid w:val="00EC442F"/>
    <w:rsid w:val="00EC67C0"/>
    <w:rsid w:val="00EC77A0"/>
    <w:rsid w:val="00ED08B6"/>
    <w:rsid w:val="00ED0FBB"/>
    <w:rsid w:val="00ED601B"/>
    <w:rsid w:val="00ED6B09"/>
    <w:rsid w:val="00ED6EEA"/>
    <w:rsid w:val="00ED7536"/>
    <w:rsid w:val="00ED794E"/>
    <w:rsid w:val="00EE0475"/>
    <w:rsid w:val="00EE1105"/>
    <w:rsid w:val="00EE1495"/>
    <w:rsid w:val="00EE1EDD"/>
    <w:rsid w:val="00EE32BD"/>
    <w:rsid w:val="00EE604C"/>
    <w:rsid w:val="00EE76D7"/>
    <w:rsid w:val="00EF0DC2"/>
    <w:rsid w:val="00EF170D"/>
    <w:rsid w:val="00EF1D5C"/>
    <w:rsid w:val="00EF1FA3"/>
    <w:rsid w:val="00EF2BEC"/>
    <w:rsid w:val="00EF2FEF"/>
    <w:rsid w:val="00F0262B"/>
    <w:rsid w:val="00F02E6A"/>
    <w:rsid w:val="00F03DCF"/>
    <w:rsid w:val="00F05499"/>
    <w:rsid w:val="00F05F5E"/>
    <w:rsid w:val="00F06CCB"/>
    <w:rsid w:val="00F07E7D"/>
    <w:rsid w:val="00F12D60"/>
    <w:rsid w:val="00F172B9"/>
    <w:rsid w:val="00F22343"/>
    <w:rsid w:val="00F2346D"/>
    <w:rsid w:val="00F252B5"/>
    <w:rsid w:val="00F2550D"/>
    <w:rsid w:val="00F25DFB"/>
    <w:rsid w:val="00F26001"/>
    <w:rsid w:val="00F27F39"/>
    <w:rsid w:val="00F306B8"/>
    <w:rsid w:val="00F32D79"/>
    <w:rsid w:val="00F33409"/>
    <w:rsid w:val="00F344D9"/>
    <w:rsid w:val="00F36B8D"/>
    <w:rsid w:val="00F4236D"/>
    <w:rsid w:val="00F4255B"/>
    <w:rsid w:val="00F43A35"/>
    <w:rsid w:val="00F44571"/>
    <w:rsid w:val="00F47977"/>
    <w:rsid w:val="00F5062E"/>
    <w:rsid w:val="00F531DF"/>
    <w:rsid w:val="00F5400D"/>
    <w:rsid w:val="00F54554"/>
    <w:rsid w:val="00F57612"/>
    <w:rsid w:val="00F606CD"/>
    <w:rsid w:val="00F60AFE"/>
    <w:rsid w:val="00F60F6C"/>
    <w:rsid w:val="00F61956"/>
    <w:rsid w:val="00F625B1"/>
    <w:rsid w:val="00F62BE4"/>
    <w:rsid w:val="00F63F3D"/>
    <w:rsid w:val="00F64405"/>
    <w:rsid w:val="00F653C2"/>
    <w:rsid w:val="00F65E56"/>
    <w:rsid w:val="00F66DBF"/>
    <w:rsid w:val="00F678F9"/>
    <w:rsid w:val="00F67A6A"/>
    <w:rsid w:val="00F67FB1"/>
    <w:rsid w:val="00F72052"/>
    <w:rsid w:val="00F72A1B"/>
    <w:rsid w:val="00F73764"/>
    <w:rsid w:val="00F7385B"/>
    <w:rsid w:val="00F73C3C"/>
    <w:rsid w:val="00F75A33"/>
    <w:rsid w:val="00F76C72"/>
    <w:rsid w:val="00F83C64"/>
    <w:rsid w:val="00F8631C"/>
    <w:rsid w:val="00F86EAA"/>
    <w:rsid w:val="00F87919"/>
    <w:rsid w:val="00F90631"/>
    <w:rsid w:val="00F927DD"/>
    <w:rsid w:val="00F93698"/>
    <w:rsid w:val="00F93EB4"/>
    <w:rsid w:val="00F96DC9"/>
    <w:rsid w:val="00FA11AB"/>
    <w:rsid w:val="00FA1F07"/>
    <w:rsid w:val="00FA36D7"/>
    <w:rsid w:val="00FA4163"/>
    <w:rsid w:val="00FA50BD"/>
    <w:rsid w:val="00FA54F5"/>
    <w:rsid w:val="00FA7748"/>
    <w:rsid w:val="00FB0874"/>
    <w:rsid w:val="00FB0DD3"/>
    <w:rsid w:val="00FB1565"/>
    <w:rsid w:val="00FB2240"/>
    <w:rsid w:val="00FB2E03"/>
    <w:rsid w:val="00FB2E8B"/>
    <w:rsid w:val="00FB5E34"/>
    <w:rsid w:val="00FB64FF"/>
    <w:rsid w:val="00FC0A1B"/>
    <w:rsid w:val="00FC17A4"/>
    <w:rsid w:val="00FC2854"/>
    <w:rsid w:val="00FC5089"/>
    <w:rsid w:val="00FC5140"/>
    <w:rsid w:val="00FC6100"/>
    <w:rsid w:val="00FC797F"/>
    <w:rsid w:val="00FD02BA"/>
    <w:rsid w:val="00FD0714"/>
    <w:rsid w:val="00FD0B7D"/>
    <w:rsid w:val="00FD1118"/>
    <w:rsid w:val="00FD1572"/>
    <w:rsid w:val="00FD2999"/>
    <w:rsid w:val="00FD2CE2"/>
    <w:rsid w:val="00FD2D54"/>
    <w:rsid w:val="00FD5065"/>
    <w:rsid w:val="00FD5613"/>
    <w:rsid w:val="00FE0055"/>
    <w:rsid w:val="00FE0A1E"/>
    <w:rsid w:val="00FE1631"/>
    <w:rsid w:val="00FE27CF"/>
    <w:rsid w:val="00FE2D3C"/>
    <w:rsid w:val="00FE44DA"/>
    <w:rsid w:val="00FF2E05"/>
    <w:rsid w:val="00FF352C"/>
    <w:rsid w:val="00FF3A19"/>
    <w:rsid w:val="00FF46E3"/>
    <w:rsid w:val="00FF48A5"/>
    <w:rsid w:val="00FF5BD3"/>
    <w:rsid w:val="00FF6E5A"/>
    <w:rsid w:val="00FF6E93"/>
    <w:rsid w:val="00FF73FF"/>
    <w:rsid w:val="00FF7822"/>
    <w:rsid w:val="01887045"/>
    <w:rsid w:val="01DBFCE5"/>
    <w:rsid w:val="023CF6BB"/>
    <w:rsid w:val="029CB440"/>
    <w:rsid w:val="040CD633"/>
    <w:rsid w:val="04FBDAE2"/>
    <w:rsid w:val="05D952DF"/>
    <w:rsid w:val="05FEC73C"/>
    <w:rsid w:val="0727A1D2"/>
    <w:rsid w:val="079B1D6D"/>
    <w:rsid w:val="07C5335D"/>
    <w:rsid w:val="0821ACED"/>
    <w:rsid w:val="08940FE4"/>
    <w:rsid w:val="08DC248B"/>
    <w:rsid w:val="08E6EDEF"/>
    <w:rsid w:val="0B20FC3A"/>
    <w:rsid w:val="0B36CCD2"/>
    <w:rsid w:val="0B603110"/>
    <w:rsid w:val="0BAC40FA"/>
    <w:rsid w:val="0BB26964"/>
    <w:rsid w:val="0C6180E4"/>
    <w:rsid w:val="0C689E80"/>
    <w:rsid w:val="0CD66CB6"/>
    <w:rsid w:val="0D5362FD"/>
    <w:rsid w:val="0D944FFA"/>
    <w:rsid w:val="0DCFDCE3"/>
    <w:rsid w:val="0E75D3E3"/>
    <w:rsid w:val="0EDA34AE"/>
    <w:rsid w:val="0F7AD9AB"/>
    <w:rsid w:val="0FAA7970"/>
    <w:rsid w:val="0FCB14A7"/>
    <w:rsid w:val="101DE895"/>
    <w:rsid w:val="1071D3A5"/>
    <w:rsid w:val="10CC0CEC"/>
    <w:rsid w:val="1189FA2E"/>
    <w:rsid w:val="11D287FE"/>
    <w:rsid w:val="11F0D74A"/>
    <w:rsid w:val="1251922F"/>
    <w:rsid w:val="1279599B"/>
    <w:rsid w:val="13B16C44"/>
    <w:rsid w:val="13D81C2B"/>
    <w:rsid w:val="13D9434C"/>
    <w:rsid w:val="13E5D091"/>
    <w:rsid w:val="14EC4ED3"/>
    <w:rsid w:val="14EE8C42"/>
    <w:rsid w:val="152505BB"/>
    <w:rsid w:val="155D4325"/>
    <w:rsid w:val="15602011"/>
    <w:rsid w:val="158FD00C"/>
    <w:rsid w:val="16CBD4FC"/>
    <w:rsid w:val="16E50096"/>
    <w:rsid w:val="16E568B1"/>
    <w:rsid w:val="16E6EEE3"/>
    <w:rsid w:val="1768FAA5"/>
    <w:rsid w:val="17BB798A"/>
    <w:rsid w:val="17E14524"/>
    <w:rsid w:val="17FB6FFC"/>
    <w:rsid w:val="182AA80F"/>
    <w:rsid w:val="18497FC8"/>
    <w:rsid w:val="1881453A"/>
    <w:rsid w:val="18836C78"/>
    <w:rsid w:val="189291D5"/>
    <w:rsid w:val="18FCDC22"/>
    <w:rsid w:val="19043A1A"/>
    <w:rsid w:val="191B769B"/>
    <w:rsid w:val="19BDE1C7"/>
    <w:rsid w:val="1A94ACAB"/>
    <w:rsid w:val="1C3FA9CA"/>
    <w:rsid w:val="1C99D576"/>
    <w:rsid w:val="1CDEE1B9"/>
    <w:rsid w:val="1D45DF9F"/>
    <w:rsid w:val="1D582C72"/>
    <w:rsid w:val="1E5D30A9"/>
    <w:rsid w:val="1F19A011"/>
    <w:rsid w:val="2189D602"/>
    <w:rsid w:val="221353FB"/>
    <w:rsid w:val="222BEFD3"/>
    <w:rsid w:val="226A5093"/>
    <w:rsid w:val="22B81D2D"/>
    <w:rsid w:val="23A5FEFB"/>
    <w:rsid w:val="23C14DA5"/>
    <w:rsid w:val="2416F243"/>
    <w:rsid w:val="24427BA2"/>
    <w:rsid w:val="25359DCA"/>
    <w:rsid w:val="25D9D6D6"/>
    <w:rsid w:val="26A8F9B9"/>
    <w:rsid w:val="26C66BCA"/>
    <w:rsid w:val="26EBD4D4"/>
    <w:rsid w:val="27A145B2"/>
    <w:rsid w:val="27EE1716"/>
    <w:rsid w:val="28FFD11E"/>
    <w:rsid w:val="29DA5B2F"/>
    <w:rsid w:val="2A337A2A"/>
    <w:rsid w:val="2A97FF03"/>
    <w:rsid w:val="2AEB73A6"/>
    <w:rsid w:val="2B2D0C0B"/>
    <w:rsid w:val="2B466A0E"/>
    <w:rsid w:val="2B70DE10"/>
    <w:rsid w:val="2BC33CBB"/>
    <w:rsid w:val="2C4717E1"/>
    <w:rsid w:val="2D00215C"/>
    <w:rsid w:val="2DBFEB5C"/>
    <w:rsid w:val="2E1B6305"/>
    <w:rsid w:val="2EC1DB96"/>
    <w:rsid w:val="2F904AEC"/>
    <w:rsid w:val="30776B2C"/>
    <w:rsid w:val="3079873E"/>
    <w:rsid w:val="3092D381"/>
    <w:rsid w:val="3179DC2B"/>
    <w:rsid w:val="320F37E3"/>
    <w:rsid w:val="32435270"/>
    <w:rsid w:val="33223366"/>
    <w:rsid w:val="33A87C0F"/>
    <w:rsid w:val="33D96E1F"/>
    <w:rsid w:val="3408575B"/>
    <w:rsid w:val="36344BC8"/>
    <w:rsid w:val="377F326E"/>
    <w:rsid w:val="37917795"/>
    <w:rsid w:val="384A76F1"/>
    <w:rsid w:val="394D567D"/>
    <w:rsid w:val="39C7ED42"/>
    <w:rsid w:val="39F1F033"/>
    <w:rsid w:val="3A0444A5"/>
    <w:rsid w:val="3A0C0F74"/>
    <w:rsid w:val="3A839581"/>
    <w:rsid w:val="3AC68E71"/>
    <w:rsid w:val="3B2910A7"/>
    <w:rsid w:val="3B2D3215"/>
    <w:rsid w:val="3B851084"/>
    <w:rsid w:val="3BDC9259"/>
    <w:rsid w:val="3C1D2D66"/>
    <w:rsid w:val="3C9B43D7"/>
    <w:rsid w:val="3D191A26"/>
    <w:rsid w:val="3FB322FF"/>
    <w:rsid w:val="401458AB"/>
    <w:rsid w:val="40E5F292"/>
    <w:rsid w:val="4107DA70"/>
    <w:rsid w:val="41E942C3"/>
    <w:rsid w:val="42121763"/>
    <w:rsid w:val="4295C461"/>
    <w:rsid w:val="43366D2F"/>
    <w:rsid w:val="44293DAD"/>
    <w:rsid w:val="44E554A4"/>
    <w:rsid w:val="45488C38"/>
    <w:rsid w:val="455B1C89"/>
    <w:rsid w:val="4592EAC7"/>
    <w:rsid w:val="45957773"/>
    <w:rsid w:val="462114FA"/>
    <w:rsid w:val="46435EFB"/>
    <w:rsid w:val="466868EB"/>
    <w:rsid w:val="467A31CA"/>
    <w:rsid w:val="4799277A"/>
    <w:rsid w:val="480CCD1E"/>
    <w:rsid w:val="480D6DA0"/>
    <w:rsid w:val="484AC824"/>
    <w:rsid w:val="486C0DD5"/>
    <w:rsid w:val="489540C9"/>
    <w:rsid w:val="491B302F"/>
    <w:rsid w:val="49CEBB8A"/>
    <w:rsid w:val="49F93B34"/>
    <w:rsid w:val="4A369FE1"/>
    <w:rsid w:val="4A48B8A2"/>
    <w:rsid w:val="4AA6EBDF"/>
    <w:rsid w:val="4AACE644"/>
    <w:rsid w:val="4B7FADDF"/>
    <w:rsid w:val="4C71C3AF"/>
    <w:rsid w:val="4D99577D"/>
    <w:rsid w:val="4E7CA004"/>
    <w:rsid w:val="4EAEC5CB"/>
    <w:rsid w:val="4F1875B4"/>
    <w:rsid w:val="4F992FD3"/>
    <w:rsid w:val="4FB21065"/>
    <w:rsid w:val="4FCA35FC"/>
    <w:rsid w:val="5026D7A2"/>
    <w:rsid w:val="5071F8C7"/>
    <w:rsid w:val="51517FCA"/>
    <w:rsid w:val="51B6965D"/>
    <w:rsid w:val="51D32EF1"/>
    <w:rsid w:val="5211E5C9"/>
    <w:rsid w:val="5321D214"/>
    <w:rsid w:val="53443DB7"/>
    <w:rsid w:val="53500B44"/>
    <w:rsid w:val="54E05C97"/>
    <w:rsid w:val="55867068"/>
    <w:rsid w:val="55C454B7"/>
    <w:rsid w:val="55DE8C18"/>
    <w:rsid w:val="55E3DA91"/>
    <w:rsid w:val="560BA6EB"/>
    <w:rsid w:val="564E575C"/>
    <w:rsid w:val="56B32982"/>
    <w:rsid w:val="56EB28C9"/>
    <w:rsid w:val="57425027"/>
    <w:rsid w:val="57716C6F"/>
    <w:rsid w:val="57CCBF75"/>
    <w:rsid w:val="57D2F1E1"/>
    <w:rsid w:val="58521BC0"/>
    <w:rsid w:val="58D1298A"/>
    <w:rsid w:val="599C11FC"/>
    <w:rsid w:val="59ACD663"/>
    <w:rsid w:val="5A271221"/>
    <w:rsid w:val="5A49EB6A"/>
    <w:rsid w:val="5A555306"/>
    <w:rsid w:val="5A9A7661"/>
    <w:rsid w:val="5B8183CE"/>
    <w:rsid w:val="5BBD48DF"/>
    <w:rsid w:val="5C7E42AA"/>
    <w:rsid w:val="5CE4D9C7"/>
    <w:rsid w:val="5CF535C4"/>
    <w:rsid w:val="5D3BB226"/>
    <w:rsid w:val="5D940B73"/>
    <w:rsid w:val="5D9A5508"/>
    <w:rsid w:val="5E4EBAB8"/>
    <w:rsid w:val="5ECB948E"/>
    <w:rsid w:val="5F1D09A8"/>
    <w:rsid w:val="5F3DD397"/>
    <w:rsid w:val="5F69E06A"/>
    <w:rsid w:val="5F861656"/>
    <w:rsid w:val="6096554A"/>
    <w:rsid w:val="61E8296E"/>
    <w:rsid w:val="61F0A90E"/>
    <w:rsid w:val="625F1313"/>
    <w:rsid w:val="628FE3BC"/>
    <w:rsid w:val="6363F2A0"/>
    <w:rsid w:val="63A9B1CE"/>
    <w:rsid w:val="647F0DA3"/>
    <w:rsid w:val="64E05228"/>
    <w:rsid w:val="651C4EC6"/>
    <w:rsid w:val="6526480F"/>
    <w:rsid w:val="653D7BA5"/>
    <w:rsid w:val="65C19673"/>
    <w:rsid w:val="667D1625"/>
    <w:rsid w:val="668B102A"/>
    <w:rsid w:val="66AD85BA"/>
    <w:rsid w:val="66B080EC"/>
    <w:rsid w:val="672995DC"/>
    <w:rsid w:val="67395FEC"/>
    <w:rsid w:val="674838BB"/>
    <w:rsid w:val="6750979C"/>
    <w:rsid w:val="6876A8DF"/>
    <w:rsid w:val="6899B36F"/>
    <w:rsid w:val="68A4F87A"/>
    <w:rsid w:val="69613B37"/>
    <w:rsid w:val="6A0DC865"/>
    <w:rsid w:val="6A3C3154"/>
    <w:rsid w:val="6A9229B9"/>
    <w:rsid w:val="6B5E5F3F"/>
    <w:rsid w:val="6BD8D419"/>
    <w:rsid w:val="6C338C1C"/>
    <w:rsid w:val="6C6D0436"/>
    <w:rsid w:val="6C822F42"/>
    <w:rsid w:val="6E52D316"/>
    <w:rsid w:val="6E9C357D"/>
    <w:rsid w:val="6EB99536"/>
    <w:rsid w:val="6F9F2FA9"/>
    <w:rsid w:val="6FA2B65A"/>
    <w:rsid w:val="6FC43E55"/>
    <w:rsid w:val="6FED631C"/>
    <w:rsid w:val="703292FC"/>
    <w:rsid w:val="70B95EFF"/>
    <w:rsid w:val="70DFCFEF"/>
    <w:rsid w:val="70FDD374"/>
    <w:rsid w:val="711F0A0C"/>
    <w:rsid w:val="7123B9C7"/>
    <w:rsid w:val="714A52CF"/>
    <w:rsid w:val="7226EF9E"/>
    <w:rsid w:val="7255994C"/>
    <w:rsid w:val="7425C2D3"/>
    <w:rsid w:val="74A21360"/>
    <w:rsid w:val="75069527"/>
    <w:rsid w:val="75184C82"/>
    <w:rsid w:val="752D1FA3"/>
    <w:rsid w:val="7604D334"/>
    <w:rsid w:val="766C284B"/>
    <w:rsid w:val="767E84B8"/>
    <w:rsid w:val="76C38ABE"/>
    <w:rsid w:val="779A1BD6"/>
    <w:rsid w:val="77AEF2BC"/>
    <w:rsid w:val="780C1D52"/>
    <w:rsid w:val="78110024"/>
    <w:rsid w:val="7936C761"/>
    <w:rsid w:val="7948EF8A"/>
    <w:rsid w:val="79FC2C5C"/>
    <w:rsid w:val="7A28AD36"/>
    <w:rsid w:val="7A855AA6"/>
    <w:rsid w:val="7B1D16B8"/>
    <w:rsid w:val="7B3600E8"/>
    <w:rsid w:val="7BB75B23"/>
    <w:rsid w:val="7CFA44CA"/>
    <w:rsid w:val="7D60330A"/>
    <w:rsid w:val="7D85DB54"/>
    <w:rsid w:val="7DDE9545"/>
    <w:rsid w:val="7DFB0960"/>
    <w:rsid w:val="7E07F86C"/>
    <w:rsid w:val="7ECB30D1"/>
    <w:rsid w:val="7EE1552B"/>
    <w:rsid w:val="7F4B503A"/>
    <w:rsid w:val="7F889F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4017C"/>
  <w15:chartTrackingRefBased/>
  <w15:docId w15:val="{29368FDC-8B80-46E8-B391-C0C1E0AE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B0D"/>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FD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E2"/>
    <w:rPr>
      <w:rFonts w:eastAsiaTheme="majorEastAsia" w:cstheme="majorBidi"/>
      <w:color w:val="272727" w:themeColor="text1" w:themeTint="D8"/>
    </w:rPr>
  </w:style>
  <w:style w:type="paragraph" w:styleId="Title">
    <w:name w:val="Title"/>
    <w:basedOn w:val="Normal"/>
    <w:next w:val="Normal"/>
    <w:link w:val="TitleChar"/>
    <w:uiPriority w:val="10"/>
    <w:qFormat/>
    <w:rsid w:val="00FD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E2"/>
    <w:pPr>
      <w:spacing w:before="160"/>
      <w:jc w:val="center"/>
    </w:pPr>
    <w:rPr>
      <w:i/>
      <w:iCs/>
      <w:color w:val="404040" w:themeColor="text1" w:themeTint="BF"/>
    </w:rPr>
  </w:style>
  <w:style w:type="character" w:customStyle="1" w:styleId="QuoteChar">
    <w:name w:val="Quote Char"/>
    <w:basedOn w:val="DefaultParagraphFont"/>
    <w:link w:val="Quote"/>
    <w:uiPriority w:val="29"/>
    <w:rsid w:val="00FD2CE2"/>
    <w:rPr>
      <w:i/>
      <w:iCs/>
      <w:color w:val="404040" w:themeColor="text1" w:themeTint="BF"/>
    </w:rPr>
  </w:style>
  <w:style w:type="paragraph" w:styleId="ListParagraph">
    <w:name w:val="List Paragraph"/>
    <w:aliases w:val="Bullets"/>
    <w:basedOn w:val="Normal"/>
    <w:link w:val="ListParagraphChar"/>
    <w:uiPriority w:val="34"/>
    <w:qFormat/>
    <w:rsid w:val="00FD2CE2"/>
    <w:pPr>
      <w:ind w:left="720"/>
      <w:contextualSpacing/>
    </w:pPr>
  </w:style>
  <w:style w:type="character" w:styleId="IntenseEmphasis">
    <w:name w:val="Intense Emphasis"/>
    <w:basedOn w:val="DefaultParagraphFont"/>
    <w:uiPriority w:val="21"/>
    <w:qFormat/>
    <w:rsid w:val="00FD2CE2"/>
    <w:rPr>
      <w:i/>
      <w:iCs/>
      <w:color w:val="0F4761" w:themeColor="accent1" w:themeShade="BF"/>
    </w:rPr>
  </w:style>
  <w:style w:type="paragraph" w:styleId="IntenseQuote">
    <w:name w:val="Intense Quote"/>
    <w:basedOn w:val="Normal"/>
    <w:next w:val="Normal"/>
    <w:link w:val="IntenseQuoteChar"/>
    <w:uiPriority w:val="30"/>
    <w:qFormat/>
    <w:rsid w:val="00FD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CE2"/>
    <w:rPr>
      <w:i/>
      <w:iCs/>
      <w:color w:val="0F4761" w:themeColor="accent1" w:themeShade="BF"/>
    </w:rPr>
  </w:style>
  <w:style w:type="character" w:styleId="IntenseReference">
    <w:name w:val="Intense Reference"/>
    <w:basedOn w:val="DefaultParagraphFont"/>
    <w:uiPriority w:val="32"/>
    <w:qFormat/>
    <w:rsid w:val="00FD2CE2"/>
    <w:rPr>
      <w:b/>
      <w:bCs/>
      <w:smallCaps/>
      <w:color w:val="0F4761" w:themeColor="accent1" w:themeShade="BF"/>
      <w:spacing w:val="5"/>
    </w:rPr>
  </w:style>
  <w:style w:type="paragraph" w:styleId="TOC3">
    <w:name w:val="toc 3"/>
    <w:basedOn w:val="Normal"/>
    <w:next w:val="Normal"/>
    <w:autoRedefine/>
    <w:uiPriority w:val="39"/>
    <w:unhideWhenUsed/>
    <w:rsid w:val="004237EE"/>
    <w:pPr>
      <w:ind w:left="440"/>
    </w:pPr>
  </w:style>
  <w:style w:type="paragraph" w:styleId="Header">
    <w:name w:val="header"/>
    <w:basedOn w:val="Normal"/>
    <w:link w:val="HeaderChar"/>
    <w:uiPriority w:val="99"/>
    <w:unhideWhenUsed/>
    <w:rsid w:val="004237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7EE"/>
    <w:rPr>
      <w:rFonts w:ascii="Calibri" w:eastAsia="Calibri" w:hAnsi="Calibri" w:cs="Times New Roman"/>
      <w:kern w:val="0"/>
      <w14:ligatures w14:val="none"/>
    </w:rPr>
  </w:style>
  <w:style w:type="paragraph" w:styleId="Footer">
    <w:name w:val="footer"/>
    <w:basedOn w:val="Normal"/>
    <w:link w:val="FooterChar"/>
    <w:uiPriority w:val="99"/>
    <w:unhideWhenUsed/>
    <w:rsid w:val="00423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7EE"/>
    <w:rPr>
      <w:rFonts w:ascii="Calibri" w:eastAsia="Calibri" w:hAnsi="Calibri" w:cs="Times New Roman"/>
      <w:kern w:val="0"/>
      <w14:ligatures w14:val="none"/>
    </w:rPr>
  </w:style>
  <w:style w:type="character" w:styleId="CommentReference">
    <w:name w:val="annotation reference"/>
    <w:uiPriority w:val="99"/>
    <w:semiHidden/>
    <w:unhideWhenUsed/>
    <w:rsid w:val="001A4EBC"/>
    <w:rPr>
      <w:sz w:val="16"/>
      <w:szCs w:val="16"/>
    </w:rPr>
  </w:style>
  <w:style w:type="paragraph" w:styleId="CommentText">
    <w:name w:val="annotation text"/>
    <w:basedOn w:val="Normal"/>
    <w:link w:val="CommentTextChar"/>
    <w:uiPriority w:val="99"/>
    <w:unhideWhenUsed/>
    <w:rsid w:val="001A4EBC"/>
    <w:rPr>
      <w:sz w:val="20"/>
      <w:szCs w:val="20"/>
    </w:rPr>
  </w:style>
  <w:style w:type="character" w:customStyle="1" w:styleId="CommentTextChar">
    <w:name w:val="Comment Text Char"/>
    <w:basedOn w:val="DefaultParagraphFont"/>
    <w:link w:val="CommentText"/>
    <w:uiPriority w:val="99"/>
    <w:rsid w:val="001A4EBC"/>
    <w:rPr>
      <w:rFonts w:ascii="Calibri" w:eastAsia="Calibri" w:hAnsi="Calibri" w:cs="Times New Roman"/>
      <w:kern w:val="0"/>
      <w:sz w:val="20"/>
      <w:szCs w:val="20"/>
      <w14:ligatures w14:val="none"/>
    </w:rPr>
  </w:style>
  <w:style w:type="character" w:styleId="Hyperlink">
    <w:name w:val="Hyperlink"/>
    <w:basedOn w:val="DefaultParagraphFont"/>
    <w:uiPriority w:val="99"/>
    <w:unhideWhenUsed/>
    <w:rsid w:val="00D75598"/>
    <w:rPr>
      <w:color w:val="467886" w:themeColor="hyperlink"/>
      <w:u w:val="single"/>
    </w:rPr>
  </w:style>
  <w:style w:type="character" w:styleId="UnresolvedMention">
    <w:name w:val="Unresolved Mention"/>
    <w:basedOn w:val="DefaultParagraphFont"/>
    <w:uiPriority w:val="99"/>
    <w:semiHidden/>
    <w:unhideWhenUsed/>
    <w:rsid w:val="00D75598"/>
    <w:rPr>
      <w:color w:val="605E5C"/>
      <w:shd w:val="clear" w:color="auto" w:fill="E1DFDD"/>
    </w:rPr>
  </w:style>
  <w:style w:type="character" w:styleId="Emphasis">
    <w:name w:val="Emphasis"/>
    <w:uiPriority w:val="20"/>
    <w:qFormat/>
    <w:rsid w:val="008638AE"/>
    <w:rPr>
      <w:i/>
      <w:iCs/>
    </w:rPr>
  </w:style>
  <w:style w:type="paragraph" w:styleId="NormalWeb">
    <w:name w:val="Normal (Web)"/>
    <w:basedOn w:val="Normal"/>
    <w:uiPriority w:val="99"/>
    <w:semiHidden/>
    <w:unhideWhenUsed/>
    <w:rsid w:val="00A00B28"/>
    <w:rPr>
      <w:rFonts w:ascii="Times New Roman" w:hAnsi="Times New Roman"/>
      <w:sz w:val="24"/>
      <w:szCs w:val="24"/>
    </w:rPr>
  </w:style>
  <w:style w:type="character" w:customStyle="1" w:styleId="ListParagraphChar">
    <w:name w:val="List Paragraph Char"/>
    <w:aliases w:val="Bullets Char"/>
    <w:link w:val="ListParagraph"/>
    <w:uiPriority w:val="34"/>
    <w:locked/>
    <w:rsid w:val="003E3357"/>
    <w:rPr>
      <w:rFonts w:ascii="Calibri" w:eastAsia="Calibri" w:hAnsi="Calibri" w:cs="Times New Roman"/>
      <w:kern w:val="0"/>
      <w14:ligatures w14:val="none"/>
    </w:rPr>
  </w:style>
  <w:style w:type="character" w:styleId="Strong">
    <w:name w:val="Strong"/>
    <w:uiPriority w:val="22"/>
    <w:qFormat/>
    <w:rsid w:val="00996F21"/>
    <w:rPr>
      <w:b/>
      <w:bCs/>
    </w:rPr>
  </w:style>
  <w:style w:type="table" w:customStyle="1" w:styleId="TableStyle1">
    <w:name w:val="TableStyle1"/>
    <w:basedOn w:val="TableNormal"/>
    <w:rsid w:val="005B2087"/>
    <w:pPr>
      <w:spacing w:after="0" w:line="240" w:lineRule="auto"/>
    </w:pPr>
    <w:rPr>
      <w:rFonts w:ascii="Arial" w:eastAsia="Calibri" w:hAnsi="Arial" w:cs="Arial"/>
      <w:kern w:val="0"/>
      <w:sz w:val="24"/>
      <w:szCs w:val="20"/>
      <w14:ligatures w14:val="none"/>
    </w:rPr>
    <w:tblPr>
      <w:tblBorders>
        <w:insideH w:val="single" w:sz="4" w:space="0" w:color="auto"/>
      </w:tblBorders>
    </w:tblPr>
    <w:tcPr>
      <w:shd w:val="clear" w:color="auto" w:fill="auto"/>
    </w:tcPr>
    <w:tblStylePr w:type="firstRow">
      <w:tblPr/>
      <w:tcPr>
        <w:tcBorders>
          <w:top w:val="nil"/>
          <w:left w:val="nil"/>
          <w:bottom w:val="double" w:sz="4" w:space="0" w:color="auto"/>
          <w:right w:val="nil"/>
          <w:insideH w:val="nil"/>
          <w:insideV w:val="nil"/>
        </w:tcBorders>
      </w:tcPr>
    </w:tblStylePr>
    <w:tblStylePr w:type="lastCol">
      <w:tblPr/>
      <w:tcPr>
        <w:tcBorders>
          <w:top w:val="nil"/>
          <w:left w:val="nil"/>
          <w:bottom w:val="double" w:sz="4" w:space="0" w:color="auto"/>
          <w:right w:val="nil"/>
          <w:insideH w:val="nil"/>
          <w:insideV w:val="nil"/>
        </w:tcBorders>
      </w:tcPr>
    </w:tblStylePr>
  </w:style>
  <w:style w:type="paragraph" w:styleId="TOCHeading">
    <w:name w:val="TOC Heading"/>
    <w:basedOn w:val="Heading1"/>
    <w:next w:val="Normal"/>
    <w:uiPriority w:val="39"/>
    <w:unhideWhenUsed/>
    <w:qFormat/>
    <w:rsid w:val="006F3499"/>
    <w:pPr>
      <w:spacing w:before="240" w:after="0" w:line="259" w:lineRule="auto"/>
      <w:outlineLvl w:val="9"/>
    </w:pPr>
    <w:rPr>
      <w:sz w:val="32"/>
      <w:szCs w:val="32"/>
    </w:rPr>
  </w:style>
  <w:style w:type="paragraph" w:styleId="TOC2">
    <w:name w:val="toc 2"/>
    <w:basedOn w:val="Normal"/>
    <w:next w:val="Normal"/>
    <w:autoRedefine/>
    <w:uiPriority w:val="39"/>
    <w:unhideWhenUsed/>
    <w:rsid w:val="006F3499"/>
    <w:pPr>
      <w:spacing w:after="100"/>
      <w:ind w:left="220"/>
    </w:pPr>
  </w:style>
  <w:style w:type="paragraph" w:styleId="Revision">
    <w:name w:val="Revision"/>
    <w:hidden/>
    <w:uiPriority w:val="99"/>
    <w:semiHidden/>
    <w:rsid w:val="00650BC7"/>
    <w:pPr>
      <w:spacing w:after="0" w:line="240" w:lineRule="auto"/>
    </w:pPr>
    <w:rPr>
      <w:rFonts w:ascii="Calibri" w:eastAsia="Calibri" w:hAnsi="Calibri" w:cs="Times New Roman"/>
      <w:kern w:val="0"/>
      <w14:ligatures w14:val="none"/>
    </w:rPr>
  </w:style>
  <w:style w:type="paragraph" w:styleId="CommentSubject">
    <w:name w:val="annotation subject"/>
    <w:basedOn w:val="CommentText"/>
    <w:next w:val="CommentText"/>
    <w:link w:val="CommentSubjectChar"/>
    <w:uiPriority w:val="99"/>
    <w:semiHidden/>
    <w:unhideWhenUsed/>
    <w:rsid w:val="005144B6"/>
    <w:pPr>
      <w:spacing w:line="240" w:lineRule="auto"/>
    </w:pPr>
    <w:rPr>
      <w:b/>
      <w:bCs/>
    </w:rPr>
  </w:style>
  <w:style w:type="character" w:customStyle="1" w:styleId="CommentSubjectChar">
    <w:name w:val="Comment Subject Char"/>
    <w:basedOn w:val="CommentTextChar"/>
    <w:link w:val="CommentSubject"/>
    <w:uiPriority w:val="99"/>
    <w:semiHidden/>
    <w:rsid w:val="005144B6"/>
    <w:rPr>
      <w:rFonts w:ascii="Calibri" w:eastAsia="Calibri" w:hAnsi="Calibri" w:cs="Times New Roman"/>
      <w:b/>
      <w:bCs/>
      <w:kern w:val="0"/>
      <w:sz w:val="20"/>
      <w:szCs w:val="20"/>
      <w14:ligatures w14:val="none"/>
    </w:rPr>
  </w:style>
  <w:style w:type="table" w:styleId="TableGrid">
    <w:name w:val="Table Grid"/>
    <w:basedOn w:val="TableNormal"/>
    <w:uiPriority w:val="39"/>
    <w:rsid w:val="00D95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5762">
      <w:bodyDiv w:val="1"/>
      <w:marLeft w:val="0"/>
      <w:marRight w:val="0"/>
      <w:marTop w:val="0"/>
      <w:marBottom w:val="0"/>
      <w:divBdr>
        <w:top w:val="none" w:sz="0" w:space="0" w:color="auto"/>
        <w:left w:val="none" w:sz="0" w:space="0" w:color="auto"/>
        <w:bottom w:val="none" w:sz="0" w:space="0" w:color="auto"/>
        <w:right w:val="none" w:sz="0" w:space="0" w:color="auto"/>
      </w:divBdr>
    </w:div>
    <w:div w:id="47192549">
      <w:bodyDiv w:val="1"/>
      <w:marLeft w:val="0"/>
      <w:marRight w:val="0"/>
      <w:marTop w:val="0"/>
      <w:marBottom w:val="0"/>
      <w:divBdr>
        <w:top w:val="none" w:sz="0" w:space="0" w:color="auto"/>
        <w:left w:val="none" w:sz="0" w:space="0" w:color="auto"/>
        <w:bottom w:val="none" w:sz="0" w:space="0" w:color="auto"/>
        <w:right w:val="none" w:sz="0" w:space="0" w:color="auto"/>
      </w:divBdr>
    </w:div>
    <w:div w:id="53550518">
      <w:bodyDiv w:val="1"/>
      <w:marLeft w:val="0"/>
      <w:marRight w:val="0"/>
      <w:marTop w:val="0"/>
      <w:marBottom w:val="0"/>
      <w:divBdr>
        <w:top w:val="none" w:sz="0" w:space="0" w:color="auto"/>
        <w:left w:val="none" w:sz="0" w:space="0" w:color="auto"/>
        <w:bottom w:val="none" w:sz="0" w:space="0" w:color="auto"/>
        <w:right w:val="none" w:sz="0" w:space="0" w:color="auto"/>
      </w:divBdr>
    </w:div>
    <w:div w:id="492069112">
      <w:bodyDiv w:val="1"/>
      <w:marLeft w:val="0"/>
      <w:marRight w:val="0"/>
      <w:marTop w:val="0"/>
      <w:marBottom w:val="0"/>
      <w:divBdr>
        <w:top w:val="none" w:sz="0" w:space="0" w:color="auto"/>
        <w:left w:val="none" w:sz="0" w:space="0" w:color="auto"/>
        <w:bottom w:val="none" w:sz="0" w:space="0" w:color="auto"/>
        <w:right w:val="none" w:sz="0" w:space="0" w:color="auto"/>
      </w:divBdr>
    </w:div>
    <w:div w:id="598296048">
      <w:bodyDiv w:val="1"/>
      <w:marLeft w:val="0"/>
      <w:marRight w:val="0"/>
      <w:marTop w:val="0"/>
      <w:marBottom w:val="0"/>
      <w:divBdr>
        <w:top w:val="none" w:sz="0" w:space="0" w:color="auto"/>
        <w:left w:val="none" w:sz="0" w:space="0" w:color="auto"/>
        <w:bottom w:val="none" w:sz="0" w:space="0" w:color="auto"/>
        <w:right w:val="none" w:sz="0" w:space="0" w:color="auto"/>
      </w:divBdr>
    </w:div>
    <w:div w:id="767697794">
      <w:bodyDiv w:val="1"/>
      <w:marLeft w:val="0"/>
      <w:marRight w:val="0"/>
      <w:marTop w:val="0"/>
      <w:marBottom w:val="0"/>
      <w:divBdr>
        <w:top w:val="none" w:sz="0" w:space="0" w:color="auto"/>
        <w:left w:val="none" w:sz="0" w:space="0" w:color="auto"/>
        <w:bottom w:val="none" w:sz="0" w:space="0" w:color="auto"/>
        <w:right w:val="none" w:sz="0" w:space="0" w:color="auto"/>
      </w:divBdr>
    </w:div>
    <w:div w:id="908928023">
      <w:bodyDiv w:val="1"/>
      <w:marLeft w:val="0"/>
      <w:marRight w:val="0"/>
      <w:marTop w:val="0"/>
      <w:marBottom w:val="0"/>
      <w:divBdr>
        <w:top w:val="none" w:sz="0" w:space="0" w:color="auto"/>
        <w:left w:val="none" w:sz="0" w:space="0" w:color="auto"/>
        <w:bottom w:val="none" w:sz="0" w:space="0" w:color="auto"/>
        <w:right w:val="none" w:sz="0" w:space="0" w:color="auto"/>
      </w:divBdr>
    </w:div>
    <w:div w:id="1184593429">
      <w:bodyDiv w:val="1"/>
      <w:marLeft w:val="0"/>
      <w:marRight w:val="0"/>
      <w:marTop w:val="0"/>
      <w:marBottom w:val="0"/>
      <w:divBdr>
        <w:top w:val="none" w:sz="0" w:space="0" w:color="auto"/>
        <w:left w:val="none" w:sz="0" w:space="0" w:color="auto"/>
        <w:bottom w:val="none" w:sz="0" w:space="0" w:color="auto"/>
        <w:right w:val="none" w:sz="0" w:space="0" w:color="auto"/>
      </w:divBdr>
    </w:div>
    <w:div w:id="1464734397">
      <w:bodyDiv w:val="1"/>
      <w:marLeft w:val="0"/>
      <w:marRight w:val="0"/>
      <w:marTop w:val="0"/>
      <w:marBottom w:val="0"/>
      <w:divBdr>
        <w:top w:val="none" w:sz="0" w:space="0" w:color="auto"/>
        <w:left w:val="none" w:sz="0" w:space="0" w:color="auto"/>
        <w:bottom w:val="none" w:sz="0" w:space="0" w:color="auto"/>
        <w:right w:val="none" w:sz="0" w:space="0" w:color="auto"/>
      </w:divBdr>
    </w:div>
    <w:div w:id="1700547140">
      <w:bodyDiv w:val="1"/>
      <w:marLeft w:val="0"/>
      <w:marRight w:val="0"/>
      <w:marTop w:val="0"/>
      <w:marBottom w:val="0"/>
      <w:divBdr>
        <w:top w:val="none" w:sz="0" w:space="0" w:color="auto"/>
        <w:left w:val="none" w:sz="0" w:space="0" w:color="auto"/>
        <w:bottom w:val="none" w:sz="0" w:space="0" w:color="auto"/>
        <w:right w:val="none" w:sz="0" w:space="0" w:color="auto"/>
      </w:divBdr>
    </w:div>
    <w:div w:id="1730222157">
      <w:bodyDiv w:val="1"/>
      <w:marLeft w:val="0"/>
      <w:marRight w:val="0"/>
      <w:marTop w:val="0"/>
      <w:marBottom w:val="0"/>
      <w:divBdr>
        <w:top w:val="none" w:sz="0" w:space="0" w:color="auto"/>
        <w:left w:val="none" w:sz="0" w:space="0" w:color="auto"/>
        <w:bottom w:val="none" w:sz="0" w:space="0" w:color="auto"/>
        <w:right w:val="none" w:sz="0" w:space="0" w:color="auto"/>
      </w:divBdr>
    </w:div>
    <w:div w:id="1956211308">
      <w:bodyDiv w:val="1"/>
      <w:marLeft w:val="0"/>
      <w:marRight w:val="0"/>
      <w:marTop w:val="0"/>
      <w:marBottom w:val="0"/>
      <w:divBdr>
        <w:top w:val="none" w:sz="0" w:space="0" w:color="auto"/>
        <w:left w:val="none" w:sz="0" w:space="0" w:color="auto"/>
        <w:bottom w:val="none" w:sz="0" w:space="0" w:color="auto"/>
        <w:right w:val="none" w:sz="0" w:space="0" w:color="auto"/>
      </w:divBdr>
    </w:div>
    <w:div w:id="1957828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whitehouse.gov/wp-content/uploads/2025/08/a11.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whitehouse.gov/wp-content/uploads/2026/03/OMB-Circular-No.-A-123-2026.pdf"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ection508.gov"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yperlink" Target="https://www.gao.gov/assets/d24106786.pdf"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ao.gov/assets/gao-25-107721.pdf" TargetMode="External"/><Relationship Id="rId22"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88ec59-138d-4fdf-9ad8-cf7014afafa2" xsi:nil="true"/>
    <lcf76f155ced4ddcb4097134ff3c332f xmlns="be65f67e-16db-4b02-b4e0-ec77da3f6a74">
      <Terms xmlns="http://schemas.microsoft.com/office/infopath/2007/PartnerControls"/>
    </lcf76f155ced4ddcb4097134ff3c332f>
    <_dlc_DocId xmlns="7088ec59-138d-4fdf-9ad8-cf7014afafa2">HUDSEC-1906043109-13304</_dlc_DocId>
    <_dlc_DocIdUrl xmlns="7088ec59-138d-4fdf-9ad8-cf7014afafa2">
      <Url>https://hudgov.sharepoint.com/sites/SEC/gnma/GMOER/ORAD/_layouts/15/DocIdRedir.aspx?ID=HUDSEC-1906043109-13304</Url>
      <Description>HUDSEC-1906043109-13304</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C146BC470000134FB8D14D22C69C08A4" ma:contentTypeVersion="2182" ma:contentTypeDescription="Create a new document." ma:contentTypeScope="" ma:versionID="a0d99a5e2d8182dd85807cd6a654ea83">
  <xsd:schema xmlns:xsd="http://www.w3.org/2001/XMLSchema" xmlns:xs="http://www.w3.org/2001/XMLSchema" xmlns:p="http://schemas.microsoft.com/office/2006/metadata/properties" xmlns:ns2="7088ec59-138d-4fdf-9ad8-cf7014afafa2" xmlns:ns3="be65f67e-16db-4b02-b4e0-ec77da3f6a74" xmlns:ns4="d1d26821-77a6-42d4-870c-e59a91eb0537" targetNamespace="http://schemas.microsoft.com/office/2006/metadata/properties" ma:root="true" ma:fieldsID="7c0c37b679e82100be29a812c949d5d1" ns2:_="" ns3:_="" ns4:_="">
    <xsd:import namespace="7088ec59-138d-4fdf-9ad8-cf7014afafa2"/>
    <xsd:import namespace="be65f67e-16db-4b02-b4e0-ec77da3f6a74"/>
    <xsd:import namespace="d1d26821-77a6-42d4-870c-e59a91eb053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8ec59-138d-4fdf-9ad8-cf7014afafa2"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470c4af6-0210-4fe1-a31b-35a3f2cd3efc}" ma:internalName="TaxCatchAll" ma:showField="CatchAllData" ma:web="7088ec59-138d-4fdf-9ad8-cf7014afaf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e65f67e-16db-4b02-b4e0-ec77da3f6a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8ad26c7-5542-4eee-b3ec-aeac87adbba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d26821-77a6-42d4-870c-e59a91eb053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5AD14D-D435-44B6-898A-6E18E87D99BA}">
  <ds:schemaRefs>
    <ds:schemaRef ds:uri="http://schemas.microsoft.com/sharepoint/v3/contenttype/forms"/>
  </ds:schemaRefs>
</ds:datastoreItem>
</file>

<file path=customXml/itemProps2.xml><?xml version="1.0" encoding="utf-8"?>
<ds:datastoreItem xmlns:ds="http://schemas.openxmlformats.org/officeDocument/2006/customXml" ds:itemID="{6688D175-49F7-4D00-A51F-3CC0AE595023}">
  <ds:schemaRefs>
    <ds:schemaRef ds:uri="http://schemas.openxmlformats.org/officeDocument/2006/bibliography"/>
  </ds:schemaRefs>
</ds:datastoreItem>
</file>

<file path=customXml/itemProps3.xml><?xml version="1.0" encoding="utf-8"?>
<ds:datastoreItem xmlns:ds="http://schemas.openxmlformats.org/officeDocument/2006/customXml" ds:itemID="{F6424426-B7AE-4963-9CA0-367487BA90FE}">
  <ds:schemaRefs>
    <ds:schemaRef ds:uri="http://schemas.microsoft.com/office/2006/metadata/properties"/>
    <ds:schemaRef ds:uri="http://schemas.microsoft.com/office/infopath/2007/PartnerControls"/>
    <ds:schemaRef ds:uri="7088ec59-138d-4fdf-9ad8-cf7014afafa2"/>
    <ds:schemaRef ds:uri="be65f67e-16db-4b02-b4e0-ec77da3f6a74"/>
  </ds:schemaRefs>
</ds:datastoreItem>
</file>

<file path=customXml/itemProps4.xml><?xml version="1.0" encoding="utf-8"?>
<ds:datastoreItem xmlns:ds="http://schemas.openxmlformats.org/officeDocument/2006/customXml" ds:itemID="{B20EE243-C28A-4A6F-8054-5D3964FD3424}">
  <ds:schemaRefs>
    <ds:schemaRef ds:uri="http://schemas.microsoft.com/sharepoint/events"/>
  </ds:schemaRefs>
</ds:datastoreItem>
</file>

<file path=customXml/itemProps5.xml><?xml version="1.0" encoding="utf-8"?>
<ds:datastoreItem xmlns:ds="http://schemas.openxmlformats.org/officeDocument/2006/customXml" ds:itemID="{A9B0B24D-A972-4550-9FF2-BEB5936A9F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8ec59-138d-4fdf-9ad8-cf7014afafa2"/>
    <ds:schemaRef ds:uri="be65f67e-16db-4b02-b4e0-ec77da3f6a74"/>
    <ds:schemaRef ds:uri="d1d26821-77a6-42d4-870c-e59a91eb0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36</Pages>
  <Words>11347</Words>
  <Characters>64684</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U.S. Department of Housing and Urban Development</Company>
  <LinksUpToDate>false</LinksUpToDate>
  <CharactersWithSpaces>75880</CharactersWithSpaces>
  <SharedDoc>false</SharedDoc>
  <HLinks>
    <vt:vector size="300" baseType="variant">
      <vt:variant>
        <vt:i4>6422578</vt:i4>
      </vt:variant>
      <vt:variant>
        <vt:i4>315</vt:i4>
      </vt:variant>
      <vt:variant>
        <vt:i4>0</vt:i4>
      </vt:variant>
      <vt:variant>
        <vt:i4>5</vt:i4>
      </vt:variant>
      <vt:variant>
        <vt:lpwstr>http://www.section508.gov/</vt:lpwstr>
      </vt:variant>
      <vt:variant>
        <vt:lpwstr/>
      </vt:variant>
      <vt:variant>
        <vt:i4>5570647</vt:i4>
      </vt:variant>
      <vt:variant>
        <vt:i4>288</vt:i4>
      </vt:variant>
      <vt:variant>
        <vt:i4>0</vt:i4>
      </vt:variant>
      <vt:variant>
        <vt:i4>5</vt:i4>
      </vt:variant>
      <vt:variant>
        <vt:lpwstr>https://www.gao.gov/assets/d24106786.pdf</vt:lpwstr>
      </vt:variant>
      <vt:variant>
        <vt:lpwstr/>
      </vt:variant>
      <vt:variant>
        <vt:i4>1376279</vt:i4>
      </vt:variant>
      <vt:variant>
        <vt:i4>285</vt:i4>
      </vt:variant>
      <vt:variant>
        <vt:i4>0</vt:i4>
      </vt:variant>
      <vt:variant>
        <vt:i4>5</vt:i4>
      </vt:variant>
      <vt:variant>
        <vt:lpwstr>https://www.gao.gov/assets/gao-25-107721.pdf</vt:lpwstr>
      </vt:variant>
      <vt:variant>
        <vt:lpwstr/>
      </vt:variant>
      <vt:variant>
        <vt:i4>524313</vt:i4>
      </vt:variant>
      <vt:variant>
        <vt:i4>282</vt:i4>
      </vt:variant>
      <vt:variant>
        <vt:i4>0</vt:i4>
      </vt:variant>
      <vt:variant>
        <vt:i4>5</vt:i4>
      </vt:variant>
      <vt:variant>
        <vt:lpwstr>https://www.whitehouse.gov/wp-content/uploads/2025/08/a11.pdf</vt:lpwstr>
      </vt:variant>
      <vt:variant>
        <vt:lpwstr/>
      </vt:variant>
      <vt:variant>
        <vt:i4>5046289</vt:i4>
      </vt:variant>
      <vt:variant>
        <vt:i4>276</vt:i4>
      </vt:variant>
      <vt:variant>
        <vt:i4>0</vt:i4>
      </vt:variant>
      <vt:variant>
        <vt:i4>5</vt:i4>
      </vt:variant>
      <vt:variant>
        <vt:lpwstr>https://www.whitehouse.gov/wp-content/uploads/2026/03/OMB-Circular-No.-A-123-2026.pdf</vt:lpwstr>
      </vt:variant>
      <vt:variant>
        <vt:lpwstr/>
      </vt:variant>
      <vt:variant>
        <vt:i4>3014671</vt:i4>
      </vt:variant>
      <vt:variant>
        <vt:i4>266</vt:i4>
      </vt:variant>
      <vt:variant>
        <vt:i4>0</vt:i4>
      </vt:variant>
      <vt:variant>
        <vt:i4>5</vt:i4>
      </vt:variant>
      <vt:variant>
        <vt:lpwstr/>
      </vt:variant>
      <vt:variant>
        <vt:lpwstr>_Toc1735541798</vt:lpwstr>
      </vt:variant>
      <vt:variant>
        <vt:i4>2621447</vt:i4>
      </vt:variant>
      <vt:variant>
        <vt:i4>260</vt:i4>
      </vt:variant>
      <vt:variant>
        <vt:i4>0</vt:i4>
      </vt:variant>
      <vt:variant>
        <vt:i4>5</vt:i4>
      </vt:variant>
      <vt:variant>
        <vt:lpwstr/>
      </vt:variant>
      <vt:variant>
        <vt:lpwstr>_Toc2005495645</vt:lpwstr>
      </vt:variant>
      <vt:variant>
        <vt:i4>2359297</vt:i4>
      </vt:variant>
      <vt:variant>
        <vt:i4>254</vt:i4>
      </vt:variant>
      <vt:variant>
        <vt:i4>0</vt:i4>
      </vt:variant>
      <vt:variant>
        <vt:i4>5</vt:i4>
      </vt:variant>
      <vt:variant>
        <vt:lpwstr/>
      </vt:variant>
      <vt:variant>
        <vt:lpwstr>_Toc1771949071</vt:lpwstr>
      </vt:variant>
      <vt:variant>
        <vt:i4>2228232</vt:i4>
      </vt:variant>
      <vt:variant>
        <vt:i4>248</vt:i4>
      </vt:variant>
      <vt:variant>
        <vt:i4>0</vt:i4>
      </vt:variant>
      <vt:variant>
        <vt:i4>5</vt:i4>
      </vt:variant>
      <vt:variant>
        <vt:lpwstr/>
      </vt:variant>
      <vt:variant>
        <vt:lpwstr>_Toc1073542795</vt:lpwstr>
      </vt:variant>
      <vt:variant>
        <vt:i4>2752517</vt:i4>
      </vt:variant>
      <vt:variant>
        <vt:i4>242</vt:i4>
      </vt:variant>
      <vt:variant>
        <vt:i4>0</vt:i4>
      </vt:variant>
      <vt:variant>
        <vt:i4>5</vt:i4>
      </vt:variant>
      <vt:variant>
        <vt:lpwstr/>
      </vt:variant>
      <vt:variant>
        <vt:lpwstr>_Toc1469206464</vt:lpwstr>
      </vt:variant>
      <vt:variant>
        <vt:i4>1048633</vt:i4>
      </vt:variant>
      <vt:variant>
        <vt:i4>236</vt:i4>
      </vt:variant>
      <vt:variant>
        <vt:i4>0</vt:i4>
      </vt:variant>
      <vt:variant>
        <vt:i4>5</vt:i4>
      </vt:variant>
      <vt:variant>
        <vt:lpwstr/>
      </vt:variant>
      <vt:variant>
        <vt:lpwstr>_Toc414695053</vt:lpwstr>
      </vt:variant>
      <vt:variant>
        <vt:i4>1179700</vt:i4>
      </vt:variant>
      <vt:variant>
        <vt:i4>230</vt:i4>
      </vt:variant>
      <vt:variant>
        <vt:i4>0</vt:i4>
      </vt:variant>
      <vt:variant>
        <vt:i4>5</vt:i4>
      </vt:variant>
      <vt:variant>
        <vt:lpwstr/>
      </vt:variant>
      <vt:variant>
        <vt:lpwstr>_Toc291531483</vt:lpwstr>
      </vt:variant>
      <vt:variant>
        <vt:i4>2359302</vt:i4>
      </vt:variant>
      <vt:variant>
        <vt:i4>224</vt:i4>
      </vt:variant>
      <vt:variant>
        <vt:i4>0</vt:i4>
      </vt:variant>
      <vt:variant>
        <vt:i4>5</vt:i4>
      </vt:variant>
      <vt:variant>
        <vt:lpwstr/>
      </vt:variant>
      <vt:variant>
        <vt:lpwstr>_Toc1016043859</vt:lpwstr>
      </vt:variant>
      <vt:variant>
        <vt:i4>2162695</vt:i4>
      </vt:variant>
      <vt:variant>
        <vt:i4>218</vt:i4>
      </vt:variant>
      <vt:variant>
        <vt:i4>0</vt:i4>
      </vt:variant>
      <vt:variant>
        <vt:i4>5</vt:i4>
      </vt:variant>
      <vt:variant>
        <vt:lpwstr/>
      </vt:variant>
      <vt:variant>
        <vt:lpwstr>_Toc1313929074</vt:lpwstr>
      </vt:variant>
      <vt:variant>
        <vt:i4>2686981</vt:i4>
      </vt:variant>
      <vt:variant>
        <vt:i4>212</vt:i4>
      </vt:variant>
      <vt:variant>
        <vt:i4>0</vt:i4>
      </vt:variant>
      <vt:variant>
        <vt:i4>5</vt:i4>
      </vt:variant>
      <vt:variant>
        <vt:lpwstr/>
      </vt:variant>
      <vt:variant>
        <vt:lpwstr>_Toc1168316375</vt:lpwstr>
      </vt:variant>
      <vt:variant>
        <vt:i4>2555918</vt:i4>
      </vt:variant>
      <vt:variant>
        <vt:i4>206</vt:i4>
      </vt:variant>
      <vt:variant>
        <vt:i4>0</vt:i4>
      </vt:variant>
      <vt:variant>
        <vt:i4>5</vt:i4>
      </vt:variant>
      <vt:variant>
        <vt:lpwstr/>
      </vt:variant>
      <vt:variant>
        <vt:lpwstr>_Toc1660579253</vt:lpwstr>
      </vt:variant>
      <vt:variant>
        <vt:i4>3080206</vt:i4>
      </vt:variant>
      <vt:variant>
        <vt:i4>200</vt:i4>
      </vt:variant>
      <vt:variant>
        <vt:i4>0</vt:i4>
      </vt:variant>
      <vt:variant>
        <vt:i4>5</vt:i4>
      </vt:variant>
      <vt:variant>
        <vt:lpwstr/>
      </vt:variant>
      <vt:variant>
        <vt:lpwstr>_Toc1201027980</vt:lpwstr>
      </vt:variant>
      <vt:variant>
        <vt:i4>2555906</vt:i4>
      </vt:variant>
      <vt:variant>
        <vt:i4>194</vt:i4>
      </vt:variant>
      <vt:variant>
        <vt:i4>0</vt:i4>
      </vt:variant>
      <vt:variant>
        <vt:i4>5</vt:i4>
      </vt:variant>
      <vt:variant>
        <vt:lpwstr/>
      </vt:variant>
      <vt:variant>
        <vt:lpwstr>_Toc1083872612</vt:lpwstr>
      </vt:variant>
      <vt:variant>
        <vt:i4>2818055</vt:i4>
      </vt:variant>
      <vt:variant>
        <vt:i4>188</vt:i4>
      </vt:variant>
      <vt:variant>
        <vt:i4>0</vt:i4>
      </vt:variant>
      <vt:variant>
        <vt:i4>5</vt:i4>
      </vt:variant>
      <vt:variant>
        <vt:lpwstr/>
      </vt:variant>
      <vt:variant>
        <vt:lpwstr>_Toc1347590879</vt:lpwstr>
      </vt:variant>
      <vt:variant>
        <vt:i4>2490380</vt:i4>
      </vt:variant>
      <vt:variant>
        <vt:i4>182</vt:i4>
      </vt:variant>
      <vt:variant>
        <vt:i4>0</vt:i4>
      </vt:variant>
      <vt:variant>
        <vt:i4>5</vt:i4>
      </vt:variant>
      <vt:variant>
        <vt:lpwstr/>
      </vt:variant>
      <vt:variant>
        <vt:lpwstr>_Toc1016915402</vt:lpwstr>
      </vt:variant>
      <vt:variant>
        <vt:i4>1048624</vt:i4>
      </vt:variant>
      <vt:variant>
        <vt:i4>176</vt:i4>
      </vt:variant>
      <vt:variant>
        <vt:i4>0</vt:i4>
      </vt:variant>
      <vt:variant>
        <vt:i4>5</vt:i4>
      </vt:variant>
      <vt:variant>
        <vt:lpwstr/>
      </vt:variant>
      <vt:variant>
        <vt:lpwstr>_Toc775214362</vt:lpwstr>
      </vt:variant>
      <vt:variant>
        <vt:i4>1966134</vt:i4>
      </vt:variant>
      <vt:variant>
        <vt:i4>170</vt:i4>
      </vt:variant>
      <vt:variant>
        <vt:i4>0</vt:i4>
      </vt:variant>
      <vt:variant>
        <vt:i4>5</vt:i4>
      </vt:variant>
      <vt:variant>
        <vt:lpwstr/>
      </vt:variant>
      <vt:variant>
        <vt:lpwstr>_Toc642306289</vt:lpwstr>
      </vt:variant>
      <vt:variant>
        <vt:i4>2031664</vt:i4>
      </vt:variant>
      <vt:variant>
        <vt:i4>164</vt:i4>
      </vt:variant>
      <vt:variant>
        <vt:i4>0</vt:i4>
      </vt:variant>
      <vt:variant>
        <vt:i4>5</vt:i4>
      </vt:variant>
      <vt:variant>
        <vt:lpwstr/>
      </vt:variant>
      <vt:variant>
        <vt:lpwstr>_Toc590017462</vt:lpwstr>
      </vt:variant>
      <vt:variant>
        <vt:i4>1179703</vt:i4>
      </vt:variant>
      <vt:variant>
        <vt:i4>158</vt:i4>
      </vt:variant>
      <vt:variant>
        <vt:i4>0</vt:i4>
      </vt:variant>
      <vt:variant>
        <vt:i4>5</vt:i4>
      </vt:variant>
      <vt:variant>
        <vt:lpwstr/>
      </vt:variant>
      <vt:variant>
        <vt:lpwstr>_Toc66136767</vt:lpwstr>
      </vt:variant>
      <vt:variant>
        <vt:i4>1245237</vt:i4>
      </vt:variant>
      <vt:variant>
        <vt:i4>152</vt:i4>
      </vt:variant>
      <vt:variant>
        <vt:i4>0</vt:i4>
      </vt:variant>
      <vt:variant>
        <vt:i4>5</vt:i4>
      </vt:variant>
      <vt:variant>
        <vt:lpwstr/>
      </vt:variant>
      <vt:variant>
        <vt:lpwstr>_Toc247562673</vt:lpwstr>
      </vt:variant>
      <vt:variant>
        <vt:i4>3080205</vt:i4>
      </vt:variant>
      <vt:variant>
        <vt:i4>146</vt:i4>
      </vt:variant>
      <vt:variant>
        <vt:i4>0</vt:i4>
      </vt:variant>
      <vt:variant>
        <vt:i4>5</vt:i4>
      </vt:variant>
      <vt:variant>
        <vt:lpwstr/>
      </vt:variant>
      <vt:variant>
        <vt:lpwstr>_Toc1989715069</vt:lpwstr>
      </vt:variant>
      <vt:variant>
        <vt:i4>1900600</vt:i4>
      </vt:variant>
      <vt:variant>
        <vt:i4>140</vt:i4>
      </vt:variant>
      <vt:variant>
        <vt:i4>0</vt:i4>
      </vt:variant>
      <vt:variant>
        <vt:i4>5</vt:i4>
      </vt:variant>
      <vt:variant>
        <vt:lpwstr/>
      </vt:variant>
      <vt:variant>
        <vt:lpwstr>_Toc891829327</vt:lpwstr>
      </vt:variant>
      <vt:variant>
        <vt:i4>1245235</vt:i4>
      </vt:variant>
      <vt:variant>
        <vt:i4>134</vt:i4>
      </vt:variant>
      <vt:variant>
        <vt:i4>0</vt:i4>
      </vt:variant>
      <vt:variant>
        <vt:i4>5</vt:i4>
      </vt:variant>
      <vt:variant>
        <vt:lpwstr/>
      </vt:variant>
      <vt:variant>
        <vt:lpwstr>_Toc510721438</vt:lpwstr>
      </vt:variant>
      <vt:variant>
        <vt:i4>2359307</vt:i4>
      </vt:variant>
      <vt:variant>
        <vt:i4>128</vt:i4>
      </vt:variant>
      <vt:variant>
        <vt:i4>0</vt:i4>
      </vt:variant>
      <vt:variant>
        <vt:i4>5</vt:i4>
      </vt:variant>
      <vt:variant>
        <vt:lpwstr/>
      </vt:variant>
      <vt:variant>
        <vt:lpwstr>_Toc1170628838</vt:lpwstr>
      </vt:variant>
      <vt:variant>
        <vt:i4>2228224</vt:i4>
      </vt:variant>
      <vt:variant>
        <vt:i4>122</vt:i4>
      </vt:variant>
      <vt:variant>
        <vt:i4>0</vt:i4>
      </vt:variant>
      <vt:variant>
        <vt:i4>5</vt:i4>
      </vt:variant>
      <vt:variant>
        <vt:lpwstr/>
      </vt:variant>
      <vt:variant>
        <vt:lpwstr>_Toc1665764545</vt:lpwstr>
      </vt:variant>
      <vt:variant>
        <vt:i4>2555910</vt:i4>
      </vt:variant>
      <vt:variant>
        <vt:i4>116</vt:i4>
      </vt:variant>
      <vt:variant>
        <vt:i4>0</vt:i4>
      </vt:variant>
      <vt:variant>
        <vt:i4>5</vt:i4>
      </vt:variant>
      <vt:variant>
        <vt:lpwstr/>
      </vt:variant>
      <vt:variant>
        <vt:lpwstr>_Toc1309613328</vt:lpwstr>
      </vt:variant>
      <vt:variant>
        <vt:i4>3014656</vt:i4>
      </vt:variant>
      <vt:variant>
        <vt:i4>110</vt:i4>
      </vt:variant>
      <vt:variant>
        <vt:i4>0</vt:i4>
      </vt:variant>
      <vt:variant>
        <vt:i4>5</vt:i4>
      </vt:variant>
      <vt:variant>
        <vt:lpwstr/>
      </vt:variant>
      <vt:variant>
        <vt:lpwstr>_Toc2001393223</vt:lpwstr>
      </vt:variant>
      <vt:variant>
        <vt:i4>1769531</vt:i4>
      </vt:variant>
      <vt:variant>
        <vt:i4>104</vt:i4>
      </vt:variant>
      <vt:variant>
        <vt:i4>0</vt:i4>
      </vt:variant>
      <vt:variant>
        <vt:i4>5</vt:i4>
      </vt:variant>
      <vt:variant>
        <vt:lpwstr/>
      </vt:variant>
      <vt:variant>
        <vt:lpwstr>_Toc499402633</vt:lpwstr>
      </vt:variant>
      <vt:variant>
        <vt:i4>2097162</vt:i4>
      </vt:variant>
      <vt:variant>
        <vt:i4>98</vt:i4>
      </vt:variant>
      <vt:variant>
        <vt:i4>0</vt:i4>
      </vt:variant>
      <vt:variant>
        <vt:i4>5</vt:i4>
      </vt:variant>
      <vt:variant>
        <vt:lpwstr/>
      </vt:variant>
      <vt:variant>
        <vt:lpwstr>_Toc1573286980</vt:lpwstr>
      </vt:variant>
      <vt:variant>
        <vt:i4>2686980</vt:i4>
      </vt:variant>
      <vt:variant>
        <vt:i4>92</vt:i4>
      </vt:variant>
      <vt:variant>
        <vt:i4>0</vt:i4>
      </vt:variant>
      <vt:variant>
        <vt:i4>5</vt:i4>
      </vt:variant>
      <vt:variant>
        <vt:lpwstr/>
      </vt:variant>
      <vt:variant>
        <vt:lpwstr>_Toc1862294459</vt:lpwstr>
      </vt:variant>
      <vt:variant>
        <vt:i4>2424844</vt:i4>
      </vt:variant>
      <vt:variant>
        <vt:i4>86</vt:i4>
      </vt:variant>
      <vt:variant>
        <vt:i4>0</vt:i4>
      </vt:variant>
      <vt:variant>
        <vt:i4>5</vt:i4>
      </vt:variant>
      <vt:variant>
        <vt:lpwstr/>
      </vt:variant>
      <vt:variant>
        <vt:lpwstr>_Toc1412326791</vt:lpwstr>
      </vt:variant>
      <vt:variant>
        <vt:i4>1441840</vt:i4>
      </vt:variant>
      <vt:variant>
        <vt:i4>80</vt:i4>
      </vt:variant>
      <vt:variant>
        <vt:i4>0</vt:i4>
      </vt:variant>
      <vt:variant>
        <vt:i4>5</vt:i4>
      </vt:variant>
      <vt:variant>
        <vt:lpwstr/>
      </vt:variant>
      <vt:variant>
        <vt:lpwstr>_Toc194119402</vt:lpwstr>
      </vt:variant>
      <vt:variant>
        <vt:i4>3014664</vt:i4>
      </vt:variant>
      <vt:variant>
        <vt:i4>74</vt:i4>
      </vt:variant>
      <vt:variant>
        <vt:i4>0</vt:i4>
      </vt:variant>
      <vt:variant>
        <vt:i4>5</vt:i4>
      </vt:variant>
      <vt:variant>
        <vt:lpwstr/>
      </vt:variant>
      <vt:variant>
        <vt:lpwstr>_Toc1806858391</vt:lpwstr>
      </vt:variant>
      <vt:variant>
        <vt:i4>2031673</vt:i4>
      </vt:variant>
      <vt:variant>
        <vt:i4>68</vt:i4>
      </vt:variant>
      <vt:variant>
        <vt:i4>0</vt:i4>
      </vt:variant>
      <vt:variant>
        <vt:i4>5</vt:i4>
      </vt:variant>
      <vt:variant>
        <vt:lpwstr/>
      </vt:variant>
      <vt:variant>
        <vt:lpwstr>_Toc416030890</vt:lpwstr>
      </vt:variant>
      <vt:variant>
        <vt:i4>1179697</vt:i4>
      </vt:variant>
      <vt:variant>
        <vt:i4>62</vt:i4>
      </vt:variant>
      <vt:variant>
        <vt:i4>0</vt:i4>
      </vt:variant>
      <vt:variant>
        <vt:i4>5</vt:i4>
      </vt:variant>
      <vt:variant>
        <vt:lpwstr/>
      </vt:variant>
      <vt:variant>
        <vt:lpwstr>_Toc228194221</vt:lpwstr>
      </vt:variant>
      <vt:variant>
        <vt:i4>2162690</vt:i4>
      </vt:variant>
      <vt:variant>
        <vt:i4>56</vt:i4>
      </vt:variant>
      <vt:variant>
        <vt:i4>0</vt:i4>
      </vt:variant>
      <vt:variant>
        <vt:i4>5</vt:i4>
      </vt:variant>
      <vt:variant>
        <vt:lpwstr/>
      </vt:variant>
      <vt:variant>
        <vt:lpwstr>_Toc1442777572</vt:lpwstr>
      </vt:variant>
      <vt:variant>
        <vt:i4>1507380</vt:i4>
      </vt:variant>
      <vt:variant>
        <vt:i4>50</vt:i4>
      </vt:variant>
      <vt:variant>
        <vt:i4>0</vt:i4>
      </vt:variant>
      <vt:variant>
        <vt:i4>5</vt:i4>
      </vt:variant>
      <vt:variant>
        <vt:lpwstr/>
      </vt:variant>
      <vt:variant>
        <vt:lpwstr>_Toc718290239</vt:lpwstr>
      </vt:variant>
      <vt:variant>
        <vt:i4>1966131</vt:i4>
      </vt:variant>
      <vt:variant>
        <vt:i4>44</vt:i4>
      </vt:variant>
      <vt:variant>
        <vt:i4>0</vt:i4>
      </vt:variant>
      <vt:variant>
        <vt:i4>5</vt:i4>
      </vt:variant>
      <vt:variant>
        <vt:lpwstr/>
      </vt:variant>
      <vt:variant>
        <vt:lpwstr>_Toc20597535</vt:lpwstr>
      </vt:variant>
      <vt:variant>
        <vt:i4>2686979</vt:i4>
      </vt:variant>
      <vt:variant>
        <vt:i4>38</vt:i4>
      </vt:variant>
      <vt:variant>
        <vt:i4>0</vt:i4>
      </vt:variant>
      <vt:variant>
        <vt:i4>5</vt:i4>
      </vt:variant>
      <vt:variant>
        <vt:lpwstr/>
      </vt:variant>
      <vt:variant>
        <vt:lpwstr>_Toc1140786077</vt:lpwstr>
      </vt:variant>
      <vt:variant>
        <vt:i4>1835056</vt:i4>
      </vt:variant>
      <vt:variant>
        <vt:i4>32</vt:i4>
      </vt:variant>
      <vt:variant>
        <vt:i4>0</vt:i4>
      </vt:variant>
      <vt:variant>
        <vt:i4>5</vt:i4>
      </vt:variant>
      <vt:variant>
        <vt:lpwstr/>
      </vt:variant>
      <vt:variant>
        <vt:lpwstr>_Toc475440583</vt:lpwstr>
      </vt:variant>
      <vt:variant>
        <vt:i4>2949122</vt:i4>
      </vt:variant>
      <vt:variant>
        <vt:i4>26</vt:i4>
      </vt:variant>
      <vt:variant>
        <vt:i4>0</vt:i4>
      </vt:variant>
      <vt:variant>
        <vt:i4>5</vt:i4>
      </vt:variant>
      <vt:variant>
        <vt:lpwstr/>
      </vt:variant>
      <vt:variant>
        <vt:lpwstr>_Toc1936433771</vt:lpwstr>
      </vt:variant>
      <vt:variant>
        <vt:i4>1835060</vt:i4>
      </vt:variant>
      <vt:variant>
        <vt:i4>20</vt:i4>
      </vt:variant>
      <vt:variant>
        <vt:i4>0</vt:i4>
      </vt:variant>
      <vt:variant>
        <vt:i4>5</vt:i4>
      </vt:variant>
      <vt:variant>
        <vt:lpwstr/>
      </vt:variant>
      <vt:variant>
        <vt:lpwstr>_Toc590878625</vt:lpwstr>
      </vt:variant>
      <vt:variant>
        <vt:i4>2686980</vt:i4>
      </vt:variant>
      <vt:variant>
        <vt:i4>14</vt:i4>
      </vt:variant>
      <vt:variant>
        <vt:i4>0</vt:i4>
      </vt:variant>
      <vt:variant>
        <vt:i4>5</vt:i4>
      </vt:variant>
      <vt:variant>
        <vt:lpwstr/>
      </vt:variant>
      <vt:variant>
        <vt:lpwstr>_Toc1116107029</vt:lpwstr>
      </vt:variant>
      <vt:variant>
        <vt:i4>2752525</vt:i4>
      </vt:variant>
      <vt:variant>
        <vt:i4>8</vt:i4>
      </vt:variant>
      <vt:variant>
        <vt:i4>0</vt:i4>
      </vt:variant>
      <vt:variant>
        <vt:i4>5</vt:i4>
      </vt:variant>
      <vt:variant>
        <vt:lpwstr/>
      </vt:variant>
      <vt:variant>
        <vt:lpwstr>_Toc1026749708</vt:lpwstr>
      </vt:variant>
      <vt:variant>
        <vt:i4>3014668</vt:i4>
      </vt:variant>
      <vt:variant>
        <vt:i4>2</vt:i4>
      </vt:variant>
      <vt:variant>
        <vt:i4>0</vt:i4>
      </vt:variant>
      <vt:variant>
        <vt:i4>5</vt:i4>
      </vt:variant>
      <vt:variant>
        <vt:lpwstr/>
      </vt:variant>
      <vt:variant>
        <vt:lpwstr>_Toc1226824936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OER ORAD</dc:creator>
  <cp:keywords/>
  <dc:description/>
  <cp:lastModifiedBy>Perez, Jennifer M</cp:lastModifiedBy>
  <cp:revision>5</cp:revision>
  <dcterms:created xsi:type="dcterms:W3CDTF">2026-04-17T15:42:00Z</dcterms:created>
  <dcterms:modified xsi:type="dcterms:W3CDTF">2026-04-20T16:33:00Z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0x010100C146BC470000134FB8D14D22C69C08A4</vt:lpwstr>
  </property>
  <property fmtid="{D5CDD505-2E9C-101B-9397-08002B2CF9AE}" pid="3" name="_dlc_DocIdItemGuid">
    <vt:lpwstr>1b7ce358-074b-495f-b3a3-d76571999d2f</vt:lpwstr>
  </property>
  <property fmtid="{D5CDD505-2E9C-101B-9397-08002B2CF9AE}" pid="4" name="MediaServiceImageTags">
    <vt:lpwstr/>
  </property>
</Properties>
</file>