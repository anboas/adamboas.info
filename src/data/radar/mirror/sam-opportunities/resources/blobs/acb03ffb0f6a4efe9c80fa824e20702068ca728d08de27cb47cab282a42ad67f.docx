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820FB" w14:textId="77777777" w:rsidR="001C77EB" w:rsidRPr="00EC0240" w:rsidRDefault="001C77EB">
      <w:pPr>
        <w:pStyle w:val="Header"/>
        <w:tabs>
          <w:tab w:val="clear" w:pos="4320"/>
          <w:tab w:val="clear" w:pos="8640"/>
        </w:tabs>
        <w:rPr>
          <w:szCs w:val="24"/>
        </w:rPr>
        <w:sectPr w:rsidR="001C77EB" w:rsidRPr="00EC0240">
          <w:headerReference w:type="default" r:id="rId11"/>
          <w:footerReference w:type="default" r:id="rId12"/>
          <w:headerReference w:type="first" r:id="rId13"/>
          <w:footerReference w:type="first" r:id="rId14"/>
          <w:pgSz w:w="12240" w:h="15840" w:code="1"/>
          <w:pgMar w:top="2160" w:right="1440" w:bottom="1440" w:left="1440" w:header="720" w:footer="720" w:gutter="0"/>
          <w:cols w:space="720"/>
          <w:titlePg/>
        </w:sectPr>
      </w:pPr>
    </w:p>
    <w:p w14:paraId="2279C6FC" w14:textId="77777777" w:rsidR="00345882" w:rsidRPr="00EC0240" w:rsidRDefault="007B345A" w:rsidP="00BB506F">
      <w:pPr>
        <w:jc w:val="center"/>
        <w:rPr>
          <w:b/>
          <w:bCs/>
          <w:szCs w:val="24"/>
        </w:rPr>
      </w:pPr>
      <w:r w:rsidRPr="00EC0240">
        <w:rPr>
          <w:b/>
          <w:bCs/>
          <w:szCs w:val="24"/>
        </w:rPr>
        <w:t>W912EE2</w:t>
      </w:r>
      <w:r w:rsidR="7C262259" w:rsidRPr="00EC0240">
        <w:rPr>
          <w:b/>
          <w:bCs/>
          <w:szCs w:val="24"/>
        </w:rPr>
        <w:t>6</w:t>
      </w:r>
      <w:r w:rsidRPr="00EC0240">
        <w:rPr>
          <w:b/>
          <w:bCs/>
          <w:szCs w:val="24"/>
        </w:rPr>
        <w:t>S00</w:t>
      </w:r>
      <w:r w:rsidR="00C238D9" w:rsidRPr="00EC0240">
        <w:rPr>
          <w:b/>
          <w:bCs/>
          <w:szCs w:val="24"/>
        </w:rPr>
        <w:t>04</w:t>
      </w:r>
      <w:r w:rsidRPr="00EC0240">
        <w:rPr>
          <w:b/>
          <w:bCs/>
          <w:szCs w:val="24"/>
        </w:rPr>
        <w:t xml:space="preserve"> Industry Day – </w:t>
      </w:r>
      <w:r w:rsidR="00C238D9" w:rsidRPr="00EC0240">
        <w:rPr>
          <w:b/>
          <w:bCs/>
          <w:szCs w:val="24"/>
        </w:rPr>
        <w:t xml:space="preserve">Yazoo Backwater Pumping Plant </w:t>
      </w:r>
    </w:p>
    <w:p w14:paraId="4D8E903F" w14:textId="72F60218" w:rsidR="007B345A" w:rsidRPr="00EC0240" w:rsidRDefault="49C24A95" w:rsidP="00345882">
      <w:pPr>
        <w:jc w:val="center"/>
        <w:rPr>
          <w:b/>
          <w:bCs/>
          <w:szCs w:val="24"/>
        </w:rPr>
      </w:pPr>
      <w:r w:rsidRPr="00EC0240">
        <w:rPr>
          <w:b/>
          <w:bCs/>
          <w:szCs w:val="24"/>
        </w:rPr>
        <w:t>R</w:t>
      </w:r>
      <w:r w:rsidR="00C238D9" w:rsidRPr="00EC0240">
        <w:rPr>
          <w:b/>
          <w:bCs/>
          <w:szCs w:val="24"/>
        </w:rPr>
        <w:t xml:space="preserve">equest for </w:t>
      </w:r>
      <w:r w:rsidR="001D35B3">
        <w:rPr>
          <w:b/>
          <w:bCs/>
          <w:szCs w:val="24"/>
        </w:rPr>
        <w:t xml:space="preserve">Information and </w:t>
      </w:r>
      <w:r w:rsidR="00C238D9" w:rsidRPr="00EC0240">
        <w:rPr>
          <w:b/>
          <w:bCs/>
          <w:szCs w:val="24"/>
        </w:rPr>
        <w:t>Industry Comment</w:t>
      </w:r>
    </w:p>
    <w:p w14:paraId="42E83358" w14:textId="77777777" w:rsidR="00C238D9" w:rsidRPr="00EC0240" w:rsidRDefault="00C238D9" w:rsidP="00C238D9">
      <w:pPr>
        <w:rPr>
          <w:b/>
          <w:bCs/>
          <w:szCs w:val="24"/>
        </w:rPr>
      </w:pPr>
    </w:p>
    <w:p w14:paraId="35A7FC9B" w14:textId="77777777" w:rsidR="002753DF" w:rsidRDefault="00731891" w:rsidP="001749A5">
      <w:pPr>
        <w:ind w:left="-90"/>
        <w:rPr>
          <w:szCs w:val="24"/>
        </w:rPr>
      </w:pPr>
      <w:r w:rsidRPr="001749A5">
        <w:rPr>
          <w:b/>
          <w:bCs/>
          <w:szCs w:val="24"/>
        </w:rPr>
        <w:t>Purpose:</w:t>
      </w:r>
      <w:r>
        <w:rPr>
          <w:szCs w:val="24"/>
        </w:rPr>
        <w:t xml:space="preserve"> </w:t>
      </w:r>
    </w:p>
    <w:p w14:paraId="4256B471" w14:textId="77777777" w:rsidR="002753DF" w:rsidRDefault="002753DF" w:rsidP="001749A5">
      <w:pPr>
        <w:ind w:left="-90"/>
        <w:rPr>
          <w:szCs w:val="24"/>
        </w:rPr>
      </w:pPr>
    </w:p>
    <w:p w14:paraId="6A7984E2" w14:textId="2B499E9D" w:rsidR="007B345A" w:rsidRPr="00EC0240" w:rsidRDefault="001749A5" w:rsidP="001749A5">
      <w:pPr>
        <w:ind w:left="-90"/>
        <w:rPr>
          <w:szCs w:val="24"/>
        </w:rPr>
      </w:pPr>
      <w:r w:rsidRPr="001749A5">
        <w:rPr>
          <w:szCs w:val="24"/>
        </w:rPr>
        <w:t xml:space="preserve">The purpose of this Request for Information (RFI) is to engage in a collaborative dialogue with industry to refine the acquisition strategy and technical requirements for an upcoming construction project. The feedback and insights gathered from your responses are critical and will be used directly to shape a more effective and well-informed final solicitation. We invite interested firms to provide detailed responses regarding their capabilities, proposed technical solutions, and perspectives on the acquisition approaches outlined herein. This process is intended to mitigate project risks, improve feasibility, and ensure the resulting contract structure is aligned with </w:t>
      </w:r>
      <w:proofErr w:type="gramStart"/>
      <w:r w:rsidRPr="001749A5">
        <w:rPr>
          <w:szCs w:val="24"/>
        </w:rPr>
        <w:t>industry</w:t>
      </w:r>
      <w:proofErr w:type="gramEnd"/>
      <w:r w:rsidRPr="001749A5">
        <w:rPr>
          <w:szCs w:val="24"/>
        </w:rPr>
        <w:t xml:space="preserve"> best practices, ultimately leading to a more successful project partnership.</w:t>
      </w:r>
    </w:p>
    <w:p w14:paraId="0D0572ED" w14:textId="77777777" w:rsidR="003136B9" w:rsidRPr="00EC0240" w:rsidRDefault="003136B9" w:rsidP="007B345A">
      <w:pPr>
        <w:jc w:val="center"/>
        <w:rPr>
          <w:szCs w:val="24"/>
        </w:rPr>
      </w:pPr>
    </w:p>
    <w:p w14:paraId="787765DF" w14:textId="5A8499FA" w:rsidR="003136B9" w:rsidRPr="00EC0240" w:rsidRDefault="00345882" w:rsidP="007148F0">
      <w:pPr>
        <w:ind w:left="-90"/>
        <w:rPr>
          <w:b/>
          <w:bCs/>
          <w:szCs w:val="24"/>
        </w:rPr>
      </w:pPr>
      <w:r w:rsidRPr="00EC0240">
        <w:rPr>
          <w:b/>
          <w:bCs/>
          <w:szCs w:val="24"/>
        </w:rPr>
        <w:t>Submission Instructions</w:t>
      </w:r>
      <w:r w:rsidR="003136B9" w:rsidRPr="00EC0240">
        <w:rPr>
          <w:b/>
          <w:bCs/>
          <w:szCs w:val="24"/>
        </w:rPr>
        <w:t>:</w:t>
      </w:r>
    </w:p>
    <w:p w14:paraId="178C0237" w14:textId="77777777" w:rsidR="003136B9" w:rsidRPr="00EC0240" w:rsidRDefault="003136B9" w:rsidP="003136B9">
      <w:pPr>
        <w:rPr>
          <w:szCs w:val="24"/>
        </w:rPr>
      </w:pPr>
    </w:p>
    <w:p w14:paraId="19805E1E" w14:textId="77777777" w:rsidR="006807BD" w:rsidRPr="00EC0240" w:rsidRDefault="003136B9" w:rsidP="007148F0">
      <w:pPr>
        <w:ind w:left="-90"/>
        <w:rPr>
          <w:szCs w:val="24"/>
        </w:rPr>
      </w:pPr>
      <w:r w:rsidRPr="00EC0240">
        <w:rPr>
          <w:szCs w:val="24"/>
        </w:rPr>
        <w:t xml:space="preserve">Interested firms are invited to submit a capabilities package addressing the requirements below. Please structure your response into two parts: </w:t>
      </w:r>
    </w:p>
    <w:p w14:paraId="40500FBC" w14:textId="77777777" w:rsidR="00BD5C05" w:rsidRPr="00EC0240" w:rsidRDefault="00BD5C05" w:rsidP="003136B9">
      <w:pPr>
        <w:rPr>
          <w:szCs w:val="24"/>
        </w:rPr>
      </w:pPr>
    </w:p>
    <w:p w14:paraId="10BB871D" w14:textId="4A61B0AB" w:rsidR="006807BD" w:rsidRPr="00EC0240" w:rsidRDefault="003136B9" w:rsidP="006807BD">
      <w:pPr>
        <w:ind w:firstLine="720"/>
        <w:rPr>
          <w:szCs w:val="24"/>
        </w:rPr>
      </w:pPr>
      <w:r w:rsidRPr="00EC0240">
        <w:rPr>
          <w:szCs w:val="24"/>
        </w:rPr>
        <w:t xml:space="preserve">Part 1: Corporate &amp; Past Performance </w:t>
      </w:r>
    </w:p>
    <w:p w14:paraId="02C8E9CF" w14:textId="29753694" w:rsidR="003136B9" w:rsidRPr="00EC0240" w:rsidRDefault="003136B9" w:rsidP="006807BD">
      <w:pPr>
        <w:ind w:firstLine="720"/>
        <w:rPr>
          <w:szCs w:val="24"/>
        </w:rPr>
      </w:pPr>
      <w:r w:rsidRPr="00EC0240">
        <w:rPr>
          <w:szCs w:val="24"/>
        </w:rPr>
        <w:t>Part 2: Technical &amp; Acquisition Questions.</w:t>
      </w:r>
    </w:p>
    <w:p w14:paraId="18A77562" w14:textId="77777777" w:rsidR="003136B9" w:rsidRPr="00EC0240" w:rsidRDefault="003136B9" w:rsidP="003136B9">
      <w:pPr>
        <w:rPr>
          <w:szCs w:val="24"/>
        </w:rPr>
      </w:pPr>
    </w:p>
    <w:p w14:paraId="689499CB" w14:textId="03357D02" w:rsidR="00C238D9" w:rsidRPr="00EC0240" w:rsidRDefault="007279EA" w:rsidP="003007E0">
      <w:pPr>
        <w:ind w:left="-90"/>
        <w:rPr>
          <w:rFonts w:eastAsiaTheme="minorHAnsi"/>
          <w:b/>
          <w:bCs/>
          <w:szCs w:val="24"/>
        </w:rPr>
      </w:pPr>
      <w:r w:rsidRPr="00EC0240">
        <w:rPr>
          <w:rFonts w:eastAsiaTheme="minorHAnsi"/>
          <w:b/>
          <w:bCs/>
          <w:szCs w:val="24"/>
        </w:rPr>
        <w:t xml:space="preserve">Part 1: Corporate Information &amp; Past Performance </w:t>
      </w:r>
    </w:p>
    <w:p w14:paraId="27698B68" w14:textId="77777777" w:rsidR="00C238D9" w:rsidRPr="00EC0240" w:rsidRDefault="00C238D9" w:rsidP="00C238D9">
      <w:pPr>
        <w:rPr>
          <w:rFonts w:eastAsiaTheme="minorHAnsi"/>
          <w:b/>
          <w:bCs/>
          <w:szCs w:val="24"/>
        </w:rPr>
      </w:pPr>
    </w:p>
    <w:p w14:paraId="3AE1DFC8" w14:textId="30A1A6B5" w:rsidR="00C238D9" w:rsidRPr="00EC0240" w:rsidRDefault="007279EA" w:rsidP="009F0B73">
      <w:pPr>
        <w:pStyle w:val="ListParagraph"/>
        <w:numPr>
          <w:ilvl w:val="0"/>
          <w:numId w:val="1"/>
        </w:numPr>
        <w:spacing w:after="0"/>
        <w:ind w:left="270"/>
        <w:rPr>
          <w:rFonts w:ascii="Times New Roman" w:eastAsiaTheme="minorEastAsia" w:hAnsi="Times New Roman" w:cs="Times New Roman"/>
        </w:rPr>
      </w:pPr>
      <w:r w:rsidRPr="00EC0240">
        <w:rPr>
          <w:rFonts w:ascii="Times New Roman" w:eastAsiaTheme="minorEastAsia" w:hAnsi="Times New Roman" w:cs="Times New Roman"/>
        </w:rPr>
        <w:t xml:space="preserve">Company Details: </w:t>
      </w:r>
      <w:r w:rsidR="00C238D9" w:rsidRPr="00EC0240">
        <w:rPr>
          <w:rFonts w:ascii="Times New Roman" w:eastAsiaTheme="minorEastAsia" w:hAnsi="Times New Roman" w:cs="Times New Roman"/>
        </w:rPr>
        <w:t>Firm's name, address, point of contact, phone number, and email address.</w:t>
      </w:r>
    </w:p>
    <w:p w14:paraId="0652DF8A" w14:textId="77777777" w:rsidR="00C238D9" w:rsidRPr="00EC0240" w:rsidRDefault="00C238D9" w:rsidP="00C238D9">
      <w:pPr>
        <w:rPr>
          <w:rFonts w:eastAsiaTheme="minorHAnsi"/>
          <w:szCs w:val="24"/>
        </w:rPr>
      </w:pPr>
    </w:p>
    <w:p w14:paraId="3456697B" w14:textId="3EECD581" w:rsidR="00C238D9" w:rsidRPr="00EC0240" w:rsidRDefault="00C238D9" w:rsidP="00EC0240">
      <w:pPr>
        <w:ind w:left="-90"/>
        <w:rPr>
          <w:rFonts w:eastAsiaTheme="minorHAnsi"/>
          <w:szCs w:val="24"/>
        </w:rPr>
      </w:pPr>
      <w:r w:rsidRPr="00EC0240">
        <w:rPr>
          <w:rFonts w:eastAsiaTheme="minorHAnsi"/>
          <w:szCs w:val="24"/>
        </w:rPr>
        <w:t xml:space="preserve">2. </w:t>
      </w:r>
      <w:r w:rsidR="007279EA" w:rsidRPr="00EC0240">
        <w:rPr>
          <w:rFonts w:eastAsiaTheme="minorHAnsi"/>
          <w:szCs w:val="24"/>
        </w:rPr>
        <w:t xml:space="preserve">  Identifiers: </w:t>
      </w:r>
      <w:r w:rsidRPr="00EC0240">
        <w:rPr>
          <w:rFonts w:eastAsiaTheme="minorHAnsi"/>
          <w:szCs w:val="24"/>
        </w:rPr>
        <w:t>CAGE code and UEI.</w:t>
      </w:r>
    </w:p>
    <w:p w14:paraId="72195DEF" w14:textId="77777777" w:rsidR="00C238D9" w:rsidRPr="00EC0240" w:rsidRDefault="00C238D9" w:rsidP="00C238D9">
      <w:pPr>
        <w:rPr>
          <w:rFonts w:eastAsiaTheme="minorHAnsi"/>
          <w:szCs w:val="24"/>
        </w:rPr>
      </w:pPr>
    </w:p>
    <w:p w14:paraId="52359A40" w14:textId="500B05C8" w:rsidR="00C238D9" w:rsidRPr="00EC0240" w:rsidRDefault="00C238D9" w:rsidP="00EC0240">
      <w:pPr>
        <w:ind w:left="-90"/>
        <w:rPr>
          <w:rFonts w:eastAsiaTheme="minorHAnsi"/>
          <w:szCs w:val="24"/>
        </w:rPr>
      </w:pPr>
      <w:r w:rsidRPr="00EC0240">
        <w:rPr>
          <w:rFonts w:eastAsiaTheme="minorHAnsi"/>
          <w:szCs w:val="24"/>
        </w:rPr>
        <w:t>3</w:t>
      </w:r>
      <w:r w:rsidR="00471760" w:rsidRPr="00EC0240">
        <w:rPr>
          <w:rFonts w:eastAsiaTheme="minorHAnsi"/>
          <w:szCs w:val="24"/>
        </w:rPr>
        <w:t>.   Statement</w:t>
      </w:r>
      <w:r w:rsidR="00D23502" w:rsidRPr="00EC0240">
        <w:rPr>
          <w:rFonts w:eastAsiaTheme="minorHAnsi"/>
          <w:szCs w:val="24"/>
        </w:rPr>
        <w:t xml:space="preserve"> of </w:t>
      </w:r>
      <w:r w:rsidR="007279EA" w:rsidRPr="00EC0240">
        <w:rPr>
          <w:rFonts w:eastAsiaTheme="minorHAnsi"/>
          <w:szCs w:val="24"/>
        </w:rPr>
        <w:t>I</w:t>
      </w:r>
      <w:r w:rsidRPr="00EC0240">
        <w:rPr>
          <w:rFonts w:eastAsiaTheme="minorHAnsi"/>
          <w:szCs w:val="24"/>
        </w:rPr>
        <w:t>nter</w:t>
      </w:r>
      <w:r w:rsidR="00450F7E" w:rsidRPr="00EC0240">
        <w:rPr>
          <w:rFonts w:eastAsiaTheme="minorHAnsi"/>
          <w:szCs w:val="24"/>
        </w:rPr>
        <w:t xml:space="preserve">est: </w:t>
      </w:r>
      <w:r w:rsidR="00BD5C05" w:rsidRPr="00EC0240">
        <w:rPr>
          <w:rFonts w:eastAsiaTheme="minorHAnsi"/>
          <w:szCs w:val="24"/>
        </w:rPr>
        <w:t>A statement</w:t>
      </w:r>
      <w:r w:rsidR="007279EA" w:rsidRPr="00EC0240">
        <w:rPr>
          <w:rFonts w:eastAsiaTheme="minorHAnsi"/>
          <w:szCs w:val="24"/>
        </w:rPr>
        <w:t xml:space="preserve"> confirming your firm’s </w:t>
      </w:r>
      <w:r w:rsidR="00CA074C" w:rsidRPr="00EC0240">
        <w:rPr>
          <w:rFonts w:eastAsiaTheme="minorHAnsi"/>
          <w:szCs w:val="24"/>
        </w:rPr>
        <w:t>interest</w:t>
      </w:r>
      <w:r w:rsidR="007279EA" w:rsidRPr="00EC0240">
        <w:rPr>
          <w:rFonts w:eastAsiaTheme="minorHAnsi"/>
          <w:szCs w:val="24"/>
        </w:rPr>
        <w:t xml:space="preserve"> </w:t>
      </w:r>
      <w:r w:rsidRPr="00EC0240">
        <w:rPr>
          <w:rFonts w:eastAsiaTheme="minorHAnsi"/>
          <w:szCs w:val="24"/>
        </w:rPr>
        <w:t xml:space="preserve">in submitting a proposal in response to a solicitation, if issued.  </w:t>
      </w:r>
    </w:p>
    <w:p w14:paraId="6D6B6FF9" w14:textId="77777777" w:rsidR="00C238D9" w:rsidRPr="00EC0240" w:rsidRDefault="00C238D9" w:rsidP="00C238D9">
      <w:pPr>
        <w:rPr>
          <w:rFonts w:eastAsiaTheme="minorHAnsi"/>
          <w:szCs w:val="24"/>
        </w:rPr>
      </w:pPr>
    </w:p>
    <w:p w14:paraId="4DB3A4C8" w14:textId="77777777" w:rsidR="00C238D9" w:rsidRPr="00EC0240" w:rsidRDefault="00C238D9" w:rsidP="00EC0240">
      <w:pPr>
        <w:ind w:left="-90"/>
        <w:rPr>
          <w:rFonts w:eastAsiaTheme="minorHAnsi"/>
          <w:szCs w:val="24"/>
        </w:rPr>
      </w:pPr>
      <w:r w:rsidRPr="00EC0240">
        <w:rPr>
          <w:rFonts w:eastAsiaTheme="minorHAnsi"/>
          <w:szCs w:val="24"/>
        </w:rPr>
        <w:t>4.  Business classification: Small Business (SB), Small Disadvantaged Business (SDB), Woman Owned Small Business (WOSB), Service-Disabled Veteran Owned Small Business (SDVOSB), Historically Underutilized Business Zone Small Business (HUBZone), 8(a), or Other than Small Business (Large Business).</w:t>
      </w:r>
    </w:p>
    <w:p w14:paraId="7FC57A46" w14:textId="77777777" w:rsidR="00C238D9" w:rsidRPr="00EC0240" w:rsidRDefault="00C238D9" w:rsidP="00C238D9">
      <w:pPr>
        <w:rPr>
          <w:rFonts w:eastAsiaTheme="minorHAnsi"/>
          <w:szCs w:val="24"/>
        </w:rPr>
      </w:pPr>
    </w:p>
    <w:p w14:paraId="55F0C5AA" w14:textId="56C1B967" w:rsidR="00C238D9" w:rsidRPr="00EC0240" w:rsidRDefault="00C238D9" w:rsidP="00EC0240">
      <w:pPr>
        <w:ind w:left="-90"/>
        <w:rPr>
          <w:rFonts w:eastAsiaTheme="minorHAnsi"/>
          <w:szCs w:val="24"/>
        </w:rPr>
      </w:pPr>
      <w:r w:rsidRPr="00EC0240">
        <w:rPr>
          <w:rFonts w:eastAsiaTheme="minorHAnsi"/>
          <w:szCs w:val="24"/>
        </w:rPr>
        <w:t xml:space="preserve">5.  </w:t>
      </w:r>
      <w:r w:rsidR="007279EA" w:rsidRPr="00EC0240">
        <w:rPr>
          <w:rFonts w:eastAsiaTheme="minorHAnsi"/>
          <w:szCs w:val="24"/>
        </w:rPr>
        <w:t>J</w:t>
      </w:r>
      <w:r w:rsidRPr="00EC0240">
        <w:rPr>
          <w:rFonts w:eastAsiaTheme="minorHAnsi"/>
          <w:szCs w:val="24"/>
        </w:rPr>
        <w:t xml:space="preserve">oint </w:t>
      </w:r>
      <w:r w:rsidR="007279EA" w:rsidRPr="00EC0240">
        <w:rPr>
          <w:rFonts w:eastAsiaTheme="minorHAnsi"/>
          <w:szCs w:val="24"/>
        </w:rPr>
        <w:t>V</w:t>
      </w:r>
      <w:r w:rsidRPr="00EC0240">
        <w:rPr>
          <w:rFonts w:eastAsiaTheme="minorHAnsi"/>
          <w:szCs w:val="24"/>
        </w:rPr>
        <w:t xml:space="preserve">enture </w:t>
      </w:r>
      <w:r w:rsidR="007279EA" w:rsidRPr="00EC0240">
        <w:rPr>
          <w:rFonts w:eastAsiaTheme="minorHAnsi"/>
          <w:szCs w:val="24"/>
        </w:rPr>
        <w:t>I</w:t>
      </w:r>
      <w:r w:rsidRPr="00EC0240">
        <w:rPr>
          <w:rFonts w:eastAsiaTheme="minorHAnsi"/>
          <w:szCs w:val="24"/>
        </w:rPr>
        <w:t>nformation (if applicable)</w:t>
      </w:r>
      <w:r w:rsidR="004F477E" w:rsidRPr="00EC0240">
        <w:rPr>
          <w:rFonts w:eastAsiaTheme="minorHAnsi"/>
          <w:szCs w:val="24"/>
        </w:rPr>
        <w:t>:</w:t>
      </w:r>
      <w:r w:rsidR="00917900" w:rsidRPr="00EC0240">
        <w:rPr>
          <w:rFonts w:eastAsiaTheme="minorHAnsi"/>
          <w:szCs w:val="24"/>
        </w:rPr>
        <w:t xml:space="preserve"> D</w:t>
      </w:r>
      <w:r w:rsidR="00917900" w:rsidRPr="00EC0240">
        <w:rPr>
          <w:szCs w:val="24"/>
        </w:rPr>
        <w:t xml:space="preserve">escribe your partner’s relevant experience and your history </w:t>
      </w:r>
      <w:proofErr w:type="gramStart"/>
      <w:r w:rsidR="00917900" w:rsidRPr="00EC0240">
        <w:rPr>
          <w:szCs w:val="24"/>
        </w:rPr>
        <w:t>in</w:t>
      </w:r>
      <w:proofErr w:type="gramEnd"/>
      <w:r w:rsidR="00917900" w:rsidRPr="00EC0240">
        <w:rPr>
          <w:szCs w:val="24"/>
        </w:rPr>
        <w:t xml:space="preserve"> successfully working on other contracts with this partner.</w:t>
      </w:r>
    </w:p>
    <w:p w14:paraId="10DBFCE0" w14:textId="77777777" w:rsidR="00C238D9" w:rsidRPr="00EC0240" w:rsidRDefault="00C238D9" w:rsidP="00C238D9">
      <w:pPr>
        <w:rPr>
          <w:rFonts w:eastAsiaTheme="minorHAnsi"/>
          <w:szCs w:val="24"/>
        </w:rPr>
      </w:pPr>
    </w:p>
    <w:p w14:paraId="6280E95A" w14:textId="60004C3E" w:rsidR="00C238D9" w:rsidRPr="00EC0240" w:rsidRDefault="00C238D9" w:rsidP="00EC0240">
      <w:pPr>
        <w:ind w:left="-90"/>
        <w:rPr>
          <w:rFonts w:eastAsiaTheme="minorHAnsi"/>
          <w:szCs w:val="24"/>
        </w:rPr>
      </w:pPr>
      <w:r w:rsidRPr="00EC0240">
        <w:rPr>
          <w:rFonts w:eastAsiaTheme="minorHAnsi"/>
          <w:szCs w:val="24"/>
        </w:rPr>
        <w:t xml:space="preserve">6.  Bonding </w:t>
      </w:r>
      <w:r w:rsidR="007279EA" w:rsidRPr="00EC0240">
        <w:rPr>
          <w:rFonts w:eastAsiaTheme="minorHAnsi"/>
          <w:szCs w:val="24"/>
        </w:rPr>
        <w:t>Capacity</w:t>
      </w:r>
      <w:r w:rsidRPr="00EC0240">
        <w:rPr>
          <w:rFonts w:eastAsiaTheme="minorHAnsi"/>
          <w:szCs w:val="24"/>
        </w:rPr>
        <w:t>:</w:t>
      </w:r>
    </w:p>
    <w:p w14:paraId="37C0BC49" w14:textId="3F93D4E5" w:rsidR="00C238D9" w:rsidRPr="00EC0240" w:rsidRDefault="007279EA" w:rsidP="00F40D25">
      <w:pPr>
        <w:pStyle w:val="ListParagraph"/>
        <w:numPr>
          <w:ilvl w:val="0"/>
          <w:numId w:val="9"/>
        </w:numPr>
        <w:spacing w:before="240"/>
        <w:rPr>
          <w:rFonts w:ascii="Times New Roman" w:hAnsi="Times New Roman" w:cs="Times New Roman"/>
        </w:rPr>
      </w:pPr>
      <w:r w:rsidRPr="00EC0240">
        <w:rPr>
          <w:rFonts w:ascii="Times New Roman" w:hAnsi="Times New Roman" w:cs="Times New Roman"/>
        </w:rPr>
        <w:t>Single and Aggregate bond limits</w:t>
      </w:r>
    </w:p>
    <w:p w14:paraId="4F39A056" w14:textId="5E6275B0" w:rsidR="00C238D9" w:rsidRPr="00EC0240" w:rsidRDefault="00C238D9" w:rsidP="00F40D25">
      <w:pPr>
        <w:pStyle w:val="ListParagraph"/>
        <w:numPr>
          <w:ilvl w:val="0"/>
          <w:numId w:val="9"/>
        </w:numPr>
        <w:rPr>
          <w:rFonts w:ascii="Times New Roman" w:hAnsi="Times New Roman" w:cs="Times New Roman"/>
        </w:rPr>
      </w:pPr>
      <w:r w:rsidRPr="00EC0240">
        <w:rPr>
          <w:rFonts w:ascii="Times New Roman" w:hAnsi="Times New Roman" w:cs="Times New Roman"/>
        </w:rPr>
        <w:t xml:space="preserve">Point of contact for </w:t>
      </w:r>
      <w:r w:rsidR="007279EA" w:rsidRPr="00EC0240">
        <w:rPr>
          <w:rFonts w:ascii="Times New Roman" w:hAnsi="Times New Roman" w:cs="Times New Roman"/>
        </w:rPr>
        <w:t xml:space="preserve">your </w:t>
      </w:r>
      <w:r w:rsidRPr="00EC0240">
        <w:rPr>
          <w:rFonts w:ascii="Times New Roman" w:hAnsi="Times New Roman" w:cs="Times New Roman"/>
        </w:rPr>
        <w:t>bonding company</w:t>
      </w:r>
    </w:p>
    <w:p w14:paraId="64E1BFC8" w14:textId="1A341A65" w:rsidR="00C238D9" w:rsidRPr="00EC0240" w:rsidRDefault="00C238D9" w:rsidP="00EC0240">
      <w:pPr>
        <w:ind w:left="-90"/>
        <w:rPr>
          <w:rFonts w:eastAsiaTheme="minorEastAsia"/>
          <w:szCs w:val="24"/>
        </w:rPr>
      </w:pPr>
      <w:r w:rsidRPr="00EC0240">
        <w:rPr>
          <w:rFonts w:eastAsiaTheme="minorEastAsia"/>
          <w:szCs w:val="24"/>
        </w:rPr>
        <w:lastRenderedPageBreak/>
        <w:t xml:space="preserve">7.  </w:t>
      </w:r>
      <w:r w:rsidR="007279EA" w:rsidRPr="00EC0240">
        <w:rPr>
          <w:rFonts w:eastAsiaTheme="minorEastAsia"/>
          <w:szCs w:val="24"/>
        </w:rPr>
        <w:t xml:space="preserve">Major Sub-Contractors: A list of potential major </w:t>
      </w:r>
      <w:proofErr w:type="gramStart"/>
      <w:r w:rsidR="007279EA" w:rsidRPr="00EC0240">
        <w:rPr>
          <w:rFonts w:eastAsiaTheme="minorEastAsia"/>
          <w:szCs w:val="24"/>
        </w:rPr>
        <w:t>sub-contractors</w:t>
      </w:r>
      <w:proofErr w:type="gramEnd"/>
      <w:r w:rsidR="007279EA" w:rsidRPr="00EC0240">
        <w:rPr>
          <w:rFonts w:eastAsiaTheme="minorEastAsia"/>
          <w:szCs w:val="24"/>
        </w:rPr>
        <w:t xml:space="preserve"> your firm would rely on</w:t>
      </w:r>
      <w:r w:rsidR="00917900" w:rsidRPr="00EC0240">
        <w:rPr>
          <w:rFonts w:eastAsiaTheme="minorEastAsia"/>
          <w:szCs w:val="24"/>
        </w:rPr>
        <w:t xml:space="preserve"> and </w:t>
      </w:r>
      <w:r w:rsidR="00917900" w:rsidRPr="00EC0240">
        <w:rPr>
          <w:szCs w:val="24"/>
        </w:rPr>
        <w:t xml:space="preserve">describe their relevant experience and your history in successfully working on other contracts with this </w:t>
      </w:r>
      <w:r w:rsidR="00954AF9" w:rsidRPr="00EC0240">
        <w:rPr>
          <w:szCs w:val="24"/>
        </w:rPr>
        <w:t>subcontractor</w:t>
      </w:r>
      <w:r w:rsidR="00954AF9" w:rsidRPr="00EC0240" w:rsidDel="007279EA">
        <w:rPr>
          <w:rFonts w:eastAsiaTheme="minorEastAsia"/>
          <w:szCs w:val="24"/>
        </w:rPr>
        <w:t>.</w:t>
      </w:r>
      <w:r w:rsidR="00D23502" w:rsidRPr="00EC0240">
        <w:rPr>
          <w:rFonts w:eastAsiaTheme="minorEastAsia"/>
          <w:szCs w:val="24"/>
        </w:rPr>
        <w:t xml:space="preserve">  </w:t>
      </w:r>
    </w:p>
    <w:p w14:paraId="43874B13" w14:textId="77777777" w:rsidR="00C238D9" w:rsidRPr="00EC0240" w:rsidRDefault="00C238D9" w:rsidP="00C238D9">
      <w:pPr>
        <w:rPr>
          <w:rFonts w:eastAsiaTheme="minorHAnsi"/>
          <w:szCs w:val="24"/>
        </w:rPr>
      </w:pPr>
    </w:p>
    <w:p w14:paraId="3857F590" w14:textId="018AE338" w:rsidR="00C238D9" w:rsidRPr="00EC0240" w:rsidRDefault="00C238D9" w:rsidP="00C771EB">
      <w:pPr>
        <w:ind w:left="-90"/>
        <w:rPr>
          <w:rFonts w:eastAsiaTheme="minorHAnsi"/>
          <w:szCs w:val="24"/>
        </w:rPr>
      </w:pPr>
      <w:r w:rsidRPr="00EC0240">
        <w:rPr>
          <w:rFonts w:eastAsiaTheme="minorHAnsi"/>
          <w:szCs w:val="24"/>
        </w:rPr>
        <w:t xml:space="preserve"> 8.  </w:t>
      </w:r>
      <w:r w:rsidR="007279EA" w:rsidRPr="00EC0240">
        <w:rPr>
          <w:rFonts w:eastAsiaTheme="minorHAnsi"/>
          <w:szCs w:val="24"/>
        </w:rPr>
        <w:t>Past Performance (Comparable Projects)</w:t>
      </w:r>
    </w:p>
    <w:p w14:paraId="790F22A0" w14:textId="77777777" w:rsidR="007279EA" w:rsidRPr="00EC0240" w:rsidRDefault="007279EA" w:rsidP="00C238D9">
      <w:pPr>
        <w:rPr>
          <w:rFonts w:eastAsiaTheme="minorHAnsi"/>
          <w:szCs w:val="24"/>
        </w:rPr>
      </w:pPr>
    </w:p>
    <w:p w14:paraId="08DCCE3D" w14:textId="1456E9D9" w:rsidR="007279EA" w:rsidRPr="00EC0240" w:rsidRDefault="007279EA" w:rsidP="007279EA">
      <w:pPr>
        <w:pStyle w:val="ListParagraph"/>
        <w:numPr>
          <w:ilvl w:val="0"/>
          <w:numId w:val="11"/>
        </w:numPr>
        <w:rPr>
          <w:rFonts w:ascii="Times New Roman" w:hAnsi="Times New Roman" w:cs="Times New Roman"/>
        </w:rPr>
      </w:pPr>
      <w:r w:rsidRPr="00EC0240">
        <w:rPr>
          <w:rFonts w:ascii="Times New Roman" w:hAnsi="Times New Roman" w:cs="Times New Roman"/>
        </w:rPr>
        <w:t xml:space="preserve">Provide at least three (3) examples of comparable work performed with the past </w:t>
      </w:r>
      <w:r w:rsidR="00090EA0" w:rsidRPr="00EC0240">
        <w:rPr>
          <w:rFonts w:ascii="Times New Roman" w:hAnsi="Times New Roman" w:cs="Times New Roman"/>
        </w:rPr>
        <w:t>five (</w:t>
      </w:r>
      <w:r w:rsidRPr="00EC0240">
        <w:rPr>
          <w:rFonts w:ascii="Times New Roman" w:hAnsi="Times New Roman" w:cs="Times New Roman"/>
        </w:rPr>
        <w:t>5) years.</w:t>
      </w:r>
    </w:p>
    <w:p w14:paraId="3DE9A254" w14:textId="77777777" w:rsidR="00917900" w:rsidRPr="00EC0240" w:rsidRDefault="00917900" w:rsidP="00917900">
      <w:pPr>
        <w:pStyle w:val="ListParagraph"/>
        <w:numPr>
          <w:ilvl w:val="0"/>
          <w:numId w:val="11"/>
        </w:numPr>
        <w:rPr>
          <w:rFonts w:ascii="Times New Roman" w:hAnsi="Times New Roman" w:cs="Times New Roman"/>
        </w:rPr>
      </w:pPr>
      <w:r w:rsidRPr="00EC0240">
        <w:rPr>
          <w:rFonts w:ascii="Times New Roman" w:hAnsi="Times New Roman" w:cs="Times New Roman"/>
        </w:rPr>
        <w:t>For each project, include a brief description, customer contact information, project outcome, timeliness of performance, and the final dollar value.</w:t>
      </w:r>
    </w:p>
    <w:p w14:paraId="4DE6FBAC" w14:textId="3628479C" w:rsidR="00917900" w:rsidRPr="00EC0240" w:rsidRDefault="00917900" w:rsidP="00917900">
      <w:pPr>
        <w:pStyle w:val="ListParagraph"/>
        <w:numPr>
          <w:ilvl w:val="0"/>
          <w:numId w:val="11"/>
        </w:numPr>
        <w:rPr>
          <w:rFonts w:ascii="Times New Roman" w:hAnsi="Times New Roman" w:cs="Times New Roman"/>
        </w:rPr>
      </w:pPr>
      <w:r w:rsidRPr="00EC0240">
        <w:rPr>
          <w:rFonts w:ascii="Times New Roman" w:hAnsi="Times New Roman" w:cs="Times New Roman"/>
        </w:rPr>
        <w:t>Narratives for this section should not exceed 10 pages in total.</w:t>
      </w:r>
    </w:p>
    <w:p w14:paraId="52EBC8F0" w14:textId="6BA19613" w:rsidR="007B345A" w:rsidRPr="00EC0240" w:rsidRDefault="00917900" w:rsidP="007B345A">
      <w:pPr>
        <w:rPr>
          <w:b/>
          <w:bCs/>
          <w:szCs w:val="24"/>
        </w:rPr>
      </w:pPr>
      <w:r w:rsidRPr="00EC0240">
        <w:rPr>
          <w:b/>
          <w:bCs/>
          <w:szCs w:val="24"/>
        </w:rPr>
        <w:t xml:space="preserve">PART 2: </w:t>
      </w:r>
      <w:r w:rsidR="007B345A" w:rsidRPr="00EC0240">
        <w:rPr>
          <w:b/>
          <w:bCs/>
          <w:szCs w:val="24"/>
        </w:rPr>
        <w:t xml:space="preserve">TECHNICAL </w:t>
      </w:r>
      <w:r w:rsidRPr="00EC0240">
        <w:rPr>
          <w:b/>
          <w:bCs/>
          <w:szCs w:val="24"/>
        </w:rPr>
        <w:t xml:space="preserve">&amp; ACQUISTION </w:t>
      </w:r>
      <w:r w:rsidR="007B345A" w:rsidRPr="00EC0240">
        <w:rPr>
          <w:b/>
          <w:bCs/>
          <w:szCs w:val="24"/>
        </w:rPr>
        <w:t>QUESTIONS</w:t>
      </w:r>
    </w:p>
    <w:p w14:paraId="3A887C2D" w14:textId="77777777" w:rsidR="007B345A" w:rsidRPr="00EC0240" w:rsidRDefault="007B345A" w:rsidP="007B345A">
      <w:pPr>
        <w:rPr>
          <w:b/>
          <w:bCs/>
          <w:szCs w:val="24"/>
        </w:rPr>
      </w:pPr>
    </w:p>
    <w:p w14:paraId="353443E9" w14:textId="1B950557" w:rsidR="007B345A" w:rsidRPr="00EC0240" w:rsidRDefault="00917900" w:rsidP="00F14E56">
      <w:pPr>
        <w:pStyle w:val="ListParagraph"/>
        <w:ind w:left="0"/>
        <w:rPr>
          <w:rFonts w:ascii="Times New Roman" w:hAnsi="Times New Roman" w:cs="Times New Roman"/>
        </w:rPr>
      </w:pPr>
      <w:r w:rsidRPr="00EC0240">
        <w:rPr>
          <w:rFonts w:ascii="Times New Roman" w:hAnsi="Times New Roman" w:cs="Times New Roman"/>
        </w:rPr>
        <w:t>1. Describe your plan for self-performing work</w:t>
      </w:r>
      <w:r w:rsidR="005D60F5">
        <w:rPr>
          <w:rFonts w:ascii="Times New Roman" w:hAnsi="Times New Roman" w:cs="Times New Roman"/>
        </w:rPr>
        <w:t>, subcontracting the work, and/or engaging in a Joint Venture</w:t>
      </w:r>
      <w:r w:rsidR="005D60F5">
        <w:rPr>
          <w:rFonts w:ascii="Times New Roman" w:hAnsi="Times New Roman" w:cs="Times New Roman"/>
        </w:rPr>
        <w:t>.</w:t>
      </w:r>
      <w:r w:rsidRPr="00EC0240">
        <w:rPr>
          <w:rFonts w:ascii="Times New Roman" w:hAnsi="Times New Roman" w:cs="Times New Roman"/>
        </w:rPr>
        <w:t xml:space="preserve"> What key features of this </w:t>
      </w:r>
      <w:r w:rsidR="0054030A" w:rsidRPr="00EC0240">
        <w:rPr>
          <w:rFonts w:ascii="Times New Roman" w:hAnsi="Times New Roman" w:cs="Times New Roman"/>
        </w:rPr>
        <w:t>project would</w:t>
      </w:r>
      <w:r w:rsidRPr="00EC0240">
        <w:rPr>
          <w:rFonts w:ascii="Times New Roman" w:hAnsi="Times New Roman" w:cs="Times New Roman"/>
        </w:rPr>
        <w:t xml:space="preserve"> you self-perform</w:t>
      </w:r>
      <w:r w:rsidR="001F369E">
        <w:rPr>
          <w:rFonts w:ascii="Times New Roman" w:hAnsi="Times New Roman" w:cs="Times New Roman"/>
        </w:rPr>
        <w:t xml:space="preserve"> and what key features would you subcontract</w:t>
      </w:r>
      <w:r w:rsidRPr="00EC0240">
        <w:rPr>
          <w:rFonts w:ascii="Times New Roman" w:hAnsi="Times New Roman" w:cs="Times New Roman"/>
        </w:rPr>
        <w:t>?</w:t>
      </w:r>
      <w:ins w:id="0" w:author="Gordon, Kristi L CIV USARMY CEMVK (USA)" w:date="2026-03-30T08:46:00Z" w16du:dateUtc="2026-03-30T13:46:00Z">
        <w:r w:rsidR="005D60F5">
          <w:rPr>
            <w:rFonts w:ascii="Times New Roman" w:hAnsi="Times New Roman" w:cs="Times New Roman"/>
          </w:rPr>
          <w:t xml:space="preserve"> </w:t>
        </w:r>
      </w:ins>
    </w:p>
    <w:p w14:paraId="1715EDC0" w14:textId="77777777" w:rsidR="00A52BFD" w:rsidRPr="00EC0240" w:rsidRDefault="00A52BFD" w:rsidP="00F14E56">
      <w:pPr>
        <w:pStyle w:val="ListParagraph"/>
        <w:ind w:left="0"/>
        <w:rPr>
          <w:rFonts w:ascii="Times New Roman" w:hAnsi="Times New Roman" w:cs="Times New Roman"/>
        </w:rPr>
      </w:pPr>
    </w:p>
    <w:p w14:paraId="717820FC" w14:textId="5615587A" w:rsidR="001C77EB" w:rsidRPr="00EC0240" w:rsidRDefault="00A52BFD" w:rsidP="0092204C">
      <w:pPr>
        <w:pStyle w:val="ListParagraph"/>
        <w:spacing w:after="0"/>
        <w:ind w:left="0"/>
        <w:rPr>
          <w:rFonts w:ascii="Times New Roman" w:hAnsi="Times New Roman" w:cs="Times New Roman"/>
        </w:rPr>
      </w:pPr>
      <w:r w:rsidRPr="00EC0240">
        <w:rPr>
          <w:rFonts w:ascii="Times New Roman" w:hAnsi="Times New Roman" w:cs="Times New Roman"/>
        </w:rPr>
        <w:t xml:space="preserve">2. </w:t>
      </w:r>
      <w:r w:rsidR="00904D3C" w:rsidRPr="00EC0240">
        <w:rPr>
          <w:rFonts w:ascii="Times New Roman" w:hAnsi="Times New Roman" w:cs="Times New Roman"/>
        </w:rPr>
        <w:t xml:space="preserve">The project site is </w:t>
      </w:r>
      <w:r w:rsidR="00C31550" w:rsidRPr="00EC0240">
        <w:rPr>
          <w:rFonts w:ascii="Times New Roman" w:hAnsi="Times New Roman" w:cs="Times New Roman"/>
        </w:rPr>
        <w:t xml:space="preserve">in a rural area, </w:t>
      </w:r>
      <w:r w:rsidR="00D61C13" w:rsidRPr="00EC0240">
        <w:rPr>
          <w:rFonts w:ascii="Times New Roman" w:hAnsi="Times New Roman" w:cs="Times New Roman"/>
        </w:rPr>
        <w:t xml:space="preserve">accessed by MS HWY 465, </w:t>
      </w:r>
      <w:r w:rsidR="00C31550" w:rsidRPr="00EC0240">
        <w:rPr>
          <w:rFonts w:ascii="Times New Roman" w:hAnsi="Times New Roman" w:cs="Times New Roman"/>
        </w:rPr>
        <w:t>with limited public utilities</w:t>
      </w:r>
      <w:r w:rsidR="00A852CC" w:rsidRPr="00EC0240">
        <w:rPr>
          <w:rFonts w:ascii="Times New Roman" w:hAnsi="Times New Roman" w:cs="Times New Roman"/>
        </w:rPr>
        <w:t>,</w:t>
      </w:r>
      <w:r w:rsidR="00C31550" w:rsidRPr="00EC0240">
        <w:rPr>
          <w:rFonts w:ascii="Times New Roman" w:hAnsi="Times New Roman" w:cs="Times New Roman"/>
        </w:rPr>
        <w:t xml:space="preserve"> </w:t>
      </w:r>
      <w:r w:rsidR="00D61C13" w:rsidRPr="00EC0240">
        <w:rPr>
          <w:rFonts w:ascii="Times New Roman" w:hAnsi="Times New Roman" w:cs="Times New Roman"/>
        </w:rPr>
        <w:t xml:space="preserve">and </w:t>
      </w:r>
      <w:r w:rsidR="00C31550" w:rsidRPr="00EC0240">
        <w:rPr>
          <w:rFonts w:ascii="Times New Roman" w:hAnsi="Times New Roman" w:cs="Times New Roman"/>
        </w:rPr>
        <w:t>subject to flooding events</w:t>
      </w:r>
      <w:r w:rsidR="008D5667" w:rsidRPr="00EC0240">
        <w:rPr>
          <w:rFonts w:ascii="Times New Roman" w:hAnsi="Times New Roman" w:cs="Times New Roman"/>
        </w:rPr>
        <w:t xml:space="preserve"> on the Mississippi and Yazoo Rivers. </w:t>
      </w:r>
      <w:r w:rsidR="006E3B49" w:rsidRPr="00EC0240">
        <w:rPr>
          <w:rFonts w:ascii="Times New Roman" w:hAnsi="Times New Roman" w:cs="Times New Roman"/>
        </w:rPr>
        <w:t>What are your anticipated needs for an on-site laydown area, temporary utilities, and security/access control? How would you plan to obtain these services?</w:t>
      </w:r>
    </w:p>
    <w:p w14:paraId="190D6670" w14:textId="77777777" w:rsidR="00A52BFD" w:rsidRPr="00EC0240" w:rsidRDefault="00A52BFD" w:rsidP="0092204C">
      <w:pPr>
        <w:pStyle w:val="ListParagraph"/>
        <w:spacing w:after="0"/>
        <w:ind w:left="0"/>
        <w:rPr>
          <w:rFonts w:ascii="Times New Roman" w:hAnsi="Times New Roman" w:cs="Times New Roman"/>
        </w:rPr>
      </w:pPr>
    </w:p>
    <w:p w14:paraId="76CA4888" w14:textId="3E57C506" w:rsidR="00A62CB5" w:rsidRPr="00EC0240" w:rsidRDefault="00A52BFD" w:rsidP="00A52BFD">
      <w:pPr>
        <w:pStyle w:val="ListParagraph"/>
        <w:ind w:left="0"/>
        <w:rPr>
          <w:rFonts w:ascii="Times New Roman" w:hAnsi="Times New Roman" w:cs="Times New Roman"/>
        </w:rPr>
      </w:pPr>
      <w:r w:rsidRPr="00EC0240">
        <w:rPr>
          <w:rFonts w:ascii="Times New Roman" w:hAnsi="Times New Roman" w:cs="Times New Roman"/>
        </w:rPr>
        <w:t xml:space="preserve">3. </w:t>
      </w:r>
      <w:r w:rsidR="00A62CB5" w:rsidRPr="00EC0240">
        <w:rPr>
          <w:rFonts w:ascii="Times New Roman" w:hAnsi="Times New Roman" w:cs="Times New Roman"/>
        </w:rPr>
        <w:t xml:space="preserve">The Yazoo River may be needed to transport </w:t>
      </w:r>
      <w:proofErr w:type="gramStart"/>
      <w:r w:rsidR="00A62CB5" w:rsidRPr="00EC0240">
        <w:rPr>
          <w:rFonts w:ascii="Times New Roman" w:hAnsi="Times New Roman" w:cs="Times New Roman"/>
        </w:rPr>
        <w:t>riprap</w:t>
      </w:r>
      <w:proofErr w:type="gramEnd"/>
      <w:r w:rsidR="00A62CB5" w:rsidRPr="00EC0240">
        <w:rPr>
          <w:rFonts w:ascii="Times New Roman" w:hAnsi="Times New Roman" w:cs="Times New Roman"/>
        </w:rPr>
        <w:t xml:space="preserve"> and heavy equipment (valves, cranes, piles, bridge girders, etc.) due to roadway limitations. What type of offloading facility would be needed and what are the minimum draft requirements?</w:t>
      </w:r>
    </w:p>
    <w:p w14:paraId="41F51415" w14:textId="77777777" w:rsidR="00C76D5C" w:rsidRPr="00EC0240" w:rsidRDefault="00C76D5C" w:rsidP="00A52BFD">
      <w:pPr>
        <w:pStyle w:val="ListParagraph"/>
        <w:ind w:left="0"/>
        <w:rPr>
          <w:rFonts w:ascii="Times New Roman" w:hAnsi="Times New Roman" w:cs="Times New Roman"/>
        </w:rPr>
      </w:pPr>
    </w:p>
    <w:p w14:paraId="505A2E9B" w14:textId="6B9B6098" w:rsidR="00A62CB5" w:rsidRPr="00EC0240" w:rsidRDefault="00C76D5C" w:rsidP="00C76D5C">
      <w:pPr>
        <w:pStyle w:val="ListParagraph"/>
        <w:ind w:left="0"/>
        <w:rPr>
          <w:rFonts w:ascii="Times New Roman" w:hAnsi="Times New Roman" w:cs="Times New Roman"/>
        </w:rPr>
      </w:pPr>
      <w:r w:rsidRPr="00EC0240">
        <w:rPr>
          <w:rFonts w:ascii="Times New Roman" w:hAnsi="Times New Roman" w:cs="Times New Roman"/>
        </w:rPr>
        <w:t xml:space="preserve">4. </w:t>
      </w:r>
      <w:r w:rsidR="00642EB3" w:rsidRPr="00EC0240">
        <w:rPr>
          <w:rFonts w:ascii="Times New Roman" w:hAnsi="Times New Roman" w:cs="Times New Roman"/>
        </w:rPr>
        <w:t>Borrow material may need to be hauled from up to 6 miles away. What solutions can you propose for delivering this material to the site efficiently?</w:t>
      </w:r>
    </w:p>
    <w:p w14:paraId="71CAE94C" w14:textId="77777777" w:rsidR="00C76D5C" w:rsidRPr="00EC0240" w:rsidRDefault="00C76D5C" w:rsidP="00C76D5C">
      <w:pPr>
        <w:pStyle w:val="ListParagraph"/>
        <w:ind w:left="0"/>
        <w:rPr>
          <w:rFonts w:ascii="Times New Roman" w:hAnsi="Times New Roman" w:cs="Times New Roman"/>
        </w:rPr>
      </w:pPr>
    </w:p>
    <w:p w14:paraId="6D2284C9" w14:textId="73B401BF" w:rsidR="005264A1" w:rsidRPr="00EC0240" w:rsidRDefault="00C76D5C" w:rsidP="00C76D5C">
      <w:pPr>
        <w:pStyle w:val="ListParagraph"/>
        <w:ind w:left="0"/>
        <w:rPr>
          <w:rFonts w:ascii="Times New Roman" w:hAnsi="Times New Roman" w:cs="Times New Roman"/>
        </w:rPr>
      </w:pPr>
      <w:r w:rsidRPr="00EC0240">
        <w:rPr>
          <w:rFonts w:ascii="Times New Roman" w:hAnsi="Times New Roman" w:cs="Times New Roman"/>
        </w:rPr>
        <w:t xml:space="preserve">5. </w:t>
      </w:r>
      <w:r w:rsidR="005264A1" w:rsidRPr="00EC0240">
        <w:rPr>
          <w:rFonts w:ascii="Times New Roman" w:hAnsi="Times New Roman" w:cs="Times New Roman"/>
        </w:rPr>
        <w:t>What potential supply chain, transport/delivery, temporary storage, or Buy America Act compliance risks do you foresee for the following specialty and/or long lead items? How would you mitigate those risks:</w:t>
      </w:r>
    </w:p>
    <w:p w14:paraId="604D17A4" w14:textId="77777777" w:rsidR="005264A1" w:rsidRPr="00EC0240" w:rsidRDefault="005264A1" w:rsidP="005264A1">
      <w:pPr>
        <w:pStyle w:val="ListParagraph"/>
        <w:rPr>
          <w:rFonts w:ascii="Times New Roman" w:hAnsi="Times New Roman" w:cs="Times New Roman"/>
        </w:rPr>
      </w:pPr>
    </w:p>
    <w:p w14:paraId="0890DBE7" w14:textId="77777777" w:rsidR="005264A1" w:rsidRPr="00EC0240" w:rsidRDefault="005264A1" w:rsidP="005264A1">
      <w:pPr>
        <w:pStyle w:val="ListParagraph"/>
        <w:numPr>
          <w:ilvl w:val="0"/>
          <w:numId w:val="8"/>
        </w:numPr>
        <w:spacing w:before="240" w:after="0"/>
        <w:ind w:left="720"/>
        <w:rPr>
          <w:rFonts w:ascii="Times New Roman" w:hAnsi="Times New Roman" w:cs="Times New Roman"/>
        </w:rPr>
      </w:pPr>
      <w:r w:rsidRPr="00EC0240">
        <w:rPr>
          <w:rFonts w:ascii="Times New Roman" w:hAnsi="Times New Roman" w:cs="Times New Roman"/>
        </w:rPr>
        <w:t xml:space="preserve">Structural Steel </w:t>
      </w:r>
    </w:p>
    <w:p w14:paraId="3850E0EB" w14:textId="77777777" w:rsidR="005264A1" w:rsidRPr="00EC0240" w:rsidRDefault="005264A1" w:rsidP="005264A1">
      <w:pPr>
        <w:pStyle w:val="ListParagraph"/>
        <w:numPr>
          <w:ilvl w:val="0"/>
          <w:numId w:val="8"/>
        </w:numPr>
        <w:ind w:left="720"/>
        <w:rPr>
          <w:rFonts w:ascii="Times New Roman" w:eastAsia="Times New Roman" w:hAnsi="Times New Roman" w:cs="Times New Roman"/>
        </w:rPr>
      </w:pPr>
      <w:r w:rsidRPr="00EC0240">
        <w:rPr>
          <w:rFonts w:ascii="Times New Roman" w:eastAsia="Times New Roman" w:hAnsi="Times New Roman" w:cs="Times New Roman"/>
        </w:rPr>
        <w:t>Piling</w:t>
      </w:r>
    </w:p>
    <w:p w14:paraId="11D17376" w14:textId="77777777" w:rsidR="005264A1" w:rsidRPr="00EC0240" w:rsidRDefault="005264A1" w:rsidP="005264A1">
      <w:pPr>
        <w:pStyle w:val="ListParagraph"/>
        <w:numPr>
          <w:ilvl w:val="0"/>
          <w:numId w:val="8"/>
        </w:numPr>
        <w:spacing w:after="0" w:line="276" w:lineRule="auto"/>
        <w:ind w:left="720"/>
        <w:rPr>
          <w:rFonts w:ascii="Times New Roman" w:eastAsia="Times New Roman" w:hAnsi="Times New Roman" w:cs="Times New Roman"/>
        </w:rPr>
      </w:pPr>
      <w:r w:rsidRPr="00EC0240">
        <w:rPr>
          <w:rFonts w:ascii="Times New Roman" w:eastAsia="Times New Roman" w:hAnsi="Times New Roman" w:cs="Times New Roman"/>
        </w:rPr>
        <w:t>14 total 1800 cubic feet per second (</w:t>
      </w:r>
      <w:proofErr w:type="spellStart"/>
      <w:r w:rsidRPr="00EC0240">
        <w:rPr>
          <w:rFonts w:ascii="Times New Roman" w:eastAsia="Times New Roman" w:hAnsi="Times New Roman" w:cs="Times New Roman"/>
        </w:rPr>
        <w:t>cfs</w:t>
      </w:r>
      <w:proofErr w:type="spellEnd"/>
      <w:r w:rsidRPr="00EC0240">
        <w:rPr>
          <w:rFonts w:ascii="Times New Roman" w:eastAsia="Times New Roman" w:hAnsi="Times New Roman" w:cs="Times New Roman"/>
        </w:rPr>
        <w:t>) vertical axial pumps</w:t>
      </w:r>
    </w:p>
    <w:p w14:paraId="2B473269" w14:textId="77777777" w:rsidR="005264A1" w:rsidRPr="00EC0240" w:rsidRDefault="005264A1" w:rsidP="005264A1">
      <w:pPr>
        <w:pStyle w:val="ListParagraph"/>
        <w:numPr>
          <w:ilvl w:val="0"/>
          <w:numId w:val="8"/>
        </w:numPr>
        <w:spacing w:after="0" w:line="276" w:lineRule="auto"/>
        <w:ind w:left="720"/>
        <w:rPr>
          <w:rFonts w:ascii="Times New Roman" w:eastAsia="Times New Roman" w:hAnsi="Times New Roman" w:cs="Times New Roman"/>
        </w:rPr>
      </w:pPr>
      <w:r w:rsidRPr="00EC0240">
        <w:rPr>
          <w:rFonts w:ascii="Times New Roman" w:eastAsia="Times New Roman" w:hAnsi="Times New Roman" w:cs="Times New Roman"/>
        </w:rPr>
        <w:t>14 total 5000 HP (approximate) electric pump motors with starters</w:t>
      </w:r>
    </w:p>
    <w:p w14:paraId="6565B6FD" w14:textId="77777777" w:rsidR="005264A1" w:rsidRPr="00EC0240" w:rsidRDefault="005264A1" w:rsidP="005264A1">
      <w:pPr>
        <w:pStyle w:val="ListParagraph"/>
        <w:numPr>
          <w:ilvl w:val="0"/>
          <w:numId w:val="8"/>
        </w:numPr>
        <w:spacing w:after="0" w:line="276" w:lineRule="auto"/>
        <w:ind w:left="720"/>
        <w:rPr>
          <w:rFonts w:ascii="Times New Roman" w:eastAsia="Times New Roman" w:hAnsi="Times New Roman" w:cs="Times New Roman"/>
        </w:rPr>
      </w:pPr>
      <w:r w:rsidRPr="00EC0240">
        <w:rPr>
          <w:rFonts w:ascii="Times New Roman" w:eastAsia="Times New Roman" w:hAnsi="Times New Roman" w:cs="Times New Roman"/>
        </w:rPr>
        <w:t>Mass Concrete (ready mix versus onsite batching)</w:t>
      </w:r>
    </w:p>
    <w:p w14:paraId="0A2A07BE" w14:textId="77777777" w:rsidR="005264A1" w:rsidRPr="00EC0240" w:rsidRDefault="005264A1" w:rsidP="005264A1">
      <w:pPr>
        <w:pStyle w:val="ListParagraph"/>
        <w:numPr>
          <w:ilvl w:val="0"/>
          <w:numId w:val="8"/>
        </w:numPr>
        <w:spacing w:after="0" w:line="276" w:lineRule="auto"/>
        <w:ind w:left="720"/>
        <w:rPr>
          <w:rFonts w:ascii="Times New Roman" w:eastAsia="Times New Roman" w:hAnsi="Times New Roman" w:cs="Times New Roman"/>
        </w:rPr>
      </w:pPr>
      <w:r w:rsidRPr="00EC0240">
        <w:rPr>
          <w:rFonts w:ascii="Times New Roman" w:eastAsia="Times New Roman" w:hAnsi="Times New Roman" w:cs="Times New Roman"/>
        </w:rPr>
        <w:t>Up to 75-ton (estimated) overhead bridge crane within pumping plant building</w:t>
      </w:r>
    </w:p>
    <w:p w14:paraId="7B286F39" w14:textId="1DC140E0" w:rsidR="00E35774" w:rsidRPr="00EC0240" w:rsidRDefault="00F64D53" w:rsidP="00B50278">
      <w:pPr>
        <w:spacing w:before="240"/>
        <w:ind w:left="60"/>
        <w:rPr>
          <w:szCs w:val="24"/>
        </w:rPr>
      </w:pPr>
      <w:r w:rsidRPr="00EC0240">
        <w:rPr>
          <w:szCs w:val="24"/>
        </w:rPr>
        <w:lastRenderedPageBreak/>
        <w:t>6</w:t>
      </w:r>
      <w:r w:rsidR="00BB7DBE" w:rsidRPr="00EC0240">
        <w:rPr>
          <w:szCs w:val="24"/>
        </w:rPr>
        <w:t xml:space="preserve">. </w:t>
      </w:r>
      <w:r w:rsidR="005D3B49" w:rsidRPr="00EC0240">
        <w:rPr>
          <w:szCs w:val="24"/>
        </w:rPr>
        <w:t>Construction funding for this project is expected to be received incrementally, leading to multiple construction contracts based on severable features of work. The current proposed plan includes the following separate contracts:</w:t>
      </w:r>
    </w:p>
    <w:p w14:paraId="627D6381" w14:textId="49B96978" w:rsidR="00822532" w:rsidRPr="00EC0240" w:rsidRDefault="00F87A90" w:rsidP="00E35774">
      <w:pPr>
        <w:pStyle w:val="ListParagraph"/>
        <w:numPr>
          <w:ilvl w:val="1"/>
          <w:numId w:val="4"/>
        </w:numPr>
        <w:spacing w:before="240"/>
        <w:ind w:left="720"/>
        <w:rPr>
          <w:rFonts w:ascii="Times New Roman" w:hAnsi="Times New Roman" w:cs="Times New Roman"/>
        </w:rPr>
      </w:pPr>
      <w:r w:rsidRPr="00EC0240">
        <w:rPr>
          <w:rFonts w:ascii="Times New Roman" w:hAnsi="Times New Roman" w:cs="Times New Roman"/>
        </w:rPr>
        <w:t xml:space="preserve">Civil Site </w:t>
      </w:r>
      <w:r w:rsidR="000C15A7" w:rsidRPr="00EC0240">
        <w:rPr>
          <w:rFonts w:ascii="Times New Roman" w:hAnsi="Times New Roman" w:cs="Times New Roman"/>
        </w:rPr>
        <w:t>Work (</w:t>
      </w:r>
      <w:r w:rsidR="00EC606E" w:rsidRPr="00EC0240">
        <w:rPr>
          <w:rFonts w:ascii="Times New Roman" w:hAnsi="Times New Roman" w:cs="Times New Roman"/>
        </w:rPr>
        <w:t>e.g.</w:t>
      </w:r>
      <w:r w:rsidR="008A4AC7" w:rsidRPr="00EC0240">
        <w:rPr>
          <w:rFonts w:ascii="Times New Roman" w:hAnsi="Times New Roman" w:cs="Times New Roman"/>
        </w:rPr>
        <w:t xml:space="preserve">, </w:t>
      </w:r>
      <w:r w:rsidR="00822532" w:rsidRPr="00EC0240">
        <w:rPr>
          <w:rFonts w:ascii="Times New Roman" w:hAnsi="Times New Roman" w:cs="Times New Roman"/>
        </w:rPr>
        <w:t xml:space="preserve">preload/overburden for </w:t>
      </w:r>
      <w:r w:rsidR="00E93BDE" w:rsidRPr="00EC0240">
        <w:rPr>
          <w:rFonts w:ascii="Times New Roman" w:hAnsi="Times New Roman" w:cs="Times New Roman"/>
        </w:rPr>
        <w:t xml:space="preserve">the pumping plant foundation, </w:t>
      </w:r>
      <w:r w:rsidR="008A4AC7" w:rsidRPr="00EC0240">
        <w:rPr>
          <w:rFonts w:ascii="Times New Roman" w:hAnsi="Times New Roman" w:cs="Times New Roman"/>
        </w:rPr>
        <w:t>temporary access roads</w:t>
      </w:r>
      <w:r w:rsidR="00EC606E" w:rsidRPr="00EC0240">
        <w:rPr>
          <w:rFonts w:ascii="Times New Roman" w:hAnsi="Times New Roman" w:cs="Times New Roman"/>
        </w:rPr>
        <w:t>)</w:t>
      </w:r>
      <w:r w:rsidR="008A4AC7" w:rsidRPr="00EC0240">
        <w:rPr>
          <w:rFonts w:ascii="Times New Roman" w:hAnsi="Times New Roman" w:cs="Times New Roman"/>
        </w:rPr>
        <w:t xml:space="preserve"> </w:t>
      </w:r>
    </w:p>
    <w:p w14:paraId="20A2C451" w14:textId="3D55F545" w:rsidR="00F86429" w:rsidRPr="00EC0240" w:rsidRDefault="007E6ADB" w:rsidP="00E35774">
      <w:pPr>
        <w:pStyle w:val="ListParagraph"/>
        <w:numPr>
          <w:ilvl w:val="1"/>
          <w:numId w:val="4"/>
        </w:numPr>
        <w:spacing w:before="240" w:after="0"/>
        <w:ind w:left="720"/>
        <w:rPr>
          <w:rFonts w:ascii="Times New Roman" w:hAnsi="Times New Roman" w:cs="Times New Roman"/>
        </w:rPr>
      </w:pPr>
      <w:r w:rsidRPr="00EC0240">
        <w:rPr>
          <w:rFonts w:ascii="Times New Roman" w:hAnsi="Times New Roman" w:cs="Times New Roman"/>
        </w:rPr>
        <w:t>Construction of inlet and outlet channels</w:t>
      </w:r>
      <w:r w:rsidR="00C650F2" w:rsidRPr="00EC0240">
        <w:rPr>
          <w:rFonts w:ascii="Times New Roman" w:hAnsi="Times New Roman" w:cs="Times New Roman"/>
        </w:rPr>
        <w:t xml:space="preserve"> </w:t>
      </w:r>
    </w:p>
    <w:p w14:paraId="2A893317" w14:textId="5351FBE8" w:rsidR="006D0F09" w:rsidRPr="00EC0240" w:rsidRDefault="00882C37" w:rsidP="00E35774">
      <w:pPr>
        <w:pStyle w:val="ListParagraph"/>
        <w:numPr>
          <w:ilvl w:val="1"/>
          <w:numId w:val="4"/>
        </w:numPr>
        <w:spacing w:before="240"/>
        <w:ind w:left="720"/>
        <w:rPr>
          <w:rFonts w:ascii="Times New Roman" w:hAnsi="Times New Roman" w:cs="Times New Roman"/>
        </w:rPr>
      </w:pPr>
      <w:r w:rsidRPr="00EC0240">
        <w:rPr>
          <w:rFonts w:ascii="Times New Roman" w:hAnsi="Times New Roman" w:cs="Times New Roman"/>
        </w:rPr>
        <w:t>Pumping Plan Construction (</w:t>
      </w:r>
      <w:r w:rsidR="00A75F06" w:rsidRPr="00EC0240">
        <w:rPr>
          <w:rFonts w:ascii="Times New Roman" w:hAnsi="Times New Roman" w:cs="Times New Roman"/>
        </w:rPr>
        <w:t>includ</w:t>
      </w:r>
      <w:r w:rsidRPr="00EC0240">
        <w:rPr>
          <w:rFonts w:ascii="Times New Roman" w:hAnsi="Times New Roman" w:cs="Times New Roman"/>
        </w:rPr>
        <w:t>ing</w:t>
      </w:r>
      <w:r w:rsidR="00A75F06" w:rsidRPr="00EC0240">
        <w:rPr>
          <w:rFonts w:ascii="Times New Roman" w:hAnsi="Times New Roman" w:cs="Times New Roman"/>
        </w:rPr>
        <w:t xml:space="preserve"> </w:t>
      </w:r>
      <w:r w:rsidR="00196D66" w:rsidRPr="00EC0240">
        <w:rPr>
          <w:rFonts w:ascii="Times New Roman" w:hAnsi="Times New Roman" w:cs="Times New Roman"/>
        </w:rPr>
        <w:t xml:space="preserve">all </w:t>
      </w:r>
      <w:r w:rsidR="00A75F06" w:rsidRPr="00EC0240">
        <w:rPr>
          <w:rFonts w:ascii="Times New Roman" w:hAnsi="Times New Roman" w:cs="Times New Roman"/>
        </w:rPr>
        <w:t xml:space="preserve">vertical construction, installation/testing/commissioning of the pumps, motors, </w:t>
      </w:r>
      <w:r w:rsidR="00D91BC0" w:rsidRPr="00EC0240">
        <w:rPr>
          <w:rFonts w:ascii="Times New Roman" w:hAnsi="Times New Roman" w:cs="Times New Roman"/>
        </w:rPr>
        <w:t>overhead crane, and associated M/E/P systems</w:t>
      </w:r>
      <w:r w:rsidR="005A1500" w:rsidRPr="00EC0240">
        <w:rPr>
          <w:rFonts w:ascii="Times New Roman" w:hAnsi="Times New Roman" w:cs="Times New Roman"/>
        </w:rPr>
        <w:t>, physical security systems, site access, site utilities</w:t>
      </w:r>
      <w:r w:rsidR="007A7808" w:rsidRPr="00EC0240">
        <w:rPr>
          <w:rFonts w:ascii="Times New Roman" w:hAnsi="Times New Roman" w:cs="Times New Roman"/>
        </w:rPr>
        <w:t>, etc.</w:t>
      </w:r>
    </w:p>
    <w:p w14:paraId="2EAAF0A5" w14:textId="77777777" w:rsidR="00C931D5" w:rsidRPr="00EC0240" w:rsidRDefault="00C931D5" w:rsidP="00E35774">
      <w:pPr>
        <w:pStyle w:val="ListParagraph"/>
        <w:spacing w:before="240"/>
        <w:ind w:hanging="360"/>
        <w:rPr>
          <w:rFonts w:ascii="Times New Roman" w:hAnsi="Times New Roman" w:cs="Times New Roman"/>
        </w:rPr>
      </w:pPr>
    </w:p>
    <w:p w14:paraId="6FEBB37E" w14:textId="0DB3E97C" w:rsidR="00165D3A" w:rsidRPr="00EC0240" w:rsidRDefault="006D0F09" w:rsidP="00B46516">
      <w:pPr>
        <w:pStyle w:val="ListParagraph"/>
        <w:spacing w:before="240" w:after="0"/>
        <w:ind w:left="90"/>
        <w:rPr>
          <w:rFonts w:ascii="Times New Roman" w:hAnsi="Times New Roman" w:cs="Times New Roman"/>
        </w:rPr>
      </w:pPr>
      <w:r w:rsidRPr="00EC0240">
        <w:rPr>
          <w:rFonts w:ascii="Times New Roman" w:hAnsi="Times New Roman" w:cs="Times New Roman"/>
        </w:rPr>
        <w:t>It is likely that the contracts may need to be b</w:t>
      </w:r>
      <w:r w:rsidR="00C931D5" w:rsidRPr="00EC0240">
        <w:rPr>
          <w:rFonts w:ascii="Times New Roman" w:hAnsi="Times New Roman" w:cs="Times New Roman"/>
        </w:rPr>
        <w:t>roken down into even smaller features of work. How would you propose</w:t>
      </w:r>
      <w:r w:rsidR="007A7808" w:rsidRPr="00EC0240">
        <w:rPr>
          <w:rFonts w:ascii="Times New Roman" w:hAnsi="Times New Roman" w:cs="Times New Roman"/>
        </w:rPr>
        <w:t xml:space="preserve"> </w:t>
      </w:r>
      <w:r w:rsidR="00D61D42" w:rsidRPr="00EC0240">
        <w:rPr>
          <w:rFonts w:ascii="Times New Roman" w:hAnsi="Times New Roman" w:cs="Times New Roman"/>
        </w:rPr>
        <w:t>structuring or phasing the work to accommodate incremental funding?</w:t>
      </w:r>
    </w:p>
    <w:p w14:paraId="3C4650AE" w14:textId="2AF8269F" w:rsidR="3F100809" w:rsidRPr="00EC0240" w:rsidRDefault="3F100809" w:rsidP="00055472">
      <w:pPr>
        <w:pStyle w:val="ListParagraph"/>
        <w:spacing w:before="240" w:after="0"/>
        <w:ind w:left="360" w:hanging="360"/>
        <w:rPr>
          <w:rFonts w:ascii="Times New Roman" w:hAnsi="Times New Roman" w:cs="Times New Roman"/>
        </w:rPr>
      </w:pPr>
    </w:p>
    <w:p w14:paraId="3A37CCC7" w14:textId="456F881B" w:rsidR="6F109420" w:rsidRPr="00EC0240" w:rsidRDefault="00983E0E" w:rsidP="00983E0E">
      <w:pPr>
        <w:pStyle w:val="ListParagraph"/>
        <w:spacing w:before="240" w:after="0"/>
        <w:ind w:left="90"/>
        <w:rPr>
          <w:rFonts w:ascii="Times New Roman" w:hAnsi="Times New Roman" w:cs="Times New Roman"/>
        </w:rPr>
      </w:pPr>
      <w:r w:rsidRPr="00EC0240">
        <w:rPr>
          <w:rFonts w:ascii="Times New Roman" w:hAnsi="Times New Roman" w:cs="Times New Roman"/>
        </w:rPr>
        <w:t xml:space="preserve">7. </w:t>
      </w:r>
      <w:r w:rsidR="00876F2F" w:rsidRPr="00EC0240">
        <w:rPr>
          <w:rFonts w:ascii="Times New Roman" w:hAnsi="Times New Roman" w:cs="Times New Roman"/>
        </w:rPr>
        <w:t>For the Site Preparation/Foundation and Channel Excavation work, the government is considering using a Single Award Task Order Contract (SATOC)</w:t>
      </w:r>
      <w:r w:rsidR="007E036C" w:rsidRPr="00EC0240">
        <w:rPr>
          <w:rFonts w:ascii="Times New Roman" w:hAnsi="Times New Roman" w:cs="Times New Roman"/>
        </w:rPr>
        <w:t xml:space="preserve"> awarded via a Best Value Trade Off Source Selection</w:t>
      </w:r>
      <w:r w:rsidR="00876F2F" w:rsidRPr="00EC0240">
        <w:rPr>
          <w:rFonts w:ascii="Times New Roman" w:hAnsi="Times New Roman" w:cs="Times New Roman"/>
        </w:rPr>
        <w:t>. We are seeking industry feedback on three</w:t>
      </w:r>
      <w:r w:rsidR="0065649F" w:rsidRPr="00EC0240">
        <w:rPr>
          <w:rFonts w:ascii="Times New Roman" w:hAnsi="Times New Roman" w:cs="Times New Roman"/>
        </w:rPr>
        <w:t xml:space="preserve"> (3)</w:t>
      </w:r>
      <w:r w:rsidR="00876F2F" w:rsidRPr="00EC0240">
        <w:rPr>
          <w:rFonts w:ascii="Times New Roman" w:hAnsi="Times New Roman" w:cs="Times New Roman"/>
        </w:rPr>
        <w:t xml:space="preserve"> potential structures:</w:t>
      </w:r>
    </w:p>
    <w:p w14:paraId="3CB934CB" w14:textId="77777777" w:rsidR="009C40F6" w:rsidRPr="00EC0240" w:rsidRDefault="009C40F6" w:rsidP="00983E0E">
      <w:pPr>
        <w:pStyle w:val="ListParagraph"/>
        <w:spacing w:before="240" w:after="0"/>
        <w:ind w:left="90"/>
        <w:rPr>
          <w:rFonts w:ascii="Times New Roman" w:hAnsi="Times New Roman" w:cs="Times New Roman"/>
        </w:rPr>
      </w:pPr>
    </w:p>
    <w:p w14:paraId="69382F9F" w14:textId="706972E5" w:rsidR="009C40F6" w:rsidRPr="00EC0240" w:rsidRDefault="009C40F6" w:rsidP="009C40F6">
      <w:pPr>
        <w:pStyle w:val="ListParagraph"/>
        <w:numPr>
          <w:ilvl w:val="0"/>
          <w:numId w:val="12"/>
        </w:numPr>
        <w:spacing w:before="240"/>
        <w:rPr>
          <w:rFonts w:ascii="Times New Roman" w:hAnsi="Times New Roman" w:cs="Times New Roman"/>
        </w:rPr>
      </w:pPr>
      <w:r w:rsidRPr="00EC0240">
        <w:rPr>
          <w:rFonts w:ascii="Times New Roman" w:hAnsi="Times New Roman" w:cs="Times New Roman"/>
        </w:rPr>
        <w:t xml:space="preserve">A single SATOC </w:t>
      </w:r>
      <w:r w:rsidR="00DA3103" w:rsidRPr="00EC0240">
        <w:rPr>
          <w:rFonts w:ascii="Times New Roman" w:hAnsi="Times New Roman" w:cs="Times New Roman"/>
        </w:rPr>
        <w:t xml:space="preserve">to issue </w:t>
      </w:r>
      <w:r w:rsidR="00E23DCC" w:rsidRPr="00EC0240">
        <w:rPr>
          <w:rFonts w:ascii="Times New Roman" w:hAnsi="Times New Roman" w:cs="Times New Roman"/>
        </w:rPr>
        <w:t>one</w:t>
      </w:r>
      <w:r w:rsidR="00E23DCC">
        <w:rPr>
          <w:rFonts w:ascii="Times New Roman" w:hAnsi="Times New Roman" w:cs="Times New Roman"/>
        </w:rPr>
        <w:t xml:space="preserve"> (1)</w:t>
      </w:r>
      <w:r w:rsidR="00DA3103" w:rsidRPr="00EC0240">
        <w:rPr>
          <w:rFonts w:ascii="Times New Roman" w:hAnsi="Times New Roman" w:cs="Times New Roman"/>
        </w:rPr>
        <w:t xml:space="preserve"> or more Task Orders </w:t>
      </w:r>
      <w:r w:rsidRPr="00EC0240">
        <w:rPr>
          <w:rFonts w:ascii="Times New Roman" w:hAnsi="Times New Roman" w:cs="Times New Roman"/>
        </w:rPr>
        <w:t>for the Site Preparation – Foundation project only.</w:t>
      </w:r>
    </w:p>
    <w:p w14:paraId="2B87DAC1" w14:textId="1586272C" w:rsidR="009C40F6" w:rsidRPr="00EC0240" w:rsidRDefault="009C40F6" w:rsidP="009C40F6">
      <w:pPr>
        <w:pStyle w:val="ListParagraph"/>
        <w:numPr>
          <w:ilvl w:val="0"/>
          <w:numId w:val="12"/>
        </w:numPr>
        <w:spacing w:before="240"/>
        <w:rPr>
          <w:rFonts w:ascii="Times New Roman" w:hAnsi="Times New Roman" w:cs="Times New Roman"/>
        </w:rPr>
      </w:pPr>
      <w:r w:rsidRPr="00EC0240">
        <w:rPr>
          <w:rFonts w:ascii="Times New Roman" w:hAnsi="Times New Roman" w:cs="Times New Roman"/>
        </w:rPr>
        <w:t xml:space="preserve">A single SATOC </w:t>
      </w:r>
      <w:r w:rsidR="00DA3103" w:rsidRPr="00EC0240">
        <w:rPr>
          <w:rFonts w:ascii="Times New Roman" w:hAnsi="Times New Roman" w:cs="Times New Roman"/>
        </w:rPr>
        <w:t>to issue one</w:t>
      </w:r>
      <w:r w:rsidR="00E23DCC">
        <w:rPr>
          <w:rFonts w:ascii="Times New Roman" w:hAnsi="Times New Roman" w:cs="Times New Roman"/>
        </w:rPr>
        <w:t xml:space="preserve"> (1)</w:t>
      </w:r>
      <w:r w:rsidR="00DA3103" w:rsidRPr="00EC0240">
        <w:rPr>
          <w:rFonts w:ascii="Times New Roman" w:hAnsi="Times New Roman" w:cs="Times New Roman"/>
        </w:rPr>
        <w:t xml:space="preserve"> or more Task Orders </w:t>
      </w:r>
      <w:r w:rsidRPr="00EC0240">
        <w:rPr>
          <w:rFonts w:ascii="Times New Roman" w:hAnsi="Times New Roman" w:cs="Times New Roman"/>
        </w:rPr>
        <w:t>for the Channel Excavation project only.</w:t>
      </w:r>
    </w:p>
    <w:p w14:paraId="15DFD87C" w14:textId="4F0D1794" w:rsidR="009C40F6" w:rsidRPr="00EC0240" w:rsidRDefault="009C40F6" w:rsidP="009C40F6">
      <w:pPr>
        <w:pStyle w:val="ListParagraph"/>
        <w:numPr>
          <w:ilvl w:val="0"/>
          <w:numId w:val="12"/>
        </w:numPr>
        <w:spacing w:before="240"/>
        <w:rPr>
          <w:rFonts w:ascii="Times New Roman" w:hAnsi="Times New Roman" w:cs="Times New Roman"/>
        </w:rPr>
      </w:pPr>
      <w:r w:rsidRPr="00EC0240">
        <w:rPr>
          <w:rFonts w:ascii="Times New Roman" w:hAnsi="Times New Roman" w:cs="Times New Roman"/>
        </w:rPr>
        <w:t xml:space="preserve">A single, larger SATOC </w:t>
      </w:r>
      <w:r w:rsidR="006B4843" w:rsidRPr="00EC0240">
        <w:rPr>
          <w:rFonts w:ascii="Times New Roman" w:hAnsi="Times New Roman" w:cs="Times New Roman"/>
        </w:rPr>
        <w:t xml:space="preserve">to issue multiple Task Orders </w:t>
      </w:r>
      <w:r w:rsidRPr="00EC0240">
        <w:rPr>
          <w:rFonts w:ascii="Times New Roman" w:hAnsi="Times New Roman" w:cs="Times New Roman"/>
        </w:rPr>
        <w:t>that combines both the Site Preparation and Channel Excavation projects.</w:t>
      </w:r>
    </w:p>
    <w:p w14:paraId="11C0F76D" w14:textId="2839C42D" w:rsidR="53620FD6" w:rsidRPr="00EC0240" w:rsidRDefault="53620FD6" w:rsidP="00055472">
      <w:pPr>
        <w:pStyle w:val="ListParagraph"/>
        <w:spacing w:before="240" w:after="0"/>
        <w:ind w:left="360" w:hanging="360"/>
        <w:rPr>
          <w:rFonts w:ascii="Times New Roman" w:hAnsi="Times New Roman" w:cs="Times New Roman"/>
        </w:rPr>
      </w:pPr>
      <w:r w:rsidRPr="00EC0240">
        <w:rPr>
          <w:rFonts w:ascii="Times New Roman" w:hAnsi="Times New Roman" w:cs="Times New Roman"/>
        </w:rPr>
        <w:t xml:space="preserve"> </w:t>
      </w:r>
      <w:r w:rsidRPr="00EC0240">
        <w:rPr>
          <w:rFonts w:ascii="Times New Roman" w:hAnsi="Times New Roman" w:cs="Times New Roman"/>
        </w:rPr>
        <w:tab/>
      </w:r>
    </w:p>
    <w:p w14:paraId="5D71C2BD" w14:textId="3C7C871B" w:rsidR="62432D30" w:rsidRPr="00EC0240" w:rsidRDefault="00F421DC" w:rsidP="005F17BD">
      <w:pPr>
        <w:pStyle w:val="ListParagraph"/>
        <w:spacing w:before="240" w:after="0"/>
        <w:ind w:left="90"/>
        <w:rPr>
          <w:rFonts w:ascii="Times New Roman" w:hAnsi="Times New Roman" w:cs="Times New Roman"/>
        </w:rPr>
      </w:pPr>
      <w:r w:rsidRPr="00EC0240">
        <w:rPr>
          <w:rFonts w:ascii="Times New Roman" w:hAnsi="Times New Roman" w:cs="Times New Roman"/>
        </w:rPr>
        <w:t>8.</w:t>
      </w:r>
      <w:r w:rsidR="008D6597" w:rsidRPr="00EC0240">
        <w:rPr>
          <w:rFonts w:ascii="Times New Roman" w:hAnsi="Times New Roman" w:cs="Times New Roman"/>
        </w:rPr>
        <w:t xml:space="preserve"> </w:t>
      </w:r>
      <w:r w:rsidR="005F17BD" w:rsidRPr="00EC0240">
        <w:rPr>
          <w:rFonts w:ascii="Times New Roman" w:hAnsi="Times New Roman" w:cs="Times New Roman"/>
        </w:rPr>
        <w:t xml:space="preserve">For the Pumping Plant construction, the government is considering a two-phase acquisition strategy using Pre-Qualification of Sources (DFARS </w:t>
      </w:r>
      <w:r w:rsidR="00887F13">
        <w:rPr>
          <w:rFonts w:ascii="Times New Roman" w:hAnsi="Times New Roman" w:cs="Times New Roman"/>
        </w:rPr>
        <w:t>236.101-70</w:t>
      </w:r>
      <w:r w:rsidR="005F17BD" w:rsidRPr="00EC0240">
        <w:rPr>
          <w:rFonts w:ascii="Times New Roman" w:hAnsi="Times New Roman" w:cs="Times New Roman"/>
        </w:rPr>
        <w:t>). We are seeking industry feedback on this entire process:</w:t>
      </w:r>
      <w:r w:rsidR="42A910FC" w:rsidRPr="00EC0240">
        <w:rPr>
          <w:rFonts w:ascii="Times New Roman" w:hAnsi="Times New Roman" w:cs="Times New Roman"/>
        </w:rPr>
        <w:t xml:space="preserve"> </w:t>
      </w:r>
    </w:p>
    <w:p w14:paraId="6EE3AC8E" w14:textId="5F4D14E8" w:rsidR="62432D30" w:rsidRPr="00EC0240" w:rsidRDefault="62432D30" w:rsidP="00055472">
      <w:pPr>
        <w:pStyle w:val="ListParagraph"/>
        <w:spacing w:before="240" w:after="0"/>
        <w:ind w:left="360" w:hanging="360"/>
        <w:rPr>
          <w:rFonts w:ascii="Times New Roman" w:hAnsi="Times New Roman" w:cs="Times New Roman"/>
        </w:rPr>
      </w:pPr>
    </w:p>
    <w:p w14:paraId="469FB507" w14:textId="77777777" w:rsidR="000A2A10" w:rsidRPr="00EC0240" w:rsidRDefault="000A2A10" w:rsidP="00440254">
      <w:pPr>
        <w:pStyle w:val="ListParagraph"/>
        <w:numPr>
          <w:ilvl w:val="0"/>
          <w:numId w:val="13"/>
        </w:numPr>
        <w:spacing w:before="240"/>
        <w:rPr>
          <w:rFonts w:ascii="Times New Roman" w:hAnsi="Times New Roman" w:cs="Times New Roman"/>
        </w:rPr>
      </w:pPr>
      <w:r w:rsidRPr="00EC0240">
        <w:rPr>
          <w:rFonts w:ascii="Times New Roman" w:hAnsi="Times New Roman" w:cs="Times New Roman"/>
        </w:rPr>
        <w:t>Phase 1: Pre-Qualification</w:t>
      </w:r>
    </w:p>
    <w:p w14:paraId="77F0BAB6" w14:textId="77777777" w:rsidR="000A2A10" w:rsidRPr="00EC0240" w:rsidRDefault="000A2A10" w:rsidP="006B0ED7">
      <w:pPr>
        <w:pStyle w:val="ListParagraph"/>
        <w:spacing w:before="240"/>
        <w:ind w:left="1080"/>
        <w:rPr>
          <w:rFonts w:ascii="Times New Roman" w:hAnsi="Times New Roman" w:cs="Times New Roman"/>
        </w:rPr>
      </w:pPr>
      <w:r w:rsidRPr="00EC0240">
        <w:rPr>
          <w:rFonts w:ascii="Times New Roman" w:hAnsi="Times New Roman" w:cs="Times New Roman"/>
        </w:rPr>
        <w:t xml:space="preserve">A </w:t>
      </w:r>
      <w:proofErr w:type="gramStart"/>
      <w:r w:rsidRPr="00EC0240">
        <w:rPr>
          <w:rFonts w:ascii="Times New Roman" w:hAnsi="Times New Roman" w:cs="Times New Roman"/>
        </w:rPr>
        <w:t>sources</w:t>
      </w:r>
      <w:proofErr w:type="gramEnd"/>
      <w:r w:rsidRPr="00EC0240">
        <w:rPr>
          <w:rFonts w:ascii="Times New Roman" w:hAnsi="Times New Roman" w:cs="Times New Roman"/>
        </w:rPr>
        <w:t xml:space="preserve"> sought notice will be posted on SAM.gov to select and create a short-list of pre-qualified offerors.</w:t>
      </w:r>
    </w:p>
    <w:p w14:paraId="6937CAE8" w14:textId="77777777" w:rsidR="000A2A10" w:rsidRPr="00EC0240" w:rsidRDefault="000A2A10" w:rsidP="000A2A10">
      <w:pPr>
        <w:pStyle w:val="ListParagraph"/>
        <w:spacing w:before="240"/>
        <w:ind w:left="360"/>
        <w:rPr>
          <w:rFonts w:ascii="Times New Roman" w:hAnsi="Times New Roman" w:cs="Times New Roman"/>
        </w:rPr>
      </w:pPr>
    </w:p>
    <w:p w14:paraId="1C700A9D" w14:textId="77777777" w:rsidR="000A2A10" w:rsidRPr="00EC0240" w:rsidRDefault="000A2A10" w:rsidP="00440254">
      <w:pPr>
        <w:pStyle w:val="ListParagraph"/>
        <w:numPr>
          <w:ilvl w:val="0"/>
          <w:numId w:val="13"/>
        </w:numPr>
        <w:spacing w:before="240"/>
        <w:rPr>
          <w:rFonts w:ascii="Times New Roman" w:hAnsi="Times New Roman" w:cs="Times New Roman"/>
        </w:rPr>
      </w:pPr>
      <w:r w:rsidRPr="00EC0240">
        <w:rPr>
          <w:rFonts w:ascii="Times New Roman" w:hAnsi="Times New Roman" w:cs="Times New Roman"/>
        </w:rPr>
        <w:t>Interim Phase: Early Contractor Involvement (ECI)</w:t>
      </w:r>
    </w:p>
    <w:p w14:paraId="1153E4D5" w14:textId="1031A2F7" w:rsidR="000A2A10" w:rsidRPr="00EC0240" w:rsidRDefault="000A2A10" w:rsidP="006B0ED7">
      <w:pPr>
        <w:pStyle w:val="ListParagraph"/>
        <w:spacing w:before="240"/>
        <w:ind w:left="1080"/>
        <w:rPr>
          <w:rFonts w:ascii="Times New Roman" w:hAnsi="Times New Roman" w:cs="Times New Roman"/>
        </w:rPr>
      </w:pPr>
      <w:r w:rsidRPr="00EC0240">
        <w:rPr>
          <w:rFonts w:ascii="Times New Roman" w:hAnsi="Times New Roman" w:cs="Times New Roman"/>
        </w:rPr>
        <w:t xml:space="preserve">Each pre-qualified firm will be awarded a </w:t>
      </w:r>
      <w:r w:rsidR="00AC3597" w:rsidRPr="00EC0240">
        <w:rPr>
          <w:rFonts w:ascii="Times New Roman" w:hAnsi="Times New Roman" w:cs="Times New Roman"/>
        </w:rPr>
        <w:t>non</w:t>
      </w:r>
      <w:r w:rsidR="003E5F14" w:rsidRPr="00EC0240">
        <w:rPr>
          <w:rFonts w:ascii="Times New Roman" w:hAnsi="Times New Roman" w:cs="Times New Roman"/>
        </w:rPr>
        <w:t xml:space="preserve">-negotiable fixed amount </w:t>
      </w:r>
      <w:r w:rsidRPr="00EC0240">
        <w:rPr>
          <w:rFonts w:ascii="Times New Roman" w:hAnsi="Times New Roman" w:cs="Times New Roman"/>
        </w:rPr>
        <w:t xml:space="preserve">stipend to provide design </w:t>
      </w:r>
      <w:proofErr w:type="gramStart"/>
      <w:r w:rsidRPr="00EC0240">
        <w:rPr>
          <w:rFonts w:ascii="Times New Roman" w:hAnsi="Times New Roman" w:cs="Times New Roman"/>
        </w:rPr>
        <w:t>review</w:t>
      </w:r>
      <w:proofErr w:type="gramEnd"/>
      <w:r w:rsidRPr="00EC0240">
        <w:rPr>
          <w:rFonts w:ascii="Times New Roman" w:hAnsi="Times New Roman" w:cs="Times New Roman"/>
        </w:rPr>
        <w:t xml:space="preserve"> comments and input at the 30%, 60%, and 90% design milestones.</w:t>
      </w:r>
    </w:p>
    <w:p w14:paraId="5A7E70E8" w14:textId="77777777" w:rsidR="000A2A10" w:rsidRPr="00EC0240" w:rsidRDefault="000A2A10" w:rsidP="000A2A10">
      <w:pPr>
        <w:pStyle w:val="ListParagraph"/>
        <w:spacing w:before="240"/>
        <w:ind w:left="360"/>
        <w:rPr>
          <w:rFonts w:ascii="Times New Roman" w:hAnsi="Times New Roman" w:cs="Times New Roman"/>
        </w:rPr>
      </w:pPr>
    </w:p>
    <w:p w14:paraId="5C4365B5" w14:textId="1B1CABF4" w:rsidR="006230BE" w:rsidRPr="00EC0240" w:rsidRDefault="000A2A10" w:rsidP="006230BE">
      <w:pPr>
        <w:pStyle w:val="ListParagraph"/>
        <w:numPr>
          <w:ilvl w:val="0"/>
          <w:numId w:val="13"/>
        </w:numPr>
        <w:spacing w:before="240"/>
        <w:rPr>
          <w:rFonts w:ascii="Times New Roman" w:hAnsi="Times New Roman" w:cs="Times New Roman"/>
        </w:rPr>
      </w:pPr>
      <w:r w:rsidRPr="00EC0240">
        <w:rPr>
          <w:rFonts w:ascii="Times New Roman" w:hAnsi="Times New Roman" w:cs="Times New Roman"/>
        </w:rPr>
        <w:t>Phase 2: Final Solicitation</w:t>
      </w:r>
      <w:r w:rsidR="006230BE" w:rsidRPr="00EC0240">
        <w:rPr>
          <w:rFonts w:ascii="Times New Roman" w:hAnsi="Times New Roman" w:cs="Times New Roman"/>
        </w:rPr>
        <w:t xml:space="preserve"> </w:t>
      </w:r>
    </w:p>
    <w:p w14:paraId="10DE49DD" w14:textId="14028F9F" w:rsidR="006230BE" w:rsidRPr="00EC0240" w:rsidRDefault="009103D4" w:rsidP="009103D4">
      <w:pPr>
        <w:pStyle w:val="ListParagraph"/>
        <w:spacing w:before="240"/>
        <w:ind w:left="1080"/>
        <w:rPr>
          <w:rFonts w:ascii="Times New Roman" w:hAnsi="Times New Roman" w:cs="Times New Roman"/>
        </w:rPr>
      </w:pPr>
      <w:r w:rsidRPr="00EC0240">
        <w:rPr>
          <w:rFonts w:ascii="Times New Roman" w:hAnsi="Times New Roman" w:cs="Times New Roman"/>
        </w:rPr>
        <w:t>After the design is finalized, a competitive solicitation will be issued only to the pre-qualified group for the final contract award.</w:t>
      </w:r>
    </w:p>
    <w:p w14:paraId="40AA3273" w14:textId="77777777" w:rsidR="00931E6C" w:rsidRPr="00EC0240" w:rsidRDefault="00F45FA3" w:rsidP="00F45FA3">
      <w:pPr>
        <w:spacing w:before="240"/>
        <w:ind w:left="90"/>
        <w:rPr>
          <w:szCs w:val="24"/>
        </w:rPr>
      </w:pPr>
      <w:r w:rsidRPr="00EC0240">
        <w:rPr>
          <w:szCs w:val="24"/>
        </w:rPr>
        <w:lastRenderedPageBreak/>
        <w:t>What feedback, issues, or benefits does industry see with this two-phase approach, including the use of non-negotiable, fixed-amount stipends for Early Contractor Involvement?</w:t>
      </w:r>
    </w:p>
    <w:p w14:paraId="7A479A0B" w14:textId="4E54078F" w:rsidR="00165D3A" w:rsidRPr="00EC0240" w:rsidRDefault="00931E6C" w:rsidP="00931E6C">
      <w:pPr>
        <w:spacing w:before="240"/>
        <w:ind w:left="90"/>
        <w:rPr>
          <w:szCs w:val="24"/>
        </w:rPr>
      </w:pPr>
      <w:r w:rsidRPr="00EC0240">
        <w:rPr>
          <w:szCs w:val="24"/>
        </w:rPr>
        <w:t>9</w:t>
      </w:r>
      <w:r w:rsidR="7EA3AE2D" w:rsidRPr="00EC0240">
        <w:rPr>
          <w:szCs w:val="24"/>
        </w:rPr>
        <w:t xml:space="preserve">. </w:t>
      </w:r>
      <w:r w:rsidR="006238CD" w:rsidRPr="00EC0240">
        <w:rPr>
          <w:szCs w:val="24"/>
        </w:rPr>
        <w:t>Is there any additional feedback you would like to provide regarding the technical design aspects or the proposed acquisition approaches for this project?</w:t>
      </w:r>
    </w:p>
    <w:sectPr w:rsidR="00165D3A" w:rsidRPr="00EC0240" w:rsidSect="007B345A">
      <w:headerReference w:type="default" r:id="rId15"/>
      <w:footerReference w:type="default" r:id="rId16"/>
      <w:footerReference w:type="first" r:id="rId1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35EFA" w14:textId="77777777" w:rsidR="00D616B0" w:rsidRDefault="00D616B0">
      <w:r>
        <w:separator/>
      </w:r>
    </w:p>
  </w:endnote>
  <w:endnote w:type="continuationSeparator" w:id="0">
    <w:p w14:paraId="584A0522" w14:textId="77777777" w:rsidR="00D616B0" w:rsidRDefault="00D61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1E07611" w14:paraId="5DE2082E" w14:textId="77777777" w:rsidTr="21E07611">
      <w:trPr>
        <w:trHeight w:val="300"/>
      </w:trPr>
      <w:tc>
        <w:tcPr>
          <w:tcW w:w="3120" w:type="dxa"/>
        </w:tcPr>
        <w:p w14:paraId="363F1693" w14:textId="18F82AA3" w:rsidR="21E07611" w:rsidRDefault="21E07611" w:rsidP="21E07611">
          <w:pPr>
            <w:pStyle w:val="Header"/>
            <w:ind w:left="-115"/>
          </w:pPr>
        </w:p>
      </w:tc>
      <w:tc>
        <w:tcPr>
          <w:tcW w:w="3120" w:type="dxa"/>
        </w:tcPr>
        <w:p w14:paraId="6F4B2D34" w14:textId="25997F16" w:rsidR="21E07611" w:rsidRDefault="21E07611" w:rsidP="21E07611">
          <w:pPr>
            <w:pStyle w:val="Header"/>
            <w:jc w:val="center"/>
          </w:pPr>
        </w:p>
      </w:tc>
      <w:tc>
        <w:tcPr>
          <w:tcW w:w="3120" w:type="dxa"/>
        </w:tcPr>
        <w:p w14:paraId="631C4852" w14:textId="70720CB6" w:rsidR="21E07611" w:rsidRDefault="21E07611" w:rsidP="21E07611">
          <w:pPr>
            <w:pStyle w:val="Header"/>
            <w:ind w:right="-115"/>
            <w:jc w:val="right"/>
          </w:pPr>
        </w:p>
      </w:tc>
    </w:tr>
  </w:tbl>
  <w:p w14:paraId="3494D666" w14:textId="0A8F6722" w:rsidR="21E07611" w:rsidRDefault="21E07611" w:rsidP="21E076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1E07611" w14:paraId="25D4CEDB" w14:textId="77777777" w:rsidTr="21E07611">
      <w:trPr>
        <w:trHeight w:val="300"/>
      </w:trPr>
      <w:tc>
        <w:tcPr>
          <w:tcW w:w="3120" w:type="dxa"/>
        </w:tcPr>
        <w:p w14:paraId="3CFC4DF7" w14:textId="54B7EF79" w:rsidR="21E07611" w:rsidRDefault="21E07611" w:rsidP="21E07611">
          <w:pPr>
            <w:pStyle w:val="Header"/>
            <w:ind w:left="-115"/>
          </w:pPr>
        </w:p>
      </w:tc>
      <w:tc>
        <w:tcPr>
          <w:tcW w:w="3120" w:type="dxa"/>
        </w:tcPr>
        <w:p w14:paraId="5548C6AD" w14:textId="2882C295" w:rsidR="21E07611" w:rsidRDefault="21E07611" w:rsidP="21E07611">
          <w:pPr>
            <w:pStyle w:val="Header"/>
            <w:jc w:val="center"/>
          </w:pPr>
        </w:p>
      </w:tc>
      <w:tc>
        <w:tcPr>
          <w:tcW w:w="3120" w:type="dxa"/>
        </w:tcPr>
        <w:p w14:paraId="00792B5C" w14:textId="2F13616C" w:rsidR="21E07611" w:rsidRDefault="21E07611" w:rsidP="21E07611">
          <w:pPr>
            <w:pStyle w:val="Header"/>
            <w:ind w:right="-115"/>
            <w:jc w:val="right"/>
          </w:pPr>
        </w:p>
      </w:tc>
    </w:tr>
  </w:tbl>
  <w:p w14:paraId="4F8D0CA1" w14:textId="1D357088" w:rsidR="21E07611" w:rsidRDefault="21E07611" w:rsidP="21E076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1E07611" w14:paraId="71EFFD2C" w14:textId="77777777" w:rsidTr="21E07611">
      <w:trPr>
        <w:trHeight w:val="300"/>
      </w:trPr>
      <w:tc>
        <w:tcPr>
          <w:tcW w:w="3120" w:type="dxa"/>
        </w:tcPr>
        <w:p w14:paraId="4DDB8840" w14:textId="51BF3973" w:rsidR="21E07611" w:rsidRDefault="21E07611" w:rsidP="21E07611">
          <w:pPr>
            <w:pStyle w:val="Header"/>
            <w:ind w:left="-115"/>
          </w:pPr>
        </w:p>
      </w:tc>
      <w:tc>
        <w:tcPr>
          <w:tcW w:w="3120" w:type="dxa"/>
        </w:tcPr>
        <w:p w14:paraId="27C4F986" w14:textId="689A21B5" w:rsidR="21E07611" w:rsidRDefault="21E07611" w:rsidP="21E07611">
          <w:pPr>
            <w:pStyle w:val="Header"/>
            <w:jc w:val="center"/>
          </w:pPr>
        </w:p>
      </w:tc>
      <w:tc>
        <w:tcPr>
          <w:tcW w:w="3120" w:type="dxa"/>
        </w:tcPr>
        <w:p w14:paraId="2B574AB8" w14:textId="21505A45" w:rsidR="21E07611" w:rsidRDefault="21E07611" w:rsidP="21E07611">
          <w:pPr>
            <w:pStyle w:val="Header"/>
            <w:ind w:right="-115"/>
            <w:jc w:val="right"/>
          </w:pPr>
        </w:p>
      </w:tc>
    </w:tr>
  </w:tbl>
  <w:p w14:paraId="5C6C7BF8" w14:textId="6FEAA715" w:rsidR="21E07611" w:rsidRDefault="21E07611" w:rsidP="21E0761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1E07611" w14:paraId="087B0552" w14:textId="77777777" w:rsidTr="21E07611">
      <w:trPr>
        <w:trHeight w:val="300"/>
      </w:trPr>
      <w:tc>
        <w:tcPr>
          <w:tcW w:w="3120" w:type="dxa"/>
        </w:tcPr>
        <w:p w14:paraId="5982409D" w14:textId="3AD712D4" w:rsidR="21E07611" w:rsidRDefault="21E07611" w:rsidP="21E07611">
          <w:pPr>
            <w:pStyle w:val="Header"/>
            <w:ind w:left="-115"/>
          </w:pPr>
        </w:p>
      </w:tc>
      <w:tc>
        <w:tcPr>
          <w:tcW w:w="3120" w:type="dxa"/>
        </w:tcPr>
        <w:p w14:paraId="361ADE23" w14:textId="34F14103" w:rsidR="21E07611" w:rsidRDefault="21E07611" w:rsidP="21E07611">
          <w:pPr>
            <w:pStyle w:val="Header"/>
            <w:jc w:val="center"/>
          </w:pPr>
        </w:p>
      </w:tc>
      <w:tc>
        <w:tcPr>
          <w:tcW w:w="3120" w:type="dxa"/>
        </w:tcPr>
        <w:p w14:paraId="57218036" w14:textId="7D8426B4" w:rsidR="21E07611" w:rsidRDefault="21E07611" w:rsidP="21E07611">
          <w:pPr>
            <w:pStyle w:val="Header"/>
            <w:ind w:right="-115"/>
            <w:jc w:val="right"/>
          </w:pPr>
        </w:p>
      </w:tc>
    </w:tr>
  </w:tbl>
  <w:p w14:paraId="3D6BEFFE" w14:textId="3EE45395" w:rsidR="21E07611" w:rsidRDefault="21E07611" w:rsidP="21E076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32CE4" w14:textId="77777777" w:rsidR="00D616B0" w:rsidRDefault="00D616B0">
      <w:r>
        <w:separator/>
      </w:r>
    </w:p>
  </w:footnote>
  <w:footnote w:type="continuationSeparator" w:id="0">
    <w:p w14:paraId="5DA3157C" w14:textId="77777777" w:rsidR="00D616B0" w:rsidRDefault="00D61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1E07611" w14:paraId="74ECA8DB" w14:textId="77777777" w:rsidTr="21E07611">
      <w:trPr>
        <w:trHeight w:val="300"/>
      </w:trPr>
      <w:tc>
        <w:tcPr>
          <w:tcW w:w="3120" w:type="dxa"/>
        </w:tcPr>
        <w:p w14:paraId="545DC268" w14:textId="6567F554" w:rsidR="21E07611" w:rsidRDefault="21E07611" w:rsidP="21E07611">
          <w:pPr>
            <w:pStyle w:val="Header"/>
            <w:ind w:left="-115"/>
          </w:pPr>
        </w:p>
      </w:tc>
      <w:tc>
        <w:tcPr>
          <w:tcW w:w="3120" w:type="dxa"/>
        </w:tcPr>
        <w:p w14:paraId="0A7EF353" w14:textId="29F264D0" w:rsidR="21E07611" w:rsidRDefault="21E07611" w:rsidP="21E07611">
          <w:pPr>
            <w:pStyle w:val="Header"/>
            <w:jc w:val="center"/>
          </w:pPr>
        </w:p>
      </w:tc>
      <w:tc>
        <w:tcPr>
          <w:tcW w:w="3120" w:type="dxa"/>
        </w:tcPr>
        <w:p w14:paraId="36890244" w14:textId="4F1EF815" w:rsidR="21E07611" w:rsidRDefault="21E07611" w:rsidP="21E07611">
          <w:pPr>
            <w:pStyle w:val="Header"/>
            <w:ind w:right="-115"/>
            <w:jc w:val="right"/>
          </w:pPr>
        </w:p>
      </w:tc>
    </w:tr>
  </w:tbl>
  <w:p w14:paraId="4D1F90CA" w14:textId="3421DE55" w:rsidR="21E07611" w:rsidRDefault="21E07611" w:rsidP="21E076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82105" w14:textId="13EA1924" w:rsidR="009C7739" w:rsidRPr="00910336" w:rsidRDefault="21E07611" w:rsidP="21E07611">
    <w:pPr>
      <w:pStyle w:val="LHDA"/>
      <w:rPr>
        <w:sz w:val="20"/>
        <w:szCs w:val="20"/>
      </w:rPr>
    </w:pPr>
    <w:r>
      <w:rPr>
        <w:noProof/>
      </w:rPr>
      <w:drawing>
        <wp:anchor distT="0" distB="0" distL="114300" distR="114300" simplePos="0" relativeHeight="251658240" behindDoc="0" locked="0" layoutInCell="1" allowOverlap="1" wp14:anchorId="7178210B" wp14:editId="0E713A63">
          <wp:simplePos x="0" y="0"/>
          <wp:positionH relativeFrom="column">
            <wp:posOffset>-400050</wp:posOffset>
          </wp:positionH>
          <wp:positionV relativeFrom="paragraph">
            <wp:posOffset>-104775</wp:posOffset>
          </wp:positionV>
          <wp:extent cx="914400" cy="854075"/>
          <wp:effectExtent l="0" t="0" r="0" b="3175"/>
          <wp:wrapNone/>
          <wp:docPr id="12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14400" cy="854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10336">
      <w:rPr>
        <w:sz w:val="20"/>
        <w:szCs w:val="20"/>
      </w:rPr>
      <w:t>Department of the Army</w:t>
    </w:r>
  </w:p>
  <w:p w14:paraId="71782106" w14:textId="77777777" w:rsidR="009C7739" w:rsidRPr="00DE54E2" w:rsidRDefault="007A619C">
    <w:pPr>
      <w:pStyle w:val="CompanyName"/>
    </w:pPr>
    <w:r>
      <w:t xml:space="preserve">U.S. ARMY </w:t>
    </w:r>
    <w:r w:rsidR="00B50494">
      <w:t xml:space="preserve">Corps of engineers, </w:t>
    </w:r>
    <w:r w:rsidR="00AB6233">
      <w:t xml:space="preserve">Vicksburg </w:t>
    </w:r>
    <w:r w:rsidR="00B50494">
      <w:t>Di</w:t>
    </w:r>
    <w:r w:rsidR="00AB6233">
      <w:t>STRICT</w:t>
    </w:r>
  </w:p>
  <w:p w14:paraId="71782107" w14:textId="77777777" w:rsidR="009C7739" w:rsidRPr="00DE54E2" w:rsidRDefault="00AB6233">
    <w:pPr>
      <w:pStyle w:val="CompanyName"/>
    </w:pPr>
    <w:r>
      <w:t>4155</w:t>
    </w:r>
    <w:r w:rsidR="00B50494">
      <w:t xml:space="preserve"> </w:t>
    </w:r>
    <w:r>
      <w:t>CLAY</w:t>
    </w:r>
    <w:r w:rsidR="00B50494">
      <w:t xml:space="preserve"> street</w:t>
    </w:r>
    <w:r w:rsidR="00B50494" w:rsidRPr="00DE54E2">
      <w:t xml:space="preserve"> </w:t>
    </w:r>
  </w:p>
  <w:p w14:paraId="71782108" w14:textId="77777777" w:rsidR="009C7739" w:rsidRPr="00DE54E2" w:rsidRDefault="00B50494">
    <w:pPr>
      <w:pStyle w:val="CompanyName"/>
    </w:pPr>
    <w:r>
      <w:t>vicksburg, ms  3918</w:t>
    </w:r>
    <w:r w:rsidR="00AB6233">
      <w:t>3</w:t>
    </w:r>
    <w:r>
      <w:t>-3</w:t>
    </w:r>
    <w:r w:rsidR="00AB6233">
      <w:t>435</w:t>
    </w:r>
  </w:p>
  <w:p w14:paraId="2DAD3C0F" w14:textId="734AFB60" w:rsidR="00B66951" w:rsidRPr="00DE54E2" w:rsidRDefault="00B66951" w:rsidP="0081657B">
    <w:pPr>
      <w:tabs>
        <w:tab w:val="left" w:pos="1848"/>
      </w:tabs>
      <w:spacing w:before="200"/>
      <w:ind w:left="720"/>
      <w:rPr>
        <w:rFonts w:ascii="Courier New" w:hAnsi="Courier New"/>
      </w:rPr>
    </w:pPr>
    <w:r>
      <w:rPr>
        <w:rFonts w:ascii="Courier New" w:hAnsi="Courier New"/>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1E07611" w14:paraId="489BF325" w14:textId="77777777" w:rsidTr="21E07611">
      <w:trPr>
        <w:trHeight w:val="300"/>
      </w:trPr>
      <w:tc>
        <w:tcPr>
          <w:tcW w:w="3120" w:type="dxa"/>
        </w:tcPr>
        <w:p w14:paraId="155B7856" w14:textId="3E40FAE1" w:rsidR="21E07611" w:rsidRDefault="21E07611" w:rsidP="21E07611">
          <w:pPr>
            <w:pStyle w:val="Header"/>
            <w:ind w:left="-115"/>
          </w:pPr>
        </w:p>
      </w:tc>
      <w:tc>
        <w:tcPr>
          <w:tcW w:w="3120" w:type="dxa"/>
        </w:tcPr>
        <w:p w14:paraId="7A876E3B" w14:textId="1035A9D1" w:rsidR="21E07611" w:rsidRDefault="21E07611" w:rsidP="21E07611">
          <w:pPr>
            <w:pStyle w:val="Header"/>
            <w:jc w:val="center"/>
          </w:pPr>
        </w:p>
      </w:tc>
      <w:tc>
        <w:tcPr>
          <w:tcW w:w="3120" w:type="dxa"/>
        </w:tcPr>
        <w:p w14:paraId="35CF44E8" w14:textId="09ABD6AC" w:rsidR="21E07611" w:rsidRDefault="21E07611" w:rsidP="21E07611">
          <w:pPr>
            <w:pStyle w:val="Header"/>
            <w:ind w:right="-115"/>
            <w:jc w:val="right"/>
          </w:pPr>
        </w:p>
      </w:tc>
    </w:tr>
  </w:tbl>
  <w:p w14:paraId="1BE84F9C" w14:textId="2863B85E" w:rsidR="21E07611" w:rsidRDefault="21E07611" w:rsidP="21E076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305"/>
    <w:multiLevelType w:val="hybridMultilevel"/>
    <w:tmpl w:val="7652A09C"/>
    <w:lvl w:ilvl="0" w:tplc="7ABCFA42">
      <w:start w:val="1"/>
      <w:numFmt w:val="lowerLetter"/>
      <w:lvlText w:val="%1.  "/>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AD48E5"/>
    <w:multiLevelType w:val="hybridMultilevel"/>
    <w:tmpl w:val="2F0662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F64D8D"/>
    <w:multiLevelType w:val="hybridMultilevel"/>
    <w:tmpl w:val="7E3672D4"/>
    <w:lvl w:ilvl="0" w:tplc="78C0E6A8">
      <w:start w:val="1"/>
      <w:numFmt w:val="lowerLetter"/>
      <w:lvlText w:val="%1."/>
      <w:lvlJc w:val="left"/>
      <w:pPr>
        <w:ind w:left="720" w:hanging="45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321B7DD1"/>
    <w:multiLevelType w:val="hybridMultilevel"/>
    <w:tmpl w:val="A25E9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F4595A"/>
    <w:multiLevelType w:val="hybridMultilevel"/>
    <w:tmpl w:val="25D00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0A0D5A"/>
    <w:multiLevelType w:val="hybridMultilevel"/>
    <w:tmpl w:val="E91A5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95188E"/>
    <w:multiLevelType w:val="multilevel"/>
    <w:tmpl w:val="8DD8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DC4991"/>
    <w:multiLevelType w:val="hybridMultilevel"/>
    <w:tmpl w:val="EFD8BBD0"/>
    <w:lvl w:ilvl="0" w:tplc="7ABCFA42">
      <w:start w:val="1"/>
      <w:numFmt w:val="lowerLetter"/>
      <w:lvlText w:val="%1.  "/>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A8791D"/>
    <w:multiLevelType w:val="hybridMultilevel"/>
    <w:tmpl w:val="65B2EC20"/>
    <w:lvl w:ilvl="0" w:tplc="7ABCFA42">
      <w:start w:val="1"/>
      <w:numFmt w:val="lowerLetter"/>
      <w:lvlText w:val="%1.  "/>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897A8B1"/>
    <w:multiLevelType w:val="hybridMultilevel"/>
    <w:tmpl w:val="3C7237CC"/>
    <w:lvl w:ilvl="0" w:tplc="1FB4C674">
      <w:start w:val="9"/>
      <w:numFmt w:val="decimal"/>
      <w:lvlText w:val="%1."/>
      <w:lvlJc w:val="left"/>
      <w:pPr>
        <w:ind w:left="720" w:hanging="360"/>
      </w:pPr>
    </w:lvl>
    <w:lvl w:ilvl="1" w:tplc="DFA68904">
      <w:start w:val="1"/>
      <w:numFmt w:val="lowerLetter"/>
      <w:lvlText w:val="%2."/>
      <w:lvlJc w:val="left"/>
      <w:pPr>
        <w:ind w:left="1440" w:hanging="360"/>
      </w:pPr>
    </w:lvl>
    <w:lvl w:ilvl="2" w:tplc="E6001776">
      <w:start w:val="1"/>
      <w:numFmt w:val="lowerRoman"/>
      <w:lvlText w:val="%3."/>
      <w:lvlJc w:val="right"/>
      <w:pPr>
        <w:ind w:left="2160" w:hanging="180"/>
      </w:pPr>
    </w:lvl>
    <w:lvl w:ilvl="3" w:tplc="521C5596">
      <w:start w:val="1"/>
      <w:numFmt w:val="decimal"/>
      <w:lvlText w:val="%4."/>
      <w:lvlJc w:val="left"/>
      <w:pPr>
        <w:ind w:left="2880" w:hanging="360"/>
      </w:pPr>
    </w:lvl>
    <w:lvl w:ilvl="4" w:tplc="BC58140E">
      <w:start w:val="1"/>
      <w:numFmt w:val="lowerLetter"/>
      <w:lvlText w:val="%5."/>
      <w:lvlJc w:val="left"/>
      <w:pPr>
        <w:ind w:left="3600" w:hanging="360"/>
      </w:pPr>
    </w:lvl>
    <w:lvl w:ilvl="5" w:tplc="E0D60C2C">
      <w:start w:val="1"/>
      <w:numFmt w:val="lowerRoman"/>
      <w:lvlText w:val="%6."/>
      <w:lvlJc w:val="right"/>
      <w:pPr>
        <w:ind w:left="4320" w:hanging="180"/>
      </w:pPr>
    </w:lvl>
    <w:lvl w:ilvl="6" w:tplc="5EE61272">
      <w:start w:val="1"/>
      <w:numFmt w:val="decimal"/>
      <w:lvlText w:val="%7."/>
      <w:lvlJc w:val="left"/>
      <w:pPr>
        <w:ind w:left="5040" w:hanging="360"/>
      </w:pPr>
    </w:lvl>
    <w:lvl w:ilvl="7" w:tplc="20163432">
      <w:start w:val="1"/>
      <w:numFmt w:val="lowerLetter"/>
      <w:lvlText w:val="%8."/>
      <w:lvlJc w:val="left"/>
      <w:pPr>
        <w:ind w:left="5760" w:hanging="360"/>
      </w:pPr>
    </w:lvl>
    <w:lvl w:ilvl="8" w:tplc="D7F67556">
      <w:start w:val="1"/>
      <w:numFmt w:val="lowerRoman"/>
      <w:lvlText w:val="%9."/>
      <w:lvlJc w:val="right"/>
      <w:pPr>
        <w:ind w:left="6480" w:hanging="180"/>
      </w:pPr>
    </w:lvl>
  </w:abstractNum>
  <w:abstractNum w:abstractNumId="10" w15:restartNumberingAfterBreak="0">
    <w:nsid w:val="6F9D1A08"/>
    <w:multiLevelType w:val="hybridMultilevel"/>
    <w:tmpl w:val="0ED66AC6"/>
    <w:lvl w:ilvl="0" w:tplc="CF5EE30C">
      <w:start w:val="1"/>
      <w:numFmt w:val="decimal"/>
      <w:lvlText w:val="%1."/>
      <w:lvlJc w:val="left"/>
      <w:pPr>
        <w:ind w:left="720" w:hanging="360"/>
      </w:pPr>
    </w:lvl>
    <w:lvl w:ilvl="1" w:tplc="F96E8690">
      <w:start w:val="1"/>
      <w:numFmt w:val="lowerLetter"/>
      <w:lvlText w:val="%2."/>
      <w:lvlJc w:val="left"/>
      <w:pPr>
        <w:ind w:left="1440" w:hanging="360"/>
      </w:pPr>
    </w:lvl>
    <w:lvl w:ilvl="2" w:tplc="D1843AFE">
      <w:start w:val="1"/>
      <w:numFmt w:val="lowerRoman"/>
      <w:lvlText w:val="%3."/>
      <w:lvlJc w:val="right"/>
      <w:pPr>
        <w:ind w:left="2160" w:hanging="180"/>
      </w:pPr>
    </w:lvl>
    <w:lvl w:ilvl="3" w:tplc="724E8B8A">
      <w:start w:val="1"/>
      <w:numFmt w:val="decimal"/>
      <w:lvlText w:val="%4."/>
      <w:lvlJc w:val="left"/>
      <w:pPr>
        <w:ind w:left="2880" w:hanging="360"/>
      </w:pPr>
    </w:lvl>
    <w:lvl w:ilvl="4" w:tplc="AC7C7BBC">
      <w:start w:val="1"/>
      <w:numFmt w:val="lowerLetter"/>
      <w:lvlText w:val="%5."/>
      <w:lvlJc w:val="left"/>
      <w:pPr>
        <w:ind w:left="3600" w:hanging="360"/>
      </w:pPr>
    </w:lvl>
    <w:lvl w:ilvl="5" w:tplc="3796E19E">
      <w:start w:val="1"/>
      <w:numFmt w:val="lowerRoman"/>
      <w:lvlText w:val="%6."/>
      <w:lvlJc w:val="right"/>
      <w:pPr>
        <w:ind w:left="4320" w:hanging="180"/>
      </w:pPr>
    </w:lvl>
    <w:lvl w:ilvl="6" w:tplc="123A7E5C">
      <w:start w:val="1"/>
      <w:numFmt w:val="decimal"/>
      <w:lvlText w:val="%7."/>
      <w:lvlJc w:val="left"/>
      <w:pPr>
        <w:ind w:left="5040" w:hanging="360"/>
      </w:pPr>
    </w:lvl>
    <w:lvl w:ilvl="7" w:tplc="EC145270">
      <w:start w:val="1"/>
      <w:numFmt w:val="lowerLetter"/>
      <w:lvlText w:val="%8."/>
      <w:lvlJc w:val="left"/>
      <w:pPr>
        <w:ind w:left="5760" w:hanging="360"/>
      </w:pPr>
    </w:lvl>
    <w:lvl w:ilvl="8" w:tplc="2A02F952">
      <w:start w:val="1"/>
      <w:numFmt w:val="lowerRoman"/>
      <w:lvlText w:val="%9."/>
      <w:lvlJc w:val="right"/>
      <w:pPr>
        <w:ind w:left="6480" w:hanging="180"/>
      </w:pPr>
    </w:lvl>
  </w:abstractNum>
  <w:abstractNum w:abstractNumId="11" w15:restartNumberingAfterBreak="0">
    <w:nsid w:val="72D116AA"/>
    <w:multiLevelType w:val="hybridMultilevel"/>
    <w:tmpl w:val="0D7814B0"/>
    <w:lvl w:ilvl="0" w:tplc="F3989BF8">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D0BDB7"/>
    <w:multiLevelType w:val="hybridMultilevel"/>
    <w:tmpl w:val="69A66B1E"/>
    <w:lvl w:ilvl="0" w:tplc="BFFEFD5A">
      <w:start w:val="1"/>
      <w:numFmt w:val="decimal"/>
      <w:lvlText w:val="%1."/>
      <w:lvlJc w:val="left"/>
      <w:pPr>
        <w:ind w:left="360" w:hanging="360"/>
      </w:pPr>
      <w:rPr>
        <w:rFonts w:ascii="Times New Roman" w:hAnsi="Times New Roman" w:cs="Times New Roman" w:hint="default"/>
      </w:rPr>
    </w:lvl>
    <w:lvl w:ilvl="1" w:tplc="C778F1E0">
      <w:start w:val="1"/>
      <w:numFmt w:val="lowerLetter"/>
      <w:lvlText w:val="%2."/>
      <w:lvlJc w:val="left"/>
      <w:pPr>
        <w:ind w:left="1080" w:hanging="360"/>
      </w:pPr>
    </w:lvl>
    <w:lvl w:ilvl="2" w:tplc="C2420C18">
      <w:start w:val="1"/>
      <w:numFmt w:val="lowerRoman"/>
      <w:lvlText w:val="%3."/>
      <w:lvlJc w:val="right"/>
      <w:pPr>
        <w:ind w:left="1800" w:hanging="180"/>
      </w:pPr>
    </w:lvl>
    <w:lvl w:ilvl="3" w:tplc="75C6D13C">
      <w:start w:val="1"/>
      <w:numFmt w:val="decimal"/>
      <w:lvlText w:val="%4."/>
      <w:lvlJc w:val="left"/>
      <w:pPr>
        <w:ind w:left="2520" w:hanging="360"/>
      </w:pPr>
    </w:lvl>
    <w:lvl w:ilvl="4" w:tplc="ABB862B0">
      <w:start w:val="1"/>
      <w:numFmt w:val="lowerLetter"/>
      <w:lvlText w:val="%5."/>
      <w:lvlJc w:val="left"/>
      <w:pPr>
        <w:ind w:left="3240" w:hanging="360"/>
      </w:pPr>
    </w:lvl>
    <w:lvl w:ilvl="5" w:tplc="9126E6AC">
      <w:start w:val="1"/>
      <w:numFmt w:val="lowerRoman"/>
      <w:lvlText w:val="%6."/>
      <w:lvlJc w:val="right"/>
      <w:pPr>
        <w:ind w:left="3960" w:hanging="180"/>
      </w:pPr>
    </w:lvl>
    <w:lvl w:ilvl="6" w:tplc="D9588D78">
      <w:start w:val="1"/>
      <w:numFmt w:val="decimal"/>
      <w:lvlText w:val="%7."/>
      <w:lvlJc w:val="left"/>
      <w:pPr>
        <w:ind w:left="4680" w:hanging="360"/>
      </w:pPr>
    </w:lvl>
    <w:lvl w:ilvl="7" w:tplc="C1128030">
      <w:start w:val="1"/>
      <w:numFmt w:val="lowerLetter"/>
      <w:lvlText w:val="%8."/>
      <w:lvlJc w:val="left"/>
      <w:pPr>
        <w:ind w:left="5400" w:hanging="360"/>
      </w:pPr>
    </w:lvl>
    <w:lvl w:ilvl="8" w:tplc="2138BC18">
      <w:start w:val="1"/>
      <w:numFmt w:val="lowerRoman"/>
      <w:lvlText w:val="%9."/>
      <w:lvlJc w:val="right"/>
      <w:pPr>
        <w:ind w:left="6120" w:hanging="180"/>
      </w:pPr>
    </w:lvl>
  </w:abstractNum>
  <w:num w:numId="1" w16cid:durableId="866480920">
    <w:abstractNumId w:val="12"/>
  </w:num>
  <w:num w:numId="2" w16cid:durableId="1400134504">
    <w:abstractNumId w:val="9"/>
  </w:num>
  <w:num w:numId="3" w16cid:durableId="1864857263">
    <w:abstractNumId w:val="10"/>
  </w:num>
  <w:num w:numId="4" w16cid:durableId="874656735">
    <w:abstractNumId w:val="11"/>
  </w:num>
  <w:num w:numId="5" w16cid:durableId="270087069">
    <w:abstractNumId w:val="3"/>
  </w:num>
  <w:num w:numId="6" w16cid:durableId="1625382703">
    <w:abstractNumId w:val="7"/>
  </w:num>
  <w:num w:numId="7" w16cid:durableId="802189734">
    <w:abstractNumId w:val="8"/>
  </w:num>
  <w:num w:numId="8" w16cid:durableId="1081176571">
    <w:abstractNumId w:val="0"/>
  </w:num>
  <w:num w:numId="9" w16cid:durableId="973873652">
    <w:abstractNumId w:val="4"/>
  </w:num>
  <w:num w:numId="10" w16cid:durableId="1909919749">
    <w:abstractNumId w:val="2"/>
  </w:num>
  <w:num w:numId="11" w16cid:durableId="958990614">
    <w:abstractNumId w:val="5"/>
  </w:num>
  <w:num w:numId="12" w16cid:durableId="539170902">
    <w:abstractNumId w:val="6"/>
  </w:num>
  <w:num w:numId="13" w16cid:durableId="9413003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rdon, Kristi L CIV USARMY CEMVK (USA)">
    <w15:presenceInfo w15:providerId="AD" w15:userId="S::Kristi.L.Gordon@usace.army.mil::444297cd-0a27-476f-8129-0e71a09955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7EB"/>
    <w:rsid w:val="00004EAE"/>
    <w:rsid w:val="00012237"/>
    <w:rsid w:val="00034EA9"/>
    <w:rsid w:val="00051721"/>
    <w:rsid w:val="00055472"/>
    <w:rsid w:val="00066A61"/>
    <w:rsid w:val="00070B74"/>
    <w:rsid w:val="00074455"/>
    <w:rsid w:val="000760ED"/>
    <w:rsid w:val="00076B7E"/>
    <w:rsid w:val="000848A3"/>
    <w:rsid w:val="00090EA0"/>
    <w:rsid w:val="00091E57"/>
    <w:rsid w:val="00094B21"/>
    <w:rsid w:val="00095F9E"/>
    <w:rsid w:val="000A2A10"/>
    <w:rsid w:val="000A5A09"/>
    <w:rsid w:val="000A6E4C"/>
    <w:rsid w:val="000B768B"/>
    <w:rsid w:val="000C15A7"/>
    <w:rsid w:val="000C19F1"/>
    <w:rsid w:val="000F5C96"/>
    <w:rsid w:val="00101189"/>
    <w:rsid w:val="00141C4D"/>
    <w:rsid w:val="001446FE"/>
    <w:rsid w:val="001479BC"/>
    <w:rsid w:val="00165D3A"/>
    <w:rsid w:val="001749A5"/>
    <w:rsid w:val="00175776"/>
    <w:rsid w:val="0018575B"/>
    <w:rsid w:val="00196D66"/>
    <w:rsid w:val="001C77EB"/>
    <w:rsid w:val="001D35B3"/>
    <w:rsid w:val="001E0576"/>
    <w:rsid w:val="001E3098"/>
    <w:rsid w:val="001F1C5F"/>
    <w:rsid w:val="001F369E"/>
    <w:rsid w:val="002104CD"/>
    <w:rsid w:val="00211683"/>
    <w:rsid w:val="002148E8"/>
    <w:rsid w:val="002166D6"/>
    <w:rsid w:val="0022015E"/>
    <w:rsid w:val="0022444D"/>
    <w:rsid w:val="0023562F"/>
    <w:rsid w:val="002753DF"/>
    <w:rsid w:val="002A0C0D"/>
    <w:rsid w:val="002C3E9D"/>
    <w:rsid w:val="002C5E49"/>
    <w:rsid w:val="002D0FAD"/>
    <w:rsid w:val="002D1E02"/>
    <w:rsid w:val="002D2F3B"/>
    <w:rsid w:val="003007E0"/>
    <w:rsid w:val="00303ECC"/>
    <w:rsid w:val="00304CC5"/>
    <w:rsid w:val="003136B9"/>
    <w:rsid w:val="00314AF7"/>
    <w:rsid w:val="003169FE"/>
    <w:rsid w:val="003222AC"/>
    <w:rsid w:val="003279A3"/>
    <w:rsid w:val="00331F13"/>
    <w:rsid w:val="00345882"/>
    <w:rsid w:val="0035362A"/>
    <w:rsid w:val="003600FB"/>
    <w:rsid w:val="003633C7"/>
    <w:rsid w:val="00363B82"/>
    <w:rsid w:val="0037663B"/>
    <w:rsid w:val="00382293"/>
    <w:rsid w:val="00386C89"/>
    <w:rsid w:val="0038794A"/>
    <w:rsid w:val="003B0315"/>
    <w:rsid w:val="003C5C79"/>
    <w:rsid w:val="003D0393"/>
    <w:rsid w:val="003E5F14"/>
    <w:rsid w:val="00403290"/>
    <w:rsid w:val="00431713"/>
    <w:rsid w:val="00440254"/>
    <w:rsid w:val="0044110A"/>
    <w:rsid w:val="00450F7E"/>
    <w:rsid w:val="00457F47"/>
    <w:rsid w:val="0046263A"/>
    <w:rsid w:val="00471760"/>
    <w:rsid w:val="00472024"/>
    <w:rsid w:val="004846B9"/>
    <w:rsid w:val="00487A60"/>
    <w:rsid w:val="004A04EE"/>
    <w:rsid w:val="004B0DBE"/>
    <w:rsid w:val="004C1CF1"/>
    <w:rsid w:val="004C68FC"/>
    <w:rsid w:val="004D2003"/>
    <w:rsid w:val="004D3848"/>
    <w:rsid w:val="004D5CDA"/>
    <w:rsid w:val="004F477E"/>
    <w:rsid w:val="00513B20"/>
    <w:rsid w:val="00514EC5"/>
    <w:rsid w:val="0052017E"/>
    <w:rsid w:val="00520A2F"/>
    <w:rsid w:val="005264A1"/>
    <w:rsid w:val="00526A5F"/>
    <w:rsid w:val="0054030A"/>
    <w:rsid w:val="00554C42"/>
    <w:rsid w:val="0055591A"/>
    <w:rsid w:val="0056566A"/>
    <w:rsid w:val="0057362D"/>
    <w:rsid w:val="00573C63"/>
    <w:rsid w:val="00574F79"/>
    <w:rsid w:val="005800BB"/>
    <w:rsid w:val="005A1500"/>
    <w:rsid w:val="005A4A87"/>
    <w:rsid w:val="005B34C4"/>
    <w:rsid w:val="005B35DA"/>
    <w:rsid w:val="005C23EB"/>
    <w:rsid w:val="005D39DC"/>
    <w:rsid w:val="005D3B49"/>
    <w:rsid w:val="005D60F5"/>
    <w:rsid w:val="005E72BB"/>
    <w:rsid w:val="005F17BD"/>
    <w:rsid w:val="006010FA"/>
    <w:rsid w:val="006140E2"/>
    <w:rsid w:val="00622088"/>
    <w:rsid w:val="006230BE"/>
    <w:rsid w:val="006238CD"/>
    <w:rsid w:val="00642EB3"/>
    <w:rsid w:val="006465B4"/>
    <w:rsid w:val="0065649F"/>
    <w:rsid w:val="00672CC6"/>
    <w:rsid w:val="00673C88"/>
    <w:rsid w:val="006807BD"/>
    <w:rsid w:val="00691DFC"/>
    <w:rsid w:val="006923CD"/>
    <w:rsid w:val="00693568"/>
    <w:rsid w:val="006B0ED7"/>
    <w:rsid w:val="006B3070"/>
    <w:rsid w:val="006B4843"/>
    <w:rsid w:val="006D0F09"/>
    <w:rsid w:val="006D2BD1"/>
    <w:rsid w:val="006E3B49"/>
    <w:rsid w:val="006F1272"/>
    <w:rsid w:val="006F17C9"/>
    <w:rsid w:val="007148F0"/>
    <w:rsid w:val="007279EA"/>
    <w:rsid w:val="00731891"/>
    <w:rsid w:val="00733AAD"/>
    <w:rsid w:val="00761240"/>
    <w:rsid w:val="00762B1C"/>
    <w:rsid w:val="00763263"/>
    <w:rsid w:val="00781A3D"/>
    <w:rsid w:val="007952E9"/>
    <w:rsid w:val="007A3A45"/>
    <w:rsid w:val="007A571B"/>
    <w:rsid w:val="007A5A9D"/>
    <w:rsid w:val="007A619C"/>
    <w:rsid w:val="007A7808"/>
    <w:rsid w:val="007B345A"/>
    <w:rsid w:val="007B6D41"/>
    <w:rsid w:val="007C2E4C"/>
    <w:rsid w:val="007C7B6A"/>
    <w:rsid w:val="007E036C"/>
    <w:rsid w:val="007E6ADB"/>
    <w:rsid w:val="008060A4"/>
    <w:rsid w:val="0081657B"/>
    <w:rsid w:val="008176DE"/>
    <w:rsid w:val="00822532"/>
    <w:rsid w:val="00827DB3"/>
    <w:rsid w:val="00832C2B"/>
    <w:rsid w:val="008479B5"/>
    <w:rsid w:val="00876F2F"/>
    <w:rsid w:val="00882C37"/>
    <w:rsid w:val="00887F13"/>
    <w:rsid w:val="008A4AC7"/>
    <w:rsid w:val="008A69BD"/>
    <w:rsid w:val="008B0E89"/>
    <w:rsid w:val="008B5B2F"/>
    <w:rsid w:val="008C2CBE"/>
    <w:rsid w:val="008D5667"/>
    <w:rsid w:val="008D6597"/>
    <w:rsid w:val="008F650C"/>
    <w:rsid w:val="009005C7"/>
    <w:rsid w:val="00901979"/>
    <w:rsid w:val="00904D3C"/>
    <w:rsid w:val="00910336"/>
    <w:rsid w:val="009103D4"/>
    <w:rsid w:val="00917900"/>
    <w:rsid w:val="0092204C"/>
    <w:rsid w:val="00931E6C"/>
    <w:rsid w:val="009342BB"/>
    <w:rsid w:val="00954AF9"/>
    <w:rsid w:val="00962443"/>
    <w:rsid w:val="00970BA9"/>
    <w:rsid w:val="00983E0E"/>
    <w:rsid w:val="009B3D97"/>
    <w:rsid w:val="009C3707"/>
    <w:rsid w:val="009C40F6"/>
    <w:rsid w:val="009C7739"/>
    <w:rsid w:val="009F0B73"/>
    <w:rsid w:val="00A273E2"/>
    <w:rsid w:val="00A27823"/>
    <w:rsid w:val="00A456B7"/>
    <w:rsid w:val="00A52BFD"/>
    <w:rsid w:val="00A62CB5"/>
    <w:rsid w:val="00A6436F"/>
    <w:rsid w:val="00A67331"/>
    <w:rsid w:val="00A75F06"/>
    <w:rsid w:val="00A84CA3"/>
    <w:rsid w:val="00A852CC"/>
    <w:rsid w:val="00A920BC"/>
    <w:rsid w:val="00AA664F"/>
    <w:rsid w:val="00AB6233"/>
    <w:rsid w:val="00AC14AD"/>
    <w:rsid w:val="00AC3597"/>
    <w:rsid w:val="00AC3AE1"/>
    <w:rsid w:val="00AD5D02"/>
    <w:rsid w:val="00B0692A"/>
    <w:rsid w:val="00B10284"/>
    <w:rsid w:val="00B15B0A"/>
    <w:rsid w:val="00B323E9"/>
    <w:rsid w:val="00B4136F"/>
    <w:rsid w:val="00B46516"/>
    <w:rsid w:val="00B50278"/>
    <w:rsid w:val="00B50494"/>
    <w:rsid w:val="00B60158"/>
    <w:rsid w:val="00B66951"/>
    <w:rsid w:val="00B8115E"/>
    <w:rsid w:val="00B87BFE"/>
    <w:rsid w:val="00BA0481"/>
    <w:rsid w:val="00BA7407"/>
    <w:rsid w:val="00BB2D9D"/>
    <w:rsid w:val="00BB506F"/>
    <w:rsid w:val="00BB7A0D"/>
    <w:rsid w:val="00BB7DBE"/>
    <w:rsid w:val="00BC248A"/>
    <w:rsid w:val="00BD2DE9"/>
    <w:rsid w:val="00BD5C05"/>
    <w:rsid w:val="00BE1376"/>
    <w:rsid w:val="00BF76FC"/>
    <w:rsid w:val="00C0352A"/>
    <w:rsid w:val="00C238D9"/>
    <w:rsid w:val="00C31550"/>
    <w:rsid w:val="00C43507"/>
    <w:rsid w:val="00C64A6E"/>
    <w:rsid w:val="00C650F2"/>
    <w:rsid w:val="00C70249"/>
    <w:rsid w:val="00C718F6"/>
    <w:rsid w:val="00C72B96"/>
    <w:rsid w:val="00C76D5C"/>
    <w:rsid w:val="00C771EB"/>
    <w:rsid w:val="00C81699"/>
    <w:rsid w:val="00C931D5"/>
    <w:rsid w:val="00CA074C"/>
    <w:rsid w:val="00CA34BD"/>
    <w:rsid w:val="00CB042E"/>
    <w:rsid w:val="00CB5D1F"/>
    <w:rsid w:val="00CD098B"/>
    <w:rsid w:val="00CD1FCF"/>
    <w:rsid w:val="00CD54BF"/>
    <w:rsid w:val="00CF4142"/>
    <w:rsid w:val="00D12005"/>
    <w:rsid w:val="00D13FD6"/>
    <w:rsid w:val="00D23502"/>
    <w:rsid w:val="00D26BD1"/>
    <w:rsid w:val="00D27B9C"/>
    <w:rsid w:val="00D32759"/>
    <w:rsid w:val="00D4337F"/>
    <w:rsid w:val="00D616B0"/>
    <w:rsid w:val="00D61C13"/>
    <w:rsid w:val="00D61D42"/>
    <w:rsid w:val="00D63105"/>
    <w:rsid w:val="00D6681B"/>
    <w:rsid w:val="00D7029D"/>
    <w:rsid w:val="00D73368"/>
    <w:rsid w:val="00D74433"/>
    <w:rsid w:val="00D76CBA"/>
    <w:rsid w:val="00D84967"/>
    <w:rsid w:val="00D91BC0"/>
    <w:rsid w:val="00DA3103"/>
    <w:rsid w:val="00DB1B33"/>
    <w:rsid w:val="00DB25D2"/>
    <w:rsid w:val="00DC6709"/>
    <w:rsid w:val="00DD2052"/>
    <w:rsid w:val="00DD37EF"/>
    <w:rsid w:val="00DD6B73"/>
    <w:rsid w:val="00DD7ECB"/>
    <w:rsid w:val="00DE54E2"/>
    <w:rsid w:val="00DF1642"/>
    <w:rsid w:val="00E23DCC"/>
    <w:rsid w:val="00E35774"/>
    <w:rsid w:val="00E37820"/>
    <w:rsid w:val="00E44F5E"/>
    <w:rsid w:val="00E654B3"/>
    <w:rsid w:val="00E67490"/>
    <w:rsid w:val="00E81853"/>
    <w:rsid w:val="00E8439C"/>
    <w:rsid w:val="00E86D3E"/>
    <w:rsid w:val="00E9159F"/>
    <w:rsid w:val="00E93BDE"/>
    <w:rsid w:val="00EA0E8E"/>
    <w:rsid w:val="00EC00DA"/>
    <w:rsid w:val="00EC0240"/>
    <w:rsid w:val="00EC0417"/>
    <w:rsid w:val="00EC346C"/>
    <w:rsid w:val="00EC3523"/>
    <w:rsid w:val="00EC606E"/>
    <w:rsid w:val="00EF4A4F"/>
    <w:rsid w:val="00EF5E98"/>
    <w:rsid w:val="00F13FCB"/>
    <w:rsid w:val="00F14E56"/>
    <w:rsid w:val="00F40D25"/>
    <w:rsid w:val="00F421DC"/>
    <w:rsid w:val="00F45FA3"/>
    <w:rsid w:val="00F47B50"/>
    <w:rsid w:val="00F50C37"/>
    <w:rsid w:val="00F62DC2"/>
    <w:rsid w:val="00F64D53"/>
    <w:rsid w:val="00F758CA"/>
    <w:rsid w:val="00F762F0"/>
    <w:rsid w:val="00F86429"/>
    <w:rsid w:val="00F87A90"/>
    <w:rsid w:val="00FA7660"/>
    <w:rsid w:val="00FF0748"/>
    <w:rsid w:val="0128A794"/>
    <w:rsid w:val="0152E7AF"/>
    <w:rsid w:val="01AFCC16"/>
    <w:rsid w:val="02ED9E7D"/>
    <w:rsid w:val="031C3DD6"/>
    <w:rsid w:val="0369756E"/>
    <w:rsid w:val="0380F066"/>
    <w:rsid w:val="039B7482"/>
    <w:rsid w:val="03E8300C"/>
    <w:rsid w:val="048664B5"/>
    <w:rsid w:val="051F35F8"/>
    <w:rsid w:val="0606437E"/>
    <w:rsid w:val="06093832"/>
    <w:rsid w:val="076BB3C4"/>
    <w:rsid w:val="07978A11"/>
    <w:rsid w:val="080A770F"/>
    <w:rsid w:val="08DF9AF2"/>
    <w:rsid w:val="09778C37"/>
    <w:rsid w:val="097E3ACC"/>
    <w:rsid w:val="09EFCD65"/>
    <w:rsid w:val="0A35C2F6"/>
    <w:rsid w:val="0AB8AF78"/>
    <w:rsid w:val="0B2C30B4"/>
    <w:rsid w:val="0BA6885B"/>
    <w:rsid w:val="0BE65BEC"/>
    <w:rsid w:val="0C2F0415"/>
    <w:rsid w:val="0CE80A9F"/>
    <w:rsid w:val="0DB8165B"/>
    <w:rsid w:val="0EDD9795"/>
    <w:rsid w:val="0F3A4A79"/>
    <w:rsid w:val="108CCA37"/>
    <w:rsid w:val="11A865E7"/>
    <w:rsid w:val="120D236F"/>
    <w:rsid w:val="12A6A81D"/>
    <w:rsid w:val="12C5774C"/>
    <w:rsid w:val="138DD4AD"/>
    <w:rsid w:val="139B2E43"/>
    <w:rsid w:val="13E428C1"/>
    <w:rsid w:val="15489D6E"/>
    <w:rsid w:val="158031EA"/>
    <w:rsid w:val="15C84CAC"/>
    <w:rsid w:val="15D162CF"/>
    <w:rsid w:val="1695A4C8"/>
    <w:rsid w:val="17119CAB"/>
    <w:rsid w:val="179C90FC"/>
    <w:rsid w:val="17FA714C"/>
    <w:rsid w:val="190317D0"/>
    <w:rsid w:val="19398F6F"/>
    <w:rsid w:val="194E1FD1"/>
    <w:rsid w:val="1960E6A6"/>
    <w:rsid w:val="198B9A59"/>
    <w:rsid w:val="19F6535D"/>
    <w:rsid w:val="1A3FB92E"/>
    <w:rsid w:val="1A77FB5C"/>
    <w:rsid w:val="1ADE64E3"/>
    <w:rsid w:val="1AE3FC0C"/>
    <w:rsid w:val="1D3B3140"/>
    <w:rsid w:val="1E2D9BFC"/>
    <w:rsid w:val="1E4EFEE4"/>
    <w:rsid w:val="1E5A7DB4"/>
    <w:rsid w:val="1EEF3DE1"/>
    <w:rsid w:val="1F138C06"/>
    <w:rsid w:val="207B4F69"/>
    <w:rsid w:val="20F98092"/>
    <w:rsid w:val="218BEBBA"/>
    <w:rsid w:val="21E07611"/>
    <w:rsid w:val="22F14C15"/>
    <w:rsid w:val="249B0F57"/>
    <w:rsid w:val="24EA0467"/>
    <w:rsid w:val="2542DE80"/>
    <w:rsid w:val="256F8938"/>
    <w:rsid w:val="2570B7A4"/>
    <w:rsid w:val="25A0BC77"/>
    <w:rsid w:val="25C26B00"/>
    <w:rsid w:val="2655F25B"/>
    <w:rsid w:val="26DC8CAF"/>
    <w:rsid w:val="282440A5"/>
    <w:rsid w:val="28CFAF9F"/>
    <w:rsid w:val="29040121"/>
    <w:rsid w:val="29475405"/>
    <w:rsid w:val="2ACDF8B0"/>
    <w:rsid w:val="2BA42091"/>
    <w:rsid w:val="2CF023DF"/>
    <w:rsid w:val="2EC54C19"/>
    <w:rsid w:val="30663A26"/>
    <w:rsid w:val="30B8357D"/>
    <w:rsid w:val="31163F8C"/>
    <w:rsid w:val="31432101"/>
    <w:rsid w:val="315531C7"/>
    <w:rsid w:val="32839DE5"/>
    <w:rsid w:val="3360B336"/>
    <w:rsid w:val="33AA3F89"/>
    <w:rsid w:val="33D58EA1"/>
    <w:rsid w:val="3420BD1B"/>
    <w:rsid w:val="348051E9"/>
    <w:rsid w:val="34911CDD"/>
    <w:rsid w:val="3493E12D"/>
    <w:rsid w:val="34A7C3AC"/>
    <w:rsid w:val="34D46974"/>
    <w:rsid w:val="34E4A46E"/>
    <w:rsid w:val="34E68FD0"/>
    <w:rsid w:val="34ECD6A4"/>
    <w:rsid w:val="3536932D"/>
    <w:rsid w:val="3698EAFE"/>
    <w:rsid w:val="37900C3B"/>
    <w:rsid w:val="384A6EFC"/>
    <w:rsid w:val="38924EB8"/>
    <w:rsid w:val="392B5CB9"/>
    <w:rsid w:val="39549D17"/>
    <w:rsid w:val="3A076983"/>
    <w:rsid w:val="3A62D114"/>
    <w:rsid w:val="3B997386"/>
    <w:rsid w:val="3BEE5DAD"/>
    <w:rsid w:val="3C546559"/>
    <w:rsid w:val="3C6DB2F0"/>
    <w:rsid w:val="3D0AA9AD"/>
    <w:rsid w:val="3D150DE2"/>
    <w:rsid w:val="3D59B6EE"/>
    <w:rsid w:val="3DB2E84B"/>
    <w:rsid w:val="3E1488A5"/>
    <w:rsid w:val="3F100809"/>
    <w:rsid w:val="40216E7D"/>
    <w:rsid w:val="4069956D"/>
    <w:rsid w:val="4092311A"/>
    <w:rsid w:val="41A1F838"/>
    <w:rsid w:val="423420E1"/>
    <w:rsid w:val="4295B897"/>
    <w:rsid w:val="4298490B"/>
    <w:rsid w:val="42A910FC"/>
    <w:rsid w:val="42B40B1F"/>
    <w:rsid w:val="431103DA"/>
    <w:rsid w:val="43B14835"/>
    <w:rsid w:val="43E66805"/>
    <w:rsid w:val="44DBB953"/>
    <w:rsid w:val="44F80B71"/>
    <w:rsid w:val="45222D9F"/>
    <w:rsid w:val="4679B8A2"/>
    <w:rsid w:val="47DA6285"/>
    <w:rsid w:val="4846AF03"/>
    <w:rsid w:val="484B92B8"/>
    <w:rsid w:val="48551EDA"/>
    <w:rsid w:val="48C750F6"/>
    <w:rsid w:val="490CF53A"/>
    <w:rsid w:val="4920CDBE"/>
    <w:rsid w:val="498E8DC5"/>
    <w:rsid w:val="49BA0D48"/>
    <w:rsid w:val="49C24A95"/>
    <w:rsid w:val="49DAF4A0"/>
    <w:rsid w:val="4A4DDDD6"/>
    <w:rsid w:val="4A80C118"/>
    <w:rsid w:val="4AAF03C0"/>
    <w:rsid w:val="4B6B2656"/>
    <w:rsid w:val="4BD1C06C"/>
    <w:rsid w:val="4BDA44C1"/>
    <w:rsid w:val="4C01E2AA"/>
    <w:rsid w:val="4C4547EC"/>
    <w:rsid w:val="4C7C9076"/>
    <w:rsid w:val="4C87E186"/>
    <w:rsid w:val="4D332C7B"/>
    <w:rsid w:val="4D6490F1"/>
    <w:rsid w:val="4E0EA685"/>
    <w:rsid w:val="4EAB3DC7"/>
    <w:rsid w:val="4EFA426F"/>
    <w:rsid w:val="4F08BDE6"/>
    <w:rsid w:val="508464B9"/>
    <w:rsid w:val="50B4FA02"/>
    <w:rsid w:val="514AE026"/>
    <w:rsid w:val="522A7725"/>
    <w:rsid w:val="529EE94D"/>
    <w:rsid w:val="52D7797C"/>
    <w:rsid w:val="5307CE35"/>
    <w:rsid w:val="5330F09A"/>
    <w:rsid w:val="53620FD6"/>
    <w:rsid w:val="539EC200"/>
    <w:rsid w:val="53F95323"/>
    <w:rsid w:val="55947BDD"/>
    <w:rsid w:val="559F150C"/>
    <w:rsid w:val="56320E57"/>
    <w:rsid w:val="5674961E"/>
    <w:rsid w:val="56BB306D"/>
    <w:rsid w:val="57112E22"/>
    <w:rsid w:val="57804ABB"/>
    <w:rsid w:val="579A4DAD"/>
    <w:rsid w:val="580FA76F"/>
    <w:rsid w:val="5857EDE1"/>
    <w:rsid w:val="58F386AC"/>
    <w:rsid w:val="593D76AC"/>
    <w:rsid w:val="596CBB43"/>
    <w:rsid w:val="596F61BC"/>
    <w:rsid w:val="59EA1B20"/>
    <w:rsid w:val="59EA85ED"/>
    <w:rsid w:val="5A5AA73B"/>
    <w:rsid w:val="5AEE14A8"/>
    <w:rsid w:val="5B0DF3F3"/>
    <w:rsid w:val="5B2EEA14"/>
    <w:rsid w:val="5B8F5B40"/>
    <w:rsid w:val="5C273AE5"/>
    <w:rsid w:val="5C902082"/>
    <w:rsid w:val="5CF978D7"/>
    <w:rsid w:val="5D01F259"/>
    <w:rsid w:val="5D5FFD43"/>
    <w:rsid w:val="5D7205D9"/>
    <w:rsid w:val="5DFA8EB8"/>
    <w:rsid w:val="5E704E15"/>
    <w:rsid w:val="62022FDC"/>
    <w:rsid w:val="62432D30"/>
    <w:rsid w:val="62FEAB3B"/>
    <w:rsid w:val="630B786F"/>
    <w:rsid w:val="632119AE"/>
    <w:rsid w:val="63756C64"/>
    <w:rsid w:val="63D13964"/>
    <w:rsid w:val="63F1A222"/>
    <w:rsid w:val="6435FA93"/>
    <w:rsid w:val="6444B7EA"/>
    <w:rsid w:val="64D7D952"/>
    <w:rsid w:val="6774DF78"/>
    <w:rsid w:val="680F4939"/>
    <w:rsid w:val="68B97D03"/>
    <w:rsid w:val="68E7E335"/>
    <w:rsid w:val="692E7573"/>
    <w:rsid w:val="69B9A9E1"/>
    <w:rsid w:val="69F8A1E9"/>
    <w:rsid w:val="6A07721B"/>
    <w:rsid w:val="6A1F8065"/>
    <w:rsid w:val="6B14857D"/>
    <w:rsid w:val="6BCE6C80"/>
    <w:rsid w:val="6C5373D4"/>
    <w:rsid w:val="6C7B8895"/>
    <w:rsid w:val="6C9D372E"/>
    <w:rsid w:val="6CB9ECF5"/>
    <w:rsid w:val="6CD6F81B"/>
    <w:rsid w:val="6D9CFBF2"/>
    <w:rsid w:val="6DB65B07"/>
    <w:rsid w:val="6DC2DC91"/>
    <w:rsid w:val="6E2C1564"/>
    <w:rsid w:val="6E4DCA42"/>
    <w:rsid w:val="6EF9DD5A"/>
    <w:rsid w:val="6F109420"/>
    <w:rsid w:val="6FFDB8FA"/>
    <w:rsid w:val="7080B2D8"/>
    <w:rsid w:val="7083D553"/>
    <w:rsid w:val="70EDBAFF"/>
    <w:rsid w:val="71C21FEC"/>
    <w:rsid w:val="728A9AC8"/>
    <w:rsid w:val="72D6DB22"/>
    <w:rsid w:val="73088D75"/>
    <w:rsid w:val="7321DAA8"/>
    <w:rsid w:val="733F76BE"/>
    <w:rsid w:val="75244E34"/>
    <w:rsid w:val="7637B574"/>
    <w:rsid w:val="771F9437"/>
    <w:rsid w:val="78BD12A9"/>
    <w:rsid w:val="7AD60B92"/>
    <w:rsid w:val="7AF2A219"/>
    <w:rsid w:val="7C262259"/>
    <w:rsid w:val="7C5B4ED5"/>
    <w:rsid w:val="7C75332A"/>
    <w:rsid w:val="7E4EECAC"/>
    <w:rsid w:val="7EA3AE2D"/>
    <w:rsid w:val="7F5F4695"/>
    <w:rsid w:val="7FB8F8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820FB"/>
  <w15:chartTrackingRefBased/>
  <w15:docId w15:val="{C05D303C-DB7D-4E4A-8224-818005369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7823"/>
    <w:rPr>
      <w:sz w:val="24"/>
      <w:lang w:eastAsia="en-US"/>
    </w:rPr>
  </w:style>
  <w:style w:type="paragraph" w:styleId="Heading1">
    <w:name w:val="heading 1"/>
    <w:basedOn w:val="Normal"/>
    <w:next w:val="Normal"/>
    <w:qFormat/>
    <w:pPr>
      <w:keepNext/>
      <w:jc w:val="center"/>
      <w:outlineLvl w:val="0"/>
    </w:pPr>
  </w:style>
  <w:style w:type="paragraph" w:styleId="Heading2">
    <w:name w:val="heading 2"/>
    <w:basedOn w:val="Normal"/>
    <w:next w:val="Normal"/>
    <w:qFormat/>
    <w:rsid w:val="00513B20"/>
    <w:pPr>
      <w:keepNext/>
      <w:ind w:left="720"/>
      <w:outlineLvl w:val="1"/>
    </w:pPr>
    <w:rPr>
      <w:b/>
      <w:sz w:val="12"/>
      <w:szCs w:val="1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Helvetica" w:hAnsi="Helvetica"/>
      <w:b/>
      <w:bCs/>
    </w:rPr>
  </w:style>
  <w:style w:type="paragraph" w:styleId="Subtitle">
    <w:name w:val="Subtitle"/>
    <w:basedOn w:val="Normal"/>
    <w:qFormat/>
    <w:pPr>
      <w:jc w:val="center"/>
    </w:pPr>
    <w:rPr>
      <w:rFonts w:ascii="Helvetica" w:hAnsi="Helvetica"/>
      <w:b/>
      <w:caps/>
      <w:sz w:val="16"/>
    </w:rPr>
  </w:style>
  <w:style w:type="paragraph" w:styleId="BodyText">
    <w:name w:val="Body Text"/>
    <w:basedOn w:val="Normal"/>
    <w:rPr>
      <w:rFonts w:ascii="Helvetica" w:hAnsi="Helvetica"/>
      <w:b/>
      <w:sz w:val="16"/>
    </w:rPr>
  </w:style>
  <w:style w:type="paragraph" w:styleId="Header">
    <w:name w:val="header"/>
    <w:basedOn w:val="Normal"/>
    <w:pPr>
      <w:tabs>
        <w:tab w:val="center" w:pos="4320"/>
        <w:tab w:val="right" w:pos="8640"/>
      </w:tabs>
    </w:pPr>
  </w:style>
  <w:style w:type="paragraph" w:customStyle="1" w:styleId="CompanyName">
    <w:name w:val="Company Name"/>
    <w:basedOn w:val="Subtitle"/>
    <w:rsid w:val="00513B20"/>
    <w:rPr>
      <w:rFonts w:ascii="Arial Bold" w:hAnsi="Arial Bold"/>
      <w:szCs w:val="16"/>
    </w:rPr>
  </w:style>
  <w:style w:type="paragraph" w:styleId="Footer">
    <w:name w:val="footer"/>
    <w:basedOn w:val="Normal"/>
    <w:pPr>
      <w:tabs>
        <w:tab w:val="center" w:pos="4320"/>
        <w:tab w:val="right" w:pos="8640"/>
      </w:tabs>
      <w:spacing w:before="280"/>
    </w:pPr>
    <w:rPr>
      <w:sz w:val="12"/>
    </w:rPr>
  </w:style>
  <w:style w:type="paragraph" w:customStyle="1" w:styleId="LHDA">
    <w:name w:val="LHDA"/>
    <w:basedOn w:val="Title"/>
    <w:rsid w:val="00513B20"/>
    <w:rPr>
      <w:rFonts w:ascii="Arial Bold" w:hAnsi="Arial Bold"/>
      <w:caps/>
      <w:szCs w:val="24"/>
    </w:rPr>
  </w:style>
  <w:style w:type="paragraph" w:styleId="BalloonText">
    <w:name w:val="Balloon Text"/>
    <w:basedOn w:val="Normal"/>
    <w:semiHidden/>
    <w:rPr>
      <w:rFonts w:ascii="Tahoma" w:hAnsi="Tahoma" w:cs="Helvetica"/>
      <w:sz w:val="16"/>
      <w:szCs w:val="16"/>
    </w:rPr>
  </w:style>
  <w:style w:type="paragraph" w:customStyle="1" w:styleId="BlackDODSeal">
    <w:name w:val="BlackDODSeal"/>
    <w:pPr>
      <w:jc w:val="center"/>
    </w:pPr>
    <w:rPr>
      <w:rFonts w:ascii="Arial" w:hAnsi="Arial"/>
      <w:b/>
      <w:caps/>
      <w:color w:val="000000"/>
      <w:sz w:val="22"/>
      <w:lang w:eastAsia="en-US"/>
    </w:rPr>
  </w:style>
  <w:style w:type="paragraph" w:customStyle="1" w:styleId="Reply">
    <w:name w:val="Reply"/>
    <w:basedOn w:val="Normal"/>
    <w:rsid w:val="00513B20"/>
    <w:rPr>
      <w:rFonts w:ascii="Arial" w:hAnsi="Arial"/>
      <w:b/>
      <w:sz w:val="12"/>
    </w:rPr>
  </w:style>
  <w:style w:type="paragraph" w:styleId="ListParagraph">
    <w:name w:val="List Paragraph"/>
    <w:basedOn w:val="Normal"/>
    <w:uiPriority w:val="34"/>
    <w:qFormat/>
    <w:rsid w:val="007B345A"/>
    <w:pPr>
      <w:spacing w:after="160" w:line="278" w:lineRule="auto"/>
      <w:ind w:left="720"/>
      <w:contextualSpacing/>
    </w:pPr>
    <w:rPr>
      <w:rFonts w:asciiTheme="minorHAnsi" w:eastAsiaTheme="minorHAnsi" w:hAnsiTheme="minorHAnsi" w:cstheme="minorBidi"/>
      <w:kern w:val="2"/>
      <w:szCs w:val="24"/>
      <w14:ligatures w14:val="standardContextual"/>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733F76BE"/>
    <w:rPr>
      <w:color w:val="0563C1"/>
      <w:u w:val="single"/>
    </w:rPr>
  </w:style>
  <w:style w:type="paragraph" w:styleId="Revision">
    <w:name w:val="Revision"/>
    <w:hidden/>
    <w:uiPriority w:val="99"/>
    <w:semiHidden/>
    <w:rsid w:val="003136B9"/>
    <w:rPr>
      <w:sz w:val="24"/>
      <w:lang w:eastAsia="en-US"/>
    </w:rPr>
  </w:style>
  <w:style w:type="character" w:styleId="CommentReference">
    <w:name w:val="annotation reference"/>
    <w:basedOn w:val="DefaultParagraphFont"/>
    <w:rsid w:val="005D39DC"/>
    <w:rPr>
      <w:sz w:val="16"/>
      <w:szCs w:val="16"/>
    </w:rPr>
  </w:style>
  <w:style w:type="paragraph" w:styleId="CommentText">
    <w:name w:val="annotation text"/>
    <w:basedOn w:val="Normal"/>
    <w:link w:val="CommentTextChar"/>
    <w:rsid w:val="005D39DC"/>
    <w:rPr>
      <w:sz w:val="20"/>
    </w:rPr>
  </w:style>
  <w:style w:type="character" w:customStyle="1" w:styleId="CommentTextChar">
    <w:name w:val="Comment Text Char"/>
    <w:basedOn w:val="DefaultParagraphFont"/>
    <w:link w:val="CommentText"/>
    <w:rsid w:val="005D39DC"/>
    <w:rPr>
      <w:lang w:eastAsia="en-US"/>
    </w:rPr>
  </w:style>
  <w:style w:type="paragraph" w:styleId="CommentSubject">
    <w:name w:val="annotation subject"/>
    <w:basedOn w:val="CommentText"/>
    <w:next w:val="CommentText"/>
    <w:link w:val="CommentSubjectChar"/>
    <w:rsid w:val="005D39DC"/>
    <w:rPr>
      <w:b/>
      <w:bCs/>
    </w:rPr>
  </w:style>
  <w:style w:type="character" w:customStyle="1" w:styleId="CommentSubjectChar">
    <w:name w:val="Comment Subject Char"/>
    <w:basedOn w:val="CommentTextChar"/>
    <w:link w:val="CommentSubject"/>
    <w:rsid w:val="005D39DC"/>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01763">
      <w:bodyDiv w:val="1"/>
      <w:marLeft w:val="0"/>
      <w:marRight w:val="0"/>
      <w:marTop w:val="0"/>
      <w:marBottom w:val="0"/>
      <w:divBdr>
        <w:top w:val="none" w:sz="0" w:space="0" w:color="auto"/>
        <w:left w:val="none" w:sz="0" w:space="0" w:color="auto"/>
        <w:bottom w:val="none" w:sz="0" w:space="0" w:color="auto"/>
        <w:right w:val="none" w:sz="0" w:space="0" w:color="auto"/>
      </w:divBdr>
    </w:div>
    <w:div w:id="336083723">
      <w:bodyDiv w:val="1"/>
      <w:marLeft w:val="0"/>
      <w:marRight w:val="0"/>
      <w:marTop w:val="0"/>
      <w:marBottom w:val="0"/>
      <w:divBdr>
        <w:top w:val="none" w:sz="0" w:space="0" w:color="auto"/>
        <w:left w:val="none" w:sz="0" w:space="0" w:color="auto"/>
        <w:bottom w:val="none" w:sz="0" w:space="0" w:color="auto"/>
        <w:right w:val="none" w:sz="0" w:space="0" w:color="auto"/>
      </w:divBdr>
    </w:div>
    <w:div w:id="976450448">
      <w:bodyDiv w:val="1"/>
      <w:marLeft w:val="0"/>
      <w:marRight w:val="0"/>
      <w:marTop w:val="0"/>
      <w:marBottom w:val="0"/>
      <w:divBdr>
        <w:top w:val="none" w:sz="0" w:space="0" w:color="auto"/>
        <w:left w:val="none" w:sz="0" w:space="0" w:color="auto"/>
        <w:bottom w:val="none" w:sz="0" w:space="0" w:color="auto"/>
        <w:right w:val="none" w:sz="0" w:space="0" w:color="auto"/>
      </w:divBdr>
    </w:div>
    <w:div w:id="979728736">
      <w:bodyDiv w:val="1"/>
      <w:marLeft w:val="0"/>
      <w:marRight w:val="0"/>
      <w:marTop w:val="0"/>
      <w:marBottom w:val="0"/>
      <w:divBdr>
        <w:top w:val="none" w:sz="0" w:space="0" w:color="auto"/>
        <w:left w:val="none" w:sz="0" w:space="0" w:color="auto"/>
        <w:bottom w:val="none" w:sz="0" w:space="0" w:color="auto"/>
        <w:right w:val="none" w:sz="0" w:space="0" w:color="auto"/>
      </w:divBdr>
    </w:div>
    <w:div w:id="1309481383">
      <w:bodyDiv w:val="1"/>
      <w:marLeft w:val="0"/>
      <w:marRight w:val="0"/>
      <w:marTop w:val="0"/>
      <w:marBottom w:val="0"/>
      <w:divBdr>
        <w:top w:val="none" w:sz="0" w:space="0" w:color="auto"/>
        <w:left w:val="none" w:sz="0" w:space="0" w:color="auto"/>
        <w:bottom w:val="none" w:sz="0" w:space="0" w:color="auto"/>
        <w:right w:val="none" w:sz="0" w:space="0" w:color="auto"/>
      </w:divBdr>
    </w:div>
    <w:div w:id="203456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roponent_x0020_Office xmlns="a04fa442-a598-4227-a694-e6a308af2c0e">CEIT-OPI-RC</Proponent_x0020_Office>
    <Issue_x0020_Date xmlns="a04fa442-a598-4227-a694-e6a308af2c0e">2018-12-21T00:00:00Z</Issue_x0020_Date>
    <Last_x0020_Reviewed_x0020_Date xmlns="a04fa442-a598-4227-a694-e6a308af2c0e">2018-12-21T00:00:00Z</Last_x0020_Reviewed_x0020_Date>
    <Pub_x0020_Status xmlns="a04fa442-a598-4227-a694-e6a308af2c0e">Active</Pub_x0020_Status>
    <Next_x0020_Review_x0020_Date xmlns="a04fa442-a598-4227-a694-e6a308af2c0e">2019-12-21T00:00:00Z</Next_x0020_Review_x0020_Date>
    <Names xmlns="a04fa442-a598-4227-a694-e6a308af2c0e">
      <UserInfo>
        <DisplayName/>
        <AccountId xsi:nil="true"/>
        <AccountType/>
      </UserInfo>
    </Names>
    <Comments xmlns="84951780-1e0e-499f-97dd-e7211384bcf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87A7EF1B68C0E4F894A7CF13BA43204" ma:contentTypeVersion="9" ma:contentTypeDescription="Create a new document." ma:contentTypeScope="" ma:versionID="0550aa2c8734c135a19a12b9d3fbff08">
  <xsd:schema xmlns:xsd="http://www.w3.org/2001/XMLSchema" xmlns:xs="http://www.w3.org/2001/XMLSchema" xmlns:p="http://schemas.microsoft.com/office/2006/metadata/properties" xmlns:ns2="a04fa442-a598-4227-a694-e6a308af2c0e" xmlns:ns3="84951780-1e0e-499f-97dd-e7211384bcfd" xmlns:ns4="6e8feee2-d750-4e3f-8820-eccf016812da" targetNamespace="http://schemas.microsoft.com/office/2006/metadata/properties" ma:root="true" ma:fieldsID="859344e315748af73a0bf0fb95201076" ns2:_="" ns3:_="" ns4:_="">
    <xsd:import namespace="a04fa442-a598-4227-a694-e6a308af2c0e"/>
    <xsd:import namespace="84951780-1e0e-499f-97dd-e7211384bcfd"/>
    <xsd:import namespace="6e8feee2-d750-4e3f-8820-eccf016812da"/>
    <xsd:element name="properties">
      <xsd:complexType>
        <xsd:sequence>
          <xsd:element name="documentManagement">
            <xsd:complexType>
              <xsd:all>
                <xsd:element ref="ns2:Proponent_x0020_Office" minOccurs="0"/>
                <xsd:element ref="ns2:Issue_x0020_Date" minOccurs="0"/>
                <xsd:element ref="ns2:Next_x0020_Review_x0020_Date" minOccurs="0"/>
                <xsd:element ref="ns2:Last_x0020_Reviewed_x0020_Date" minOccurs="0"/>
                <xsd:element ref="ns2:Pub_x0020_Status" minOccurs="0"/>
                <xsd:element ref="ns2:Names" minOccurs="0"/>
                <xsd:element ref="ns3:Comments"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4fa442-a598-4227-a694-e6a308af2c0e" elementFormDefault="qualified">
    <xsd:import namespace="http://schemas.microsoft.com/office/2006/documentManagement/types"/>
    <xsd:import namespace="http://schemas.microsoft.com/office/infopath/2007/PartnerControls"/>
    <xsd:element name="Proponent_x0020_Office" ma:index="8" nillable="true" ma:displayName="Proponent Office" ma:internalName="Proponent_x0020_Office">
      <xsd:simpleType>
        <xsd:restriction base="dms:Text">
          <xsd:maxLength value="255"/>
        </xsd:restriction>
      </xsd:simpleType>
    </xsd:element>
    <xsd:element name="Issue_x0020_Date" ma:index="9" nillable="true" ma:displayName="Issue Date" ma:format="DateOnly" ma:internalName="Issue_x0020_Date">
      <xsd:simpleType>
        <xsd:restriction base="dms:DateTime"/>
      </xsd:simpleType>
    </xsd:element>
    <xsd:element name="Next_x0020_Review_x0020_Date" ma:index="10" nillable="true" ma:displayName="Next Review Date" ma:format="DateOnly" ma:internalName="Next_x0020_Review_x0020_Date">
      <xsd:simpleType>
        <xsd:restriction base="dms:DateTime"/>
      </xsd:simpleType>
    </xsd:element>
    <xsd:element name="Last_x0020_Reviewed_x0020_Date" ma:index="11" nillable="true" ma:displayName="Last Reviewed Date" ma:format="DateOnly" ma:internalName="Last_x0020_Reviewed_x0020_Date">
      <xsd:simpleType>
        <xsd:restriction base="dms:DateTime"/>
      </xsd:simpleType>
    </xsd:element>
    <xsd:element name="Pub_x0020_Status" ma:index="12" nillable="true" ma:displayName="Pub Status" ma:default="Active" ma:format="Dropdown" ma:internalName="Pub_x0020_Status">
      <xsd:simpleType>
        <xsd:restriction base="dms:Choice">
          <xsd:enumeration value="Active"/>
          <xsd:enumeration value="Archived"/>
          <xsd:enumeration value="Expired"/>
          <xsd:enumeration value="Rescinded"/>
        </xsd:restriction>
      </xsd:simpleType>
    </xsd:element>
    <xsd:element name="Names" ma:index="13" nillable="true" ma:displayName="Names" ma:list="UserInfo" ma:SharePointGroup="0" ma:internalName="Name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4951780-1e0e-499f-97dd-e7211384bcfd" elementFormDefault="qualified">
    <xsd:import namespace="http://schemas.microsoft.com/office/2006/documentManagement/types"/>
    <xsd:import namespace="http://schemas.microsoft.com/office/infopath/2007/PartnerControls"/>
    <xsd:element name="Comments" ma:index="14" nillable="true" ma:displayName="Comments"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8feee2-d750-4e3f-8820-eccf016812da"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CFFE97-5941-4DB2-A731-ED2E6E87C12A}">
  <ds:schemaRefs>
    <ds:schemaRef ds:uri="http://schemas.microsoft.com/office/2006/metadata/properties"/>
    <ds:schemaRef ds:uri="http://schemas.microsoft.com/office/infopath/2007/PartnerControls"/>
    <ds:schemaRef ds:uri="a04fa442-a598-4227-a694-e6a308af2c0e"/>
    <ds:schemaRef ds:uri="84951780-1e0e-499f-97dd-e7211384bcfd"/>
  </ds:schemaRefs>
</ds:datastoreItem>
</file>

<file path=customXml/itemProps2.xml><?xml version="1.0" encoding="utf-8"?>
<ds:datastoreItem xmlns:ds="http://schemas.openxmlformats.org/officeDocument/2006/customXml" ds:itemID="{DEAC69EF-8747-4970-8AF8-E3C6B6FB5610}">
  <ds:schemaRefs>
    <ds:schemaRef ds:uri="http://schemas.microsoft.com/sharepoint/v3/contenttype/forms"/>
  </ds:schemaRefs>
</ds:datastoreItem>
</file>

<file path=customXml/itemProps3.xml><?xml version="1.0" encoding="utf-8"?>
<ds:datastoreItem xmlns:ds="http://schemas.openxmlformats.org/officeDocument/2006/customXml" ds:itemID="{B835C520-8351-4F3B-9249-D4306B55F3F9}">
  <ds:schemaRefs>
    <ds:schemaRef ds:uri="http://schemas.microsoft.com/office/2006/metadata/longProperties"/>
  </ds:schemaRefs>
</ds:datastoreItem>
</file>

<file path=customXml/itemProps4.xml><?xml version="1.0" encoding="utf-8"?>
<ds:datastoreItem xmlns:ds="http://schemas.openxmlformats.org/officeDocument/2006/customXml" ds:itemID="{C2EE593A-EF7F-4582-8F02-7D25E7DFC8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4fa442-a598-4227-a694-e6a308af2c0e"/>
    <ds:schemaRef ds:uri="84951780-1e0e-499f-97dd-e7211384bcfd"/>
    <ds:schemaRef ds:uri="6e8feee2-d750-4e3f-8820-eccf01681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955</Words>
  <Characters>5559</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Department of the Army Letterhead</vt:lpstr>
    </vt:vector>
  </TitlesOfParts>
  <Company>United States Army Publishing Agency</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the Army Letterhead</dc:title>
  <dc:subject/>
  <dc:creator>Susie  Russell</dc:creator>
  <cp:keywords>DA Letterhead Template</cp:keywords>
  <cp:lastModifiedBy>Gordon, Kristi L CIV USARMY CEMVK (USA)</cp:lastModifiedBy>
  <cp:revision>2</cp:revision>
  <cp:lastPrinted>2005-04-14T23:23:00Z</cp:lastPrinted>
  <dcterms:created xsi:type="dcterms:W3CDTF">2026-03-30T13:52:00Z</dcterms:created>
  <dcterms:modified xsi:type="dcterms:W3CDTF">2026-03-30T13:52:00Z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ext Review Date">
    <vt:lpwstr>2019-12-21T00:00:00Z</vt:lpwstr>
  </property>
  <property fmtid="{D5CDD505-2E9C-101B-9397-08002B2CF9AE}" pid="3" name="Pub Status">
    <vt:lpwstr>Active</vt:lpwstr>
  </property>
  <property fmtid="{D5CDD505-2E9C-101B-9397-08002B2CF9AE}" pid="4" name="Names">
    <vt:lpwstr/>
  </property>
  <property fmtid="{D5CDD505-2E9C-101B-9397-08002B2CF9AE}" pid="5" name="Record Series">
    <vt:lpwstr>8</vt:lpwstr>
  </property>
  <property fmtid="{D5CDD505-2E9C-101B-9397-08002B2CF9AE}" pid="6" name="Org Name">
    <vt:lpwstr>18</vt:lpwstr>
  </property>
  <property fmtid="{D5CDD505-2E9C-101B-9397-08002B2CF9AE}" pid="7" name="Migration Notes">
    <vt:lpwstr/>
  </property>
  <property fmtid="{D5CDD505-2E9C-101B-9397-08002B2CF9AE}" pid="8" name="Sort Number">
    <vt:lpwstr/>
  </property>
  <property fmtid="{D5CDD505-2E9C-101B-9397-08002B2CF9AE}" pid="9" name="Pub Type">
    <vt:lpwstr>41</vt:lpwstr>
  </property>
  <property fmtid="{D5CDD505-2E9C-101B-9397-08002B2CF9AE}" pid="10" name="Proponent Office">
    <vt:lpwstr>CEIT-OPI-RC</vt:lpwstr>
  </property>
  <property fmtid="{D5CDD505-2E9C-101B-9397-08002B2CF9AE}" pid="11" name="Issue Date">
    <vt:lpwstr>2018-12-21T00:00:00Z</vt:lpwstr>
  </property>
  <property fmtid="{D5CDD505-2E9C-101B-9397-08002B2CF9AE}" pid="12" name="Last Reviewed Date">
    <vt:lpwstr>2018-12-21T00:00:00Z</vt:lpwstr>
  </property>
  <property fmtid="{D5CDD505-2E9C-101B-9397-08002B2CF9AE}" pid="13" name="display_urn:schemas-microsoft-com:office:office#Editor">
    <vt:lpwstr>Brown, Kathy A CIV (USA)</vt:lpwstr>
  </property>
  <property fmtid="{D5CDD505-2E9C-101B-9397-08002B2CF9AE}" pid="14" name="display_urn:schemas-microsoft-com:office:office#Author">
    <vt:lpwstr>Brown, Kathy A CIV (USA)</vt:lpwstr>
  </property>
  <property fmtid="{D5CDD505-2E9C-101B-9397-08002B2CF9AE}" pid="15" name="Order">
    <vt:lpwstr>135600.000000000</vt:lpwstr>
  </property>
  <property fmtid="{D5CDD505-2E9C-101B-9397-08002B2CF9AE}" pid="16" name="ContentTypeId">
    <vt:lpwstr>0x010100687A7EF1B68C0E4F894A7CF13BA43204</vt:lpwstr>
  </property>
</Properties>
</file>