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F88470" w14:textId="77777777" w:rsidR="00D35D60" w:rsidRPr="007B6E86" w:rsidRDefault="00D35D60" w:rsidP="00D35D60">
      <w:pPr>
        <w:autoSpaceDE w:val="0"/>
        <w:autoSpaceDN w:val="0"/>
        <w:adjustRightInd w:val="0"/>
        <w:spacing w:after="0" w:line="240" w:lineRule="auto"/>
        <w:jc w:val="center"/>
        <w:rPr>
          <w:rFonts w:ascii="Times New Roman" w:hAnsi="Times New Roman" w:cs="Times New Roman"/>
          <w:bCs/>
          <w:sz w:val="24"/>
          <w:szCs w:val="24"/>
        </w:rPr>
      </w:pPr>
      <w:r w:rsidRPr="007B6E86">
        <w:rPr>
          <w:rFonts w:ascii="Times New Roman" w:hAnsi="Times New Roman" w:cs="Times New Roman"/>
          <w:bCs/>
          <w:sz w:val="24"/>
          <w:szCs w:val="24"/>
        </w:rPr>
        <w:t>PERFORMANCE WORK STATEMENT</w:t>
      </w:r>
    </w:p>
    <w:p w14:paraId="2FFD99E6" w14:textId="2BD73B84" w:rsidR="00D35D60" w:rsidRPr="007B6E86" w:rsidRDefault="003E5F72" w:rsidP="00D35D60">
      <w:pPr>
        <w:pStyle w:val="NoSpacing"/>
        <w:jc w:val="center"/>
        <w:rPr>
          <w:sz w:val="24"/>
        </w:rPr>
      </w:pPr>
      <w:r w:rsidRPr="00495CB3">
        <w:rPr>
          <w:sz w:val="24"/>
        </w:rPr>
        <w:t>AUDIO VISUAL (AV)</w:t>
      </w:r>
      <w:r w:rsidR="00D35D60" w:rsidRPr="00495CB3">
        <w:rPr>
          <w:sz w:val="24"/>
        </w:rPr>
        <w:t xml:space="preserve"> </w:t>
      </w:r>
      <w:r w:rsidR="00D35D60" w:rsidRPr="007B6E86">
        <w:rPr>
          <w:sz w:val="24"/>
        </w:rPr>
        <w:t xml:space="preserve">EQUIPMENT MAINTENANCE/REPAIR &amp; INSTALLATION </w:t>
      </w:r>
    </w:p>
    <w:p w14:paraId="2F05E4E6" w14:textId="77777777" w:rsidR="00D35D60" w:rsidRPr="007B6E86" w:rsidRDefault="00D35D60" w:rsidP="00D35D60">
      <w:pPr>
        <w:autoSpaceDE w:val="0"/>
        <w:autoSpaceDN w:val="0"/>
        <w:adjustRightInd w:val="0"/>
        <w:spacing w:after="0" w:line="240" w:lineRule="auto"/>
        <w:jc w:val="center"/>
        <w:rPr>
          <w:rFonts w:ascii="Times New Roman" w:hAnsi="Times New Roman" w:cs="Times New Roman"/>
          <w:bCs/>
          <w:color w:val="000000" w:themeColor="text1"/>
          <w:sz w:val="24"/>
          <w:szCs w:val="24"/>
        </w:rPr>
      </w:pPr>
      <w:r w:rsidRPr="007B6E86">
        <w:rPr>
          <w:rFonts w:ascii="Times New Roman" w:hAnsi="Times New Roman" w:cs="Times New Roman"/>
          <w:bCs/>
          <w:color w:val="000000" w:themeColor="text1"/>
          <w:sz w:val="24"/>
          <w:szCs w:val="24"/>
        </w:rPr>
        <w:t>FOR NAVAL CONSTRUCTION TRAINING CENTER</w:t>
      </w:r>
    </w:p>
    <w:p w14:paraId="102B04F4" w14:textId="77777777" w:rsidR="00D35D60" w:rsidRPr="007B6E86" w:rsidRDefault="00D35D60" w:rsidP="00D35D60">
      <w:pPr>
        <w:autoSpaceDE w:val="0"/>
        <w:autoSpaceDN w:val="0"/>
        <w:adjustRightInd w:val="0"/>
        <w:spacing w:after="0" w:line="240" w:lineRule="auto"/>
        <w:jc w:val="center"/>
        <w:rPr>
          <w:rFonts w:ascii="Times New Roman" w:hAnsi="Times New Roman" w:cs="Times New Roman"/>
          <w:bCs/>
          <w:sz w:val="24"/>
          <w:szCs w:val="24"/>
        </w:rPr>
      </w:pPr>
    </w:p>
    <w:p w14:paraId="5D69BD5C" w14:textId="77777777" w:rsidR="00D35D60" w:rsidRPr="007B6E86" w:rsidRDefault="00D35D60" w:rsidP="00D35D60">
      <w:pPr>
        <w:autoSpaceDE w:val="0"/>
        <w:autoSpaceDN w:val="0"/>
        <w:adjustRightInd w:val="0"/>
        <w:spacing w:after="0" w:line="240" w:lineRule="auto"/>
        <w:jc w:val="center"/>
        <w:rPr>
          <w:rFonts w:ascii="Times New Roman" w:hAnsi="Times New Roman" w:cs="Times New Roman"/>
          <w:bCs/>
          <w:sz w:val="24"/>
          <w:szCs w:val="24"/>
        </w:rPr>
      </w:pPr>
      <w:r w:rsidRPr="007B6E86">
        <w:rPr>
          <w:rFonts w:ascii="Times New Roman" w:hAnsi="Times New Roman" w:cs="Times New Roman"/>
          <w:bCs/>
          <w:sz w:val="24"/>
          <w:szCs w:val="24"/>
        </w:rPr>
        <w:t>PART 1</w:t>
      </w:r>
    </w:p>
    <w:p w14:paraId="3C925F85" w14:textId="77777777" w:rsidR="00D35D60" w:rsidRPr="007B6E86" w:rsidRDefault="00D35D60" w:rsidP="00D35D60">
      <w:pPr>
        <w:autoSpaceDE w:val="0"/>
        <w:autoSpaceDN w:val="0"/>
        <w:adjustRightInd w:val="0"/>
        <w:spacing w:after="0" w:line="240" w:lineRule="auto"/>
        <w:jc w:val="center"/>
        <w:rPr>
          <w:rFonts w:ascii="Times New Roman" w:hAnsi="Times New Roman" w:cs="Times New Roman"/>
          <w:bCs/>
          <w:sz w:val="24"/>
          <w:szCs w:val="24"/>
        </w:rPr>
      </w:pPr>
      <w:r w:rsidRPr="007B6E86">
        <w:rPr>
          <w:rFonts w:ascii="Times New Roman" w:hAnsi="Times New Roman" w:cs="Times New Roman"/>
          <w:bCs/>
          <w:sz w:val="24"/>
          <w:szCs w:val="24"/>
        </w:rPr>
        <w:t>GENERAL INFORMATION</w:t>
      </w:r>
    </w:p>
    <w:p w14:paraId="566736C6" w14:textId="77777777" w:rsidR="00D35D60" w:rsidRPr="007B6E86" w:rsidRDefault="00D35D60" w:rsidP="00D35D60">
      <w:pPr>
        <w:autoSpaceDE w:val="0"/>
        <w:autoSpaceDN w:val="0"/>
        <w:adjustRightInd w:val="0"/>
        <w:spacing w:after="0" w:line="240" w:lineRule="auto"/>
        <w:rPr>
          <w:rFonts w:ascii="Times New Roman" w:hAnsi="Times New Roman" w:cs="Times New Roman"/>
          <w:bCs/>
          <w:sz w:val="24"/>
          <w:szCs w:val="24"/>
        </w:rPr>
      </w:pPr>
    </w:p>
    <w:p w14:paraId="50AD3261" w14:textId="1E63BD30" w:rsidR="00D35D60" w:rsidRPr="00844180" w:rsidRDefault="00D35D60" w:rsidP="00D35D60">
      <w:pPr>
        <w:rPr>
          <w:rFonts w:ascii="Times New Roman" w:hAnsi="Times New Roman" w:cs="Times New Roman"/>
          <w:sz w:val="24"/>
          <w:szCs w:val="24"/>
        </w:rPr>
      </w:pPr>
      <w:r w:rsidRPr="00844180">
        <w:rPr>
          <w:rFonts w:ascii="Times New Roman" w:hAnsi="Times New Roman" w:cs="Times New Roman"/>
          <w:sz w:val="24"/>
          <w:szCs w:val="24"/>
        </w:rPr>
        <w:t xml:space="preserve">1.  </w:t>
      </w:r>
      <w:r w:rsidRPr="00844180">
        <w:rPr>
          <w:rFonts w:ascii="Times New Roman" w:hAnsi="Times New Roman" w:cs="Times New Roman"/>
          <w:sz w:val="24"/>
          <w:szCs w:val="24"/>
          <w:u w:val="single"/>
        </w:rPr>
        <w:t>General.</w:t>
      </w:r>
      <w:r w:rsidRPr="00844180">
        <w:rPr>
          <w:rFonts w:ascii="Times New Roman" w:hAnsi="Times New Roman" w:cs="Times New Roman"/>
          <w:sz w:val="24"/>
          <w:szCs w:val="24"/>
        </w:rPr>
        <w:t xml:space="preserve"> This is a non-personal services contract to provide maintenance and repair services.  Contractor management shall ensure that </w:t>
      </w:r>
      <w:r w:rsidR="00CD372B">
        <w:rPr>
          <w:rFonts w:ascii="Times New Roman" w:hAnsi="Times New Roman" w:cs="Times New Roman"/>
          <w:sz w:val="24"/>
          <w:szCs w:val="24"/>
        </w:rPr>
        <w:t>personnel</w:t>
      </w:r>
      <w:r w:rsidRPr="00844180">
        <w:rPr>
          <w:rFonts w:ascii="Times New Roman" w:hAnsi="Times New Roman" w:cs="Times New Roman"/>
          <w:sz w:val="24"/>
          <w:szCs w:val="24"/>
        </w:rPr>
        <w:t xml:space="preserve"> properly comply with the performance work standards outlined in this performance work statement.  Contractor </w:t>
      </w:r>
      <w:r w:rsidR="00CD372B">
        <w:rPr>
          <w:rFonts w:ascii="Times New Roman" w:hAnsi="Times New Roman" w:cs="Times New Roman"/>
          <w:sz w:val="24"/>
          <w:szCs w:val="24"/>
        </w:rPr>
        <w:t>personnel</w:t>
      </w:r>
      <w:r w:rsidRPr="00844180">
        <w:rPr>
          <w:rFonts w:ascii="Times New Roman" w:hAnsi="Times New Roman" w:cs="Times New Roman"/>
          <w:sz w:val="24"/>
          <w:szCs w:val="24"/>
        </w:rPr>
        <w:t xml:space="preserve"> shall perform their duties independent of, and without the supervision of, any Government official or other Defense Contractor.  The tasks, duties, and responsibilities set forth in this project may not be interpreted or implemented in any manner that results in any Contractor employee creating or modifying Federal policy, obligating the appropriated funds of the United States Government, overseeing the work of Federal employees, providing direct personal services to any Federal employee, or otherwise violating the prohibitions set forth in Parts 7.5 and 37.1 of the Federal Acquisition Regulation (FAR). The Government will control access to the facility and will perform the inspection and acceptance of the completed work.</w:t>
      </w:r>
    </w:p>
    <w:p w14:paraId="1F729506" w14:textId="77777777" w:rsidR="00D35D60" w:rsidRPr="00844180" w:rsidRDefault="00D35D60" w:rsidP="00D35D60">
      <w:pPr>
        <w:rPr>
          <w:rFonts w:ascii="Times New Roman" w:eastAsia="Calibri" w:hAnsi="Times New Roman" w:cs="Times New Roman"/>
          <w:sz w:val="24"/>
          <w:szCs w:val="24"/>
        </w:rPr>
      </w:pPr>
      <w:r w:rsidRPr="00844180">
        <w:rPr>
          <w:rFonts w:ascii="Times New Roman" w:hAnsi="Times New Roman" w:cs="Times New Roman"/>
          <w:bCs/>
          <w:sz w:val="24"/>
          <w:szCs w:val="24"/>
        </w:rPr>
        <w:t>1.1</w:t>
      </w:r>
      <w:r w:rsidRPr="00495CB3">
        <w:rPr>
          <w:rFonts w:ascii="Times New Roman" w:hAnsi="Times New Roman" w:cs="Times New Roman"/>
          <w:bCs/>
          <w:sz w:val="24"/>
          <w:szCs w:val="24"/>
        </w:rPr>
        <w:t xml:space="preserve">.  </w:t>
      </w:r>
      <w:r w:rsidRPr="00844180">
        <w:rPr>
          <w:rFonts w:ascii="Times New Roman" w:hAnsi="Times New Roman" w:cs="Times New Roman"/>
          <w:sz w:val="24"/>
          <w:szCs w:val="24"/>
          <w:u w:val="single"/>
        </w:rPr>
        <w:t>Background.</w:t>
      </w:r>
      <w:r w:rsidRPr="00844180">
        <w:rPr>
          <w:rFonts w:ascii="Times New Roman" w:hAnsi="Times New Roman" w:cs="Times New Roman"/>
          <w:sz w:val="24"/>
          <w:szCs w:val="24"/>
        </w:rPr>
        <w:t xml:space="preserve">  </w:t>
      </w:r>
      <w:r w:rsidRPr="00844180">
        <w:rPr>
          <w:rFonts w:ascii="Times New Roman" w:eastAsia="Calibri" w:hAnsi="Times New Roman" w:cs="Times New Roman"/>
          <w:sz w:val="24"/>
          <w:szCs w:val="24"/>
        </w:rPr>
        <w:t>The Naval Construction Training Center (NCTC), Gulfport is a Naval shore activity in an active operating status. An Echelon V Command, NCTC's Commanding Officer reports to the Center for Seabees and Facilities Engineering (CSFE); the Naval Education and Training Command (NETC); and ultimately, to the Chief of Naval Operations (CNO), respectively. NCTC Gulfport is subject to the regional area coordination authority of the Commanding Officer, Naval Construction Battalion Center (NCBC), Gulfport on which it is located.</w:t>
      </w:r>
    </w:p>
    <w:p w14:paraId="09CBBC3C" w14:textId="77777777" w:rsidR="00D35D60" w:rsidRPr="00495CB3" w:rsidRDefault="00D35D60" w:rsidP="00D35D60">
      <w:pPr>
        <w:rPr>
          <w:rFonts w:ascii="Times New Roman" w:hAnsi="Times New Roman" w:cs="Times New Roman"/>
          <w:sz w:val="24"/>
          <w:szCs w:val="24"/>
        </w:rPr>
      </w:pPr>
      <w:r w:rsidRPr="00844180">
        <w:rPr>
          <w:rFonts w:ascii="Times New Roman" w:eastAsia="Calibri" w:hAnsi="Times New Roman" w:cs="Times New Roman"/>
          <w:sz w:val="24"/>
          <w:szCs w:val="24"/>
        </w:rPr>
        <w:t>NCTC Gulfport provides support to the CSFE Detachment Sheppard Air Force Base, Texas; and CSFE Detachment Fort Leonard Wood, Missouri as their responsible Training Systems Detachment (TSD).</w:t>
      </w:r>
    </w:p>
    <w:p w14:paraId="04E185FF" w14:textId="54C569B0" w:rsidR="00DE4280" w:rsidRDefault="00DE4280" w:rsidP="00DE4280">
      <w:pPr>
        <w:pStyle w:val="NoSpacing"/>
        <w:rPr>
          <w:sz w:val="24"/>
        </w:rPr>
      </w:pPr>
      <w:r>
        <w:rPr>
          <w:sz w:val="24"/>
          <w:u w:val="single"/>
        </w:rPr>
        <w:t xml:space="preserve">1.1a. </w:t>
      </w:r>
      <w:r w:rsidR="00D35D60" w:rsidRPr="00844180">
        <w:rPr>
          <w:sz w:val="24"/>
          <w:u w:val="single"/>
        </w:rPr>
        <w:t>Scope.</w:t>
      </w:r>
      <w:r w:rsidR="00D35D60" w:rsidRPr="00844180">
        <w:rPr>
          <w:sz w:val="24"/>
        </w:rPr>
        <w:t xml:space="preserve"> This Performance Work Statement (PWS) describes </w:t>
      </w:r>
      <w:r w:rsidR="00D35D60" w:rsidRPr="005A6BD2">
        <w:rPr>
          <w:sz w:val="24"/>
        </w:rPr>
        <w:t>C</w:t>
      </w:r>
      <w:r w:rsidR="00D35D60" w:rsidRPr="00D2308C">
        <w:rPr>
          <w:sz w:val="24"/>
        </w:rPr>
        <w:t xml:space="preserve">ontractor services that include all labor required for maintenance, repair, relocation, and installation of </w:t>
      </w:r>
      <w:r w:rsidR="003E5F72" w:rsidRPr="00495CB3">
        <w:rPr>
          <w:sz w:val="24"/>
        </w:rPr>
        <w:t xml:space="preserve">Audio </w:t>
      </w:r>
      <w:r w:rsidR="00D35D60" w:rsidRPr="00495CB3">
        <w:rPr>
          <w:sz w:val="24"/>
        </w:rPr>
        <w:t>Visual (</w:t>
      </w:r>
      <w:r w:rsidR="003E5F72" w:rsidRPr="00495CB3">
        <w:rPr>
          <w:sz w:val="24"/>
        </w:rPr>
        <w:t>AV</w:t>
      </w:r>
      <w:r w:rsidR="00D35D60" w:rsidRPr="00495CB3">
        <w:rPr>
          <w:sz w:val="24"/>
        </w:rPr>
        <w:t xml:space="preserve">) equipment as specified by NCTC’s Designated Government Representative (DGR).  Types </w:t>
      </w:r>
      <w:r w:rsidR="00D35D60" w:rsidRPr="00D2308C">
        <w:rPr>
          <w:sz w:val="24"/>
        </w:rPr>
        <w:t xml:space="preserve">of </w:t>
      </w:r>
      <w:r w:rsidR="003E5F72">
        <w:rPr>
          <w:sz w:val="24"/>
        </w:rPr>
        <w:t>AV</w:t>
      </w:r>
      <w:r w:rsidR="003E5F72" w:rsidRPr="00D2308C">
        <w:rPr>
          <w:sz w:val="24"/>
        </w:rPr>
        <w:t xml:space="preserve"> </w:t>
      </w:r>
      <w:r w:rsidR="00D35D60" w:rsidRPr="00D2308C">
        <w:rPr>
          <w:sz w:val="24"/>
        </w:rPr>
        <w:t>equipment include, but are no</w:t>
      </w:r>
      <w:r w:rsidR="00D35D60" w:rsidRPr="00844180">
        <w:rPr>
          <w:sz w:val="24"/>
        </w:rPr>
        <w:t xml:space="preserve">t limited to, various makes and models of </w:t>
      </w:r>
      <w:r w:rsidR="00F255E6" w:rsidRPr="00DE4280">
        <w:rPr>
          <w:sz w:val="24"/>
        </w:rPr>
        <w:t xml:space="preserve">Interior and exterior cameras, </w:t>
      </w:r>
      <w:r w:rsidR="00D35D60" w:rsidRPr="00DE4280">
        <w:rPr>
          <w:sz w:val="24"/>
        </w:rPr>
        <w:t>Liquid-Crystal Display (LCD) Projectors, Closed Circuit TV (CCTV) Analog</w:t>
      </w:r>
      <w:r w:rsidR="0024051B" w:rsidRPr="00DE4280">
        <w:rPr>
          <w:sz w:val="24"/>
        </w:rPr>
        <w:t xml:space="preserve"> and</w:t>
      </w:r>
      <w:r w:rsidR="00D35D60" w:rsidRPr="00DE4280">
        <w:rPr>
          <w:sz w:val="24"/>
        </w:rPr>
        <w:t xml:space="preserve"> Digital Security Camera Systems</w:t>
      </w:r>
      <w:r w:rsidR="00DC05EB" w:rsidRPr="00DE4280">
        <w:rPr>
          <w:sz w:val="24"/>
        </w:rPr>
        <w:t>,</w:t>
      </w:r>
      <w:r w:rsidR="00117AFB" w:rsidRPr="00DE4280">
        <w:rPr>
          <w:sz w:val="24"/>
        </w:rPr>
        <w:t xml:space="preserve"> </w:t>
      </w:r>
      <w:r w:rsidR="006679BF" w:rsidRPr="00DE4280">
        <w:rPr>
          <w:sz w:val="24"/>
        </w:rPr>
        <w:t>RAID storage Hard Drives,</w:t>
      </w:r>
      <w:r w:rsidR="00A678FA" w:rsidRPr="00DE4280">
        <w:rPr>
          <w:sz w:val="24"/>
        </w:rPr>
        <w:t xml:space="preserve"> Power Over Ethernet</w:t>
      </w:r>
      <w:r w:rsidR="00217509" w:rsidRPr="00DE4280">
        <w:rPr>
          <w:sz w:val="24"/>
        </w:rPr>
        <w:t xml:space="preserve"> (POE)</w:t>
      </w:r>
      <w:r w:rsidR="00A678FA" w:rsidRPr="00DE4280">
        <w:rPr>
          <w:sz w:val="24"/>
        </w:rPr>
        <w:t xml:space="preserve"> Swit</w:t>
      </w:r>
      <w:r w:rsidR="00217509" w:rsidRPr="00DE4280">
        <w:rPr>
          <w:sz w:val="24"/>
        </w:rPr>
        <w:t xml:space="preserve">ches, NEMA enclosures, </w:t>
      </w:r>
      <w:r w:rsidR="006679BF" w:rsidRPr="00DE4280">
        <w:rPr>
          <w:sz w:val="24"/>
        </w:rPr>
        <w:t xml:space="preserve"> </w:t>
      </w:r>
      <w:r w:rsidR="00DC05EB" w:rsidRPr="00DE4280">
        <w:rPr>
          <w:sz w:val="24"/>
        </w:rPr>
        <w:t xml:space="preserve">Digital Video Recording devices (DVR), </w:t>
      </w:r>
      <w:r w:rsidR="00D35D60" w:rsidRPr="00DE4280">
        <w:rPr>
          <w:sz w:val="24"/>
        </w:rPr>
        <w:t xml:space="preserve"> and other electronic equipment.</w:t>
      </w:r>
      <w:r w:rsidR="00D35D60" w:rsidRPr="00844180">
        <w:rPr>
          <w:sz w:val="24"/>
        </w:rPr>
        <w:t xml:space="preserve">  </w:t>
      </w:r>
    </w:p>
    <w:p w14:paraId="1EE556B4" w14:textId="77777777" w:rsidR="00DE4280" w:rsidRDefault="00DE4280" w:rsidP="00DE4280">
      <w:pPr>
        <w:pStyle w:val="NoSpacing"/>
        <w:ind w:left="420"/>
        <w:rPr>
          <w:sz w:val="24"/>
        </w:rPr>
      </w:pPr>
    </w:p>
    <w:p w14:paraId="2F25A5D1" w14:textId="1934EFEF" w:rsidR="00DE4280" w:rsidRPr="00DE4280" w:rsidRDefault="00DE4280" w:rsidP="00DE4280">
      <w:pPr>
        <w:pStyle w:val="NoSpacing"/>
        <w:rPr>
          <w:sz w:val="24"/>
        </w:rPr>
      </w:pPr>
      <w:r w:rsidRPr="00DE4280">
        <w:rPr>
          <w:sz w:val="24"/>
        </w:rPr>
        <w:t>The surveillance systems located within two buildings currently consist of an estimated 58 surveillance cameras of varying makes and models, 4 DVR recording units, multiple NEMA-rated environmental enclosures, DVD burners, and UPS battery backup systems.</w:t>
      </w:r>
    </w:p>
    <w:p w14:paraId="525720CF" w14:textId="77777777" w:rsidR="00DE4280" w:rsidRPr="00DE4280" w:rsidRDefault="00DE4280" w:rsidP="00DE4280">
      <w:pPr>
        <w:pStyle w:val="NoSpacing"/>
        <w:ind w:left="420"/>
        <w:rPr>
          <w:sz w:val="24"/>
        </w:rPr>
      </w:pPr>
    </w:p>
    <w:p w14:paraId="151FA33A" w14:textId="77777777" w:rsidR="00C24B13" w:rsidRDefault="00DE4280" w:rsidP="00DE4280">
      <w:pPr>
        <w:pStyle w:val="NoSpacing"/>
        <w:rPr>
          <w:sz w:val="24"/>
        </w:rPr>
      </w:pPr>
      <w:r w:rsidRPr="00DE4280">
        <w:rPr>
          <w:sz w:val="24"/>
        </w:rPr>
        <w:lastRenderedPageBreak/>
        <w:t>Quantities, manufacturers, and models of installed equipment may change throughout the period of performance as a result of replacement, modernization, or additional equipment acquisitions.</w:t>
      </w:r>
      <w:r>
        <w:rPr>
          <w:sz w:val="24"/>
        </w:rPr>
        <w:t xml:space="preserve"> </w:t>
      </w:r>
    </w:p>
    <w:p w14:paraId="7BB98E2E" w14:textId="77777777" w:rsidR="00C24B13" w:rsidRDefault="00C24B13" w:rsidP="00DE4280">
      <w:pPr>
        <w:pStyle w:val="NoSpacing"/>
        <w:rPr>
          <w:sz w:val="24"/>
        </w:rPr>
      </w:pPr>
    </w:p>
    <w:p w14:paraId="6800EDFC" w14:textId="2A904526" w:rsidR="00D35D60" w:rsidRPr="00844180" w:rsidRDefault="00D35D60" w:rsidP="00DE4280">
      <w:pPr>
        <w:pStyle w:val="NoSpacing"/>
        <w:rPr>
          <w:sz w:val="24"/>
        </w:rPr>
      </w:pPr>
      <w:r w:rsidRPr="00844180">
        <w:rPr>
          <w:sz w:val="24"/>
        </w:rPr>
        <w:t xml:space="preserve">Contractor and technicians responding to service calls shall possess sufficient knowledge and work experience to diagnose problems, troubleshoot source of problems and make necessary repairs to effectively correct deficiencies for all VI equipment identified on accompanying inventory spreadsheet.  Contractor shall provide verifiable validating ability to provide services described in this PWS.  (Note: Any new </w:t>
      </w:r>
      <w:r w:rsidR="00FB3769">
        <w:rPr>
          <w:sz w:val="24"/>
        </w:rPr>
        <w:t>AV</w:t>
      </w:r>
      <w:r w:rsidR="00495CB3">
        <w:rPr>
          <w:sz w:val="24"/>
        </w:rPr>
        <w:t xml:space="preserve"> </w:t>
      </w:r>
      <w:r w:rsidRPr="00844180">
        <w:rPr>
          <w:sz w:val="24"/>
        </w:rPr>
        <w:t>equipment purchased within service contract period will be added to inventory list).</w:t>
      </w:r>
    </w:p>
    <w:p w14:paraId="2EB5B524" w14:textId="5C82521A" w:rsidR="00D35D60" w:rsidRPr="00DE4280" w:rsidRDefault="00DE4280" w:rsidP="00DE4280">
      <w:pPr>
        <w:pStyle w:val="NoSpacing"/>
        <w:rPr>
          <w:sz w:val="24"/>
        </w:rPr>
      </w:pPr>
      <w:r>
        <w:br/>
      </w:r>
      <w:r w:rsidR="00D35D60" w:rsidRPr="00DE4280">
        <w:rPr>
          <w:sz w:val="24"/>
        </w:rPr>
        <w:t>NCTC average</w:t>
      </w:r>
      <w:r w:rsidR="00DB36A3" w:rsidRPr="00DE4280">
        <w:rPr>
          <w:sz w:val="24"/>
        </w:rPr>
        <w:t>d</w:t>
      </w:r>
      <w:r w:rsidR="00D35D60" w:rsidRPr="00DE4280">
        <w:rPr>
          <w:sz w:val="24"/>
        </w:rPr>
        <w:t xml:space="preserve"> </w:t>
      </w:r>
      <w:r w:rsidR="00844180" w:rsidRPr="00DE4280">
        <w:rPr>
          <w:sz w:val="24"/>
        </w:rPr>
        <w:t>up to eight (</w:t>
      </w:r>
      <w:r w:rsidR="00D35D60" w:rsidRPr="00DE4280">
        <w:rPr>
          <w:sz w:val="24"/>
        </w:rPr>
        <w:t>8</w:t>
      </w:r>
      <w:r w:rsidR="00844180" w:rsidRPr="00DE4280">
        <w:rPr>
          <w:sz w:val="24"/>
        </w:rPr>
        <w:t>)</w:t>
      </w:r>
      <w:r w:rsidR="00D35D60" w:rsidRPr="00DE4280">
        <w:rPr>
          <w:sz w:val="24"/>
        </w:rPr>
        <w:t xml:space="preserve"> service calls per month.  Less than 10% of these trouble calls have been emergency repair calls.  </w:t>
      </w:r>
      <w:r w:rsidR="00FB3769" w:rsidRPr="00DE4280">
        <w:rPr>
          <w:sz w:val="24"/>
        </w:rPr>
        <w:t>AV</w:t>
      </w:r>
      <w:r w:rsidR="00D35D60" w:rsidRPr="00DE4280">
        <w:rPr>
          <w:sz w:val="24"/>
        </w:rPr>
        <w:t xml:space="preserve"> equipment </w:t>
      </w:r>
      <w:r w:rsidR="00221C97" w:rsidRPr="00DE4280">
        <w:rPr>
          <w:sz w:val="24"/>
        </w:rPr>
        <w:t>is in</w:t>
      </w:r>
      <w:r w:rsidR="00D35D60" w:rsidRPr="00DE4280">
        <w:rPr>
          <w:sz w:val="24"/>
        </w:rPr>
        <w:t xml:space="preserve"> </w:t>
      </w:r>
      <w:r w:rsidR="00221C97" w:rsidRPr="00DE4280">
        <w:rPr>
          <w:sz w:val="24"/>
        </w:rPr>
        <w:t>two</w:t>
      </w:r>
      <w:r w:rsidR="00D35D60" w:rsidRPr="00DE4280">
        <w:rPr>
          <w:sz w:val="24"/>
        </w:rPr>
        <w:t xml:space="preserve"> buildings onboard Naval Construction Battalion Center</w:t>
      </w:r>
      <w:r w:rsidR="00DB36A3" w:rsidRPr="00DE4280">
        <w:rPr>
          <w:sz w:val="24"/>
        </w:rPr>
        <w:t>.</w:t>
      </w:r>
      <w:r>
        <w:rPr>
          <w:sz w:val="24"/>
        </w:rPr>
        <w:br/>
      </w:r>
    </w:p>
    <w:p w14:paraId="189DDF8C" w14:textId="091F1BF9" w:rsidR="00844180" w:rsidRDefault="00D35D60" w:rsidP="00DB36A3">
      <w:pPr>
        <w:pStyle w:val="ListParagraph"/>
        <w:spacing w:after="0" w:line="240" w:lineRule="auto"/>
        <w:ind w:left="0"/>
        <w:contextualSpacing w:val="0"/>
        <w:rPr>
          <w:sz w:val="24"/>
        </w:rPr>
      </w:pPr>
      <w:r w:rsidRPr="008D1CEC">
        <w:rPr>
          <w:rFonts w:ascii="Times New Roman" w:hAnsi="Times New Roman" w:cs="Times New Roman"/>
          <w:sz w:val="24"/>
          <w:szCs w:val="24"/>
        </w:rPr>
        <w:t>1.2.</w:t>
      </w:r>
      <w:r w:rsidRPr="008D1CEC">
        <w:rPr>
          <w:rFonts w:ascii="Times New Roman" w:hAnsi="Times New Roman" w:cs="Times New Roman"/>
          <w:sz w:val="24"/>
          <w:szCs w:val="24"/>
          <w:u w:val="single"/>
        </w:rPr>
        <w:t xml:space="preserve"> Period of Performance</w:t>
      </w:r>
      <w:r w:rsidRPr="00844180">
        <w:rPr>
          <w:rFonts w:ascii="Times New Roman" w:hAnsi="Times New Roman" w:cs="Times New Roman"/>
          <w:sz w:val="24"/>
          <w:szCs w:val="24"/>
          <w:u w:val="single"/>
        </w:rPr>
        <w:t>.</w:t>
      </w:r>
      <w:r w:rsidRPr="00844180">
        <w:rPr>
          <w:rFonts w:ascii="Times New Roman" w:hAnsi="Times New Roman" w:cs="Times New Roman"/>
          <w:sz w:val="24"/>
          <w:szCs w:val="24"/>
        </w:rPr>
        <w:t xml:space="preserve">  The period of performance shall be </w:t>
      </w:r>
      <w:r w:rsidRPr="00844180">
        <w:rPr>
          <w:rFonts w:ascii="Times New Roman" w:hAnsi="Times New Roman" w:cs="Times New Roman"/>
          <w:color w:val="000000" w:themeColor="text1"/>
          <w:sz w:val="24"/>
          <w:szCs w:val="24"/>
        </w:rPr>
        <w:t xml:space="preserve">for one (1) Base Year of 12 months and </w:t>
      </w:r>
      <w:r w:rsidR="00844180">
        <w:rPr>
          <w:rFonts w:ascii="Times New Roman" w:hAnsi="Times New Roman" w:cs="Times New Roman"/>
          <w:color w:val="000000" w:themeColor="text1"/>
          <w:sz w:val="24"/>
          <w:szCs w:val="24"/>
        </w:rPr>
        <w:t>four</w:t>
      </w:r>
      <w:r w:rsidR="00844180" w:rsidRPr="00844180">
        <w:rPr>
          <w:rFonts w:ascii="Times New Roman" w:hAnsi="Times New Roman" w:cs="Times New Roman"/>
          <w:color w:val="000000" w:themeColor="text1"/>
          <w:sz w:val="24"/>
          <w:szCs w:val="24"/>
        </w:rPr>
        <w:t xml:space="preserve"> </w:t>
      </w:r>
      <w:r w:rsidRPr="00844180">
        <w:rPr>
          <w:rFonts w:ascii="Times New Roman" w:hAnsi="Times New Roman" w:cs="Times New Roman"/>
          <w:color w:val="000000" w:themeColor="text1"/>
          <w:sz w:val="24"/>
          <w:szCs w:val="24"/>
        </w:rPr>
        <w:t>(</w:t>
      </w:r>
      <w:r w:rsidR="00844180">
        <w:rPr>
          <w:rFonts w:ascii="Times New Roman" w:hAnsi="Times New Roman" w:cs="Times New Roman"/>
          <w:color w:val="000000" w:themeColor="text1"/>
          <w:sz w:val="24"/>
          <w:szCs w:val="24"/>
        </w:rPr>
        <w:t>4</w:t>
      </w:r>
      <w:r w:rsidRPr="00844180">
        <w:rPr>
          <w:rFonts w:ascii="Times New Roman" w:hAnsi="Times New Roman" w:cs="Times New Roman"/>
          <w:color w:val="000000" w:themeColor="text1"/>
          <w:sz w:val="24"/>
          <w:szCs w:val="24"/>
        </w:rPr>
        <w:t xml:space="preserve">) 12-month option years.  </w:t>
      </w:r>
    </w:p>
    <w:p w14:paraId="7B95BA06" w14:textId="77777777" w:rsidR="00844180" w:rsidRDefault="00844180" w:rsidP="00DB36A3">
      <w:pPr>
        <w:pStyle w:val="ListParagraph"/>
        <w:spacing w:after="0" w:line="240" w:lineRule="auto"/>
        <w:ind w:left="0"/>
        <w:contextualSpacing w:val="0"/>
        <w:rPr>
          <w:sz w:val="24"/>
        </w:rPr>
      </w:pPr>
    </w:p>
    <w:p w14:paraId="3A0E72EA" w14:textId="77777777" w:rsidR="00D35D60" w:rsidRPr="00007525" w:rsidRDefault="00D35D60" w:rsidP="00DB36A3">
      <w:pPr>
        <w:pStyle w:val="ListParagraph"/>
        <w:spacing w:after="0" w:line="240" w:lineRule="auto"/>
        <w:ind w:left="0"/>
        <w:contextualSpacing w:val="0"/>
        <w:rPr>
          <w:sz w:val="24"/>
        </w:rPr>
      </w:pPr>
      <w:r w:rsidRPr="00DB36A3">
        <w:rPr>
          <w:rFonts w:ascii="Times New Roman" w:hAnsi="Times New Roman" w:cs="Times New Roman"/>
          <w:sz w:val="24"/>
          <w:szCs w:val="24"/>
        </w:rPr>
        <w:t xml:space="preserve">1.3. </w:t>
      </w:r>
      <w:r w:rsidRPr="00DB36A3">
        <w:rPr>
          <w:rFonts w:ascii="Times New Roman" w:hAnsi="Times New Roman" w:cs="Times New Roman"/>
          <w:sz w:val="24"/>
          <w:szCs w:val="24"/>
          <w:u w:val="single"/>
        </w:rPr>
        <w:t>Hours of Operation</w:t>
      </w:r>
      <w:r w:rsidRPr="00DB36A3">
        <w:rPr>
          <w:rFonts w:ascii="Times New Roman" w:hAnsi="Times New Roman" w:cs="Times New Roman"/>
          <w:sz w:val="24"/>
          <w:szCs w:val="24"/>
        </w:rPr>
        <w:t xml:space="preserve">. Work shall be performed during the core business hours of 0700 through 1600 Monday thru Friday </w:t>
      </w:r>
      <w:r w:rsidR="00844180">
        <w:rPr>
          <w:rFonts w:ascii="Times New Roman" w:hAnsi="Times New Roman" w:cs="Times New Roman"/>
          <w:sz w:val="24"/>
          <w:szCs w:val="24"/>
        </w:rPr>
        <w:t xml:space="preserve">Central Daylight Time (CDT) </w:t>
      </w:r>
      <w:r w:rsidRPr="00DB36A3">
        <w:rPr>
          <w:rFonts w:ascii="Times New Roman" w:hAnsi="Times New Roman" w:cs="Times New Roman"/>
          <w:sz w:val="24"/>
          <w:szCs w:val="24"/>
        </w:rPr>
        <w:t>and shall not include after-hours, weekends, and holidays.</w:t>
      </w:r>
    </w:p>
    <w:p w14:paraId="575B42DD" w14:textId="77777777" w:rsidR="00D35D60" w:rsidRPr="00844180" w:rsidRDefault="00D35D60" w:rsidP="00D35D60">
      <w:pPr>
        <w:pStyle w:val="BodyText2"/>
        <w:rPr>
          <w:sz w:val="24"/>
        </w:rPr>
      </w:pPr>
    </w:p>
    <w:p w14:paraId="6320F98A" w14:textId="77777777" w:rsidR="00D35D60" w:rsidRPr="00844180" w:rsidRDefault="00D35D60" w:rsidP="00D35D60">
      <w:pPr>
        <w:pStyle w:val="BodyText2"/>
        <w:rPr>
          <w:i/>
          <w:iCs/>
          <w:sz w:val="24"/>
        </w:rPr>
      </w:pPr>
      <w:r w:rsidRPr="00844180">
        <w:rPr>
          <w:sz w:val="24"/>
        </w:rPr>
        <w:t xml:space="preserve">1.4. </w:t>
      </w:r>
      <w:r w:rsidRPr="00844180">
        <w:rPr>
          <w:sz w:val="24"/>
          <w:u w:val="single"/>
        </w:rPr>
        <w:t>Federal Government Holidays.</w:t>
      </w:r>
      <w:r w:rsidRPr="00844180">
        <w:rPr>
          <w:i/>
          <w:iCs/>
          <w:sz w:val="24"/>
        </w:rPr>
        <w:t xml:space="preserve"> </w:t>
      </w:r>
    </w:p>
    <w:p w14:paraId="03121A7F" w14:textId="77777777" w:rsidR="00D35D60" w:rsidRPr="00844180" w:rsidRDefault="00D35D60" w:rsidP="00D35D60">
      <w:pPr>
        <w:pStyle w:val="BodyText2"/>
        <w:rPr>
          <w:i/>
          <w:iCs/>
          <w:sz w:val="24"/>
        </w:rPr>
      </w:pPr>
    </w:p>
    <w:p w14:paraId="688F3B2C" w14:textId="77777777" w:rsidR="00D35D60" w:rsidRPr="00844180" w:rsidRDefault="00D35D60" w:rsidP="00D35D60">
      <w:pPr>
        <w:pStyle w:val="ListParagraph"/>
        <w:numPr>
          <w:ilvl w:val="0"/>
          <w:numId w:val="1"/>
        </w:numPr>
        <w:spacing w:after="0" w:line="240" w:lineRule="auto"/>
        <w:ind w:left="720"/>
        <w:contextualSpacing w:val="0"/>
        <w:rPr>
          <w:rFonts w:ascii="Times New Roman" w:hAnsi="Times New Roman" w:cs="Times New Roman"/>
          <w:sz w:val="24"/>
          <w:szCs w:val="24"/>
        </w:rPr>
      </w:pPr>
      <w:r w:rsidRPr="00844180">
        <w:rPr>
          <w:rFonts w:ascii="Times New Roman" w:hAnsi="Times New Roman" w:cs="Times New Roman"/>
          <w:sz w:val="24"/>
          <w:szCs w:val="24"/>
        </w:rPr>
        <w:t>New Years Day</w:t>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t>1st day of January</w:t>
      </w:r>
    </w:p>
    <w:p w14:paraId="59DDFA4D" w14:textId="77777777" w:rsidR="00D35D60" w:rsidRPr="00844180" w:rsidRDefault="00D35D60" w:rsidP="00D35D60">
      <w:pPr>
        <w:spacing w:after="0" w:line="240" w:lineRule="auto"/>
        <w:ind w:hanging="360"/>
        <w:rPr>
          <w:rFonts w:ascii="Times New Roman" w:hAnsi="Times New Roman" w:cs="Times New Roman"/>
          <w:sz w:val="24"/>
          <w:szCs w:val="24"/>
        </w:rPr>
      </w:pPr>
      <w:r w:rsidRPr="00844180">
        <w:rPr>
          <w:rFonts w:ascii="Times New Roman" w:hAnsi="Times New Roman" w:cs="Times New Roman"/>
          <w:sz w:val="24"/>
          <w:szCs w:val="24"/>
        </w:rPr>
        <w:tab/>
      </w:r>
      <w:r w:rsidRPr="00844180">
        <w:rPr>
          <w:rFonts w:ascii="Times New Roman" w:hAnsi="Times New Roman" w:cs="Times New Roman"/>
          <w:sz w:val="24"/>
          <w:szCs w:val="24"/>
        </w:rPr>
        <w:tab/>
        <w:t xml:space="preserve">Martin Luther King Jr.'s Birthday </w:t>
      </w:r>
      <w:r w:rsidRPr="00844180">
        <w:rPr>
          <w:rFonts w:ascii="Times New Roman" w:hAnsi="Times New Roman" w:cs="Times New Roman"/>
          <w:sz w:val="24"/>
          <w:szCs w:val="24"/>
        </w:rPr>
        <w:tab/>
      </w:r>
      <w:r w:rsidRPr="00844180">
        <w:rPr>
          <w:rFonts w:ascii="Times New Roman" w:hAnsi="Times New Roman" w:cs="Times New Roman"/>
          <w:sz w:val="24"/>
          <w:szCs w:val="24"/>
        </w:rPr>
        <w:tab/>
        <w:t>3rd Monday of January</w:t>
      </w:r>
    </w:p>
    <w:p w14:paraId="33D83B5C" w14:textId="77777777" w:rsidR="00D35D60" w:rsidRPr="00844180" w:rsidRDefault="00D35D60" w:rsidP="00D35D60">
      <w:pPr>
        <w:spacing w:after="0" w:line="240" w:lineRule="auto"/>
        <w:ind w:hanging="360"/>
        <w:rPr>
          <w:rFonts w:ascii="Times New Roman" w:hAnsi="Times New Roman" w:cs="Times New Roman"/>
          <w:sz w:val="24"/>
          <w:szCs w:val="24"/>
        </w:rPr>
      </w:pPr>
      <w:r w:rsidRPr="00844180">
        <w:rPr>
          <w:rFonts w:ascii="Times New Roman" w:hAnsi="Times New Roman" w:cs="Times New Roman"/>
          <w:sz w:val="24"/>
          <w:szCs w:val="24"/>
        </w:rPr>
        <w:tab/>
      </w:r>
      <w:r w:rsidRPr="00844180">
        <w:rPr>
          <w:rFonts w:ascii="Times New Roman" w:hAnsi="Times New Roman" w:cs="Times New Roman"/>
          <w:sz w:val="24"/>
          <w:szCs w:val="24"/>
        </w:rPr>
        <w:tab/>
        <w:t>Presidents Day</w:t>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t>3rd Monday of February</w:t>
      </w:r>
    </w:p>
    <w:p w14:paraId="0969F4AB" w14:textId="77777777" w:rsidR="00D35D60" w:rsidRPr="00844180" w:rsidRDefault="00D35D60" w:rsidP="00D35D60">
      <w:pPr>
        <w:spacing w:after="0" w:line="240" w:lineRule="auto"/>
        <w:ind w:hanging="360"/>
        <w:rPr>
          <w:rFonts w:ascii="Times New Roman" w:hAnsi="Times New Roman" w:cs="Times New Roman"/>
          <w:sz w:val="24"/>
          <w:szCs w:val="24"/>
        </w:rPr>
      </w:pPr>
      <w:r w:rsidRPr="00844180">
        <w:rPr>
          <w:rFonts w:ascii="Times New Roman" w:hAnsi="Times New Roman" w:cs="Times New Roman"/>
          <w:sz w:val="24"/>
          <w:szCs w:val="24"/>
        </w:rPr>
        <w:tab/>
      </w:r>
      <w:r w:rsidRPr="00844180">
        <w:rPr>
          <w:rFonts w:ascii="Times New Roman" w:hAnsi="Times New Roman" w:cs="Times New Roman"/>
          <w:sz w:val="24"/>
          <w:szCs w:val="24"/>
        </w:rPr>
        <w:tab/>
        <w:t xml:space="preserve">Memorial Day </w:t>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t>Last Monday of May</w:t>
      </w:r>
    </w:p>
    <w:p w14:paraId="1D4026A9" w14:textId="3C824EAF" w:rsidR="00AC1762" w:rsidRDefault="00D35D60" w:rsidP="00D35D60">
      <w:pPr>
        <w:spacing w:after="0" w:line="240" w:lineRule="auto"/>
        <w:ind w:hanging="360"/>
        <w:rPr>
          <w:rFonts w:ascii="Times New Roman" w:hAnsi="Times New Roman" w:cs="Times New Roman"/>
          <w:sz w:val="24"/>
          <w:szCs w:val="24"/>
        </w:rPr>
      </w:pPr>
      <w:r w:rsidRPr="00844180">
        <w:rPr>
          <w:rFonts w:ascii="Times New Roman" w:hAnsi="Times New Roman" w:cs="Times New Roman"/>
          <w:sz w:val="24"/>
          <w:szCs w:val="24"/>
        </w:rPr>
        <w:tab/>
      </w:r>
      <w:r w:rsidRPr="00844180">
        <w:rPr>
          <w:rFonts w:ascii="Times New Roman" w:hAnsi="Times New Roman" w:cs="Times New Roman"/>
          <w:sz w:val="24"/>
          <w:szCs w:val="24"/>
        </w:rPr>
        <w:tab/>
      </w:r>
      <w:r w:rsidR="00AC1762">
        <w:rPr>
          <w:rFonts w:ascii="Times New Roman" w:hAnsi="Times New Roman" w:cs="Times New Roman"/>
          <w:sz w:val="24"/>
          <w:szCs w:val="24"/>
        </w:rPr>
        <w:t>Juneteenth</w:t>
      </w:r>
      <w:r w:rsidR="00E406F9">
        <w:rPr>
          <w:rFonts w:ascii="Times New Roman" w:hAnsi="Times New Roman" w:cs="Times New Roman"/>
          <w:sz w:val="24"/>
          <w:szCs w:val="24"/>
        </w:rPr>
        <w:tab/>
      </w:r>
      <w:r w:rsidR="00E406F9">
        <w:rPr>
          <w:rFonts w:ascii="Times New Roman" w:hAnsi="Times New Roman" w:cs="Times New Roman"/>
          <w:sz w:val="24"/>
          <w:szCs w:val="24"/>
        </w:rPr>
        <w:tab/>
      </w:r>
      <w:r w:rsidR="00E406F9">
        <w:rPr>
          <w:rFonts w:ascii="Times New Roman" w:hAnsi="Times New Roman" w:cs="Times New Roman"/>
          <w:sz w:val="24"/>
          <w:szCs w:val="24"/>
        </w:rPr>
        <w:tab/>
      </w:r>
      <w:r w:rsidR="00E406F9">
        <w:rPr>
          <w:rFonts w:ascii="Times New Roman" w:hAnsi="Times New Roman" w:cs="Times New Roman"/>
          <w:sz w:val="24"/>
          <w:szCs w:val="24"/>
        </w:rPr>
        <w:tab/>
      </w:r>
      <w:r w:rsidR="00E406F9">
        <w:rPr>
          <w:rFonts w:ascii="Times New Roman" w:hAnsi="Times New Roman" w:cs="Times New Roman"/>
          <w:sz w:val="24"/>
          <w:szCs w:val="24"/>
        </w:rPr>
        <w:tab/>
        <w:t>19</w:t>
      </w:r>
      <w:r w:rsidR="00E406F9" w:rsidRPr="00E406F9">
        <w:rPr>
          <w:rFonts w:ascii="Times New Roman" w:hAnsi="Times New Roman" w:cs="Times New Roman"/>
          <w:sz w:val="24"/>
          <w:szCs w:val="24"/>
          <w:vertAlign w:val="superscript"/>
        </w:rPr>
        <w:t>th</w:t>
      </w:r>
      <w:r w:rsidR="00E406F9">
        <w:rPr>
          <w:rFonts w:ascii="Times New Roman" w:hAnsi="Times New Roman" w:cs="Times New Roman"/>
          <w:sz w:val="24"/>
          <w:szCs w:val="24"/>
        </w:rPr>
        <w:t xml:space="preserve"> day of June</w:t>
      </w:r>
    </w:p>
    <w:p w14:paraId="40DBF918" w14:textId="7693C02B" w:rsidR="00D35D60" w:rsidRPr="00844180" w:rsidRDefault="00D35D60" w:rsidP="00AC1762">
      <w:pPr>
        <w:spacing w:after="0" w:line="240" w:lineRule="auto"/>
        <w:ind w:firstLine="720"/>
        <w:rPr>
          <w:rFonts w:ascii="Times New Roman" w:hAnsi="Times New Roman" w:cs="Times New Roman"/>
          <w:sz w:val="24"/>
          <w:szCs w:val="24"/>
        </w:rPr>
      </w:pPr>
      <w:r w:rsidRPr="00844180">
        <w:rPr>
          <w:rFonts w:ascii="Times New Roman" w:hAnsi="Times New Roman" w:cs="Times New Roman"/>
          <w:sz w:val="24"/>
          <w:szCs w:val="24"/>
        </w:rPr>
        <w:t xml:space="preserve">Independence Day </w:t>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t>4th day of July</w:t>
      </w:r>
    </w:p>
    <w:p w14:paraId="51EFF7AB" w14:textId="77777777" w:rsidR="00D35D60" w:rsidRPr="00844180" w:rsidRDefault="00D35D60" w:rsidP="00D35D60">
      <w:pPr>
        <w:spacing w:after="0" w:line="240" w:lineRule="auto"/>
        <w:ind w:hanging="360"/>
        <w:rPr>
          <w:rFonts w:ascii="Times New Roman" w:hAnsi="Times New Roman" w:cs="Times New Roman"/>
          <w:sz w:val="24"/>
          <w:szCs w:val="24"/>
        </w:rPr>
      </w:pPr>
      <w:r w:rsidRPr="00844180">
        <w:rPr>
          <w:rFonts w:ascii="Times New Roman" w:hAnsi="Times New Roman" w:cs="Times New Roman"/>
          <w:sz w:val="24"/>
          <w:szCs w:val="24"/>
        </w:rPr>
        <w:tab/>
      </w:r>
      <w:r w:rsidRPr="00844180">
        <w:rPr>
          <w:rFonts w:ascii="Times New Roman" w:hAnsi="Times New Roman" w:cs="Times New Roman"/>
          <w:sz w:val="24"/>
          <w:szCs w:val="24"/>
        </w:rPr>
        <w:tab/>
        <w:t>Labor Day</w:t>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t>1st Monday of September</w:t>
      </w:r>
    </w:p>
    <w:p w14:paraId="7DFD2ED0" w14:textId="77777777" w:rsidR="00D35D60" w:rsidRPr="00844180" w:rsidRDefault="00D35D60" w:rsidP="00D35D60">
      <w:pPr>
        <w:spacing w:after="0" w:line="240" w:lineRule="auto"/>
        <w:ind w:hanging="360"/>
        <w:rPr>
          <w:rFonts w:ascii="Times New Roman" w:hAnsi="Times New Roman" w:cs="Times New Roman"/>
          <w:sz w:val="24"/>
          <w:szCs w:val="24"/>
        </w:rPr>
      </w:pPr>
      <w:r w:rsidRPr="00844180">
        <w:rPr>
          <w:rFonts w:ascii="Times New Roman" w:hAnsi="Times New Roman" w:cs="Times New Roman"/>
          <w:sz w:val="24"/>
          <w:szCs w:val="24"/>
        </w:rPr>
        <w:tab/>
      </w:r>
      <w:r w:rsidRPr="00844180">
        <w:rPr>
          <w:rFonts w:ascii="Times New Roman" w:hAnsi="Times New Roman" w:cs="Times New Roman"/>
          <w:sz w:val="24"/>
          <w:szCs w:val="24"/>
        </w:rPr>
        <w:tab/>
        <w:t>Columbus Day</w:t>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t>2nd Monday of October</w:t>
      </w:r>
    </w:p>
    <w:p w14:paraId="74F9DDA4" w14:textId="77777777" w:rsidR="00D35D60" w:rsidRPr="00844180" w:rsidRDefault="00D35D60" w:rsidP="00D35D60">
      <w:pPr>
        <w:spacing w:after="0" w:line="240" w:lineRule="auto"/>
        <w:ind w:hanging="360"/>
        <w:rPr>
          <w:rFonts w:ascii="Times New Roman" w:hAnsi="Times New Roman" w:cs="Times New Roman"/>
          <w:sz w:val="24"/>
          <w:szCs w:val="24"/>
        </w:rPr>
      </w:pPr>
      <w:r w:rsidRPr="00844180">
        <w:rPr>
          <w:rFonts w:ascii="Times New Roman" w:hAnsi="Times New Roman" w:cs="Times New Roman"/>
          <w:sz w:val="24"/>
          <w:szCs w:val="24"/>
        </w:rPr>
        <w:tab/>
      </w:r>
      <w:r w:rsidRPr="00844180">
        <w:rPr>
          <w:rFonts w:ascii="Times New Roman" w:hAnsi="Times New Roman" w:cs="Times New Roman"/>
          <w:sz w:val="24"/>
          <w:szCs w:val="24"/>
        </w:rPr>
        <w:tab/>
        <w:t>Veterans Day</w:t>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t>11th day of November</w:t>
      </w:r>
    </w:p>
    <w:p w14:paraId="30B8D4FD" w14:textId="77777777" w:rsidR="00D35D60" w:rsidRPr="00844180" w:rsidRDefault="00D35D60" w:rsidP="00D35D60">
      <w:pPr>
        <w:spacing w:after="0" w:line="240" w:lineRule="auto"/>
        <w:ind w:hanging="360"/>
        <w:rPr>
          <w:rFonts w:ascii="Times New Roman" w:hAnsi="Times New Roman" w:cs="Times New Roman"/>
          <w:sz w:val="24"/>
          <w:szCs w:val="24"/>
        </w:rPr>
      </w:pPr>
      <w:r w:rsidRPr="00844180">
        <w:rPr>
          <w:rFonts w:ascii="Times New Roman" w:hAnsi="Times New Roman" w:cs="Times New Roman"/>
          <w:sz w:val="24"/>
          <w:szCs w:val="24"/>
        </w:rPr>
        <w:tab/>
      </w:r>
      <w:r w:rsidRPr="00844180">
        <w:rPr>
          <w:rFonts w:ascii="Times New Roman" w:hAnsi="Times New Roman" w:cs="Times New Roman"/>
          <w:sz w:val="24"/>
          <w:szCs w:val="24"/>
        </w:rPr>
        <w:tab/>
        <w:t>Thanksgiving Day</w:t>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t>4th Thursday of November</w:t>
      </w:r>
    </w:p>
    <w:p w14:paraId="3DCFC3DA" w14:textId="77777777" w:rsidR="00D35D60" w:rsidRPr="00844180" w:rsidRDefault="00D35D60" w:rsidP="00D35D60">
      <w:pPr>
        <w:spacing w:after="0" w:line="240" w:lineRule="auto"/>
        <w:ind w:hanging="360"/>
        <w:rPr>
          <w:rFonts w:ascii="Times New Roman" w:hAnsi="Times New Roman" w:cs="Times New Roman"/>
          <w:sz w:val="24"/>
          <w:szCs w:val="24"/>
        </w:rPr>
      </w:pPr>
      <w:r w:rsidRPr="00844180">
        <w:rPr>
          <w:rFonts w:ascii="Times New Roman" w:hAnsi="Times New Roman" w:cs="Times New Roman"/>
          <w:sz w:val="24"/>
          <w:szCs w:val="24"/>
        </w:rPr>
        <w:tab/>
      </w:r>
      <w:r w:rsidRPr="00844180">
        <w:rPr>
          <w:rFonts w:ascii="Times New Roman" w:hAnsi="Times New Roman" w:cs="Times New Roman"/>
          <w:sz w:val="24"/>
          <w:szCs w:val="24"/>
        </w:rPr>
        <w:tab/>
        <w:t>Christmas Day</w:t>
      </w:r>
      <w:r w:rsidRPr="00844180">
        <w:rPr>
          <w:rFonts w:ascii="Times New Roman" w:hAnsi="Times New Roman" w:cs="Times New Roman"/>
          <w:sz w:val="24"/>
          <w:szCs w:val="24"/>
        </w:rPr>
        <w:tab/>
      </w:r>
      <w:r w:rsidRPr="00844180">
        <w:rPr>
          <w:rFonts w:ascii="Times New Roman" w:hAnsi="Times New Roman" w:cs="Times New Roman"/>
          <w:sz w:val="24"/>
          <w:szCs w:val="24"/>
        </w:rPr>
        <w:tab/>
      </w:r>
      <w:r w:rsidRPr="00844180">
        <w:rPr>
          <w:rFonts w:ascii="Times New Roman" w:hAnsi="Times New Roman" w:cs="Times New Roman"/>
          <w:sz w:val="24"/>
          <w:szCs w:val="24"/>
        </w:rPr>
        <w:tab/>
        <w:t xml:space="preserve">            </w:t>
      </w:r>
      <w:r w:rsidRPr="00844180">
        <w:rPr>
          <w:rFonts w:ascii="Times New Roman" w:hAnsi="Times New Roman" w:cs="Times New Roman"/>
          <w:sz w:val="24"/>
          <w:szCs w:val="24"/>
        </w:rPr>
        <w:tab/>
        <w:t>25th day of December</w:t>
      </w:r>
    </w:p>
    <w:p w14:paraId="66996925" w14:textId="77777777" w:rsidR="00D35D60" w:rsidRPr="00844180" w:rsidRDefault="00D35D60" w:rsidP="00D35D60">
      <w:pPr>
        <w:spacing w:after="0" w:line="240" w:lineRule="auto"/>
        <w:rPr>
          <w:rFonts w:ascii="Times New Roman" w:hAnsi="Times New Roman" w:cs="Times New Roman"/>
          <w:sz w:val="24"/>
          <w:szCs w:val="24"/>
        </w:rPr>
      </w:pPr>
    </w:p>
    <w:p w14:paraId="2663A050" w14:textId="77777777" w:rsidR="00D35D60" w:rsidRPr="00844180" w:rsidRDefault="00D35D60" w:rsidP="00D35D60">
      <w:pPr>
        <w:pStyle w:val="ListParagraph"/>
        <w:numPr>
          <w:ilvl w:val="0"/>
          <w:numId w:val="1"/>
        </w:numPr>
        <w:autoSpaceDE w:val="0"/>
        <w:autoSpaceDN w:val="0"/>
        <w:adjustRightInd w:val="0"/>
        <w:spacing w:after="0" w:line="240" w:lineRule="auto"/>
        <w:ind w:left="720"/>
        <w:contextualSpacing w:val="0"/>
        <w:rPr>
          <w:rFonts w:ascii="Times New Roman" w:hAnsi="Times New Roman" w:cs="Times New Roman"/>
          <w:sz w:val="24"/>
          <w:szCs w:val="24"/>
        </w:rPr>
      </w:pPr>
      <w:r w:rsidRPr="00844180">
        <w:rPr>
          <w:rFonts w:ascii="Times New Roman" w:hAnsi="Times New Roman" w:cs="Times New Roman"/>
          <w:sz w:val="24"/>
          <w:szCs w:val="24"/>
        </w:rPr>
        <w:t>When one of the above designated legal holidays falls on a Sunday, the following Monday will be observed as a legal holiday. When a legal holiday falls on a Saturday, the proceeding Friday is observed as a legal holiday. This list of holidays relates to Government duty days and is not intended to supplement or otherwise alter the provisions of any Wage Determination regarding applicable paid holidays.</w:t>
      </w:r>
    </w:p>
    <w:p w14:paraId="5709D7CE" w14:textId="77777777" w:rsidR="00D35D60" w:rsidRPr="00844180" w:rsidRDefault="00D35D60" w:rsidP="00D35D60">
      <w:pPr>
        <w:pStyle w:val="ListParagraph"/>
        <w:autoSpaceDE w:val="0"/>
        <w:autoSpaceDN w:val="0"/>
        <w:adjustRightInd w:val="0"/>
        <w:spacing w:after="0" w:line="240" w:lineRule="auto"/>
        <w:contextualSpacing w:val="0"/>
        <w:rPr>
          <w:rFonts w:ascii="Times New Roman" w:hAnsi="Times New Roman" w:cs="Times New Roman"/>
          <w:sz w:val="24"/>
          <w:szCs w:val="24"/>
        </w:rPr>
      </w:pPr>
    </w:p>
    <w:p w14:paraId="2FA8E343" w14:textId="77777777" w:rsidR="00D35D60" w:rsidRPr="00844180" w:rsidRDefault="00D35D60" w:rsidP="00D35D60">
      <w:pPr>
        <w:pStyle w:val="ListParagraph"/>
        <w:numPr>
          <w:ilvl w:val="0"/>
          <w:numId w:val="1"/>
        </w:numPr>
        <w:autoSpaceDE w:val="0"/>
        <w:autoSpaceDN w:val="0"/>
        <w:adjustRightInd w:val="0"/>
        <w:spacing w:after="0" w:line="240" w:lineRule="auto"/>
        <w:ind w:left="720"/>
        <w:contextualSpacing w:val="0"/>
        <w:rPr>
          <w:rFonts w:ascii="Times New Roman" w:hAnsi="Times New Roman" w:cs="Times New Roman"/>
          <w:sz w:val="24"/>
          <w:szCs w:val="24"/>
        </w:rPr>
      </w:pPr>
      <w:r w:rsidRPr="00844180">
        <w:rPr>
          <w:rFonts w:ascii="Times New Roman" w:hAnsi="Times New Roman" w:cs="Times New Roman"/>
          <w:sz w:val="24"/>
          <w:szCs w:val="24"/>
        </w:rPr>
        <w:t xml:space="preserve">It is understood and agreed between the Government and the Contractor that observance of such days by Government personnel shall not be a reason for an additional period of performance, or entitlement of compensation except as set forth within the contract. In the event the Contractor’s personnel work during the holiday, the Contractor may reimburse them; however, no form of holiday or other premium compensation will be reimbursed either as a direct or indirect cost, other than their normal compensation for the </w:t>
      </w:r>
      <w:r w:rsidRPr="00844180">
        <w:rPr>
          <w:rFonts w:ascii="Times New Roman" w:hAnsi="Times New Roman" w:cs="Times New Roman"/>
          <w:sz w:val="24"/>
          <w:szCs w:val="24"/>
        </w:rPr>
        <w:lastRenderedPageBreak/>
        <w:t>time worked, unless stipulated otherwise. This provision does not preclude reimbursement for authorized overtime work if applicable.</w:t>
      </w:r>
    </w:p>
    <w:p w14:paraId="7D234A9E" w14:textId="77777777" w:rsidR="00D35D60" w:rsidRPr="00844180" w:rsidRDefault="00D35D60" w:rsidP="00D35D60">
      <w:pPr>
        <w:autoSpaceDE w:val="0"/>
        <w:autoSpaceDN w:val="0"/>
        <w:adjustRightInd w:val="0"/>
        <w:spacing w:after="0" w:line="240" w:lineRule="auto"/>
        <w:rPr>
          <w:rFonts w:ascii="Times New Roman" w:hAnsi="Times New Roman" w:cs="Times New Roman"/>
          <w:sz w:val="24"/>
          <w:szCs w:val="24"/>
        </w:rPr>
      </w:pPr>
    </w:p>
    <w:p w14:paraId="4DF281F7" w14:textId="50FFF23F" w:rsidR="00D35D60" w:rsidRPr="00844180" w:rsidRDefault="00D35D60" w:rsidP="00D35D60">
      <w:pPr>
        <w:pStyle w:val="ListParagraph"/>
        <w:numPr>
          <w:ilvl w:val="0"/>
          <w:numId w:val="1"/>
        </w:numPr>
        <w:autoSpaceDE w:val="0"/>
        <w:autoSpaceDN w:val="0"/>
        <w:adjustRightInd w:val="0"/>
        <w:spacing w:after="0" w:line="240" w:lineRule="auto"/>
        <w:ind w:left="720"/>
        <w:contextualSpacing w:val="0"/>
        <w:rPr>
          <w:rFonts w:ascii="Times New Roman" w:hAnsi="Times New Roman" w:cs="Times New Roman"/>
          <w:sz w:val="24"/>
          <w:szCs w:val="24"/>
        </w:rPr>
      </w:pPr>
      <w:r w:rsidRPr="00844180">
        <w:rPr>
          <w:rFonts w:ascii="Times New Roman" w:hAnsi="Times New Roman" w:cs="Times New Roman"/>
          <w:sz w:val="24"/>
          <w:szCs w:val="24"/>
        </w:rPr>
        <w:t xml:space="preserve">When the Department of </w:t>
      </w:r>
      <w:r w:rsidR="00B96C49">
        <w:rPr>
          <w:rFonts w:ascii="Times New Roman" w:hAnsi="Times New Roman" w:cs="Times New Roman"/>
          <w:sz w:val="24"/>
          <w:szCs w:val="24"/>
        </w:rPr>
        <w:t>War</w:t>
      </w:r>
      <w:r w:rsidRPr="00844180">
        <w:rPr>
          <w:rFonts w:ascii="Times New Roman" w:hAnsi="Times New Roman" w:cs="Times New Roman"/>
          <w:sz w:val="24"/>
          <w:szCs w:val="24"/>
        </w:rPr>
        <w:t xml:space="preserve"> grants excused absence to its employees, the Contractor agrees to continue to provide sufficient personnel to perform critical tasks already in operation or </w:t>
      </w:r>
      <w:r w:rsidR="008E2BC4" w:rsidRPr="00844180">
        <w:rPr>
          <w:rFonts w:ascii="Times New Roman" w:hAnsi="Times New Roman" w:cs="Times New Roman"/>
          <w:sz w:val="24"/>
          <w:szCs w:val="24"/>
        </w:rPr>
        <w:t>scheduled and</w:t>
      </w:r>
      <w:r w:rsidRPr="00844180">
        <w:rPr>
          <w:rFonts w:ascii="Times New Roman" w:hAnsi="Times New Roman" w:cs="Times New Roman"/>
          <w:sz w:val="24"/>
          <w:szCs w:val="24"/>
        </w:rPr>
        <w:t xml:space="preserve"> shall be guided by the instructions issued by the Contracting Officer (KO) </w:t>
      </w:r>
      <w:r w:rsidRPr="00844180">
        <w:rPr>
          <w:rFonts w:ascii="Times New Roman" w:hAnsi="Times New Roman" w:cs="Times New Roman"/>
          <w:color w:val="000000" w:themeColor="text1"/>
          <w:sz w:val="24"/>
          <w:szCs w:val="24"/>
        </w:rPr>
        <w:t>or the</w:t>
      </w:r>
      <w:r w:rsidRPr="008D1CEC">
        <w:rPr>
          <w:rFonts w:ascii="Times New Roman" w:hAnsi="Times New Roman" w:cs="Times New Roman"/>
          <w:color w:val="000000" w:themeColor="text1"/>
          <w:sz w:val="24"/>
          <w:szCs w:val="24"/>
        </w:rPr>
        <w:t xml:space="preserve"> </w:t>
      </w:r>
      <w:r w:rsidR="00065075">
        <w:rPr>
          <w:rFonts w:ascii="Times New Roman" w:hAnsi="Times New Roman" w:cs="Times New Roman"/>
          <w:color w:val="000000" w:themeColor="text1"/>
          <w:sz w:val="24"/>
          <w:szCs w:val="24"/>
        </w:rPr>
        <w:t>Designated Government Representative (</w:t>
      </w:r>
      <w:r w:rsidRPr="008D1CEC">
        <w:rPr>
          <w:rFonts w:ascii="Times New Roman" w:hAnsi="Times New Roman" w:cs="Times New Roman"/>
          <w:color w:val="000000" w:themeColor="text1"/>
          <w:sz w:val="24"/>
          <w:szCs w:val="24"/>
        </w:rPr>
        <w:t>DG</w:t>
      </w:r>
      <w:r w:rsidR="00065075">
        <w:rPr>
          <w:rFonts w:ascii="Times New Roman" w:hAnsi="Times New Roman" w:cs="Times New Roman"/>
          <w:color w:val="000000" w:themeColor="text1"/>
          <w:sz w:val="24"/>
          <w:szCs w:val="24"/>
        </w:rPr>
        <w:t>R)</w:t>
      </w:r>
      <w:r w:rsidRPr="00844180">
        <w:rPr>
          <w:rFonts w:ascii="Times New Roman" w:hAnsi="Times New Roman" w:cs="Times New Roman"/>
          <w:color w:val="000000" w:themeColor="text1"/>
          <w:sz w:val="24"/>
          <w:szCs w:val="24"/>
        </w:rPr>
        <w:t>. Changes in employee work schedules shall comply with the terms and conditions of the con</w:t>
      </w:r>
      <w:r w:rsidRPr="00844180">
        <w:rPr>
          <w:rFonts w:ascii="Times New Roman" w:hAnsi="Times New Roman" w:cs="Times New Roman"/>
          <w:sz w:val="24"/>
          <w:szCs w:val="24"/>
        </w:rPr>
        <w:t>tract, to include payment provisions.</w:t>
      </w:r>
    </w:p>
    <w:p w14:paraId="6B70B03A" w14:textId="77777777" w:rsidR="00D35D60" w:rsidRPr="00844180" w:rsidRDefault="00D35D60" w:rsidP="00D35D60">
      <w:pPr>
        <w:autoSpaceDE w:val="0"/>
        <w:autoSpaceDN w:val="0"/>
        <w:adjustRightInd w:val="0"/>
        <w:spacing w:after="0" w:line="240" w:lineRule="auto"/>
        <w:rPr>
          <w:rFonts w:ascii="Times New Roman" w:hAnsi="Times New Roman" w:cs="Times New Roman"/>
          <w:sz w:val="24"/>
          <w:szCs w:val="24"/>
        </w:rPr>
      </w:pPr>
    </w:p>
    <w:p w14:paraId="5D25968E" w14:textId="77777777" w:rsidR="00D35D60" w:rsidRPr="000D17FE" w:rsidRDefault="00D35D60" w:rsidP="00D35D60">
      <w:pPr>
        <w:pStyle w:val="ListParagraph"/>
        <w:numPr>
          <w:ilvl w:val="0"/>
          <w:numId w:val="1"/>
        </w:numPr>
        <w:autoSpaceDE w:val="0"/>
        <w:autoSpaceDN w:val="0"/>
        <w:adjustRightInd w:val="0"/>
        <w:spacing w:after="0" w:line="240" w:lineRule="auto"/>
        <w:ind w:left="720"/>
        <w:contextualSpacing w:val="0"/>
        <w:rPr>
          <w:rFonts w:ascii="Times New Roman" w:hAnsi="Times New Roman" w:cs="Times New Roman"/>
          <w:sz w:val="24"/>
          <w:szCs w:val="24"/>
        </w:rPr>
      </w:pPr>
      <w:r w:rsidRPr="00844180">
        <w:rPr>
          <w:rFonts w:ascii="Times New Roman" w:hAnsi="Times New Roman" w:cs="Times New Roman"/>
          <w:sz w:val="24"/>
          <w:szCs w:val="24"/>
        </w:rPr>
        <w:t xml:space="preserve">If Government personnel are furloughed, the Contractor shall contact the KO or the DGR to receive direction. It is the Government’s decision as to whether the contract price/cost will be affected as a result of Government shutdown and/or furloughed Government </w:t>
      </w:r>
      <w:r w:rsidRPr="000D17FE">
        <w:rPr>
          <w:rFonts w:ascii="Times New Roman" w:hAnsi="Times New Roman" w:cs="Times New Roman"/>
          <w:sz w:val="24"/>
          <w:szCs w:val="24"/>
        </w:rPr>
        <w:t xml:space="preserve">employees. In the event of a Government shutdown or furloughed Government employee(s) impacts contract price/cost, a negotiated settlement will be reached as deemed appropriate by the KO. </w:t>
      </w:r>
    </w:p>
    <w:p w14:paraId="060DBE99" w14:textId="77777777" w:rsidR="00D35D60" w:rsidRPr="000D17FE" w:rsidRDefault="00D35D60" w:rsidP="00D35D60">
      <w:pPr>
        <w:pStyle w:val="BodyText2"/>
        <w:rPr>
          <w:bCs/>
          <w:iCs/>
          <w:sz w:val="24"/>
        </w:rPr>
      </w:pPr>
    </w:p>
    <w:p w14:paraId="35AA020A" w14:textId="576252D0" w:rsidR="00D35D60" w:rsidRPr="000D17FE" w:rsidRDefault="00D35D60" w:rsidP="00B96C49">
      <w:pPr>
        <w:rPr>
          <w:rFonts w:ascii="Times New Roman" w:hAnsi="Times New Roman" w:cs="Times New Roman"/>
          <w:sz w:val="24"/>
          <w:szCs w:val="24"/>
        </w:rPr>
      </w:pPr>
      <w:r w:rsidRPr="000D17FE">
        <w:rPr>
          <w:rFonts w:ascii="Times New Roman" w:hAnsi="Times New Roman" w:cs="Times New Roman"/>
          <w:sz w:val="24"/>
          <w:szCs w:val="24"/>
        </w:rPr>
        <w:t xml:space="preserve">1.5. </w:t>
      </w:r>
      <w:r w:rsidRPr="000D17FE">
        <w:rPr>
          <w:rFonts w:ascii="Times New Roman" w:hAnsi="Times New Roman" w:cs="Times New Roman"/>
          <w:sz w:val="24"/>
          <w:szCs w:val="24"/>
          <w:u w:val="single"/>
        </w:rPr>
        <w:t>Place of Performance.</w:t>
      </w:r>
      <w:r w:rsidRPr="000D17FE">
        <w:rPr>
          <w:rFonts w:ascii="Times New Roman" w:hAnsi="Times New Roman" w:cs="Times New Roman"/>
          <w:sz w:val="24"/>
          <w:szCs w:val="24"/>
        </w:rPr>
        <w:t xml:space="preserve">  </w:t>
      </w:r>
      <w:bookmarkStart w:id="0" w:name="OLE_LINK9"/>
      <w:bookmarkStart w:id="1" w:name="OLE_LINK10"/>
      <w:r w:rsidRPr="000D17FE">
        <w:rPr>
          <w:rFonts w:ascii="Times New Roman" w:hAnsi="Times New Roman" w:cs="Times New Roman"/>
          <w:sz w:val="24"/>
          <w:szCs w:val="24"/>
        </w:rPr>
        <w:t xml:space="preserve">The work to be performed under this contract will be performed </w:t>
      </w:r>
      <w:r w:rsidR="00844180" w:rsidRPr="000D17FE">
        <w:rPr>
          <w:rFonts w:ascii="Times New Roman" w:hAnsi="Times New Roman" w:cs="Times New Roman"/>
          <w:sz w:val="24"/>
          <w:szCs w:val="24"/>
        </w:rPr>
        <w:t xml:space="preserve">at </w:t>
      </w:r>
      <w:r w:rsidR="00BB3C16" w:rsidRPr="000D17FE">
        <w:rPr>
          <w:rFonts w:ascii="Times New Roman" w:hAnsi="Times New Roman" w:cs="Times New Roman"/>
          <w:sz w:val="24"/>
          <w:szCs w:val="24"/>
        </w:rPr>
        <w:t xml:space="preserve">Naval Construction Battalion Center.  </w:t>
      </w:r>
      <w:r w:rsidR="00380578" w:rsidRPr="000D17FE">
        <w:rPr>
          <w:rFonts w:ascii="Times New Roman" w:hAnsi="Times New Roman" w:cs="Times New Roman"/>
          <w:sz w:val="24"/>
          <w:szCs w:val="24"/>
        </w:rPr>
        <w:t>T</w:t>
      </w:r>
      <w:r w:rsidR="00844180" w:rsidRPr="000D17FE">
        <w:rPr>
          <w:rFonts w:ascii="Times New Roman" w:hAnsi="Times New Roman" w:cs="Times New Roman"/>
          <w:sz w:val="24"/>
          <w:szCs w:val="24"/>
        </w:rPr>
        <w:t>he following buildings</w:t>
      </w:r>
      <w:r w:rsidR="00BB3C16" w:rsidRPr="000D17FE">
        <w:rPr>
          <w:rFonts w:ascii="Times New Roman" w:hAnsi="Times New Roman" w:cs="Times New Roman"/>
          <w:sz w:val="24"/>
          <w:szCs w:val="24"/>
        </w:rPr>
        <w:t xml:space="preserve"> are</w:t>
      </w:r>
      <w:r w:rsidR="00844180" w:rsidRPr="000D17FE">
        <w:rPr>
          <w:rFonts w:ascii="Times New Roman" w:hAnsi="Times New Roman" w:cs="Times New Roman"/>
          <w:sz w:val="24"/>
          <w:szCs w:val="24"/>
        </w:rPr>
        <w:t xml:space="preserve"> located </w:t>
      </w:r>
      <w:r w:rsidRPr="000D17FE">
        <w:rPr>
          <w:rFonts w:ascii="Times New Roman" w:hAnsi="Times New Roman" w:cs="Times New Roman"/>
          <w:sz w:val="24"/>
          <w:szCs w:val="24"/>
        </w:rPr>
        <w:t xml:space="preserve">within </w:t>
      </w:r>
      <w:bookmarkEnd w:id="0"/>
      <w:bookmarkEnd w:id="1"/>
      <w:r w:rsidR="00BB3C16" w:rsidRPr="000D17FE">
        <w:rPr>
          <w:rFonts w:ascii="Times New Roman" w:hAnsi="Times New Roman" w:cs="Times New Roman"/>
          <w:sz w:val="24"/>
          <w:szCs w:val="24"/>
        </w:rPr>
        <w:t xml:space="preserve">a </w:t>
      </w:r>
      <w:r w:rsidR="0055431F" w:rsidRPr="000D17FE">
        <w:rPr>
          <w:rFonts w:ascii="Times New Roman" w:hAnsi="Times New Roman" w:cs="Times New Roman"/>
          <w:sz w:val="24"/>
          <w:szCs w:val="24"/>
        </w:rPr>
        <w:t>3</w:t>
      </w:r>
      <w:r w:rsidRPr="000D17FE">
        <w:rPr>
          <w:rFonts w:ascii="Times New Roman" w:hAnsi="Times New Roman" w:cs="Times New Roman"/>
          <w:sz w:val="24"/>
          <w:szCs w:val="24"/>
        </w:rPr>
        <w:t xml:space="preserve"> mile</w:t>
      </w:r>
      <w:r w:rsidR="00BB3C16" w:rsidRPr="000D17FE">
        <w:rPr>
          <w:rFonts w:ascii="Times New Roman" w:hAnsi="Times New Roman" w:cs="Times New Roman"/>
          <w:sz w:val="24"/>
          <w:szCs w:val="24"/>
        </w:rPr>
        <w:t xml:space="preserve"> radius</w:t>
      </w:r>
      <w:r w:rsidRPr="000D17FE">
        <w:rPr>
          <w:rFonts w:ascii="Times New Roman" w:hAnsi="Times New Roman" w:cs="Times New Roman"/>
          <w:sz w:val="24"/>
          <w:szCs w:val="24"/>
        </w:rPr>
        <w:t xml:space="preserve"> from the gate at </w:t>
      </w:r>
      <w:bookmarkStart w:id="2" w:name="_GoBack"/>
      <w:r w:rsidRPr="000D17FE">
        <w:rPr>
          <w:rFonts w:ascii="Times New Roman" w:hAnsi="Times New Roman" w:cs="Times New Roman"/>
          <w:sz w:val="24"/>
          <w:szCs w:val="24"/>
        </w:rPr>
        <w:t>5510 CBC 8</w:t>
      </w:r>
      <w:r w:rsidRPr="000D17FE">
        <w:rPr>
          <w:rFonts w:ascii="Times New Roman" w:hAnsi="Times New Roman" w:cs="Times New Roman"/>
          <w:sz w:val="24"/>
          <w:szCs w:val="24"/>
          <w:vertAlign w:val="superscript"/>
        </w:rPr>
        <w:t>th</w:t>
      </w:r>
      <w:r w:rsidRPr="000D17FE">
        <w:rPr>
          <w:rFonts w:ascii="Times New Roman" w:hAnsi="Times New Roman" w:cs="Times New Roman"/>
          <w:sz w:val="24"/>
          <w:szCs w:val="24"/>
        </w:rPr>
        <w:t xml:space="preserve"> St, Gulfport, MS 39501:</w:t>
      </w:r>
      <w:ins w:id="3" w:author="Fried-Parker, Ashley A CIV USN NAVCONSTRACEN GPT MS (USA)" w:date="2020-09-17T09:14:00Z">
        <w:r w:rsidR="00BB3C16" w:rsidRPr="000D17FE">
          <w:rPr>
            <w:rFonts w:ascii="Times New Roman" w:hAnsi="Times New Roman" w:cs="Times New Roman"/>
            <w:sz w:val="24"/>
            <w:szCs w:val="24"/>
          </w:rPr>
          <w:t xml:space="preserve"> </w:t>
        </w:r>
      </w:ins>
      <w:r w:rsidR="00B96C49">
        <w:rPr>
          <w:rFonts w:ascii="Times New Roman" w:hAnsi="Times New Roman" w:cs="Times New Roman"/>
          <w:sz w:val="24"/>
          <w:szCs w:val="24"/>
        </w:rPr>
        <w:br/>
      </w:r>
      <w:r w:rsidRPr="000D17FE">
        <w:rPr>
          <w:rFonts w:ascii="Times New Roman" w:hAnsi="Times New Roman" w:cs="Times New Roman"/>
          <w:sz w:val="24"/>
          <w:szCs w:val="24"/>
        </w:rPr>
        <w:t>Bldg. 460</w:t>
      </w:r>
      <w:r w:rsidR="00B96C49">
        <w:rPr>
          <w:rFonts w:ascii="Times New Roman" w:hAnsi="Times New Roman" w:cs="Times New Roman"/>
          <w:sz w:val="24"/>
          <w:szCs w:val="24"/>
        </w:rPr>
        <w:br/>
      </w:r>
      <w:r w:rsidRPr="000D17FE">
        <w:rPr>
          <w:rFonts w:ascii="Times New Roman" w:hAnsi="Times New Roman" w:cs="Times New Roman"/>
          <w:sz w:val="24"/>
          <w:szCs w:val="24"/>
        </w:rPr>
        <w:t>Bldg. 315</w:t>
      </w:r>
      <w:bookmarkEnd w:id="2"/>
    </w:p>
    <w:p w14:paraId="3ABDB795" w14:textId="6DAAEBDB" w:rsidR="00D35D60" w:rsidRPr="00B464D0" w:rsidRDefault="00D35D60" w:rsidP="00D35D60">
      <w:pPr>
        <w:rPr>
          <w:rFonts w:ascii="Times New Roman" w:hAnsi="Times New Roman" w:cs="Times New Roman"/>
          <w:sz w:val="24"/>
          <w:szCs w:val="24"/>
        </w:rPr>
      </w:pPr>
      <w:r w:rsidRPr="00844180">
        <w:rPr>
          <w:rFonts w:ascii="Times New Roman" w:hAnsi="Times New Roman" w:cs="Times New Roman"/>
          <w:sz w:val="24"/>
          <w:szCs w:val="24"/>
        </w:rPr>
        <w:t xml:space="preserve">The Contractor </w:t>
      </w:r>
      <w:r w:rsidR="00844180">
        <w:rPr>
          <w:rFonts w:ascii="Times New Roman" w:hAnsi="Times New Roman" w:cs="Times New Roman"/>
          <w:sz w:val="24"/>
          <w:szCs w:val="24"/>
        </w:rPr>
        <w:t>shall</w:t>
      </w:r>
      <w:r w:rsidR="00844180" w:rsidRPr="00844180">
        <w:rPr>
          <w:rFonts w:ascii="Times New Roman" w:hAnsi="Times New Roman" w:cs="Times New Roman"/>
          <w:sz w:val="24"/>
          <w:szCs w:val="24"/>
        </w:rPr>
        <w:t xml:space="preserve"> </w:t>
      </w:r>
      <w:r w:rsidRPr="00844180">
        <w:rPr>
          <w:rFonts w:ascii="Times New Roman" w:hAnsi="Times New Roman" w:cs="Times New Roman"/>
          <w:sz w:val="24"/>
          <w:szCs w:val="24"/>
        </w:rPr>
        <w:t>inform the DGR before any maintenance is performed.</w:t>
      </w:r>
    </w:p>
    <w:p w14:paraId="1B38AAB2" w14:textId="1D6CC012"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1.6. </w:t>
      </w:r>
      <w:r w:rsidRPr="00844180">
        <w:rPr>
          <w:rFonts w:ascii="Times New Roman" w:hAnsi="Times New Roman" w:cs="Times New Roman"/>
          <w:sz w:val="24"/>
          <w:szCs w:val="24"/>
          <w:u w:val="single"/>
        </w:rPr>
        <w:t>Designated Government Representative (DGR)</w:t>
      </w:r>
      <w:r w:rsidRPr="00844180">
        <w:rPr>
          <w:rFonts w:ascii="Times New Roman" w:hAnsi="Times New Roman" w:cs="Times New Roman"/>
          <w:sz w:val="24"/>
          <w:szCs w:val="24"/>
        </w:rPr>
        <w:t>.</w:t>
      </w:r>
      <w:r w:rsidRPr="00B464D0">
        <w:rPr>
          <w:rFonts w:ascii="Times New Roman" w:hAnsi="Times New Roman" w:cs="Times New Roman"/>
          <w:sz w:val="24"/>
          <w:szCs w:val="24"/>
        </w:rPr>
        <w:t xml:space="preserve"> </w:t>
      </w:r>
      <w:r w:rsidRPr="00844180">
        <w:rPr>
          <w:rFonts w:ascii="Times New Roman" w:hAnsi="Times New Roman" w:cs="Times New Roman"/>
          <w:sz w:val="24"/>
          <w:szCs w:val="24"/>
        </w:rPr>
        <w:t xml:space="preserve">DGR will report to the </w:t>
      </w:r>
      <w:r w:rsidR="00844180">
        <w:rPr>
          <w:rFonts w:ascii="Times New Roman" w:hAnsi="Times New Roman" w:cs="Times New Roman"/>
          <w:sz w:val="24"/>
          <w:szCs w:val="24"/>
        </w:rPr>
        <w:t xml:space="preserve">KO </w:t>
      </w:r>
      <w:r w:rsidRPr="00844180">
        <w:rPr>
          <w:rFonts w:ascii="Times New Roman" w:hAnsi="Times New Roman" w:cs="Times New Roman"/>
          <w:sz w:val="24"/>
          <w:szCs w:val="24"/>
        </w:rPr>
        <w:t>that all products and/or services from the Contractor have been delivered and accepted. The DGR monitors all technical aspects of the contract and assists in contract administration.  The DGR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specifications; monitor Contractor's performance and notify both the KO and Contractor of any deficiencies; coordinate availability of Government furnished property; and provide site entry of Contractor personnel.  The DGR is not authorized to change any of the terms and conditions of the resulting contract. The DGR is responsible for the scheduling and coordination of all work to be accomplished as required per this specification.</w:t>
      </w:r>
    </w:p>
    <w:p w14:paraId="67F920CA" w14:textId="77777777" w:rsidR="00D35D60" w:rsidRPr="00844180" w:rsidRDefault="00D35D60" w:rsidP="00D35D60">
      <w:pPr>
        <w:spacing w:after="0" w:line="240" w:lineRule="auto"/>
        <w:rPr>
          <w:rFonts w:ascii="Times New Roman" w:hAnsi="Times New Roman" w:cs="Times New Roman"/>
          <w:sz w:val="24"/>
          <w:szCs w:val="24"/>
        </w:rPr>
      </w:pPr>
    </w:p>
    <w:p w14:paraId="5B6BD314"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1.7. </w:t>
      </w:r>
      <w:r w:rsidRPr="00844180">
        <w:rPr>
          <w:rFonts w:ascii="Times New Roman" w:hAnsi="Times New Roman" w:cs="Times New Roman"/>
          <w:sz w:val="24"/>
          <w:szCs w:val="24"/>
          <w:u w:val="single"/>
        </w:rPr>
        <w:t>Motor Vehicle Operators.</w:t>
      </w:r>
      <w:r w:rsidRPr="005A6BD2">
        <w:rPr>
          <w:rFonts w:ascii="Times New Roman" w:hAnsi="Times New Roman" w:cs="Times New Roman"/>
          <w:sz w:val="24"/>
          <w:szCs w:val="24"/>
        </w:rPr>
        <w:t xml:space="preserve">  Contractor’s personnel, whose tasks involve operation of any vehicles, shall possess a valid U.S. state driver’s license, certificates and permits, applicable for the type and class of vehicle being operated.</w:t>
      </w:r>
    </w:p>
    <w:p w14:paraId="528D7D1B" w14:textId="77777777" w:rsidR="00D35D60" w:rsidRPr="00844180" w:rsidRDefault="00D35D60" w:rsidP="00D35D60">
      <w:pPr>
        <w:spacing w:after="0" w:line="240" w:lineRule="auto"/>
        <w:rPr>
          <w:rFonts w:ascii="Times New Roman" w:hAnsi="Times New Roman" w:cs="Times New Roman"/>
          <w:sz w:val="24"/>
          <w:szCs w:val="24"/>
        </w:rPr>
      </w:pPr>
    </w:p>
    <w:p w14:paraId="190562A8" w14:textId="77777777" w:rsidR="00D35D60" w:rsidRPr="00844180" w:rsidRDefault="00D35D60" w:rsidP="00D35D60">
      <w:pPr>
        <w:autoSpaceDE w:val="0"/>
        <w:autoSpaceDN w:val="0"/>
        <w:adjustRightInd w:val="0"/>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1.7.1 </w:t>
      </w:r>
      <w:r w:rsidRPr="00844180">
        <w:rPr>
          <w:rFonts w:ascii="Times New Roman" w:hAnsi="Times New Roman" w:cs="Times New Roman"/>
          <w:bCs/>
          <w:color w:val="000000"/>
          <w:sz w:val="24"/>
          <w:szCs w:val="24"/>
          <w:u w:val="single"/>
        </w:rPr>
        <w:t>Contractor Vehicles</w:t>
      </w:r>
      <w:r w:rsidRPr="00844180">
        <w:rPr>
          <w:rFonts w:ascii="Times New Roman" w:hAnsi="Times New Roman" w:cs="Times New Roman"/>
          <w:bCs/>
          <w:color w:val="000000"/>
          <w:sz w:val="24"/>
          <w:szCs w:val="24"/>
        </w:rPr>
        <w:t xml:space="preserve">.  </w:t>
      </w:r>
      <w:r w:rsidRPr="00844180">
        <w:rPr>
          <w:rFonts w:ascii="Times New Roman" w:hAnsi="Times New Roman" w:cs="Times New Roman"/>
          <w:color w:val="000000" w:themeColor="text1"/>
          <w:sz w:val="24"/>
          <w:szCs w:val="24"/>
        </w:rPr>
        <w:t xml:space="preserve">All Contractor vehicles shall be readily identifiable. Identification shall include displaying Contractor’s name in a clear and unobstructed location on the vehicle. </w:t>
      </w:r>
      <w:r w:rsidRPr="00844180">
        <w:rPr>
          <w:rFonts w:ascii="Times New Roman" w:hAnsi="Times New Roman" w:cs="Times New Roman"/>
          <w:sz w:val="24"/>
          <w:szCs w:val="24"/>
        </w:rPr>
        <w:t xml:space="preserve">Motor vehicles entering Naval Construction Battalion Center (CBC) Gulfport Operational Area shall be properly licensed, insured, and registered with the Installation Access Pass Office. </w:t>
      </w:r>
    </w:p>
    <w:p w14:paraId="7EA68571" w14:textId="77777777" w:rsidR="00D35D60" w:rsidRPr="00844180" w:rsidRDefault="00D35D60" w:rsidP="00D35D60">
      <w:pPr>
        <w:spacing w:after="0" w:line="240" w:lineRule="auto"/>
        <w:rPr>
          <w:rFonts w:ascii="Times New Roman" w:hAnsi="Times New Roman" w:cs="Times New Roman"/>
          <w:sz w:val="24"/>
          <w:szCs w:val="24"/>
        </w:rPr>
      </w:pPr>
    </w:p>
    <w:p w14:paraId="555A4C04" w14:textId="77777777" w:rsidR="00D35D60" w:rsidRPr="00844180" w:rsidRDefault="00D35D60" w:rsidP="00D35D60">
      <w:pPr>
        <w:pStyle w:val="NoSpacing"/>
        <w:rPr>
          <w:sz w:val="24"/>
        </w:rPr>
      </w:pPr>
      <w:r w:rsidRPr="00844180">
        <w:rPr>
          <w:sz w:val="24"/>
        </w:rPr>
        <w:t>1.8.</w:t>
      </w:r>
      <w:r w:rsidRPr="00837F3A">
        <w:rPr>
          <w:sz w:val="24"/>
        </w:rPr>
        <w:t xml:space="preserve"> </w:t>
      </w:r>
      <w:r w:rsidRPr="00844180">
        <w:rPr>
          <w:sz w:val="24"/>
          <w:u w:val="single"/>
        </w:rPr>
        <w:t>Contractor Access and Use of Premises</w:t>
      </w:r>
      <w:r w:rsidRPr="00844180">
        <w:rPr>
          <w:sz w:val="24"/>
        </w:rPr>
        <w:t>. The Contractor shall be responsible for securing the necessary permits and base access passes for Contractor personnel, vehicles, and equipment for the duration of the contract. CBC Security Forces reserve the right to refuse issuance of a pass to an employee of the Contractor for any reason deemed valid by the Government.</w:t>
      </w:r>
    </w:p>
    <w:p w14:paraId="04231AFC" w14:textId="77777777" w:rsidR="00D35D60" w:rsidRPr="00844180" w:rsidRDefault="00D35D60" w:rsidP="00D35D60">
      <w:pPr>
        <w:spacing w:after="0" w:line="240" w:lineRule="auto"/>
        <w:rPr>
          <w:rFonts w:ascii="Times New Roman" w:eastAsia="Calibri" w:hAnsi="Times New Roman" w:cs="Times New Roman"/>
          <w:sz w:val="24"/>
          <w:szCs w:val="24"/>
        </w:rPr>
      </w:pPr>
    </w:p>
    <w:p w14:paraId="51CEEDBE" w14:textId="77777777" w:rsidR="00D35D60" w:rsidRPr="00844180" w:rsidRDefault="00D35D60" w:rsidP="00D35D60">
      <w:pPr>
        <w:spacing w:after="0" w:line="240" w:lineRule="auto"/>
        <w:rPr>
          <w:rFonts w:ascii="Times New Roman" w:eastAsia="Calibri" w:hAnsi="Times New Roman" w:cs="Times New Roman"/>
          <w:sz w:val="24"/>
          <w:szCs w:val="24"/>
        </w:rPr>
      </w:pPr>
      <w:r w:rsidRPr="00844180">
        <w:rPr>
          <w:rFonts w:ascii="Times New Roman" w:eastAsia="Calibri" w:hAnsi="Times New Roman" w:cs="Times New Roman"/>
          <w:sz w:val="24"/>
          <w:szCs w:val="24"/>
        </w:rPr>
        <w:t>Contractors must identify themselves as either a U.S. Owned or a Foreign Owned, Controlled or Influenced (FOCI) entity.</w:t>
      </w:r>
    </w:p>
    <w:p w14:paraId="0A8374B5" w14:textId="77777777" w:rsidR="00D35D60" w:rsidRPr="005A6BD2" w:rsidRDefault="00D35D60" w:rsidP="00D35D60">
      <w:pPr>
        <w:spacing w:after="0" w:line="240" w:lineRule="auto"/>
        <w:rPr>
          <w:rFonts w:ascii="Times New Roman" w:eastAsia="Calibri" w:hAnsi="Times New Roman" w:cs="Times New Roman"/>
          <w:sz w:val="24"/>
          <w:szCs w:val="24"/>
        </w:rPr>
      </w:pPr>
    </w:p>
    <w:p w14:paraId="7020FFB2" w14:textId="17ABA291" w:rsidR="00D35D60" w:rsidRPr="00844180" w:rsidRDefault="004E0DD5" w:rsidP="00D35D60">
      <w:pPr>
        <w:spacing w:after="0" w:line="240" w:lineRule="auto"/>
        <w:rPr>
          <w:rFonts w:ascii="Times New Roman" w:eastAsia="Calibri" w:hAnsi="Times New Roman" w:cs="Times New Roman"/>
          <w:sz w:val="24"/>
          <w:szCs w:val="24"/>
        </w:rPr>
      </w:pPr>
      <w:r w:rsidRPr="00837F3A">
        <w:rPr>
          <w:rFonts w:ascii="Times New Roman" w:eastAsia="Calibri" w:hAnsi="Times New Roman" w:cs="Times New Roman"/>
          <w:sz w:val="24"/>
          <w:szCs w:val="24"/>
        </w:rPr>
        <w:t>1.</w:t>
      </w:r>
      <w:r>
        <w:rPr>
          <w:rFonts w:ascii="Times New Roman" w:eastAsia="Calibri" w:hAnsi="Times New Roman" w:cs="Times New Roman"/>
          <w:sz w:val="24"/>
          <w:szCs w:val="24"/>
        </w:rPr>
        <w:t>8.1</w:t>
      </w:r>
      <w:r w:rsidRPr="00837F3A">
        <w:rPr>
          <w:rFonts w:ascii="Times New Roman" w:eastAsia="Calibri" w:hAnsi="Times New Roman" w:cs="Times New Roman"/>
          <w:sz w:val="24"/>
          <w:szCs w:val="24"/>
        </w:rPr>
        <w:t xml:space="preserve">. </w:t>
      </w:r>
      <w:r w:rsidR="00D35D60" w:rsidRPr="005A6BD2">
        <w:rPr>
          <w:rFonts w:ascii="Times New Roman" w:eastAsia="Calibri" w:hAnsi="Times New Roman" w:cs="Times New Roman"/>
          <w:sz w:val="24"/>
          <w:szCs w:val="24"/>
          <w:u w:val="single"/>
        </w:rPr>
        <w:t>Citizenship</w:t>
      </w:r>
      <w:r w:rsidR="00D35D60" w:rsidRPr="005A6BD2">
        <w:rPr>
          <w:rFonts w:ascii="Times New Roman" w:eastAsia="Calibri" w:hAnsi="Times New Roman" w:cs="Times New Roman"/>
          <w:sz w:val="24"/>
          <w:szCs w:val="24"/>
        </w:rPr>
        <w:t>. Visitors must be U.S. citizens. Foreign nationals are rarely granted access unless certain arrangements have been made with CBC Security Forces.</w:t>
      </w:r>
    </w:p>
    <w:p w14:paraId="3CFE357E" w14:textId="77777777" w:rsidR="00D35D60" w:rsidRPr="00844180" w:rsidRDefault="00D35D60" w:rsidP="00D35D60">
      <w:pPr>
        <w:spacing w:after="0" w:line="240" w:lineRule="auto"/>
        <w:rPr>
          <w:rFonts w:ascii="Times New Roman" w:eastAsia="Calibri" w:hAnsi="Times New Roman" w:cs="Times New Roman"/>
          <w:sz w:val="24"/>
          <w:szCs w:val="24"/>
        </w:rPr>
      </w:pPr>
    </w:p>
    <w:p w14:paraId="7F56F6EA" w14:textId="77777777" w:rsidR="00D35D60" w:rsidRPr="00844180" w:rsidRDefault="00D35D60" w:rsidP="00D35D60">
      <w:pPr>
        <w:spacing w:after="0" w:line="240" w:lineRule="auto"/>
        <w:rPr>
          <w:rFonts w:ascii="Times New Roman" w:eastAsia="Calibri" w:hAnsi="Times New Roman" w:cs="Times New Roman"/>
          <w:sz w:val="24"/>
          <w:szCs w:val="24"/>
        </w:rPr>
      </w:pPr>
      <w:r w:rsidRPr="00844180">
        <w:rPr>
          <w:rFonts w:ascii="Times New Roman" w:eastAsia="Calibri" w:hAnsi="Times New Roman" w:cs="Times New Roman"/>
          <w:sz w:val="24"/>
          <w:szCs w:val="24"/>
        </w:rPr>
        <w:t>U.S. citizen personnel of a Foreign Owned, Controlled or Influenced (FOCI) entity will be required to provide the security forces at the Pass and ID office located</w:t>
      </w:r>
      <w:r w:rsidRPr="00844180">
        <w:rPr>
          <w:rFonts w:ascii="Times New Roman" w:eastAsia="Calibri" w:hAnsi="Times New Roman" w:cs="Times New Roman"/>
          <w:color w:val="000000" w:themeColor="text1"/>
          <w:sz w:val="24"/>
          <w:szCs w:val="24"/>
        </w:rPr>
        <w:t xml:space="preserve"> at 4701 Marvin Shields Blvd, Bldg 1, Gulfport MS 39501-5003 with vehicle registration, proof of insurance, driver’s license, and a second form of picture ID. </w:t>
      </w:r>
      <w:r w:rsidRPr="00844180">
        <w:rPr>
          <w:rFonts w:ascii="Times New Roman" w:eastAsia="Calibri" w:hAnsi="Times New Roman" w:cs="Times New Roman"/>
          <w:sz w:val="24"/>
          <w:szCs w:val="24"/>
        </w:rPr>
        <w:t>A Visit / Access Request on company letterhead is also required at least 48 hours (recommend at least five days) in advance of VI maintenance/repair service.</w:t>
      </w:r>
    </w:p>
    <w:p w14:paraId="464B6E89" w14:textId="77777777" w:rsidR="00D35D60" w:rsidRPr="00844180" w:rsidRDefault="00D35D60" w:rsidP="00D35D60">
      <w:pPr>
        <w:spacing w:after="0" w:line="240" w:lineRule="auto"/>
        <w:rPr>
          <w:rFonts w:ascii="Times New Roman" w:eastAsia="Calibri" w:hAnsi="Times New Roman" w:cs="Times New Roman"/>
          <w:sz w:val="24"/>
          <w:szCs w:val="24"/>
        </w:rPr>
      </w:pPr>
      <w:r w:rsidRPr="00844180">
        <w:rPr>
          <w:rFonts w:ascii="Times New Roman" w:eastAsia="Calibri" w:hAnsi="Times New Roman" w:cs="Times New Roman"/>
          <w:sz w:val="24"/>
          <w:szCs w:val="24"/>
        </w:rPr>
        <w:t xml:space="preserve"> </w:t>
      </w:r>
    </w:p>
    <w:p w14:paraId="56DC5D9A" w14:textId="77777777" w:rsidR="00D35D60" w:rsidRPr="00844180" w:rsidRDefault="00D35D60" w:rsidP="00D35D60">
      <w:pPr>
        <w:spacing w:after="0" w:line="240" w:lineRule="auto"/>
        <w:rPr>
          <w:rFonts w:ascii="Times New Roman" w:eastAsia="Calibri" w:hAnsi="Times New Roman" w:cs="Times New Roman"/>
          <w:sz w:val="24"/>
          <w:szCs w:val="24"/>
        </w:rPr>
      </w:pPr>
      <w:r w:rsidRPr="00844180">
        <w:rPr>
          <w:rFonts w:ascii="Times New Roman" w:eastAsia="Calibri" w:hAnsi="Times New Roman" w:cs="Times New Roman"/>
          <w:sz w:val="24"/>
          <w:szCs w:val="24"/>
        </w:rPr>
        <w:t>U.S. Owned company personnel will be required to provide the security forces with vehicle registration, proof of insurance, and driver’s license.</w:t>
      </w:r>
    </w:p>
    <w:p w14:paraId="4D17F238" w14:textId="77777777" w:rsidR="004E0DD5" w:rsidRDefault="004E0DD5" w:rsidP="00D35D60">
      <w:pPr>
        <w:spacing w:after="0" w:line="240" w:lineRule="auto"/>
        <w:rPr>
          <w:rFonts w:ascii="Times New Roman" w:eastAsia="Calibri" w:hAnsi="Times New Roman" w:cs="Times New Roman"/>
          <w:sz w:val="24"/>
          <w:szCs w:val="24"/>
          <w:u w:val="single"/>
        </w:rPr>
      </w:pPr>
    </w:p>
    <w:p w14:paraId="5EFFC2FF" w14:textId="639D69B1" w:rsidR="00D35D60" w:rsidRPr="00844180" w:rsidRDefault="004E0DD5" w:rsidP="00D35D6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1.8.2. </w:t>
      </w:r>
      <w:r w:rsidR="00D35D60" w:rsidRPr="005A6BD2">
        <w:rPr>
          <w:rFonts w:ascii="Times New Roman" w:eastAsia="Calibri" w:hAnsi="Times New Roman" w:cs="Times New Roman"/>
          <w:sz w:val="24"/>
          <w:szCs w:val="24"/>
          <w:u w:val="single"/>
        </w:rPr>
        <w:t>Infrequent Access</w:t>
      </w:r>
      <w:r w:rsidR="00D35D60" w:rsidRPr="00837F3A">
        <w:rPr>
          <w:rFonts w:ascii="Times New Roman" w:eastAsia="Calibri" w:hAnsi="Times New Roman" w:cs="Times New Roman"/>
          <w:sz w:val="24"/>
          <w:szCs w:val="24"/>
          <w:u w:val="single"/>
        </w:rPr>
        <w:t xml:space="preserve"> (&lt;30 days/year)</w:t>
      </w:r>
      <w:r>
        <w:rPr>
          <w:rFonts w:ascii="Times New Roman" w:eastAsia="Calibri" w:hAnsi="Times New Roman" w:cs="Times New Roman"/>
          <w:sz w:val="24"/>
          <w:szCs w:val="24"/>
        </w:rPr>
        <w:t>.</w:t>
      </w:r>
      <w:r w:rsidR="00D35D60" w:rsidRPr="005A6BD2">
        <w:rPr>
          <w:rFonts w:ascii="Times New Roman" w:eastAsia="Calibri" w:hAnsi="Times New Roman" w:cs="Times New Roman"/>
          <w:sz w:val="24"/>
          <w:szCs w:val="24"/>
        </w:rPr>
        <w:t xml:space="preserve"> </w:t>
      </w:r>
      <w:r w:rsidR="00D35D60" w:rsidRPr="00D2308C">
        <w:rPr>
          <w:rFonts w:ascii="Times New Roman" w:eastAsia="Calibri" w:hAnsi="Times New Roman" w:cs="Times New Roman"/>
          <w:sz w:val="24"/>
          <w:szCs w:val="24"/>
        </w:rPr>
        <w:t xml:space="preserve">Unless the </w:t>
      </w:r>
      <w:r>
        <w:rPr>
          <w:rFonts w:ascii="Times New Roman" w:eastAsia="Calibri" w:hAnsi="Times New Roman" w:cs="Times New Roman"/>
          <w:sz w:val="24"/>
          <w:szCs w:val="24"/>
        </w:rPr>
        <w:t>C</w:t>
      </w:r>
      <w:r w:rsidR="00D35D60" w:rsidRPr="005A6BD2">
        <w:rPr>
          <w:rFonts w:ascii="Times New Roman" w:eastAsia="Calibri" w:hAnsi="Times New Roman" w:cs="Times New Roman"/>
          <w:sz w:val="24"/>
          <w:szCs w:val="24"/>
        </w:rPr>
        <w:t>ontractor</w:t>
      </w:r>
      <w:r w:rsidR="00D35D60" w:rsidRPr="00D2308C">
        <w:rPr>
          <w:rFonts w:ascii="Times New Roman" w:eastAsia="Calibri" w:hAnsi="Times New Roman" w:cs="Times New Roman"/>
          <w:sz w:val="24"/>
          <w:szCs w:val="24"/>
        </w:rPr>
        <w:t xml:space="preserve"> is registered in the Defense Biometric Identification System (DBIDS), all infrequent visitors of less than 30 </w:t>
      </w:r>
      <w:r w:rsidR="00D35D60" w:rsidRPr="00844180">
        <w:rPr>
          <w:rFonts w:ascii="Times New Roman" w:eastAsia="Calibri" w:hAnsi="Times New Roman" w:cs="Times New Roman"/>
          <w:sz w:val="24"/>
          <w:szCs w:val="24"/>
        </w:rPr>
        <w:t>consecutive days will be required to stop at the Pass and Decal office every day to obtain a one-day pass until work is completed.  Information regarding how to obtain the day passes will be provided by the DGR.</w:t>
      </w:r>
    </w:p>
    <w:p w14:paraId="14E8999D" w14:textId="62929EF1" w:rsidR="00D35D60" w:rsidRPr="00844180" w:rsidDel="004E0DD5" w:rsidRDefault="00D35D60" w:rsidP="00D35D60">
      <w:pPr>
        <w:spacing w:after="0" w:line="240" w:lineRule="auto"/>
        <w:rPr>
          <w:del w:id="4" w:author="Colon, Wendy G CIV USN COMNAVSUPSYSCOM PA (USA)" w:date="2020-09-16T09:50:00Z"/>
          <w:rFonts w:ascii="Times New Roman" w:hAnsi="Times New Roman" w:cs="Times New Roman"/>
          <w:sz w:val="24"/>
          <w:szCs w:val="24"/>
        </w:rPr>
      </w:pPr>
    </w:p>
    <w:p w14:paraId="3A59E1DE" w14:textId="77777777" w:rsidR="00D35D60" w:rsidRPr="00844180" w:rsidRDefault="00D35D60" w:rsidP="00D35D60">
      <w:pPr>
        <w:pStyle w:val="NormalWeb"/>
        <w:spacing w:after="0"/>
      </w:pPr>
      <w:r w:rsidRPr="00844180">
        <w:t xml:space="preserve">1.9. </w:t>
      </w:r>
      <w:r w:rsidRPr="00844180">
        <w:rPr>
          <w:u w:val="single"/>
        </w:rPr>
        <w:t>Employment of Federal Employees</w:t>
      </w:r>
      <w:r w:rsidRPr="00844180">
        <w:t>. The Contractor shall not employ or enter into a contract with any person to perform work under this contract who is an employee of the United States Government, either military or civilian, unless such person receives approval IAW applicable Federal and DOD regulations.</w:t>
      </w:r>
    </w:p>
    <w:p w14:paraId="253AE694" w14:textId="77777777" w:rsidR="00D35D60" w:rsidRPr="00844180" w:rsidRDefault="00D35D60" w:rsidP="00D35D60">
      <w:pPr>
        <w:pStyle w:val="BodyText2"/>
        <w:rPr>
          <w:sz w:val="24"/>
        </w:rPr>
      </w:pPr>
    </w:p>
    <w:p w14:paraId="5FAC88F1" w14:textId="77777777" w:rsidR="00D35D60" w:rsidRPr="00844180" w:rsidRDefault="00D35D60" w:rsidP="00D35D60">
      <w:pPr>
        <w:pStyle w:val="BodyText2"/>
        <w:rPr>
          <w:sz w:val="24"/>
        </w:rPr>
      </w:pPr>
      <w:r w:rsidRPr="00844180">
        <w:rPr>
          <w:sz w:val="24"/>
        </w:rPr>
        <w:t xml:space="preserve">1.10. </w:t>
      </w:r>
      <w:r w:rsidRPr="00844180">
        <w:rPr>
          <w:sz w:val="24"/>
          <w:u w:val="single"/>
        </w:rPr>
        <w:t>Personnel Compliance</w:t>
      </w:r>
      <w:r w:rsidRPr="00844180">
        <w:rPr>
          <w:sz w:val="24"/>
        </w:rPr>
        <w:t>. The Contractor shall ensure that Contractor employees observe and comply with all local and higher authority policies, regulations, and procedures concerning fire, safety, environmental protection, sanitation, security, traffic, parking, energy conservation, flag courtesy, “off -limits” areas, and possession of firearms or other lethal weapons. When two or more directives or instructions apply, the Contractor shall comply with the more stringent of the directives or instructions.</w:t>
      </w:r>
    </w:p>
    <w:p w14:paraId="790E62D5" w14:textId="77777777" w:rsidR="00D35D60" w:rsidRPr="00844180" w:rsidRDefault="00D35D60" w:rsidP="00D35D60">
      <w:pPr>
        <w:pStyle w:val="BodyText2"/>
        <w:rPr>
          <w:sz w:val="24"/>
        </w:rPr>
      </w:pPr>
    </w:p>
    <w:p w14:paraId="37F28B0D" w14:textId="04DC2E4E" w:rsidR="00D35D60" w:rsidRPr="00D2308C" w:rsidRDefault="00D35D60" w:rsidP="00D35D60">
      <w:pPr>
        <w:pStyle w:val="Default"/>
      </w:pPr>
      <w:r w:rsidRPr="00844180">
        <w:t xml:space="preserve">1.11. </w:t>
      </w:r>
      <w:r w:rsidRPr="00844180">
        <w:rPr>
          <w:u w:val="single"/>
        </w:rPr>
        <w:t>Identification (ID) Badge</w:t>
      </w:r>
      <w:r w:rsidRPr="00844180">
        <w:t xml:space="preserve">. The Contractor (to include Subcontractors) shall provide each employee an Identification (ID) Badge, which includes at a minimum, the Company Name, Employee Name and a color photo of the employee. ID Badges shall be worn at all times during which the employee is performing work under this contract.  Each Contractor (to include Subcontractors) employee shall wear the ID Badge in a conspicuous place on the front of exterior clothing and above the waist except when safety or health reasons prohibit. The Contractor (to include Subcontractors) shall be responsible for collection of ID Badges upon completion of the contract or termination of employee.  A listing of issued identification cards shall be furnished to the KO </w:t>
      </w:r>
      <w:r w:rsidR="004E0DD5">
        <w:t xml:space="preserve">and DGR </w:t>
      </w:r>
      <w:r w:rsidRPr="005A6BD2">
        <w:t>prior to the contract performance date and updated as needed to reflect Contractor and S</w:t>
      </w:r>
      <w:r w:rsidRPr="00D2308C">
        <w:t xml:space="preserve">ubcontractor personnel changes.  </w:t>
      </w:r>
    </w:p>
    <w:p w14:paraId="6ECD4D5C" w14:textId="77777777" w:rsidR="00D35D60" w:rsidRPr="00844180" w:rsidRDefault="00D35D60" w:rsidP="00D35D60">
      <w:pPr>
        <w:pStyle w:val="Default"/>
      </w:pPr>
    </w:p>
    <w:p w14:paraId="551DA1E1" w14:textId="77777777" w:rsidR="00D35D60" w:rsidRPr="00844180" w:rsidRDefault="00D35D60" w:rsidP="00D35D60">
      <w:pPr>
        <w:pStyle w:val="Default"/>
      </w:pPr>
      <w:r w:rsidRPr="00844180">
        <w:t xml:space="preserve">1.12. </w:t>
      </w:r>
      <w:r w:rsidRPr="00844180">
        <w:rPr>
          <w:u w:val="single"/>
        </w:rPr>
        <w:t>Smoking/Drug/Alcohol Policy</w:t>
      </w:r>
      <w:r w:rsidRPr="00844180">
        <w:t>.  The Contractor shall comply with local command smoking policies and workforce requirements. The Contractor shall also comply with all Federal statues, laws, and regulations to implement a Drug Free Workplace Program (DFWP) as well as work force requirements and local command policies.</w:t>
      </w:r>
    </w:p>
    <w:p w14:paraId="6CD81E76" w14:textId="77777777" w:rsidR="00D35D60" w:rsidRPr="00844180" w:rsidRDefault="00D35D60" w:rsidP="00D35D60">
      <w:pPr>
        <w:pStyle w:val="Default"/>
      </w:pPr>
    </w:p>
    <w:p w14:paraId="3A157A05" w14:textId="77777777" w:rsidR="00D35D60" w:rsidRPr="00844180" w:rsidRDefault="00D35D60" w:rsidP="00D35D60">
      <w:pPr>
        <w:pStyle w:val="Default"/>
      </w:pPr>
      <w:r w:rsidRPr="00844180">
        <w:t xml:space="preserve">1.13. </w:t>
      </w:r>
      <w:r w:rsidRPr="00844180">
        <w:rPr>
          <w:u w:val="single"/>
        </w:rPr>
        <w:t>Personnel Conduct</w:t>
      </w:r>
      <w:r w:rsidRPr="00844180">
        <w:t>. The selection, assignment, reassignment, transfer, supervision, management, and control of Contractor personnel employed to perform the work specified herein shall be the responsibility of the Contractor. The Contractor shall be responsible for the performance and conduct of Contractor and Subcontractor employees at all times. The Contractor shall ensure that personnel present a professional appearance. Personnel employed by the Contractor in the performance of this contract, or any representative of the Contractor entering the installation shall abide by the security regulations listed in the contract and shall be subject to such checks by the Government as deemed necessary. The Contractor shall not employ for performance under this contract any person whose employment would result in a conflict of interest with the Government’s standards of conduct.</w:t>
      </w:r>
    </w:p>
    <w:p w14:paraId="64F6F40C" w14:textId="77777777" w:rsidR="00D35D60" w:rsidRPr="00844180" w:rsidRDefault="00D35D60" w:rsidP="00D35D60">
      <w:pPr>
        <w:pStyle w:val="Default"/>
      </w:pPr>
    </w:p>
    <w:p w14:paraId="70FD4F37" w14:textId="78730266" w:rsidR="00D35D60" w:rsidRPr="00844180" w:rsidRDefault="00D35D60" w:rsidP="00D35D60">
      <w:pPr>
        <w:pStyle w:val="Default"/>
      </w:pPr>
      <w:r w:rsidRPr="00844180">
        <w:t xml:space="preserve">1.14. </w:t>
      </w:r>
      <w:r w:rsidRPr="00844180">
        <w:rPr>
          <w:u w:val="single"/>
        </w:rPr>
        <w:t>Personnel Removal</w:t>
      </w:r>
      <w:r w:rsidRPr="00844180">
        <w:t xml:space="preserve">. Government rules, regulations, laws, directives, and requirements that are issued during the term of the performance period relating to law and order, installation administration, and security shall be applicable to all Contractor employees and representatives who enter the installation. Violation of such rules, regulations, laws, directives, or requirements shall be grounds for removal (permanently or temporarily as the Government determines) from the work site or installation. Removal of employees does not relieve the Contractor from the responsibility for the work defined in this performance work statement. The Contractor is expected to provide support services despite personnel removal or other unforeseen condition(s). Should replacement become necessary, the </w:t>
      </w:r>
      <w:r w:rsidR="001B529F">
        <w:t>G</w:t>
      </w:r>
      <w:r w:rsidRPr="005A6BD2">
        <w:t>overnment reserves the right to review all resumes of proposed candidates.</w:t>
      </w:r>
    </w:p>
    <w:p w14:paraId="40D4EF89" w14:textId="77777777" w:rsidR="00D35D60" w:rsidRPr="00844180" w:rsidRDefault="00D35D60" w:rsidP="00D35D60">
      <w:pPr>
        <w:pStyle w:val="Default"/>
      </w:pPr>
    </w:p>
    <w:p w14:paraId="43F62CAB" w14:textId="77777777" w:rsidR="00D35D60" w:rsidRPr="00844180" w:rsidRDefault="00D35D60" w:rsidP="00D35D60">
      <w:pPr>
        <w:pStyle w:val="Default"/>
      </w:pPr>
      <w:r w:rsidRPr="00844180">
        <w:t>•</w:t>
      </w:r>
      <w:r w:rsidRPr="00844180">
        <w:tab/>
        <w:t>Removal by Installation Commander: The Installation Commander may, at his/her discretion, bar an individual from the installation under the authority of 18 U.S.C. 1382 (1972), for conduct that is determined to be contrary to good order, discipline, or installation security and safety.</w:t>
      </w:r>
    </w:p>
    <w:p w14:paraId="561C640D" w14:textId="77777777" w:rsidR="00D35D60" w:rsidRPr="00844180" w:rsidRDefault="00D35D60" w:rsidP="00D35D60">
      <w:pPr>
        <w:pStyle w:val="Default"/>
      </w:pPr>
    </w:p>
    <w:p w14:paraId="1A372EF3" w14:textId="5E45C03B" w:rsidR="00D35D60" w:rsidRPr="00844180" w:rsidRDefault="00D35D60" w:rsidP="00D35D60">
      <w:pPr>
        <w:pStyle w:val="Default"/>
      </w:pPr>
      <w:r w:rsidRPr="00844180">
        <w:t>•</w:t>
      </w:r>
      <w:r w:rsidRPr="00844180">
        <w:tab/>
        <w:t>Removal Requested by DGR: The DGR may require the Contractor to remove am employee working under this contract for reasons of misconduct or security violations. Contractor employees shall be subject to dismissal from the premises upon determination by the DGR that such action is necessary in the interest of the Government.</w:t>
      </w:r>
    </w:p>
    <w:p w14:paraId="5210ED27" w14:textId="77777777" w:rsidR="00D35D60" w:rsidRPr="00844180" w:rsidRDefault="00D35D60" w:rsidP="00D35D60">
      <w:pPr>
        <w:pStyle w:val="Default"/>
      </w:pPr>
    </w:p>
    <w:p w14:paraId="6E66D8F1" w14:textId="77777777" w:rsidR="00D35D60" w:rsidRPr="00844180" w:rsidRDefault="00D35D60" w:rsidP="00D35D60">
      <w:pPr>
        <w:pStyle w:val="Default"/>
      </w:pPr>
      <w:r w:rsidRPr="00844180">
        <w:t>•</w:t>
      </w:r>
      <w:r w:rsidRPr="00844180">
        <w:tab/>
        <w:t>Removal by Military Police: Contractor employees may be denied entry to or may be removed from the installation by Military Police if it is determined that the employee’s presences on the installation may be contrary to good order, discipline, or installation security and safety.</w:t>
      </w:r>
    </w:p>
    <w:p w14:paraId="7A9D8557" w14:textId="77777777" w:rsidR="00D35D60" w:rsidRPr="00844180" w:rsidRDefault="00D35D60" w:rsidP="00D35D60">
      <w:pPr>
        <w:pStyle w:val="Default"/>
      </w:pPr>
    </w:p>
    <w:p w14:paraId="08115B1C" w14:textId="05DECEDA" w:rsidR="00D35D60" w:rsidRPr="00844180" w:rsidRDefault="00D35D60" w:rsidP="00D35D60">
      <w:pPr>
        <w:pStyle w:val="Default"/>
      </w:pPr>
      <w:r w:rsidRPr="00844180">
        <w:t>•</w:t>
      </w:r>
      <w:r w:rsidRPr="00844180">
        <w:tab/>
        <w:t xml:space="preserve">Removal for Unsatisfactory Performance: The </w:t>
      </w:r>
      <w:r w:rsidR="001B529F">
        <w:t>G</w:t>
      </w:r>
      <w:r w:rsidRPr="005A6BD2">
        <w:t>overnment reserves the right to require the Contractor to remove and replace any personnel who provide unsatisfactory perfo</w:t>
      </w:r>
      <w:r w:rsidRPr="00844180">
        <w:t>rmance, demonstrate insufficient knowledge, or possess inadequate skill levels necessary to complete assigned tasks. The skill level of the staff provided shall be current and consistent with new technologies.</w:t>
      </w:r>
    </w:p>
    <w:p w14:paraId="1CE1086E" w14:textId="77777777" w:rsidR="00D35D60" w:rsidRPr="00844180" w:rsidRDefault="00D35D60" w:rsidP="00D35D60">
      <w:pPr>
        <w:pStyle w:val="Default"/>
      </w:pPr>
    </w:p>
    <w:p w14:paraId="000D33D7" w14:textId="064ABD5C" w:rsidR="00D35D60" w:rsidRPr="00844180" w:rsidRDefault="00D35D60" w:rsidP="00D35D60">
      <w:pPr>
        <w:pStyle w:val="Default"/>
      </w:pPr>
      <w:r w:rsidRPr="00844180">
        <w:t xml:space="preserve">1.15. </w:t>
      </w:r>
      <w:r w:rsidRPr="00844180">
        <w:rPr>
          <w:u w:val="single"/>
        </w:rPr>
        <w:t xml:space="preserve">Interaction </w:t>
      </w:r>
      <w:r w:rsidR="004E0DD5" w:rsidRPr="00844180">
        <w:rPr>
          <w:u w:val="single"/>
        </w:rPr>
        <w:t>with</w:t>
      </w:r>
      <w:r w:rsidRPr="00844180">
        <w:rPr>
          <w:u w:val="single"/>
        </w:rPr>
        <w:t xml:space="preserve"> Other Activities</w:t>
      </w:r>
      <w:r w:rsidRPr="00844180">
        <w:t xml:space="preserve">. Government and Contractor personnel will be working in common areas during working hours. Contractor performance shall not interfere with Government work in the area where any service or maintenance work is being performed. In the event the </w:t>
      </w:r>
      <w:r w:rsidR="001B529F">
        <w:t>C</w:t>
      </w:r>
      <w:r w:rsidRPr="005A6BD2">
        <w:t>ontractor believes</w:t>
      </w:r>
      <w:r w:rsidRPr="00D2308C">
        <w:t xml:space="preserve"> that Government and other Contractor personnel are interfering with the performance of the tasks described in this PWS, the </w:t>
      </w:r>
      <w:r w:rsidRPr="00844180">
        <w:t>Contractor shall notify the DGR immediately. The Contractor is obligated to continue performance of the effort described in this contract unless there is authorization from the KO or DGR to stop work. Failure by the Contractor to notify the DGR and receive necessary instructions could result in denial of any additional costs incurred in performance of the contract under such conditions. Other Government Contractor’s may be performing required services in areas that interrelate with the requirements of this contract. The Government will facilitate initial contact between Contractor’s performing other contracts and this contract. The Contractor shall provide all further required coordination between other Contractor’s for any task specified in this contract that relates to or impacts on any other contracted work.</w:t>
      </w:r>
    </w:p>
    <w:p w14:paraId="158A6459" w14:textId="77777777" w:rsidR="00D35D60" w:rsidRPr="00844180" w:rsidRDefault="00D35D60" w:rsidP="00D35D60">
      <w:pPr>
        <w:pStyle w:val="Default"/>
      </w:pPr>
    </w:p>
    <w:p w14:paraId="7938685F" w14:textId="374164F1" w:rsidR="00D35D60" w:rsidRPr="00844180" w:rsidRDefault="00D35D60" w:rsidP="00D35D60">
      <w:pPr>
        <w:pStyle w:val="Default"/>
      </w:pPr>
      <w:r w:rsidRPr="00844180">
        <w:t xml:space="preserve">1.16. </w:t>
      </w:r>
      <w:r w:rsidRPr="00844180">
        <w:rPr>
          <w:u w:val="single"/>
        </w:rPr>
        <w:t>Safety</w:t>
      </w:r>
      <w:r w:rsidRPr="00844180">
        <w:t xml:space="preserve">. The Contractor is solely responsible for compliance of all safety regulations of employees while working on </w:t>
      </w:r>
      <w:r w:rsidR="001B529F">
        <w:t>G</w:t>
      </w:r>
      <w:r w:rsidRPr="005A6BD2">
        <w:t>overnment owned facilities. All accidents which may arise out of, or in connection with, performance of servi</w:t>
      </w:r>
      <w:r w:rsidRPr="00844180">
        <w:t xml:space="preserve">ces required herein which result in injury, death, or property damage, shall be reported in writing to the </w:t>
      </w:r>
      <w:r w:rsidR="00844180">
        <w:t>KO</w:t>
      </w:r>
      <w:r w:rsidRPr="005A6BD2">
        <w:t xml:space="preserve"> and D</w:t>
      </w:r>
      <w:r w:rsidRPr="00844180">
        <w:t>GR within twenty-four hours of such occurrence. Reports shall provide full details of the accident, including statements from witnesses. The fore-going procedures shall also apply to any claim made by a third party against the Contractor as a result of any accident that occurs in connection with performance under this contract.</w:t>
      </w:r>
    </w:p>
    <w:p w14:paraId="0408FB4C" w14:textId="77777777" w:rsidR="00D35D60" w:rsidRPr="00844180" w:rsidRDefault="00D35D60" w:rsidP="00D35D60">
      <w:pPr>
        <w:pStyle w:val="Default"/>
      </w:pPr>
    </w:p>
    <w:p w14:paraId="679D3A8B" w14:textId="4ACBEE17" w:rsidR="00D35D60" w:rsidRPr="00844180" w:rsidRDefault="00D35D60" w:rsidP="00D35D60">
      <w:pPr>
        <w:rPr>
          <w:rFonts w:ascii="Times New Roman" w:hAnsi="Times New Roman" w:cs="Times New Roman"/>
          <w:sz w:val="24"/>
          <w:szCs w:val="24"/>
        </w:rPr>
      </w:pPr>
      <w:r w:rsidRPr="00844180">
        <w:rPr>
          <w:rFonts w:ascii="Times New Roman" w:hAnsi="Times New Roman" w:cs="Times New Roman"/>
          <w:sz w:val="24"/>
          <w:szCs w:val="24"/>
        </w:rPr>
        <w:t xml:space="preserve">1.17 </w:t>
      </w:r>
      <w:r w:rsidRPr="00844180">
        <w:rPr>
          <w:rFonts w:ascii="Times New Roman" w:hAnsi="Times New Roman" w:cs="Times New Roman"/>
          <w:sz w:val="24"/>
          <w:szCs w:val="24"/>
          <w:u w:val="single"/>
        </w:rPr>
        <w:t>Security Access.</w:t>
      </w:r>
    </w:p>
    <w:p w14:paraId="2F1D1EFD" w14:textId="6C285B57" w:rsidR="00D35D60" w:rsidRPr="00844180" w:rsidRDefault="00D35D60" w:rsidP="00D35D60">
      <w:pPr>
        <w:rPr>
          <w:rFonts w:ascii="Times New Roman" w:hAnsi="Times New Roman" w:cs="Times New Roman"/>
          <w:sz w:val="24"/>
          <w:szCs w:val="24"/>
        </w:rPr>
      </w:pPr>
      <w:r w:rsidRPr="00844180">
        <w:rPr>
          <w:rFonts w:ascii="Times New Roman" w:hAnsi="Times New Roman" w:cs="Times New Roman"/>
          <w:sz w:val="24"/>
          <w:szCs w:val="24"/>
        </w:rPr>
        <w:t>1.17.1</w:t>
      </w:r>
      <w:r w:rsidR="00B96C49" w:rsidRPr="00844180">
        <w:rPr>
          <w:rFonts w:ascii="Times New Roman" w:hAnsi="Times New Roman" w:cs="Times New Roman"/>
          <w:sz w:val="24"/>
          <w:szCs w:val="24"/>
        </w:rPr>
        <w:t>. Defense</w:t>
      </w:r>
      <w:r w:rsidRPr="00844180">
        <w:rPr>
          <w:rFonts w:ascii="Times New Roman" w:hAnsi="Times New Roman" w:cs="Times New Roman"/>
          <w:sz w:val="24"/>
          <w:szCs w:val="24"/>
          <w:u w:val="single"/>
        </w:rPr>
        <w:t xml:space="preserve"> Biometric Identification System (DBIDS).</w:t>
      </w:r>
      <w:r w:rsidRPr="00844180">
        <w:rPr>
          <w:rFonts w:ascii="Times New Roman" w:hAnsi="Times New Roman" w:cs="Times New Roman"/>
          <w:sz w:val="24"/>
          <w:szCs w:val="24"/>
        </w:rPr>
        <w:t xml:space="preserve">  Defense Biometric Identification System (DBIDS) increases installation security and communications by receiving frequent database updates on changes to personnel/credential status, law enforcement warrants, lost/stolen cards, and force protection conditions. The system provides a continuous vetting anytime the DBIDS card is scanned at an installation entry point.  </w:t>
      </w:r>
    </w:p>
    <w:p w14:paraId="0B3A8ACF" w14:textId="77777777" w:rsidR="00D35D60" w:rsidRPr="00844180" w:rsidRDefault="00D35D60" w:rsidP="00D35D60">
      <w:pPr>
        <w:rPr>
          <w:rFonts w:ascii="Times New Roman" w:hAnsi="Times New Roman" w:cs="Times New Roman"/>
          <w:sz w:val="24"/>
          <w:szCs w:val="24"/>
        </w:rPr>
      </w:pPr>
      <w:r w:rsidRPr="00844180">
        <w:rPr>
          <w:rFonts w:ascii="Times New Roman" w:hAnsi="Times New Roman" w:cs="Times New Roman"/>
          <w:sz w:val="24"/>
          <w:szCs w:val="24"/>
        </w:rPr>
        <w:t>If you currently have a Navy Commercial Access Control System (NCACS) card, the following is required to get a DBIDS credential:</w:t>
      </w:r>
    </w:p>
    <w:p w14:paraId="5FEBD1D5" w14:textId="77777777" w:rsidR="00D35D60" w:rsidRPr="0084418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Present your NCACS Card and a completed copy of the SECNAV FORM 5512/1 to the base Visitor Control Center representative. </w:t>
      </w:r>
    </w:p>
    <w:p w14:paraId="74DDBFC7" w14:textId="77777777" w:rsidR="00D35D60" w:rsidRPr="0084418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The VCC will pull up your information in the computer, ensuring all information is current and correct. </w:t>
      </w:r>
    </w:p>
    <w:p w14:paraId="7A13289B" w14:textId="77777777" w:rsidR="00D35D60" w:rsidRPr="0084418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Once your information is validated, a temporary DBIDS credential is provided. </w:t>
      </w:r>
    </w:p>
    <w:p w14:paraId="4C09B121" w14:textId="77777777" w:rsidR="00D35D60" w:rsidRPr="0084418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Your temporary credential will have an expiration date, prior to which you will need to obtain your permanent DBIDS credential (~ 180 days). </w:t>
      </w:r>
    </w:p>
    <w:p w14:paraId="2ADD0B58" w14:textId="77777777" w:rsidR="00D35D60" w:rsidRPr="0084418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For each additional U.S. Navy installation to which you need access, the first time you visit you only need to bring your DBIDS credential and statement of purpose for base access when arriving at the Visitor Control Center. </w:t>
      </w:r>
    </w:p>
    <w:p w14:paraId="7D08E5F6" w14:textId="0234D714" w:rsidR="00D35D60" w:rsidRDefault="00D35D60" w:rsidP="00D35D60">
      <w:pPr>
        <w:numPr>
          <w:ilvl w:val="0"/>
          <w:numId w:val="5"/>
        </w:numPr>
        <w:spacing w:after="0" w:line="240" w:lineRule="auto"/>
        <w:rPr>
          <w:ins w:id="5" w:author="Colon, Wendy G CIV USN COMNAVSUPSYSCOM PA (USA)" w:date="2020-09-16T11:02:00Z"/>
          <w:rFonts w:ascii="Times New Roman" w:hAnsi="Times New Roman" w:cs="Times New Roman"/>
          <w:sz w:val="24"/>
          <w:szCs w:val="24"/>
        </w:rPr>
      </w:pPr>
      <w:r w:rsidRPr="00844180">
        <w:rPr>
          <w:rFonts w:ascii="Times New Roman" w:hAnsi="Times New Roman" w:cs="Times New Roman"/>
          <w:sz w:val="24"/>
          <w:szCs w:val="24"/>
        </w:rPr>
        <w:t xml:space="preserve">The representative will enter base access authorization and then you may proceed to work. </w:t>
      </w:r>
    </w:p>
    <w:p w14:paraId="402BBF81" w14:textId="77777777" w:rsidR="005A6BD2" w:rsidRPr="005A6BD2" w:rsidRDefault="005A6BD2" w:rsidP="000269B5">
      <w:pPr>
        <w:spacing w:after="0" w:line="240" w:lineRule="auto"/>
        <w:ind w:left="720"/>
        <w:rPr>
          <w:rFonts w:ascii="Times New Roman" w:hAnsi="Times New Roman" w:cs="Times New Roman"/>
          <w:sz w:val="24"/>
          <w:szCs w:val="24"/>
        </w:rPr>
      </w:pPr>
    </w:p>
    <w:p w14:paraId="596B1B02" w14:textId="2458EACF" w:rsidR="00D35D60" w:rsidRPr="00844180" w:rsidDel="005A6BD2" w:rsidRDefault="00D35D60" w:rsidP="00D35D60">
      <w:pPr>
        <w:rPr>
          <w:del w:id="6" w:author="Colon, Wendy G CIV USN COMNAVSUPSYSCOM PA (USA)" w:date="2020-09-16T11:02:00Z"/>
          <w:rFonts w:ascii="Times New Roman" w:hAnsi="Times New Roman" w:cs="Times New Roman"/>
          <w:sz w:val="24"/>
          <w:szCs w:val="24"/>
        </w:rPr>
      </w:pPr>
      <w:del w:id="7" w:author="Colon, Wendy G CIV USN COMNAVSUPSYSCOM PA (USA)" w:date="2020-09-16T11:02:00Z">
        <w:r w:rsidRPr="00844180" w:rsidDel="005A6BD2">
          <w:rPr>
            <w:rFonts w:ascii="Times New Roman" w:hAnsi="Times New Roman" w:cs="Times New Roman"/>
            <w:sz w:val="24"/>
            <w:szCs w:val="24"/>
          </w:rPr>
          <w:delText xml:space="preserve"> </w:delText>
        </w:r>
      </w:del>
    </w:p>
    <w:p w14:paraId="7CF7F350" w14:textId="77777777" w:rsidR="00D35D60" w:rsidRPr="00844180" w:rsidRDefault="00D35D60" w:rsidP="00D35D60">
      <w:pPr>
        <w:rPr>
          <w:rFonts w:ascii="Times New Roman" w:hAnsi="Times New Roman" w:cs="Times New Roman"/>
          <w:sz w:val="24"/>
          <w:szCs w:val="24"/>
        </w:rPr>
      </w:pPr>
      <w:r w:rsidRPr="00844180">
        <w:rPr>
          <w:rFonts w:ascii="Times New Roman" w:hAnsi="Times New Roman" w:cs="Times New Roman"/>
          <w:sz w:val="24"/>
          <w:szCs w:val="24"/>
        </w:rPr>
        <w:t>If you do NOT have an NCACS Card, the following is required to obtain a DBIDS credential:</w:t>
      </w:r>
    </w:p>
    <w:p w14:paraId="4F3E513A" w14:textId="2FF654A0" w:rsidR="00D35D60" w:rsidRPr="0084418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Present a letter or official document from my </w:t>
      </w:r>
      <w:r w:rsidR="001B529F">
        <w:rPr>
          <w:rFonts w:ascii="Times New Roman" w:hAnsi="Times New Roman" w:cs="Times New Roman"/>
          <w:sz w:val="24"/>
          <w:szCs w:val="24"/>
        </w:rPr>
        <w:t>G</w:t>
      </w:r>
      <w:r w:rsidRPr="005A6BD2">
        <w:rPr>
          <w:rFonts w:ascii="Times New Roman" w:hAnsi="Times New Roman" w:cs="Times New Roman"/>
          <w:sz w:val="24"/>
          <w:szCs w:val="24"/>
        </w:rPr>
        <w:t>overnment sponsoring organization that provides the purp</w:t>
      </w:r>
      <w:r w:rsidRPr="00844180">
        <w:rPr>
          <w:rFonts w:ascii="Times New Roman" w:hAnsi="Times New Roman" w:cs="Times New Roman"/>
          <w:sz w:val="24"/>
          <w:szCs w:val="24"/>
        </w:rPr>
        <w:t xml:space="preserve">ose for your access. </w:t>
      </w:r>
    </w:p>
    <w:p w14:paraId="24BF0001" w14:textId="77777777" w:rsidR="00D35D60" w:rsidRPr="0084418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Present valid identification, such as a passport or Real ID Act-compliant state driver's license. </w:t>
      </w:r>
    </w:p>
    <w:p w14:paraId="4E6FE959" w14:textId="77777777" w:rsidR="00D35D60" w:rsidRPr="0084418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Present a completed copy of the SECNAV 5512/1 form to obtain your background check. </w:t>
      </w:r>
    </w:p>
    <w:p w14:paraId="3657E402" w14:textId="77777777" w:rsidR="00D35D60" w:rsidRPr="0084418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Upon completion of the background check, the Visitor Control Center representative will complete the DBIDS enrollment process, which includes your photo, finger prints, base restrictions, and several other assessments; after all this is done, you will be provided with your new DBIDS credential. </w:t>
      </w:r>
    </w:p>
    <w:p w14:paraId="64D2F10C" w14:textId="5DAFDD36" w:rsidR="00D35D60" w:rsidRDefault="00D35D60" w:rsidP="00D35D60">
      <w:pPr>
        <w:numPr>
          <w:ilvl w:val="0"/>
          <w:numId w:val="5"/>
        </w:num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You may now proceed to work.</w:t>
      </w:r>
    </w:p>
    <w:p w14:paraId="3EC65BCD" w14:textId="77777777" w:rsidR="005A6BD2" w:rsidRPr="005A6BD2" w:rsidRDefault="005A6BD2" w:rsidP="000269B5">
      <w:pPr>
        <w:spacing w:after="0" w:line="240" w:lineRule="auto"/>
        <w:ind w:left="720"/>
        <w:rPr>
          <w:rFonts w:ascii="Times New Roman" w:hAnsi="Times New Roman" w:cs="Times New Roman"/>
          <w:sz w:val="24"/>
          <w:szCs w:val="24"/>
        </w:rPr>
      </w:pPr>
    </w:p>
    <w:p w14:paraId="0B764EC7" w14:textId="695E9C44" w:rsidR="00D35D60" w:rsidRPr="00844180" w:rsidDel="005A6BD2" w:rsidRDefault="00D35D60" w:rsidP="00D35D60">
      <w:pPr>
        <w:rPr>
          <w:del w:id="8" w:author="Colon, Wendy G CIV USN COMNAVSUPSYSCOM PA (USA)" w:date="2020-09-16T11:02:00Z"/>
          <w:rFonts w:ascii="Times New Roman" w:hAnsi="Times New Roman" w:cs="Times New Roman"/>
          <w:sz w:val="24"/>
          <w:szCs w:val="24"/>
        </w:rPr>
      </w:pPr>
    </w:p>
    <w:p w14:paraId="54B8CD9B" w14:textId="6D9DDCD4" w:rsidR="00D35D60" w:rsidRPr="00844180" w:rsidRDefault="00D35D60" w:rsidP="00D35D60">
      <w:pPr>
        <w:rPr>
          <w:rFonts w:ascii="Times New Roman" w:hAnsi="Times New Roman" w:cs="Times New Roman"/>
          <w:sz w:val="24"/>
          <w:szCs w:val="24"/>
        </w:rPr>
      </w:pPr>
      <w:r w:rsidRPr="00844180">
        <w:rPr>
          <w:rFonts w:ascii="Times New Roman" w:hAnsi="Times New Roman" w:cs="Times New Roman"/>
          <w:sz w:val="24"/>
          <w:szCs w:val="24"/>
        </w:rPr>
        <w:t>For additional questions about obtaining a DBIDS card, contact your local base visitor control center.</w:t>
      </w:r>
    </w:p>
    <w:p w14:paraId="50B49EAE" w14:textId="77777777" w:rsidR="00D35D60" w:rsidRPr="00844180" w:rsidRDefault="00D35D60" w:rsidP="00D35D60">
      <w:pPr>
        <w:rPr>
          <w:rFonts w:ascii="Times New Roman" w:hAnsi="Times New Roman" w:cs="Times New Roman"/>
          <w:sz w:val="24"/>
          <w:szCs w:val="24"/>
        </w:rPr>
      </w:pPr>
      <w:r w:rsidRPr="00844180">
        <w:rPr>
          <w:rFonts w:ascii="Times New Roman" w:hAnsi="Times New Roman" w:cs="Times New Roman"/>
          <w:sz w:val="24"/>
          <w:szCs w:val="24"/>
        </w:rPr>
        <w:t>Additional information is available at https://www.cnic.navy.mil/om/dbids.html.</w:t>
      </w:r>
    </w:p>
    <w:p w14:paraId="3C385E37" w14:textId="58627183" w:rsidR="00D35D60" w:rsidRPr="00844180" w:rsidRDefault="00D35D60" w:rsidP="00D35D60">
      <w:pPr>
        <w:rPr>
          <w:rFonts w:ascii="Times New Roman" w:hAnsi="Times New Roman" w:cs="Times New Roman"/>
          <w:sz w:val="24"/>
          <w:szCs w:val="24"/>
        </w:rPr>
      </w:pPr>
      <w:r w:rsidRPr="00844180">
        <w:rPr>
          <w:rFonts w:ascii="Times New Roman" w:hAnsi="Times New Roman" w:cs="Times New Roman"/>
          <w:sz w:val="24"/>
          <w:szCs w:val="24"/>
        </w:rPr>
        <w:t>1.17.2</w:t>
      </w:r>
      <w:r w:rsidR="00B96C49" w:rsidRPr="00844180">
        <w:rPr>
          <w:rFonts w:ascii="Times New Roman" w:hAnsi="Times New Roman" w:cs="Times New Roman"/>
          <w:sz w:val="24"/>
          <w:szCs w:val="24"/>
        </w:rPr>
        <w:t>. Physical</w:t>
      </w:r>
      <w:r w:rsidRPr="00844180">
        <w:rPr>
          <w:rFonts w:ascii="Times New Roman" w:hAnsi="Times New Roman" w:cs="Times New Roman"/>
          <w:sz w:val="24"/>
          <w:szCs w:val="24"/>
          <w:u w:val="single"/>
        </w:rPr>
        <w:t xml:space="preserve"> Security.</w:t>
      </w:r>
      <w:r w:rsidRPr="00844180">
        <w:rPr>
          <w:rFonts w:ascii="Times New Roman" w:hAnsi="Times New Roman" w:cs="Times New Roman"/>
          <w:sz w:val="24"/>
          <w:szCs w:val="24"/>
        </w:rPr>
        <w:t xml:space="preserve">  The Contractor shall be responsible for safeguarding all Government equipment, information and property provided for Contractor use IAW OPNAVINST 5530.14E CH-2, Navy Physical Security and Law Enforcement Program.  At the close of each work period, Government facilities, equipment and materials shall be secured.</w:t>
      </w:r>
    </w:p>
    <w:p w14:paraId="59833820" w14:textId="77777777" w:rsidR="00D35D60" w:rsidRPr="00844180" w:rsidRDefault="00D35D60" w:rsidP="00D35D60">
      <w:pPr>
        <w:pStyle w:val="Default"/>
      </w:pPr>
    </w:p>
    <w:p w14:paraId="1A0CFCCB" w14:textId="77777777" w:rsidR="00D35D60" w:rsidRPr="00844180" w:rsidRDefault="00D35D60" w:rsidP="00D35D60">
      <w:pPr>
        <w:spacing w:after="0" w:line="240" w:lineRule="auto"/>
        <w:rPr>
          <w:rFonts w:ascii="Times New Roman" w:hAnsi="Times New Roman" w:cs="Times New Roman"/>
          <w:sz w:val="24"/>
          <w:szCs w:val="24"/>
        </w:rPr>
      </w:pPr>
    </w:p>
    <w:p w14:paraId="7F4AB110" w14:textId="77777777" w:rsidR="00D35D60" w:rsidRPr="00D56A90" w:rsidRDefault="00D35D60" w:rsidP="00D35D60">
      <w:pPr>
        <w:spacing w:after="0" w:line="240" w:lineRule="auto"/>
        <w:jc w:val="center"/>
        <w:rPr>
          <w:rFonts w:ascii="Times New Roman" w:hAnsi="Times New Roman" w:cs="Times New Roman"/>
          <w:sz w:val="24"/>
          <w:szCs w:val="24"/>
        </w:rPr>
      </w:pPr>
      <w:r w:rsidRPr="00D56A90">
        <w:rPr>
          <w:rFonts w:ascii="Times New Roman" w:hAnsi="Times New Roman" w:cs="Times New Roman"/>
          <w:sz w:val="24"/>
          <w:szCs w:val="24"/>
        </w:rPr>
        <w:t>PART 2</w:t>
      </w:r>
    </w:p>
    <w:p w14:paraId="6F77B14A" w14:textId="77777777" w:rsidR="00D35D60" w:rsidRPr="00D56A90" w:rsidRDefault="00D35D60" w:rsidP="00D35D60">
      <w:pPr>
        <w:spacing w:after="0" w:line="240" w:lineRule="auto"/>
        <w:jc w:val="center"/>
        <w:rPr>
          <w:rFonts w:ascii="Times New Roman" w:hAnsi="Times New Roman" w:cs="Times New Roman"/>
          <w:sz w:val="24"/>
          <w:szCs w:val="24"/>
        </w:rPr>
      </w:pPr>
      <w:r w:rsidRPr="00D56A90">
        <w:rPr>
          <w:rFonts w:ascii="Times New Roman" w:hAnsi="Times New Roman" w:cs="Times New Roman"/>
          <w:sz w:val="24"/>
          <w:szCs w:val="24"/>
        </w:rPr>
        <w:t>GOVERNMENT FURNISHED ITEMS AND SERVICES</w:t>
      </w:r>
    </w:p>
    <w:p w14:paraId="5DD95519" w14:textId="77777777" w:rsidR="00D35D60" w:rsidRPr="00844180" w:rsidRDefault="00D35D60" w:rsidP="00D35D60">
      <w:pPr>
        <w:spacing w:after="0" w:line="240" w:lineRule="auto"/>
        <w:rPr>
          <w:rFonts w:ascii="Times New Roman" w:hAnsi="Times New Roman" w:cs="Times New Roman"/>
          <w:sz w:val="24"/>
          <w:szCs w:val="24"/>
        </w:rPr>
      </w:pPr>
    </w:p>
    <w:p w14:paraId="75A28B9A"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2.  </w:t>
      </w:r>
      <w:r w:rsidRPr="00844180">
        <w:rPr>
          <w:rFonts w:ascii="Times New Roman" w:hAnsi="Times New Roman" w:cs="Times New Roman"/>
          <w:sz w:val="24"/>
          <w:szCs w:val="24"/>
          <w:u w:val="single"/>
        </w:rPr>
        <w:t>Government Furnished Items and Services.</w:t>
      </w:r>
      <w:r w:rsidRPr="00844180">
        <w:rPr>
          <w:rFonts w:ascii="Times New Roman" w:hAnsi="Times New Roman" w:cs="Times New Roman"/>
          <w:sz w:val="24"/>
          <w:szCs w:val="24"/>
        </w:rPr>
        <w:t xml:space="preserve">  </w:t>
      </w:r>
    </w:p>
    <w:p w14:paraId="77D285E2" w14:textId="77777777" w:rsidR="00D35D60" w:rsidRPr="00844180" w:rsidRDefault="00D35D60" w:rsidP="00D35D60">
      <w:pPr>
        <w:spacing w:after="0" w:line="240" w:lineRule="auto"/>
        <w:rPr>
          <w:rFonts w:ascii="Times New Roman" w:hAnsi="Times New Roman" w:cs="Times New Roman"/>
          <w:sz w:val="24"/>
          <w:szCs w:val="24"/>
        </w:rPr>
      </w:pPr>
    </w:p>
    <w:p w14:paraId="62672184" w14:textId="10E59C5F"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2.1.  </w:t>
      </w:r>
      <w:r w:rsidRPr="00844180">
        <w:rPr>
          <w:rFonts w:ascii="Times New Roman" w:hAnsi="Times New Roman" w:cs="Times New Roman"/>
          <w:sz w:val="24"/>
          <w:szCs w:val="24"/>
          <w:u w:val="single"/>
        </w:rPr>
        <w:t>Materials.</w:t>
      </w:r>
      <w:r w:rsidRPr="00844180">
        <w:rPr>
          <w:rFonts w:ascii="Times New Roman" w:hAnsi="Times New Roman" w:cs="Times New Roman"/>
          <w:sz w:val="24"/>
          <w:szCs w:val="24"/>
        </w:rPr>
        <w:t xml:space="preserve">  The </w:t>
      </w:r>
      <w:r w:rsidR="00067C71">
        <w:rPr>
          <w:rFonts w:ascii="Times New Roman" w:hAnsi="Times New Roman" w:cs="Times New Roman"/>
          <w:sz w:val="24"/>
          <w:szCs w:val="24"/>
        </w:rPr>
        <w:t xml:space="preserve">Government shall </w:t>
      </w:r>
      <w:r w:rsidRPr="00844180">
        <w:rPr>
          <w:rFonts w:ascii="Times New Roman" w:hAnsi="Times New Roman" w:cs="Times New Roman"/>
          <w:sz w:val="24"/>
          <w:szCs w:val="24"/>
        </w:rPr>
        <w:t xml:space="preserve">provide parts and materials for the </w:t>
      </w:r>
      <w:r w:rsidR="000269B5">
        <w:rPr>
          <w:rFonts w:ascii="Times New Roman" w:hAnsi="Times New Roman" w:cs="Times New Roman"/>
          <w:sz w:val="24"/>
          <w:szCs w:val="24"/>
        </w:rPr>
        <w:t>AV</w:t>
      </w:r>
      <w:r w:rsidRPr="00844180">
        <w:rPr>
          <w:rFonts w:ascii="Times New Roman" w:hAnsi="Times New Roman" w:cs="Times New Roman"/>
          <w:sz w:val="24"/>
          <w:szCs w:val="24"/>
        </w:rPr>
        <w:t xml:space="preserve"> equipment</w:t>
      </w:r>
      <w:r w:rsidR="00067C71">
        <w:rPr>
          <w:rFonts w:ascii="Times New Roman" w:hAnsi="Times New Roman" w:cs="Times New Roman"/>
          <w:sz w:val="24"/>
          <w:szCs w:val="24"/>
        </w:rPr>
        <w:t xml:space="preserve"> </w:t>
      </w:r>
      <w:r w:rsidR="00C42429">
        <w:rPr>
          <w:rFonts w:ascii="Times New Roman" w:hAnsi="Times New Roman" w:cs="Times New Roman"/>
          <w:sz w:val="24"/>
          <w:szCs w:val="24"/>
        </w:rPr>
        <w:t>unless they have</w:t>
      </w:r>
      <w:r w:rsidR="00067C71">
        <w:rPr>
          <w:rFonts w:ascii="Times New Roman" w:hAnsi="Times New Roman" w:cs="Times New Roman"/>
          <w:sz w:val="24"/>
          <w:szCs w:val="24"/>
        </w:rPr>
        <w:t xml:space="preserve"> pre-approval of contractor purchase.  The Contractor will provide all tools required to perform maintenance</w:t>
      </w:r>
      <w:r w:rsidRPr="00844180">
        <w:rPr>
          <w:rFonts w:ascii="Times New Roman" w:hAnsi="Times New Roman" w:cs="Times New Roman"/>
          <w:sz w:val="24"/>
          <w:szCs w:val="24"/>
        </w:rPr>
        <w:t>.</w:t>
      </w:r>
    </w:p>
    <w:p w14:paraId="297DACE1" w14:textId="77777777" w:rsidR="00D35D60" w:rsidRPr="005A6BD2" w:rsidRDefault="00D35D60" w:rsidP="00D35D60">
      <w:pPr>
        <w:spacing w:after="0" w:line="240" w:lineRule="auto"/>
        <w:rPr>
          <w:rFonts w:ascii="Times New Roman" w:hAnsi="Times New Roman" w:cs="Times New Roman"/>
          <w:sz w:val="24"/>
          <w:szCs w:val="24"/>
        </w:rPr>
      </w:pPr>
    </w:p>
    <w:p w14:paraId="555E0B1B"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2.2.  </w:t>
      </w:r>
      <w:r w:rsidRPr="00844180">
        <w:rPr>
          <w:rFonts w:ascii="Times New Roman" w:hAnsi="Times New Roman" w:cs="Times New Roman"/>
          <w:sz w:val="24"/>
          <w:szCs w:val="24"/>
          <w:u w:val="single"/>
        </w:rPr>
        <w:t>Services.</w:t>
      </w:r>
      <w:r w:rsidRPr="00844180">
        <w:rPr>
          <w:rFonts w:ascii="Times New Roman" w:hAnsi="Times New Roman" w:cs="Times New Roman"/>
          <w:sz w:val="24"/>
          <w:szCs w:val="24"/>
        </w:rPr>
        <w:t xml:space="preserve">  The Government will provide services to facilitate Contractor access to NCTC Gulfport and NCTC buildings where the VI equipment is located. </w:t>
      </w:r>
    </w:p>
    <w:p w14:paraId="13DCDCB5" w14:textId="77777777" w:rsidR="00D35D60" w:rsidRPr="00844180" w:rsidRDefault="00D35D60" w:rsidP="00D35D60">
      <w:pPr>
        <w:spacing w:after="0" w:line="240" w:lineRule="auto"/>
        <w:rPr>
          <w:rFonts w:ascii="Times New Roman" w:hAnsi="Times New Roman" w:cs="Times New Roman"/>
          <w:sz w:val="24"/>
          <w:szCs w:val="24"/>
        </w:rPr>
      </w:pPr>
    </w:p>
    <w:p w14:paraId="1B0BD3B0"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2.3. </w:t>
      </w:r>
      <w:r w:rsidRPr="00844180">
        <w:rPr>
          <w:rFonts w:ascii="Times New Roman" w:hAnsi="Times New Roman" w:cs="Times New Roman"/>
          <w:sz w:val="24"/>
          <w:szCs w:val="24"/>
          <w:u w:val="single"/>
        </w:rPr>
        <w:t>Facilities.</w:t>
      </w:r>
      <w:r w:rsidRPr="00844180">
        <w:rPr>
          <w:rFonts w:ascii="Times New Roman" w:hAnsi="Times New Roman" w:cs="Times New Roman"/>
          <w:sz w:val="24"/>
          <w:szCs w:val="24"/>
        </w:rPr>
        <w:t xml:space="preserve">  The Government will provide access to facilities for the Contractor’s use in support of this contract.  Any alterations to facilities shall be approved in writing and property shall be returned to its original condition prior to completion of this contract.  Contractor shall be responsible for any damages or loss of use due to their negligence.  Any signage shall conform to standard Navy/Installation signs/format, shall be approved by the KO and DGR in writing prior to placement, and may not be permanently affixed to any Government property or structure.</w:t>
      </w:r>
    </w:p>
    <w:p w14:paraId="2FC4C8CD" w14:textId="77777777" w:rsidR="00D35D60" w:rsidRPr="00844180" w:rsidRDefault="00D35D60" w:rsidP="00D35D60">
      <w:pPr>
        <w:spacing w:after="0" w:line="240" w:lineRule="auto"/>
        <w:rPr>
          <w:rFonts w:ascii="Times New Roman" w:hAnsi="Times New Roman" w:cs="Times New Roman"/>
          <w:sz w:val="24"/>
          <w:szCs w:val="24"/>
        </w:rPr>
      </w:pPr>
    </w:p>
    <w:p w14:paraId="2B582D5A"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2.4. </w:t>
      </w:r>
      <w:r w:rsidRPr="00844180">
        <w:rPr>
          <w:rFonts w:ascii="Times New Roman" w:hAnsi="Times New Roman" w:cs="Times New Roman"/>
          <w:sz w:val="24"/>
          <w:szCs w:val="24"/>
          <w:u w:val="single"/>
        </w:rPr>
        <w:t>Utilities.</w:t>
      </w:r>
      <w:r w:rsidRPr="00844180">
        <w:rPr>
          <w:rFonts w:ascii="Times New Roman" w:hAnsi="Times New Roman" w:cs="Times New Roman"/>
          <w:sz w:val="24"/>
          <w:szCs w:val="24"/>
        </w:rPr>
        <w:t xml:space="preserve">  The Government will provide all utilities in the facility and will be available for the Contractor’s use in performance of tasks outlined in this PWS.  The Contractor shall instruct employees in utilities conservation practices.  The Contractor shall be responsible for operating under conditions that preclude the waste of utilities.</w:t>
      </w:r>
    </w:p>
    <w:p w14:paraId="70D0971B" w14:textId="77777777" w:rsidR="00D35D60" w:rsidRPr="00844180" w:rsidRDefault="00D35D60" w:rsidP="00D35D60">
      <w:pPr>
        <w:spacing w:after="0" w:line="240" w:lineRule="auto"/>
        <w:rPr>
          <w:rFonts w:ascii="Times New Roman" w:hAnsi="Times New Roman" w:cs="Times New Roman"/>
          <w:sz w:val="24"/>
          <w:szCs w:val="24"/>
        </w:rPr>
      </w:pPr>
    </w:p>
    <w:p w14:paraId="0D41D69B" w14:textId="77777777" w:rsidR="00D35D60" w:rsidRPr="00C42429" w:rsidRDefault="00D35D60" w:rsidP="00D35D60">
      <w:pPr>
        <w:spacing w:after="0" w:line="240" w:lineRule="auto"/>
        <w:jc w:val="center"/>
        <w:rPr>
          <w:rFonts w:ascii="Times New Roman" w:hAnsi="Times New Roman" w:cs="Times New Roman"/>
          <w:sz w:val="24"/>
          <w:szCs w:val="24"/>
        </w:rPr>
      </w:pPr>
      <w:r w:rsidRPr="00C42429">
        <w:rPr>
          <w:rFonts w:ascii="Times New Roman" w:hAnsi="Times New Roman" w:cs="Times New Roman"/>
          <w:sz w:val="24"/>
          <w:szCs w:val="24"/>
        </w:rPr>
        <w:t>PART 3</w:t>
      </w:r>
    </w:p>
    <w:p w14:paraId="31D2AC16" w14:textId="77777777" w:rsidR="00D35D60" w:rsidRPr="00C42429" w:rsidRDefault="00D35D60" w:rsidP="00D35D60">
      <w:pPr>
        <w:spacing w:after="0" w:line="240" w:lineRule="auto"/>
        <w:jc w:val="center"/>
        <w:rPr>
          <w:rFonts w:ascii="Times New Roman" w:hAnsi="Times New Roman" w:cs="Times New Roman"/>
          <w:sz w:val="24"/>
          <w:szCs w:val="24"/>
        </w:rPr>
      </w:pPr>
      <w:r w:rsidRPr="00C42429">
        <w:rPr>
          <w:rFonts w:ascii="Times New Roman" w:hAnsi="Times New Roman" w:cs="Times New Roman"/>
          <w:sz w:val="24"/>
          <w:szCs w:val="24"/>
        </w:rPr>
        <w:t>CONTRACTOR FURNISHED ITEMS AND SERVICES</w:t>
      </w:r>
    </w:p>
    <w:p w14:paraId="7A208F2C" w14:textId="77777777" w:rsidR="00D35D60" w:rsidRPr="00C42429" w:rsidRDefault="00D35D60" w:rsidP="00D35D60">
      <w:pPr>
        <w:spacing w:after="0" w:line="240" w:lineRule="auto"/>
        <w:jc w:val="center"/>
        <w:rPr>
          <w:rFonts w:ascii="Times New Roman" w:hAnsi="Times New Roman" w:cs="Times New Roman"/>
          <w:sz w:val="24"/>
          <w:szCs w:val="24"/>
        </w:rPr>
      </w:pPr>
    </w:p>
    <w:p w14:paraId="4E217A41"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3.  </w:t>
      </w:r>
      <w:r w:rsidRPr="00844180">
        <w:rPr>
          <w:rFonts w:ascii="Times New Roman" w:hAnsi="Times New Roman" w:cs="Times New Roman"/>
          <w:sz w:val="24"/>
          <w:szCs w:val="24"/>
          <w:u w:val="single"/>
        </w:rPr>
        <w:t>Contractor Furnished Items and Responsibilities.</w:t>
      </w:r>
      <w:r w:rsidRPr="00844180">
        <w:rPr>
          <w:rFonts w:ascii="Times New Roman" w:hAnsi="Times New Roman" w:cs="Times New Roman"/>
          <w:sz w:val="24"/>
          <w:szCs w:val="24"/>
        </w:rPr>
        <w:t xml:space="preserve">   </w:t>
      </w:r>
    </w:p>
    <w:p w14:paraId="755BDF69" w14:textId="77777777" w:rsidR="00D35D60" w:rsidRPr="00844180" w:rsidRDefault="00D35D60" w:rsidP="00D35D60">
      <w:pPr>
        <w:spacing w:after="0" w:line="240" w:lineRule="auto"/>
        <w:rPr>
          <w:rFonts w:ascii="Times New Roman" w:hAnsi="Times New Roman" w:cs="Times New Roman"/>
          <w:sz w:val="24"/>
          <w:szCs w:val="24"/>
        </w:rPr>
      </w:pPr>
    </w:p>
    <w:p w14:paraId="6096AA24"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3.1. </w:t>
      </w:r>
      <w:r w:rsidRPr="00844180">
        <w:rPr>
          <w:rFonts w:ascii="Times New Roman" w:hAnsi="Times New Roman" w:cs="Times New Roman"/>
          <w:sz w:val="24"/>
          <w:szCs w:val="24"/>
          <w:u w:val="single"/>
        </w:rPr>
        <w:t>Contractor Furnished Items.</w:t>
      </w:r>
      <w:r w:rsidRPr="00844180">
        <w:rPr>
          <w:rFonts w:ascii="Times New Roman" w:hAnsi="Times New Roman" w:cs="Times New Roman"/>
          <w:sz w:val="24"/>
          <w:szCs w:val="24"/>
        </w:rPr>
        <w:t xml:space="preserve">  Everything included in this paragraph and its subparagraphs is basic to the contract and should be included in the contract price.</w:t>
      </w:r>
    </w:p>
    <w:p w14:paraId="0F0A0F9B" w14:textId="77777777" w:rsidR="00D35D60" w:rsidRPr="00844180" w:rsidRDefault="00D35D60" w:rsidP="00D35D60">
      <w:pPr>
        <w:spacing w:after="0" w:line="240" w:lineRule="auto"/>
        <w:rPr>
          <w:rFonts w:ascii="Times New Roman" w:hAnsi="Times New Roman" w:cs="Times New Roman"/>
          <w:sz w:val="24"/>
          <w:szCs w:val="24"/>
        </w:rPr>
      </w:pPr>
    </w:p>
    <w:p w14:paraId="10056FB3" w14:textId="2893A5CF" w:rsidR="00D35D60" w:rsidRPr="00504E51"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3.1.1. The Contractor shall provide all labor, supervision, transportation, vehicles, supplies, equipment, materials, facilities and services required to perform work under this contract that are not listed under Section 2 of this PWS. </w:t>
      </w:r>
      <w:r w:rsidRPr="005A6BD2">
        <w:rPr>
          <w:rFonts w:ascii="Times New Roman" w:hAnsi="Times New Roman" w:cs="Times New Roman"/>
          <w:sz w:val="24"/>
          <w:szCs w:val="24"/>
        </w:rPr>
        <w:t xml:space="preserve">If materials are required to complete services, the </w:t>
      </w:r>
      <w:r w:rsidRPr="00D2308C">
        <w:rPr>
          <w:rFonts w:ascii="Times New Roman" w:hAnsi="Times New Roman" w:cs="Times New Roman"/>
          <w:sz w:val="24"/>
          <w:szCs w:val="24"/>
        </w:rPr>
        <w:t xml:space="preserve">Contractor shall prepare a list of the required </w:t>
      </w:r>
      <w:r w:rsidR="00067C71">
        <w:rPr>
          <w:rFonts w:ascii="Times New Roman" w:hAnsi="Times New Roman" w:cs="Times New Roman"/>
          <w:sz w:val="24"/>
          <w:szCs w:val="24"/>
        </w:rPr>
        <w:t>parts</w:t>
      </w:r>
      <w:r w:rsidR="00067C71" w:rsidRPr="00D2308C">
        <w:rPr>
          <w:rFonts w:ascii="Times New Roman" w:hAnsi="Times New Roman" w:cs="Times New Roman"/>
          <w:sz w:val="24"/>
          <w:szCs w:val="24"/>
        </w:rPr>
        <w:t xml:space="preserve"> </w:t>
      </w:r>
      <w:r w:rsidRPr="00D2308C">
        <w:rPr>
          <w:rFonts w:ascii="Times New Roman" w:hAnsi="Times New Roman" w:cs="Times New Roman"/>
          <w:sz w:val="24"/>
          <w:szCs w:val="24"/>
        </w:rPr>
        <w:t xml:space="preserve">with descriptions and serial number so that the DGR can submit the appropriate Purchase Request form.  Should the Contractor prefer to provide the replacement of said materials or hardware, such as cables, cameras, projectors and/or other related items, the Contractor shall submit list and billing request to the </w:t>
      </w:r>
      <w:r w:rsidR="00844180">
        <w:rPr>
          <w:rFonts w:ascii="Times New Roman" w:hAnsi="Times New Roman" w:cs="Times New Roman"/>
          <w:sz w:val="24"/>
          <w:szCs w:val="24"/>
        </w:rPr>
        <w:t>KO</w:t>
      </w:r>
      <w:r w:rsidRPr="005A6BD2">
        <w:rPr>
          <w:rFonts w:ascii="Times New Roman" w:hAnsi="Times New Roman" w:cs="Times New Roman"/>
          <w:sz w:val="24"/>
          <w:szCs w:val="24"/>
        </w:rPr>
        <w:t xml:space="preserve"> and DGR for review and purchase approval prior to work being performed. All unused material shall</w:t>
      </w:r>
      <w:r w:rsidRPr="00D2308C">
        <w:rPr>
          <w:rFonts w:ascii="Times New Roman" w:hAnsi="Times New Roman" w:cs="Times New Roman"/>
          <w:sz w:val="24"/>
          <w:szCs w:val="24"/>
        </w:rPr>
        <w:t xml:space="preserve"> be returned</w:t>
      </w:r>
      <w:r w:rsidR="002C7C10">
        <w:rPr>
          <w:rFonts w:ascii="Times New Roman" w:hAnsi="Times New Roman" w:cs="Times New Roman"/>
          <w:sz w:val="24"/>
          <w:szCs w:val="24"/>
        </w:rPr>
        <w:t xml:space="preserve"> to the Government</w:t>
      </w:r>
      <w:r w:rsidRPr="00D2308C">
        <w:rPr>
          <w:rFonts w:ascii="Times New Roman" w:hAnsi="Times New Roman" w:cs="Times New Roman"/>
          <w:sz w:val="24"/>
          <w:szCs w:val="24"/>
        </w:rPr>
        <w:t xml:space="preserve">.  </w:t>
      </w:r>
    </w:p>
    <w:p w14:paraId="3B9AD6F5" w14:textId="77777777" w:rsidR="00D35D60" w:rsidRPr="00844180" w:rsidRDefault="00D35D60" w:rsidP="00D35D60">
      <w:pPr>
        <w:spacing w:after="0" w:line="240" w:lineRule="auto"/>
        <w:rPr>
          <w:rFonts w:ascii="Times New Roman" w:hAnsi="Times New Roman" w:cs="Times New Roman"/>
          <w:sz w:val="24"/>
          <w:szCs w:val="24"/>
        </w:rPr>
      </w:pPr>
    </w:p>
    <w:p w14:paraId="3E353FEF"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3.2. </w:t>
      </w:r>
      <w:r w:rsidRPr="00844180">
        <w:rPr>
          <w:rFonts w:ascii="Times New Roman" w:hAnsi="Times New Roman" w:cs="Times New Roman"/>
          <w:sz w:val="24"/>
          <w:szCs w:val="24"/>
          <w:u w:val="single"/>
        </w:rPr>
        <w:t>Responsibilities of the Contractor.</w:t>
      </w:r>
      <w:r w:rsidRPr="00844180">
        <w:rPr>
          <w:rFonts w:ascii="Times New Roman" w:hAnsi="Times New Roman" w:cs="Times New Roman"/>
          <w:sz w:val="24"/>
          <w:szCs w:val="24"/>
        </w:rPr>
        <w:t xml:space="preserve">  </w:t>
      </w:r>
    </w:p>
    <w:p w14:paraId="1BE27FE1" w14:textId="77777777" w:rsidR="00D35D60" w:rsidRPr="00844180" w:rsidRDefault="00D35D60" w:rsidP="00D35D60">
      <w:pPr>
        <w:spacing w:after="0" w:line="240" w:lineRule="auto"/>
        <w:rPr>
          <w:rFonts w:ascii="Times New Roman" w:hAnsi="Times New Roman" w:cs="Times New Roman"/>
          <w:sz w:val="24"/>
          <w:szCs w:val="24"/>
        </w:rPr>
      </w:pPr>
    </w:p>
    <w:p w14:paraId="5B509C39" w14:textId="77777777" w:rsidR="00D35D60" w:rsidRPr="00844180" w:rsidRDefault="00D35D60" w:rsidP="00D35D60">
      <w:pPr>
        <w:numPr>
          <w:ilvl w:val="0"/>
          <w:numId w:val="2"/>
        </w:numPr>
        <w:spacing w:after="0" w:line="240" w:lineRule="auto"/>
        <w:ind w:left="720" w:hanging="360"/>
        <w:rPr>
          <w:rFonts w:ascii="Times New Roman" w:hAnsi="Times New Roman" w:cs="Times New Roman"/>
          <w:sz w:val="24"/>
          <w:szCs w:val="24"/>
        </w:rPr>
      </w:pPr>
      <w:r w:rsidRPr="00844180">
        <w:rPr>
          <w:rFonts w:ascii="Times New Roman" w:hAnsi="Times New Roman" w:cs="Times New Roman"/>
          <w:sz w:val="24"/>
          <w:szCs w:val="24"/>
        </w:rPr>
        <w:t>The Contractor shall provide a safe working environment for key consultants and all persons in his/her employ as prescribed by 29 CFR 1910 “Occupational Health and Safety.”  The Contractor shall be responsible for all damages to persons and property that occur in connection with the work and service under this contract, without recourse against the Government.</w:t>
      </w:r>
    </w:p>
    <w:p w14:paraId="3E862D78" w14:textId="77777777" w:rsidR="00D35D60" w:rsidRPr="00844180" w:rsidRDefault="00D35D60" w:rsidP="00D35D60">
      <w:pPr>
        <w:spacing w:after="0" w:line="240" w:lineRule="auto"/>
        <w:ind w:left="720" w:hanging="360"/>
        <w:rPr>
          <w:rFonts w:ascii="Times New Roman" w:hAnsi="Times New Roman" w:cs="Times New Roman"/>
          <w:sz w:val="24"/>
          <w:szCs w:val="24"/>
        </w:rPr>
      </w:pPr>
    </w:p>
    <w:p w14:paraId="3C8B2A9D" w14:textId="77777777" w:rsidR="00D35D60" w:rsidRPr="00D2308C" w:rsidRDefault="00D35D60" w:rsidP="00D35D60">
      <w:pPr>
        <w:numPr>
          <w:ilvl w:val="0"/>
          <w:numId w:val="2"/>
        </w:numPr>
        <w:spacing w:after="0" w:line="240" w:lineRule="auto"/>
        <w:ind w:left="720" w:hanging="360"/>
        <w:rPr>
          <w:rFonts w:ascii="Times New Roman" w:hAnsi="Times New Roman" w:cs="Times New Roman"/>
          <w:sz w:val="24"/>
          <w:szCs w:val="24"/>
        </w:rPr>
      </w:pPr>
      <w:r w:rsidRPr="005A6BD2">
        <w:rPr>
          <w:rFonts w:ascii="Times New Roman" w:hAnsi="Times New Roman" w:cs="Times New Roman"/>
          <w:sz w:val="24"/>
          <w:szCs w:val="24"/>
        </w:rPr>
        <w:t>Contractor shall be responsible for all loss or damage to Government property, while in the performance of these contract requirements, which result in whole or in part from the negligence or omissions of the Contractor, any of its Subcontractors, or any employee, agent, or representative of the Contractor or Subcontractor(s).</w:t>
      </w:r>
    </w:p>
    <w:p w14:paraId="41EE9098" w14:textId="77777777" w:rsidR="00D35D60" w:rsidRPr="00D2308C" w:rsidRDefault="00D35D60" w:rsidP="00D35D60">
      <w:pPr>
        <w:spacing w:after="0" w:line="240" w:lineRule="auto"/>
        <w:ind w:left="720" w:hanging="360"/>
        <w:rPr>
          <w:rFonts w:ascii="Times New Roman" w:hAnsi="Times New Roman" w:cs="Times New Roman"/>
          <w:sz w:val="24"/>
          <w:szCs w:val="24"/>
        </w:rPr>
      </w:pPr>
    </w:p>
    <w:p w14:paraId="782DDC99" w14:textId="77777777" w:rsidR="00D35D60" w:rsidRPr="00D2308C" w:rsidRDefault="00D35D60" w:rsidP="00D35D60">
      <w:pPr>
        <w:numPr>
          <w:ilvl w:val="0"/>
          <w:numId w:val="2"/>
        </w:numPr>
        <w:spacing w:after="0" w:line="240" w:lineRule="auto"/>
        <w:ind w:left="720" w:hanging="360"/>
        <w:rPr>
          <w:rFonts w:ascii="Times New Roman" w:hAnsi="Times New Roman" w:cs="Times New Roman"/>
          <w:sz w:val="24"/>
          <w:szCs w:val="24"/>
        </w:rPr>
      </w:pPr>
      <w:r w:rsidRPr="00D2308C">
        <w:rPr>
          <w:rFonts w:ascii="Times New Roman" w:hAnsi="Times New Roman" w:cs="Times New Roman"/>
          <w:sz w:val="24"/>
          <w:szCs w:val="24"/>
        </w:rPr>
        <w:t>The Contractor shall also be responsible for all materials delivered and work performed until completion and acceptance of the entire work, except for any completed unit of work which may have been accepted under the contract.</w:t>
      </w:r>
    </w:p>
    <w:p w14:paraId="1274E16E" w14:textId="77777777" w:rsidR="00D35D60" w:rsidRPr="00960AE2" w:rsidRDefault="00D35D60" w:rsidP="00D35D60">
      <w:pPr>
        <w:spacing w:after="0" w:line="240" w:lineRule="auto"/>
        <w:rPr>
          <w:rFonts w:ascii="Times New Roman" w:hAnsi="Times New Roman" w:cs="Times New Roman"/>
          <w:sz w:val="24"/>
          <w:szCs w:val="24"/>
        </w:rPr>
      </w:pPr>
    </w:p>
    <w:p w14:paraId="28F8F894" w14:textId="77777777" w:rsidR="00D35D60" w:rsidRPr="00504E51" w:rsidRDefault="00D35D60" w:rsidP="00D35D60">
      <w:pPr>
        <w:spacing w:after="0" w:line="240" w:lineRule="auto"/>
        <w:jc w:val="center"/>
        <w:rPr>
          <w:rFonts w:ascii="Times New Roman" w:hAnsi="Times New Roman" w:cs="Times New Roman"/>
          <w:sz w:val="24"/>
          <w:szCs w:val="24"/>
        </w:rPr>
      </w:pPr>
      <w:r w:rsidRPr="00504E51">
        <w:rPr>
          <w:rFonts w:ascii="Times New Roman" w:hAnsi="Times New Roman" w:cs="Times New Roman"/>
          <w:sz w:val="24"/>
          <w:szCs w:val="24"/>
        </w:rPr>
        <w:t>PART 4</w:t>
      </w:r>
    </w:p>
    <w:p w14:paraId="72650168" w14:textId="77777777" w:rsidR="00D35D60" w:rsidRPr="00504E51" w:rsidRDefault="00D35D60" w:rsidP="00D35D60">
      <w:pPr>
        <w:spacing w:after="0" w:line="240" w:lineRule="auto"/>
        <w:jc w:val="center"/>
        <w:rPr>
          <w:rFonts w:ascii="Times New Roman" w:hAnsi="Times New Roman" w:cs="Times New Roman"/>
          <w:sz w:val="24"/>
          <w:szCs w:val="24"/>
        </w:rPr>
      </w:pPr>
      <w:r w:rsidRPr="00504E51">
        <w:rPr>
          <w:rFonts w:ascii="Times New Roman" w:hAnsi="Times New Roman" w:cs="Times New Roman"/>
          <w:sz w:val="24"/>
          <w:szCs w:val="24"/>
        </w:rPr>
        <w:t>SPECIFIC TASKS</w:t>
      </w:r>
    </w:p>
    <w:p w14:paraId="27F3E31A" w14:textId="77777777" w:rsidR="00D35D60" w:rsidRPr="00844180" w:rsidRDefault="00D35D60" w:rsidP="00D35D60">
      <w:pPr>
        <w:spacing w:after="0" w:line="240" w:lineRule="auto"/>
        <w:rPr>
          <w:rFonts w:ascii="Times New Roman" w:hAnsi="Times New Roman" w:cs="Times New Roman"/>
          <w:sz w:val="24"/>
          <w:szCs w:val="24"/>
        </w:rPr>
      </w:pPr>
    </w:p>
    <w:p w14:paraId="525C1AB6"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4.  </w:t>
      </w:r>
      <w:r w:rsidRPr="00844180">
        <w:rPr>
          <w:rFonts w:ascii="Times New Roman" w:hAnsi="Times New Roman" w:cs="Times New Roman"/>
          <w:sz w:val="24"/>
          <w:szCs w:val="24"/>
          <w:u w:val="single"/>
        </w:rPr>
        <w:t>General.</w:t>
      </w:r>
      <w:r w:rsidRPr="00844180">
        <w:rPr>
          <w:rFonts w:ascii="Times New Roman" w:hAnsi="Times New Roman" w:cs="Times New Roman"/>
          <w:sz w:val="24"/>
          <w:szCs w:val="24"/>
        </w:rPr>
        <w:t xml:space="preserve">  The Contractor shall provide all skilled personnel, equipment, supplies, tools, materials, supervision, and other items necessary to perform this prescribed project as defined in this PWS to meet the performance requirements, except for those items specified as Government furnished items and services.</w:t>
      </w:r>
    </w:p>
    <w:p w14:paraId="32798FC9" w14:textId="77777777" w:rsidR="00D35D60" w:rsidRPr="00844180" w:rsidRDefault="00D35D60" w:rsidP="00D35D60">
      <w:pPr>
        <w:spacing w:after="0" w:line="240" w:lineRule="auto"/>
        <w:rPr>
          <w:rFonts w:ascii="Times New Roman" w:hAnsi="Times New Roman" w:cs="Times New Roman"/>
          <w:sz w:val="24"/>
          <w:szCs w:val="24"/>
        </w:rPr>
      </w:pPr>
    </w:p>
    <w:p w14:paraId="7C8DD96C" w14:textId="3D6DCE4A"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4.1</w:t>
      </w:r>
      <w:r w:rsidR="00B96C49" w:rsidRPr="00844180">
        <w:rPr>
          <w:rFonts w:ascii="Times New Roman" w:hAnsi="Times New Roman" w:cs="Times New Roman"/>
          <w:sz w:val="24"/>
          <w:szCs w:val="24"/>
        </w:rPr>
        <w:t>. Maintenance</w:t>
      </w:r>
      <w:r w:rsidRPr="00844180">
        <w:rPr>
          <w:rFonts w:ascii="Times New Roman" w:hAnsi="Times New Roman" w:cs="Times New Roman"/>
          <w:sz w:val="24"/>
          <w:szCs w:val="24"/>
          <w:u w:val="single"/>
        </w:rPr>
        <w:t xml:space="preserve"> Services.</w:t>
      </w:r>
      <w:r w:rsidRPr="00844180">
        <w:rPr>
          <w:rFonts w:ascii="Times New Roman" w:hAnsi="Times New Roman" w:cs="Times New Roman"/>
          <w:sz w:val="24"/>
          <w:szCs w:val="24"/>
        </w:rPr>
        <w:t xml:space="preserve">  The Contractor shall provide preventative maintenance services </w:t>
      </w:r>
      <w:r w:rsidR="00067C71">
        <w:rPr>
          <w:rFonts w:ascii="Times New Roman" w:hAnsi="Times New Roman" w:cs="Times New Roman"/>
          <w:sz w:val="24"/>
          <w:szCs w:val="24"/>
        </w:rPr>
        <w:t xml:space="preserve">necessary </w:t>
      </w:r>
      <w:r w:rsidRPr="00844180">
        <w:rPr>
          <w:rFonts w:ascii="Times New Roman" w:hAnsi="Times New Roman" w:cs="Times New Roman"/>
          <w:sz w:val="24"/>
          <w:szCs w:val="24"/>
        </w:rPr>
        <w:t xml:space="preserve">to minimize major issues and costs associated with health and repairs.  </w:t>
      </w:r>
    </w:p>
    <w:p w14:paraId="35DE6782" w14:textId="68173AAA" w:rsidR="00D35D60" w:rsidRPr="00D2308C" w:rsidRDefault="00D35D60" w:rsidP="00D35D60">
      <w:pPr>
        <w:numPr>
          <w:ilvl w:val="0"/>
          <w:numId w:val="3"/>
        </w:numPr>
        <w:spacing w:after="0" w:line="240" w:lineRule="auto"/>
        <w:rPr>
          <w:rFonts w:ascii="Times New Roman" w:hAnsi="Times New Roman" w:cs="Times New Roman"/>
          <w:sz w:val="24"/>
          <w:szCs w:val="24"/>
        </w:rPr>
      </w:pPr>
      <w:r w:rsidRPr="00D2308C">
        <w:rPr>
          <w:rFonts w:ascii="Times New Roman" w:hAnsi="Times New Roman" w:cs="Times New Roman"/>
          <w:sz w:val="24"/>
          <w:szCs w:val="24"/>
        </w:rPr>
        <w:t xml:space="preserve">The Contractor shall check in </w:t>
      </w:r>
      <w:r w:rsidR="000C1747">
        <w:rPr>
          <w:rFonts w:ascii="Times New Roman" w:hAnsi="Times New Roman" w:cs="Times New Roman"/>
          <w:sz w:val="24"/>
          <w:szCs w:val="24"/>
        </w:rPr>
        <w:t xml:space="preserve">and out </w:t>
      </w:r>
      <w:r w:rsidRPr="00D2308C">
        <w:rPr>
          <w:rFonts w:ascii="Times New Roman" w:hAnsi="Times New Roman" w:cs="Times New Roman"/>
          <w:sz w:val="24"/>
          <w:szCs w:val="24"/>
        </w:rPr>
        <w:t xml:space="preserve">with DGR </w:t>
      </w:r>
      <w:r w:rsidR="000C1747">
        <w:rPr>
          <w:rFonts w:ascii="Times New Roman" w:hAnsi="Times New Roman" w:cs="Times New Roman"/>
          <w:sz w:val="24"/>
          <w:szCs w:val="24"/>
        </w:rPr>
        <w:t xml:space="preserve">and sign the command log book annotating the date, time on station, and time of departure.  </w:t>
      </w:r>
      <w:r w:rsidRPr="00D2308C">
        <w:rPr>
          <w:rFonts w:ascii="Times New Roman" w:hAnsi="Times New Roman" w:cs="Times New Roman"/>
          <w:sz w:val="24"/>
          <w:szCs w:val="24"/>
        </w:rPr>
        <w:t xml:space="preserve">  </w:t>
      </w:r>
    </w:p>
    <w:p w14:paraId="3035A505" w14:textId="77777777" w:rsidR="00D35D60" w:rsidRPr="00D2308C" w:rsidRDefault="00D35D60" w:rsidP="00D35D60">
      <w:pPr>
        <w:numPr>
          <w:ilvl w:val="0"/>
          <w:numId w:val="3"/>
        </w:numPr>
        <w:spacing w:after="0" w:line="240" w:lineRule="auto"/>
        <w:rPr>
          <w:rFonts w:ascii="Times New Roman" w:hAnsi="Times New Roman" w:cs="Times New Roman"/>
          <w:sz w:val="24"/>
          <w:szCs w:val="24"/>
        </w:rPr>
      </w:pPr>
      <w:r w:rsidRPr="00D2308C">
        <w:rPr>
          <w:rFonts w:ascii="Times New Roman" w:hAnsi="Times New Roman" w:cs="Times New Roman"/>
          <w:sz w:val="24"/>
          <w:szCs w:val="24"/>
        </w:rPr>
        <w:t>The DGR will escort the Contractor to each location of the VI equipment</w:t>
      </w:r>
      <w:r w:rsidR="00FC529C" w:rsidRPr="00D2308C">
        <w:rPr>
          <w:rFonts w:ascii="Times New Roman" w:hAnsi="Times New Roman" w:cs="Times New Roman"/>
          <w:sz w:val="24"/>
          <w:szCs w:val="24"/>
        </w:rPr>
        <w:t xml:space="preserve"> listed on Attachment 1</w:t>
      </w:r>
      <w:r w:rsidRPr="00D2308C">
        <w:rPr>
          <w:rFonts w:ascii="Times New Roman" w:hAnsi="Times New Roman" w:cs="Times New Roman"/>
          <w:sz w:val="24"/>
          <w:szCs w:val="24"/>
        </w:rPr>
        <w:t xml:space="preserve">.  </w:t>
      </w:r>
    </w:p>
    <w:p w14:paraId="15086C8A" w14:textId="0900714C" w:rsidR="00D35D60" w:rsidRPr="00D2308C" w:rsidRDefault="00D35D60" w:rsidP="00D35D60">
      <w:pPr>
        <w:numPr>
          <w:ilvl w:val="0"/>
          <w:numId w:val="3"/>
        </w:numPr>
        <w:spacing w:after="0" w:line="240" w:lineRule="auto"/>
        <w:rPr>
          <w:rFonts w:ascii="Times New Roman" w:hAnsi="Times New Roman" w:cs="Times New Roman"/>
          <w:sz w:val="24"/>
          <w:szCs w:val="24"/>
        </w:rPr>
      </w:pPr>
      <w:r w:rsidRPr="00D2308C">
        <w:rPr>
          <w:rFonts w:ascii="Times New Roman" w:hAnsi="Times New Roman" w:cs="Times New Roman"/>
          <w:sz w:val="24"/>
          <w:szCs w:val="24"/>
        </w:rPr>
        <w:t xml:space="preserve">The Contractor shall notify the DGR upon completion of service and provide a paper copy of </w:t>
      </w:r>
      <w:r w:rsidR="00007525">
        <w:rPr>
          <w:rFonts w:ascii="Times New Roman" w:hAnsi="Times New Roman" w:cs="Times New Roman"/>
          <w:sz w:val="24"/>
          <w:szCs w:val="24"/>
        </w:rPr>
        <w:t xml:space="preserve">the work-order </w:t>
      </w:r>
      <w:r w:rsidRPr="00D2308C">
        <w:rPr>
          <w:rFonts w:ascii="Times New Roman" w:hAnsi="Times New Roman" w:cs="Times New Roman"/>
          <w:sz w:val="24"/>
          <w:szCs w:val="24"/>
        </w:rPr>
        <w:t xml:space="preserve">describing work performed.  </w:t>
      </w:r>
    </w:p>
    <w:p w14:paraId="7F3894B0" w14:textId="0A184F9E" w:rsidR="00D35D60" w:rsidRPr="00D2308C" w:rsidRDefault="00D35D60" w:rsidP="00D35D60">
      <w:pPr>
        <w:numPr>
          <w:ilvl w:val="0"/>
          <w:numId w:val="3"/>
        </w:numPr>
        <w:spacing w:after="0" w:line="240" w:lineRule="auto"/>
        <w:rPr>
          <w:rFonts w:ascii="Times New Roman" w:hAnsi="Times New Roman" w:cs="Times New Roman"/>
          <w:sz w:val="24"/>
          <w:szCs w:val="24"/>
        </w:rPr>
      </w:pPr>
      <w:r w:rsidRPr="00D2308C">
        <w:rPr>
          <w:rFonts w:ascii="Times New Roman" w:hAnsi="Times New Roman" w:cs="Times New Roman"/>
          <w:sz w:val="24"/>
          <w:szCs w:val="24"/>
        </w:rPr>
        <w:t xml:space="preserve">The DGR will conduct an inspection to verify completion and sign the ticket if work is completed as documented.  </w:t>
      </w:r>
    </w:p>
    <w:p w14:paraId="38AD2ABC" w14:textId="0030261B" w:rsidR="00AB65AB" w:rsidRDefault="00831F16" w:rsidP="00D35D60">
      <w:pPr>
        <w:numPr>
          <w:ilvl w:val="0"/>
          <w:numId w:val="3"/>
        </w:numPr>
        <w:spacing w:after="0" w:line="240" w:lineRule="auto"/>
        <w:rPr>
          <w:rFonts w:ascii="Times New Roman" w:hAnsi="Times New Roman" w:cs="Times New Roman"/>
          <w:sz w:val="24"/>
          <w:szCs w:val="24"/>
        </w:rPr>
      </w:pPr>
      <w:r w:rsidRPr="00960AE2">
        <w:rPr>
          <w:rFonts w:ascii="Times New Roman" w:hAnsi="Times New Roman" w:cs="Times New Roman"/>
          <w:sz w:val="24"/>
          <w:szCs w:val="24"/>
        </w:rPr>
        <w:t>A ticket or invoice will</w:t>
      </w:r>
      <w:r w:rsidR="00D35D60" w:rsidRPr="00960AE2">
        <w:rPr>
          <w:rFonts w:ascii="Times New Roman" w:hAnsi="Times New Roman" w:cs="Times New Roman"/>
          <w:sz w:val="24"/>
          <w:szCs w:val="24"/>
        </w:rPr>
        <w:t xml:space="preserve"> be</w:t>
      </w:r>
      <w:r w:rsidR="0037655F" w:rsidRPr="00960AE2">
        <w:rPr>
          <w:rFonts w:ascii="Times New Roman" w:hAnsi="Times New Roman" w:cs="Times New Roman"/>
          <w:sz w:val="24"/>
          <w:szCs w:val="24"/>
        </w:rPr>
        <w:t xml:space="preserve"> submitted upon completion of services and must </w:t>
      </w:r>
      <w:r w:rsidR="00296BB7" w:rsidRPr="00960AE2">
        <w:rPr>
          <w:rFonts w:ascii="Times New Roman" w:hAnsi="Times New Roman" w:cs="Times New Roman"/>
          <w:sz w:val="24"/>
          <w:szCs w:val="24"/>
        </w:rPr>
        <w:t>include: Start dates/time</w:t>
      </w:r>
      <w:r w:rsidRPr="00960AE2">
        <w:rPr>
          <w:rFonts w:ascii="Times New Roman" w:hAnsi="Times New Roman" w:cs="Times New Roman"/>
          <w:sz w:val="24"/>
          <w:szCs w:val="24"/>
        </w:rPr>
        <w:t xml:space="preserve">, </w:t>
      </w:r>
      <w:r w:rsidR="00296BB7" w:rsidRPr="00960AE2">
        <w:rPr>
          <w:rFonts w:ascii="Times New Roman" w:hAnsi="Times New Roman" w:cs="Times New Roman"/>
          <w:sz w:val="24"/>
          <w:szCs w:val="24"/>
        </w:rPr>
        <w:t xml:space="preserve">completion date/time, </w:t>
      </w:r>
      <w:r w:rsidRPr="005F3A43">
        <w:rPr>
          <w:rFonts w:ascii="Times New Roman" w:hAnsi="Times New Roman" w:cs="Times New Roman"/>
          <w:sz w:val="24"/>
          <w:szCs w:val="24"/>
        </w:rPr>
        <w:t xml:space="preserve">hours worked, detailed description of </w:t>
      </w:r>
      <w:r w:rsidR="00296BB7" w:rsidRPr="005F3A43">
        <w:rPr>
          <w:rFonts w:ascii="Times New Roman" w:hAnsi="Times New Roman" w:cs="Times New Roman"/>
          <w:sz w:val="24"/>
          <w:szCs w:val="24"/>
        </w:rPr>
        <w:t>maintenance</w:t>
      </w:r>
      <w:r w:rsidRPr="00DD6FC7">
        <w:rPr>
          <w:rFonts w:ascii="Times New Roman" w:hAnsi="Times New Roman" w:cs="Times New Roman"/>
          <w:sz w:val="24"/>
          <w:szCs w:val="24"/>
        </w:rPr>
        <w:t xml:space="preserve"> request, and detailed description of resolution </w:t>
      </w:r>
      <w:r w:rsidR="00296BB7" w:rsidRPr="00844180">
        <w:rPr>
          <w:rFonts w:ascii="Times New Roman" w:hAnsi="Times New Roman" w:cs="Times New Roman"/>
          <w:sz w:val="24"/>
          <w:szCs w:val="24"/>
        </w:rPr>
        <w:t xml:space="preserve">to include </w:t>
      </w:r>
      <w:r w:rsidRPr="00844180">
        <w:rPr>
          <w:rFonts w:ascii="Times New Roman" w:hAnsi="Times New Roman" w:cs="Times New Roman"/>
          <w:sz w:val="24"/>
          <w:szCs w:val="24"/>
        </w:rPr>
        <w:t>parts removed/installed</w:t>
      </w:r>
      <w:r w:rsidR="0037655F" w:rsidRPr="00844180">
        <w:rPr>
          <w:rFonts w:ascii="Times New Roman" w:hAnsi="Times New Roman" w:cs="Times New Roman"/>
          <w:sz w:val="24"/>
          <w:szCs w:val="24"/>
        </w:rPr>
        <w:t>.</w:t>
      </w:r>
    </w:p>
    <w:p w14:paraId="52328292" w14:textId="21C18F45" w:rsidR="00007525" w:rsidRPr="00844180" w:rsidRDefault="00007525" w:rsidP="00D35D60">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DGR will then make a copy of said paper ticket or invoice so customer is left with a physical receipt and monthly auditing purposes.  </w:t>
      </w:r>
    </w:p>
    <w:p w14:paraId="664D3F71" w14:textId="77777777" w:rsidR="00D35D60" w:rsidRPr="00844180" w:rsidRDefault="00D35D60" w:rsidP="00D35D60">
      <w:pPr>
        <w:spacing w:after="0" w:line="240" w:lineRule="auto"/>
        <w:rPr>
          <w:rFonts w:ascii="Times New Roman" w:hAnsi="Times New Roman" w:cs="Times New Roman"/>
          <w:sz w:val="24"/>
          <w:szCs w:val="24"/>
        </w:rPr>
      </w:pPr>
    </w:p>
    <w:p w14:paraId="3C87C764" w14:textId="07696225" w:rsidR="00D35D60" w:rsidRPr="00863B0B"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4.1.1</w:t>
      </w:r>
      <w:r w:rsidR="00B96C49" w:rsidRPr="00844180">
        <w:rPr>
          <w:rFonts w:ascii="Times New Roman" w:hAnsi="Times New Roman" w:cs="Times New Roman"/>
          <w:sz w:val="24"/>
          <w:szCs w:val="24"/>
        </w:rPr>
        <w:t>. Repair</w:t>
      </w:r>
      <w:r w:rsidRPr="00844180">
        <w:rPr>
          <w:rFonts w:ascii="Times New Roman" w:hAnsi="Times New Roman" w:cs="Times New Roman"/>
          <w:sz w:val="24"/>
          <w:szCs w:val="24"/>
          <w:u w:val="single"/>
        </w:rPr>
        <w:t xml:space="preserve"> Services.</w:t>
      </w:r>
      <w:r w:rsidRPr="00844180">
        <w:rPr>
          <w:rFonts w:ascii="Times New Roman" w:hAnsi="Times New Roman" w:cs="Times New Roman"/>
          <w:sz w:val="24"/>
          <w:szCs w:val="24"/>
        </w:rPr>
        <w:t xml:space="preserve">  </w:t>
      </w:r>
      <w:r w:rsidRPr="00863B0B">
        <w:rPr>
          <w:rFonts w:ascii="Times New Roman" w:hAnsi="Times New Roman" w:cs="Times New Roman"/>
          <w:sz w:val="24"/>
          <w:szCs w:val="24"/>
        </w:rPr>
        <w:t>The Contractor shall make a determination of the cost effectiveness of repair or replacement on a case-by-case basis and perform service upon Government approval.</w:t>
      </w:r>
    </w:p>
    <w:p w14:paraId="504FA4C3" w14:textId="77777777" w:rsidR="00D35D60" w:rsidRPr="00844180" w:rsidRDefault="00D35D60" w:rsidP="00D35D60">
      <w:pPr>
        <w:numPr>
          <w:ilvl w:val="0"/>
          <w:numId w:val="4"/>
        </w:numPr>
        <w:spacing w:after="0" w:line="240" w:lineRule="auto"/>
        <w:ind w:left="720" w:hanging="360"/>
        <w:rPr>
          <w:rFonts w:ascii="Times New Roman" w:hAnsi="Times New Roman" w:cs="Times New Roman"/>
          <w:sz w:val="24"/>
          <w:szCs w:val="24"/>
        </w:rPr>
      </w:pPr>
      <w:r w:rsidRPr="00844180">
        <w:rPr>
          <w:rFonts w:ascii="Times New Roman" w:hAnsi="Times New Roman" w:cs="Times New Roman"/>
          <w:sz w:val="24"/>
          <w:szCs w:val="24"/>
        </w:rPr>
        <w:t xml:space="preserve">If parts are required to complete service, the Contractor shall submit a list of the required parts with descriptions and serial numbers to the DGR as soon as Contractor deems the equipment are not serviceable and repairs are needed.  </w:t>
      </w:r>
    </w:p>
    <w:p w14:paraId="70552042" w14:textId="6602943E" w:rsidR="00D35D60" w:rsidRPr="006412E5" w:rsidRDefault="00D35D60" w:rsidP="00D35D60">
      <w:pPr>
        <w:numPr>
          <w:ilvl w:val="0"/>
          <w:numId w:val="4"/>
        </w:numPr>
        <w:spacing w:after="0" w:line="240" w:lineRule="auto"/>
        <w:ind w:left="720" w:hanging="360"/>
        <w:rPr>
          <w:rFonts w:ascii="Times New Roman" w:hAnsi="Times New Roman" w:cs="Times New Roman"/>
          <w:sz w:val="24"/>
          <w:szCs w:val="24"/>
        </w:rPr>
      </w:pPr>
      <w:r w:rsidRPr="006412E5">
        <w:rPr>
          <w:rFonts w:ascii="Times New Roman" w:hAnsi="Times New Roman" w:cs="Times New Roman"/>
          <w:sz w:val="24"/>
          <w:szCs w:val="24"/>
        </w:rPr>
        <w:t xml:space="preserve">All replacement parts will be </w:t>
      </w:r>
      <w:r w:rsidR="00067C71">
        <w:rPr>
          <w:rFonts w:ascii="Times New Roman" w:hAnsi="Times New Roman" w:cs="Times New Roman"/>
          <w:sz w:val="24"/>
          <w:szCs w:val="24"/>
        </w:rPr>
        <w:t>either provided by, or approved</w:t>
      </w:r>
      <w:r w:rsidRPr="006412E5">
        <w:rPr>
          <w:rFonts w:ascii="Times New Roman" w:hAnsi="Times New Roman" w:cs="Times New Roman"/>
          <w:sz w:val="24"/>
          <w:szCs w:val="24"/>
        </w:rPr>
        <w:t xml:space="preserve"> by</w:t>
      </w:r>
      <w:r w:rsidR="00C135B7">
        <w:rPr>
          <w:rFonts w:ascii="Times New Roman" w:hAnsi="Times New Roman" w:cs="Times New Roman"/>
          <w:sz w:val="24"/>
          <w:szCs w:val="24"/>
        </w:rPr>
        <w:t>,</w:t>
      </w:r>
      <w:r w:rsidRPr="006412E5">
        <w:rPr>
          <w:rFonts w:ascii="Times New Roman" w:hAnsi="Times New Roman" w:cs="Times New Roman"/>
          <w:sz w:val="24"/>
          <w:szCs w:val="24"/>
        </w:rPr>
        <w:t xml:space="preserve"> the Government</w:t>
      </w:r>
      <w:r w:rsidR="00067C71">
        <w:rPr>
          <w:rFonts w:ascii="Times New Roman" w:hAnsi="Times New Roman" w:cs="Times New Roman"/>
          <w:sz w:val="24"/>
          <w:szCs w:val="24"/>
        </w:rPr>
        <w:t xml:space="preserve"> prior to install or purchase</w:t>
      </w:r>
      <w:r w:rsidRPr="006412E5">
        <w:rPr>
          <w:rFonts w:ascii="Times New Roman" w:hAnsi="Times New Roman" w:cs="Times New Roman"/>
          <w:sz w:val="24"/>
          <w:szCs w:val="24"/>
        </w:rPr>
        <w:t xml:space="preserve">.  </w:t>
      </w:r>
    </w:p>
    <w:p w14:paraId="0CC371C0" w14:textId="77777777" w:rsidR="00D35D60" w:rsidRPr="00844180" w:rsidRDefault="00D35D60" w:rsidP="00D35D60">
      <w:pPr>
        <w:numPr>
          <w:ilvl w:val="0"/>
          <w:numId w:val="4"/>
        </w:numPr>
        <w:spacing w:after="0" w:line="240" w:lineRule="auto"/>
        <w:ind w:left="720" w:hanging="360"/>
        <w:rPr>
          <w:rFonts w:ascii="Times New Roman" w:hAnsi="Times New Roman" w:cs="Times New Roman"/>
          <w:sz w:val="24"/>
          <w:szCs w:val="24"/>
        </w:rPr>
      </w:pPr>
      <w:r w:rsidRPr="00863B0B">
        <w:rPr>
          <w:rFonts w:ascii="Times New Roman" w:hAnsi="Times New Roman" w:cs="Times New Roman"/>
          <w:sz w:val="24"/>
          <w:szCs w:val="24"/>
        </w:rPr>
        <w:t xml:space="preserve">All replaced parts removed from the equipment will remain in the custody of NCTC and shall be turned in to the DGR as soon as they are replaced.  </w:t>
      </w:r>
    </w:p>
    <w:p w14:paraId="40EF8A46" w14:textId="77777777" w:rsidR="00D35D60" w:rsidRPr="00844180" w:rsidRDefault="00D35D60" w:rsidP="00D35D60">
      <w:pPr>
        <w:numPr>
          <w:ilvl w:val="0"/>
          <w:numId w:val="4"/>
        </w:numPr>
        <w:spacing w:after="0" w:line="240" w:lineRule="auto"/>
        <w:ind w:left="720" w:hanging="360"/>
        <w:rPr>
          <w:rFonts w:ascii="Times New Roman" w:hAnsi="Times New Roman" w:cs="Times New Roman"/>
          <w:sz w:val="24"/>
          <w:szCs w:val="24"/>
        </w:rPr>
      </w:pPr>
      <w:r w:rsidRPr="00844180">
        <w:rPr>
          <w:rFonts w:ascii="Times New Roman" w:hAnsi="Times New Roman" w:cs="Times New Roman"/>
          <w:sz w:val="24"/>
          <w:szCs w:val="24"/>
        </w:rPr>
        <w:t>The DGR will grant final approval for all repairs or replacement of parts prior to service being performed.</w:t>
      </w:r>
    </w:p>
    <w:p w14:paraId="409869C2" w14:textId="77777777" w:rsidR="00D35D60" w:rsidRPr="00844180" w:rsidRDefault="00D35D60" w:rsidP="00D35D60">
      <w:pPr>
        <w:spacing w:after="0" w:line="240" w:lineRule="auto"/>
        <w:rPr>
          <w:rFonts w:ascii="Times New Roman" w:hAnsi="Times New Roman" w:cs="Times New Roman"/>
          <w:sz w:val="24"/>
          <w:szCs w:val="24"/>
        </w:rPr>
      </w:pPr>
    </w:p>
    <w:p w14:paraId="321E1883" w14:textId="3B9E445C" w:rsidR="00D35D60" w:rsidRPr="00863B0B"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4.2.  </w:t>
      </w:r>
      <w:r w:rsidRPr="00844180">
        <w:rPr>
          <w:rFonts w:ascii="Times New Roman" w:hAnsi="Times New Roman" w:cs="Times New Roman"/>
          <w:sz w:val="24"/>
          <w:szCs w:val="24"/>
          <w:u w:val="single"/>
        </w:rPr>
        <w:t>Response Time.</w:t>
      </w:r>
      <w:r w:rsidRPr="00863B0B">
        <w:rPr>
          <w:rFonts w:ascii="Times New Roman" w:hAnsi="Times New Roman" w:cs="Times New Roman"/>
          <w:sz w:val="24"/>
          <w:szCs w:val="24"/>
        </w:rPr>
        <w:t xml:space="preserve">  A 48-hour response time is required upon receipt of all service repair requests submitted during normal working hours</w:t>
      </w:r>
      <w:r w:rsidR="00BB3C16">
        <w:rPr>
          <w:rFonts w:ascii="Times New Roman" w:hAnsi="Times New Roman" w:cs="Times New Roman"/>
          <w:sz w:val="24"/>
          <w:szCs w:val="24"/>
        </w:rPr>
        <w:t>, and</w:t>
      </w:r>
      <w:r w:rsidR="00BB3C16" w:rsidRPr="00BB3C16">
        <w:rPr>
          <w:rFonts w:ascii="Times New Roman" w:hAnsi="Times New Roman" w:cs="Times New Roman"/>
          <w:sz w:val="24"/>
          <w:szCs w:val="24"/>
        </w:rPr>
        <w:t xml:space="preserve"> </w:t>
      </w:r>
      <w:r w:rsidR="00BB3C16" w:rsidRPr="00844180">
        <w:rPr>
          <w:rFonts w:ascii="Times New Roman" w:hAnsi="Times New Roman" w:cs="Times New Roman"/>
          <w:sz w:val="24"/>
          <w:szCs w:val="24"/>
        </w:rPr>
        <w:t xml:space="preserve">the Contractor shall respond to routine service calls by physically assessing problem and providing a plan of action that leads to the resolution of the reported issue. </w:t>
      </w:r>
      <w:r w:rsidR="00BB3C16">
        <w:rPr>
          <w:rFonts w:ascii="Times New Roman" w:hAnsi="Times New Roman" w:cs="Times New Roman"/>
          <w:sz w:val="24"/>
          <w:szCs w:val="24"/>
        </w:rPr>
        <w:t xml:space="preserve"> For emergency repair services, services t</w:t>
      </w:r>
      <w:r w:rsidR="00067C71">
        <w:rPr>
          <w:rFonts w:ascii="Times New Roman" w:hAnsi="Times New Roman" w:cs="Times New Roman"/>
          <w:sz w:val="24"/>
          <w:szCs w:val="24"/>
        </w:rPr>
        <w:t>hat result in an interruption in</w:t>
      </w:r>
      <w:r w:rsidR="00BB3C16">
        <w:rPr>
          <w:rFonts w:ascii="Times New Roman" w:hAnsi="Times New Roman" w:cs="Times New Roman"/>
          <w:sz w:val="24"/>
          <w:szCs w:val="24"/>
        </w:rPr>
        <w:t xml:space="preserve"> training, the contractor shall respond w</w:t>
      </w:r>
      <w:r w:rsidR="00BB3C16" w:rsidRPr="00844180">
        <w:rPr>
          <w:rFonts w:ascii="Times New Roman" w:hAnsi="Times New Roman" w:cs="Times New Roman"/>
          <w:sz w:val="24"/>
          <w:szCs w:val="24"/>
        </w:rPr>
        <w:t>ithin four (4) hours of contact</w:t>
      </w:r>
      <w:r w:rsidR="00BB3C16">
        <w:rPr>
          <w:rFonts w:ascii="Times New Roman" w:hAnsi="Times New Roman" w:cs="Times New Roman"/>
          <w:sz w:val="24"/>
          <w:szCs w:val="24"/>
        </w:rPr>
        <w:t xml:space="preserve"> and will </w:t>
      </w:r>
      <w:r w:rsidR="00BB3C16" w:rsidRPr="00844180">
        <w:rPr>
          <w:rFonts w:ascii="Times New Roman" w:hAnsi="Times New Roman" w:cs="Times New Roman"/>
          <w:sz w:val="24"/>
          <w:szCs w:val="24"/>
        </w:rPr>
        <w:t>physically assess</w:t>
      </w:r>
      <w:r w:rsidR="00BB3C16">
        <w:rPr>
          <w:rFonts w:ascii="Times New Roman" w:hAnsi="Times New Roman" w:cs="Times New Roman"/>
          <w:sz w:val="24"/>
          <w:szCs w:val="24"/>
        </w:rPr>
        <w:t xml:space="preserve"> the</w:t>
      </w:r>
      <w:r w:rsidR="00BB3C16" w:rsidRPr="00844180">
        <w:rPr>
          <w:rFonts w:ascii="Times New Roman" w:hAnsi="Times New Roman" w:cs="Times New Roman"/>
          <w:sz w:val="24"/>
          <w:szCs w:val="24"/>
        </w:rPr>
        <w:t xml:space="preserve"> problem and provid</w:t>
      </w:r>
      <w:r w:rsidR="00BB3C16">
        <w:rPr>
          <w:rFonts w:ascii="Times New Roman" w:hAnsi="Times New Roman" w:cs="Times New Roman"/>
          <w:sz w:val="24"/>
          <w:szCs w:val="24"/>
        </w:rPr>
        <w:t>e</w:t>
      </w:r>
      <w:r w:rsidR="00BB3C16" w:rsidRPr="00844180">
        <w:rPr>
          <w:rFonts w:ascii="Times New Roman" w:hAnsi="Times New Roman" w:cs="Times New Roman"/>
          <w:sz w:val="24"/>
          <w:szCs w:val="24"/>
        </w:rPr>
        <w:t xml:space="preserve"> a plan of action that leads to the resolution of the reported issue.  </w:t>
      </w:r>
    </w:p>
    <w:p w14:paraId="479F15AF" w14:textId="77777777" w:rsidR="00D35D60" w:rsidRPr="00844180" w:rsidRDefault="00D35D60" w:rsidP="00D35D60">
      <w:pPr>
        <w:spacing w:after="0" w:line="240" w:lineRule="auto"/>
        <w:rPr>
          <w:rFonts w:ascii="Times New Roman" w:hAnsi="Times New Roman" w:cs="Times New Roman"/>
          <w:sz w:val="24"/>
          <w:szCs w:val="24"/>
        </w:rPr>
      </w:pPr>
    </w:p>
    <w:p w14:paraId="3D0FA7FA" w14:textId="77777777"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 xml:space="preserve">4.3.  </w:t>
      </w:r>
      <w:r w:rsidRPr="00844180">
        <w:rPr>
          <w:rFonts w:ascii="Times New Roman" w:hAnsi="Times New Roman" w:cs="Times New Roman"/>
          <w:sz w:val="24"/>
          <w:szCs w:val="24"/>
          <w:u w:val="single"/>
        </w:rPr>
        <w:t>Inspection Requirements.</w:t>
      </w:r>
      <w:r w:rsidRPr="00844180">
        <w:rPr>
          <w:rFonts w:ascii="Times New Roman" w:hAnsi="Times New Roman" w:cs="Times New Roman"/>
          <w:sz w:val="24"/>
          <w:szCs w:val="24"/>
        </w:rPr>
        <w:t xml:space="preserve">  The Contractor shall provide quality services and/or </w:t>
      </w:r>
      <w:r w:rsidR="00A84963" w:rsidRPr="00844180">
        <w:rPr>
          <w:rFonts w:ascii="Times New Roman" w:hAnsi="Times New Roman" w:cs="Times New Roman"/>
          <w:sz w:val="24"/>
          <w:szCs w:val="24"/>
        </w:rPr>
        <w:t xml:space="preserve">the repair of </w:t>
      </w:r>
      <w:r w:rsidRPr="00844180">
        <w:rPr>
          <w:rFonts w:ascii="Times New Roman" w:hAnsi="Times New Roman" w:cs="Times New Roman"/>
          <w:sz w:val="24"/>
          <w:szCs w:val="24"/>
        </w:rPr>
        <w:t>products</w:t>
      </w:r>
      <w:r w:rsidR="00A84963" w:rsidRPr="00844180">
        <w:rPr>
          <w:rFonts w:ascii="Times New Roman" w:hAnsi="Times New Roman" w:cs="Times New Roman"/>
          <w:sz w:val="24"/>
          <w:szCs w:val="24"/>
        </w:rPr>
        <w:t xml:space="preserve"> and services</w:t>
      </w:r>
      <w:r w:rsidRPr="00844180">
        <w:rPr>
          <w:rFonts w:ascii="Times New Roman" w:hAnsi="Times New Roman" w:cs="Times New Roman"/>
          <w:sz w:val="24"/>
          <w:szCs w:val="24"/>
        </w:rPr>
        <w:t xml:space="preserve"> IAW </w:t>
      </w:r>
      <w:r w:rsidR="00296BB7" w:rsidRPr="00844180">
        <w:rPr>
          <w:rFonts w:ascii="Times New Roman" w:hAnsi="Times New Roman" w:cs="Times New Roman"/>
          <w:sz w:val="24"/>
          <w:szCs w:val="24"/>
        </w:rPr>
        <w:t xml:space="preserve">the </w:t>
      </w:r>
      <w:r w:rsidR="00831F16" w:rsidRPr="00844180">
        <w:rPr>
          <w:rFonts w:ascii="Times New Roman" w:hAnsi="Times New Roman" w:cs="Times New Roman"/>
          <w:sz w:val="24"/>
          <w:szCs w:val="24"/>
        </w:rPr>
        <w:t xml:space="preserve">original </w:t>
      </w:r>
      <w:r w:rsidR="00296BB7" w:rsidRPr="00844180">
        <w:rPr>
          <w:rFonts w:ascii="Times New Roman" w:hAnsi="Times New Roman" w:cs="Times New Roman"/>
          <w:sz w:val="24"/>
          <w:szCs w:val="24"/>
        </w:rPr>
        <w:t>manufacturer’s</w:t>
      </w:r>
      <w:r w:rsidR="00831F16" w:rsidRPr="00844180">
        <w:rPr>
          <w:rFonts w:ascii="Times New Roman" w:hAnsi="Times New Roman" w:cs="Times New Roman"/>
          <w:sz w:val="24"/>
          <w:szCs w:val="24"/>
        </w:rPr>
        <w:t xml:space="preserve"> standards and/or NETC Electronic Classroom operating standards</w:t>
      </w:r>
      <w:r w:rsidRPr="00844180">
        <w:rPr>
          <w:rFonts w:ascii="Times New Roman" w:hAnsi="Times New Roman" w:cs="Times New Roman"/>
          <w:sz w:val="24"/>
          <w:szCs w:val="24"/>
        </w:rPr>
        <w:t>.</w:t>
      </w:r>
    </w:p>
    <w:p w14:paraId="1CABEDA6" w14:textId="77777777" w:rsidR="00D35D60" w:rsidRPr="00844180" w:rsidRDefault="00D35D60" w:rsidP="00D35D60">
      <w:pPr>
        <w:spacing w:after="0" w:line="240" w:lineRule="auto"/>
        <w:rPr>
          <w:rFonts w:ascii="Times New Roman" w:hAnsi="Times New Roman" w:cs="Times New Roman"/>
          <w:sz w:val="24"/>
          <w:szCs w:val="24"/>
        </w:rPr>
      </w:pPr>
    </w:p>
    <w:p w14:paraId="54509003" w14:textId="26BD8DEF" w:rsidR="00D35D60" w:rsidRPr="00844180" w:rsidRDefault="00D35D60" w:rsidP="00D35D60">
      <w:pPr>
        <w:spacing w:after="0" w:line="240" w:lineRule="auto"/>
        <w:rPr>
          <w:rFonts w:ascii="Times New Roman" w:hAnsi="Times New Roman" w:cs="Times New Roman"/>
          <w:sz w:val="24"/>
          <w:szCs w:val="24"/>
        </w:rPr>
      </w:pPr>
      <w:r w:rsidRPr="00844180">
        <w:rPr>
          <w:rFonts w:ascii="Times New Roman" w:hAnsi="Times New Roman" w:cs="Times New Roman"/>
          <w:sz w:val="24"/>
          <w:szCs w:val="24"/>
        </w:rPr>
        <w:t>4.3.1. When the Contractor’s performance is unsatisfactory; a CDR shall be issued.  If a CDR has to be issued, the Contractor shall reply in writing, giving the reason for the unsatisfactory condition, and what corrective action has been taken; and procedures to prevent recurrence.</w:t>
      </w:r>
    </w:p>
    <w:sectPr w:rsidR="00D35D60" w:rsidRPr="00844180">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290B96" w16cid:durableId="6D290B96"/>
  <w16cid:commentId w16cid:paraId="4B6AA917" w16cid:durableId="4B6AA917"/>
  <w16cid:commentId w16cid:paraId="0D2FE665" w16cid:durableId="0D2FE665"/>
  <w16cid:commentId w16cid:paraId="10D9CEC8" w16cid:durableId="10D9CEC8"/>
  <w16cid:commentId w16cid:paraId="70A8089E" w16cid:durableId="70A8089E"/>
  <w16cid:commentId w16cid:paraId="5EEC0F9B" w16cid:durableId="5EEC0F9B"/>
  <w16cid:commentId w16cid:paraId="795F8D6E" w16cid:durableId="795F8D6E"/>
  <w16cid:commentId w16cid:paraId="43DF10C3" w16cid:durableId="43DF10C3"/>
  <w16cid:commentId w16cid:paraId="5ABC92A0" w16cid:durableId="5ABC92A0"/>
  <w16cid:commentId w16cid:paraId="7FD08AF0" w16cid:durableId="7FD08AF0"/>
  <w16cid:commentId w16cid:paraId="1B0F563D" w16cid:durableId="1B0F563D"/>
  <w16cid:commentId w16cid:paraId="4DA8348A" w16cid:durableId="4DA8348A"/>
  <w16cid:commentId w16cid:paraId="411D23E4" w16cid:durableId="411D23E4"/>
  <w16cid:commentId w16cid:paraId="0F2EEAD4" w16cid:durableId="0F2EEAD4"/>
  <w16cid:commentId w16cid:paraId="2A53AD75" w16cid:durableId="2A53AD75"/>
  <w16cid:commentId w16cid:paraId="710AF650" w16cid:durableId="710AF650"/>
  <w16cid:commentId w16cid:paraId="52C2249D" w16cid:durableId="52C2249D"/>
  <w16cid:commentId w16cid:paraId="14C6BCE5" w16cid:durableId="14C6BCE5"/>
  <w16cid:commentId w16cid:paraId="19A20D94" w16cid:durableId="19A20D94"/>
  <w16cid:commentId w16cid:paraId="5AA404D5" w16cid:durableId="5AA404D5"/>
  <w16cid:commentId w16cid:paraId="1C7A29F6" w16cid:durableId="1C7A29F6"/>
  <w16cid:commentId w16cid:paraId="6955FB02" w16cid:durableId="6955FB02"/>
  <w16cid:commentId w16cid:paraId="4E01C6BF" w16cid:durableId="4E01C6BF"/>
  <w16cid:commentId w16cid:paraId="2C1171C8" w16cid:durableId="2C1171C8"/>
  <w16cid:commentId w16cid:paraId="01B2AC5B" w16cid:durableId="01B2AC5B"/>
  <w16cid:commentId w16cid:paraId="52219E83" w16cid:durableId="52219E83"/>
  <w16cid:commentId w16cid:paraId="6067A5AF" w16cid:durableId="6067A5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ZWAdobeF">
    <w:panose1 w:val="00000000000000000000"/>
    <w:charset w:val="00"/>
    <w:family w:val="auto"/>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A4DF0"/>
    <w:multiLevelType w:val="hybridMultilevel"/>
    <w:tmpl w:val="638A22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8ED7DFD"/>
    <w:multiLevelType w:val="hybridMultilevel"/>
    <w:tmpl w:val="A2D8E454"/>
    <w:lvl w:ilvl="0" w:tplc="F8465E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404D9B"/>
    <w:multiLevelType w:val="multilevel"/>
    <w:tmpl w:val="CE4834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F6870DC"/>
    <w:multiLevelType w:val="hybridMultilevel"/>
    <w:tmpl w:val="2D0EC4A2"/>
    <w:lvl w:ilvl="0" w:tplc="4F92FEB0">
      <w:start w:val="1"/>
      <w:numFmt w:val="lowerLetter"/>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5234CBF"/>
    <w:multiLevelType w:val="hybridMultilevel"/>
    <w:tmpl w:val="9702AA8A"/>
    <w:lvl w:ilvl="0" w:tplc="58E49A28">
      <w:start w:val="5"/>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C269C7"/>
    <w:multiLevelType w:val="hybridMultilevel"/>
    <w:tmpl w:val="A3A8FCCC"/>
    <w:lvl w:ilvl="0" w:tplc="F8A09326">
      <w:start w:val="1"/>
      <w:numFmt w:val="lowerLetter"/>
      <w:lvlText w:val="%1."/>
      <w:lvlJc w:val="left"/>
      <w:pPr>
        <w:ind w:left="430" w:hanging="7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ried-Parker, Ashley A CIV USN NAVCONSTRACEN GPT MS (USA)">
    <w15:presenceInfo w15:providerId="AD" w15:userId="S-1-5-21-1801674531-2146617017-725345543-6320688"/>
  </w15:person>
  <w15:person w15:author="Colon, Wendy G CIV USN COMNAVSUPSYSCOM PA (USA)">
    <w15:presenceInfo w15:providerId="AD" w15:userId="S-1-5-21-1801674531-2146617017-725345543-41857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D60"/>
    <w:rsid w:val="00007525"/>
    <w:rsid w:val="00013BAB"/>
    <w:rsid w:val="000269B5"/>
    <w:rsid w:val="00065075"/>
    <w:rsid w:val="00067C71"/>
    <w:rsid w:val="000872ED"/>
    <w:rsid w:val="000A71CA"/>
    <w:rsid w:val="000B200B"/>
    <w:rsid w:val="000C1747"/>
    <w:rsid w:val="000D17FE"/>
    <w:rsid w:val="00110233"/>
    <w:rsid w:val="00117AFB"/>
    <w:rsid w:val="001A507B"/>
    <w:rsid w:val="001B529F"/>
    <w:rsid w:val="001C5245"/>
    <w:rsid w:val="001F7F80"/>
    <w:rsid w:val="0021142E"/>
    <w:rsid w:val="00217509"/>
    <w:rsid w:val="00221C97"/>
    <w:rsid w:val="0024051B"/>
    <w:rsid w:val="00296BB7"/>
    <w:rsid w:val="002C7C10"/>
    <w:rsid w:val="00314311"/>
    <w:rsid w:val="0037655F"/>
    <w:rsid w:val="00380578"/>
    <w:rsid w:val="003A7F79"/>
    <w:rsid w:val="003C1720"/>
    <w:rsid w:val="003E5F72"/>
    <w:rsid w:val="00433FF3"/>
    <w:rsid w:val="00440137"/>
    <w:rsid w:val="00440E1C"/>
    <w:rsid w:val="0047749B"/>
    <w:rsid w:val="00495CB3"/>
    <w:rsid w:val="004A1AB4"/>
    <w:rsid w:val="004E0DD5"/>
    <w:rsid w:val="00504E51"/>
    <w:rsid w:val="0055431F"/>
    <w:rsid w:val="005A6BD2"/>
    <w:rsid w:val="005C763E"/>
    <w:rsid w:val="005F3A43"/>
    <w:rsid w:val="006412E5"/>
    <w:rsid w:val="00661925"/>
    <w:rsid w:val="006679BF"/>
    <w:rsid w:val="00683673"/>
    <w:rsid w:val="00691E8F"/>
    <w:rsid w:val="00711890"/>
    <w:rsid w:val="007965F1"/>
    <w:rsid w:val="007B6E86"/>
    <w:rsid w:val="008163D5"/>
    <w:rsid w:val="00831F16"/>
    <w:rsid w:val="00837F3A"/>
    <w:rsid w:val="00844180"/>
    <w:rsid w:val="00863B0B"/>
    <w:rsid w:val="008D1CEC"/>
    <w:rsid w:val="008E2BC4"/>
    <w:rsid w:val="00906C3A"/>
    <w:rsid w:val="00960AE2"/>
    <w:rsid w:val="009E4E83"/>
    <w:rsid w:val="00A678FA"/>
    <w:rsid w:val="00A827B1"/>
    <w:rsid w:val="00A84963"/>
    <w:rsid w:val="00AA25CB"/>
    <w:rsid w:val="00AB65AB"/>
    <w:rsid w:val="00AC1762"/>
    <w:rsid w:val="00AC1F0A"/>
    <w:rsid w:val="00B464D0"/>
    <w:rsid w:val="00B9389F"/>
    <w:rsid w:val="00B96C49"/>
    <w:rsid w:val="00BB3C16"/>
    <w:rsid w:val="00C135B7"/>
    <w:rsid w:val="00C24B13"/>
    <w:rsid w:val="00C42429"/>
    <w:rsid w:val="00C46EC2"/>
    <w:rsid w:val="00CD372B"/>
    <w:rsid w:val="00D2308C"/>
    <w:rsid w:val="00D35D60"/>
    <w:rsid w:val="00D40805"/>
    <w:rsid w:val="00D56A90"/>
    <w:rsid w:val="00DA4DFF"/>
    <w:rsid w:val="00DB36A3"/>
    <w:rsid w:val="00DC05EB"/>
    <w:rsid w:val="00DD6FC7"/>
    <w:rsid w:val="00DE4280"/>
    <w:rsid w:val="00E406F9"/>
    <w:rsid w:val="00E56709"/>
    <w:rsid w:val="00E60A2C"/>
    <w:rsid w:val="00ED61AE"/>
    <w:rsid w:val="00F255E6"/>
    <w:rsid w:val="00F52EC5"/>
    <w:rsid w:val="00FB3769"/>
    <w:rsid w:val="00FB5791"/>
    <w:rsid w:val="00FC529C"/>
    <w:rsid w:val="00FF0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B0528"/>
  <w15:chartTrackingRefBased/>
  <w15:docId w15:val="{B06F6D70-DD1C-4929-A6EF-F8062600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5D60"/>
    <w:rPr>
      <w:rFonts w:eastAsiaTheme="minorEastAsia"/>
    </w:rPr>
  </w:style>
  <w:style w:type="paragraph" w:styleId="Heading2">
    <w:name w:val="heading 2"/>
    <w:basedOn w:val="Normal"/>
    <w:next w:val="Normal"/>
    <w:link w:val="Heading2Char"/>
    <w:qFormat/>
    <w:rsid w:val="00D35D60"/>
    <w:pPr>
      <w:keepNext/>
      <w:spacing w:before="240" w:after="60" w:line="240" w:lineRule="auto"/>
      <w:outlineLvl w:val="1"/>
    </w:pPr>
    <w:rPr>
      <w:rFonts w:ascii="Times New Roman" w:eastAsia="Times New Roman" w:hAnsi="Times New Roman" w:cs="ZWAdobeF"/>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35D60"/>
    <w:rPr>
      <w:rFonts w:ascii="Times New Roman" w:eastAsia="Times New Roman" w:hAnsi="Times New Roman" w:cs="ZWAdobeF"/>
      <w:b/>
      <w:sz w:val="24"/>
      <w:szCs w:val="24"/>
    </w:rPr>
  </w:style>
  <w:style w:type="paragraph" w:styleId="ListParagraph">
    <w:name w:val="List Paragraph"/>
    <w:basedOn w:val="Normal"/>
    <w:uiPriority w:val="34"/>
    <w:qFormat/>
    <w:rsid w:val="00D35D60"/>
    <w:pPr>
      <w:ind w:left="720"/>
      <w:contextualSpacing/>
    </w:pPr>
  </w:style>
  <w:style w:type="paragraph" w:styleId="BodyText2">
    <w:name w:val="Body Text 2"/>
    <w:basedOn w:val="Normal"/>
    <w:link w:val="BodyText2Char"/>
    <w:rsid w:val="00D35D60"/>
    <w:pPr>
      <w:tabs>
        <w:tab w:val="left" w:pos="-1800"/>
        <w:tab w:val="left" w:pos="-1710"/>
        <w:tab w:val="left" w:pos="360"/>
        <w:tab w:val="left" w:pos="630"/>
      </w:tabs>
      <w:spacing w:after="0" w:line="240" w:lineRule="auto"/>
    </w:pPr>
    <w:rPr>
      <w:rFonts w:ascii="Times New Roman" w:eastAsia="Times New Roman" w:hAnsi="Times New Roman" w:cs="Times New Roman"/>
      <w:color w:val="000000"/>
      <w:sz w:val="20"/>
      <w:szCs w:val="24"/>
    </w:rPr>
  </w:style>
  <w:style w:type="character" w:customStyle="1" w:styleId="BodyText2Char">
    <w:name w:val="Body Text 2 Char"/>
    <w:basedOn w:val="DefaultParagraphFont"/>
    <w:link w:val="BodyText2"/>
    <w:rsid w:val="00D35D60"/>
    <w:rPr>
      <w:rFonts w:ascii="Times New Roman" w:eastAsia="Times New Roman" w:hAnsi="Times New Roman" w:cs="Times New Roman"/>
      <w:color w:val="000000"/>
      <w:sz w:val="20"/>
      <w:szCs w:val="24"/>
    </w:rPr>
  </w:style>
  <w:style w:type="paragraph" w:styleId="NormalWeb">
    <w:name w:val="Normal (Web)"/>
    <w:basedOn w:val="Normal"/>
    <w:uiPriority w:val="99"/>
    <w:rsid w:val="00D35D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D35D60"/>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Hyperlink">
    <w:name w:val="Hyperlink"/>
    <w:basedOn w:val="DefaultParagraphFont"/>
    <w:uiPriority w:val="99"/>
    <w:unhideWhenUsed/>
    <w:rsid w:val="00D35D60"/>
    <w:rPr>
      <w:color w:val="0000FF" w:themeColor="hyperlink"/>
      <w:u w:val="single"/>
    </w:rPr>
  </w:style>
  <w:style w:type="paragraph" w:styleId="NoSpacing">
    <w:name w:val="No Spacing"/>
    <w:uiPriority w:val="1"/>
    <w:qFormat/>
    <w:rsid w:val="00D35D60"/>
    <w:pPr>
      <w:spacing w:after="0" w:line="240" w:lineRule="auto"/>
    </w:pPr>
    <w:rPr>
      <w:rFonts w:ascii="Times New Roman" w:eastAsia="Calibri" w:hAnsi="Times New Roman" w:cs="Times New Roman"/>
      <w:sz w:val="20"/>
      <w:szCs w:val="24"/>
    </w:rPr>
  </w:style>
  <w:style w:type="paragraph" w:styleId="BalloonText">
    <w:name w:val="Balloon Text"/>
    <w:basedOn w:val="Normal"/>
    <w:link w:val="BalloonTextChar"/>
    <w:uiPriority w:val="99"/>
    <w:semiHidden/>
    <w:unhideWhenUsed/>
    <w:rsid w:val="008441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4180"/>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844180"/>
    <w:rPr>
      <w:sz w:val="16"/>
      <w:szCs w:val="16"/>
    </w:rPr>
  </w:style>
  <w:style w:type="paragraph" w:styleId="CommentText">
    <w:name w:val="annotation text"/>
    <w:basedOn w:val="Normal"/>
    <w:link w:val="CommentTextChar"/>
    <w:uiPriority w:val="99"/>
    <w:semiHidden/>
    <w:unhideWhenUsed/>
    <w:rsid w:val="00844180"/>
    <w:pPr>
      <w:spacing w:line="240" w:lineRule="auto"/>
    </w:pPr>
    <w:rPr>
      <w:sz w:val="20"/>
      <w:szCs w:val="20"/>
    </w:rPr>
  </w:style>
  <w:style w:type="character" w:customStyle="1" w:styleId="CommentTextChar">
    <w:name w:val="Comment Text Char"/>
    <w:basedOn w:val="DefaultParagraphFont"/>
    <w:link w:val="CommentText"/>
    <w:uiPriority w:val="99"/>
    <w:semiHidden/>
    <w:rsid w:val="00844180"/>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44180"/>
    <w:rPr>
      <w:b/>
      <w:bCs/>
    </w:rPr>
  </w:style>
  <w:style w:type="character" w:customStyle="1" w:styleId="CommentSubjectChar">
    <w:name w:val="Comment Subject Char"/>
    <w:basedOn w:val="CommentTextChar"/>
    <w:link w:val="CommentSubject"/>
    <w:uiPriority w:val="99"/>
    <w:semiHidden/>
    <w:rsid w:val="00844180"/>
    <w:rPr>
      <w:rFonts w:eastAsiaTheme="minorEastAsia"/>
      <w:b/>
      <w:bCs/>
      <w:sz w:val="20"/>
      <w:szCs w:val="20"/>
    </w:rPr>
  </w:style>
  <w:style w:type="paragraph" w:styleId="Revision">
    <w:name w:val="Revision"/>
    <w:hidden/>
    <w:uiPriority w:val="99"/>
    <w:semiHidden/>
    <w:rsid w:val="00007525"/>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f76f83fc-00c9-4222-b67a-f65d660467bb">NZP6VZTYX43D-1568146109-2786</_dlc_DocId>
    <_dlc_DocIdUrl xmlns="f76f83fc-00c9-4222-b67a-f65d660467bb">
      <Url>https://flankspeed.sharepoint-mil.us/sites/NAVSUP_FLCJ_C200/_layouts/15/DocIdRedir.aspx?ID=NZP6VZTYX43D-1568146109-2786</Url>
      <Description>NZP6VZTYX43D-1568146109-2786</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C45F2951C8B954680F11FE425AE1537" ma:contentTypeVersion="3" ma:contentTypeDescription="Create a new document." ma:contentTypeScope="" ma:versionID="c98e1b9eb9db91e1175f7e6c2e8e8f72">
  <xsd:schema xmlns:xsd="http://www.w3.org/2001/XMLSchema" xmlns:xs="http://www.w3.org/2001/XMLSchema" xmlns:p="http://schemas.microsoft.com/office/2006/metadata/properties" xmlns:ns2="f76f83fc-00c9-4222-b67a-f65d660467bb" xmlns:ns3="52efd9c0-84b5-4950-82af-ea0cda306df2" targetNamespace="http://schemas.microsoft.com/office/2006/metadata/properties" ma:root="true" ma:fieldsID="cf5da705bd69e58c9d869f630d51d624" ns2:_="" ns3:_="">
    <xsd:import namespace="f76f83fc-00c9-4222-b67a-f65d660467bb"/>
    <xsd:import namespace="52efd9c0-84b5-4950-82af-ea0cda306df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6f83fc-00c9-4222-b67a-f65d660467b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2efd9c0-84b5-4950-82af-ea0cda306df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825965-08EE-4069-BF80-B54DD4FB78FC}">
  <ds:schemaRefs>
    <ds:schemaRef ds:uri="http://schemas.microsoft.com/sharepoint/v3/contenttype/forms"/>
  </ds:schemaRefs>
</ds:datastoreItem>
</file>

<file path=customXml/itemProps2.xml><?xml version="1.0" encoding="utf-8"?>
<ds:datastoreItem xmlns:ds="http://schemas.openxmlformats.org/officeDocument/2006/customXml" ds:itemID="{1AD0AD34-56F1-4143-9802-E07B698402CD}">
  <ds:schemaRefs>
    <ds:schemaRef ds:uri="http://schemas.microsoft.com/sharepoint/events"/>
  </ds:schemaRefs>
</ds:datastoreItem>
</file>

<file path=customXml/itemProps3.xml><?xml version="1.0" encoding="utf-8"?>
<ds:datastoreItem xmlns:ds="http://schemas.openxmlformats.org/officeDocument/2006/customXml" ds:itemID="{ADEFDF15-71F2-4F8A-A3B9-8F826CCDC41F}">
  <ds:schemaRefs>
    <ds:schemaRef ds:uri="http://purl.org/dc/terms/"/>
    <ds:schemaRef ds:uri="http://schemas.openxmlformats.org/package/2006/metadata/core-properties"/>
    <ds:schemaRef ds:uri="http://schemas.microsoft.com/office/2006/documentManagement/types"/>
    <ds:schemaRef ds:uri="52efd9c0-84b5-4950-82af-ea0cda306df2"/>
    <ds:schemaRef ds:uri="f76f83fc-00c9-4222-b67a-f65d660467bb"/>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EBA88F28-9BCE-479C-AEAA-0BDA6AE57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6f83fc-00c9-4222-b67a-f65d660467bb"/>
    <ds:schemaRef ds:uri="52efd9c0-84b5-4950-82af-ea0cda306d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109</TotalTime>
  <Pages>10</Pages>
  <Words>3961</Words>
  <Characters>22582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Lascano, Dedsy L CIV NAVSUP FLC Jacksonville, 210</dc:creator>
  <cp:keywords/>
  <dc:description/>
  <cp:lastModifiedBy>Yambo, Yaynel C CIV USN NAVSUP FLCJ (USA)</cp:lastModifiedBy>
  <cp:revision>58</cp:revision>
  <dcterms:created xsi:type="dcterms:W3CDTF">2026-01-20T20:11:00Z</dcterms:created>
  <dcterms:modified xsi:type="dcterms:W3CDTF">2026-03-30T10:53:00Z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0x0101009C45F2951C8B954680F11FE425AE1537</vt:lpwstr>
  </property>
  <property fmtid="{D5CDD505-2E9C-101B-9397-08002B2CF9AE}" pid="3" name="MediaServiceImageTags">
    <vt:lpwstr/>
  </property>
  <property fmtid="{D5CDD505-2E9C-101B-9397-08002B2CF9AE}" pid="4" name="_dlc_DocIdItemGuid">
    <vt:lpwstr>a49409c8-ffa8-4c4d-927c-efa8ec2a9e1a</vt:lpwstr>
  </property>
</Properties>
</file>