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462F" w14:textId="7646DD47" w:rsidR="00AC576A" w:rsidRDefault="00AC576A" w:rsidP="00AC576A">
      <w:pPr>
        <w:pStyle w:val="BodyText"/>
        <w:spacing w:before="10" w:after="1"/>
        <w:jc w:val="center"/>
        <w:rPr>
          <w:rFonts w:ascii="Times New Roman" w:hAnsi="Times New Roman" w:cs="Times New Roman"/>
          <w:b/>
          <w:sz w:val="24"/>
          <w:szCs w:val="24"/>
        </w:rPr>
      </w:pPr>
      <w:r>
        <w:rPr>
          <w:rFonts w:ascii="Times New Roman" w:hAnsi="Times New Roman" w:cs="Times New Roman"/>
          <w:b/>
          <w:sz w:val="24"/>
          <w:szCs w:val="24"/>
        </w:rPr>
        <w:t>Federal Aviation Administration</w:t>
      </w:r>
    </w:p>
    <w:p w14:paraId="4BFE7B0B" w14:textId="77777777" w:rsidR="00AC576A" w:rsidRDefault="00AC576A" w:rsidP="00AC576A">
      <w:pPr>
        <w:pStyle w:val="BodyText"/>
        <w:spacing w:before="10" w:after="1"/>
        <w:jc w:val="center"/>
        <w:rPr>
          <w:rFonts w:ascii="Times New Roman" w:hAnsi="Times New Roman" w:cs="Times New Roman"/>
          <w:b/>
          <w:sz w:val="24"/>
          <w:szCs w:val="24"/>
        </w:rPr>
      </w:pPr>
    </w:p>
    <w:p w14:paraId="5109DAC3" w14:textId="0F9D65CF" w:rsidR="00AC576A" w:rsidRDefault="00AC576A" w:rsidP="00AC576A">
      <w:pPr>
        <w:pStyle w:val="BodyText"/>
        <w:spacing w:before="10" w:after="1"/>
        <w:jc w:val="center"/>
        <w:rPr>
          <w:rFonts w:ascii="Times New Roman" w:hAnsi="Times New Roman" w:cs="Times New Roman"/>
          <w:b/>
          <w:sz w:val="24"/>
          <w:szCs w:val="24"/>
        </w:rPr>
      </w:pPr>
      <w:r>
        <w:rPr>
          <w:rFonts w:ascii="Times New Roman" w:hAnsi="Times New Roman" w:cs="Times New Roman"/>
          <w:b/>
          <w:sz w:val="24"/>
          <w:szCs w:val="24"/>
        </w:rPr>
        <w:t>Performance Work Statement</w:t>
      </w:r>
    </w:p>
    <w:p w14:paraId="6EE8B3A4" w14:textId="1D91C637" w:rsidR="00AC576A" w:rsidRDefault="00AC576A" w:rsidP="00AC576A">
      <w:pPr>
        <w:pStyle w:val="BodyText"/>
        <w:spacing w:before="10" w:after="1"/>
        <w:jc w:val="center"/>
        <w:rPr>
          <w:rFonts w:ascii="Times New Roman" w:hAnsi="Times New Roman" w:cs="Times New Roman"/>
          <w:b/>
          <w:sz w:val="24"/>
          <w:szCs w:val="24"/>
        </w:rPr>
      </w:pPr>
    </w:p>
    <w:p w14:paraId="7C6DDF4E" w14:textId="77777777" w:rsidR="00AC576A" w:rsidRPr="00AC576A" w:rsidRDefault="00AC576A" w:rsidP="00AC576A">
      <w:pPr>
        <w:pStyle w:val="BodyText"/>
        <w:spacing w:before="10" w:after="1"/>
        <w:jc w:val="center"/>
        <w:rPr>
          <w:rFonts w:ascii="Times New Roman" w:hAnsi="Times New Roman" w:cs="Times New Roman"/>
          <w:b/>
          <w:sz w:val="24"/>
          <w:szCs w:val="24"/>
        </w:rPr>
      </w:pPr>
    </w:p>
    <w:p w14:paraId="4786F474" w14:textId="77777777" w:rsidR="00341BAE" w:rsidRPr="00561DBF" w:rsidRDefault="0072714B" w:rsidP="00AC576A">
      <w:pPr>
        <w:pStyle w:val="BodyText"/>
        <w:jc w:val="center"/>
        <w:rPr>
          <w:rFonts w:ascii="Times New Roman" w:hAnsi="Times New Roman" w:cs="Times New Roman"/>
          <w:sz w:val="24"/>
          <w:szCs w:val="24"/>
        </w:rPr>
      </w:pPr>
      <w:r w:rsidRPr="00561DBF">
        <w:rPr>
          <w:rFonts w:ascii="Times New Roman" w:hAnsi="Times New Roman" w:cs="Times New Roman"/>
          <w:noProof/>
          <w:sz w:val="24"/>
          <w:szCs w:val="24"/>
        </w:rPr>
        <w:drawing>
          <wp:inline distT="0" distB="0" distL="0" distR="0" wp14:anchorId="7FFAF840" wp14:editId="5A12B4D9">
            <wp:extent cx="1451525" cy="1400175"/>
            <wp:effectExtent l="0" t="0" r="0" b="0"/>
            <wp:docPr id="3" name="image2.png" descr="C:\Users\fdang\Documents\graphics_branding\FAA logo.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451525" cy="1400175"/>
                    </a:xfrm>
                    <a:prstGeom prst="rect">
                      <a:avLst/>
                    </a:prstGeom>
                  </pic:spPr>
                </pic:pic>
              </a:graphicData>
            </a:graphic>
          </wp:inline>
        </w:drawing>
      </w:r>
    </w:p>
    <w:p w14:paraId="1F5CCED3" w14:textId="77777777" w:rsidR="00341BAE" w:rsidRPr="00561DBF" w:rsidRDefault="00341BAE">
      <w:pPr>
        <w:pStyle w:val="BodyText"/>
        <w:rPr>
          <w:rFonts w:ascii="Times New Roman" w:hAnsi="Times New Roman" w:cs="Times New Roman"/>
          <w:sz w:val="24"/>
          <w:szCs w:val="24"/>
        </w:rPr>
      </w:pPr>
    </w:p>
    <w:p w14:paraId="46772F79" w14:textId="77777777" w:rsidR="00341BAE" w:rsidRPr="00561DBF" w:rsidRDefault="00341BAE">
      <w:pPr>
        <w:pStyle w:val="BodyText"/>
        <w:rPr>
          <w:rFonts w:ascii="Times New Roman" w:hAnsi="Times New Roman" w:cs="Times New Roman"/>
          <w:sz w:val="24"/>
          <w:szCs w:val="24"/>
        </w:rPr>
      </w:pPr>
    </w:p>
    <w:p w14:paraId="3044801E" w14:textId="77777777" w:rsidR="00341BAE" w:rsidRPr="00561DBF" w:rsidRDefault="00341BAE">
      <w:pPr>
        <w:pStyle w:val="BodyText"/>
        <w:rPr>
          <w:rFonts w:ascii="Times New Roman" w:hAnsi="Times New Roman" w:cs="Times New Roman"/>
          <w:sz w:val="24"/>
          <w:szCs w:val="24"/>
        </w:rPr>
      </w:pPr>
    </w:p>
    <w:p w14:paraId="03317A10" w14:textId="0FE24273" w:rsidR="00341BAE" w:rsidRPr="00561DBF" w:rsidRDefault="00016377" w:rsidP="00AC576A">
      <w:pPr>
        <w:pStyle w:val="BodyText"/>
        <w:jc w:val="center"/>
        <w:rPr>
          <w:rFonts w:ascii="Times New Roman" w:hAnsi="Times New Roman" w:cs="Times New Roman"/>
          <w:b/>
          <w:sz w:val="24"/>
          <w:szCs w:val="24"/>
        </w:rPr>
      </w:pPr>
      <w:r>
        <w:rPr>
          <w:rFonts w:ascii="Times New Roman" w:hAnsi="Times New Roman" w:cs="Times New Roman"/>
          <w:b/>
          <w:sz w:val="24"/>
          <w:szCs w:val="24"/>
        </w:rPr>
        <w:t>Critical Incident Response Program (CIRP)</w:t>
      </w:r>
      <w:r w:rsidR="006E25F5">
        <w:rPr>
          <w:rFonts w:ascii="Times New Roman" w:hAnsi="Times New Roman" w:cs="Times New Roman"/>
          <w:b/>
          <w:sz w:val="24"/>
          <w:szCs w:val="24"/>
        </w:rPr>
        <w:t xml:space="preserve"> </w:t>
      </w:r>
      <w:r w:rsidR="005E0D0A">
        <w:rPr>
          <w:rFonts w:ascii="Times New Roman" w:hAnsi="Times New Roman" w:cs="Times New Roman"/>
          <w:b/>
          <w:sz w:val="24"/>
          <w:szCs w:val="24"/>
        </w:rPr>
        <w:t>Training</w:t>
      </w:r>
      <w:r w:rsidR="00DE5A41" w:rsidRPr="00561DBF">
        <w:rPr>
          <w:rFonts w:ascii="Times New Roman" w:hAnsi="Times New Roman" w:cs="Times New Roman"/>
          <w:b/>
          <w:sz w:val="24"/>
          <w:szCs w:val="24"/>
        </w:rPr>
        <w:t xml:space="preserve"> course for FAA</w:t>
      </w:r>
    </w:p>
    <w:p w14:paraId="1C24600D" w14:textId="77777777" w:rsidR="00341BAE" w:rsidRPr="00561DBF" w:rsidRDefault="00341BAE">
      <w:pPr>
        <w:pStyle w:val="BodyText"/>
        <w:rPr>
          <w:rFonts w:ascii="Times New Roman" w:hAnsi="Times New Roman" w:cs="Times New Roman"/>
          <w:b/>
          <w:sz w:val="24"/>
          <w:szCs w:val="24"/>
        </w:rPr>
      </w:pPr>
    </w:p>
    <w:p w14:paraId="3A859AF5" w14:textId="77777777" w:rsidR="00341BAE" w:rsidRPr="00561DBF" w:rsidRDefault="00341BAE">
      <w:pPr>
        <w:pStyle w:val="BodyText"/>
        <w:rPr>
          <w:rFonts w:ascii="Times New Roman" w:hAnsi="Times New Roman" w:cs="Times New Roman"/>
          <w:b/>
          <w:sz w:val="24"/>
          <w:szCs w:val="24"/>
        </w:rPr>
      </w:pPr>
    </w:p>
    <w:p w14:paraId="32967761" w14:textId="14B64686" w:rsidR="00341BAE" w:rsidRPr="00561DBF" w:rsidRDefault="00CA6C03">
      <w:pPr>
        <w:spacing w:before="184"/>
        <w:ind w:left="3824" w:right="3859"/>
        <w:jc w:val="center"/>
        <w:rPr>
          <w:rFonts w:ascii="Times New Roman" w:hAnsi="Times New Roman" w:cs="Times New Roman"/>
          <w:b/>
          <w:sz w:val="24"/>
          <w:szCs w:val="24"/>
        </w:rPr>
      </w:pPr>
      <w:r>
        <w:rPr>
          <w:rFonts w:ascii="Times New Roman" w:hAnsi="Times New Roman" w:cs="Times New Roman"/>
          <w:b/>
          <w:sz w:val="24"/>
          <w:szCs w:val="24"/>
        </w:rPr>
        <w:t>August</w:t>
      </w:r>
      <w:r w:rsidR="00656F06" w:rsidRPr="00561DBF">
        <w:rPr>
          <w:rFonts w:ascii="Times New Roman" w:hAnsi="Times New Roman" w:cs="Times New Roman"/>
          <w:b/>
          <w:sz w:val="24"/>
          <w:szCs w:val="24"/>
        </w:rPr>
        <w:t xml:space="preserve"> 202</w:t>
      </w:r>
      <w:r>
        <w:rPr>
          <w:rFonts w:ascii="Times New Roman" w:hAnsi="Times New Roman" w:cs="Times New Roman"/>
          <w:b/>
          <w:sz w:val="24"/>
          <w:szCs w:val="24"/>
        </w:rPr>
        <w:t>5</w:t>
      </w:r>
    </w:p>
    <w:p w14:paraId="7F4BE333" w14:textId="77777777" w:rsidR="00656F06" w:rsidRPr="00561DBF" w:rsidRDefault="00656F06">
      <w:pPr>
        <w:spacing w:before="184"/>
        <w:ind w:left="3824" w:right="3859"/>
        <w:jc w:val="center"/>
        <w:rPr>
          <w:rFonts w:ascii="Times New Roman" w:hAnsi="Times New Roman" w:cs="Times New Roman"/>
          <w:b/>
          <w:sz w:val="24"/>
          <w:szCs w:val="24"/>
        </w:rPr>
      </w:pPr>
    </w:p>
    <w:p w14:paraId="516E9DED" w14:textId="77777777" w:rsidR="00341BAE" w:rsidRPr="00561DBF" w:rsidRDefault="00341BAE">
      <w:pPr>
        <w:jc w:val="center"/>
        <w:rPr>
          <w:rFonts w:ascii="Times New Roman" w:hAnsi="Times New Roman" w:cs="Times New Roman"/>
          <w:sz w:val="24"/>
          <w:szCs w:val="24"/>
        </w:rPr>
        <w:sectPr w:rsidR="00341BAE" w:rsidRPr="00561DBF">
          <w:footerReference w:type="default" r:id="rId9"/>
          <w:type w:val="continuous"/>
          <w:pgSz w:w="12240" w:h="15840"/>
          <w:pgMar w:top="1500" w:right="1000" w:bottom="1140" w:left="1040" w:header="0" w:footer="957" w:gutter="0"/>
          <w:pgNumType w:start="1"/>
          <w:cols w:space="720"/>
        </w:sectPr>
      </w:pPr>
    </w:p>
    <w:p w14:paraId="1BAD7733" w14:textId="35907099" w:rsidR="00341BAE" w:rsidRPr="00314AD9" w:rsidRDefault="007368CD" w:rsidP="00D2206B">
      <w:pPr>
        <w:pStyle w:val="Heading1"/>
        <w:ind w:left="0"/>
        <w:rPr>
          <w:rFonts w:ascii="Times New Roman" w:hAnsi="Times New Roman" w:cs="Times New Roman"/>
        </w:rPr>
      </w:pPr>
      <w:bookmarkStart w:id="0" w:name="1.0_BACKGROUND:"/>
      <w:bookmarkEnd w:id="0"/>
      <w:r w:rsidRPr="0094269B">
        <w:rPr>
          <w:rFonts w:ascii="Times New Roman" w:hAnsi="Times New Roman" w:cs="Times New Roman"/>
          <w:sz w:val="24"/>
          <w:szCs w:val="24"/>
          <w:u w:val="none"/>
        </w:rPr>
        <w:lastRenderedPageBreak/>
        <w:t xml:space="preserve">A.   </w:t>
      </w:r>
      <w:r w:rsidR="009B7972" w:rsidRPr="00314AD9">
        <w:rPr>
          <w:rFonts w:ascii="Times New Roman" w:hAnsi="Times New Roman" w:cs="Times New Roman"/>
        </w:rPr>
        <w:t>PROJECT/TITLE</w:t>
      </w:r>
    </w:p>
    <w:p w14:paraId="2B7CF69A" w14:textId="77777777" w:rsidR="00D2206B" w:rsidRPr="00314AD9" w:rsidRDefault="00D2206B">
      <w:pPr>
        <w:tabs>
          <w:tab w:val="left" w:pos="832"/>
        </w:tabs>
        <w:spacing w:before="71"/>
        <w:ind w:left="112"/>
        <w:rPr>
          <w:rFonts w:ascii="Times New Roman" w:hAnsi="Times New Roman" w:cs="Times New Roman"/>
          <w:b/>
          <w:color w:val="FF0000"/>
        </w:rPr>
      </w:pPr>
    </w:p>
    <w:p w14:paraId="22CD8F2B" w14:textId="5D9883FC" w:rsidR="00AE6C7B" w:rsidRPr="00314AD9" w:rsidRDefault="003435AB" w:rsidP="00637D67">
      <w:pPr>
        <w:pStyle w:val="Default"/>
        <w:rPr>
          <w:rFonts w:ascii="Times New Roman" w:eastAsia="Times New Roman" w:hAnsi="Times New Roman" w:cs="Times New Roman"/>
          <w:color w:val="000000" w:themeColor="text1"/>
          <w:sz w:val="22"/>
          <w:szCs w:val="22"/>
        </w:rPr>
      </w:pPr>
      <w:r w:rsidRPr="00314AD9">
        <w:rPr>
          <w:rFonts w:ascii="Times New Roman" w:eastAsia="Times New Roman" w:hAnsi="Times New Roman" w:cs="Times New Roman"/>
          <w:color w:val="000000" w:themeColor="text1"/>
          <w:sz w:val="22"/>
          <w:szCs w:val="22"/>
        </w:rPr>
        <w:t>The purpose of c</w:t>
      </w:r>
      <w:r w:rsidR="00F245F7" w:rsidRPr="00314AD9">
        <w:rPr>
          <w:rFonts w:ascii="Times New Roman" w:eastAsia="Times New Roman" w:hAnsi="Times New Roman" w:cs="Times New Roman"/>
          <w:color w:val="000000" w:themeColor="text1"/>
          <w:sz w:val="22"/>
          <w:szCs w:val="22"/>
        </w:rPr>
        <w:t xml:space="preserve">ritical incident response training </w:t>
      </w:r>
      <w:proofErr w:type="gramStart"/>
      <w:r w:rsidR="00F245F7" w:rsidRPr="00314AD9">
        <w:rPr>
          <w:rFonts w:ascii="Times New Roman" w:eastAsia="Times New Roman" w:hAnsi="Times New Roman" w:cs="Times New Roman"/>
          <w:color w:val="000000" w:themeColor="text1"/>
          <w:sz w:val="22"/>
          <w:szCs w:val="22"/>
        </w:rPr>
        <w:t>to</w:t>
      </w:r>
      <w:proofErr w:type="gramEnd"/>
      <w:r w:rsidR="00F245F7" w:rsidRPr="00314AD9">
        <w:rPr>
          <w:rFonts w:ascii="Times New Roman" w:eastAsia="Times New Roman" w:hAnsi="Times New Roman" w:cs="Times New Roman"/>
          <w:color w:val="000000" w:themeColor="text1"/>
          <w:sz w:val="22"/>
          <w:szCs w:val="22"/>
        </w:rPr>
        <w:t xml:space="preserve"> prepare individuals to effectively manage and respond to serious incidents, often focusing on psychological support and de-escalation techniques. </w:t>
      </w:r>
      <w:r w:rsidR="00813C0A" w:rsidRPr="00314AD9">
        <w:rPr>
          <w:rFonts w:ascii="Times New Roman" w:eastAsia="Times New Roman" w:hAnsi="Times New Roman" w:cs="Times New Roman"/>
          <w:color w:val="000000" w:themeColor="text1"/>
          <w:sz w:val="22"/>
          <w:szCs w:val="22"/>
        </w:rPr>
        <w:t xml:space="preserve">FAA flight test pilots </w:t>
      </w:r>
      <w:r w:rsidR="0059222F" w:rsidRPr="00314AD9">
        <w:rPr>
          <w:rFonts w:ascii="Times New Roman" w:eastAsia="Times New Roman" w:hAnsi="Times New Roman" w:cs="Times New Roman"/>
          <w:color w:val="000000" w:themeColor="text1"/>
          <w:sz w:val="22"/>
          <w:szCs w:val="22"/>
        </w:rPr>
        <w:t xml:space="preserve">plan, </w:t>
      </w:r>
      <w:r w:rsidR="00813C0A" w:rsidRPr="00314AD9">
        <w:rPr>
          <w:rFonts w:ascii="Times New Roman" w:eastAsia="Times New Roman" w:hAnsi="Times New Roman" w:cs="Times New Roman"/>
          <w:color w:val="000000" w:themeColor="text1"/>
          <w:sz w:val="22"/>
          <w:szCs w:val="22"/>
        </w:rPr>
        <w:t xml:space="preserve">execute, and report on certification flight tests across a wide variety of aircraft types, </w:t>
      </w:r>
      <w:r w:rsidR="004F1EC7" w:rsidRPr="00314AD9">
        <w:rPr>
          <w:rFonts w:ascii="Times New Roman" w:eastAsia="Times New Roman" w:hAnsi="Times New Roman" w:cs="Times New Roman"/>
          <w:color w:val="000000" w:themeColor="text1"/>
          <w:sz w:val="22"/>
          <w:szCs w:val="22"/>
        </w:rPr>
        <w:t xml:space="preserve">and </w:t>
      </w:r>
      <w:r w:rsidR="00813C0A" w:rsidRPr="00314AD9">
        <w:rPr>
          <w:rFonts w:ascii="Times New Roman" w:eastAsia="Times New Roman" w:hAnsi="Times New Roman" w:cs="Times New Roman"/>
          <w:color w:val="000000" w:themeColor="text1"/>
          <w:sz w:val="22"/>
          <w:szCs w:val="22"/>
        </w:rPr>
        <w:t>performance levels, with new and innovative technology, resulting in unusual hazards and elevated risk levels.</w:t>
      </w:r>
      <w:r w:rsidR="00736E74" w:rsidRPr="00314AD9">
        <w:rPr>
          <w:rFonts w:ascii="Times New Roman" w:eastAsia="Times New Roman" w:hAnsi="Times New Roman" w:cs="Times New Roman"/>
          <w:color w:val="000000" w:themeColor="text1"/>
          <w:sz w:val="22"/>
          <w:szCs w:val="22"/>
        </w:rPr>
        <w:t xml:space="preserve">  </w:t>
      </w:r>
      <w:r w:rsidR="004F1EC7" w:rsidRPr="00314AD9">
        <w:rPr>
          <w:rFonts w:ascii="Times New Roman" w:eastAsia="Times New Roman" w:hAnsi="Times New Roman" w:cs="Times New Roman"/>
          <w:color w:val="000000" w:themeColor="text1"/>
          <w:sz w:val="22"/>
          <w:szCs w:val="22"/>
        </w:rPr>
        <w:t>FAA a</w:t>
      </w:r>
      <w:r w:rsidR="00736E74" w:rsidRPr="00314AD9">
        <w:rPr>
          <w:rFonts w:ascii="Times New Roman" w:eastAsia="Times New Roman" w:hAnsi="Times New Roman" w:cs="Times New Roman"/>
          <w:color w:val="000000" w:themeColor="text1"/>
          <w:sz w:val="22"/>
          <w:szCs w:val="22"/>
        </w:rPr>
        <w:t xml:space="preserve">ccident investigators report on </w:t>
      </w:r>
      <w:r w:rsidR="00E76559" w:rsidRPr="00314AD9">
        <w:rPr>
          <w:rFonts w:ascii="Times New Roman" w:eastAsia="Times New Roman" w:hAnsi="Times New Roman" w:cs="Times New Roman"/>
          <w:color w:val="000000" w:themeColor="text1"/>
          <w:sz w:val="22"/>
          <w:szCs w:val="22"/>
        </w:rPr>
        <w:t xml:space="preserve">a variety of serious accidents involving </w:t>
      </w:r>
      <w:r w:rsidR="00DD75F2" w:rsidRPr="00314AD9">
        <w:rPr>
          <w:rFonts w:ascii="Times New Roman" w:eastAsia="Times New Roman" w:hAnsi="Times New Roman" w:cs="Times New Roman"/>
          <w:color w:val="000000" w:themeColor="text1"/>
          <w:sz w:val="22"/>
          <w:szCs w:val="22"/>
        </w:rPr>
        <w:t>high-stress</w:t>
      </w:r>
      <w:r w:rsidR="00396FD6" w:rsidRPr="00314AD9">
        <w:rPr>
          <w:rFonts w:ascii="Times New Roman" w:eastAsia="Times New Roman" w:hAnsi="Times New Roman" w:cs="Times New Roman"/>
          <w:color w:val="000000" w:themeColor="text1"/>
          <w:sz w:val="22"/>
          <w:szCs w:val="22"/>
        </w:rPr>
        <w:t>, life-threatening situations</w:t>
      </w:r>
      <w:r w:rsidR="007A436B" w:rsidRPr="00314AD9">
        <w:rPr>
          <w:rFonts w:ascii="Times New Roman" w:eastAsia="Times New Roman" w:hAnsi="Times New Roman" w:cs="Times New Roman"/>
          <w:color w:val="000000" w:themeColor="text1"/>
          <w:sz w:val="22"/>
          <w:szCs w:val="22"/>
        </w:rPr>
        <w:t xml:space="preserve"> </w:t>
      </w:r>
      <w:r w:rsidR="00E76559" w:rsidRPr="00314AD9">
        <w:rPr>
          <w:rFonts w:ascii="Times New Roman" w:eastAsia="Times New Roman" w:hAnsi="Times New Roman" w:cs="Times New Roman"/>
          <w:color w:val="000000" w:themeColor="text1"/>
          <w:sz w:val="22"/>
          <w:szCs w:val="22"/>
        </w:rPr>
        <w:t>and</w:t>
      </w:r>
      <w:r w:rsidR="000A6675" w:rsidRPr="00314AD9">
        <w:rPr>
          <w:rFonts w:ascii="Times New Roman" w:eastAsia="Times New Roman" w:hAnsi="Times New Roman" w:cs="Times New Roman"/>
          <w:color w:val="000000" w:themeColor="text1"/>
          <w:sz w:val="22"/>
          <w:szCs w:val="22"/>
        </w:rPr>
        <w:t xml:space="preserve"> frequent exposure to</w:t>
      </w:r>
      <w:r w:rsidR="00663FC8" w:rsidRPr="00314AD9">
        <w:rPr>
          <w:rFonts w:ascii="Times New Roman" w:eastAsia="Times New Roman" w:hAnsi="Times New Roman" w:cs="Times New Roman"/>
          <w:color w:val="000000" w:themeColor="text1"/>
          <w:sz w:val="22"/>
          <w:szCs w:val="22"/>
        </w:rPr>
        <w:t xml:space="preserve"> traumatic events</w:t>
      </w:r>
      <w:r w:rsidR="00A10522" w:rsidRPr="00314AD9">
        <w:rPr>
          <w:rFonts w:ascii="Times New Roman" w:eastAsia="Times New Roman" w:hAnsi="Times New Roman" w:cs="Times New Roman"/>
          <w:color w:val="000000" w:themeColor="text1"/>
          <w:sz w:val="22"/>
          <w:szCs w:val="22"/>
        </w:rPr>
        <w:t>.</w:t>
      </w:r>
      <w:r w:rsidR="00813C0A" w:rsidRPr="00314AD9">
        <w:rPr>
          <w:rFonts w:ascii="Times New Roman" w:eastAsia="Times New Roman" w:hAnsi="Times New Roman" w:cs="Times New Roman"/>
          <w:color w:val="000000" w:themeColor="text1"/>
          <w:sz w:val="22"/>
          <w:szCs w:val="22"/>
        </w:rPr>
        <w:t xml:space="preserve">  Most pilot </w:t>
      </w:r>
      <w:r w:rsidR="006953DE" w:rsidRPr="00314AD9">
        <w:rPr>
          <w:rFonts w:ascii="Times New Roman" w:eastAsia="Times New Roman" w:hAnsi="Times New Roman" w:cs="Times New Roman"/>
          <w:color w:val="000000" w:themeColor="text1"/>
          <w:sz w:val="22"/>
          <w:szCs w:val="22"/>
        </w:rPr>
        <w:t xml:space="preserve">and investigator </w:t>
      </w:r>
      <w:r w:rsidR="00813C0A" w:rsidRPr="00314AD9">
        <w:rPr>
          <w:rFonts w:ascii="Times New Roman" w:eastAsia="Times New Roman" w:hAnsi="Times New Roman" w:cs="Times New Roman"/>
          <w:color w:val="000000" w:themeColor="text1"/>
          <w:sz w:val="22"/>
          <w:szCs w:val="22"/>
        </w:rPr>
        <w:t>groups have adopted CIRP, which is credited with helping many pilots return to the cockpit after an accident or incident</w:t>
      </w:r>
      <w:r w:rsidR="00491DB9" w:rsidRPr="00314AD9">
        <w:rPr>
          <w:rFonts w:ascii="Times New Roman" w:eastAsia="Times New Roman" w:hAnsi="Times New Roman" w:cs="Times New Roman"/>
          <w:color w:val="000000" w:themeColor="text1"/>
          <w:sz w:val="22"/>
          <w:szCs w:val="22"/>
        </w:rPr>
        <w:t xml:space="preserve"> and investigators return to </w:t>
      </w:r>
      <w:r w:rsidR="008A60D8" w:rsidRPr="00314AD9">
        <w:rPr>
          <w:rFonts w:ascii="Times New Roman" w:eastAsia="Times New Roman" w:hAnsi="Times New Roman" w:cs="Times New Roman"/>
          <w:color w:val="000000" w:themeColor="text1"/>
          <w:sz w:val="22"/>
          <w:szCs w:val="22"/>
        </w:rPr>
        <w:t xml:space="preserve">their </w:t>
      </w:r>
      <w:r w:rsidR="00166BBE" w:rsidRPr="00314AD9">
        <w:rPr>
          <w:rFonts w:ascii="Times New Roman" w:eastAsia="Times New Roman" w:hAnsi="Times New Roman" w:cs="Times New Roman"/>
          <w:color w:val="000000" w:themeColor="text1"/>
          <w:sz w:val="22"/>
          <w:szCs w:val="22"/>
        </w:rPr>
        <w:t>everyday</w:t>
      </w:r>
      <w:r w:rsidR="008A60D8" w:rsidRPr="00314AD9">
        <w:rPr>
          <w:rFonts w:ascii="Times New Roman" w:eastAsia="Times New Roman" w:hAnsi="Times New Roman" w:cs="Times New Roman"/>
          <w:color w:val="000000" w:themeColor="text1"/>
          <w:sz w:val="22"/>
          <w:szCs w:val="22"/>
        </w:rPr>
        <w:t xml:space="preserve"> job of investigati</w:t>
      </w:r>
      <w:r w:rsidR="004F1EC7" w:rsidRPr="00314AD9">
        <w:rPr>
          <w:rFonts w:ascii="Times New Roman" w:eastAsia="Times New Roman" w:hAnsi="Times New Roman" w:cs="Times New Roman"/>
          <w:color w:val="000000" w:themeColor="text1"/>
          <w:sz w:val="22"/>
          <w:szCs w:val="22"/>
        </w:rPr>
        <w:t>ng</w:t>
      </w:r>
      <w:r w:rsidR="008A60D8" w:rsidRPr="00314AD9">
        <w:rPr>
          <w:rFonts w:ascii="Times New Roman" w:eastAsia="Times New Roman" w:hAnsi="Times New Roman" w:cs="Times New Roman"/>
          <w:color w:val="000000" w:themeColor="text1"/>
          <w:sz w:val="22"/>
          <w:szCs w:val="22"/>
        </w:rPr>
        <w:t xml:space="preserve"> incidents after</w:t>
      </w:r>
      <w:r w:rsidR="00FE5EB2" w:rsidRPr="00314AD9">
        <w:rPr>
          <w:rFonts w:ascii="Times New Roman" w:eastAsia="Times New Roman" w:hAnsi="Times New Roman" w:cs="Times New Roman"/>
          <w:color w:val="000000" w:themeColor="text1"/>
          <w:sz w:val="22"/>
          <w:szCs w:val="22"/>
        </w:rPr>
        <w:t xml:space="preserve"> exposure </w:t>
      </w:r>
      <w:r w:rsidR="009F17D5" w:rsidRPr="00314AD9">
        <w:rPr>
          <w:rFonts w:ascii="Times New Roman" w:eastAsia="Times New Roman" w:hAnsi="Times New Roman" w:cs="Times New Roman"/>
          <w:color w:val="000000" w:themeColor="text1"/>
          <w:sz w:val="22"/>
          <w:szCs w:val="22"/>
        </w:rPr>
        <w:t>to life</w:t>
      </w:r>
      <w:r w:rsidR="00DC1697" w:rsidRPr="00314AD9">
        <w:rPr>
          <w:rFonts w:ascii="Times New Roman" w:eastAsia="Times New Roman" w:hAnsi="Times New Roman" w:cs="Times New Roman"/>
          <w:color w:val="000000" w:themeColor="text1"/>
          <w:sz w:val="22"/>
          <w:szCs w:val="22"/>
        </w:rPr>
        <w:t xml:space="preserve"> and death s</w:t>
      </w:r>
      <w:r w:rsidR="00996379" w:rsidRPr="00314AD9">
        <w:rPr>
          <w:rFonts w:ascii="Times New Roman" w:eastAsia="Times New Roman" w:hAnsi="Times New Roman" w:cs="Times New Roman"/>
          <w:color w:val="000000" w:themeColor="text1"/>
          <w:sz w:val="22"/>
          <w:szCs w:val="22"/>
        </w:rPr>
        <w:t>cenarios</w:t>
      </w:r>
      <w:r w:rsidR="00813C0A" w:rsidRPr="00314AD9">
        <w:rPr>
          <w:rFonts w:ascii="Times New Roman" w:eastAsia="Times New Roman" w:hAnsi="Times New Roman" w:cs="Times New Roman"/>
          <w:color w:val="000000" w:themeColor="text1"/>
          <w:sz w:val="22"/>
          <w:szCs w:val="22"/>
        </w:rPr>
        <w:t>.  Engineers, pilots</w:t>
      </w:r>
      <w:r w:rsidR="000C3847" w:rsidRPr="00314AD9">
        <w:rPr>
          <w:rFonts w:ascii="Times New Roman" w:eastAsia="Times New Roman" w:hAnsi="Times New Roman" w:cs="Times New Roman"/>
          <w:color w:val="000000" w:themeColor="text1"/>
          <w:sz w:val="22"/>
          <w:szCs w:val="22"/>
        </w:rPr>
        <w:t xml:space="preserve"> and investigators</w:t>
      </w:r>
      <w:r w:rsidR="00813C0A" w:rsidRPr="00314AD9">
        <w:rPr>
          <w:rFonts w:ascii="Times New Roman" w:eastAsia="Times New Roman" w:hAnsi="Times New Roman" w:cs="Times New Roman"/>
          <w:color w:val="000000" w:themeColor="text1"/>
          <w:sz w:val="22"/>
          <w:szCs w:val="22"/>
        </w:rPr>
        <w:t xml:space="preserve"> are trained in structured defusing and debriefing techniques that help members and families more effectively deal with normal responses to abnormal events.   It is critical that FAA flight test pilots</w:t>
      </w:r>
      <w:r w:rsidR="000C3847" w:rsidRPr="00314AD9">
        <w:rPr>
          <w:rFonts w:ascii="Times New Roman" w:eastAsia="Times New Roman" w:hAnsi="Times New Roman" w:cs="Times New Roman"/>
          <w:color w:val="000000" w:themeColor="text1"/>
          <w:sz w:val="22"/>
          <w:szCs w:val="22"/>
        </w:rPr>
        <w:t>, engineers and investigators</w:t>
      </w:r>
      <w:r w:rsidR="00813C0A" w:rsidRPr="00314AD9">
        <w:rPr>
          <w:rFonts w:ascii="Times New Roman" w:eastAsia="Times New Roman" w:hAnsi="Times New Roman" w:cs="Times New Roman"/>
          <w:color w:val="000000" w:themeColor="text1"/>
          <w:sz w:val="22"/>
          <w:szCs w:val="22"/>
        </w:rPr>
        <w:t xml:space="preserve"> be exposed to and cognizant of the latest flight test techniques, lessons-learned, and risk mitigation processes.</w:t>
      </w:r>
    </w:p>
    <w:p w14:paraId="11D9CD78" w14:textId="77777777" w:rsidR="00AE6C7B" w:rsidRPr="00314AD9" w:rsidRDefault="00AE6C7B" w:rsidP="00637D67">
      <w:pPr>
        <w:pStyle w:val="Default"/>
        <w:rPr>
          <w:rFonts w:ascii="Times New Roman" w:eastAsia="Times New Roman" w:hAnsi="Times New Roman" w:cs="Times New Roman"/>
          <w:color w:val="auto"/>
          <w:sz w:val="22"/>
          <w:szCs w:val="22"/>
        </w:rPr>
      </w:pPr>
    </w:p>
    <w:p w14:paraId="7DD32FF1" w14:textId="77777777" w:rsidR="00FC0EF3" w:rsidRPr="00314AD9" w:rsidRDefault="00FC0EF3" w:rsidP="00FC0EF3">
      <w:pPr>
        <w:pStyle w:val="Default"/>
        <w:rPr>
          <w:rFonts w:ascii="Times New Roman" w:hAnsi="Times New Roman" w:cs="Times New Roman"/>
          <w:sz w:val="22"/>
          <w:szCs w:val="22"/>
        </w:rPr>
      </w:pPr>
      <w:r w:rsidRPr="00314AD9">
        <w:rPr>
          <w:rFonts w:ascii="Times New Roman" w:hAnsi="Times New Roman" w:cs="Times New Roman"/>
          <w:sz w:val="22"/>
          <w:szCs w:val="22"/>
        </w:rPr>
        <w:t xml:space="preserve"> </w:t>
      </w:r>
    </w:p>
    <w:p w14:paraId="29E32CEF" w14:textId="1BFB6D00" w:rsidR="00FC0EF3" w:rsidRPr="00314AD9" w:rsidRDefault="007368CD" w:rsidP="00FC0EF3">
      <w:pPr>
        <w:pStyle w:val="Default"/>
        <w:rPr>
          <w:rFonts w:ascii="Times New Roman" w:hAnsi="Times New Roman" w:cs="Times New Roman"/>
          <w:b/>
          <w:bCs/>
          <w:sz w:val="22"/>
          <w:szCs w:val="22"/>
          <w:u w:val="single"/>
        </w:rPr>
      </w:pPr>
      <w:r w:rsidRPr="00314AD9">
        <w:rPr>
          <w:rFonts w:ascii="Times New Roman" w:hAnsi="Times New Roman" w:cs="Times New Roman"/>
          <w:b/>
          <w:bCs/>
          <w:sz w:val="22"/>
          <w:szCs w:val="22"/>
        </w:rPr>
        <w:t>B</w:t>
      </w:r>
      <w:r w:rsidR="00FC0EF3" w:rsidRPr="00314AD9">
        <w:rPr>
          <w:rFonts w:ascii="Times New Roman" w:hAnsi="Times New Roman" w:cs="Times New Roman"/>
          <w:b/>
          <w:bCs/>
          <w:sz w:val="22"/>
          <w:szCs w:val="22"/>
        </w:rPr>
        <w:t xml:space="preserve">. </w:t>
      </w:r>
      <w:r w:rsidR="00E10717" w:rsidRPr="00314AD9">
        <w:rPr>
          <w:rFonts w:ascii="Times New Roman" w:hAnsi="Times New Roman" w:cs="Times New Roman"/>
          <w:b/>
          <w:bCs/>
          <w:sz w:val="22"/>
          <w:szCs w:val="22"/>
        </w:rPr>
        <w:t xml:space="preserve"> </w:t>
      </w:r>
      <w:r w:rsidR="00FC0EF3" w:rsidRPr="00314AD9">
        <w:rPr>
          <w:rFonts w:ascii="Times New Roman" w:hAnsi="Times New Roman" w:cs="Times New Roman"/>
          <w:b/>
          <w:bCs/>
          <w:sz w:val="22"/>
          <w:szCs w:val="22"/>
          <w:u w:val="single"/>
        </w:rPr>
        <w:t xml:space="preserve">BACKGROUND </w:t>
      </w:r>
    </w:p>
    <w:p w14:paraId="2D32C5FC" w14:textId="77777777" w:rsidR="007368CD" w:rsidRPr="00314AD9" w:rsidRDefault="007368CD" w:rsidP="00FC0EF3">
      <w:pPr>
        <w:pStyle w:val="Default"/>
        <w:rPr>
          <w:rFonts w:ascii="Times New Roman" w:hAnsi="Times New Roman" w:cs="Times New Roman"/>
          <w:sz w:val="22"/>
          <w:szCs w:val="22"/>
        </w:rPr>
      </w:pPr>
    </w:p>
    <w:p w14:paraId="67680F8F" w14:textId="0B3F9462" w:rsidR="00FC0EF3" w:rsidRPr="00314AD9" w:rsidRDefault="00FC0EF3" w:rsidP="00FC0EF3">
      <w:pPr>
        <w:pStyle w:val="BodyText"/>
        <w:spacing w:before="10"/>
        <w:rPr>
          <w:ins w:id="1" w:author="Files, Sherrie (FAA)" w:date="2022-11-01T13:43:00Z"/>
          <w:rFonts w:ascii="Times New Roman" w:hAnsi="Times New Roman" w:cs="Times New Roman"/>
          <w:color w:val="202124"/>
          <w:shd w:val="clear" w:color="auto" w:fill="FFFFFF"/>
        </w:rPr>
      </w:pPr>
      <w:r w:rsidRPr="00314AD9">
        <w:rPr>
          <w:rFonts w:ascii="Times New Roman" w:hAnsi="Times New Roman" w:cs="Times New Roman"/>
        </w:rPr>
        <w:t>Under Title 49 of the United States Code (49 U.S.C.), the FAA is authorized to train employees as necessary in the exercise and performance of the powers and duties of the Administrator. The interests of the public, the safety of the workforce, and the credibility of the organization are best served by having qualified, proficient, and current inspectors conducting surveillance, testing, and checking functions.</w:t>
      </w:r>
    </w:p>
    <w:p w14:paraId="2AF830FC" w14:textId="77777777" w:rsidR="00363D7B" w:rsidRPr="00314AD9" w:rsidRDefault="00363D7B" w:rsidP="00C873A8">
      <w:pPr>
        <w:pStyle w:val="BodyText"/>
        <w:spacing w:before="10"/>
        <w:rPr>
          <w:rFonts w:ascii="Times New Roman" w:hAnsi="Times New Roman" w:cs="Times New Roman"/>
          <w:highlight w:val="yellow"/>
        </w:rPr>
      </w:pPr>
    </w:p>
    <w:p w14:paraId="103A74AE" w14:textId="52C5A624" w:rsidR="00FC0EF3" w:rsidRPr="00314AD9" w:rsidRDefault="007368CD" w:rsidP="007368CD">
      <w:pPr>
        <w:pStyle w:val="Heading1"/>
        <w:tabs>
          <w:tab w:val="left" w:pos="832"/>
          <w:tab w:val="left" w:pos="833"/>
        </w:tabs>
        <w:ind w:left="0"/>
        <w:rPr>
          <w:rFonts w:ascii="Times New Roman" w:hAnsi="Times New Roman" w:cs="Times New Roman"/>
        </w:rPr>
      </w:pPr>
      <w:bookmarkStart w:id="2" w:name="2.0_REQUIREMENTS:"/>
      <w:bookmarkEnd w:id="2"/>
      <w:r w:rsidRPr="00314AD9">
        <w:rPr>
          <w:rFonts w:ascii="Times New Roman" w:hAnsi="Times New Roman" w:cs="Times New Roman"/>
          <w:u w:val="none"/>
        </w:rPr>
        <w:t xml:space="preserve">C. </w:t>
      </w:r>
      <w:r w:rsidR="00FC0EF3" w:rsidRPr="00314AD9">
        <w:rPr>
          <w:rFonts w:ascii="Times New Roman" w:hAnsi="Times New Roman" w:cs="Times New Roman"/>
        </w:rPr>
        <w:t>SCOPE</w:t>
      </w:r>
    </w:p>
    <w:p w14:paraId="27356583" w14:textId="77777777" w:rsidR="00B305F8" w:rsidRPr="00314AD9" w:rsidRDefault="00B305F8" w:rsidP="00AB07D8">
      <w:pPr>
        <w:rPr>
          <w:rFonts w:ascii="Times New Roman" w:hAnsi="Times New Roman" w:cs="Times New Roman"/>
          <w:color w:val="FF0000"/>
        </w:rPr>
      </w:pPr>
    </w:p>
    <w:p w14:paraId="66E85543" w14:textId="00E841B6" w:rsidR="00980E7B" w:rsidRPr="00314AD9" w:rsidRDefault="00980E7B" w:rsidP="00AB07D8">
      <w:pPr>
        <w:rPr>
          <w:rFonts w:ascii="Times New Roman" w:hAnsi="Times New Roman" w:cs="Times New Roman"/>
        </w:rPr>
      </w:pPr>
      <w:r w:rsidRPr="00314AD9">
        <w:rPr>
          <w:rFonts w:ascii="Times New Roman" w:hAnsi="Times New Roman" w:cs="Times New Roman"/>
        </w:rPr>
        <w:t xml:space="preserve">The contractor must provide </w:t>
      </w:r>
      <w:r w:rsidR="003435AB" w:rsidRPr="00314AD9">
        <w:rPr>
          <w:rFonts w:ascii="Times New Roman" w:hAnsi="Times New Roman" w:cs="Times New Roman"/>
        </w:rPr>
        <w:t xml:space="preserve">Initial and Recurrent </w:t>
      </w:r>
      <w:r w:rsidR="00F0180A" w:rsidRPr="00314AD9">
        <w:rPr>
          <w:rFonts w:ascii="Times New Roman" w:hAnsi="Times New Roman" w:cs="Times New Roman"/>
        </w:rPr>
        <w:t>Critical Incident Response Program</w:t>
      </w:r>
      <w:r w:rsidR="00B158F8" w:rsidRPr="00314AD9">
        <w:rPr>
          <w:rFonts w:ascii="Times New Roman" w:hAnsi="Times New Roman" w:cs="Times New Roman"/>
        </w:rPr>
        <w:t xml:space="preserve"> training</w:t>
      </w:r>
      <w:r w:rsidRPr="00314AD9">
        <w:rPr>
          <w:rFonts w:ascii="Times New Roman" w:hAnsi="Times New Roman" w:cs="Times New Roman"/>
        </w:rPr>
        <w:t xml:space="preserve"> to FAA </w:t>
      </w:r>
      <w:r w:rsidR="00F0180A" w:rsidRPr="00314AD9">
        <w:rPr>
          <w:rFonts w:ascii="Times New Roman" w:hAnsi="Times New Roman" w:cs="Times New Roman"/>
        </w:rPr>
        <w:t xml:space="preserve">Flight Test Pilots, Flight Test Engineers </w:t>
      </w:r>
      <w:r w:rsidR="00F73CB3" w:rsidRPr="00314AD9">
        <w:rPr>
          <w:rFonts w:ascii="Times New Roman" w:hAnsi="Times New Roman" w:cs="Times New Roman"/>
        </w:rPr>
        <w:t xml:space="preserve">and </w:t>
      </w:r>
      <w:r w:rsidR="006433D9" w:rsidRPr="00314AD9">
        <w:rPr>
          <w:rFonts w:ascii="Times New Roman" w:hAnsi="Times New Roman" w:cs="Times New Roman"/>
        </w:rPr>
        <w:t>Accident In</w:t>
      </w:r>
      <w:r w:rsidR="003435AB" w:rsidRPr="00314AD9">
        <w:rPr>
          <w:rFonts w:ascii="Times New Roman" w:hAnsi="Times New Roman" w:cs="Times New Roman"/>
        </w:rPr>
        <w:t>vestigators</w:t>
      </w:r>
      <w:r w:rsidRPr="00314AD9">
        <w:rPr>
          <w:rFonts w:ascii="Times New Roman" w:hAnsi="Times New Roman" w:cs="Times New Roman"/>
        </w:rPr>
        <w:t xml:space="preserve">.  The contractor may provide this training through their standard courses offered to the public, other Government agencies or by submitting courses solely intended for FAA </w:t>
      </w:r>
      <w:r w:rsidR="003435AB" w:rsidRPr="00314AD9">
        <w:rPr>
          <w:rFonts w:ascii="Times New Roman" w:hAnsi="Times New Roman" w:cs="Times New Roman"/>
        </w:rPr>
        <w:t>Pilots/Engineers/Investigators</w:t>
      </w:r>
      <w:r w:rsidRPr="00314AD9">
        <w:rPr>
          <w:rFonts w:ascii="Times New Roman" w:hAnsi="Times New Roman" w:cs="Times New Roman"/>
        </w:rPr>
        <w:t>.</w:t>
      </w:r>
    </w:p>
    <w:p w14:paraId="6D1DAFFF" w14:textId="48E468D5" w:rsidR="00FC0EF3" w:rsidRPr="00314AD9" w:rsidRDefault="00FC0EF3" w:rsidP="00FC0EF3">
      <w:pPr>
        <w:rPr>
          <w:rFonts w:ascii="Times New Roman" w:hAnsi="Times New Roman" w:cs="Times New Roman"/>
        </w:rPr>
      </w:pPr>
    </w:p>
    <w:p w14:paraId="2CB12206" w14:textId="0CB44DD5" w:rsidR="00FC0EF3" w:rsidRPr="00314AD9" w:rsidRDefault="00FC0EF3" w:rsidP="00FC0EF3">
      <w:pPr>
        <w:rPr>
          <w:rFonts w:ascii="Times New Roman" w:hAnsi="Times New Roman" w:cs="Times New Roman"/>
        </w:rPr>
      </w:pPr>
      <w:r w:rsidRPr="00314AD9">
        <w:rPr>
          <w:rFonts w:ascii="Times New Roman" w:hAnsi="Times New Roman" w:cs="Times New Roman"/>
        </w:rPr>
        <w:t xml:space="preserve">The FAA estimates </w:t>
      </w:r>
      <w:r w:rsidR="006A7E34" w:rsidRPr="00314AD9">
        <w:rPr>
          <w:rFonts w:ascii="Times New Roman" w:hAnsi="Times New Roman" w:cs="Times New Roman"/>
        </w:rPr>
        <w:t>that four classes will be held annually (two initial and two</w:t>
      </w:r>
      <w:r w:rsidR="003435AB" w:rsidRPr="00314AD9">
        <w:rPr>
          <w:rFonts w:ascii="Times New Roman" w:hAnsi="Times New Roman" w:cs="Times New Roman"/>
        </w:rPr>
        <w:t xml:space="preserve"> recurrent)</w:t>
      </w:r>
      <w:r w:rsidRPr="00314AD9">
        <w:rPr>
          <w:rFonts w:ascii="Times New Roman" w:hAnsi="Times New Roman" w:cs="Times New Roman"/>
        </w:rPr>
        <w:t xml:space="preserve">, </w:t>
      </w:r>
      <w:r w:rsidR="00314E72" w:rsidRPr="00314AD9">
        <w:rPr>
          <w:rFonts w:ascii="Times New Roman" w:hAnsi="Times New Roman" w:cs="Times New Roman"/>
        </w:rPr>
        <w:t>providing approximately 24 hours of instruction. The</w:t>
      </w:r>
      <w:r w:rsidRPr="00314AD9">
        <w:rPr>
          <w:rFonts w:ascii="Times New Roman" w:hAnsi="Times New Roman" w:cs="Times New Roman"/>
        </w:rPr>
        <w:t xml:space="preserve"> class size should not exceed 20 students.  </w:t>
      </w:r>
    </w:p>
    <w:p w14:paraId="7E94FE8F" w14:textId="300B936C" w:rsidR="001C5A43" w:rsidRPr="00314AD9" w:rsidRDefault="001C5A43" w:rsidP="00FC0EF3">
      <w:pPr>
        <w:rPr>
          <w:rFonts w:ascii="Times New Roman" w:hAnsi="Times New Roman" w:cs="Times New Roman"/>
        </w:rPr>
      </w:pPr>
    </w:p>
    <w:p w14:paraId="3063E51E" w14:textId="33BF8B6E" w:rsidR="00682610" w:rsidRPr="00314AD9" w:rsidRDefault="007368CD" w:rsidP="007368CD">
      <w:pPr>
        <w:tabs>
          <w:tab w:val="left" w:pos="832"/>
          <w:tab w:val="left" w:pos="833"/>
        </w:tabs>
        <w:spacing w:before="2" w:line="237" w:lineRule="auto"/>
        <w:ind w:right="436"/>
        <w:rPr>
          <w:rFonts w:ascii="Times New Roman" w:eastAsiaTheme="minorHAnsi" w:hAnsi="Times New Roman" w:cs="Times New Roman"/>
        </w:rPr>
      </w:pPr>
      <w:r w:rsidRPr="00314AD9">
        <w:rPr>
          <w:rFonts w:ascii="Times New Roman" w:eastAsiaTheme="minorHAnsi" w:hAnsi="Times New Roman" w:cs="Times New Roman"/>
        </w:rPr>
        <w:t>S</w:t>
      </w:r>
      <w:r w:rsidR="00682610" w:rsidRPr="00314AD9">
        <w:rPr>
          <w:rFonts w:ascii="Times New Roman" w:eastAsiaTheme="minorHAnsi" w:hAnsi="Times New Roman" w:cs="Times New Roman"/>
        </w:rPr>
        <w:t>tudent quotas will be determined by Aircraft Certification Service – Planning and Program Division (AIR-900)</w:t>
      </w:r>
      <w:r w:rsidR="00E10717" w:rsidRPr="00314AD9">
        <w:rPr>
          <w:rFonts w:ascii="Times New Roman" w:eastAsiaTheme="minorHAnsi" w:hAnsi="Times New Roman" w:cs="Times New Roman"/>
        </w:rPr>
        <w:t xml:space="preserve"> and </w:t>
      </w:r>
      <w:r w:rsidR="007513E9" w:rsidRPr="00314AD9">
        <w:rPr>
          <w:rFonts w:ascii="Times New Roman" w:eastAsiaTheme="minorHAnsi" w:hAnsi="Times New Roman" w:cs="Times New Roman"/>
        </w:rPr>
        <w:t>Office of Accident Investigation &amp; Prevention</w:t>
      </w:r>
      <w:r w:rsidR="00E10717" w:rsidRPr="00314AD9">
        <w:rPr>
          <w:rFonts w:ascii="Times New Roman" w:eastAsiaTheme="minorHAnsi" w:hAnsi="Times New Roman" w:cs="Times New Roman"/>
        </w:rPr>
        <w:t xml:space="preserve"> (A</w:t>
      </w:r>
      <w:r w:rsidR="00195D87" w:rsidRPr="00314AD9">
        <w:rPr>
          <w:rFonts w:ascii="Times New Roman" w:eastAsiaTheme="minorHAnsi" w:hAnsi="Times New Roman" w:cs="Times New Roman"/>
        </w:rPr>
        <w:t>VP</w:t>
      </w:r>
      <w:r w:rsidR="00E10717" w:rsidRPr="00314AD9">
        <w:rPr>
          <w:rFonts w:ascii="Times New Roman" w:eastAsiaTheme="minorHAnsi" w:hAnsi="Times New Roman" w:cs="Times New Roman"/>
        </w:rPr>
        <w:t>-</w:t>
      </w:r>
      <w:r w:rsidR="00195D87" w:rsidRPr="00314AD9">
        <w:rPr>
          <w:rFonts w:ascii="Times New Roman" w:eastAsiaTheme="minorHAnsi" w:hAnsi="Times New Roman" w:cs="Times New Roman"/>
        </w:rPr>
        <w:t>110</w:t>
      </w:r>
      <w:r w:rsidR="00E10717" w:rsidRPr="00314AD9">
        <w:rPr>
          <w:rFonts w:ascii="Times New Roman" w:eastAsiaTheme="minorHAnsi" w:hAnsi="Times New Roman" w:cs="Times New Roman"/>
        </w:rPr>
        <w:t>)</w:t>
      </w:r>
      <w:r w:rsidR="00682610" w:rsidRPr="00314AD9">
        <w:rPr>
          <w:rFonts w:ascii="Times New Roman" w:eastAsiaTheme="minorHAnsi" w:hAnsi="Times New Roman" w:cs="Times New Roman"/>
        </w:rPr>
        <w:t xml:space="preserve">. FAA formal training consists of training courses with </w:t>
      </w:r>
      <w:r w:rsidR="006A7E34" w:rsidRPr="00314AD9">
        <w:rPr>
          <w:rFonts w:ascii="Times New Roman" w:eastAsiaTheme="minorHAnsi" w:hAnsi="Times New Roman" w:cs="Times New Roman"/>
        </w:rPr>
        <w:t>agency-level</w:t>
      </w:r>
      <w:r w:rsidR="00682610" w:rsidRPr="00314AD9">
        <w:rPr>
          <w:rFonts w:ascii="Times New Roman" w:eastAsiaTheme="minorHAnsi" w:hAnsi="Times New Roman" w:cs="Times New Roman"/>
        </w:rPr>
        <w:t xml:space="preserve"> course numbers that will be officially recorded in the employee’s personnel records. The tuition cost should be based on a </w:t>
      </w:r>
      <w:r w:rsidR="006A7E34" w:rsidRPr="00314AD9">
        <w:rPr>
          <w:rFonts w:ascii="Times New Roman" w:eastAsiaTheme="minorHAnsi" w:hAnsi="Times New Roman" w:cs="Times New Roman"/>
        </w:rPr>
        <w:t>per-student</w:t>
      </w:r>
      <w:r w:rsidR="00682610" w:rsidRPr="00314AD9">
        <w:rPr>
          <w:rFonts w:ascii="Times New Roman" w:eastAsiaTheme="minorHAnsi" w:hAnsi="Times New Roman" w:cs="Times New Roman"/>
        </w:rPr>
        <w:t xml:space="preserve"> basis. </w:t>
      </w:r>
      <w:r w:rsidR="00A305C7" w:rsidRPr="00314AD9">
        <w:rPr>
          <w:rFonts w:ascii="Times New Roman" w:eastAsiaTheme="minorHAnsi" w:hAnsi="Times New Roman" w:cs="Times New Roman"/>
        </w:rPr>
        <w:t xml:space="preserve"> Training </w:t>
      </w:r>
      <w:r w:rsidR="006A7E34" w:rsidRPr="00314AD9">
        <w:rPr>
          <w:rFonts w:ascii="Times New Roman" w:eastAsiaTheme="minorHAnsi" w:hAnsi="Times New Roman" w:cs="Times New Roman"/>
        </w:rPr>
        <w:t>to</w:t>
      </w:r>
      <w:r w:rsidR="00A305C7" w:rsidRPr="00314AD9">
        <w:rPr>
          <w:rFonts w:ascii="Times New Roman" w:eastAsiaTheme="minorHAnsi" w:hAnsi="Times New Roman" w:cs="Times New Roman"/>
        </w:rPr>
        <w:t xml:space="preserve"> be conducted at </w:t>
      </w:r>
      <w:r w:rsidR="006A7E34" w:rsidRPr="00314AD9">
        <w:rPr>
          <w:rFonts w:ascii="Times New Roman" w:eastAsiaTheme="minorHAnsi" w:hAnsi="Times New Roman" w:cs="Times New Roman"/>
        </w:rPr>
        <w:t>Mike Moroney Aeronautical Center in Oklahoma City.</w:t>
      </w:r>
    </w:p>
    <w:p w14:paraId="33C886CC" w14:textId="63D3D5D8" w:rsidR="007368CD" w:rsidRPr="00314AD9" w:rsidRDefault="007368CD" w:rsidP="007368CD">
      <w:pPr>
        <w:tabs>
          <w:tab w:val="left" w:pos="832"/>
          <w:tab w:val="left" w:pos="833"/>
        </w:tabs>
        <w:spacing w:before="2" w:line="237" w:lineRule="auto"/>
        <w:ind w:right="436"/>
        <w:rPr>
          <w:rFonts w:ascii="Times New Roman" w:eastAsiaTheme="minorHAnsi" w:hAnsi="Times New Roman" w:cs="Times New Roman"/>
        </w:rPr>
      </w:pPr>
    </w:p>
    <w:p w14:paraId="3CD92FF0" w14:textId="66F797FC" w:rsidR="001C5A43" w:rsidRPr="00314AD9" w:rsidRDefault="007368CD" w:rsidP="007368CD">
      <w:pPr>
        <w:pStyle w:val="Heading1"/>
        <w:tabs>
          <w:tab w:val="left" w:pos="831"/>
          <w:tab w:val="left" w:pos="832"/>
        </w:tabs>
        <w:ind w:left="0"/>
        <w:rPr>
          <w:rFonts w:ascii="Times New Roman" w:hAnsi="Times New Roman" w:cs="Times New Roman"/>
        </w:rPr>
      </w:pPr>
      <w:r w:rsidRPr="00314AD9">
        <w:rPr>
          <w:rFonts w:ascii="Times New Roman" w:hAnsi="Times New Roman" w:cs="Times New Roman"/>
          <w:u w:val="none"/>
        </w:rPr>
        <w:t xml:space="preserve">D.   </w:t>
      </w:r>
      <w:r w:rsidR="001C5A43" w:rsidRPr="00314AD9">
        <w:rPr>
          <w:rFonts w:ascii="Times New Roman" w:hAnsi="Times New Roman" w:cs="Times New Roman"/>
        </w:rPr>
        <w:t>DEFINITIONS</w:t>
      </w:r>
    </w:p>
    <w:p w14:paraId="7310DD5B" w14:textId="77777777" w:rsidR="001C5A43" w:rsidRPr="00314AD9" w:rsidRDefault="001C5A43" w:rsidP="001C5A43">
      <w:pPr>
        <w:pStyle w:val="NoSpacing"/>
        <w:rPr>
          <w:rFonts w:ascii="Times New Roman" w:hAnsi="Times New Roman"/>
          <w:szCs w:val="22"/>
        </w:rPr>
      </w:pPr>
    </w:p>
    <w:p w14:paraId="6908DDB9" w14:textId="77777777" w:rsidR="001C5A43" w:rsidRPr="00314AD9" w:rsidRDefault="001C5A43" w:rsidP="001C5A43">
      <w:pPr>
        <w:pStyle w:val="NoSpacing"/>
        <w:rPr>
          <w:rFonts w:ascii="Times New Roman" w:hAnsi="Times New Roman"/>
          <w:szCs w:val="22"/>
        </w:rPr>
      </w:pPr>
      <w:r w:rsidRPr="00314AD9">
        <w:rPr>
          <w:rFonts w:ascii="Times New Roman" w:hAnsi="Times New Roman"/>
          <w:szCs w:val="22"/>
        </w:rPr>
        <w:t>The following definitions are used to define the terminology contained herein:</w:t>
      </w:r>
    </w:p>
    <w:p w14:paraId="142EF12E" w14:textId="77777777" w:rsidR="001C5A43" w:rsidRPr="00314AD9" w:rsidRDefault="001C5A43" w:rsidP="001C5A43">
      <w:pPr>
        <w:pStyle w:val="NoSpacing"/>
        <w:numPr>
          <w:ilvl w:val="0"/>
          <w:numId w:val="14"/>
        </w:numPr>
        <w:tabs>
          <w:tab w:val="clear" w:pos="1080"/>
        </w:tabs>
        <w:ind w:left="900" w:hanging="630"/>
        <w:rPr>
          <w:rFonts w:ascii="Times New Roman" w:hAnsi="Times New Roman"/>
          <w:szCs w:val="22"/>
        </w:rPr>
      </w:pPr>
      <w:r w:rsidRPr="00314AD9">
        <w:rPr>
          <w:rFonts w:ascii="Times New Roman" w:hAnsi="Times New Roman"/>
          <w:i/>
          <w:szCs w:val="22"/>
          <w:u w:val="single"/>
        </w:rPr>
        <w:t>Contracting Officer (CO):</w:t>
      </w:r>
      <w:r w:rsidRPr="00314AD9">
        <w:rPr>
          <w:rFonts w:ascii="Times New Roman" w:hAnsi="Times New Roman"/>
          <w:szCs w:val="22"/>
        </w:rPr>
        <w:t xml:space="preserve"> The person authorized to act on behalf of the Government to negotiate and award contracts and modifications thereto, and to administer contracts through completion or termination. Except for certain limited authority delegated by the Contracting Officer to a technical representative, the Contracting Officer is the only individual with the authority to direct the work of the Contractor.</w:t>
      </w:r>
    </w:p>
    <w:p w14:paraId="67E7258F" w14:textId="77777777" w:rsidR="001C5A43" w:rsidRPr="00314AD9" w:rsidRDefault="001C5A43" w:rsidP="001C5A43">
      <w:pPr>
        <w:pStyle w:val="NoSpacing"/>
        <w:numPr>
          <w:ilvl w:val="0"/>
          <w:numId w:val="14"/>
        </w:numPr>
        <w:ind w:left="900" w:hanging="630"/>
        <w:rPr>
          <w:rFonts w:ascii="Times New Roman" w:hAnsi="Times New Roman"/>
          <w:szCs w:val="22"/>
        </w:rPr>
      </w:pPr>
      <w:r w:rsidRPr="00314AD9">
        <w:rPr>
          <w:rFonts w:ascii="Times New Roman" w:hAnsi="Times New Roman"/>
          <w:i/>
          <w:szCs w:val="22"/>
          <w:u w:val="single"/>
        </w:rPr>
        <w:t>Contracting Officer's Representative (COR)</w:t>
      </w:r>
      <w:r w:rsidRPr="00314AD9">
        <w:rPr>
          <w:rFonts w:ascii="Times New Roman" w:hAnsi="Times New Roman"/>
          <w:szCs w:val="22"/>
          <w:u w:val="single"/>
        </w:rPr>
        <w:t>:</w:t>
      </w:r>
      <w:r w:rsidRPr="00314AD9">
        <w:rPr>
          <w:rFonts w:ascii="Times New Roman" w:hAnsi="Times New Roman"/>
          <w:szCs w:val="22"/>
        </w:rPr>
        <w:t xml:space="preserve"> The authorized Government representative(s) acting within the limits of their delegated authority for management of specific projects or functional activities.</w:t>
      </w:r>
    </w:p>
    <w:p w14:paraId="2998D377" w14:textId="77777777" w:rsidR="001C5A43" w:rsidRPr="00314AD9" w:rsidRDefault="001C5A43" w:rsidP="001C5A43">
      <w:pPr>
        <w:pStyle w:val="NoSpacing"/>
        <w:numPr>
          <w:ilvl w:val="0"/>
          <w:numId w:val="14"/>
        </w:numPr>
        <w:tabs>
          <w:tab w:val="clear" w:pos="540"/>
          <w:tab w:val="clear" w:pos="1080"/>
          <w:tab w:val="left" w:pos="630"/>
        </w:tabs>
        <w:ind w:left="900" w:hanging="630"/>
        <w:rPr>
          <w:rFonts w:ascii="Times New Roman" w:hAnsi="Times New Roman"/>
          <w:szCs w:val="22"/>
        </w:rPr>
      </w:pPr>
      <w:r w:rsidRPr="00314AD9">
        <w:rPr>
          <w:rFonts w:ascii="Times New Roman" w:hAnsi="Times New Roman"/>
          <w:i/>
          <w:szCs w:val="22"/>
          <w:u w:val="single"/>
        </w:rPr>
        <w:t>DOT:</w:t>
      </w:r>
      <w:r w:rsidRPr="00314AD9">
        <w:rPr>
          <w:rFonts w:ascii="Times New Roman" w:hAnsi="Times New Roman"/>
          <w:szCs w:val="22"/>
        </w:rPr>
        <w:t xml:space="preserve"> Department of Transportation</w:t>
      </w:r>
    </w:p>
    <w:p w14:paraId="66F54103" w14:textId="77777777" w:rsidR="001C5A43" w:rsidRPr="00314AD9" w:rsidRDefault="001C5A43" w:rsidP="001C5A43">
      <w:pPr>
        <w:pStyle w:val="NoSpacing"/>
        <w:numPr>
          <w:ilvl w:val="0"/>
          <w:numId w:val="14"/>
        </w:numPr>
        <w:tabs>
          <w:tab w:val="clear" w:pos="540"/>
          <w:tab w:val="clear" w:pos="1080"/>
          <w:tab w:val="left" w:pos="270"/>
          <w:tab w:val="left" w:pos="630"/>
          <w:tab w:val="left" w:pos="900"/>
        </w:tabs>
        <w:ind w:left="900" w:hanging="630"/>
        <w:rPr>
          <w:rFonts w:ascii="Times New Roman" w:hAnsi="Times New Roman"/>
          <w:szCs w:val="22"/>
        </w:rPr>
      </w:pPr>
      <w:r w:rsidRPr="00314AD9">
        <w:rPr>
          <w:rFonts w:ascii="Times New Roman" w:hAnsi="Times New Roman"/>
          <w:i/>
          <w:szCs w:val="22"/>
          <w:u w:val="single"/>
        </w:rPr>
        <w:t>FAA:</w:t>
      </w:r>
      <w:r w:rsidRPr="00314AD9">
        <w:rPr>
          <w:rFonts w:ascii="Times New Roman" w:hAnsi="Times New Roman"/>
          <w:szCs w:val="22"/>
        </w:rPr>
        <w:t xml:space="preserve"> Federal Aviation Administration</w:t>
      </w:r>
    </w:p>
    <w:p w14:paraId="6C694D1C" w14:textId="38135B38" w:rsidR="00FC0EF3" w:rsidRDefault="00FC0EF3" w:rsidP="00FC0EF3">
      <w:pPr>
        <w:pStyle w:val="Heading1"/>
        <w:tabs>
          <w:tab w:val="left" w:pos="832"/>
          <w:tab w:val="left" w:pos="833"/>
        </w:tabs>
        <w:ind w:left="90"/>
        <w:rPr>
          <w:rFonts w:ascii="Times New Roman" w:hAnsi="Times New Roman" w:cs="Times New Roman"/>
          <w:highlight w:val="yellow"/>
        </w:rPr>
      </w:pPr>
    </w:p>
    <w:p w14:paraId="6C9844A3" w14:textId="77777777" w:rsidR="00314AD9" w:rsidRDefault="00314AD9" w:rsidP="00FC0EF3">
      <w:pPr>
        <w:pStyle w:val="Heading1"/>
        <w:tabs>
          <w:tab w:val="left" w:pos="832"/>
          <w:tab w:val="left" w:pos="833"/>
        </w:tabs>
        <w:ind w:left="90"/>
        <w:rPr>
          <w:rFonts w:ascii="Times New Roman" w:hAnsi="Times New Roman" w:cs="Times New Roman"/>
          <w:highlight w:val="yellow"/>
        </w:rPr>
      </w:pPr>
    </w:p>
    <w:p w14:paraId="6EADA2BD" w14:textId="77777777" w:rsidR="00314AD9" w:rsidRDefault="00314AD9" w:rsidP="00FC0EF3">
      <w:pPr>
        <w:pStyle w:val="Heading1"/>
        <w:tabs>
          <w:tab w:val="left" w:pos="832"/>
          <w:tab w:val="left" w:pos="833"/>
        </w:tabs>
        <w:ind w:left="90"/>
        <w:rPr>
          <w:rFonts w:ascii="Times New Roman" w:hAnsi="Times New Roman" w:cs="Times New Roman"/>
          <w:highlight w:val="yellow"/>
        </w:rPr>
      </w:pPr>
    </w:p>
    <w:p w14:paraId="0CE3F325" w14:textId="77777777" w:rsidR="00314AD9" w:rsidRPr="00314AD9" w:rsidRDefault="00314AD9" w:rsidP="00FC0EF3">
      <w:pPr>
        <w:pStyle w:val="Heading1"/>
        <w:tabs>
          <w:tab w:val="left" w:pos="832"/>
          <w:tab w:val="left" w:pos="833"/>
        </w:tabs>
        <w:ind w:left="90"/>
        <w:rPr>
          <w:rFonts w:ascii="Times New Roman" w:hAnsi="Times New Roman" w:cs="Times New Roman"/>
          <w:highlight w:val="yellow"/>
        </w:rPr>
      </w:pPr>
    </w:p>
    <w:p w14:paraId="3456C14A" w14:textId="77777777" w:rsidR="001C5A43" w:rsidRPr="00314AD9" w:rsidRDefault="001C5A43" w:rsidP="001C5A43">
      <w:pPr>
        <w:pStyle w:val="Default"/>
        <w:rPr>
          <w:rFonts w:ascii="Times New Roman" w:hAnsi="Times New Roman" w:cs="Times New Roman"/>
          <w:sz w:val="22"/>
          <w:szCs w:val="22"/>
          <w:highlight w:val="yellow"/>
        </w:rPr>
      </w:pPr>
    </w:p>
    <w:p w14:paraId="7F41FB5C" w14:textId="3D982114" w:rsidR="001C5A43" w:rsidRPr="00314AD9" w:rsidRDefault="001C5A43" w:rsidP="001C5A43">
      <w:pPr>
        <w:pStyle w:val="Default"/>
        <w:rPr>
          <w:rFonts w:ascii="Times New Roman" w:hAnsi="Times New Roman" w:cs="Times New Roman"/>
          <w:b/>
          <w:bCs/>
          <w:sz w:val="22"/>
          <w:szCs w:val="22"/>
          <w:u w:val="single"/>
        </w:rPr>
      </w:pPr>
      <w:r w:rsidRPr="00314AD9">
        <w:rPr>
          <w:rFonts w:ascii="Times New Roman" w:hAnsi="Times New Roman" w:cs="Times New Roman"/>
          <w:b/>
          <w:bCs/>
          <w:sz w:val="22"/>
          <w:szCs w:val="22"/>
        </w:rPr>
        <w:lastRenderedPageBreak/>
        <w:t xml:space="preserve">E. </w:t>
      </w:r>
      <w:r w:rsidR="007368CD" w:rsidRPr="00314AD9">
        <w:rPr>
          <w:rFonts w:ascii="Times New Roman" w:hAnsi="Times New Roman" w:cs="Times New Roman"/>
          <w:b/>
          <w:bCs/>
          <w:sz w:val="22"/>
          <w:szCs w:val="22"/>
        </w:rPr>
        <w:t xml:space="preserve"> </w:t>
      </w:r>
      <w:r w:rsidRPr="00314AD9">
        <w:rPr>
          <w:rFonts w:ascii="Times New Roman" w:hAnsi="Times New Roman" w:cs="Times New Roman"/>
          <w:b/>
          <w:bCs/>
          <w:sz w:val="22"/>
          <w:szCs w:val="22"/>
          <w:u w:val="single"/>
        </w:rPr>
        <w:t xml:space="preserve">APPLICABLE DOCUMENTS </w:t>
      </w:r>
    </w:p>
    <w:p w14:paraId="1039C34D" w14:textId="77777777" w:rsidR="007368CD" w:rsidRPr="00314AD9" w:rsidRDefault="007368CD" w:rsidP="001C5A43">
      <w:pPr>
        <w:pStyle w:val="Default"/>
        <w:rPr>
          <w:rFonts w:ascii="Times New Roman" w:hAnsi="Times New Roman" w:cs="Times New Roman"/>
          <w:sz w:val="22"/>
          <w:szCs w:val="22"/>
          <w:u w:val="single"/>
        </w:rPr>
      </w:pPr>
    </w:p>
    <w:p w14:paraId="21550391" w14:textId="77777777" w:rsidR="001C5A43" w:rsidRPr="00314AD9" w:rsidRDefault="001C5A43" w:rsidP="001C5A43">
      <w:pPr>
        <w:pStyle w:val="Default"/>
        <w:rPr>
          <w:rFonts w:ascii="Times New Roman" w:hAnsi="Times New Roman" w:cs="Times New Roman"/>
          <w:color w:val="0000FF"/>
          <w:sz w:val="22"/>
          <w:szCs w:val="22"/>
          <w:u w:val="single"/>
        </w:rPr>
      </w:pPr>
      <w:r w:rsidRPr="00314AD9">
        <w:rPr>
          <w:rFonts w:ascii="Times New Roman" w:hAnsi="Times New Roman" w:cs="Times New Roman"/>
          <w:sz w:val="22"/>
          <w:szCs w:val="22"/>
        </w:rPr>
        <w:t xml:space="preserve">Title 14 of the Code of Federal Aviation Regulations (14 CFR), Parts 91, 121, and 135. The applicable regulations are available for download, in pdf format, from </w:t>
      </w:r>
      <w:r w:rsidRPr="00314AD9">
        <w:rPr>
          <w:rFonts w:ascii="Times New Roman" w:hAnsi="Times New Roman" w:cs="Times New Roman"/>
          <w:color w:val="0000FF"/>
          <w:sz w:val="22"/>
          <w:szCs w:val="22"/>
          <w:u w:val="single"/>
        </w:rPr>
        <w:t xml:space="preserve">www.faa.gov/regulations_policies/faa_regulations/ </w:t>
      </w:r>
    </w:p>
    <w:p w14:paraId="599F4AC9" w14:textId="557690FD" w:rsidR="001C5A43" w:rsidRPr="00314AD9" w:rsidRDefault="001C5A43" w:rsidP="001C5A43">
      <w:pPr>
        <w:pStyle w:val="Heading1"/>
        <w:tabs>
          <w:tab w:val="left" w:pos="832"/>
          <w:tab w:val="left" w:pos="833"/>
        </w:tabs>
        <w:ind w:left="90"/>
        <w:rPr>
          <w:rFonts w:ascii="Times New Roman" w:hAnsi="Times New Roman" w:cs="Times New Roman"/>
        </w:rPr>
      </w:pPr>
      <w:r w:rsidRPr="00314AD9">
        <w:rPr>
          <w:rFonts w:ascii="Times New Roman" w:hAnsi="Times New Roman" w:cs="Times New Roman"/>
          <w:b w:val="0"/>
          <w:u w:val="none"/>
        </w:rPr>
        <w:t>Title 49 of the United States Code available at</w:t>
      </w:r>
      <w:r w:rsidRPr="00314AD9">
        <w:rPr>
          <w:rFonts w:ascii="Times New Roman" w:hAnsi="Times New Roman" w:cs="Times New Roman"/>
          <w:u w:val="none"/>
        </w:rPr>
        <w:t xml:space="preserve"> </w:t>
      </w:r>
      <w:r w:rsidRPr="00314AD9">
        <w:rPr>
          <w:rFonts w:ascii="Times New Roman" w:hAnsi="Times New Roman" w:cs="Times New Roman"/>
          <w:b w:val="0"/>
          <w:color w:val="0000FF"/>
        </w:rPr>
        <w:t>http://uscode.house.gov/download/download.shtml</w:t>
      </w:r>
    </w:p>
    <w:p w14:paraId="687CC330" w14:textId="77777777" w:rsidR="00FC0EF3" w:rsidRPr="00314AD9" w:rsidRDefault="00FC0EF3" w:rsidP="00FC0EF3">
      <w:pPr>
        <w:pStyle w:val="Heading1"/>
        <w:tabs>
          <w:tab w:val="left" w:pos="832"/>
          <w:tab w:val="left" w:pos="833"/>
        </w:tabs>
        <w:ind w:left="90"/>
        <w:rPr>
          <w:rFonts w:ascii="Times New Roman" w:hAnsi="Times New Roman" w:cs="Times New Roman"/>
          <w:highlight w:val="yellow"/>
        </w:rPr>
      </w:pPr>
    </w:p>
    <w:p w14:paraId="2A3A2347" w14:textId="662016CC" w:rsidR="00341BAE" w:rsidRPr="00314AD9" w:rsidRDefault="007368CD" w:rsidP="007368CD">
      <w:pPr>
        <w:pStyle w:val="Heading1"/>
        <w:tabs>
          <w:tab w:val="left" w:pos="832"/>
          <w:tab w:val="left" w:pos="833"/>
        </w:tabs>
        <w:ind w:left="0"/>
        <w:rPr>
          <w:rFonts w:ascii="Times New Roman" w:hAnsi="Times New Roman" w:cs="Times New Roman"/>
          <w:u w:val="none"/>
        </w:rPr>
      </w:pPr>
      <w:r w:rsidRPr="00314AD9">
        <w:rPr>
          <w:rFonts w:ascii="Times New Roman" w:hAnsi="Times New Roman" w:cs="Times New Roman"/>
          <w:u w:val="none"/>
        </w:rPr>
        <w:t xml:space="preserve">F.  </w:t>
      </w:r>
      <w:r w:rsidRPr="00314AD9">
        <w:rPr>
          <w:rFonts w:ascii="Times New Roman" w:hAnsi="Times New Roman" w:cs="Times New Roman"/>
        </w:rPr>
        <w:t xml:space="preserve">GENERAL </w:t>
      </w:r>
      <w:r w:rsidR="0072714B" w:rsidRPr="00314AD9">
        <w:rPr>
          <w:rFonts w:ascii="Times New Roman" w:hAnsi="Times New Roman" w:cs="Times New Roman"/>
        </w:rPr>
        <w:t>REQUIREMENTS:</w:t>
      </w:r>
    </w:p>
    <w:p w14:paraId="13683562" w14:textId="77777777" w:rsidR="00341BAE" w:rsidRPr="00314AD9" w:rsidRDefault="00341BAE" w:rsidP="00C20302">
      <w:pPr>
        <w:pStyle w:val="BodyText"/>
        <w:spacing w:before="7"/>
        <w:ind w:hanging="811"/>
        <w:rPr>
          <w:rFonts w:ascii="Times New Roman" w:hAnsi="Times New Roman" w:cs="Times New Roman"/>
          <w:b/>
        </w:rPr>
      </w:pPr>
    </w:p>
    <w:p w14:paraId="478E88C0" w14:textId="0E6A6DB2" w:rsidR="002A25F4" w:rsidRPr="00314AD9" w:rsidRDefault="007364E0" w:rsidP="00814AB7">
      <w:pPr>
        <w:pStyle w:val="BodyText"/>
        <w:numPr>
          <w:ilvl w:val="0"/>
          <w:numId w:val="31"/>
        </w:numPr>
        <w:spacing w:before="1"/>
        <w:rPr>
          <w:rFonts w:ascii="Times New Roman" w:hAnsi="Times New Roman" w:cs="Times New Roman"/>
        </w:rPr>
      </w:pPr>
      <w:r w:rsidRPr="00314AD9">
        <w:rPr>
          <w:rFonts w:ascii="Times New Roman" w:hAnsi="Times New Roman" w:cs="Times New Roman"/>
        </w:rPr>
        <w:t xml:space="preserve">Daily Sessions: </w:t>
      </w:r>
      <w:r w:rsidR="002A25F4" w:rsidRPr="00314AD9">
        <w:rPr>
          <w:rFonts w:ascii="Times New Roman" w:hAnsi="Times New Roman" w:cs="Times New Roman"/>
        </w:rPr>
        <w:t xml:space="preserve">  Begin when the student shows at the </w:t>
      </w:r>
      <w:r w:rsidR="006A7E34" w:rsidRPr="00314AD9">
        <w:rPr>
          <w:rFonts w:ascii="Times New Roman" w:hAnsi="Times New Roman" w:cs="Times New Roman"/>
        </w:rPr>
        <w:t xml:space="preserve">training </w:t>
      </w:r>
      <w:r w:rsidR="002A25F4" w:rsidRPr="00314AD9">
        <w:rPr>
          <w:rFonts w:ascii="Times New Roman" w:hAnsi="Times New Roman" w:cs="Times New Roman"/>
        </w:rPr>
        <w:t xml:space="preserve">facility for training each day.  </w:t>
      </w:r>
      <w:r w:rsidR="003435AB" w:rsidRPr="00314AD9">
        <w:rPr>
          <w:rFonts w:ascii="Times New Roman" w:hAnsi="Times New Roman" w:cs="Times New Roman"/>
        </w:rPr>
        <w:t>For Initial Training</w:t>
      </w:r>
      <w:r w:rsidR="00314E72" w:rsidRPr="00314AD9">
        <w:rPr>
          <w:rFonts w:ascii="Times New Roman" w:hAnsi="Times New Roman" w:cs="Times New Roman"/>
        </w:rPr>
        <w:t>,</w:t>
      </w:r>
      <w:r w:rsidR="003435AB" w:rsidRPr="00314AD9">
        <w:rPr>
          <w:rFonts w:ascii="Times New Roman" w:hAnsi="Times New Roman" w:cs="Times New Roman"/>
        </w:rPr>
        <w:t xml:space="preserve"> t</w:t>
      </w:r>
      <w:r w:rsidR="002A25F4" w:rsidRPr="00314AD9">
        <w:rPr>
          <w:rFonts w:ascii="Times New Roman" w:hAnsi="Times New Roman" w:cs="Times New Roman"/>
        </w:rPr>
        <w:t>he contractor must present and deliver a</w:t>
      </w:r>
      <w:r w:rsidR="00931B00" w:rsidRPr="00314AD9">
        <w:rPr>
          <w:rFonts w:ascii="Times New Roman" w:hAnsi="Times New Roman" w:cs="Times New Roman"/>
        </w:rPr>
        <w:t xml:space="preserve">n approximately </w:t>
      </w:r>
      <w:r w:rsidR="00314E72" w:rsidRPr="00314AD9">
        <w:rPr>
          <w:rFonts w:ascii="Times New Roman" w:hAnsi="Times New Roman" w:cs="Times New Roman"/>
        </w:rPr>
        <w:t>3-day</w:t>
      </w:r>
      <w:r w:rsidR="0091040D" w:rsidRPr="00314AD9">
        <w:rPr>
          <w:rFonts w:ascii="Times New Roman" w:hAnsi="Times New Roman" w:cs="Times New Roman"/>
        </w:rPr>
        <w:t xml:space="preserve"> </w:t>
      </w:r>
      <w:r w:rsidR="002A25F4" w:rsidRPr="00314AD9">
        <w:rPr>
          <w:rFonts w:ascii="Times New Roman" w:hAnsi="Times New Roman" w:cs="Times New Roman"/>
        </w:rPr>
        <w:t xml:space="preserve">instructor-led </w:t>
      </w:r>
      <w:r w:rsidRPr="00314AD9">
        <w:rPr>
          <w:rFonts w:ascii="Times New Roman" w:hAnsi="Times New Roman" w:cs="Times New Roman"/>
        </w:rPr>
        <w:t xml:space="preserve">training </w:t>
      </w:r>
      <w:r w:rsidR="002A25F4" w:rsidRPr="00314AD9">
        <w:rPr>
          <w:rFonts w:ascii="Times New Roman" w:hAnsi="Times New Roman" w:cs="Times New Roman"/>
        </w:rPr>
        <w:t xml:space="preserve">course which </w:t>
      </w:r>
      <w:r w:rsidRPr="00314AD9">
        <w:rPr>
          <w:rFonts w:ascii="Times New Roman" w:hAnsi="Times New Roman" w:cs="Times New Roman"/>
        </w:rPr>
        <w:t>must be conducted on a one-shift basis, eight hours (8) per day</w:t>
      </w:r>
      <w:r w:rsidR="002A25F4" w:rsidRPr="00314AD9">
        <w:rPr>
          <w:rFonts w:ascii="Times New Roman" w:hAnsi="Times New Roman" w:cs="Times New Roman"/>
        </w:rPr>
        <w:t>, not including breaks as follows:</w:t>
      </w:r>
      <w:r w:rsidRPr="00314AD9">
        <w:rPr>
          <w:rFonts w:ascii="Times New Roman" w:hAnsi="Times New Roman" w:cs="Times New Roman"/>
        </w:rPr>
        <w:t xml:space="preserve"> </w:t>
      </w:r>
    </w:p>
    <w:p w14:paraId="687CD9CB" w14:textId="5D7F861C" w:rsidR="002A25F4" w:rsidRPr="00314AD9" w:rsidRDefault="002A25F4" w:rsidP="002A25F4">
      <w:pPr>
        <w:pStyle w:val="ListParagraph"/>
        <w:widowControl/>
        <w:numPr>
          <w:ilvl w:val="1"/>
          <w:numId w:val="31"/>
        </w:numPr>
        <w:ind w:left="990" w:hanging="270"/>
        <w:rPr>
          <w:rFonts w:ascii="Times New Roman" w:hAnsi="Times New Roman" w:cs="Times New Roman"/>
        </w:rPr>
      </w:pPr>
      <w:r w:rsidRPr="00314AD9">
        <w:rPr>
          <w:rFonts w:ascii="Times New Roman" w:hAnsi="Times New Roman" w:cs="Times New Roman"/>
        </w:rPr>
        <w:t>1</w:t>
      </w:r>
      <w:r w:rsidRPr="00314AD9">
        <w:rPr>
          <w:rFonts w:ascii="Times New Roman" w:hAnsi="Times New Roman" w:cs="Times New Roman"/>
          <w:vertAlign w:val="superscript"/>
        </w:rPr>
        <w:t>st</w:t>
      </w:r>
      <w:r w:rsidRPr="00314AD9">
        <w:rPr>
          <w:rFonts w:ascii="Times New Roman" w:hAnsi="Times New Roman" w:cs="Times New Roman"/>
        </w:rPr>
        <w:t xml:space="preserve"> day (</w:t>
      </w:r>
      <w:r w:rsidR="003435AB" w:rsidRPr="00314AD9">
        <w:rPr>
          <w:rFonts w:ascii="Times New Roman" w:hAnsi="Times New Roman" w:cs="Times New Roman"/>
        </w:rPr>
        <w:t>Tues</w:t>
      </w:r>
      <w:r w:rsidRPr="00314AD9">
        <w:rPr>
          <w:rFonts w:ascii="Times New Roman" w:hAnsi="Times New Roman" w:cs="Times New Roman"/>
        </w:rPr>
        <w:t>day)</w:t>
      </w:r>
    </w:p>
    <w:p w14:paraId="18BC290D" w14:textId="713BAB85" w:rsidR="002A25F4" w:rsidRPr="00314AD9" w:rsidRDefault="00332180" w:rsidP="002A25F4">
      <w:pPr>
        <w:pStyle w:val="ListParagraph"/>
        <w:widowControl/>
        <w:numPr>
          <w:ilvl w:val="1"/>
          <w:numId w:val="31"/>
        </w:numPr>
        <w:ind w:left="990" w:hanging="270"/>
        <w:rPr>
          <w:rFonts w:ascii="Times New Roman" w:hAnsi="Times New Roman" w:cs="Times New Roman"/>
        </w:rPr>
      </w:pPr>
      <w:r w:rsidRPr="00314AD9">
        <w:rPr>
          <w:rFonts w:ascii="Times New Roman" w:hAnsi="Times New Roman" w:cs="Times New Roman"/>
        </w:rPr>
        <w:t>3</w:t>
      </w:r>
      <w:r w:rsidRPr="00314AD9">
        <w:rPr>
          <w:rFonts w:ascii="Times New Roman" w:hAnsi="Times New Roman" w:cs="Times New Roman"/>
          <w:vertAlign w:val="superscript"/>
        </w:rPr>
        <w:t>rd</w:t>
      </w:r>
      <w:r w:rsidR="002A25F4" w:rsidRPr="00314AD9">
        <w:rPr>
          <w:rFonts w:ascii="Times New Roman" w:hAnsi="Times New Roman" w:cs="Times New Roman"/>
        </w:rPr>
        <w:t xml:space="preserve"> day (Thursday)</w:t>
      </w:r>
    </w:p>
    <w:p w14:paraId="057F8535" w14:textId="1DC3B9EE" w:rsidR="002A25F4" w:rsidRPr="00314AD9" w:rsidRDefault="002A25F4" w:rsidP="002A25F4">
      <w:pPr>
        <w:pStyle w:val="ListParagraph"/>
        <w:widowControl/>
        <w:numPr>
          <w:ilvl w:val="1"/>
          <w:numId w:val="31"/>
        </w:numPr>
        <w:ind w:left="990" w:hanging="270"/>
        <w:rPr>
          <w:rFonts w:ascii="Times New Roman" w:hAnsi="Times New Roman" w:cs="Times New Roman"/>
        </w:rPr>
      </w:pPr>
      <w:r w:rsidRPr="00314AD9">
        <w:rPr>
          <w:rFonts w:ascii="Times New Roman" w:hAnsi="Times New Roman" w:cs="Times New Roman"/>
        </w:rPr>
        <w:t xml:space="preserve">Ensure </w:t>
      </w:r>
      <w:r w:rsidR="00314E72" w:rsidRPr="00314AD9">
        <w:rPr>
          <w:rFonts w:ascii="Times New Roman" w:hAnsi="Times New Roman" w:cs="Times New Roman"/>
        </w:rPr>
        <w:t xml:space="preserve">a </w:t>
      </w:r>
      <w:r w:rsidRPr="00314AD9">
        <w:rPr>
          <w:rFonts w:ascii="Times New Roman" w:hAnsi="Times New Roman" w:cs="Times New Roman"/>
        </w:rPr>
        <w:t xml:space="preserve">meal break for training more than 6 hours daily and two </w:t>
      </w:r>
      <w:proofErr w:type="gramStart"/>
      <w:r w:rsidRPr="00314AD9">
        <w:rPr>
          <w:rFonts w:ascii="Times New Roman" w:hAnsi="Times New Roman" w:cs="Times New Roman"/>
        </w:rPr>
        <w:t>10-15 minute</w:t>
      </w:r>
      <w:proofErr w:type="gramEnd"/>
      <w:r w:rsidRPr="00314AD9">
        <w:rPr>
          <w:rFonts w:ascii="Times New Roman" w:hAnsi="Times New Roman" w:cs="Times New Roman"/>
        </w:rPr>
        <w:t xml:space="preserve"> break</w:t>
      </w:r>
      <w:r w:rsidR="00332180" w:rsidRPr="00314AD9">
        <w:rPr>
          <w:rFonts w:ascii="Times New Roman" w:hAnsi="Times New Roman" w:cs="Times New Roman"/>
        </w:rPr>
        <w:t>s</w:t>
      </w:r>
    </w:p>
    <w:p w14:paraId="0825FF8D" w14:textId="4C143C94" w:rsidR="002A25F4" w:rsidRPr="00314AD9" w:rsidRDefault="002A25F4" w:rsidP="002A25F4">
      <w:pPr>
        <w:pStyle w:val="ListParagraph"/>
        <w:widowControl/>
        <w:numPr>
          <w:ilvl w:val="1"/>
          <w:numId w:val="31"/>
        </w:numPr>
        <w:ind w:left="990" w:hanging="270"/>
        <w:rPr>
          <w:rFonts w:ascii="Times New Roman" w:hAnsi="Times New Roman" w:cs="Times New Roman"/>
        </w:rPr>
      </w:pPr>
      <w:r w:rsidRPr="00314AD9">
        <w:rPr>
          <w:rFonts w:ascii="Times New Roman" w:hAnsi="Times New Roman" w:cs="Times New Roman"/>
        </w:rPr>
        <w:t xml:space="preserve">Ensure one 10-15 break </w:t>
      </w:r>
      <w:proofErr w:type="gramStart"/>
      <w:r w:rsidRPr="00314AD9">
        <w:rPr>
          <w:rFonts w:ascii="Times New Roman" w:hAnsi="Times New Roman" w:cs="Times New Roman"/>
        </w:rPr>
        <w:t>for training</w:t>
      </w:r>
      <w:proofErr w:type="gramEnd"/>
      <w:r w:rsidRPr="00314AD9">
        <w:rPr>
          <w:rFonts w:ascii="Times New Roman" w:hAnsi="Times New Roman" w:cs="Times New Roman"/>
        </w:rPr>
        <w:t xml:space="preserve"> at least 4 hours of training</w:t>
      </w:r>
    </w:p>
    <w:p w14:paraId="3F64E85C" w14:textId="77777777" w:rsidR="002A25F4" w:rsidRPr="00314AD9" w:rsidRDefault="002A25F4" w:rsidP="002A25F4">
      <w:pPr>
        <w:pStyle w:val="ListParagraph"/>
        <w:widowControl/>
        <w:ind w:left="990" w:firstLine="0"/>
        <w:rPr>
          <w:rFonts w:ascii="Times New Roman" w:hAnsi="Times New Roman" w:cs="Times New Roman"/>
        </w:rPr>
      </w:pPr>
    </w:p>
    <w:p w14:paraId="26793096" w14:textId="49504394" w:rsidR="008D766D" w:rsidRPr="00314AD9" w:rsidRDefault="007364E0" w:rsidP="00814AB7">
      <w:pPr>
        <w:pStyle w:val="BodyText"/>
        <w:numPr>
          <w:ilvl w:val="0"/>
          <w:numId w:val="31"/>
        </w:numPr>
        <w:spacing w:before="1"/>
        <w:rPr>
          <w:rFonts w:ascii="Times New Roman" w:hAnsi="Times New Roman" w:cs="Times New Roman"/>
        </w:rPr>
      </w:pPr>
      <w:r w:rsidRPr="00314AD9">
        <w:rPr>
          <w:rFonts w:ascii="Times New Roman" w:hAnsi="Times New Roman" w:cs="Times New Roman"/>
        </w:rPr>
        <w:t xml:space="preserve">To the maximum extent possible, training should not commence during a scheduled </w:t>
      </w:r>
      <w:r w:rsidR="008D766D" w:rsidRPr="00314AD9">
        <w:rPr>
          <w:rFonts w:ascii="Times New Roman" w:hAnsi="Times New Roman" w:cs="Times New Roman"/>
        </w:rPr>
        <w:t xml:space="preserve">or </w:t>
      </w:r>
      <w:r w:rsidRPr="00314AD9">
        <w:rPr>
          <w:rFonts w:ascii="Times New Roman" w:hAnsi="Times New Roman" w:cs="Times New Roman"/>
        </w:rPr>
        <w:t>the day following a federal holiday, nor be conducted on a weekend. Training shall be conducted Monday through Friday and is to be continuous during these days except for federally established holidays. Local or state holidays must not interrupt the training period. Normal hours of training should not begin later than 9:00 a.m. local time. Should a requirement exist to change either the hours or days of training indicated, the change must be coordinated in advance with the FAA COR.</w:t>
      </w:r>
    </w:p>
    <w:p w14:paraId="4E4B2823" w14:textId="101FD59E" w:rsidR="002A25F4" w:rsidRPr="00314AD9" w:rsidRDefault="002A25F4" w:rsidP="002A25F4">
      <w:pPr>
        <w:pStyle w:val="BodyText"/>
        <w:spacing w:before="1"/>
        <w:rPr>
          <w:rFonts w:ascii="Times New Roman" w:hAnsi="Times New Roman" w:cs="Times New Roman"/>
        </w:rPr>
      </w:pPr>
    </w:p>
    <w:p w14:paraId="4CABC933" w14:textId="67C460ED" w:rsidR="008D766D" w:rsidRPr="00314AD9" w:rsidRDefault="00DF5451" w:rsidP="008D766D">
      <w:pPr>
        <w:pStyle w:val="Default"/>
        <w:numPr>
          <w:ilvl w:val="0"/>
          <w:numId w:val="31"/>
        </w:numPr>
        <w:rPr>
          <w:rFonts w:ascii="Times New Roman" w:hAnsi="Times New Roman" w:cs="Times New Roman"/>
          <w:sz w:val="22"/>
          <w:szCs w:val="22"/>
        </w:rPr>
      </w:pPr>
      <w:r w:rsidRPr="00DF5451">
        <w:rPr>
          <w:rFonts w:ascii="Times New Roman" w:hAnsi="Times New Roman" w:cs="Times New Roman"/>
          <w:sz w:val="22"/>
          <w:szCs w:val="22"/>
        </w:rPr>
        <w:t xml:space="preserve">The FAA will provide a final roster prior to </w:t>
      </w:r>
      <w:r>
        <w:rPr>
          <w:rFonts w:ascii="Times New Roman" w:hAnsi="Times New Roman" w:cs="Times New Roman"/>
          <w:sz w:val="22"/>
          <w:szCs w:val="22"/>
        </w:rPr>
        <w:t xml:space="preserve">the </w:t>
      </w:r>
      <w:r w:rsidRPr="00DF5451">
        <w:rPr>
          <w:rFonts w:ascii="Times New Roman" w:hAnsi="Times New Roman" w:cs="Times New Roman"/>
          <w:sz w:val="22"/>
          <w:szCs w:val="22"/>
        </w:rPr>
        <w:t xml:space="preserve">beginning of class. </w:t>
      </w:r>
      <w:r>
        <w:rPr>
          <w:rFonts w:ascii="Times New Roman" w:hAnsi="Times New Roman" w:cs="Times New Roman"/>
          <w:sz w:val="22"/>
          <w:szCs w:val="22"/>
        </w:rPr>
        <w:t xml:space="preserve"> </w:t>
      </w:r>
      <w:r w:rsidR="008D766D" w:rsidRPr="00314AD9">
        <w:rPr>
          <w:rFonts w:ascii="Times New Roman" w:hAnsi="Times New Roman" w:cs="Times New Roman"/>
          <w:sz w:val="22"/>
          <w:szCs w:val="22"/>
        </w:rPr>
        <w:t>In the event the FAA student fails to report for training as scheduled, or should become ill, injured or incapacitated during the training period</w:t>
      </w:r>
      <w:r w:rsidR="00314E72" w:rsidRPr="00314AD9">
        <w:rPr>
          <w:rFonts w:ascii="Times New Roman" w:hAnsi="Times New Roman" w:cs="Times New Roman"/>
          <w:sz w:val="22"/>
          <w:szCs w:val="22"/>
        </w:rPr>
        <w:t>,</w:t>
      </w:r>
      <w:r w:rsidR="008D766D" w:rsidRPr="00314AD9">
        <w:rPr>
          <w:rFonts w:ascii="Times New Roman" w:hAnsi="Times New Roman" w:cs="Times New Roman"/>
          <w:sz w:val="22"/>
          <w:szCs w:val="22"/>
        </w:rPr>
        <w:t xml:space="preserve"> the contractor must promptly notify the COR and the student’s emergency contact if known. </w:t>
      </w:r>
    </w:p>
    <w:p w14:paraId="244D7BCB" w14:textId="77777777" w:rsidR="006165BB" w:rsidRPr="00314AD9" w:rsidRDefault="006165BB" w:rsidP="006165BB">
      <w:pPr>
        <w:pStyle w:val="BodyText"/>
        <w:rPr>
          <w:rFonts w:ascii="Times New Roman" w:hAnsi="Times New Roman" w:cs="Times New Roman"/>
        </w:rPr>
      </w:pPr>
    </w:p>
    <w:p w14:paraId="49EEA9EE" w14:textId="11D8C7A4" w:rsidR="006165BB" w:rsidRPr="00314AD9" w:rsidRDefault="006165BB" w:rsidP="008D766D">
      <w:pPr>
        <w:pStyle w:val="ListParagraph"/>
        <w:numPr>
          <w:ilvl w:val="0"/>
          <w:numId w:val="31"/>
        </w:numPr>
        <w:rPr>
          <w:rFonts w:ascii="Times New Roman" w:hAnsi="Times New Roman" w:cs="Times New Roman"/>
        </w:rPr>
      </w:pPr>
      <w:r w:rsidRPr="00314AD9">
        <w:rPr>
          <w:rFonts w:ascii="Times New Roman" w:hAnsi="Times New Roman" w:cs="Times New Roman"/>
        </w:rPr>
        <w:t>Level of Training</w:t>
      </w:r>
      <w:proofErr w:type="gramStart"/>
      <w:r w:rsidRPr="00314AD9">
        <w:rPr>
          <w:rFonts w:ascii="Times New Roman" w:hAnsi="Times New Roman" w:cs="Times New Roman"/>
        </w:rPr>
        <w:t xml:space="preserve">: </w:t>
      </w:r>
      <w:r w:rsidR="0091040D" w:rsidRPr="00314AD9">
        <w:rPr>
          <w:rFonts w:ascii="Times New Roman" w:hAnsi="Times New Roman" w:cs="Times New Roman"/>
        </w:rPr>
        <w:t xml:space="preserve"> </w:t>
      </w:r>
      <w:r w:rsidRPr="00314AD9">
        <w:rPr>
          <w:rFonts w:ascii="Times New Roman" w:hAnsi="Times New Roman" w:cs="Times New Roman"/>
        </w:rPr>
        <w:t>FAA</w:t>
      </w:r>
      <w:proofErr w:type="gramEnd"/>
      <w:r w:rsidRPr="00314AD9">
        <w:rPr>
          <w:rFonts w:ascii="Times New Roman" w:hAnsi="Times New Roman" w:cs="Times New Roman"/>
        </w:rPr>
        <w:t xml:space="preserve"> personnel are expected to perform at a level compatible with the highest standards of the specialty. Accordingly, each course of instruction shall adhere to the adult learning principles, which include but are not limited to:</w:t>
      </w:r>
    </w:p>
    <w:p w14:paraId="789DFAC1" w14:textId="77777777" w:rsidR="006165BB" w:rsidRPr="00314AD9" w:rsidRDefault="006165BB" w:rsidP="006165BB">
      <w:pPr>
        <w:rPr>
          <w:rFonts w:ascii="Times New Roman" w:hAnsi="Times New Roman" w:cs="Times New Roman"/>
          <w:highlight w:val="yellow"/>
        </w:rPr>
      </w:pPr>
    </w:p>
    <w:p w14:paraId="63F9D8F7" w14:textId="77777777" w:rsidR="006165BB" w:rsidRPr="00314AD9" w:rsidRDefault="006165BB" w:rsidP="002A25F4">
      <w:pPr>
        <w:pStyle w:val="ListParagraph"/>
        <w:widowControl/>
        <w:numPr>
          <w:ilvl w:val="0"/>
          <w:numId w:val="16"/>
        </w:numPr>
        <w:ind w:left="900"/>
        <w:rPr>
          <w:rFonts w:ascii="Times New Roman" w:hAnsi="Times New Roman" w:cs="Times New Roman"/>
        </w:rPr>
      </w:pPr>
      <w:r w:rsidRPr="00314AD9">
        <w:rPr>
          <w:rFonts w:ascii="Times New Roman" w:hAnsi="Times New Roman" w:cs="Times New Roman"/>
        </w:rPr>
        <w:t>Focus the training on "Real World" situations and applications.</w:t>
      </w:r>
    </w:p>
    <w:p w14:paraId="03055CD7" w14:textId="77777777" w:rsidR="006165BB" w:rsidRPr="00314AD9" w:rsidRDefault="006165BB" w:rsidP="002A25F4">
      <w:pPr>
        <w:pStyle w:val="ListParagraph"/>
        <w:widowControl/>
        <w:numPr>
          <w:ilvl w:val="0"/>
          <w:numId w:val="16"/>
        </w:numPr>
        <w:ind w:left="900"/>
        <w:rPr>
          <w:rFonts w:ascii="Times New Roman" w:hAnsi="Times New Roman" w:cs="Times New Roman"/>
        </w:rPr>
      </w:pPr>
      <w:r w:rsidRPr="00314AD9">
        <w:rPr>
          <w:rFonts w:ascii="Times New Roman" w:hAnsi="Times New Roman" w:cs="Times New Roman"/>
        </w:rPr>
        <w:t>Emphasize how the training can be applied.</w:t>
      </w:r>
    </w:p>
    <w:p w14:paraId="7FC7672A" w14:textId="77777777" w:rsidR="006165BB" w:rsidRPr="00314AD9" w:rsidRDefault="006165BB" w:rsidP="002A25F4">
      <w:pPr>
        <w:pStyle w:val="ListParagraph"/>
        <w:widowControl/>
        <w:numPr>
          <w:ilvl w:val="0"/>
          <w:numId w:val="16"/>
        </w:numPr>
        <w:ind w:left="900"/>
        <w:rPr>
          <w:rFonts w:ascii="Times New Roman" w:hAnsi="Times New Roman" w:cs="Times New Roman"/>
        </w:rPr>
      </w:pPr>
      <w:r w:rsidRPr="00314AD9">
        <w:rPr>
          <w:rFonts w:ascii="Times New Roman" w:hAnsi="Times New Roman" w:cs="Times New Roman"/>
        </w:rPr>
        <w:t>Relate the training to the instructional objectives.</w:t>
      </w:r>
    </w:p>
    <w:p w14:paraId="1FCDA5E8" w14:textId="77777777" w:rsidR="006165BB" w:rsidRPr="00314AD9" w:rsidRDefault="006165BB" w:rsidP="002A25F4">
      <w:pPr>
        <w:pStyle w:val="ListParagraph"/>
        <w:widowControl/>
        <w:numPr>
          <w:ilvl w:val="0"/>
          <w:numId w:val="16"/>
        </w:numPr>
        <w:ind w:left="900"/>
        <w:rPr>
          <w:rFonts w:ascii="Times New Roman" w:hAnsi="Times New Roman" w:cs="Times New Roman"/>
        </w:rPr>
      </w:pPr>
      <w:r w:rsidRPr="00314AD9">
        <w:rPr>
          <w:rFonts w:ascii="Times New Roman" w:hAnsi="Times New Roman" w:cs="Times New Roman"/>
        </w:rPr>
        <w:t xml:space="preserve">If possible, relate the training materials to the FAA employees </w:t>
      </w:r>
      <w:proofErr w:type="gramStart"/>
      <w:r w:rsidRPr="00314AD9">
        <w:rPr>
          <w:rFonts w:ascii="Times New Roman" w:hAnsi="Times New Roman" w:cs="Times New Roman"/>
        </w:rPr>
        <w:t>past experience</w:t>
      </w:r>
      <w:proofErr w:type="gramEnd"/>
      <w:r w:rsidRPr="00314AD9">
        <w:rPr>
          <w:rFonts w:ascii="Times New Roman" w:hAnsi="Times New Roman" w:cs="Times New Roman"/>
        </w:rPr>
        <w:t>.</w:t>
      </w:r>
    </w:p>
    <w:p w14:paraId="2F627233" w14:textId="77777777" w:rsidR="006165BB" w:rsidRPr="00314AD9" w:rsidRDefault="006165BB" w:rsidP="002A25F4">
      <w:pPr>
        <w:pStyle w:val="ListParagraph"/>
        <w:widowControl/>
        <w:numPr>
          <w:ilvl w:val="0"/>
          <w:numId w:val="16"/>
        </w:numPr>
        <w:ind w:left="900"/>
        <w:rPr>
          <w:rFonts w:ascii="Times New Roman" w:hAnsi="Times New Roman" w:cs="Times New Roman"/>
        </w:rPr>
      </w:pPr>
      <w:r w:rsidRPr="00314AD9">
        <w:rPr>
          <w:rFonts w:ascii="Times New Roman" w:hAnsi="Times New Roman" w:cs="Times New Roman"/>
        </w:rPr>
        <w:t xml:space="preserve">Allow reasonable debate and </w:t>
      </w:r>
      <w:proofErr w:type="gramStart"/>
      <w:r w:rsidRPr="00314AD9">
        <w:rPr>
          <w:rFonts w:ascii="Times New Roman" w:hAnsi="Times New Roman" w:cs="Times New Roman"/>
        </w:rPr>
        <w:t>challenge of</w:t>
      </w:r>
      <w:proofErr w:type="gramEnd"/>
      <w:r w:rsidRPr="00314AD9">
        <w:rPr>
          <w:rFonts w:ascii="Times New Roman" w:hAnsi="Times New Roman" w:cs="Times New Roman"/>
        </w:rPr>
        <w:t xml:space="preserve"> ideas.</w:t>
      </w:r>
    </w:p>
    <w:p w14:paraId="6EC3DBDA" w14:textId="77777777" w:rsidR="006165BB" w:rsidRPr="00314AD9" w:rsidRDefault="006165BB" w:rsidP="002A25F4">
      <w:pPr>
        <w:pStyle w:val="ListParagraph"/>
        <w:widowControl/>
        <w:numPr>
          <w:ilvl w:val="0"/>
          <w:numId w:val="16"/>
        </w:numPr>
        <w:ind w:left="900"/>
        <w:rPr>
          <w:rFonts w:ascii="Times New Roman" w:hAnsi="Times New Roman" w:cs="Times New Roman"/>
        </w:rPr>
      </w:pPr>
      <w:r w:rsidRPr="00314AD9">
        <w:rPr>
          <w:rFonts w:ascii="Times New Roman" w:hAnsi="Times New Roman" w:cs="Times New Roman"/>
        </w:rPr>
        <w:t>Encourage FAA employees to be resources to one another.</w:t>
      </w:r>
    </w:p>
    <w:p w14:paraId="6AD6256A" w14:textId="2097F9B7" w:rsidR="006165BB" w:rsidRPr="00314AD9" w:rsidRDefault="006165BB" w:rsidP="002A25F4">
      <w:pPr>
        <w:pStyle w:val="ListParagraph"/>
        <w:widowControl/>
        <w:numPr>
          <w:ilvl w:val="0"/>
          <w:numId w:val="16"/>
        </w:numPr>
        <w:ind w:left="900"/>
        <w:rPr>
          <w:rFonts w:ascii="Times New Roman" w:hAnsi="Times New Roman" w:cs="Times New Roman"/>
        </w:rPr>
      </w:pPr>
      <w:r w:rsidRPr="00314AD9">
        <w:rPr>
          <w:rFonts w:ascii="Times New Roman" w:hAnsi="Times New Roman" w:cs="Times New Roman"/>
        </w:rPr>
        <w:t>Provide the tools necessary for conducting ethical, out-</w:t>
      </w:r>
      <w:proofErr w:type="gramStart"/>
      <w:r w:rsidRPr="00314AD9">
        <w:rPr>
          <w:rFonts w:ascii="Times New Roman" w:hAnsi="Times New Roman" w:cs="Times New Roman"/>
        </w:rPr>
        <w:t>come based</w:t>
      </w:r>
      <w:proofErr w:type="gramEnd"/>
      <w:r w:rsidRPr="00314AD9">
        <w:rPr>
          <w:rFonts w:ascii="Times New Roman" w:hAnsi="Times New Roman" w:cs="Times New Roman"/>
        </w:rPr>
        <w:t xml:space="preserve"> interviewing of individuals employed by FAA regulated entities</w:t>
      </w:r>
    </w:p>
    <w:p w14:paraId="081BFEE0" w14:textId="77777777" w:rsidR="00A305C7" w:rsidRPr="00314AD9" w:rsidRDefault="00A305C7" w:rsidP="006165BB">
      <w:pPr>
        <w:widowControl/>
        <w:rPr>
          <w:rFonts w:ascii="Times New Roman" w:hAnsi="Times New Roman" w:cs="Times New Roman"/>
          <w:highlight w:val="yellow"/>
        </w:rPr>
      </w:pPr>
    </w:p>
    <w:p w14:paraId="5271D957" w14:textId="77777777" w:rsidR="006165BB" w:rsidRPr="00314AD9" w:rsidRDefault="006165BB" w:rsidP="006165BB">
      <w:pPr>
        <w:rPr>
          <w:rFonts w:ascii="Times New Roman" w:hAnsi="Times New Roman" w:cs="Times New Roman"/>
        </w:rPr>
      </w:pPr>
      <w:r w:rsidRPr="00314AD9">
        <w:rPr>
          <w:rFonts w:ascii="Times New Roman" w:hAnsi="Times New Roman" w:cs="Times New Roman"/>
        </w:rPr>
        <w:t>In addition:</w:t>
      </w:r>
    </w:p>
    <w:p w14:paraId="74ABB944" w14:textId="000ACC69" w:rsidR="006165BB" w:rsidRPr="00314AD9" w:rsidRDefault="006165BB" w:rsidP="006165BB">
      <w:pPr>
        <w:pStyle w:val="ListParagraph"/>
        <w:widowControl/>
        <w:numPr>
          <w:ilvl w:val="0"/>
          <w:numId w:val="17"/>
        </w:numPr>
        <w:rPr>
          <w:rFonts w:ascii="Times New Roman" w:hAnsi="Times New Roman" w:cs="Times New Roman"/>
        </w:rPr>
      </w:pPr>
      <w:r w:rsidRPr="00314AD9">
        <w:rPr>
          <w:rFonts w:ascii="Times New Roman" w:hAnsi="Times New Roman" w:cs="Times New Roman"/>
        </w:rPr>
        <w:t xml:space="preserve">The classes shall not contain content or methodology likely to produce high levels of emotional </w:t>
      </w:r>
      <w:proofErr w:type="gramStart"/>
      <w:r w:rsidRPr="00314AD9">
        <w:rPr>
          <w:rFonts w:ascii="Times New Roman" w:hAnsi="Times New Roman" w:cs="Times New Roman"/>
        </w:rPr>
        <w:t>response;</w:t>
      </w:r>
      <w:proofErr w:type="gramEnd"/>
    </w:p>
    <w:p w14:paraId="7AEF5DA9" w14:textId="77777777" w:rsidR="006165BB" w:rsidRPr="00314AD9" w:rsidRDefault="006165BB" w:rsidP="006165BB">
      <w:pPr>
        <w:pStyle w:val="ListParagraph"/>
        <w:widowControl/>
        <w:numPr>
          <w:ilvl w:val="0"/>
          <w:numId w:val="17"/>
        </w:numPr>
        <w:rPr>
          <w:rFonts w:ascii="Times New Roman" w:hAnsi="Times New Roman" w:cs="Times New Roman"/>
        </w:rPr>
      </w:pPr>
      <w:r w:rsidRPr="00314AD9">
        <w:rPr>
          <w:rFonts w:ascii="Times New Roman" w:hAnsi="Times New Roman" w:cs="Times New Roman"/>
        </w:rPr>
        <w:t xml:space="preserve">The training content and methodology of the classes shall not be associated with religious, quasi-religious, or new age belief </w:t>
      </w:r>
      <w:proofErr w:type="gramStart"/>
      <w:r w:rsidRPr="00314AD9">
        <w:rPr>
          <w:rFonts w:ascii="Times New Roman" w:hAnsi="Times New Roman" w:cs="Times New Roman"/>
        </w:rPr>
        <w:t>systems;</w:t>
      </w:r>
      <w:proofErr w:type="gramEnd"/>
    </w:p>
    <w:p w14:paraId="77B48577" w14:textId="5B2564DE" w:rsidR="006165BB" w:rsidRPr="00314AD9" w:rsidRDefault="006165BB" w:rsidP="006165BB">
      <w:pPr>
        <w:pStyle w:val="ListParagraph"/>
        <w:widowControl/>
        <w:numPr>
          <w:ilvl w:val="0"/>
          <w:numId w:val="17"/>
        </w:numPr>
        <w:rPr>
          <w:rFonts w:ascii="Times New Roman" w:hAnsi="Times New Roman" w:cs="Times New Roman"/>
        </w:rPr>
      </w:pPr>
      <w:r w:rsidRPr="00314AD9">
        <w:rPr>
          <w:rFonts w:ascii="Times New Roman" w:hAnsi="Times New Roman" w:cs="Times New Roman"/>
        </w:rPr>
        <w:t xml:space="preserve">The classes shall not include materials which could be viewed as attempts to change the </w:t>
      </w:r>
      <w:proofErr w:type="gramStart"/>
      <w:r w:rsidRPr="00314AD9">
        <w:rPr>
          <w:rFonts w:ascii="Times New Roman" w:hAnsi="Times New Roman" w:cs="Times New Roman"/>
        </w:rPr>
        <w:t>influence</w:t>
      </w:r>
      <w:proofErr w:type="gramEnd"/>
      <w:r w:rsidRPr="00314AD9">
        <w:rPr>
          <w:rFonts w:ascii="Times New Roman" w:hAnsi="Times New Roman" w:cs="Times New Roman"/>
        </w:rPr>
        <w:t xml:space="preserve"> an individual’s personal values or lifestyle outside the workplace.  </w:t>
      </w:r>
    </w:p>
    <w:p w14:paraId="2CF3DC6E" w14:textId="77777777" w:rsidR="008408C0" w:rsidRPr="00314AD9" w:rsidRDefault="008408C0" w:rsidP="008D766D">
      <w:pPr>
        <w:widowControl/>
        <w:adjustRightInd w:val="0"/>
        <w:ind w:left="360" w:hanging="360"/>
        <w:rPr>
          <w:rFonts w:ascii="Times New Roman" w:eastAsiaTheme="minorHAnsi" w:hAnsi="Times New Roman" w:cs="Times New Roman"/>
          <w:color w:val="000000"/>
        </w:rPr>
      </w:pPr>
    </w:p>
    <w:p w14:paraId="6F3ACC22" w14:textId="6BFFE6D1" w:rsidR="008D766D" w:rsidRPr="00314AD9" w:rsidRDefault="008408C0" w:rsidP="008D766D">
      <w:pPr>
        <w:widowControl/>
        <w:adjustRightInd w:val="0"/>
        <w:ind w:left="360" w:hanging="360"/>
        <w:rPr>
          <w:rFonts w:ascii="Times New Roman" w:eastAsiaTheme="minorHAnsi" w:hAnsi="Times New Roman" w:cs="Times New Roman"/>
          <w:color w:val="000000"/>
        </w:rPr>
      </w:pPr>
      <w:r w:rsidRPr="00314AD9">
        <w:rPr>
          <w:rFonts w:ascii="Times New Roman" w:eastAsiaTheme="minorHAnsi" w:hAnsi="Times New Roman" w:cs="Times New Roman"/>
          <w:color w:val="000000"/>
        </w:rPr>
        <w:t>5</w:t>
      </w:r>
      <w:r w:rsidR="008D766D" w:rsidRPr="00314AD9">
        <w:rPr>
          <w:rFonts w:ascii="Times New Roman" w:eastAsiaTheme="minorHAnsi" w:hAnsi="Times New Roman" w:cs="Times New Roman"/>
          <w:color w:val="000000"/>
        </w:rPr>
        <w:t>.</w:t>
      </w:r>
      <w:r w:rsidR="008D766D" w:rsidRPr="00314AD9">
        <w:rPr>
          <w:rFonts w:ascii="Times New Roman" w:eastAsiaTheme="minorHAnsi" w:hAnsi="Times New Roman" w:cs="Times New Roman"/>
          <w:color w:val="000000"/>
        </w:rPr>
        <w:tab/>
        <w:t xml:space="preserve">Student Reports and Grade </w:t>
      </w:r>
    </w:p>
    <w:p w14:paraId="3DB62F4F" w14:textId="19B3F5DF" w:rsidR="008D766D" w:rsidRPr="00314AD9" w:rsidRDefault="008D766D" w:rsidP="002A25F4">
      <w:pPr>
        <w:widowControl/>
        <w:adjustRightInd w:val="0"/>
        <w:ind w:left="900" w:hanging="360"/>
        <w:rPr>
          <w:rFonts w:ascii="Times New Roman" w:eastAsiaTheme="minorHAnsi" w:hAnsi="Times New Roman" w:cs="Times New Roman"/>
          <w:color w:val="000000"/>
        </w:rPr>
      </w:pPr>
      <w:r w:rsidRPr="00314AD9">
        <w:rPr>
          <w:rFonts w:ascii="Times New Roman" w:eastAsiaTheme="minorHAnsi" w:hAnsi="Times New Roman" w:cs="Times New Roman"/>
          <w:color w:val="000000"/>
        </w:rPr>
        <w:t>a</w:t>
      </w:r>
      <w:proofErr w:type="gramStart"/>
      <w:r w:rsidRPr="00314AD9">
        <w:rPr>
          <w:rFonts w:ascii="Times New Roman" w:eastAsiaTheme="minorHAnsi" w:hAnsi="Times New Roman" w:cs="Times New Roman"/>
          <w:color w:val="000000"/>
        </w:rPr>
        <w:t xml:space="preserve">. </w:t>
      </w:r>
      <w:r w:rsidR="002A25F4" w:rsidRPr="00314AD9">
        <w:rPr>
          <w:rFonts w:ascii="Times New Roman" w:eastAsiaTheme="minorHAnsi" w:hAnsi="Times New Roman" w:cs="Times New Roman"/>
          <w:color w:val="000000"/>
        </w:rPr>
        <w:tab/>
      </w:r>
      <w:r w:rsidRPr="00314AD9">
        <w:rPr>
          <w:rFonts w:ascii="Times New Roman" w:eastAsiaTheme="minorHAnsi" w:hAnsi="Times New Roman" w:cs="Times New Roman"/>
          <w:color w:val="000000"/>
        </w:rPr>
        <w:t>Upon</w:t>
      </w:r>
      <w:proofErr w:type="gramEnd"/>
      <w:r w:rsidRPr="00314AD9">
        <w:rPr>
          <w:rFonts w:ascii="Times New Roman" w:eastAsiaTheme="minorHAnsi" w:hAnsi="Times New Roman" w:cs="Times New Roman"/>
          <w:color w:val="000000"/>
        </w:rPr>
        <w:t xml:space="preserve"> completion of all training, the contractor shall issue a Certificate of Training (Appendix A), which includes an End of Course Evaluation. Each FAA i</w:t>
      </w:r>
      <w:r w:rsidR="008408C0" w:rsidRPr="00314AD9">
        <w:rPr>
          <w:rFonts w:ascii="Times New Roman" w:eastAsiaTheme="minorHAnsi" w:hAnsi="Times New Roman" w:cs="Times New Roman"/>
          <w:color w:val="000000"/>
        </w:rPr>
        <w:t>nstructor</w:t>
      </w:r>
      <w:r w:rsidRPr="00314AD9">
        <w:rPr>
          <w:rFonts w:ascii="Times New Roman" w:eastAsiaTheme="minorHAnsi" w:hAnsi="Times New Roman" w:cs="Times New Roman"/>
          <w:color w:val="000000"/>
        </w:rPr>
        <w:t xml:space="preserve"> shall sign the Certificate of Training (Appendix A) certifying the type of training provided, specific dates, and the duration of such training. </w:t>
      </w:r>
    </w:p>
    <w:p w14:paraId="236491E4" w14:textId="6D870036" w:rsidR="008D766D" w:rsidRPr="00314AD9" w:rsidRDefault="008D766D" w:rsidP="002A25F4">
      <w:pPr>
        <w:widowControl/>
        <w:adjustRightInd w:val="0"/>
        <w:ind w:left="900" w:hanging="360"/>
        <w:rPr>
          <w:rFonts w:ascii="Times New Roman" w:eastAsiaTheme="minorHAnsi" w:hAnsi="Times New Roman" w:cs="Times New Roman"/>
          <w:color w:val="000000"/>
        </w:rPr>
      </w:pPr>
      <w:r w:rsidRPr="00314AD9">
        <w:rPr>
          <w:rFonts w:ascii="Times New Roman" w:eastAsiaTheme="minorHAnsi" w:hAnsi="Times New Roman" w:cs="Times New Roman"/>
          <w:color w:val="000000"/>
        </w:rPr>
        <w:t>b</w:t>
      </w:r>
      <w:proofErr w:type="gramStart"/>
      <w:r w:rsidRPr="00314AD9">
        <w:rPr>
          <w:rFonts w:ascii="Times New Roman" w:eastAsiaTheme="minorHAnsi" w:hAnsi="Times New Roman" w:cs="Times New Roman"/>
          <w:color w:val="000000"/>
        </w:rPr>
        <w:t xml:space="preserve">. </w:t>
      </w:r>
      <w:r w:rsidR="002A25F4" w:rsidRPr="00314AD9">
        <w:rPr>
          <w:rFonts w:ascii="Times New Roman" w:eastAsiaTheme="minorHAnsi" w:hAnsi="Times New Roman" w:cs="Times New Roman"/>
          <w:color w:val="000000"/>
        </w:rPr>
        <w:tab/>
      </w:r>
      <w:r w:rsidRPr="00314AD9">
        <w:rPr>
          <w:rFonts w:ascii="Times New Roman" w:eastAsiaTheme="minorHAnsi" w:hAnsi="Times New Roman" w:cs="Times New Roman"/>
          <w:color w:val="000000"/>
        </w:rPr>
        <w:t>Each</w:t>
      </w:r>
      <w:proofErr w:type="gramEnd"/>
      <w:r w:rsidRPr="00314AD9">
        <w:rPr>
          <w:rFonts w:ascii="Times New Roman" w:eastAsiaTheme="minorHAnsi" w:hAnsi="Times New Roman" w:cs="Times New Roman"/>
          <w:color w:val="000000"/>
        </w:rPr>
        <w:t xml:space="preserve"> FAA Inspector shall also complete the End of Course Evaluation. </w:t>
      </w:r>
      <w:r w:rsidR="008408C0" w:rsidRPr="00314AD9">
        <w:rPr>
          <w:rFonts w:ascii="Times New Roman" w:eastAsiaTheme="minorHAnsi" w:hAnsi="Times New Roman" w:cs="Times New Roman"/>
          <w:color w:val="000000"/>
        </w:rPr>
        <w:t>Once Appendix A is completed by both the Instructor and the Inspector on</w:t>
      </w:r>
      <w:r w:rsidRPr="00314AD9">
        <w:rPr>
          <w:rFonts w:ascii="Times New Roman" w:eastAsiaTheme="minorHAnsi" w:hAnsi="Times New Roman" w:cs="Times New Roman"/>
          <w:color w:val="000000"/>
        </w:rPr>
        <w:t>e</w:t>
      </w:r>
      <w:r w:rsidR="008408C0" w:rsidRPr="00314AD9">
        <w:rPr>
          <w:rFonts w:ascii="Times New Roman" w:eastAsiaTheme="minorHAnsi" w:hAnsi="Times New Roman" w:cs="Times New Roman"/>
          <w:color w:val="000000"/>
        </w:rPr>
        <w:t xml:space="preserve"> (1)</w:t>
      </w:r>
      <w:r w:rsidRPr="00314AD9">
        <w:rPr>
          <w:rFonts w:ascii="Times New Roman" w:eastAsiaTheme="minorHAnsi" w:hAnsi="Times New Roman" w:cs="Times New Roman"/>
          <w:color w:val="000000"/>
        </w:rPr>
        <w:t xml:space="preserve"> copy must be submitted to the COR within five (5) days of class termination. </w:t>
      </w:r>
    </w:p>
    <w:p w14:paraId="193BC1E9" w14:textId="0BCFE13A" w:rsidR="005475B7" w:rsidRPr="00314AD9" w:rsidRDefault="008D766D" w:rsidP="00341164">
      <w:pPr>
        <w:pStyle w:val="Default"/>
        <w:ind w:left="900" w:hanging="360"/>
        <w:rPr>
          <w:rFonts w:ascii="Times New Roman" w:hAnsi="Times New Roman" w:cs="Times New Roman"/>
          <w:sz w:val="22"/>
          <w:szCs w:val="22"/>
          <w:highlight w:val="yellow"/>
        </w:rPr>
      </w:pPr>
      <w:r w:rsidRPr="00314AD9">
        <w:rPr>
          <w:rFonts w:ascii="Times New Roman" w:hAnsi="Times New Roman" w:cs="Times New Roman"/>
          <w:sz w:val="22"/>
          <w:szCs w:val="22"/>
        </w:rPr>
        <w:lastRenderedPageBreak/>
        <w:t>c</w:t>
      </w:r>
      <w:proofErr w:type="gramStart"/>
      <w:r w:rsidRPr="00314AD9">
        <w:rPr>
          <w:rFonts w:ascii="Times New Roman" w:hAnsi="Times New Roman" w:cs="Times New Roman"/>
          <w:sz w:val="22"/>
          <w:szCs w:val="22"/>
        </w:rPr>
        <w:t xml:space="preserve">. </w:t>
      </w:r>
      <w:r w:rsidR="002A25F4" w:rsidRPr="00314AD9">
        <w:rPr>
          <w:rFonts w:ascii="Times New Roman" w:hAnsi="Times New Roman" w:cs="Times New Roman"/>
          <w:sz w:val="22"/>
          <w:szCs w:val="22"/>
        </w:rPr>
        <w:tab/>
      </w:r>
      <w:r w:rsidRPr="00314AD9">
        <w:rPr>
          <w:rFonts w:ascii="Times New Roman" w:hAnsi="Times New Roman" w:cs="Times New Roman"/>
          <w:sz w:val="22"/>
          <w:szCs w:val="22"/>
        </w:rPr>
        <w:t>Each</w:t>
      </w:r>
      <w:proofErr w:type="gramEnd"/>
      <w:r w:rsidRPr="00314AD9">
        <w:rPr>
          <w:rFonts w:ascii="Times New Roman" w:hAnsi="Times New Roman" w:cs="Times New Roman"/>
          <w:sz w:val="22"/>
          <w:szCs w:val="22"/>
        </w:rPr>
        <w:t xml:space="preserve"> student's performance shall be graded with a Pass or Fail rating. The contractor shall, within two weeks after class completion, furnish a report to the COR reflecting the student's final grades, attendance records, and any additional comments deemed necessary concerning his/her attitude and ability. Each student shall receive a certificate of graduation, pending completion of required testing with a minimum average of 70 percent. Testing may be conducted with open textbook for reference. </w:t>
      </w:r>
    </w:p>
    <w:p w14:paraId="09C286EF" w14:textId="77777777" w:rsidR="002F5916" w:rsidRPr="00314AD9" w:rsidRDefault="002F5916" w:rsidP="00A9025F">
      <w:pPr>
        <w:tabs>
          <w:tab w:val="left" w:pos="832"/>
          <w:tab w:val="left" w:pos="833"/>
        </w:tabs>
        <w:ind w:right="686"/>
        <w:rPr>
          <w:rFonts w:ascii="Times New Roman" w:hAnsi="Times New Roman" w:cs="Times New Roman"/>
          <w:highlight w:val="yellow"/>
        </w:rPr>
      </w:pPr>
    </w:p>
    <w:p w14:paraId="0423739F" w14:textId="1EC15757" w:rsidR="00341BAE" w:rsidRPr="00314AD9" w:rsidRDefault="0094269B" w:rsidP="00C20302">
      <w:pPr>
        <w:pStyle w:val="Heading1"/>
        <w:tabs>
          <w:tab w:val="left" w:pos="832"/>
        </w:tabs>
        <w:ind w:left="0"/>
        <w:rPr>
          <w:rFonts w:ascii="Times New Roman" w:hAnsi="Times New Roman" w:cs="Times New Roman"/>
        </w:rPr>
      </w:pPr>
      <w:bookmarkStart w:id="3" w:name="4.0_CONTRACTOR_PERSONNEL_REQUIREMENTS:"/>
      <w:bookmarkStart w:id="4" w:name="5.0_GOVERNMENT_FURNISHED_INFORMATION:"/>
      <w:bookmarkStart w:id="5" w:name="6.0_TIME_AND_LOCATION_OF_PERFORMANCE:"/>
      <w:bookmarkEnd w:id="3"/>
      <w:bookmarkEnd w:id="4"/>
      <w:bookmarkEnd w:id="5"/>
      <w:r w:rsidRPr="00314AD9">
        <w:rPr>
          <w:rFonts w:ascii="Times New Roman" w:hAnsi="Times New Roman" w:cs="Times New Roman"/>
          <w:bCs w:val="0"/>
          <w:u w:val="none"/>
        </w:rPr>
        <w:t>G</w:t>
      </w:r>
      <w:r w:rsidR="007364E0" w:rsidRPr="00314AD9">
        <w:rPr>
          <w:rFonts w:ascii="Times New Roman" w:hAnsi="Times New Roman" w:cs="Times New Roman"/>
          <w:u w:val="none"/>
        </w:rPr>
        <w:t>.</w:t>
      </w:r>
      <w:r w:rsidRPr="00314AD9">
        <w:rPr>
          <w:rFonts w:ascii="Times New Roman" w:hAnsi="Times New Roman" w:cs="Times New Roman"/>
          <w:u w:val="none"/>
        </w:rPr>
        <w:t xml:space="preserve"> </w:t>
      </w:r>
      <w:r w:rsidR="007364E0" w:rsidRPr="00314AD9">
        <w:rPr>
          <w:rFonts w:ascii="Times New Roman" w:hAnsi="Times New Roman" w:cs="Times New Roman"/>
          <w:u w:val="none"/>
        </w:rPr>
        <w:t xml:space="preserve"> </w:t>
      </w:r>
      <w:r w:rsidR="00517698" w:rsidRPr="00314AD9">
        <w:rPr>
          <w:rFonts w:ascii="Times New Roman" w:hAnsi="Times New Roman" w:cs="Times New Roman"/>
        </w:rPr>
        <w:t>TRAINING REQUIREMENTS</w:t>
      </w:r>
      <w:r w:rsidR="0072714B" w:rsidRPr="00314AD9">
        <w:rPr>
          <w:rFonts w:ascii="Times New Roman" w:hAnsi="Times New Roman" w:cs="Times New Roman"/>
        </w:rPr>
        <w:t>:</w:t>
      </w:r>
    </w:p>
    <w:p w14:paraId="34234E3D" w14:textId="77777777" w:rsidR="0094269B" w:rsidRPr="00314AD9" w:rsidRDefault="0094269B" w:rsidP="0094269B">
      <w:pPr>
        <w:pStyle w:val="BodyText"/>
        <w:spacing w:before="1"/>
        <w:ind w:right="373"/>
        <w:rPr>
          <w:rFonts w:ascii="Times New Roman" w:hAnsi="Times New Roman" w:cs="Times New Roman"/>
          <w:b/>
          <w:bCs/>
          <w:u w:val="single" w:color="000000"/>
        </w:rPr>
      </w:pPr>
    </w:p>
    <w:p w14:paraId="7F83C686" w14:textId="77AC0C7F" w:rsidR="00332180" w:rsidRPr="00314AD9" w:rsidRDefault="007A52FC" w:rsidP="0094269B">
      <w:pPr>
        <w:pStyle w:val="BodyText"/>
        <w:numPr>
          <w:ilvl w:val="0"/>
          <w:numId w:val="42"/>
        </w:numPr>
        <w:spacing w:before="1"/>
        <w:ind w:left="360" w:right="373"/>
        <w:rPr>
          <w:rFonts w:ascii="Times New Roman" w:hAnsi="Times New Roman" w:cs="Times New Roman"/>
        </w:rPr>
      </w:pPr>
      <w:r w:rsidRPr="00314AD9">
        <w:rPr>
          <w:rFonts w:ascii="Times New Roman" w:hAnsi="Times New Roman" w:cs="Times New Roman"/>
        </w:rPr>
        <w:t>Course contents shall include at a minimum:</w:t>
      </w:r>
    </w:p>
    <w:p w14:paraId="21C7DE6E" w14:textId="0AFBD318" w:rsidR="007A52FC" w:rsidRPr="00314AD9" w:rsidRDefault="007A52FC" w:rsidP="007A52FC">
      <w:pPr>
        <w:pStyle w:val="BodyText"/>
        <w:numPr>
          <w:ilvl w:val="1"/>
          <w:numId w:val="42"/>
        </w:numPr>
        <w:spacing w:before="1"/>
        <w:ind w:right="373"/>
        <w:rPr>
          <w:rFonts w:ascii="Times New Roman" w:hAnsi="Times New Roman" w:cs="Times New Roman"/>
        </w:rPr>
      </w:pPr>
      <w:r w:rsidRPr="00314AD9">
        <w:rPr>
          <w:rFonts w:ascii="Times New Roman" w:hAnsi="Times New Roman" w:cs="Times New Roman"/>
        </w:rPr>
        <w:t>Definitions</w:t>
      </w:r>
    </w:p>
    <w:p w14:paraId="55EC72A0" w14:textId="2056DFE7" w:rsidR="007A52FC" w:rsidRPr="00314AD9" w:rsidRDefault="00791E49" w:rsidP="007A52FC">
      <w:pPr>
        <w:pStyle w:val="BodyText"/>
        <w:numPr>
          <w:ilvl w:val="1"/>
          <w:numId w:val="42"/>
        </w:numPr>
        <w:spacing w:before="1"/>
        <w:ind w:right="373"/>
        <w:rPr>
          <w:rFonts w:ascii="Times New Roman" w:hAnsi="Times New Roman" w:cs="Times New Roman"/>
        </w:rPr>
      </w:pPr>
      <w:r w:rsidRPr="00314AD9">
        <w:rPr>
          <w:rFonts w:ascii="Times New Roman" w:hAnsi="Times New Roman" w:cs="Times New Roman"/>
        </w:rPr>
        <w:t xml:space="preserve">Identification of Stress Reactions </w:t>
      </w:r>
    </w:p>
    <w:p w14:paraId="6BCB1A19" w14:textId="77F02964" w:rsidR="00791E49" w:rsidRPr="00314AD9" w:rsidRDefault="00791E49" w:rsidP="007A52FC">
      <w:pPr>
        <w:pStyle w:val="BodyText"/>
        <w:numPr>
          <w:ilvl w:val="1"/>
          <w:numId w:val="42"/>
        </w:numPr>
        <w:spacing w:before="1"/>
        <w:ind w:right="373"/>
        <w:rPr>
          <w:rFonts w:ascii="Times New Roman" w:hAnsi="Times New Roman" w:cs="Times New Roman"/>
        </w:rPr>
      </w:pPr>
      <w:r w:rsidRPr="00314AD9">
        <w:rPr>
          <w:rFonts w:ascii="Times New Roman" w:hAnsi="Times New Roman" w:cs="Times New Roman"/>
        </w:rPr>
        <w:t>Defusing</w:t>
      </w:r>
    </w:p>
    <w:p w14:paraId="29D9EEFD" w14:textId="7BAA7F87" w:rsidR="00791E49" w:rsidRPr="00314AD9" w:rsidRDefault="00791E49" w:rsidP="007A52FC">
      <w:pPr>
        <w:pStyle w:val="BodyText"/>
        <w:numPr>
          <w:ilvl w:val="1"/>
          <w:numId w:val="42"/>
        </w:numPr>
        <w:spacing w:before="1"/>
        <w:ind w:right="373"/>
        <w:rPr>
          <w:rFonts w:ascii="Times New Roman" w:hAnsi="Times New Roman" w:cs="Times New Roman"/>
        </w:rPr>
      </w:pPr>
      <w:r w:rsidRPr="00314AD9">
        <w:rPr>
          <w:rFonts w:ascii="Times New Roman" w:hAnsi="Times New Roman" w:cs="Times New Roman"/>
        </w:rPr>
        <w:t>Debriefings</w:t>
      </w:r>
    </w:p>
    <w:p w14:paraId="1EADE715" w14:textId="495B905F" w:rsidR="00791E49" w:rsidRPr="00314AD9" w:rsidRDefault="00791E49" w:rsidP="007A52FC">
      <w:pPr>
        <w:pStyle w:val="BodyText"/>
        <w:numPr>
          <w:ilvl w:val="1"/>
          <w:numId w:val="42"/>
        </w:numPr>
        <w:spacing w:before="1"/>
        <w:ind w:right="373"/>
        <w:rPr>
          <w:rFonts w:ascii="Times New Roman" w:hAnsi="Times New Roman" w:cs="Times New Roman"/>
        </w:rPr>
      </w:pPr>
      <w:r w:rsidRPr="00314AD9">
        <w:rPr>
          <w:rFonts w:ascii="Times New Roman" w:hAnsi="Times New Roman" w:cs="Times New Roman"/>
        </w:rPr>
        <w:t>Peer Support Volunteer identification, responsibilities and tasks</w:t>
      </w:r>
    </w:p>
    <w:p w14:paraId="7D1DA74C" w14:textId="0CFA75BF" w:rsidR="00517698" w:rsidRPr="00314AD9" w:rsidRDefault="00517698" w:rsidP="0094269B">
      <w:pPr>
        <w:pStyle w:val="BodyText"/>
        <w:numPr>
          <w:ilvl w:val="0"/>
          <w:numId w:val="42"/>
        </w:numPr>
        <w:spacing w:before="1"/>
        <w:ind w:left="360" w:right="373"/>
        <w:rPr>
          <w:rFonts w:ascii="Times New Roman" w:hAnsi="Times New Roman" w:cs="Times New Roman"/>
        </w:rPr>
      </w:pPr>
      <w:r w:rsidRPr="00314AD9">
        <w:rPr>
          <w:rFonts w:ascii="Times New Roman" w:hAnsi="Times New Roman" w:cs="Times New Roman"/>
        </w:rPr>
        <w:t xml:space="preserve">All instruction must be presented by a qualified instructor in a classroom environment (in-person) as the preferred method of training, unless there is a natural disaster or pandemic. If the training cannot be conducted in a </w:t>
      </w:r>
      <w:proofErr w:type="gramStart"/>
      <w:r w:rsidRPr="00314AD9">
        <w:rPr>
          <w:rFonts w:ascii="Times New Roman" w:hAnsi="Times New Roman" w:cs="Times New Roman"/>
        </w:rPr>
        <w:t>brick and mortar</w:t>
      </w:r>
      <w:proofErr w:type="gramEnd"/>
      <w:r w:rsidRPr="00314AD9">
        <w:rPr>
          <w:rFonts w:ascii="Times New Roman" w:hAnsi="Times New Roman" w:cs="Times New Roman"/>
        </w:rPr>
        <w:t xml:space="preserve"> environment, Computer-Based Instruction (CBI) or Virtual Training is allowed at the discretion of the Government and with concurrence of the vendor. </w:t>
      </w:r>
    </w:p>
    <w:p w14:paraId="12CB0ED2" w14:textId="77777777" w:rsidR="00517698" w:rsidRPr="00314AD9" w:rsidRDefault="00517698" w:rsidP="00517698">
      <w:pPr>
        <w:pStyle w:val="BodyText"/>
        <w:spacing w:before="1"/>
        <w:ind w:right="373"/>
        <w:rPr>
          <w:rFonts w:ascii="Times New Roman" w:hAnsi="Times New Roman" w:cs="Times New Roman"/>
        </w:rPr>
      </w:pPr>
    </w:p>
    <w:p w14:paraId="592D5630" w14:textId="77777777" w:rsidR="00517698" w:rsidRPr="00314AD9" w:rsidRDefault="00517698" w:rsidP="0094269B">
      <w:pPr>
        <w:widowControl/>
        <w:rPr>
          <w:rFonts w:ascii="Times New Roman" w:hAnsi="Times New Roman" w:cs="Times New Roman"/>
        </w:rPr>
      </w:pPr>
      <w:r w:rsidRPr="00314AD9">
        <w:rPr>
          <w:rFonts w:ascii="Times New Roman" w:hAnsi="Times New Roman" w:cs="Times New Roman"/>
        </w:rPr>
        <w:t xml:space="preserve">If CBI or Virtual Training is used to accomplish </w:t>
      </w:r>
      <w:proofErr w:type="gramStart"/>
      <w:r w:rsidRPr="00314AD9">
        <w:rPr>
          <w:rFonts w:ascii="Times New Roman" w:hAnsi="Times New Roman" w:cs="Times New Roman"/>
        </w:rPr>
        <w:t>training</w:t>
      </w:r>
      <w:proofErr w:type="gramEnd"/>
      <w:r w:rsidRPr="00314AD9">
        <w:rPr>
          <w:rFonts w:ascii="Times New Roman" w:hAnsi="Times New Roman" w:cs="Times New Roman"/>
        </w:rPr>
        <w:t xml:space="preserve"> then the following requirements must be met:</w:t>
      </w:r>
    </w:p>
    <w:p w14:paraId="3B5056EA" w14:textId="77777777" w:rsidR="00517698" w:rsidRPr="00314AD9" w:rsidRDefault="00517698" w:rsidP="00517698">
      <w:pPr>
        <w:pStyle w:val="ListParagraph"/>
        <w:widowControl/>
        <w:numPr>
          <w:ilvl w:val="0"/>
          <w:numId w:val="11"/>
        </w:numPr>
        <w:rPr>
          <w:rFonts w:ascii="Times New Roman" w:hAnsi="Times New Roman" w:cs="Times New Roman"/>
        </w:rPr>
      </w:pPr>
      <w:r w:rsidRPr="00314AD9">
        <w:rPr>
          <w:rFonts w:ascii="Times New Roman" w:hAnsi="Times New Roman" w:cs="Times New Roman"/>
        </w:rPr>
        <w:t xml:space="preserve">Prior to training, provide information to the COR on the </w:t>
      </w:r>
      <w:proofErr w:type="gramStart"/>
      <w:r w:rsidRPr="00314AD9">
        <w:rPr>
          <w:rFonts w:ascii="Times New Roman" w:hAnsi="Times New Roman" w:cs="Times New Roman"/>
        </w:rPr>
        <w:t>computer based</w:t>
      </w:r>
      <w:proofErr w:type="gramEnd"/>
      <w:r w:rsidRPr="00314AD9">
        <w:rPr>
          <w:rFonts w:ascii="Times New Roman" w:hAnsi="Times New Roman" w:cs="Times New Roman"/>
        </w:rPr>
        <w:t xml:space="preserve"> platform being utilized for approval to include number of hours and the number of training days. </w:t>
      </w:r>
    </w:p>
    <w:p w14:paraId="142322EE" w14:textId="77777777" w:rsidR="00517698" w:rsidRPr="00314AD9" w:rsidRDefault="00517698" w:rsidP="00517698">
      <w:pPr>
        <w:pStyle w:val="ListParagraph"/>
        <w:widowControl/>
        <w:numPr>
          <w:ilvl w:val="0"/>
          <w:numId w:val="11"/>
        </w:numPr>
        <w:rPr>
          <w:rFonts w:ascii="Times New Roman" w:hAnsi="Times New Roman" w:cs="Times New Roman"/>
        </w:rPr>
      </w:pPr>
      <w:r w:rsidRPr="00314AD9">
        <w:rPr>
          <w:rFonts w:ascii="Times New Roman" w:hAnsi="Times New Roman" w:cs="Times New Roman"/>
        </w:rPr>
        <w:t xml:space="preserve">Students shall receive a thorough briefing on the operation and use of the software prior to start of first date of course for accessing the virtual platform. If workbook materials </w:t>
      </w:r>
      <w:proofErr w:type="gramStart"/>
      <w:r w:rsidRPr="00314AD9">
        <w:rPr>
          <w:rFonts w:ascii="Times New Roman" w:hAnsi="Times New Roman" w:cs="Times New Roman"/>
        </w:rPr>
        <w:t>is</w:t>
      </w:r>
      <w:proofErr w:type="gramEnd"/>
      <w:r w:rsidRPr="00314AD9">
        <w:rPr>
          <w:rFonts w:ascii="Times New Roman" w:hAnsi="Times New Roman" w:cs="Times New Roman"/>
        </w:rPr>
        <w:t xml:space="preserve"> required for CBI training, students must receive material 10 days prior to training. </w:t>
      </w:r>
    </w:p>
    <w:p w14:paraId="72280ECB" w14:textId="77777777" w:rsidR="00517698" w:rsidRPr="00314AD9" w:rsidRDefault="00517698" w:rsidP="002A6A1A">
      <w:pPr>
        <w:pStyle w:val="ListParagraph"/>
        <w:widowControl/>
        <w:numPr>
          <w:ilvl w:val="0"/>
          <w:numId w:val="11"/>
        </w:numPr>
        <w:spacing w:before="1"/>
        <w:ind w:right="373"/>
        <w:rPr>
          <w:rFonts w:ascii="Times New Roman" w:hAnsi="Times New Roman" w:cs="Times New Roman"/>
        </w:rPr>
      </w:pPr>
      <w:r w:rsidRPr="00314AD9">
        <w:rPr>
          <w:rFonts w:ascii="Times New Roman" w:hAnsi="Times New Roman" w:cs="Times New Roman"/>
        </w:rPr>
        <w:t>Provide Time Zone training will be conducted.</w:t>
      </w:r>
    </w:p>
    <w:p w14:paraId="64177074" w14:textId="32630DBC" w:rsidR="00517698" w:rsidRPr="00314AD9" w:rsidRDefault="00517698" w:rsidP="00517698">
      <w:pPr>
        <w:pStyle w:val="ListParagraph"/>
        <w:widowControl/>
        <w:numPr>
          <w:ilvl w:val="0"/>
          <w:numId w:val="11"/>
        </w:numPr>
        <w:spacing w:before="1"/>
        <w:ind w:right="373"/>
        <w:rPr>
          <w:rFonts w:ascii="Times New Roman" w:hAnsi="Times New Roman" w:cs="Times New Roman"/>
        </w:rPr>
      </w:pPr>
      <w:r w:rsidRPr="00314AD9">
        <w:rPr>
          <w:rFonts w:ascii="Times New Roman" w:hAnsi="Times New Roman" w:cs="Times New Roman"/>
        </w:rPr>
        <w:t>At least one instructor shall be present or readily accessible by electronic means to resolve any problems or questions that the FAA may have regarding the material presented in the course.</w:t>
      </w:r>
    </w:p>
    <w:p w14:paraId="5A02E6CE" w14:textId="3128A245" w:rsidR="00517698" w:rsidRPr="00314AD9" w:rsidRDefault="00517698" w:rsidP="00517698">
      <w:pPr>
        <w:pStyle w:val="ListParagraph"/>
        <w:widowControl/>
        <w:numPr>
          <w:ilvl w:val="0"/>
          <w:numId w:val="11"/>
        </w:numPr>
        <w:adjustRightInd w:val="0"/>
        <w:rPr>
          <w:rFonts w:ascii="Times New Roman" w:eastAsiaTheme="minorHAnsi" w:hAnsi="Times New Roman" w:cs="Times New Roman"/>
          <w:color w:val="000000"/>
        </w:rPr>
      </w:pPr>
      <w:r w:rsidRPr="00314AD9">
        <w:rPr>
          <w:rFonts w:ascii="Times New Roman" w:eastAsiaTheme="minorHAnsi" w:hAnsi="Times New Roman" w:cs="Times New Roman"/>
          <w:color w:val="000000"/>
        </w:rPr>
        <w:t xml:space="preserve">All material presented by CBI shall be reviewed and reinforced by a qualified instructor in classroom discussion or one-on-one with the </w:t>
      </w:r>
      <w:r w:rsidR="00C21D88" w:rsidRPr="00314AD9">
        <w:rPr>
          <w:rFonts w:ascii="Times New Roman" w:eastAsiaTheme="minorHAnsi" w:hAnsi="Times New Roman" w:cs="Times New Roman"/>
          <w:color w:val="000000"/>
        </w:rPr>
        <w:t>Safety Inspector</w:t>
      </w:r>
      <w:r w:rsidRPr="00314AD9">
        <w:rPr>
          <w:rFonts w:ascii="Times New Roman" w:eastAsiaTheme="minorHAnsi" w:hAnsi="Times New Roman" w:cs="Times New Roman"/>
          <w:color w:val="000000"/>
        </w:rPr>
        <w:t xml:space="preserve">. </w:t>
      </w:r>
    </w:p>
    <w:p w14:paraId="64241E68" w14:textId="77777777" w:rsidR="006165BB" w:rsidRPr="00314AD9" w:rsidRDefault="006165BB" w:rsidP="006165BB">
      <w:pPr>
        <w:widowControl/>
        <w:rPr>
          <w:rFonts w:ascii="Times New Roman" w:hAnsi="Times New Roman" w:cs="Times New Roman"/>
          <w:highlight w:val="yellow"/>
        </w:rPr>
      </w:pPr>
    </w:p>
    <w:p w14:paraId="403E415F" w14:textId="448B5877" w:rsidR="006165BB" w:rsidRPr="00314AD9" w:rsidRDefault="006165BB" w:rsidP="00310C66">
      <w:pPr>
        <w:pStyle w:val="Default"/>
        <w:numPr>
          <w:ilvl w:val="0"/>
          <w:numId w:val="42"/>
        </w:numPr>
        <w:ind w:left="360"/>
        <w:rPr>
          <w:rFonts w:ascii="Times New Roman" w:hAnsi="Times New Roman" w:cs="Times New Roman"/>
          <w:sz w:val="22"/>
          <w:szCs w:val="22"/>
        </w:rPr>
      </w:pPr>
      <w:r w:rsidRPr="00314AD9">
        <w:rPr>
          <w:rFonts w:ascii="Times New Roman" w:hAnsi="Times New Roman" w:cs="Times New Roman"/>
          <w:sz w:val="22"/>
          <w:szCs w:val="22"/>
        </w:rPr>
        <w:t>At least two weeks prior to any course, provide each registered student with the training site address, map and/or directions to the training site, a local point of contact and telephone number, and commercially available lodging near the training site.</w:t>
      </w:r>
    </w:p>
    <w:p w14:paraId="2F5EB0CE" w14:textId="77777777" w:rsidR="006165BB" w:rsidRPr="00314AD9" w:rsidRDefault="006165BB" w:rsidP="006165BB">
      <w:pPr>
        <w:widowControl/>
        <w:rPr>
          <w:rFonts w:ascii="Times New Roman" w:hAnsi="Times New Roman" w:cs="Times New Roman"/>
          <w:highlight w:val="yellow"/>
        </w:rPr>
      </w:pPr>
    </w:p>
    <w:p w14:paraId="4C6B0FA8" w14:textId="7D205FDA" w:rsidR="00341164" w:rsidRPr="00314AD9" w:rsidRDefault="00341164" w:rsidP="00310C66">
      <w:pPr>
        <w:pStyle w:val="ListParagraph"/>
        <w:numPr>
          <w:ilvl w:val="0"/>
          <w:numId w:val="42"/>
        </w:numPr>
        <w:tabs>
          <w:tab w:val="left" w:pos="833"/>
          <w:tab w:val="left" w:pos="834"/>
        </w:tabs>
        <w:ind w:left="360" w:right="686"/>
        <w:rPr>
          <w:rFonts w:ascii="Times New Roman" w:hAnsi="Times New Roman" w:cs="Times New Roman"/>
        </w:rPr>
      </w:pPr>
      <w:r w:rsidRPr="00314AD9">
        <w:rPr>
          <w:rFonts w:ascii="Times New Roman" w:hAnsi="Times New Roman" w:cs="Times New Roman"/>
        </w:rPr>
        <w:t>On the first day of training for brick and mortar and three (3) days before virtual training, the contractor must p</w:t>
      </w:r>
      <w:r w:rsidR="006165BB" w:rsidRPr="00314AD9">
        <w:rPr>
          <w:rFonts w:ascii="Times New Roman" w:hAnsi="Times New Roman" w:cs="Times New Roman"/>
        </w:rPr>
        <w:t>rovide all training aids consisting of learning objectives for each topic</w:t>
      </w:r>
      <w:r w:rsidRPr="00314AD9">
        <w:rPr>
          <w:rFonts w:ascii="Times New Roman" w:hAnsi="Times New Roman" w:cs="Times New Roman"/>
        </w:rPr>
        <w:t xml:space="preserve"> not limited to:</w:t>
      </w:r>
    </w:p>
    <w:p w14:paraId="6C8056BD" w14:textId="432CA335" w:rsidR="00341164" w:rsidRPr="00314AD9" w:rsidRDefault="006165BB" w:rsidP="00341164">
      <w:pPr>
        <w:pStyle w:val="ListParagraph"/>
        <w:numPr>
          <w:ilvl w:val="2"/>
          <w:numId w:val="5"/>
        </w:numPr>
        <w:tabs>
          <w:tab w:val="left" w:pos="1170"/>
        </w:tabs>
        <w:ind w:right="686" w:hanging="22"/>
        <w:rPr>
          <w:rFonts w:ascii="Times New Roman" w:hAnsi="Times New Roman" w:cs="Times New Roman"/>
        </w:rPr>
      </w:pPr>
      <w:r w:rsidRPr="00314AD9">
        <w:rPr>
          <w:rFonts w:ascii="Times New Roman" w:hAnsi="Times New Roman" w:cs="Times New Roman"/>
        </w:rPr>
        <w:t>syllabus</w:t>
      </w:r>
      <w:r w:rsidR="00341164" w:rsidRPr="00314AD9">
        <w:rPr>
          <w:rFonts w:ascii="Times New Roman" w:hAnsi="Times New Roman" w:cs="Times New Roman"/>
        </w:rPr>
        <w:t>/lesson plans/training schedule</w:t>
      </w:r>
      <w:r w:rsidRPr="00314AD9">
        <w:rPr>
          <w:rFonts w:ascii="Times New Roman" w:hAnsi="Times New Roman" w:cs="Times New Roman"/>
        </w:rPr>
        <w:t xml:space="preserve">, </w:t>
      </w:r>
    </w:p>
    <w:p w14:paraId="112665D0" w14:textId="6CD9540E" w:rsidR="00341164" w:rsidRPr="00314AD9" w:rsidRDefault="00341164" w:rsidP="00341164">
      <w:pPr>
        <w:pStyle w:val="ListParagraph"/>
        <w:numPr>
          <w:ilvl w:val="2"/>
          <w:numId w:val="5"/>
        </w:numPr>
        <w:tabs>
          <w:tab w:val="left" w:pos="1170"/>
        </w:tabs>
        <w:ind w:right="686" w:hanging="22"/>
        <w:rPr>
          <w:rFonts w:ascii="Times New Roman" w:hAnsi="Times New Roman" w:cs="Times New Roman"/>
        </w:rPr>
      </w:pPr>
      <w:r w:rsidRPr="00314AD9">
        <w:rPr>
          <w:rFonts w:ascii="Times New Roman" w:hAnsi="Times New Roman" w:cs="Times New Roman"/>
        </w:rPr>
        <w:t>handouts/</w:t>
      </w:r>
      <w:r w:rsidR="006165BB" w:rsidRPr="00314AD9">
        <w:rPr>
          <w:rFonts w:ascii="Times New Roman" w:hAnsi="Times New Roman" w:cs="Times New Roman"/>
        </w:rPr>
        <w:t>course material, including participant guides</w:t>
      </w:r>
    </w:p>
    <w:p w14:paraId="60E86B06" w14:textId="77777777" w:rsidR="00341164" w:rsidRPr="00314AD9" w:rsidRDefault="00341164" w:rsidP="00341164">
      <w:pPr>
        <w:pStyle w:val="ListParagraph"/>
        <w:numPr>
          <w:ilvl w:val="2"/>
          <w:numId w:val="5"/>
        </w:numPr>
        <w:tabs>
          <w:tab w:val="left" w:pos="1170"/>
        </w:tabs>
        <w:ind w:right="686" w:hanging="22"/>
        <w:rPr>
          <w:rFonts w:ascii="Times New Roman" w:hAnsi="Times New Roman" w:cs="Times New Roman"/>
        </w:rPr>
      </w:pPr>
      <w:r w:rsidRPr="00314AD9">
        <w:rPr>
          <w:rFonts w:ascii="Times New Roman" w:hAnsi="Times New Roman" w:cs="Times New Roman"/>
        </w:rPr>
        <w:t>instructor guides</w:t>
      </w:r>
    </w:p>
    <w:p w14:paraId="4028F5ED" w14:textId="77777777" w:rsidR="00341164" w:rsidRPr="00314AD9" w:rsidRDefault="006165BB" w:rsidP="00341164">
      <w:pPr>
        <w:pStyle w:val="ListParagraph"/>
        <w:numPr>
          <w:ilvl w:val="2"/>
          <w:numId w:val="5"/>
        </w:numPr>
        <w:tabs>
          <w:tab w:val="left" w:pos="1170"/>
        </w:tabs>
        <w:ind w:right="686" w:hanging="22"/>
        <w:rPr>
          <w:rFonts w:ascii="Times New Roman" w:hAnsi="Times New Roman" w:cs="Times New Roman"/>
        </w:rPr>
      </w:pPr>
      <w:proofErr w:type="gramStart"/>
      <w:r w:rsidRPr="00314AD9">
        <w:rPr>
          <w:rFonts w:ascii="Times New Roman" w:hAnsi="Times New Roman" w:cs="Times New Roman"/>
        </w:rPr>
        <w:t>exercise</w:t>
      </w:r>
      <w:r w:rsidR="00341164" w:rsidRPr="00314AD9">
        <w:rPr>
          <w:rFonts w:ascii="Times New Roman" w:hAnsi="Times New Roman" w:cs="Times New Roman"/>
        </w:rPr>
        <w:t xml:space="preserve"> </w:t>
      </w:r>
      <w:r w:rsidRPr="00314AD9">
        <w:rPr>
          <w:rFonts w:ascii="Times New Roman" w:hAnsi="Times New Roman" w:cs="Times New Roman"/>
          <w:spacing w:val="-59"/>
        </w:rPr>
        <w:t xml:space="preserve"> </w:t>
      </w:r>
      <w:r w:rsidRPr="00314AD9">
        <w:rPr>
          <w:rFonts w:ascii="Times New Roman" w:hAnsi="Times New Roman" w:cs="Times New Roman"/>
        </w:rPr>
        <w:t>worksheets</w:t>
      </w:r>
      <w:proofErr w:type="gramEnd"/>
    </w:p>
    <w:p w14:paraId="4F266B88" w14:textId="3005E3F6" w:rsidR="00341164" w:rsidRPr="00314AD9" w:rsidRDefault="00341164" w:rsidP="00341164">
      <w:pPr>
        <w:pStyle w:val="ListParagraph"/>
        <w:numPr>
          <w:ilvl w:val="2"/>
          <w:numId w:val="5"/>
        </w:numPr>
        <w:tabs>
          <w:tab w:val="left" w:pos="1170"/>
        </w:tabs>
        <w:ind w:right="686" w:hanging="22"/>
        <w:rPr>
          <w:rFonts w:ascii="Times New Roman" w:hAnsi="Times New Roman" w:cs="Times New Roman"/>
        </w:rPr>
      </w:pPr>
      <w:r w:rsidRPr="00314AD9">
        <w:rPr>
          <w:rFonts w:ascii="Times New Roman" w:hAnsi="Times New Roman" w:cs="Times New Roman"/>
        </w:rPr>
        <w:t xml:space="preserve">presentation slides </w:t>
      </w:r>
    </w:p>
    <w:p w14:paraId="6D07255D" w14:textId="55F7541C" w:rsidR="00341164" w:rsidRPr="00314AD9" w:rsidRDefault="00341164" w:rsidP="00341164">
      <w:pPr>
        <w:pStyle w:val="ListParagraph"/>
        <w:numPr>
          <w:ilvl w:val="2"/>
          <w:numId w:val="5"/>
        </w:numPr>
        <w:tabs>
          <w:tab w:val="left" w:pos="1170"/>
        </w:tabs>
        <w:ind w:right="686" w:hanging="22"/>
        <w:rPr>
          <w:rFonts w:ascii="Times New Roman" w:hAnsi="Times New Roman" w:cs="Times New Roman"/>
        </w:rPr>
      </w:pPr>
      <w:r w:rsidRPr="00314AD9">
        <w:rPr>
          <w:rFonts w:ascii="Times New Roman" w:hAnsi="Times New Roman" w:cs="Times New Roman"/>
        </w:rPr>
        <w:t>reference material with class notes</w:t>
      </w:r>
    </w:p>
    <w:p w14:paraId="3F099277" w14:textId="77777777" w:rsidR="00341164" w:rsidRPr="00314AD9" w:rsidRDefault="00341164" w:rsidP="00341164">
      <w:pPr>
        <w:pStyle w:val="ListParagraph"/>
        <w:tabs>
          <w:tab w:val="left" w:pos="1170"/>
        </w:tabs>
        <w:ind w:left="831" w:right="247" w:firstLine="0"/>
        <w:rPr>
          <w:rFonts w:ascii="Times New Roman" w:hAnsi="Times New Roman" w:cs="Times New Roman"/>
        </w:rPr>
      </w:pPr>
    </w:p>
    <w:p w14:paraId="5A306576" w14:textId="6C07CABD" w:rsidR="006165BB" w:rsidRPr="00314AD9" w:rsidRDefault="006165BB" w:rsidP="00310C66">
      <w:pPr>
        <w:pStyle w:val="ListParagraph"/>
        <w:numPr>
          <w:ilvl w:val="0"/>
          <w:numId w:val="42"/>
        </w:numPr>
        <w:tabs>
          <w:tab w:val="left" w:pos="1170"/>
        </w:tabs>
        <w:ind w:left="360" w:right="247"/>
        <w:rPr>
          <w:rFonts w:ascii="Times New Roman" w:hAnsi="Times New Roman" w:cs="Times New Roman"/>
        </w:rPr>
      </w:pPr>
      <w:r w:rsidRPr="00314AD9">
        <w:rPr>
          <w:rFonts w:ascii="Times New Roman" w:hAnsi="Times New Roman" w:cs="Times New Roman"/>
        </w:rPr>
        <w:t>The FAA will provide a final roster prior to beginning of class.  Notify the COR of any non-attendance on the first day of training and throughout the course.</w:t>
      </w:r>
      <w:r w:rsidR="00341164" w:rsidRPr="00314AD9">
        <w:rPr>
          <w:rFonts w:ascii="Times New Roman" w:hAnsi="Times New Roman" w:cs="Times New Roman"/>
        </w:rPr>
        <w:t xml:space="preserve">  Upon successful completion of all training forward a Certificat</w:t>
      </w:r>
      <w:r w:rsidR="00040DC2" w:rsidRPr="00314AD9">
        <w:rPr>
          <w:rFonts w:ascii="Times New Roman" w:hAnsi="Times New Roman" w:cs="Times New Roman"/>
        </w:rPr>
        <w:t>e</w:t>
      </w:r>
      <w:r w:rsidR="00341164" w:rsidRPr="00314AD9">
        <w:rPr>
          <w:rFonts w:ascii="Times New Roman" w:hAnsi="Times New Roman" w:cs="Times New Roman"/>
        </w:rPr>
        <w:t xml:space="preserve"> of training (PDF)</w:t>
      </w:r>
      <w:r w:rsidR="00040DC2" w:rsidRPr="00314AD9">
        <w:rPr>
          <w:rFonts w:ascii="Times New Roman" w:hAnsi="Times New Roman" w:cs="Times New Roman"/>
        </w:rPr>
        <w:t xml:space="preserve"> (Appendix A) for each attendee to the FAA COR.</w:t>
      </w:r>
    </w:p>
    <w:p w14:paraId="67553481" w14:textId="77777777" w:rsidR="006165BB" w:rsidRPr="00314AD9" w:rsidRDefault="006165BB" w:rsidP="006165BB">
      <w:pPr>
        <w:tabs>
          <w:tab w:val="left" w:pos="832"/>
          <w:tab w:val="left" w:pos="833"/>
        </w:tabs>
        <w:ind w:right="247"/>
        <w:rPr>
          <w:rFonts w:ascii="Times New Roman" w:hAnsi="Times New Roman" w:cs="Times New Roman"/>
        </w:rPr>
      </w:pPr>
    </w:p>
    <w:p w14:paraId="5CB2924E" w14:textId="5F863B3A" w:rsidR="002A25F4" w:rsidRPr="00314AD9" w:rsidRDefault="00040DC2" w:rsidP="00310C66">
      <w:pPr>
        <w:pStyle w:val="ListParagraph"/>
        <w:widowControl/>
        <w:numPr>
          <w:ilvl w:val="0"/>
          <w:numId w:val="42"/>
        </w:numPr>
        <w:ind w:left="360"/>
        <w:rPr>
          <w:rFonts w:ascii="Times New Roman" w:hAnsi="Times New Roman" w:cs="Times New Roman"/>
        </w:rPr>
      </w:pPr>
      <w:r w:rsidRPr="00314AD9">
        <w:rPr>
          <w:rFonts w:ascii="Times New Roman" w:hAnsi="Times New Roman" w:cs="Times New Roman"/>
        </w:rPr>
        <w:t>Qualifications</w:t>
      </w:r>
      <w:proofErr w:type="gramStart"/>
      <w:r w:rsidRPr="00314AD9">
        <w:rPr>
          <w:rFonts w:ascii="Times New Roman" w:hAnsi="Times New Roman" w:cs="Times New Roman"/>
        </w:rPr>
        <w:t>:  The</w:t>
      </w:r>
      <w:proofErr w:type="gramEnd"/>
      <w:r w:rsidRPr="00314AD9">
        <w:rPr>
          <w:rFonts w:ascii="Times New Roman" w:hAnsi="Times New Roman" w:cs="Times New Roman"/>
        </w:rPr>
        <w:t xml:space="preserve"> contractor </w:t>
      </w:r>
      <w:proofErr w:type="gramStart"/>
      <w:r w:rsidRPr="00314AD9">
        <w:rPr>
          <w:rFonts w:ascii="Times New Roman" w:hAnsi="Times New Roman" w:cs="Times New Roman"/>
        </w:rPr>
        <w:t>shall</w:t>
      </w:r>
      <w:proofErr w:type="gramEnd"/>
      <w:r w:rsidRPr="00314AD9">
        <w:rPr>
          <w:rFonts w:ascii="Times New Roman" w:hAnsi="Times New Roman" w:cs="Times New Roman"/>
        </w:rPr>
        <w:t xml:space="preserve"> provide professional instructors to deliver the course and must meet the following requirements:</w:t>
      </w:r>
    </w:p>
    <w:p w14:paraId="7659C875" w14:textId="3C3CA8F7" w:rsidR="002A25F4" w:rsidRPr="00314AD9" w:rsidRDefault="002A25F4" w:rsidP="009A318A">
      <w:pPr>
        <w:pStyle w:val="ListParagraph"/>
        <w:numPr>
          <w:ilvl w:val="2"/>
          <w:numId w:val="2"/>
        </w:numPr>
        <w:tabs>
          <w:tab w:val="left" w:pos="1260"/>
        </w:tabs>
        <w:ind w:left="810" w:right="686" w:firstLine="0"/>
        <w:rPr>
          <w:rFonts w:ascii="Times New Roman" w:hAnsi="Times New Roman" w:cs="Times New Roman"/>
        </w:rPr>
      </w:pPr>
      <w:r w:rsidRPr="00314AD9">
        <w:rPr>
          <w:rFonts w:ascii="Times New Roman" w:hAnsi="Times New Roman" w:cs="Times New Roman"/>
        </w:rPr>
        <w:t>Three (3) years of instructor experience</w:t>
      </w:r>
    </w:p>
    <w:p w14:paraId="51AB6AB9" w14:textId="77777777" w:rsidR="00517698" w:rsidRPr="00314AD9" w:rsidRDefault="00517698" w:rsidP="00517698">
      <w:pPr>
        <w:pStyle w:val="BodyText"/>
        <w:spacing w:before="1"/>
        <w:ind w:right="373"/>
        <w:rPr>
          <w:rFonts w:ascii="Times New Roman" w:hAnsi="Times New Roman" w:cs="Times New Roman"/>
        </w:rPr>
      </w:pPr>
    </w:p>
    <w:p w14:paraId="2B1DB3D5" w14:textId="61C910C7" w:rsidR="007364E0" w:rsidRPr="00314AD9" w:rsidRDefault="00310C66" w:rsidP="00310C66">
      <w:pPr>
        <w:pStyle w:val="Heading1"/>
        <w:numPr>
          <w:ilvl w:val="0"/>
          <w:numId w:val="42"/>
        </w:numPr>
        <w:tabs>
          <w:tab w:val="left" w:pos="832"/>
        </w:tabs>
        <w:ind w:left="360"/>
        <w:rPr>
          <w:rFonts w:ascii="Times New Roman" w:hAnsi="Times New Roman" w:cs="Times New Roman"/>
          <w:b w:val="0"/>
          <w:bCs w:val="0"/>
          <w:u w:val="none"/>
        </w:rPr>
      </w:pPr>
      <w:r w:rsidRPr="00314AD9">
        <w:rPr>
          <w:rFonts w:ascii="Times New Roman" w:hAnsi="Times New Roman" w:cs="Times New Roman"/>
          <w:b w:val="0"/>
          <w:bCs w:val="0"/>
          <w:u w:val="none"/>
        </w:rPr>
        <w:t>Training Facilities</w:t>
      </w:r>
      <w:r w:rsidR="006A7E34" w:rsidRPr="00314AD9">
        <w:rPr>
          <w:rFonts w:ascii="Times New Roman" w:hAnsi="Times New Roman" w:cs="Times New Roman"/>
          <w:b w:val="0"/>
          <w:bCs w:val="0"/>
          <w:u w:val="none"/>
        </w:rPr>
        <w:t xml:space="preserve"> (applicable when Contractor provides a training facility)</w:t>
      </w:r>
      <w:r w:rsidRPr="00314AD9">
        <w:rPr>
          <w:rFonts w:ascii="Times New Roman" w:hAnsi="Times New Roman" w:cs="Times New Roman"/>
          <w:b w:val="0"/>
          <w:bCs w:val="0"/>
          <w:u w:val="none"/>
        </w:rPr>
        <w:t>:</w:t>
      </w:r>
      <w:r w:rsidR="00517698" w:rsidRPr="00314AD9">
        <w:rPr>
          <w:rFonts w:ascii="Times New Roman" w:hAnsi="Times New Roman" w:cs="Times New Roman"/>
          <w:b w:val="0"/>
          <w:bCs w:val="0"/>
          <w:u w:val="none"/>
        </w:rPr>
        <w:t xml:space="preserve">  </w:t>
      </w:r>
    </w:p>
    <w:p w14:paraId="4DC12357" w14:textId="77777777" w:rsidR="007364E0" w:rsidRPr="00314AD9" w:rsidRDefault="007364E0" w:rsidP="00517698">
      <w:pPr>
        <w:pStyle w:val="BodyText"/>
        <w:spacing w:before="1"/>
        <w:ind w:right="373"/>
        <w:rPr>
          <w:rFonts w:ascii="Times New Roman" w:hAnsi="Times New Roman" w:cs="Times New Roman"/>
        </w:rPr>
      </w:pPr>
    </w:p>
    <w:p w14:paraId="6DC79022" w14:textId="785F689E" w:rsidR="00517698" w:rsidRPr="00314AD9" w:rsidRDefault="00517698" w:rsidP="00517698">
      <w:pPr>
        <w:pStyle w:val="BodyText"/>
        <w:spacing w:before="1"/>
        <w:ind w:right="373"/>
        <w:rPr>
          <w:rFonts w:ascii="Times New Roman" w:hAnsi="Times New Roman" w:cs="Times New Roman"/>
        </w:rPr>
      </w:pPr>
      <w:r w:rsidRPr="00314AD9">
        <w:rPr>
          <w:rFonts w:ascii="Times New Roman" w:hAnsi="Times New Roman" w:cs="Times New Roman"/>
        </w:rPr>
        <w:lastRenderedPageBreak/>
        <w:t xml:space="preserve">The Contractor must provide Instructor Led Training (ILT) in a training facility which must </w:t>
      </w:r>
      <w:proofErr w:type="gramStart"/>
      <w:r w:rsidRPr="00314AD9">
        <w:rPr>
          <w:rFonts w:ascii="Times New Roman" w:hAnsi="Times New Roman" w:cs="Times New Roman"/>
        </w:rPr>
        <w:t>be located in</w:t>
      </w:r>
      <w:proofErr w:type="gramEnd"/>
      <w:r w:rsidRPr="00314AD9">
        <w:rPr>
          <w:rFonts w:ascii="Times New Roman" w:hAnsi="Times New Roman" w:cs="Times New Roman"/>
        </w:rPr>
        <w:t xml:space="preserve"> the United States and preferably within 25 miles of a major airport serviced by at least one major US air carrier.  In </w:t>
      </w:r>
      <w:proofErr w:type="gramStart"/>
      <w:r w:rsidRPr="00314AD9">
        <w:rPr>
          <w:rFonts w:ascii="Times New Roman" w:hAnsi="Times New Roman" w:cs="Times New Roman"/>
        </w:rPr>
        <w:t>addition</w:t>
      </w:r>
      <w:proofErr w:type="gramEnd"/>
      <w:r w:rsidRPr="00314AD9">
        <w:rPr>
          <w:rFonts w:ascii="Times New Roman" w:hAnsi="Times New Roman" w:cs="Times New Roman"/>
        </w:rPr>
        <w:t xml:space="preserve"> training facilities must comply with the following:</w:t>
      </w:r>
    </w:p>
    <w:p w14:paraId="5FE37459" w14:textId="77777777" w:rsidR="007979F1" w:rsidRPr="00314AD9" w:rsidRDefault="007979F1" w:rsidP="007979F1">
      <w:pPr>
        <w:pStyle w:val="NoSpacing"/>
        <w:tabs>
          <w:tab w:val="clear" w:pos="540"/>
          <w:tab w:val="clear" w:pos="1080"/>
          <w:tab w:val="left" w:pos="900"/>
        </w:tabs>
        <w:ind w:left="900" w:hanging="270"/>
        <w:rPr>
          <w:rFonts w:ascii="Times New Roman" w:hAnsi="Times New Roman"/>
          <w:szCs w:val="22"/>
        </w:rPr>
      </w:pPr>
      <w:r w:rsidRPr="00314AD9">
        <w:rPr>
          <w:rFonts w:ascii="Times New Roman" w:hAnsi="Times New Roman"/>
          <w:szCs w:val="22"/>
        </w:rPr>
        <w:t>a.</w:t>
      </w:r>
      <w:r w:rsidRPr="00314AD9">
        <w:rPr>
          <w:rFonts w:ascii="Times New Roman" w:hAnsi="Times New Roman"/>
          <w:szCs w:val="22"/>
        </w:rPr>
        <w:tab/>
        <w:t>Classrooms must be large enough to accommodate at least the entire class plus one observer, with either desks or tables large enough to allow the students to be able to take notes and still have space for them to keep their reference books open during lecture periods. Student chairs must be ergonomically appropriate for 8-hour occupancy.</w:t>
      </w:r>
    </w:p>
    <w:p w14:paraId="33F35F7C" w14:textId="77777777" w:rsidR="007979F1" w:rsidRPr="00314AD9" w:rsidRDefault="007979F1" w:rsidP="007979F1">
      <w:pPr>
        <w:pStyle w:val="NoSpacing"/>
        <w:tabs>
          <w:tab w:val="clear" w:pos="540"/>
          <w:tab w:val="clear" w:pos="1080"/>
          <w:tab w:val="left" w:pos="900"/>
        </w:tabs>
        <w:ind w:left="900" w:hanging="270"/>
        <w:rPr>
          <w:rFonts w:ascii="Times New Roman" w:hAnsi="Times New Roman"/>
          <w:szCs w:val="22"/>
        </w:rPr>
      </w:pPr>
      <w:r w:rsidRPr="00314AD9">
        <w:rPr>
          <w:rFonts w:ascii="Times New Roman" w:hAnsi="Times New Roman"/>
          <w:szCs w:val="22"/>
        </w:rPr>
        <w:t>b.</w:t>
      </w:r>
      <w:r w:rsidRPr="00314AD9">
        <w:rPr>
          <w:rFonts w:ascii="Times New Roman" w:hAnsi="Times New Roman"/>
          <w:szCs w:val="22"/>
        </w:rPr>
        <w:tab/>
        <w:t>Sufficient presentation boards for effective teaching shall be provided.</w:t>
      </w:r>
    </w:p>
    <w:p w14:paraId="1AA2FA21" w14:textId="77777777" w:rsidR="007979F1" w:rsidRPr="00314AD9" w:rsidRDefault="007979F1" w:rsidP="007979F1">
      <w:pPr>
        <w:pStyle w:val="NoSpacing"/>
        <w:ind w:left="900" w:hanging="270"/>
        <w:rPr>
          <w:rFonts w:ascii="Times New Roman" w:hAnsi="Times New Roman"/>
          <w:szCs w:val="22"/>
        </w:rPr>
      </w:pPr>
      <w:r w:rsidRPr="00314AD9">
        <w:rPr>
          <w:rFonts w:ascii="Times New Roman" w:hAnsi="Times New Roman"/>
          <w:szCs w:val="22"/>
        </w:rPr>
        <w:t>c</w:t>
      </w:r>
      <w:proofErr w:type="gramStart"/>
      <w:r w:rsidRPr="00314AD9">
        <w:rPr>
          <w:rFonts w:ascii="Times New Roman" w:hAnsi="Times New Roman"/>
          <w:szCs w:val="22"/>
        </w:rPr>
        <w:t xml:space="preserve">. </w:t>
      </w:r>
      <w:r w:rsidRPr="00314AD9">
        <w:rPr>
          <w:rFonts w:ascii="Times New Roman" w:hAnsi="Times New Roman"/>
          <w:szCs w:val="22"/>
        </w:rPr>
        <w:tab/>
        <w:t>The</w:t>
      </w:r>
      <w:proofErr w:type="gramEnd"/>
      <w:r w:rsidRPr="00314AD9">
        <w:rPr>
          <w:rFonts w:ascii="Times New Roman" w:hAnsi="Times New Roman"/>
          <w:szCs w:val="22"/>
        </w:rPr>
        <w:t xml:space="preserve"> classroom shall be well </w:t>
      </w:r>
      <w:proofErr w:type="gramStart"/>
      <w:r w:rsidRPr="00314AD9">
        <w:rPr>
          <w:rFonts w:ascii="Times New Roman" w:hAnsi="Times New Roman"/>
          <w:szCs w:val="22"/>
        </w:rPr>
        <w:t>lighted</w:t>
      </w:r>
      <w:proofErr w:type="gramEnd"/>
      <w:r w:rsidRPr="00314AD9">
        <w:rPr>
          <w:rFonts w:ascii="Times New Roman" w:hAnsi="Times New Roman"/>
          <w:szCs w:val="22"/>
        </w:rPr>
        <w:t>. There shall be not less than 30 footcandles of illumination at the student's desk or table.</w:t>
      </w:r>
    </w:p>
    <w:p w14:paraId="796294E8" w14:textId="77777777" w:rsidR="007979F1" w:rsidRPr="00314AD9" w:rsidRDefault="007979F1" w:rsidP="007979F1">
      <w:pPr>
        <w:pStyle w:val="NoSpacing"/>
        <w:ind w:left="900" w:hanging="270"/>
        <w:rPr>
          <w:rFonts w:ascii="Times New Roman" w:hAnsi="Times New Roman"/>
          <w:szCs w:val="22"/>
        </w:rPr>
      </w:pPr>
      <w:r w:rsidRPr="00314AD9">
        <w:rPr>
          <w:rFonts w:ascii="Times New Roman" w:hAnsi="Times New Roman"/>
          <w:szCs w:val="22"/>
        </w:rPr>
        <w:t>d.</w:t>
      </w:r>
      <w:r w:rsidRPr="00314AD9">
        <w:rPr>
          <w:rFonts w:ascii="Times New Roman" w:hAnsi="Times New Roman"/>
          <w:szCs w:val="22"/>
        </w:rPr>
        <w:tab/>
        <w:t>The classroom shall be cleaned not less than two times each week of instruction.</w:t>
      </w:r>
    </w:p>
    <w:p w14:paraId="55F78F14" w14:textId="64FF6A22" w:rsidR="007979F1" w:rsidRPr="00314AD9" w:rsidRDefault="007979F1" w:rsidP="007979F1">
      <w:pPr>
        <w:pStyle w:val="NoSpacing"/>
        <w:ind w:left="900" w:hanging="270"/>
        <w:rPr>
          <w:rFonts w:ascii="Times New Roman" w:hAnsi="Times New Roman"/>
          <w:szCs w:val="22"/>
        </w:rPr>
      </w:pPr>
      <w:r w:rsidRPr="00314AD9">
        <w:rPr>
          <w:rFonts w:ascii="Times New Roman" w:hAnsi="Times New Roman"/>
          <w:szCs w:val="22"/>
        </w:rPr>
        <w:t>e</w:t>
      </w:r>
      <w:proofErr w:type="gramStart"/>
      <w:r w:rsidRPr="00314AD9">
        <w:rPr>
          <w:rFonts w:ascii="Times New Roman" w:hAnsi="Times New Roman"/>
          <w:szCs w:val="22"/>
        </w:rPr>
        <w:t xml:space="preserve">. </w:t>
      </w:r>
      <w:r w:rsidRPr="00314AD9">
        <w:rPr>
          <w:rFonts w:ascii="Times New Roman" w:hAnsi="Times New Roman"/>
          <w:szCs w:val="22"/>
        </w:rPr>
        <w:tab/>
        <w:t>Sanitary</w:t>
      </w:r>
      <w:proofErr w:type="gramEnd"/>
      <w:r w:rsidRPr="00314AD9">
        <w:rPr>
          <w:rFonts w:ascii="Times New Roman" w:hAnsi="Times New Roman"/>
          <w:szCs w:val="22"/>
        </w:rPr>
        <w:t xml:space="preserve"> restroom facilities shall be available within convenient distance of the classroom.</w:t>
      </w:r>
    </w:p>
    <w:p w14:paraId="1538C36A" w14:textId="033ED438" w:rsidR="007979F1" w:rsidRPr="00314AD9" w:rsidRDefault="007979F1" w:rsidP="007979F1">
      <w:pPr>
        <w:pStyle w:val="NoSpacing"/>
        <w:ind w:left="900" w:hanging="270"/>
        <w:rPr>
          <w:rFonts w:ascii="Times New Roman" w:hAnsi="Times New Roman"/>
          <w:szCs w:val="22"/>
        </w:rPr>
      </w:pPr>
      <w:r w:rsidRPr="00314AD9">
        <w:rPr>
          <w:rFonts w:ascii="Times New Roman" w:hAnsi="Times New Roman"/>
          <w:szCs w:val="22"/>
        </w:rPr>
        <w:t>f</w:t>
      </w:r>
      <w:proofErr w:type="gramStart"/>
      <w:r w:rsidRPr="00314AD9">
        <w:rPr>
          <w:rFonts w:ascii="Times New Roman" w:hAnsi="Times New Roman"/>
          <w:szCs w:val="22"/>
        </w:rPr>
        <w:t xml:space="preserve">. </w:t>
      </w:r>
      <w:r w:rsidRPr="00314AD9">
        <w:rPr>
          <w:rFonts w:ascii="Times New Roman" w:hAnsi="Times New Roman"/>
          <w:szCs w:val="22"/>
        </w:rPr>
        <w:tab/>
        <w:t>The</w:t>
      </w:r>
      <w:proofErr w:type="gramEnd"/>
      <w:r w:rsidRPr="00314AD9">
        <w:rPr>
          <w:rFonts w:ascii="Times New Roman" w:hAnsi="Times New Roman"/>
          <w:szCs w:val="22"/>
        </w:rPr>
        <w:t xml:space="preserve"> classroom facilities shall be adequately ventilated; heated in winter and cooled in summer. Temperature range shall not exceed 68 to 74 degrees Fahrenheit.</w:t>
      </w:r>
    </w:p>
    <w:p w14:paraId="3DAD887C" w14:textId="77777777" w:rsidR="007979F1" w:rsidRPr="00314AD9" w:rsidRDefault="007979F1" w:rsidP="007979F1">
      <w:pPr>
        <w:pStyle w:val="NoSpacing"/>
        <w:ind w:left="900" w:hanging="270"/>
        <w:rPr>
          <w:rFonts w:ascii="Times New Roman" w:hAnsi="Times New Roman"/>
          <w:szCs w:val="22"/>
        </w:rPr>
      </w:pPr>
      <w:r w:rsidRPr="00314AD9">
        <w:rPr>
          <w:rFonts w:ascii="Times New Roman" w:hAnsi="Times New Roman"/>
          <w:szCs w:val="22"/>
        </w:rPr>
        <w:t>g.</w:t>
      </w:r>
      <w:r w:rsidRPr="00314AD9">
        <w:rPr>
          <w:rFonts w:ascii="Times New Roman" w:hAnsi="Times New Roman"/>
          <w:szCs w:val="22"/>
        </w:rPr>
        <w:tab/>
        <w:t>Ambient noise shall be below the distraction point. At any position in the classroom, normal instructor voice levels should exceed the ambient noise level by 20 decibels.</w:t>
      </w:r>
    </w:p>
    <w:p w14:paraId="4559C1C2" w14:textId="77777777" w:rsidR="007979F1" w:rsidRPr="00314AD9" w:rsidRDefault="007979F1" w:rsidP="007979F1">
      <w:pPr>
        <w:pStyle w:val="NoSpacing"/>
        <w:ind w:left="900" w:hanging="270"/>
        <w:rPr>
          <w:rFonts w:ascii="Times New Roman" w:hAnsi="Times New Roman"/>
          <w:szCs w:val="22"/>
        </w:rPr>
      </w:pPr>
      <w:r w:rsidRPr="00314AD9">
        <w:rPr>
          <w:rFonts w:ascii="Times New Roman" w:hAnsi="Times New Roman"/>
          <w:szCs w:val="22"/>
        </w:rPr>
        <w:t>h.</w:t>
      </w:r>
      <w:r w:rsidRPr="00314AD9">
        <w:rPr>
          <w:rFonts w:ascii="Times New Roman" w:hAnsi="Times New Roman"/>
          <w:szCs w:val="22"/>
        </w:rPr>
        <w:tab/>
        <w:t xml:space="preserve">Contractor shall comply with safety standards specified by the National Electrical Code, the National Fire Code, and the United States of America Standards Institute in conducting contract training.  Each class shall receive a briefing on safety and security procedures to ensure proper </w:t>
      </w:r>
      <w:proofErr w:type="gramStart"/>
      <w:r w:rsidRPr="00314AD9">
        <w:rPr>
          <w:rFonts w:ascii="Times New Roman" w:hAnsi="Times New Roman"/>
          <w:szCs w:val="22"/>
        </w:rPr>
        <w:t>egress</w:t>
      </w:r>
      <w:proofErr w:type="gramEnd"/>
      <w:r w:rsidRPr="00314AD9">
        <w:rPr>
          <w:rFonts w:ascii="Times New Roman" w:hAnsi="Times New Roman"/>
          <w:szCs w:val="22"/>
        </w:rPr>
        <w:t xml:space="preserve"> in the event of any foreseeable emergency.</w:t>
      </w:r>
    </w:p>
    <w:p w14:paraId="1F6AF89C" w14:textId="3207398B" w:rsidR="007979F1" w:rsidRPr="00314AD9" w:rsidRDefault="007979F1" w:rsidP="007979F1">
      <w:pPr>
        <w:pStyle w:val="NoSpacing"/>
        <w:ind w:left="900" w:hanging="270"/>
        <w:rPr>
          <w:rFonts w:ascii="Times New Roman" w:hAnsi="Times New Roman"/>
          <w:szCs w:val="22"/>
        </w:rPr>
      </w:pPr>
      <w:r w:rsidRPr="00314AD9">
        <w:rPr>
          <w:rFonts w:ascii="Times New Roman" w:hAnsi="Times New Roman"/>
          <w:szCs w:val="22"/>
        </w:rPr>
        <w:t>i.</w:t>
      </w:r>
      <w:r w:rsidRPr="00314AD9">
        <w:rPr>
          <w:rFonts w:ascii="Times New Roman" w:hAnsi="Times New Roman"/>
          <w:szCs w:val="22"/>
        </w:rPr>
        <w:tab/>
        <w:t xml:space="preserve">Local environmental </w:t>
      </w:r>
      <w:r w:rsidR="00A305C7" w:rsidRPr="00314AD9">
        <w:rPr>
          <w:rFonts w:ascii="Times New Roman" w:hAnsi="Times New Roman"/>
          <w:szCs w:val="22"/>
        </w:rPr>
        <w:t>distractions</w:t>
      </w:r>
      <w:r w:rsidRPr="00314AD9">
        <w:rPr>
          <w:rFonts w:ascii="Times New Roman" w:hAnsi="Times New Roman"/>
          <w:szCs w:val="22"/>
        </w:rPr>
        <w:t xml:space="preserve"> adversely affecting student learning shall be eliminated.</w:t>
      </w:r>
    </w:p>
    <w:p w14:paraId="7FD86CDA" w14:textId="350D920B" w:rsidR="007979F1" w:rsidRPr="00314AD9" w:rsidRDefault="007979F1" w:rsidP="007979F1">
      <w:pPr>
        <w:pStyle w:val="NoSpacing"/>
        <w:ind w:left="900" w:hanging="270"/>
        <w:rPr>
          <w:rFonts w:ascii="Times New Roman" w:hAnsi="Times New Roman"/>
          <w:szCs w:val="22"/>
        </w:rPr>
      </w:pPr>
      <w:r w:rsidRPr="00314AD9">
        <w:rPr>
          <w:rFonts w:ascii="Times New Roman" w:hAnsi="Times New Roman"/>
          <w:szCs w:val="22"/>
        </w:rPr>
        <w:t>j.</w:t>
      </w:r>
      <w:r w:rsidRPr="00314AD9">
        <w:rPr>
          <w:rFonts w:ascii="Times New Roman" w:hAnsi="Times New Roman"/>
          <w:szCs w:val="22"/>
        </w:rPr>
        <w:tab/>
        <w:t xml:space="preserve">Adequate free student parking </w:t>
      </w:r>
      <w:proofErr w:type="gramStart"/>
      <w:r w:rsidRPr="00314AD9">
        <w:rPr>
          <w:rFonts w:ascii="Times New Roman" w:hAnsi="Times New Roman"/>
          <w:szCs w:val="22"/>
        </w:rPr>
        <w:t>shall</w:t>
      </w:r>
      <w:proofErr w:type="gramEnd"/>
      <w:r w:rsidRPr="00314AD9">
        <w:rPr>
          <w:rFonts w:ascii="Times New Roman" w:hAnsi="Times New Roman"/>
          <w:szCs w:val="22"/>
        </w:rPr>
        <w:t xml:space="preserve"> be available near the training site.</w:t>
      </w:r>
    </w:p>
    <w:p w14:paraId="2CD4D4F7" w14:textId="3F0E51B9" w:rsidR="007979F1" w:rsidRPr="00314AD9" w:rsidRDefault="00931B00" w:rsidP="007979F1">
      <w:pPr>
        <w:pStyle w:val="NoSpacing"/>
        <w:tabs>
          <w:tab w:val="clear" w:pos="540"/>
          <w:tab w:val="left" w:pos="900"/>
        </w:tabs>
        <w:ind w:left="900" w:hanging="270"/>
        <w:rPr>
          <w:rFonts w:ascii="Times New Roman" w:hAnsi="Times New Roman"/>
          <w:szCs w:val="22"/>
        </w:rPr>
      </w:pPr>
      <w:r w:rsidRPr="00314AD9">
        <w:rPr>
          <w:rFonts w:ascii="Times New Roman" w:hAnsi="Times New Roman"/>
          <w:szCs w:val="22"/>
        </w:rPr>
        <w:t>k</w:t>
      </w:r>
      <w:r w:rsidR="007979F1" w:rsidRPr="00314AD9">
        <w:rPr>
          <w:rFonts w:ascii="Times New Roman" w:hAnsi="Times New Roman"/>
          <w:szCs w:val="22"/>
        </w:rPr>
        <w:t>.</w:t>
      </w:r>
      <w:r w:rsidR="007979F1" w:rsidRPr="00314AD9">
        <w:rPr>
          <w:rFonts w:ascii="Times New Roman" w:hAnsi="Times New Roman"/>
          <w:szCs w:val="22"/>
        </w:rPr>
        <w:tab/>
        <w:t>Classrooms must have at least one computer with internet access and printer available for student use.</w:t>
      </w:r>
    </w:p>
    <w:p w14:paraId="198BE371" w14:textId="63557B21" w:rsidR="00D02C2F" w:rsidRPr="00314AD9" w:rsidRDefault="00D02C2F" w:rsidP="00332180">
      <w:pPr>
        <w:widowControl/>
        <w:autoSpaceDE/>
        <w:autoSpaceDN/>
        <w:spacing w:after="160" w:line="259" w:lineRule="auto"/>
        <w:contextualSpacing/>
        <w:rPr>
          <w:rFonts w:ascii="Times New Roman" w:hAnsi="Times New Roman" w:cs="Times New Roman"/>
        </w:rPr>
      </w:pPr>
      <w:bookmarkStart w:id="6" w:name="7.0_CONTRACTOR_PERFORMANCE_TRAVEL:"/>
      <w:bookmarkStart w:id="7" w:name="8.0_DELIVERABLES:"/>
      <w:bookmarkEnd w:id="6"/>
      <w:bookmarkEnd w:id="7"/>
    </w:p>
    <w:sectPr w:rsidR="00D02C2F" w:rsidRPr="00314AD9">
      <w:pgSz w:w="12240" w:h="15840"/>
      <w:pgMar w:top="920" w:right="1000" w:bottom="1140" w:left="1040" w:header="0" w:footer="9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48E5C" w14:textId="77777777" w:rsidR="00AA44E0" w:rsidRDefault="00AA44E0">
      <w:r>
        <w:separator/>
      </w:r>
    </w:p>
  </w:endnote>
  <w:endnote w:type="continuationSeparator" w:id="0">
    <w:p w14:paraId="307C85A2" w14:textId="77777777" w:rsidR="00AA44E0" w:rsidRDefault="00AA4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2263A" w14:textId="73436150" w:rsidR="00341BAE" w:rsidRDefault="00C5555B">
    <w:pPr>
      <w:pStyle w:val="BodyText"/>
      <w:spacing w:line="14" w:lineRule="auto"/>
      <w:rPr>
        <w:sz w:val="20"/>
      </w:rPr>
    </w:pPr>
    <w:r>
      <w:rPr>
        <w:noProof/>
      </w:rPr>
      <mc:AlternateContent>
        <mc:Choice Requires="wps">
          <w:drawing>
            <wp:anchor distT="0" distB="0" distL="114300" distR="114300" simplePos="0" relativeHeight="487442432" behindDoc="1" locked="0" layoutInCell="1" allowOverlap="1" wp14:anchorId="4A8331B0" wp14:editId="22EC6239">
              <wp:simplePos x="0" y="0"/>
              <wp:positionH relativeFrom="page">
                <wp:posOffset>714375</wp:posOffset>
              </wp:positionH>
              <wp:positionV relativeFrom="page">
                <wp:posOffset>9305925</wp:posOffset>
              </wp:positionV>
              <wp:extent cx="6686550" cy="523875"/>
              <wp:effectExtent l="0" t="0" r="0" b="9525"/>
              <wp:wrapNone/>
              <wp:docPr id="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6550" cy="523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4FC59" w14:textId="4D408F70" w:rsidR="00341BAE" w:rsidRDefault="002F5916">
                          <w:pPr>
                            <w:spacing w:before="14" w:line="207" w:lineRule="exact"/>
                            <w:ind w:left="20"/>
                            <w:rPr>
                              <w:sz w:val="18"/>
                            </w:rPr>
                          </w:pPr>
                          <w:r>
                            <w:rPr>
                              <w:sz w:val="18"/>
                            </w:rPr>
                            <w:t>Performance</w:t>
                          </w:r>
                          <w:r w:rsidR="0072714B">
                            <w:rPr>
                              <w:spacing w:val="-5"/>
                              <w:sz w:val="18"/>
                            </w:rPr>
                            <w:t xml:space="preserve"> </w:t>
                          </w:r>
                          <w:r w:rsidR="0072714B">
                            <w:rPr>
                              <w:sz w:val="18"/>
                            </w:rPr>
                            <w:t>Work</w:t>
                          </w:r>
                          <w:r>
                            <w:rPr>
                              <w:sz w:val="18"/>
                            </w:rPr>
                            <w:t xml:space="preserve"> Statement</w:t>
                          </w:r>
                          <w:r w:rsidR="0072714B">
                            <w:rPr>
                              <w:spacing w:val="1"/>
                              <w:sz w:val="18"/>
                            </w:rPr>
                            <w:t xml:space="preserve"> </w:t>
                          </w:r>
                          <w:r w:rsidR="0072714B">
                            <w:rPr>
                              <w:sz w:val="18"/>
                            </w:rPr>
                            <w:t>(</w:t>
                          </w:r>
                          <w:r>
                            <w:rPr>
                              <w:sz w:val="18"/>
                            </w:rPr>
                            <w:t>PWS</w:t>
                          </w:r>
                          <w:r w:rsidR="0072714B">
                            <w:rPr>
                              <w:sz w:val="18"/>
                            </w:rPr>
                            <w:t>)</w:t>
                          </w:r>
                        </w:p>
                        <w:p w14:paraId="65A2E774" w14:textId="44554EA1" w:rsidR="00C5555B" w:rsidRPr="00C873A8" w:rsidRDefault="0072714B" w:rsidP="00605D09">
                          <w:pPr>
                            <w:pStyle w:val="BodyText"/>
                            <w:jc w:val="center"/>
                            <w:rPr>
                              <w:rFonts w:ascii="Times New Roman" w:hAnsi="Times New Roman" w:cs="Times New Roman"/>
                              <w:b/>
                            </w:rPr>
                          </w:pPr>
                          <w:r>
                            <w:rPr>
                              <w:sz w:val="18"/>
                            </w:rPr>
                            <w:t>Aircraft</w:t>
                          </w:r>
                          <w:r>
                            <w:rPr>
                              <w:spacing w:val="-10"/>
                              <w:sz w:val="18"/>
                            </w:rPr>
                            <w:t xml:space="preserve"> </w:t>
                          </w:r>
                          <w:r>
                            <w:rPr>
                              <w:sz w:val="18"/>
                            </w:rPr>
                            <w:t>Workforce</w:t>
                          </w:r>
                          <w:r>
                            <w:rPr>
                              <w:spacing w:val="-3"/>
                              <w:sz w:val="18"/>
                            </w:rPr>
                            <w:t xml:space="preserve"> </w:t>
                          </w:r>
                          <w:r>
                            <w:rPr>
                              <w:sz w:val="18"/>
                            </w:rPr>
                            <w:t>Development</w:t>
                          </w:r>
                          <w:r>
                            <w:rPr>
                              <w:spacing w:val="-3"/>
                              <w:sz w:val="18"/>
                            </w:rPr>
                            <w:t xml:space="preserve"> </w:t>
                          </w:r>
                          <w:r>
                            <w:rPr>
                              <w:sz w:val="18"/>
                            </w:rPr>
                            <w:t>Branch</w:t>
                          </w:r>
                          <w:r>
                            <w:rPr>
                              <w:spacing w:val="-2"/>
                              <w:sz w:val="18"/>
                            </w:rPr>
                            <w:t xml:space="preserve"> </w:t>
                          </w:r>
                          <w:r>
                            <w:rPr>
                              <w:sz w:val="18"/>
                            </w:rPr>
                            <w:t>–</w:t>
                          </w:r>
                          <w:r>
                            <w:rPr>
                              <w:spacing w:val="-5"/>
                              <w:sz w:val="18"/>
                            </w:rPr>
                            <w:t xml:space="preserve"> </w:t>
                          </w:r>
                          <w:r w:rsidR="00F04895">
                            <w:rPr>
                              <w:rFonts w:ascii="Times New Roman" w:hAnsi="Times New Roman" w:cs="Times New Roman"/>
                              <w:b/>
                            </w:rPr>
                            <w:t>Critical Incident Response Program</w:t>
                          </w:r>
                          <w:r w:rsidR="0029542F">
                            <w:rPr>
                              <w:rFonts w:ascii="Times New Roman" w:hAnsi="Times New Roman" w:cs="Times New Roman"/>
                              <w:b/>
                            </w:rPr>
                            <w:t xml:space="preserve"> Training </w:t>
                          </w:r>
                          <w:r w:rsidR="00C5555B" w:rsidRPr="00C5555B">
                            <w:rPr>
                              <w:rFonts w:ascii="Times New Roman" w:hAnsi="Times New Roman" w:cs="Times New Roman"/>
                              <w:b/>
                            </w:rPr>
                            <w:t>course for FAA</w:t>
                          </w:r>
                        </w:p>
                        <w:p w14:paraId="43819668" w14:textId="34F53FC3" w:rsidR="00341BAE" w:rsidRDefault="00341BAE">
                          <w:pPr>
                            <w:spacing w:line="207" w:lineRule="exact"/>
                            <w:ind w:left="20"/>
                            <w:rPr>
                              <w:sz w:val="18"/>
                            </w:rPr>
                          </w:pPr>
                        </w:p>
                        <w:p w14:paraId="647FE3ED" w14:textId="77777777" w:rsidR="00DE5A41" w:rsidRDefault="00DE5A41">
                          <w:pPr>
                            <w:spacing w:line="207" w:lineRule="exact"/>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8331B0" id="_x0000_t202" coordsize="21600,21600" o:spt="202" path="m,l,21600r21600,l21600,xe">
              <v:stroke joinstyle="miter"/>
              <v:path gradientshapeok="t" o:connecttype="rect"/>
            </v:shapetype>
            <v:shape id="docshape1" o:spid="_x0000_s1026" type="#_x0000_t202" style="position:absolute;margin-left:56.25pt;margin-top:732.75pt;width:526.5pt;height:41.25pt;z-index:-1587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" filled="f" stroked="f">
              <v:textbox inset="0,0,0,0">
                <w:txbxContent>
                  <w:p w14:paraId="1AF4FC59" w14:textId="4D408F70" w:rsidR="00341BAE" w:rsidRDefault="002F5916">
                    <w:pPr>
                      <w:spacing w:before="14" w:line="207" w:lineRule="exact"/>
                      <w:ind w:left="20"/>
                      <w:rPr>
                        <w:sz w:val="18"/>
                      </w:rPr>
                    </w:pPr>
                    <w:r>
                      <w:rPr>
                        <w:sz w:val="18"/>
                      </w:rPr>
                      <w:t>Performance</w:t>
                    </w:r>
                    <w:r w:rsidR="0072714B">
                      <w:rPr>
                        <w:spacing w:val="-5"/>
                        <w:sz w:val="18"/>
                      </w:rPr>
                      <w:t xml:space="preserve"> </w:t>
                    </w:r>
                    <w:r w:rsidR="0072714B">
                      <w:rPr>
                        <w:sz w:val="18"/>
                      </w:rPr>
                      <w:t>Work</w:t>
                    </w:r>
                    <w:r>
                      <w:rPr>
                        <w:sz w:val="18"/>
                      </w:rPr>
                      <w:t xml:space="preserve"> Statement</w:t>
                    </w:r>
                    <w:r w:rsidR="0072714B">
                      <w:rPr>
                        <w:spacing w:val="1"/>
                        <w:sz w:val="18"/>
                      </w:rPr>
                      <w:t xml:space="preserve"> </w:t>
                    </w:r>
                    <w:r w:rsidR="0072714B">
                      <w:rPr>
                        <w:sz w:val="18"/>
                      </w:rPr>
                      <w:t>(</w:t>
                    </w:r>
                    <w:r>
                      <w:rPr>
                        <w:sz w:val="18"/>
                      </w:rPr>
                      <w:t>PWS</w:t>
                    </w:r>
                    <w:r w:rsidR="0072714B">
                      <w:rPr>
                        <w:sz w:val="18"/>
                      </w:rPr>
                      <w:t>)</w:t>
                    </w:r>
                  </w:p>
                  <w:p w14:paraId="65A2E774" w14:textId="44554EA1" w:rsidR="00C5555B" w:rsidRPr="00C873A8" w:rsidRDefault="0072714B" w:rsidP="00605D09">
                    <w:pPr>
                      <w:pStyle w:val="BodyText"/>
                      <w:jc w:val="center"/>
                      <w:rPr>
                        <w:rFonts w:ascii="Times New Roman" w:hAnsi="Times New Roman" w:cs="Times New Roman"/>
                        <w:b/>
                      </w:rPr>
                    </w:pPr>
                    <w:r>
                      <w:rPr>
                        <w:sz w:val="18"/>
                      </w:rPr>
                      <w:t>Aircraft</w:t>
                    </w:r>
                    <w:r>
                      <w:rPr>
                        <w:spacing w:val="-10"/>
                        <w:sz w:val="18"/>
                      </w:rPr>
                      <w:t xml:space="preserve"> </w:t>
                    </w:r>
                    <w:r>
                      <w:rPr>
                        <w:sz w:val="18"/>
                      </w:rPr>
                      <w:t>Workforce</w:t>
                    </w:r>
                    <w:r>
                      <w:rPr>
                        <w:spacing w:val="-3"/>
                        <w:sz w:val="18"/>
                      </w:rPr>
                      <w:t xml:space="preserve"> </w:t>
                    </w:r>
                    <w:r>
                      <w:rPr>
                        <w:sz w:val="18"/>
                      </w:rPr>
                      <w:t>Development</w:t>
                    </w:r>
                    <w:r>
                      <w:rPr>
                        <w:spacing w:val="-3"/>
                        <w:sz w:val="18"/>
                      </w:rPr>
                      <w:t xml:space="preserve"> </w:t>
                    </w:r>
                    <w:r>
                      <w:rPr>
                        <w:sz w:val="18"/>
                      </w:rPr>
                      <w:t>Branch</w:t>
                    </w:r>
                    <w:r>
                      <w:rPr>
                        <w:spacing w:val="-2"/>
                        <w:sz w:val="18"/>
                      </w:rPr>
                      <w:t xml:space="preserve"> </w:t>
                    </w:r>
                    <w:r>
                      <w:rPr>
                        <w:sz w:val="18"/>
                      </w:rPr>
                      <w:t>–</w:t>
                    </w:r>
                    <w:r>
                      <w:rPr>
                        <w:spacing w:val="-5"/>
                        <w:sz w:val="18"/>
                      </w:rPr>
                      <w:t xml:space="preserve"> </w:t>
                    </w:r>
                    <w:r w:rsidR="00F04895">
                      <w:rPr>
                        <w:rFonts w:ascii="Times New Roman" w:hAnsi="Times New Roman" w:cs="Times New Roman"/>
                        <w:b/>
                      </w:rPr>
                      <w:t>Critical Incident Response Program</w:t>
                    </w:r>
                    <w:r w:rsidR="0029542F">
                      <w:rPr>
                        <w:rFonts w:ascii="Times New Roman" w:hAnsi="Times New Roman" w:cs="Times New Roman"/>
                        <w:b/>
                      </w:rPr>
                      <w:t xml:space="preserve"> Training </w:t>
                    </w:r>
                    <w:r w:rsidR="00C5555B" w:rsidRPr="00C5555B">
                      <w:rPr>
                        <w:rFonts w:ascii="Times New Roman" w:hAnsi="Times New Roman" w:cs="Times New Roman"/>
                        <w:b/>
                      </w:rPr>
                      <w:t>course for FAA</w:t>
                    </w:r>
                  </w:p>
                  <w:p w14:paraId="43819668" w14:textId="34F53FC3" w:rsidR="00341BAE" w:rsidRDefault="00341BAE">
                    <w:pPr>
                      <w:spacing w:line="207" w:lineRule="exact"/>
                      <w:ind w:left="20"/>
                      <w:rPr>
                        <w:sz w:val="18"/>
                      </w:rPr>
                    </w:pPr>
                  </w:p>
                  <w:p w14:paraId="647FE3ED" w14:textId="77777777" w:rsidR="00DE5A41" w:rsidRDefault="00DE5A41">
                    <w:pPr>
                      <w:spacing w:line="207" w:lineRule="exact"/>
                      <w:ind w:left="20"/>
                      <w:rPr>
                        <w:sz w:val="18"/>
                      </w:rPr>
                    </w:pPr>
                  </w:p>
                </w:txbxContent>
              </v:textbox>
              <w10:wrap anchorx="page" anchory="page"/>
            </v:shape>
          </w:pict>
        </mc:Fallback>
      </mc:AlternateContent>
    </w:r>
    <w:r w:rsidR="0072714B">
      <w:rPr>
        <w:noProof/>
      </w:rPr>
      <w:drawing>
        <wp:anchor distT="0" distB="0" distL="0" distR="0" simplePos="0" relativeHeight="251657216" behindDoc="1" locked="0" layoutInCell="1" allowOverlap="1" wp14:anchorId="07A9C7A2" wp14:editId="35AB487F">
          <wp:simplePos x="0" y="0"/>
          <wp:positionH relativeFrom="page">
            <wp:posOffset>449580</wp:posOffset>
          </wp:positionH>
          <wp:positionV relativeFrom="page">
            <wp:posOffset>9327565</wp:posOffset>
          </wp:positionV>
          <wp:extent cx="238225" cy="228276"/>
          <wp:effectExtent l="0" t="0" r="0" b="0"/>
          <wp:wrapNone/>
          <wp:docPr id="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8225" cy="228276"/>
                  </a:xfrm>
                  <a:prstGeom prst="rect">
                    <a:avLst/>
                  </a:prstGeom>
                </pic:spPr>
              </pic:pic>
            </a:graphicData>
          </a:graphic>
        </wp:anchor>
      </w:drawing>
    </w:r>
    <w:r w:rsidR="007F0D45">
      <w:rPr>
        <w:noProof/>
      </w:rPr>
      <mc:AlternateContent>
        <mc:Choice Requires="wps">
          <w:drawing>
            <wp:anchor distT="0" distB="0" distL="114300" distR="114300" simplePos="0" relativeHeight="487442944" behindDoc="1" locked="0" layoutInCell="1" allowOverlap="1" wp14:anchorId="34AA6201" wp14:editId="077E7FAE">
              <wp:simplePos x="0" y="0"/>
              <wp:positionH relativeFrom="page">
                <wp:posOffset>6938645</wp:posOffset>
              </wp:positionH>
              <wp:positionV relativeFrom="page">
                <wp:posOffset>9573260</wp:posOffset>
              </wp:positionV>
              <wp:extent cx="153035" cy="153670"/>
              <wp:effectExtent l="0" t="0" r="0" b="0"/>
              <wp:wrapNone/>
              <wp:docPr id="2"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14E87" w14:textId="1213A3B9" w:rsidR="00341BAE" w:rsidRDefault="0072714B">
                          <w:pPr>
                            <w:spacing w:before="14"/>
                            <w:ind w:left="60"/>
                            <w:rPr>
                              <w:sz w:val="18"/>
                            </w:rPr>
                          </w:pPr>
                          <w:r>
                            <w:fldChar w:fldCharType="begin"/>
                          </w:r>
                          <w:r>
                            <w:rPr>
                              <w:sz w:val="18"/>
                            </w:rPr>
                            <w:instrText xml:space="preserve"> PAGE </w:instrText>
                          </w:r>
                          <w:r>
                            <w:fldChar w:fldCharType="separate"/>
                          </w:r>
                          <w:r w:rsidR="00AC576A">
                            <w:rPr>
                              <w:noProof/>
                              <w:sz w:val="18"/>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AA6201" id="docshape2" o:spid="_x0000_s1027" type="#_x0000_t202" style="position:absolute;margin-left:546.35pt;margin-top:753.8pt;width:12.05pt;height:12.1pt;z-index:-1587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" filled="f" stroked="f">
              <v:textbox inset="0,0,0,0">
                <w:txbxContent>
                  <w:p w14:paraId="44D14E87" w14:textId="1213A3B9" w:rsidR="00341BAE" w:rsidRDefault="0072714B">
                    <w:pPr>
                      <w:spacing w:before="14"/>
                      <w:ind w:left="60"/>
                      <w:rPr>
                        <w:sz w:val="18"/>
                      </w:rPr>
                    </w:pPr>
                    <w:r>
                      <w:fldChar w:fldCharType="begin"/>
                    </w:r>
                    <w:r>
                      <w:rPr>
                        <w:sz w:val="18"/>
                      </w:rPr>
                      <w:instrText xml:space="preserve"> PAGE </w:instrText>
                    </w:r>
                    <w:r>
                      <w:fldChar w:fldCharType="separate"/>
                    </w:r>
                    <w:r w:rsidR="00AC576A">
                      <w:rPr>
                        <w:noProof/>
                        <w:sz w:val="18"/>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56B7C" w14:textId="77777777" w:rsidR="00AA44E0" w:rsidRDefault="00AA44E0">
      <w:r>
        <w:separator/>
      </w:r>
    </w:p>
  </w:footnote>
  <w:footnote w:type="continuationSeparator" w:id="0">
    <w:p w14:paraId="55E2BD61" w14:textId="77777777" w:rsidR="00AA44E0" w:rsidRDefault="00AA4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00000886"/>
    <w:lvl w:ilvl="0">
      <w:start w:val="1"/>
      <w:numFmt w:val="upperRoman"/>
      <w:lvlText w:val="%1."/>
      <w:lvlJc w:val="left"/>
      <w:pPr>
        <w:ind w:left="460" w:hanging="360"/>
      </w:pPr>
      <w:rPr>
        <w:b w:val="0"/>
        <w:bCs w:val="0"/>
        <w:spacing w:val="-1"/>
        <w:w w:val="90"/>
      </w:rPr>
    </w:lvl>
    <w:lvl w:ilvl="1">
      <w:start w:val="1"/>
      <w:numFmt w:val="lowerLetter"/>
      <w:lvlText w:val="%2."/>
      <w:lvlJc w:val="left"/>
      <w:pPr>
        <w:ind w:left="900" w:hanging="360"/>
      </w:pPr>
      <w:rPr>
        <w:rFonts w:ascii="Arial" w:hAnsi="Arial" w:cs="Arial"/>
        <w:b w:val="0"/>
        <w:bCs w:val="0"/>
        <w:w w:val="87"/>
        <w:sz w:val="24"/>
        <w:szCs w:val="24"/>
      </w:rPr>
    </w:lvl>
    <w:lvl w:ilvl="2">
      <w:start w:val="1"/>
      <w:numFmt w:val="lowerRoman"/>
      <w:lvlText w:val="%3."/>
      <w:lvlJc w:val="left"/>
      <w:pPr>
        <w:ind w:left="1180" w:hanging="387"/>
      </w:pPr>
      <w:rPr>
        <w:rFonts w:ascii="Arial" w:hAnsi="Arial" w:cs="Arial"/>
        <w:b w:val="0"/>
        <w:bCs w:val="0"/>
        <w:w w:val="96"/>
        <w:sz w:val="24"/>
        <w:szCs w:val="24"/>
      </w:rPr>
    </w:lvl>
    <w:lvl w:ilvl="3">
      <w:numFmt w:val="bullet"/>
      <w:lvlText w:val="ï"/>
      <w:lvlJc w:val="left"/>
      <w:pPr>
        <w:ind w:left="1180" w:hanging="387"/>
      </w:pPr>
    </w:lvl>
    <w:lvl w:ilvl="4">
      <w:numFmt w:val="bullet"/>
      <w:lvlText w:val="ï"/>
      <w:lvlJc w:val="left"/>
      <w:pPr>
        <w:ind w:left="2377" w:hanging="387"/>
      </w:pPr>
    </w:lvl>
    <w:lvl w:ilvl="5">
      <w:numFmt w:val="bullet"/>
      <w:lvlText w:val="ï"/>
      <w:lvlJc w:val="left"/>
      <w:pPr>
        <w:ind w:left="3574" w:hanging="387"/>
      </w:pPr>
    </w:lvl>
    <w:lvl w:ilvl="6">
      <w:numFmt w:val="bullet"/>
      <w:lvlText w:val="ï"/>
      <w:lvlJc w:val="left"/>
      <w:pPr>
        <w:ind w:left="4771" w:hanging="387"/>
      </w:pPr>
    </w:lvl>
    <w:lvl w:ilvl="7">
      <w:numFmt w:val="bullet"/>
      <w:lvlText w:val="ï"/>
      <w:lvlJc w:val="left"/>
      <w:pPr>
        <w:ind w:left="5968" w:hanging="387"/>
      </w:pPr>
    </w:lvl>
    <w:lvl w:ilvl="8">
      <w:numFmt w:val="bullet"/>
      <w:lvlText w:val="ï"/>
      <w:lvlJc w:val="left"/>
      <w:pPr>
        <w:ind w:left="7165" w:hanging="387"/>
      </w:pPr>
    </w:lvl>
  </w:abstractNum>
  <w:abstractNum w:abstractNumId="1" w15:restartNumberingAfterBreak="0">
    <w:nsid w:val="03EF2A3F"/>
    <w:multiLevelType w:val="multilevel"/>
    <w:tmpl w:val="EB18A4E6"/>
    <w:lvl w:ilvl="0">
      <w:start w:val="4"/>
      <w:numFmt w:val="decimal"/>
      <w:lvlText w:val="%1"/>
      <w:lvlJc w:val="left"/>
      <w:pPr>
        <w:ind w:left="832" w:hanging="720"/>
      </w:pPr>
      <w:rPr>
        <w:rFonts w:hint="default"/>
        <w:lang w:val="en-US" w:eastAsia="en-US" w:bidi="ar-SA"/>
      </w:rPr>
    </w:lvl>
    <w:lvl w:ilvl="1">
      <w:numFmt w:val="decimal"/>
      <w:lvlText w:val="%1.%2"/>
      <w:lvlJc w:val="left"/>
      <w:pPr>
        <w:ind w:left="832" w:hanging="720"/>
      </w:pPr>
      <w:rPr>
        <w:rFonts w:ascii="Arial" w:eastAsia="Arial" w:hAnsi="Arial" w:cs="Arial" w:hint="default"/>
        <w:b/>
        <w:bCs/>
        <w:i w:val="0"/>
        <w:iCs w:val="0"/>
        <w:w w:val="100"/>
        <w:sz w:val="24"/>
        <w:szCs w:val="24"/>
        <w:lang w:val="en-US" w:eastAsia="en-US" w:bidi="ar-SA"/>
      </w:rPr>
    </w:lvl>
    <w:lvl w:ilvl="2">
      <w:start w:val="1"/>
      <w:numFmt w:val="lowerLetter"/>
      <w:lvlText w:val="%3."/>
      <w:lvlJc w:val="left"/>
      <w:pPr>
        <w:ind w:left="832" w:hanging="361"/>
      </w:pPr>
      <w:rPr>
        <w:rFonts w:ascii="Times New Roman" w:eastAsia="Arial" w:hAnsi="Times New Roman" w:cs="Times New Roman"/>
        <w:b w:val="0"/>
        <w:bCs w:val="0"/>
        <w:i w:val="0"/>
        <w:iCs w:val="0"/>
        <w:w w:val="100"/>
        <w:sz w:val="22"/>
        <w:szCs w:val="22"/>
        <w:lang w:val="en-US" w:eastAsia="en-US" w:bidi="ar-SA"/>
      </w:rPr>
    </w:lvl>
    <w:lvl w:ilvl="3">
      <w:numFmt w:val="bullet"/>
      <w:lvlText w:val="•"/>
      <w:lvlJc w:val="left"/>
      <w:pPr>
        <w:ind w:left="3648" w:hanging="361"/>
      </w:pPr>
      <w:rPr>
        <w:rFonts w:hint="default"/>
        <w:lang w:val="en-US" w:eastAsia="en-US" w:bidi="ar-SA"/>
      </w:rPr>
    </w:lvl>
    <w:lvl w:ilvl="4">
      <w:numFmt w:val="bullet"/>
      <w:lvlText w:val="•"/>
      <w:lvlJc w:val="left"/>
      <w:pPr>
        <w:ind w:left="4584" w:hanging="361"/>
      </w:pPr>
      <w:rPr>
        <w:rFonts w:hint="default"/>
        <w:lang w:val="en-US" w:eastAsia="en-US" w:bidi="ar-SA"/>
      </w:rPr>
    </w:lvl>
    <w:lvl w:ilvl="5">
      <w:numFmt w:val="bullet"/>
      <w:lvlText w:val="•"/>
      <w:lvlJc w:val="left"/>
      <w:pPr>
        <w:ind w:left="5520" w:hanging="361"/>
      </w:pPr>
      <w:rPr>
        <w:rFonts w:hint="default"/>
        <w:lang w:val="en-US" w:eastAsia="en-US" w:bidi="ar-SA"/>
      </w:rPr>
    </w:lvl>
    <w:lvl w:ilvl="6">
      <w:numFmt w:val="bullet"/>
      <w:lvlText w:val="•"/>
      <w:lvlJc w:val="left"/>
      <w:pPr>
        <w:ind w:left="6456" w:hanging="361"/>
      </w:pPr>
      <w:rPr>
        <w:rFonts w:hint="default"/>
        <w:lang w:val="en-US" w:eastAsia="en-US" w:bidi="ar-SA"/>
      </w:rPr>
    </w:lvl>
    <w:lvl w:ilvl="7">
      <w:numFmt w:val="bullet"/>
      <w:lvlText w:val="•"/>
      <w:lvlJc w:val="left"/>
      <w:pPr>
        <w:ind w:left="7392" w:hanging="361"/>
      </w:pPr>
      <w:rPr>
        <w:rFonts w:hint="default"/>
        <w:lang w:val="en-US" w:eastAsia="en-US" w:bidi="ar-SA"/>
      </w:rPr>
    </w:lvl>
    <w:lvl w:ilvl="8">
      <w:numFmt w:val="bullet"/>
      <w:lvlText w:val="•"/>
      <w:lvlJc w:val="left"/>
      <w:pPr>
        <w:ind w:left="8328" w:hanging="361"/>
      </w:pPr>
      <w:rPr>
        <w:rFonts w:hint="default"/>
        <w:lang w:val="en-US" w:eastAsia="en-US" w:bidi="ar-SA"/>
      </w:rPr>
    </w:lvl>
  </w:abstractNum>
  <w:abstractNum w:abstractNumId="2" w15:restartNumberingAfterBreak="0">
    <w:nsid w:val="05E72FC6"/>
    <w:multiLevelType w:val="hybridMultilevel"/>
    <w:tmpl w:val="480ED3B4"/>
    <w:lvl w:ilvl="0" w:tplc="9B604D00">
      <w:start w:val="4"/>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08294A02"/>
    <w:multiLevelType w:val="hybridMultilevel"/>
    <w:tmpl w:val="DED066D8"/>
    <w:lvl w:ilvl="0" w:tplc="CF5A5D12">
      <w:start w:val="1"/>
      <w:numFmt w:val="decimal"/>
      <w:lvlText w:val="%1."/>
      <w:lvlJc w:val="left"/>
      <w:pPr>
        <w:ind w:left="472" w:hanging="360"/>
      </w:pPr>
      <w:rPr>
        <w:rFonts w:ascii="Arial" w:eastAsia="Arial" w:hAnsi="Arial" w:cs="Arial" w:hint="default"/>
        <w:b w:val="0"/>
        <w:bCs w:val="0"/>
        <w:i w:val="0"/>
        <w:iCs w:val="0"/>
        <w:spacing w:val="-1"/>
        <w:w w:val="100"/>
        <w:sz w:val="22"/>
        <w:szCs w:val="22"/>
        <w:lang w:val="en-US" w:eastAsia="en-US" w:bidi="ar-SA"/>
      </w:rPr>
    </w:lvl>
    <w:lvl w:ilvl="1" w:tplc="ED0ED21C">
      <w:numFmt w:val="bullet"/>
      <w:lvlText w:val="•"/>
      <w:lvlJc w:val="left"/>
      <w:pPr>
        <w:ind w:left="1452" w:hanging="360"/>
      </w:pPr>
      <w:rPr>
        <w:rFonts w:hint="default"/>
        <w:lang w:val="en-US" w:eastAsia="en-US" w:bidi="ar-SA"/>
      </w:rPr>
    </w:lvl>
    <w:lvl w:ilvl="2" w:tplc="01BA91DC">
      <w:numFmt w:val="bullet"/>
      <w:lvlText w:val="•"/>
      <w:lvlJc w:val="left"/>
      <w:pPr>
        <w:ind w:left="2424" w:hanging="360"/>
      </w:pPr>
      <w:rPr>
        <w:rFonts w:hint="default"/>
        <w:lang w:val="en-US" w:eastAsia="en-US" w:bidi="ar-SA"/>
      </w:rPr>
    </w:lvl>
    <w:lvl w:ilvl="3" w:tplc="2AB84626">
      <w:numFmt w:val="bullet"/>
      <w:lvlText w:val="•"/>
      <w:lvlJc w:val="left"/>
      <w:pPr>
        <w:ind w:left="3396" w:hanging="360"/>
      </w:pPr>
      <w:rPr>
        <w:rFonts w:hint="default"/>
        <w:lang w:val="en-US" w:eastAsia="en-US" w:bidi="ar-SA"/>
      </w:rPr>
    </w:lvl>
    <w:lvl w:ilvl="4" w:tplc="8B6C0FCA">
      <w:numFmt w:val="bullet"/>
      <w:lvlText w:val="•"/>
      <w:lvlJc w:val="left"/>
      <w:pPr>
        <w:ind w:left="4368" w:hanging="360"/>
      </w:pPr>
      <w:rPr>
        <w:rFonts w:hint="default"/>
        <w:lang w:val="en-US" w:eastAsia="en-US" w:bidi="ar-SA"/>
      </w:rPr>
    </w:lvl>
    <w:lvl w:ilvl="5" w:tplc="36C8F326">
      <w:numFmt w:val="bullet"/>
      <w:lvlText w:val="•"/>
      <w:lvlJc w:val="left"/>
      <w:pPr>
        <w:ind w:left="5340" w:hanging="360"/>
      </w:pPr>
      <w:rPr>
        <w:rFonts w:hint="default"/>
        <w:lang w:val="en-US" w:eastAsia="en-US" w:bidi="ar-SA"/>
      </w:rPr>
    </w:lvl>
    <w:lvl w:ilvl="6" w:tplc="A3043D04">
      <w:numFmt w:val="bullet"/>
      <w:lvlText w:val="•"/>
      <w:lvlJc w:val="left"/>
      <w:pPr>
        <w:ind w:left="6312" w:hanging="360"/>
      </w:pPr>
      <w:rPr>
        <w:rFonts w:hint="default"/>
        <w:lang w:val="en-US" w:eastAsia="en-US" w:bidi="ar-SA"/>
      </w:rPr>
    </w:lvl>
    <w:lvl w:ilvl="7" w:tplc="20780F30">
      <w:numFmt w:val="bullet"/>
      <w:lvlText w:val="•"/>
      <w:lvlJc w:val="left"/>
      <w:pPr>
        <w:ind w:left="7284" w:hanging="360"/>
      </w:pPr>
      <w:rPr>
        <w:rFonts w:hint="default"/>
        <w:lang w:val="en-US" w:eastAsia="en-US" w:bidi="ar-SA"/>
      </w:rPr>
    </w:lvl>
    <w:lvl w:ilvl="8" w:tplc="13A63866">
      <w:numFmt w:val="bullet"/>
      <w:lvlText w:val="•"/>
      <w:lvlJc w:val="left"/>
      <w:pPr>
        <w:ind w:left="8256" w:hanging="360"/>
      </w:pPr>
      <w:rPr>
        <w:rFonts w:hint="default"/>
        <w:lang w:val="en-US" w:eastAsia="en-US" w:bidi="ar-SA"/>
      </w:rPr>
    </w:lvl>
  </w:abstractNum>
  <w:abstractNum w:abstractNumId="4" w15:restartNumberingAfterBreak="0">
    <w:nsid w:val="0898632A"/>
    <w:multiLevelType w:val="hybridMultilevel"/>
    <w:tmpl w:val="F4528D3A"/>
    <w:lvl w:ilvl="0" w:tplc="BB762E6C">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557440"/>
    <w:multiLevelType w:val="hybridMultilevel"/>
    <w:tmpl w:val="1E68F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7F0468"/>
    <w:multiLevelType w:val="hybridMultilevel"/>
    <w:tmpl w:val="C33A3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D71C2C"/>
    <w:multiLevelType w:val="hybridMultilevel"/>
    <w:tmpl w:val="EE747C66"/>
    <w:lvl w:ilvl="0" w:tplc="04090019">
      <w:start w:val="1"/>
      <w:numFmt w:val="lowerLetter"/>
      <w:lvlText w:val="%1."/>
      <w:lvlJc w:val="left"/>
      <w:pPr>
        <w:ind w:left="1170" w:hanging="360"/>
      </w:pPr>
      <w:rPr>
        <w:rFonts w:hint="default"/>
      </w:rPr>
    </w:lvl>
    <w:lvl w:ilvl="1" w:tplc="04090001">
      <w:start w:val="1"/>
      <w:numFmt w:val="bullet"/>
      <w:lvlText w:val=""/>
      <w:lvlJc w:val="left"/>
      <w:pPr>
        <w:ind w:left="1890" w:hanging="360"/>
      </w:pPr>
      <w:rPr>
        <w:rFonts w:ascii="Symbol" w:hAnsi="Symbol" w:hint="default"/>
      </w:r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73B43300">
      <w:start w:val="1"/>
      <w:numFmt w:val="lowerLetter"/>
      <w:lvlText w:val="%8."/>
      <w:lvlJc w:val="left"/>
      <w:pPr>
        <w:ind w:left="6210" w:hanging="360"/>
      </w:pPr>
      <w:rPr>
        <w:rFonts w:ascii="Arial" w:eastAsia="Times New Roman" w:hAnsi="Arial" w:cs="Arial"/>
      </w:rPr>
    </w:lvl>
    <w:lvl w:ilvl="8" w:tplc="0409001B">
      <w:start w:val="1"/>
      <w:numFmt w:val="lowerRoman"/>
      <w:lvlText w:val="%9."/>
      <w:lvlJc w:val="right"/>
      <w:pPr>
        <w:ind w:left="6930" w:hanging="180"/>
      </w:pPr>
    </w:lvl>
  </w:abstractNum>
  <w:abstractNum w:abstractNumId="8" w15:restartNumberingAfterBreak="0">
    <w:nsid w:val="24F62734"/>
    <w:multiLevelType w:val="hybridMultilevel"/>
    <w:tmpl w:val="7E12D6E4"/>
    <w:lvl w:ilvl="0" w:tplc="23A4A5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7D688A"/>
    <w:multiLevelType w:val="hybridMultilevel"/>
    <w:tmpl w:val="AF6E80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53E57F0">
      <w:start w:val="1"/>
      <w:numFmt w:val="lowerRoman"/>
      <w:lvlText w:val="%3."/>
      <w:lvlJc w:val="right"/>
      <w:pPr>
        <w:ind w:left="2160" w:hanging="180"/>
      </w:pPr>
      <w:rPr>
        <w:b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FD0269"/>
    <w:multiLevelType w:val="hybridMultilevel"/>
    <w:tmpl w:val="2856B518"/>
    <w:lvl w:ilvl="0" w:tplc="58D204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0A185D"/>
    <w:multiLevelType w:val="hybridMultilevel"/>
    <w:tmpl w:val="9F667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A17D07"/>
    <w:multiLevelType w:val="hybridMultilevel"/>
    <w:tmpl w:val="AF6E80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53E57F0">
      <w:start w:val="1"/>
      <w:numFmt w:val="lowerRoman"/>
      <w:lvlText w:val="%3."/>
      <w:lvlJc w:val="right"/>
      <w:pPr>
        <w:ind w:left="2160" w:hanging="180"/>
      </w:pPr>
      <w:rPr>
        <w:b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224851"/>
    <w:multiLevelType w:val="multilevel"/>
    <w:tmpl w:val="A4CEF9F8"/>
    <w:lvl w:ilvl="0">
      <w:start w:val="2"/>
      <w:numFmt w:val="decimal"/>
      <w:lvlText w:val="%1"/>
      <w:lvlJc w:val="left"/>
      <w:pPr>
        <w:ind w:left="832" w:hanging="721"/>
      </w:pPr>
      <w:rPr>
        <w:rFonts w:hint="default"/>
        <w:lang w:val="en-US" w:eastAsia="en-US" w:bidi="ar-SA"/>
      </w:rPr>
    </w:lvl>
    <w:lvl w:ilvl="1">
      <w:numFmt w:val="decimal"/>
      <w:lvlText w:val="%1.%2"/>
      <w:lvlJc w:val="left"/>
      <w:pPr>
        <w:ind w:left="811" w:hanging="721"/>
      </w:pPr>
      <w:rPr>
        <w:rFonts w:ascii="Arial" w:eastAsia="Arial" w:hAnsi="Arial" w:cs="Arial" w:hint="default"/>
        <w:b/>
        <w:bCs/>
        <w:i w:val="0"/>
        <w:iCs w:val="0"/>
        <w:w w:val="100"/>
        <w:sz w:val="24"/>
        <w:szCs w:val="24"/>
        <w:lang w:val="en-US" w:eastAsia="en-US" w:bidi="ar-SA"/>
      </w:rPr>
    </w:lvl>
    <w:lvl w:ilvl="2">
      <w:start w:val="1"/>
      <w:numFmt w:val="lowerLetter"/>
      <w:lvlText w:val="%3."/>
      <w:lvlJc w:val="left"/>
      <w:pPr>
        <w:ind w:left="832" w:hanging="361"/>
      </w:pPr>
      <w:rPr>
        <w:rFonts w:ascii="Times New Roman" w:eastAsia="Arial" w:hAnsi="Times New Roman" w:cs="Times New Roman"/>
        <w:b w:val="0"/>
        <w:bCs w:val="0"/>
        <w:i w:val="0"/>
        <w:iCs w:val="0"/>
        <w:w w:val="100"/>
        <w:sz w:val="22"/>
        <w:szCs w:val="22"/>
        <w:lang w:val="en-US" w:eastAsia="en-US" w:bidi="ar-SA"/>
      </w:rPr>
    </w:lvl>
    <w:lvl w:ilvl="3">
      <w:numFmt w:val="bullet"/>
      <w:lvlText w:val="•"/>
      <w:lvlJc w:val="left"/>
      <w:pPr>
        <w:ind w:left="3648" w:hanging="361"/>
      </w:pPr>
      <w:rPr>
        <w:rFonts w:hint="default"/>
        <w:lang w:val="en-US" w:eastAsia="en-US" w:bidi="ar-SA"/>
      </w:rPr>
    </w:lvl>
    <w:lvl w:ilvl="4">
      <w:numFmt w:val="bullet"/>
      <w:lvlText w:val="•"/>
      <w:lvlJc w:val="left"/>
      <w:pPr>
        <w:ind w:left="4584" w:hanging="361"/>
      </w:pPr>
      <w:rPr>
        <w:rFonts w:hint="default"/>
        <w:lang w:val="en-US" w:eastAsia="en-US" w:bidi="ar-SA"/>
      </w:rPr>
    </w:lvl>
    <w:lvl w:ilvl="5">
      <w:numFmt w:val="bullet"/>
      <w:lvlText w:val="•"/>
      <w:lvlJc w:val="left"/>
      <w:pPr>
        <w:ind w:left="5520" w:hanging="361"/>
      </w:pPr>
      <w:rPr>
        <w:rFonts w:hint="default"/>
        <w:lang w:val="en-US" w:eastAsia="en-US" w:bidi="ar-SA"/>
      </w:rPr>
    </w:lvl>
    <w:lvl w:ilvl="6">
      <w:numFmt w:val="bullet"/>
      <w:lvlText w:val="•"/>
      <w:lvlJc w:val="left"/>
      <w:pPr>
        <w:ind w:left="6456" w:hanging="361"/>
      </w:pPr>
      <w:rPr>
        <w:rFonts w:hint="default"/>
        <w:lang w:val="en-US" w:eastAsia="en-US" w:bidi="ar-SA"/>
      </w:rPr>
    </w:lvl>
    <w:lvl w:ilvl="7">
      <w:numFmt w:val="bullet"/>
      <w:lvlText w:val="•"/>
      <w:lvlJc w:val="left"/>
      <w:pPr>
        <w:ind w:left="7392" w:hanging="361"/>
      </w:pPr>
      <w:rPr>
        <w:rFonts w:hint="default"/>
        <w:lang w:val="en-US" w:eastAsia="en-US" w:bidi="ar-SA"/>
      </w:rPr>
    </w:lvl>
    <w:lvl w:ilvl="8">
      <w:numFmt w:val="bullet"/>
      <w:lvlText w:val="•"/>
      <w:lvlJc w:val="left"/>
      <w:pPr>
        <w:ind w:left="8328" w:hanging="361"/>
      </w:pPr>
      <w:rPr>
        <w:rFonts w:hint="default"/>
        <w:lang w:val="en-US" w:eastAsia="en-US" w:bidi="ar-SA"/>
      </w:rPr>
    </w:lvl>
  </w:abstractNum>
  <w:abstractNum w:abstractNumId="14" w15:restartNumberingAfterBreak="0">
    <w:nsid w:val="323D01F9"/>
    <w:multiLevelType w:val="hybridMultilevel"/>
    <w:tmpl w:val="B244730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153E57F0">
      <w:start w:val="1"/>
      <w:numFmt w:val="lowerRoman"/>
      <w:lvlText w:val="%3."/>
      <w:lvlJc w:val="right"/>
      <w:pPr>
        <w:ind w:left="2160" w:hanging="180"/>
      </w:pPr>
      <w:rPr>
        <w:b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4C5563"/>
    <w:multiLevelType w:val="hybridMultilevel"/>
    <w:tmpl w:val="24EE452C"/>
    <w:lvl w:ilvl="0" w:tplc="7A1CE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1243D1"/>
    <w:multiLevelType w:val="hybridMultilevel"/>
    <w:tmpl w:val="72A0C2A0"/>
    <w:lvl w:ilvl="0" w:tplc="045A31B0">
      <w:start w:val="1"/>
      <w:numFmt w:val="lowerLetter"/>
      <w:lvlText w:val="%1."/>
      <w:lvlJc w:val="left"/>
      <w:pPr>
        <w:ind w:left="900" w:hanging="360"/>
      </w:pPr>
      <w:rPr>
        <w:rFonts w:ascii="Times New Roman" w:eastAsia="Arial" w:hAnsi="Times New Roman" w:cs="Times New Roman"/>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359C52FF"/>
    <w:multiLevelType w:val="hybridMultilevel"/>
    <w:tmpl w:val="69C63EF0"/>
    <w:lvl w:ilvl="0" w:tplc="04090003">
      <w:start w:val="1"/>
      <w:numFmt w:val="bullet"/>
      <w:lvlText w:val="o"/>
      <w:lvlJc w:val="left"/>
      <w:pPr>
        <w:ind w:left="1194" w:hanging="360"/>
      </w:pPr>
      <w:rPr>
        <w:rFonts w:ascii="Courier New" w:hAnsi="Courier New" w:cs="Courier New" w:hint="default"/>
      </w:rPr>
    </w:lvl>
    <w:lvl w:ilvl="1" w:tplc="04090003" w:tentative="1">
      <w:start w:val="1"/>
      <w:numFmt w:val="bullet"/>
      <w:lvlText w:val="o"/>
      <w:lvlJc w:val="left"/>
      <w:pPr>
        <w:ind w:left="1914" w:hanging="360"/>
      </w:pPr>
      <w:rPr>
        <w:rFonts w:ascii="Courier New" w:hAnsi="Courier New" w:cs="Courier New" w:hint="default"/>
      </w:rPr>
    </w:lvl>
    <w:lvl w:ilvl="2" w:tplc="04090005" w:tentative="1">
      <w:start w:val="1"/>
      <w:numFmt w:val="bullet"/>
      <w:lvlText w:val=""/>
      <w:lvlJc w:val="left"/>
      <w:pPr>
        <w:ind w:left="2634" w:hanging="360"/>
      </w:pPr>
      <w:rPr>
        <w:rFonts w:ascii="Wingdings" w:hAnsi="Wingdings" w:hint="default"/>
      </w:rPr>
    </w:lvl>
    <w:lvl w:ilvl="3" w:tplc="04090001" w:tentative="1">
      <w:start w:val="1"/>
      <w:numFmt w:val="bullet"/>
      <w:lvlText w:val=""/>
      <w:lvlJc w:val="left"/>
      <w:pPr>
        <w:ind w:left="3354" w:hanging="360"/>
      </w:pPr>
      <w:rPr>
        <w:rFonts w:ascii="Symbol" w:hAnsi="Symbol" w:hint="default"/>
      </w:rPr>
    </w:lvl>
    <w:lvl w:ilvl="4" w:tplc="04090003" w:tentative="1">
      <w:start w:val="1"/>
      <w:numFmt w:val="bullet"/>
      <w:lvlText w:val="o"/>
      <w:lvlJc w:val="left"/>
      <w:pPr>
        <w:ind w:left="4074" w:hanging="360"/>
      </w:pPr>
      <w:rPr>
        <w:rFonts w:ascii="Courier New" w:hAnsi="Courier New" w:cs="Courier New" w:hint="default"/>
      </w:rPr>
    </w:lvl>
    <w:lvl w:ilvl="5" w:tplc="04090005" w:tentative="1">
      <w:start w:val="1"/>
      <w:numFmt w:val="bullet"/>
      <w:lvlText w:val=""/>
      <w:lvlJc w:val="left"/>
      <w:pPr>
        <w:ind w:left="4794" w:hanging="360"/>
      </w:pPr>
      <w:rPr>
        <w:rFonts w:ascii="Wingdings" w:hAnsi="Wingdings" w:hint="default"/>
      </w:rPr>
    </w:lvl>
    <w:lvl w:ilvl="6" w:tplc="04090001" w:tentative="1">
      <w:start w:val="1"/>
      <w:numFmt w:val="bullet"/>
      <w:lvlText w:val=""/>
      <w:lvlJc w:val="left"/>
      <w:pPr>
        <w:ind w:left="5514" w:hanging="360"/>
      </w:pPr>
      <w:rPr>
        <w:rFonts w:ascii="Symbol" w:hAnsi="Symbol" w:hint="default"/>
      </w:rPr>
    </w:lvl>
    <w:lvl w:ilvl="7" w:tplc="04090003" w:tentative="1">
      <w:start w:val="1"/>
      <w:numFmt w:val="bullet"/>
      <w:lvlText w:val="o"/>
      <w:lvlJc w:val="left"/>
      <w:pPr>
        <w:ind w:left="6234" w:hanging="360"/>
      </w:pPr>
      <w:rPr>
        <w:rFonts w:ascii="Courier New" w:hAnsi="Courier New" w:cs="Courier New" w:hint="default"/>
      </w:rPr>
    </w:lvl>
    <w:lvl w:ilvl="8" w:tplc="04090005" w:tentative="1">
      <w:start w:val="1"/>
      <w:numFmt w:val="bullet"/>
      <w:lvlText w:val=""/>
      <w:lvlJc w:val="left"/>
      <w:pPr>
        <w:ind w:left="6954" w:hanging="360"/>
      </w:pPr>
      <w:rPr>
        <w:rFonts w:ascii="Wingdings" w:hAnsi="Wingdings" w:hint="default"/>
      </w:rPr>
    </w:lvl>
  </w:abstractNum>
  <w:abstractNum w:abstractNumId="18" w15:restartNumberingAfterBreak="0">
    <w:nsid w:val="3739435E"/>
    <w:multiLevelType w:val="hybridMultilevel"/>
    <w:tmpl w:val="DF74F13C"/>
    <w:lvl w:ilvl="0" w:tplc="E140D1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B707D69"/>
    <w:multiLevelType w:val="multilevel"/>
    <w:tmpl w:val="0D003B48"/>
    <w:lvl w:ilvl="0">
      <w:start w:val="1"/>
      <w:numFmt w:val="decimal"/>
      <w:lvlText w:val="%1."/>
      <w:lvlJc w:val="left"/>
      <w:pPr>
        <w:ind w:left="450" w:hanging="360"/>
      </w:pPr>
      <w:rPr>
        <w:rFonts w:ascii="Calibri" w:eastAsia="Times New Roman" w:hAnsi="Calibri" w:cs="Calibri"/>
      </w:rPr>
    </w:lvl>
    <w:lvl w:ilvl="1">
      <w:numFmt w:val="decimal"/>
      <w:isLgl/>
      <w:lvlText w:val="%1.%2"/>
      <w:lvlJc w:val="left"/>
      <w:pPr>
        <w:ind w:left="472" w:hanging="360"/>
      </w:pPr>
      <w:rPr>
        <w:rFonts w:hint="default"/>
        <w:u w:val="single"/>
      </w:rPr>
    </w:lvl>
    <w:lvl w:ilvl="2">
      <w:start w:val="1"/>
      <w:numFmt w:val="decimal"/>
      <w:isLgl/>
      <w:lvlText w:val="%1.%2.%3"/>
      <w:lvlJc w:val="left"/>
      <w:pPr>
        <w:ind w:left="854" w:hanging="720"/>
      </w:pPr>
      <w:rPr>
        <w:rFonts w:hint="default"/>
        <w:u w:val="single"/>
      </w:rPr>
    </w:lvl>
    <w:lvl w:ilvl="3">
      <w:start w:val="1"/>
      <w:numFmt w:val="decimal"/>
      <w:isLgl/>
      <w:lvlText w:val="%1.%2.%3.%4"/>
      <w:lvlJc w:val="left"/>
      <w:pPr>
        <w:ind w:left="876" w:hanging="720"/>
      </w:pPr>
      <w:rPr>
        <w:rFonts w:hint="default"/>
        <w:u w:val="single"/>
      </w:rPr>
    </w:lvl>
    <w:lvl w:ilvl="4">
      <w:start w:val="1"/>
      <w:numFmt w:val="decimal"/>
      <w:isLgl/>
      <w:lvlText w:val="%1.%2.%3.%4.%5"/>
      <w:lvlJc w:val="left"/>
      <w:pPr>
        <w:ind w:left="1258" w:hanging="1080"/>
      </w:pPr>
      <w:rPr>
        <w:rFonts w:hint="default"/>
        <w:u w:val="single"/>
      </w:rPr>
    </w:lvl>
    <w:lvl w:ilvl="5">
      <w:start w:val="1"/>
      <w:numFmt w:val="decimal"/>
      <w:isLgl/>
      <w:lvlText w:val="%1.%2.%3.%4.%5.%6"/>
      <w:lvlJc w:val="left"/>
      <w:pPr>
        <w:ind w:left="1280" w:hanging="1080"/>
      </w:pPr>
      <w:rPr>
        <w:rFonts w:hint="default"/>
        <w:u w:val="single"/>
      </w:rPr>
    </w:lvl>
    <w:lvl w:ilvl="6">
      <w:start w:val="1"/>
      <w:numFmt w:val="decimal"/>
      <w:isLgl/>
      <w:lvlText w:val="%1.%2.%3.%4.%5.%6.%7"/>
      <w:lvlJc w:val="left"/>
      <w:pPr>
        <w:ind w:left="1662" w:hanging="1440"/>
      </w:pPr>
      <w:rPr>
        <w:rFonts w:hint="default"/>
        <w:u w:val="single"/>
      </w:rPr>
    </w:lvl>
    <w:lvl w:ilvl="7">
      <w:start w:val="1"/>
      <w:numFmt w:val="decimal"/>
      <w:isLgl/>
      <w:lvlText w:val="%1.%2.%3.%4.%5.%6.%7.%8"/>
      <w:lvlJc w:val="left"/>
      <w:pPr>
        <w:ind w:left="1684" w:hanging="1440"/>
      </w:pPr>
      <w:rPr>
        <w:rFonts w:hint="default"/>
        <w:u w:val="single"/>
      </w:rPr>
    </w:lvl>
    <w:lvl w:ilvl="8">
      <w:start w:val="1"/>
      <w:numFmt w:val="decimal"/>
      <w:isLgl/>
      <w:lvlText w:val="%1.%2.%3.%4.%5.%6.%7.%8.%9"/>
      <w:lvlJc w:val="left"/>
      <w:pPr>
        <w:ind w:left="2066" w:hanging="1800"/>
      </w:pPr>
      <w:rPr>
        <w:rFonts w:hint="default"/>
        <w:u w:val="single"/>
      </w:rPr>
    </w:lvl>
  </w:abstractNum>
  <w:abstractNum w:abstractNumId="20" w15:restartNumberingAfterBreak="0">
    <w:nsid w:val="3CAB2ED2"/>
    <w:multiLevelType w:val="multilevel"/>
    <w:tmpl w:val="37AC22DA"/>
    <w:lvl w:ilvl="0">
      <w:start w:val="2"/>
      <w:numFmt w:val="decimal"/>
      <w:lvlText w:val="%1"/>
      <w:lvlJc w:val="left"/>
      <w:pPr>
        <w:ind w:left="832" w:hanging="721"/>
      </w:pPr>
      <w:rPr>
        <w:rFonts w:hint="default"/>
        <w:lang w:val="en-US" w:eastAsia="en-US" w:bidi="ar-SA"/>
      </w:rPr>
    </w:lvl>
    <w:lvl w:ilvl="1">
      <w:numFmt w:val="decimal"/>
      <w:lvlText w:val="%1.%2"/>
      <w:lvlJc w:val="left"/>
      <w:pPr>
        <w:ind w:left="811" w:hanging="721"/>
      </w:pPr>
      <w:rPr>
        <w:rFonts w:ascii="Arial" w:eastAsia="Arial" w:hAnsi="Arial" w:cs="Arial" w:hint="default"/>
        <w:b/>
        <w:bCs/>
        <w:i w:val="0"/>
        <w:iCs w:val="0"/>
        <w:w w:val="100"/>
        <w:sz w:val="24"/>
        <w:szCs w:val="24"/>
        <w:lang w:val="en-US" w:eastAsia="en-US" w:bidi="ar-SA"/>
      </w:rPr>
    </w:lvl>
    <w:lvl w:ilvl="2">
      <w:numFmt w:val="bullet"/>
      <w:lvlText w:val=""/>
      <w:lvlJc w:val="left"/>
      <w:pPr>
        <w:ind w:left="832" w:hanging="361"/>
      </w:pPr>
      <w:rPr>
        <w:rFonts w:ascii="Symbol" w:eastAsia="Symbol" w:hAnsi="Symbol" w:cs="Symbol" w:hint="default"/>
        <w:b w:val="0"/>
        <w:bCs w:val="0"/>
        <w:i w:val="0"/>
        <w:iCs w:val="0"/>
        <w:w w:val="100"/>
        <w:sz w:val="22"/>
        <w:szCs w:val="22"/>
        <w:lang w:val="en-US" w:eastAsia="en-US" w:bidi="ar-SA"/>
      </w:rPr>
    </w:lvl>
    <w:lvl w:ilvl="3">
      <w:numFmt w:val="bullet"/>
      <w:lvlText w:val="•"/>
      <w:lvlJc w:val="left"/>
      <w:pPr>
        <w:ind w:left="3648" w:hanging="361"/>
      </w:pPr>
      <w:rPr>
        <w:rFonts w:hint="default"/>
        <w:lang w:val="en-US" w:eastAsia="en-US" w:bidi="ar-SA"/>
      </w:rPr>
    </w:lvl>
    <w:lvl w:ilvl="4">
      <w:numFmt w:val="bullet"/>
      <w:lvlText w:val="•"/>
      <w:lvlJc w:val="left"/>
      <w:pPr>
        <w:ind w:left="4584" w:hanging="361"/>
      </w:pPr>
      <w:rPr>
        <w:rFonts w:hint="default"/>
        <w:lang w:val="en-US" w:eastAsia="en-US" w:bidi="ar-SA"/>
      </w:rPr>
    </w:lvl>
    <w:lvl w:ilvl="5">
      <w:numFmt w:val="bullet"/>
      <w:lvlText w:val="•"/>
      <w:lvlJc w:val="left"/>
      <w:pPr>
        <w:ind w:left="5520" w:hanging="361"/>
      </w:pPr>
      <w:rPr>
        <w:rFonts w:hint="default"/>
        <w:lang w:val="en-US" w:eastAsia="en-US" w:bidi="ar-SA"/>
      </w:rPr>
    </w:lvl>
    <w:lvl w:ilvl="6">
      <w:numFmt w:val="bullet"/>
      <w:lvlText w:val="•"/>
      <w:lvlJc w:val="left"/>
      <w:pPr>
        <w:ind w:left="6456" w:hanging="361"/>
      </w:pPr>
      <w:rPr>
        <w:rFonts w:hint="default"/>
        <w:lang w:val="en-US" w:eastAsia="en-US" w:bidi="ar-SA"/>
      </w:rPr>
    </w:lvl>
    <w:lvl w:ilvl="7">
      <w:numFmt w:val="bullet"/>
      <w:lvlText w:val="•"/>
      <w:lvlJc w:val="left"/>
      <w:pPr>
        <w:ind w:left="7392" w:hanging="361"/>
      </w:pPr>
      <w:rPr>
        <w:rFonts w:hint="default"/>
        <w:lang w:val="en-US" w:eastAsia="en-US" w:bidi="ar-SA"/>
      </w:rPr>
    </w:lvl>
    <w:lvl w:ilvl="8">
      <w:numFmt w:val="bullet"/>
      <w:lvlText w:val="•"/>
      <w:lvlJc w:val="left"/>
      <w:pPr>
        <w:ind w:left="8328" w:hanging="361"/>
      </w:pPr>
      <w:rPr>
        <w:rFonts w:hint="default"/>
        <w:lang w:val="en-US" w:eastAsia="en-US" w:bidi="ar-SA"/>
      </w:rPr>
    </w:lvl>
  </w:abstractNum>
  <w:abstractNum w:abstractNumId="21" w15:restartNumberingAfterBreak="0">
    <w:nsid w:val="3D0D5E05"/>
    <w:multiLevelType w:val="hybridMultilevel"/>
    <w:tmpl w:val="4FA25908"/>
    <w:lvl w:ilvl="0" w:tplc="1756B33E">
      <w:start w:val="1"/>
      <w:numFmt w:val="decimal"/>
      <w:lvlText w:val="%1."/>
      <w:lvlJc w:val="left"/>
      <w:pPr>
        <w:ind w:left="831" w:hanging="360"/>
      </w:pPr>
      <w:rPr>
        <w:rFonts w:ascii="Arial" w:eastAsia="Arial" w:hAnsi="Arial" w:cs="Arial" w:hint="default"/>
        <w:b w:val="0"/>
        <w:bCs w:val="0"/>
        <w:i w:val="0"/>
        <w:iCs w:val="0"/>
        <w:spacing w:val="-1"/>
        <w:w w:val="100"/>
        <w:sz w:val="22"/>
        <w:szCs w:val="22"/>
        <w:lang w:val="en-US" w:eastAsia="en-US" w:bidi="ar-SA"/>
      </w:rPr>
    </w:lvl>
    <w:lvl w:ilvl="1" w:tplc="EAC41572">
      <w:numFmt w:val="bullet"/>
      <w:lvlText w:val="•"/>
      <w:lvlJc w:val="left"/>
      <w:pPr>
        <w:ind w:left="1776" w:hanging="360"/>
      </w:pPr>
      <w:rPr>
        <w:rFonts w:hint="default"/>
        <w:lang w:val="en-US" w:eastAsia="en-US" w:bidi="ar-SA"/>
      </w:rPr>
    </w:lvl>
    <w:lvl w:ilvl="2" w:tplc="27901160">
      <w:numFmt w:val="bullet"/>
      <w:lvlText w:val="•"/>
      <w:lvlJc w:val="left"/>
      <w:pPr>
        <w:ind w:left="2712" w:hanging="360"/>
      </w:pPr>
      <w:rPr>
        <w:rFonts w:hint="default"/>
        <w:lang w:val="en-US" w:eastAsia="en-US" w:bidi="ar-SA"/>
      </w:rPr>
    </w:lvl>
    <w:lvl w:ilvl="3" w:tplc="E584B0C8">
      <w:numFmt w:val="bullet"/>
      <w:lvlText w:val="•"/>
      <w:lvlJc w:val="left"/>
      <w:pPr>
        <w:ind w:left="3648" w:hanging="360"/>
      </w:pPr>
      <w:rPr>
        <w:rFonts w:hint="default"/>
        <w:lang w:val="en-US" w:eastAsia="en-US" w:bidi="ar-SA"/>
      </w:rPr>
    </w:lvl>
    <w:lvl w:ilvl="4" w:tplc="7340026E">
      <w:numFmt w:val="bullet"/>
      <w:lvlText w:val="•"/>
      <w:lvlJc w:val="left"/>
      <w:pPr>
        <w:ind w:left="4584" w:hanging="360"/>
      </w:pPr>
      <w:rPr>
        <w:rFonts w:hint="default"/>
        <w:lang w:val="en-US" w:eastAsia="en-US" w:bidi="ar-SA"/>
      </w:rPr>
    </w:lvl>
    <w:lvl w:ilvl="5" w:tplc="92345FD2">
      <w:numFmt w:val="bullet"/>
      <w:lvlText w:val="•"/>
      <w:lvlJc w:val="left"/>
      <w:pPr>
        <w:ind w:left="5520" w:hanging="360"/>
      </w:pPr>
      <w:rPr>
        <w:rFonts w:hint="default"/>
        <w:lang w:val="en-US" w:eastAsia="en-US" w:bidi="ar-SA"/>
      </w:rPr>
    </w:lvl>
    <w:lvl w:ilvl="6" w:tplc="89423B0C">
      <w:numFmt w:val="bullet"/>
      <w:lvlText w:val="•"/>
      <w:lvlJc w:val="left"/>
      <w:pPr>
        <w:ind w:left="6456" w:hanging="360"/>
      </w:pPr>
      <w:rPr>
        <w:rFonts w:hint="default"/>
        <w:lang w:val="en-US" w:eastAsia="en-US" w:bidi="ar-SA"/>
      </w:rPr>
    </w:lvl>
    <w:lvl w:ilvl="7" w:tplc="A34AFCCE">
      <w:numFmt w:val="bullet"/>
      <w:lvlText w:val="•"/>
      <w:lvlJc w:val="left"/>
      <w:pPr>
        <w:ind w:left="7392" w:hanging="360"/>
      </w:pPr>
      <w:rPr>
        <w:rFonts w:hint="default"/>
        <w:lang w:val="en-US" w:eastAsia="en-US" w:bidi="ar-SA"/>
      </w:rPr>
    </w:lvl>
    <w:lvl w:ilvl="8" w:tplc="1D5A65B8">
      <w:numFmt w:val="bullet"/>
      <w:lvlText w:val="•"/>
      <w:lvlJc w:val="left"/>
      <w:pPr>
        <w:ind w:left="8328" w:hanging="360"/>
      </w:pPr>
      <w:rPr>
        <w:rFonts w:hint="default"/>
        <w:lang w:val="en-US" w:eastAsia="en-US" w:bidi="ar-SA"/>
      </w:rPr>
    </w:lvl>
  </w:abstractNum>
  <w:abstractNum w:abstractNumId="22" w15:restartNumberingAfterBreak="0">
    <w:nsid w:val="424D46D9"/>
    <w:multiLevelType w:val="hybridMultilevel"/>
    <w:tmpl w:val="C9E847BE"/>
    <w:lvl w:ilvl="0" w:tplc="BB900EB6">
      <w:start w:val="1"/>
      <w:numFmt w:val="upperRoman"/>
      <w:lvlText w:val="%1."/>
      <w:lvlJc w:val="left"/>
      <w:pPr>
        <w:ind w:left="1080" w:hanging="72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6A2F78"/>
    <w:multiLevelType w:val="hybridMultilevel"/>
    <w:tmpl w:val="D09C8F04"/>
    <w:lvl w:ilvl="0" w:tplc="0DBE8BDE">
      <w:start w:val="1"/>
      <w:numFmt w:val="lowerLetter"/>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AF0D09"/>
    <w:multiLevelType w:val="hybridMultilevel"/>
    <w:tmpl w:val="7222F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283366"/>
    <w:multiLevelType w:val="hybridMultilevel"/>
    <w:tmpl w:val="7EE6D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1E276F"/>
    <w:multiLevelType w:val="hybridMultilevel"/>
    <w:tmpl w:val="10EA3D94"/>
    <w:lvl w:ilvl="0" w:tplc="BA48CEE0">
      <w:start w:val="7"/>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B229CB"/>
    <w:multiLevelType w:val="hybridMultilevel"/>
    <w:tmpl w:val="D5D83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E14443"/>
    <w:multiLevelType w:val="multilevel"/>
    <w:tmpl w:val="13004F6A"/>
    <w:lvl w:ilvl="0">
      <w:start w:val="2"/>
      <w:numFmt w:val="decimal"/>
      <w:lvlText w:val="%1"/>
      <w:lvlJc w:val="left"/>
      <w:pPr>
        <w:ind w:left="832" w:hanging="721"/>
      </w:pPr>
      <w:rPr>
        <w:rFonts w:hint="default"/>
        <w:lang w:val="en-US" w:eastAsia="en-US" w:bidi="ar-SA"/>
      </w:rPr>
    </w:lvl>
    <w:lvl w:ilvl="1">
      <w:numFmt w:val="decimal"/>
      <w:lvlText w:val="%1.%2"/>
      <w:lvlJc w:val="left"/>
      <w:pPr>
        <w:ind w:left="811" w:hanging="721"/>
      </w:pPr>
      <w:rPr>
        <w:rFonts w:ascii="Arial" w:eastAsia="Arial" w:hAnsi="Arial" w:cs="Arial" w:hint="default"/>
        <w:b/>
        <w:bCs/>
        <w:i w:val="0"/>
        <w:iCs w:val="0"/>
        <w:w w:val="100"/>
        <w:sz w:val="24"/>
        <w:szCs w:val="24"/>
        <w:lang w:val="en-US" w:eastAsia="en-US" w:bidi="ar-SA"/>
      </w:rPr>
    </w:lvl>
    <w:lvl w:ilvl="2">
      <w:start w:val="1"/>
      <w:numFmt w:val="bullet"/>
      <w:lvlText w:val=""/>
      <w:lvlJc w:val="left"/>
      <w:pPr>
        <w:ind w:left="832" w:hanging="361"/>
      </w:pPr>
      <w:rPr>
        <w:rFonts w:ascii="Symbol" w:hAnsi="Symbol" w:hint="default"/>
        <w:b w:val="0"/>
        <w:bCs w:val="0"/>
        <w:i w:val="0"/>
        <w:iCs w:val="0"/>
        <w:w w:val="100"/>
        <w:sz w:val="22"/>
        <w:szCs w:val="22"/>
        <w:lang w:val="en-US" w:eastAsia="en-US" w:bidi="ar-SA"/>
      </w:rPr>
    </w:lvl>
    <w:lvl w:ilvl="3">
      <w:numFmt w:val="bullet"/>
      <w:lvlText w:val="•"/>
      <w:lvlJc w:val="left"/>
      <w:pPr>
        <w:ind w:left="3648" w:hanging="361"/>
      </w:pPr>
      <w:rPr>
        <w:rFonts w:hint="default"/>
        <w:lang w:val="en-US" w:eastAsia="en-US" w:bidi="ar-SA"/>
      </w:rPr>
    </w:lvl>
    <w:lvl w:ilvl="4">
      <w:numFmt w:val="bullet"/>
      <w:lvlText w:val="•"/>
      <w:lvlJc w:val="left"/>
      <w:pPr>
        <w:ind w:left="4584" w:hanging="361"/>
      </w:pPr>
      <w:rPr>
        <w:rFonts w:hint="default"/>
        <w:lang w:val="en-US" w:eastAsia="en-US" w:bidi="ar-SA"/>
      </w:rPr>
    </w:lvl>
    <w:lvl w:ilvl="5">
      <w:numFmt w:val="bullet"/>
      <w:lvlText w:val="•"/>
      <w:lvlJc w:val="left"/>
      <w:pPr>
        <w:ind w:left="5520" w:hanging="361"/>
      </w:pPr>
      <w:rPr>
        <w:rFonts w:hint="default"/>
        <w:lang w:val="en-US" w:eastAsia="en-US" w:bidi="ar-SA"/>
      </w:rPr>
    </w:lvl>
    <w:lvl w:ilvl="6">
      <w:numFmt w:val="bullet"/>
      <w:lvlText w:val="•"/>
      <w:lvlJc w:val="left"/>
      <w:pPr>
        <w:ind w:left="6456" w:hanging="361"/>
      </w:pPr>
      <w:rPr>
        <w:rFonts w:hint="default"/>
        <w:lang w:val="en-US" w:eastAsia="en-US" w:bidi="ar-SA"/>
      </w:rPr>
    </w:lvl>
    <w:lvl w:ilvl="7">
      <w:numFmt w:val="bullet"/>
      <w:lvlText w:val="•"/>
      <w:lvlJc w:val="left"/>
      <w:pPr>
        <w:ind w:left="7392" w:hanging="361"/>
      </w:pPr>
      <w:rPr>
        <w:rFonts w:hint="default"/>
        <w:lang w:val="en-US" w:eastAsia="en-US" w:bidi="ar-SA"/>
      </w:rPr>
    </w:lvl>
    <w:lvl w:ilvl="8">
      <w:numFmt w:val="bullet"/>
      <w:lvlText w:val="•"/>
      <w:lvlJc w:val="left"/>
      <w:pPr>
        <w:ind w:left="8328" w:hanging="361"/>
      </w:pPr>
      <w:rPr>
        <w:rFonts w:hint="default"/>
        <w:lang w:val="en-US" w:eastAsia="en-US" w:bidi="ar-SA"/>
      </w:rPr>
    </w:lvl>
  </w:abstractNum>
  <w:abstractNum w:abstractNumId="29" w15:restartNumberingAfterBreak="0">
    <w:nsid w:val="59864386"/>
    <w:multiLevelType w:val="hybridMultilevel"/>
    <w:tmpl w:val="6E4A824C"/>
    <w:lvl w:ilvl="0" w:tplc="B216AA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F749C7"/>
    <w:multiLevelType w:val="hybridMultilevel"/>
    <w:tmpl w:val="C1A6A2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EE4AA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5FD5F41"/>
    <w:multiLevelType w:val="multilevel"/>
    <w:tmpl w:val="88A20FFE"/>
    <w:lvl w:ilvl="0">
      <w:start w:val="3"/>
      <w:numFmt w:val="decimal"/>
      <w:lvlText w:val="%1"/>
      <w:lvlJc w:val="left"/>
      <w:pPr>
        <w:ind w:left="832" w:hanging="720"/>
      </w:pPr>
      <w:rPr>
        <w:rFonts w:hint="default"/>
        <w:lang w:val="en-US" w:eastAsia="en-US" w:bidi="ar-SA"/>
      </w:rPr>
    </w:lvl>
    <w:lvl w:ilvl="1">
      <w:numFmt w:val="decimal"/>
      <w:lvlText w:val="%1.%2"/>
      <w:lvlJc w:val="left"/>
      <w:pPr>
        <w:ind w:left="832" w:hanging="720"/>
      </w:pPr>
      <w:rPr>
        <w:rFonts w:ascii="Arial" w:eastAsia="Arial" w:hAnsi="Arial" w:cs="Arial" w:hint="default"/>
        <w:b/>
        <w:bCs/>
        <w:i w:val="0"/>
        <w:iCs w:val="0"/>
        <w:w w:val="100"/>
        <w:sz w:val="24"/>
        <w:szCs w:val="24"/>
        <w:lang w:val="en-US" w:eastAsia="en-US" w:bidi="ar-SA"/>
      </w:rPr>
    </w:lvl>
    <w:lvl w:ilvl="2">
      <w:numFmt w:val="bullet"/>
      <w:lvlText w:val=""/>
      <w:lvlJc w:val="left"/>
      <w:pPr>
        <w:ind w:left="832" w:hanging="361"/>
      </w:pPr>
      <w:rPr>
        <w:rFonts w:ascii="Symbol" w:eastAsia="Symbol" w:hAnsi="Symbol" w:cs="Symbol" w:hint="default"/>
        <w:w w:val="100"/>
        <w:lang w:val="en-US" w:eastAsia="en-US" w:bidi="ar-SA"/>
      </w:rPr>
    </w:lvl>
    <w:lvl w:ilvl="3">
      <w:numFmt w:val="bullet"/>
      <w:lvlText w:val="•"/>
      <w:lvlJc w:val="left"/>
      <w:pPr>
        <w:ind w:left="3648" w:hanging="361"/>
      </w:pPr>
      <w:rPr>
        <w:rFonts w:hint="default"/>
        <w:lang w:val="en-US" w:eastAsia="en-US" w:bidi="ar-SA"/>
      </w:rPr>
    </w:lvl>
    <w:lvl w:ilvl="4">
      <w:numFmt w:val="bullet"/>
      <w:lvlText w:val="•"/>
      <w:lvlJc w:val="left"/>
      <w:pPr>
        <w:ind w:left="4584" w:hanging="361"/>
      </w:pPr>
      <w:rPr>
        <w:rFonts w:hint="default"/>
        <w:lang w:val="en-US" w:eastAsia="en-US" w:bidi="ar-SA"/>
      </w:rPr>
    </w:lvl>
    <w:lvl w:ilvl="5">
      <w:numFmt w:val="bullet"/>
      <w:lvlText w:val="•"/>
      <w:lvlJc w:val="left"/>
      <w:pPr>
        <w:ind w:left="5520" w:hanging="361"/>
      </w:pPr>
      <w:rPr>
        <w:rFonts w:hint="default"/>
        <w:lang w:val="en-US" w:eastAsia="en-US" w:bidi="ar-SA"/>
      </w:rPr>
    </w:lvl>
    <w:lvl w:ilvl="6">
      <w:numFmt w:val="bullet"/>
      <w:lvlText w:val="•"/>
      <w:lvlJc w:val="left"/>
      <w:pPr>
        <w:ind w:left="6456" w:hanging="361"/>
      </w:pPr>
      <w:rPr>
        <w:rFonts w:hint="default"/>
        <w:lang w:val="en-US" w:eastAsia="en-US" w:bidi="ar-SA"/>
      </w:rPr>
    </w:lvl>
    <w:lvl w:ilvl="7">
      <w:numFmt w:val="bullet"/>
      <w:lvlText w:val="•"/>
      <w:lvlJc w:val="left"/>
      <w:pPr>
        <w:ind w:left="7392" w:hanging="361"/>
      </w:pPr>
      <w:rPr>
        <w:rFonts w:hint="default"/>
        <w:lang w:val="en-US" w:eastAsia="en-US" w:bidi="ar-SA"/>
      </w:rPr>
    </w:lvl>
    <w:lvl w:ilvl="8">
      <w:numFmt w:val="bullet"/>
      <w:lvlText w:val="•"/>
      <w:lvlJc w:val="left"/>
      <w:pPr>
        <w:ind w:left="8328" w:hanging="361"/>
      </w:pPr>
      <w:rPr>
        <w:rFonts w:hint="default"/>
        <w:lang w:val="en-US" w:eastAsia="en-US" w:bidi="ar-SA"/>
      </w:rPr>
    </w:lvl>
  </w:abstractNum>
  <w:abstractNum w:abstractNumId="33" w15:restartNumberingAfterBreak="0">
    <w:nsid w:val="67993376"/>
    <w:multiLevelType w:val="multilevel"/>
    <w:tmpl w:val="DB5CFC3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6B0D1F5A"/>
    <w:multiLevelType w:val="hybridMultilevel"/>
    <w:tmpl w:val="14BE18D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E6C64EC"/>
    <w:multiLevelType w:val="hybridMultilevel"/>
    <w:tmpl w:val="E116A0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1E3679C"/>
    <w:multiLevelType w:val="hybridMultilevel"/>
    <w:tmpl w:val="A89E5F78"/>
    <w:lvl w:ilvl="0" w:tplc="2FE6E4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8327A0"/>
    <w:multiLevelType w:val="hybridMultilevel"/>
    <w:tmpl w:val="AC4448E4"/>
    <w:lvl w:ilvl="0" w:tplc="B62E86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C80B3D"/>
    <w:multiLevelType w:val="hybridMultilevel"/>
    <w:tmpl w:val="49A80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4768FA"/>
    <w:multiLevelType w:val="hybridMultilevel"/>
    <w:tmpl w:val="0F2C4844"/>
    <w:lvl w:ilvl="0" w:tplc="04090019">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0" w15:restartNumberingAfterBreak="0">
    <w:nsid w:val="79C12778"/>
    <w:multiLevelType w:val="hybridMultilevel"/>
    <w:tmpl w:val="AED2205C"/>
    <w:lvl w:ilvl="0" w:tplc="CAE0A1E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3B5FE5"/>
    <w:multiLevelType w:val="hybridMultilevel"/>
    <w:tmpl w:val="02E0C402"/>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244955">
    <w:abstractNumId w:val="3"/>
  </w:num>
  <w:num w:numId="2" w16cid:durableId="2070029400">
    <w:abstractNumId w:val="1"/>
  </w:num>
  <w:num w:numId="3" w16cid:durableId="1588879104">
    <w:abstractNumId w:val="21"/>
  </w:num>
  <w:num w:numId="4" w16cid:durableId="208761254">
    <w:abstractNumId w:val="32"/>
  </w:num>
  <w:num w:numId="5" w16cid:durableId="740909324">
    <w:abstractNumId w:val="13"/>
  </w:num>
  <w:num w:numId="6" w16cid:durableId="810249503">
    <w:abstractNumId w:val="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7" w16cid:durableId="17464142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5316354">
    <w:abstractNumId w:val="18"/>
  </w:num>
  <w:num w:numId="9" w16cid:durableId="608925637">
    <w:abstractNumId w:val="9"/>
  </w:num>
  <w:num w:numId="10" w16cid:durableId="896431006">
    <w:abstractNumId w:val="40"/>
  </w:num>
  <w:num w:numId="11" w16cid:durableId="1935939399">
    <w:abstractNumId w:val="7"/>
  </w:num>
  <w:num w:numId="12" w16cid:durableId="1600336915">
    <w:abstractNumId w:val="2"/>
  </w:num>
  <w:num w:numId="13" w16cid:durableId="2053993355">
    <w:abstractNumId w:val="23"/>
  </w:num>
  <w:num w:numId="14" w16cid:durableId="1513956471">
    <w:abstractNumId w:val="19"/>
  </w:num>
  <w:num w:numId="15" w16cid:durableId="1195266264">
    <w:abstractNumId w:val="35"/>
  </w:num>
  <w:num w:numId="16" w16cid:durableId="815992026">
    <w:abstractNumId w:val="39"/>
  </w:num>
  <w:num w:numId="17" w16cid:durableId="866139548">
    <w:abstractNumId w:val="16"/>
  </w:num>
  <w:num w:numId="18" w16cid:durableId="467481240">
    <w:abstractNumId w:val="4"/>
  </w:num>
  <w:num w:numId="19" w16cid:durableId="2114669087">
    <w:abstractNumId w:val="20"/>
  </w:num>
  <w:num w:numId="20" w16cid:durableId="2018270271">
    <w:abstractNumId w:val="17"/>
  </w:num>
  <w:num w:numId="21" w16cid:durableId="2076078398">
    <w:abstractNumId w:val="28"/>
  </w:num>
  <w:num w:numId="22" w16cid:durableId="2054183791">
    <w:abstractNumId w:val="11"/>
  </w:num>
  <w:num w:numId="23" w16cid:durableId="2006975990">
    <w:abstractNumId w:val="14"/>
  </w:num>
  <w:num w:numId="24" w16cid:durableId="140581351">
    <w:abstractNumId w:val="12"/>
  </w:num>
  <w:num w:numId="25" w16cid:durableId="1972317518">
    <w:abstractNumId w:val="33"/>
  </w:num>
  <w:num w:numId="26" w16cid:durableId="1200819982">
    <w:abstractNumId w:val="41"/>
  </w:num>
  <w:num w:numId="27" w16cid:durableId="1540897953">
    <w:abstractNumId w:val="25"/>
  </w:num>
  <w:num w:numId="28" w16cid:durableId="1515270185">
    <w:abstractNumId w:val="5"/>
  </w:num>
  <w:num w:numId="29" w16cid:durableId="1037005392">
    <w:abstractNumId w:val="24"/>
  </w:num>
  <w:num w:numId="30" w16cid:durableId="1483739722">
    <w:abstractNumId w:val="6"/>
  </w:num>
  <w:num w:numId="31" w16cid:durableId="1572503017">
    <w:abstractNumId w:val="34"/>
  </w:num>
  <w:num w:numId="32" w16cid:durableId="1963148342">
    <w:abstractNumId w:val="10"/>
  </w:num>
  <w:num w:numId="33" w16cid:durableId="397365219">
    <w:abstractNumId w:val="36"/>
  </w:num>
  <w:num w:numId="34" w16cid:durableId="888608308">
    <w:abstractNumId w:val="29"/>
  </w:num>
  <w:num w:numId="35" w16cid:durableId="600527814">
    <w:abstractNumId w:val="26"/>
  </w:num>
  <w:num w:numId="36" w16cid:durableId="1196043310">
    <w:abstractNumId w:val="37"/>
  </w:num>
  <w:num w:numId="37" w16cid:durableId="114179690">
    <w:abstractNumId w:val="8"/>
  </w:num>
  <w:num w:numId="38" w16cid:durableId="2040735358">
    <w:abstractNumId w:val="22"/>
  </w:num>
  <w:num w:numId="39" w16cid:durableId="1437868989">
    <w:abstractNumId w:val="38"/>
  </w:num>
  <w:num w:numId="40" w16cid:durableId="819347602">
    <w:abstractNumId w:val="27"/>
  </w:num>
  <w:num w:numId="41" w16cid:durableId="1174026438">
    <w:abstractNumId w:val="15"/>
  </w:num>
  <w:num w:numId="42" w16cid:durableId="1094133322">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les, Sherrie (FAA)">
    <w15:presenceInfo w15:providerId="AD" w15:userId="S-1-5-21-3215564045-1863808890-1157122868-410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BAE"/>
    <w:rsid w:val="00016377"/>
    <w:rsid w:val="00024E22"/>
    <w:rsid w:val="00035F87"/>
    <w:rsid w:val="00040C6A"/>
    <w:rsid w:val="00040DC2"/>
    <w:rsid w:val="00040EAC"/>
    <w:rsid w:val="000434B7"/>
    <w:rsid w:val="00044004"/>
    <w:rsid w:val="000447A2"/>
    <w:rsid w:val="00055B92"/>
    <w:rsid w:val="0006372D"/>
    <w:rsid w:val="00064A87"/>
    <w:rsid w:val="0009380D"/>
    <w:rsid w:val="000A5FEE"/>
    <w:rsid w:val="000A622F"/>
    <w:rsid w:val="000A6675"/>
    <w:rsid w:val="000B7FA7"/>
    <w:rsid w:val="000C3847"/>
    <w:rsid w:val="000D202D"/>
    <w:rsid w:val="000E3399"/>
    <w:rsid w:val="000E678A"/>
    <w:rsid w:val="0010440D"/>
    <w:rsid w:val="001325F1"/>
    <w:rsid w:val="00166BBE"/>
    <w:rsid w:val="0017271D"/>
    <w:rsid w:val="00183441"/>
    <w:rsid w:val="001875CD"/>
    <w:rsid w:val="00187D5A"/>
    <w:rsid w:val="00191599"/>
    <w:rsid w:val="00195D87"/>
    <w:rsid w:val="001B3A68"/>
    <w:rsid w:val="001B4782"/>
    <w:rsid w:val="001B7977"/>
    <w:rsid w:val="001C5A43"/>
    <w:rsid w:val="001C6F49"/>
    <w:rsid w:val="001D426A"/>
    <w:rsid w:val="001D60C9"/>
    <w:rsid w:val="001E3B0A"/>
    <w:rsid w:val="001F2EE1"/>
    <w:rsid w:val="001F7056"/>
    <w:rsid w:val="001F74F1"/>
    <w:rsid w:val="00204095"/>
    <w:rsid w:val="00240474"/>
    <w:rsid w:val="00266FB3"/>
    <w:rsid w:val="00273536"/>
    <w:rsid w:val="0029542F"/>
    <w:rsid w:val="002A25F4"/>
    <w:rsid w:val="002D2B84"/>
    <w:rsid w:val="002F5151"/>
    <w:rsid w:val="002F5916"/>
    <w:rsid w:val="00310C66"/>
    <w:rsid w:val="00310E23"/>
    <w:rsid w:val="00314AD9"/>
    <w:rsid w:val="00314E72"/>
    <w:rsid w:val="00332180"/>
    <w:rsid w:val="00341164"/>
    <w:rsid w:val="00341BAE"/>
    <w:rsid w:val="003435AB"/>
    <w:rsid w:val="00363313"/>
    <w:rsid w:val="00363D7B"/>
    <w:rsid w:val="003803F6"/>
    <w:rsid w:val="003812D1"/>
    <w:rsid w:val="003850E5"/>
    <w:rsid w:val="00395F26"/>
    <w:rsid w:val="00396FD6"/>
    <w:rsid w:val="003B7E51"/>
    <w:rsid w:val="003F647D"/>
    <w:rsid w:val="0040194A"/>
    <w:rsid w:val="00401DD0"/>
    <w:rsid w:val="004275D8"/>
    <w:rsid w:val="00432205"/>
    <w:rsid w:val="00445296"/>
    <w:rsid w:val="0046047A"/>
    <w:rsid w:val="00477ED6"/>
    <w:rsid w:val="00491DB9"/>
    <w:rsid w:val="004A081A"/>
    <w:rsid w:val="004B01B8"/>
    <w:rsid w:val="004C6343"/>
    <w:rsid w:val="004F1EC7"/>
    <w:rsid w:val="004F5E9C"/>
    <w:rsid w:val="00510D6B"/>
    <w:rsid w:val="00513E4D"/>
    <w:rsid w:val="00516384"/>
    <w:rsid w:val="00517698"/>
    <w:rsid w:val="005460EF"/>
    <w:rsid w:val="005475B7"/>
    <w:rsid w:val="00547BF9"/>
    <w:rsid w:val="00561DBF"/>
    <w:rsid w:val="00573626"/>
    <w:rsid w:val="0059222F"/>
    <w:rsid w:val="0059664F"/>
    <w:rsid w:val="005B1E1F"/>
    <w:rsid w:val="005C00FB"/>
    <w:rsid w:val="005E0D0A"/>
    <w:rsid w:val="005E2360"/>
    <w:rsid w:val="005F5001"/>
    <w:rsid w:val="006049E7"/>
    <w:rsid w:val="00605D09"/>
    <w:rsid w:val="006165BB"/>
    <w:rsid w:val="00637D67"/>
    <w:rsid w:val="006433D9"/>
    <w:rsid w:val="0064696E"/>
    <w:rsid w:val="00656F06"/>
    <w:rsid w:val="00661D6D"/>
    <w:rsid w:val="00663FC8"/>
    <w:rsid w:val="00666EB8"/>
    <w:rsid w:val="00667266"/>
    <w:rsid w:val="00682610"/>
    <w:rsid w:val="006953DE"/>
    <w:rsid w:val="006A1E48"/>
    <w:rsid w:val="006A7E34"/>
    <w:rsid w:val="006C5306"/>
    <w:rsid w:val="006D261C"/>
    <w:rsid w:val="006D6DA7"/>
    <w:rsid w:val="006E25F5"/>
    <w:rsid w:val="006E69C1"/>
    <w:rsid w:val="006F393A"/>
    <w:rsid w:val="00703E5C"/>
    <w:rsid w:val="0072714B"/>
    <w:rsid w:val="0073049F"/>
    <w:rsid w:val="00733591"/>
    <w:rsid w:val="007364E0"/>
    <w:rsid w:val="007368CD"/>
    <w:rsid w:val="00736E74"/>
    <w:rsid w:val="007513E9"/>
    <w:rsid w:val="00764958"/>
    <w:rsid w:val="00767A6A"/>
    <w:rsid w:val="00774ABF"/>
    <w:rsid w:val="0079126E"/>
    <w:rsid w:val="00791E49"/>
    <w:rsid w:val="007979F1"/>
    <w:rsid w:val="007A183C"/>
    <w:rsid w:val="007A436B"/>
    <w:rsid w:val="007A52FC"/>
    <w:rsid w:val="007B207D"/>
    <w:rsid w:val="007B7FEA"/>
    <w:rsid w:val="007D0D75"/>
    <w:rsid w:val="007D0F5F"/>
    <w:rsid w:val="007D79D9"/>
    <w:rsid w:val="007E3323"/>
    <w:rsid w:val="007F0D45"/>
    <w:rsid w:val="007F10BB"/>
    <w:rsid w:val="007F65F9"/>
    <w:rsid w:val="00813C0A"/>
    <w:rsid w:val="00840711"/>
    <w:rsid w:val="008408C0"/>
    <w:rsid w:val="00887CFB"/>
    <w:rsid w:val="00890A73"/>
    <w:rsid w:val="008919AF"/>
    <w:rsid w:val="00897AD7"/>
    <w:rsid w:val="008A60D8"/>
    <w:rsid w:val="008A671D"/>
    <w:rsid w:val="008D766D"/>
    <w:rsid w:val="008F1944"/>
    <w:rsid w:val="0091040D"/>
    <w:rsid w:val="00924673"/>
    <w:rsid w:val="009265B0"/>
    <w:rsid w:val="00931B00"/>
    <w:rsid w:val="0093422A"/>
    <w:rsid w:val="0094269B"/>
    <w:rsid w:val="009437EA"/>
    <w:rsid w:val="00952676"/>
    <w:rsid w:val="00960738"/>
    <w:rsid w:val="00963910"/>
    <w:rsid w:val="00965B8F"/>
    <w:rsid w:val="009739E0"/>
    <w:rsid w:val="00980E7B"/>
    <w:rsid w:val="00994FA0"/>
    <w:rsid w:val="00996379"/>
    <w:rsid w:val="009A14C9"/>
    <w:rsid w:val="009A318A"/>
    <w:rsid w:val="009B5832"/>
    <w:rsid w:val="009B60BB"/>
    <w:rsid w:val="009B7112"/>
    <w:rsid w:val="009B7972"/>
    <w:rsid w:val="009C4A07"/>
    <w:rsid w:val="009C4F9B"/>
    <w:rsid w:val="009D54B1"/>
    <w:rsid w:val="009F17D5"/>
    <w:rsid w:val="00A0140A"/>
    <w:rsid w:val="00A05EE7"/>
    <w:rsid w:val="00A06E38"/>
    <w:rsid w:val="00A10522"/>
    <w:rsid w:val="00A12F1B"/>
    <w:rsid w:val="00A20958"/>
    <w:rsid w:val="00A305C7"/>
    <w:rsid w:val="00A33C56"/>
    <w:rsid w:val="00A535E6"/>
    <w:rsid w:val="00A555B2"/>
    <w:rsid w:val="00A862B8"/>
    <w:rsid w:val="00A9025F"/>
    <w:rsid w:val="00A96B91"/>
    <w:rsid w:val="00AA44E0"/>
    <w:rsid w:val="00AB07D8"/>
    <w:rsid w:val="00AB4FC1"/>
    <w:rsid w:val="00AB586A"/>
    <w:rsid w:val="00AB59E6"/>
    <w:rsid w:val="00AC0DFE"/>
    <w:rsid w:val="00AC576A"/>
    <w:rsid w:val="00AD5D17"/>
    <w:rsid w:val="00AE19FE"/>
    <w:rsid w:val="00AE6C7B"/>
    <w:rsid w:val="00AF5F44"/>
    <w:rsid w:val="00B020A3"/>
    <w:rsid w:val="00B0616F"/>
    <w:rsid w:val="00B11E61"/>
    <w:rsid w:val="00B158F8"/>
    <w:rsid w:val="00B27D67"/>
    <w:rsid w:val="00B305F8"/>
    <w:rsid w:val="00B3170B"/>
    <w:rsid w:val="00B41CE9"/>
    <w:rsid w:val="00B46AE7"/>
    <w:rsid w:val="00B57021"/>
    <w:rsid w:val="00B63D0F"/>
    <w:rsid w:val="00B72BE3"/>
    <w:rsid w:val="00B75077"/>
    <w:rsid w:val="00B8068A"/>
    <w:rsid w:val="00BA7132"/>
    <w:rsid w:val="00BC3AF3"/>
    <w:rsid w:val="00BC6216"/>
    <w:rsid w:val="00BD3C23"/>
    <w:rsid w:val="00BD3DB4"/>
    <w:rsid w:val="00BF6FFE"/>
    <w:rsid w:val="00C02B28"/>
    <w:rsid w:val="00C074C3"/>
    <w:rsid w:val="00C20302"/>
    <w:rsid w:val="00C21D29"/>
    <w:rsid w:val="00C21D88"/>
    <w:rsid w:val="00C229C6"/>
    <w:rsid w:val="00C2455E"/>
    <w:rsid w:val="00C27016"/>
    <w:rsid w:val="00C30601"/>
    <w:rsid w:val="00C5555B"/>
    <w:rsid w:val="00C603C0"/>
    <w:rsid w:val="00C6066C"/>
    <w:rsid w:val="00C67E81"/>
    <w:rsid w:val="00C873A8"/>
    <w:rsid w:val="00CA1B68"/>
    <w:rsid w:val="00CA6C03"/>
    <w:rsid w:val="00CA7401"/>
    <w:rsid w:val="00CD4801"/>
    <w:rsid w:val="00CE54E5"/>
    <w:rsid w:val="00CE5B6B"/>
    <w:rsid w:val="00CF1F32"/>
    <w:rsid w:val="00D02C2F"/>
    <w:rsid w:val="00D07781"/>
    <w:rsid w:val="00D2206B"/>
    <w:rsid w:val="00D243E3"/>
    <w:rsid w:val="00D31FDA"/>
    <w:rsid w:val="00D36EE8"/>
    <w:rsid w:val="00D6786B"/>
    <w:rsid w:val="00D73A9D"/>
    <w:rsid w:val="00D91A64"/>
    <w:rsid w:val="00DA295A"/>
    <w:rsid w:val="00DA6F39"/>
    <w:rsid w:val="00DA71B7"/>
    <w:rsid w:val="00DB21F4"/>
    <w:rsid w:val="00DC1697"/>
    <w:rsid w:val="00DC58C3"/>
    <w:rsid w:val="00DD75F2"/>
    <w:rsid w:val="00DE5A41"/>
    <w:rsid w:val="00DF2035"/>
    <w:rsid w:val="00DF488F"/>
    <w:rsid w:val="00DF5451"/>
    <w:rsid w:val="00E10717"/>
    <w:rsid w:val="00E35E2B"/>
    <w:rsid w:val="00E428DD"/>
    <w:rsid w:val="00E614A7"/>
    <w:rsid w:val="00E76559"/>
    <w:rsid w:val="00E91D4B"/>
    <w:rsid w:val="00E97C5A"/>
    <w:rsid w:val="00EA6BDF"/>
    <w:rsid w:val="00EB20D3"/>
    <w:rsid w:val="00EB3B0B"/>
    <w:rsid w:val="00EE00D3"/>
    <w:rsid w:val="00EE1C90"/>
    <w:rsid w:val="00EE4186"/>
    <w:rsid w:val="00EF064F"/>
    <w:rsid w:val="00F0180A"/>
    <w:rsid w:val="00F04895"/>
    <w:rsid w:val="00F050EE"/>
    <w:rsid w:val="00F07485"/>
    <w:rsid w:val="00F1217D"/>
    <w:rsid w:val="00F15BD6"/>
    <w:rsid w:val="00F224E6"/>
    <w:rsid w:val="00F22944"/>
    <w:rsid w:val="00F23752"/>
    <w:rsid w:val="00F245F7"/>
    <w:rsid w:val="00F375BC"/>
    <w:rsid w:val="00F65140"/>
    <w:rsid w:val="00F66186"/>
    <w:rsid w:val="00F72FE8"/>
    <w:rsid w:val="00F73CB3"/>
    <w:rsid w:val="00F80BFC"/>
    <w:rsid w:val="00F9053F"/>
    <w:rsid w:val="00F914BB"/>
    <w:rsid w:val="00FA366E"/>
    <w:rsid w:val="00FB51AB"/>
    <w:rsid w:val="00FB7B33"/>
    <w:rsid w:val="00FC0EF3"/>
    <w:rsid w:val="00FC42B1"/>
    <w:rsid w:val="00FC7822"/>
    <w:rsid w:val="00FE103E"/>
    <w:rsid w:val="00FE5EB2"/>
    <w:rsid w:val="00FF0028"/>
    <w:rsid w:val="00FF1E89"/>
    <w:rsid w:val="00FF7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AC68E"/>
  <w15:docId w15:val="{2FF26C24-7171-461A-ADB0-A552496DD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C0EF3"/>
    <w:rPr>
      <w:rFonts w:ascii="Arial" w:eastAsia="Arial" w:hAnsi="Arial" w:cs="Arial"/>
    </w:rPr>
  </w:style>
  <w:style w:type="paragraph" w:styleId="Heading1">
    <w:name w:val="heading 1"/>
    <w:basedOn w:val="Normal"/>
    <w:link w:val="Heading1Char"/>
    <w:uiPriority w:val="1"/>
    <w:qFormat/>
    <w:pPr>
      <w:ind w:left="832"/>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832" w:hanging="361"/>
    </w:pPr>
  </w:style>
  <w:style w:type="paragraph" w:customStyle="1" w:styleId="TableParagraph">
    <w:name w:val="Table Paragraph"/>
    <w:basedOn w:val="Normal"/>
    <w:uiPriority w:val="1"/>
    <w:qFormat/>
    <w:pPr>
      <w:spacing w:line="252" w:lineRule="exact"/>
      <w:ind w:left="107"/>
    </w:pPr>
  </w:style>
  <w:style w:type="paragraph" w:styleId="Revision">
    <w:name w:val="Revision"/>
    <w:hidden/>
    <w:uiPriority w:val="99"/>
    <w:semiHidden/>
    <w:rsid w:val="003850E5"/>
    <w:pPr>
      <w:widowControl/>
      <w:autoSpaceDE/>
      <w:autoSpaceDN/>
    </w:pPr>
    <w:rPr>
      <w:rFonts w:ascii="Arial" w:eastAsia="Arial" w:hAnsi="Arial" w:cs="Arial"/>
    </w:rPr>
  </w:style>
  <w:style w:type="paragraph" w:styleId="BalloonText">
    <w:name w:val="Balloon Text"/>
    <w:basedOn w:val="Normal"/>
    <w:link w:val="BalloonTextChar"/>
    <w:uiPriority w:val="99"/>
    <w:semiHidden/>
    <w:unhideWhenUsed/>
    <w:rsid w:val="00CE54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54E5"/>
    <w:rPr>
      <w:rFonts w:ascii="Segoe UI" w:eastAsia="Arial" w:hAnsi="Segoe UI" w:cs="Segoe UI"/>
      <w:sz w:val="18"/>
      <w:szCs w:val="18"/>
    </w:rPr>
  </w:style>
  <w:style w:type="character" w:styleId="CommentReference">
    <w:name w:val="annotation reference"/>
    <w:basedOn w:val="DefaultParagraphFont"/>
    <w:uiPriority w:val="99"/>
    <w:semiHidden/>
    <w:unhideWhenUsed/>
    <w:rsid w:val="004C6343"/>
    <w:rPr>
      <w:sz w:val="16"/>
      <w:szCs w:val="16"/>
    </w:rPr>
  </w:style>
  <w:style w:type="paragraph" w:styleId="CommentText">
    <w:name w:val="annotation text"/>
    <w:basedOn w:val="Normal"/>
    <w:link w:val="CommentTextChar"/>
    <w:uiPriority w:val="99"/>
    <w:semiHidden/>
    <w:unhideWhenUsed/>
    <w:rsid w:val="004C6343"/>
    <w:rPr>
      <w:sz w:val="20"/>
      <w:szCs w:val="20"/>
    </w:rPr>
  </w:style>
  <w:style w:type="character" w:customStyle="1" w:styleId="CommentTextChar">
    <w:name w:val="Comment Text Char"/>
    <w:basedOn w:val="DefaultParagraphFont"/>
    <w:link w:val="CommentText"/>
    <w:uiPriority w:val="99"/>
    <w:semiHidden/>
    <w:rsid w:val="004C6343"/>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C6343"/>
    <w:rPr>
      <w:b/>
      <w:bCs/>
    </w:rPr>
  </w:style>
  <w:style w:type="character" w:customStyle="1" w:styleId="CommentSubjectChar">
    <w:name w:val="Comment Subject Char"/>
    <w:basedOn w:val="CommentTextChar"/>
    <w:link w:val="CommentSubject"/>
    <w:uiPriority w:val="99"/>
    <w:semiHidden/>
    <w:rsid w:val="004C6343"/>
    <w:rPr>
      <w:rFonts w:ascii="Arial" w:eastAsia="Arial" w:hAnsi="Arial" w:cs="Arial"/>
      <w:b/>
      <w:bCs/>
      <w:sz w:val="20"/>
      <w:szCs w:val="20"/>
    </w:rPr>
  </w:style>
  <w:style w:type="paragraph" w:styleId="Header">
    <w:name w:val="header"/>
    <w:basedOn w:val="Normal"/>
    <w:link w:val="HeaderChar"/>
    <w:uiPriority w:val="99"/>
    <w:unhideWhenUsed/>
    <w:rsid w:val="00DE5A41"/>
    <w:pPr>
      <w:tabs>
        <w:tab w:val="center" w:pos="4680"/>
        <w:tab w:val="right" w:pos="9360"/>
      </w:tabs>
    </w:pPr>
  </w:style>
  <w:style w:type="character" w:customStyle="1" w:styleId="HeaderChar">
    <w:name w:val="Header Char"/>
    <w:basedOn w:val="DefaultParagraphFont"/>
    <w:link w:val="Header"/>
    <w:uiPriority w:val="99"/>
    <w:rsid w:val="00DE5A41"/>
    <w:rPr>
      <w:rFonts w:ascii="Arial" w:eastAsia="Arial" w:hAnsi="Arial" w:cs="Arial"/>
    </w:rPr>
  </w:style>
  <w:style w:type="paragraph" w:styleId="Footer">
    <w:name w:val="footer"/>
    <w:basedOn w:val="Normal"/>
    <w:link w:val="FooterChar"/>
    <w:uiPriority w:val="99"/>
    <w:unhideWhenUsed/>
    <w:rsid w:val="00DE5A41"/>
    <w:pPr>
      <w:tabs>
        <w:tab w:val="center" w:pos="4680"/>
        <w:tab w:val="right" w:pos="9360"/>
      </w:tabs>
    </w:pPr>
  </w:style>
  <w:style w:type="character" w:customStyle="1" w:styleId="FooterChar">
    <w:name w:val="Footer Char"/>
    <w:basedOn w:val="DefaultParagraphFont"/>
    <w:link w:val="Footer"/>
    <w:uiPriority w:val="99"/>
    <w:rsid w:val="00DE5A41"/>
    <w:rPr>
      <w:rFonts w:ascii="Arial" w:eastAsia="Arial" w:hAnsi="Arial" w:cs="Arial"/>
    </w:rPr>
  </w:style>
  <w:style w:type="paragraph" w:styleId="NormalWeb">
    <w:name w:val="Normal (Web)"/>
    <w:basedOn w:val="Normal"/>
    <w:uiPriority w:val="99"/>
    <w:semiHidden/>
    <w:unhideWhenUsed/>
    <w:rsid w:val="00C5555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7979F1"/>
    <w:pPr>
      <w:widowControl/>
      <w:tabs>
        <w:tab w:val="left" w:pos="540"/>
        <w:tab w:val="left" w:pos="1080"/>
        <w:tab w:val="left" w:pos="1620"/>
        <w:tab w:val="left" w:pos="2160"/>
        <w:tab w:val="left" w:pos="2700"/>
        <w:tab w:val="left" w:pos="3240"/>
        <w:tab w:val="left" w:pos="3780"/>
        <w:tab w:val="left" w:pos="4320"/>
        <w:tab w:val="left" w:pos="4860"/>
      </w:tabs>
      <w:autoSpaceDE/>
      <w:autoSpaceDN/>
    </w:pPr>
    <w:rPr>
      <w:rFonts w:ascii="Arial" w:eastAsia="Times New Roman" w:hAnsi="Arial" w:cs="Times New Roman"/>
      <w:iCs/>
      <w:szCs w:val="24"/>
    </w:rPr>
  </w:style>
  <w:style w:type="paragraph" w:customStyle="1" w:styleId="Default">
    <w:name w:val="Default"/>
    <w:rsid w:val="00FC0EF3"/>
    <w:pPr>
      <w:widowControl/>
      <w:adjustRightInd w:val="0"/>
    </w:pPr>
    <w:rPr>
      <w:rFonts w:ascii="Arial" w:hAnsi="Arial" w:cs="Arial"/>
      <w:color w:val="000000"/>
      <w:sz w:val="24"/>
      <w:szCs w:val="24"/>
    </w:rPr>
  </w:style>
  <w:style w:type="character" w:customStyle="1" w:styleId="Heading1Char">
    <w:name w:val="Heading 1 Char"/>
    <w:basedOn w:val="DefaultParagraphFont"/>
    <w:link w:val="Heading1"/>
    <w:uiPriority w:val="1"/>
    <w:rsid w:val="00FC0EF3"/>
    <w:rPr>
      <w:rFonts w:ascii="Arial" w:eastAsia="Arial" w:hAnsi="Arial" w:cs="Arial"/>
      <w:b/>
      <w:bCs/>
      <w:u w:val="single" w:color="000000"/>
    </w:rPr>
  </w:style>
  <w:style w:type="character" w:customStyle="1" w:styleId="BodyTextChar">
    <w:name w:val="Body Text Char"/>
    <w:basedOn w:val="DefaultParagraphFont"/>
    <w:link w:val="BodyText"/>
    <w:uiPriority w:val="1"/>
    <w:rsid w:val="00FC0EF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055602">
      <w:bodyDiv w:val="1"/>
      <w:marLeft w:val="0"/>
      <w:marRight w:val="0"/>
      <w:marTop w:val="0"/>
      <w:marBottom w:val="0"/>
      <w:divBdr>
        <w:top w:val="none" w:sz="0" w:space="0" w:color="auto"/>
        <w:left w:val="none" w:sz="0" w:space="0" w:color="auto"/>
        <w:bottom w:val="none" w:sz="0" w:space="0" w:color="auto"/>
        <w:right w:val="none" w:sz="0" w:space="0" w:color="auto"/>
      </w:divBdr>
    </w:div>
    <w:div w:id="629559855">
      <w:bodyDiv w:val="1"/>
      <w:marLeft w:val="0"/>
      <w:marRight w:val="0"/>
      <w:marTop w:val="0"/>
      <w:marBottom w:val="0"/>
      <w:divBdr>
        <w:top w:val="none" w:sz="0" w:space="0" w:color="auto"/>
        <w:left w:val="none" w:sz="0" w:space="0" w:color="auto"/>
        <w:bottom w:val="none" w:sz="0" w:space="0" w:color="auto"/>
        <w:right w:val="none" w:sz="0" w:space="0" w:color="auto"/>
      </w:divBdr>
    </w:div>
    <w:div w:id="650907246">
      <w:bodyDiv w:val="1"/>
      <w:marLeft w:val="0"/>
      <w:marRight w:val="0"/>
      <w:marTop w:val="0"/>
      <w:marBottom w:val="0"/>
      <w:divBdr>
        <w:top w:val="none" w:sz="0" w:space="0" w:color="auto"/>
        <w:left w:val="none" w:sz="0" w:space="0" w:color="auto"/>
        <w:bottom w:val="none" w:sz="0" w:space="0" w:color="auto"/>
        <w:right w:val="none" w:sz="0" w:space="0" w:color="auto"/>
      </w:divBdr>
    </w:div>
    <w:div w:id="1667972158">
      <w:bodyDiv w:val="1"/>
      <w:marLeft w:val="0"/>
      <w:marRight w:val="0"/>
      <w:marTop w:val="0"/>
      <w:marBottom w:val="0"/>
      <w:divBdr>
        <w:top w:val="none" w:sz="0" w:space="0" w:color="auto"/>
        <w:left w:val="none" w:sz="0" w:space="0" w:color="auto"/>
        <w:bottom w:val="none" w:sz="0" w:space="0" w:color="auto"/>
        <w:right w:val="none" w:sz="0" w:space="0" w:color="auto"/>
      </w:divBdr>
    </w:div>
    <w:div w:id="1977644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2E5BD-683D-464A-8868-FDC0C6C12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1146</TotalTime>
  <Pages>5</Pages>
  <Words>1881</Words>
  <Characters>10489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FAA</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Williams, Marilyn (FAA)</dc:creator>
  <cp:lastModifiedBy>Nguyen, Katie C (FAA)</cp:lastModifiedBy>
  <cp:revision>4</cp:revision>
  <dcterms:created xsi:type="dcterms:W3CDTF">2025-10-01T14:02:00Z</dcterms:created>
  <dcterms:modified xsi:type="dcterms:W3CDTF">2025-12-04T20:58:00Z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2021-06-28T00:00:00Z</vt:filetime>
  </property>
  <property fmtid="{D5CDD505-2E9C-101B-9397-08002B2CF9AE}" pid="3" name="Creator">
    <vt:lpwstr>Acrobat PDFMaker 21 for Word</vt:lpwstr>
  </property>
  <property fmtid="{D5CDD505-2E9C-101B-9397-08002B2CF9AE}" pid="4" name="LastSaved">
    <vt:filetime>2022-02-03T00:00:00Z</vt:filetime>
  </property>
  <property fmtid="{D5CDD505-2E9C-101B-9397-08002B2CF9AE}" pid="5" name="GrammarlyDocumentId">
    <vt:lpwstr>9fe2b8c783e0c02e4ed97b6903a8771d3276ee5f114ab847d8dde9179cc8e985</vt:lpwstr>
  </property>
</Properties>
</file>